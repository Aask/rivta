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rPr>
          <w:ins w:id="0" w:author="Khaled Daham" w:date="2014-03-28T12:23:00Z"/>
        </w:rPr>
      </w:pPr>
      <w:bookmarkStart w:id="1"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21DEDA34"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7D15A6" w:rsidRPr="007D15A6">
        <w:rPr>
          <w:color w:val="76923C" w:themeColor="accent3" w:themeShade="BF"/>
          <w:sz w:val="48"/>
          <w:szCs w:val="48"/>
        </w:rPr>
        <w:t>Tjänstekontraktsbeskrivning - clinicalprocess</w:t>
      </w:r>
      <w:r w:rsidR="007D15A6" w:rsidRPr="007D15A6">
        <w:rPr>
          <w:color w:val="76923C" w:themeColor="accent3" w:themeShade="BF"/>
        </w:rPr>
        <w:t xml:space="preserve"> </w:t>
      </w:r>
      <w:r w:rsidR="007D15A6" w:rsidRPr="007D15A6">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591F84BA"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035299" w:rsidRPr="003A6D72">
        <w:rPr>
          <w:rFonts w:ascii="Arial" w:hAnsi="Arial"/>
          <w:sz w:val="36"/>
          <w:szCs w:val="36"/>
        </w:rPr>
        <w:fldChar w:fldCharType="begin"/>
      </w:r>
      <w:r w:rsidR="00035299" w:rsidRPr="00CC412F">
        <w:rPr>
          <w:rFonts w:ascii="Arial" w:hAnsi="Arial"/>
          <w:sz w:val="36"/>
          <w:szCs w:val="36"/>
        </w:rPr>
        <w:instrText xml:space="preserve"> DOCPROPERTY "Version_1" \* MERGEFORMAT </w:instrText>
      </w:r>
      <w:r w:rsidR="00035299" w:rsidRPr="003A6D72">
        <w:rPr>
          <w:rFonts w:ascii="Arial" w:hAnsi="Arial"/>
          <w:sz w:val="36"/>
          <w:szCs w:val="36"/>
        </w:rPr>
        <w:fldChar w:fldCharType="separate"/>
      </w:r>
      <w:r w:rsidR="0027683A" w:rsidRPr="003A6D72">
        <w:rPr>
          <w:rFonts w:ascii="Arial" w:hAnsi="Arial"/>
          <w:b/>
          <w:sz w:val="36"/>
          <w:szCs w:val="36"/>
        </w:rPr>
        <w:t>2</w:t>
      </w:r>
      <w:r w:rsidR="00035299" w:rsidRPr="003A6D72">
        <w:rPr>
          <w:rFonts w:ascii="Arial" w:hAnsi="Arial"/>
          <w:b/>
          <w:sz w:val="36"/>
          <w:szCs w:val="36"/>
        </w:rPr>
        <w:fldChar w:fldCharType="end"/>
      </w:r>
      <w:r w:rsidRPr="00CC412F">
        <w:rPr>
          <w:rFonts w:ascii="Arial" w:hAnsi="Arial"/>
          <w:sz w:val="36"/>
          <w:szCs w:val="36"/>
        </w:rPr>
        <w:t>.</w:t>
      </w:r>
      <w:r w:rsidR="00035299" w:rsidRPr="003A6D72">
        <w:rPr>
          <w:rFonts w:ascii="Arial" w:hAnsi="Arial"/>
          <w:sz w:val="36"/>
          <w:szCs w:val="36"/>
        </w:rPr>
        <w:fldChar w:fldCharType="begin"/>
      </w:r>
      <w:r w:rsidR="00035299" w:rsidRPr="00CC412F">
        <w:rPr>
          <w:rFonts w:ascii="Arial" w:hAnsi="Arial"/>
          <w:sz w:val="36"/>
          <w:szCs w:val="36"/>
        </w:rPr>
        <w:instrText xml:space="preserve"> DOCPROPERTY "Version_2" \* MERGEFORMAT </w:instrText>
      </w:r>
      <w:r w:rsidR="00035299" w:rsidRPr="003A6D72">
        <w:rPr>
          <w:rFonts w:ascii="Arial" w:hAnsi="Arial"/>
          <w:sz w:val="36"/>
          <w:szCs w:val="36"/>
        </w:rPr>
        <w:fldChar w:fldCharType="separate"/>
      </w:r>
      <w:r w:rsidR="0027683A" w:rsidRPr="003A6D72">
        <w:rPr>
          <w:rFonts w:ascii="Arial" w:hAnsi="Arial"/>
          <w:b/>
          <w:sz w:val="36"/>
          <w:szCs w:val="36"/>
        </w:rPr>
        <w:t>1</w:t>
      </w:r>
      <w:r w:rsidR="00035299" w:rsidRPr="003A6D72">
        <w:rPr>
          <w:rFonts w:ascii="Arial" w:hAnsi="Arial"/>
          <w:b/>
          <w:sz w:val="36"/>
          <w:szCs w:val="36"/>
        </w:rPr>
        <w:fldChar w:fldCharType="end"/>
      </w:r>
      <w:proofErr w:type="gramStart"/>
      <w:r w:rsidR="009171DF" w:rsidRPr="00CC412F">
        <w:rPr>
          <w:rFonts w:ascii="Arial" w:hAnsi="Arial"/>
          <w:sz w:val="36"/>
          <w:szCs w:val="36"/>
        </w:rPr>
        <w:t>.</w:t>
      </w:r>
      <w:r w:rsidR="00BB5903" w:rsidRPr="00CC412F">
        <w:rPr>
          <w:rFonts w:ascii="Arial" w:hAnsi="Arial"/>
          <w:b/>
          <w:sz w:val="36"/>
          <w:szCs w:val="36"/>
        </w:rPr>
        <w:t>RC</w:t>
      </w:r>
      <w:r w:rsidR="001127AD" w:rsidRPr="00CC412F">
        <w:rPr>
          <w:rFonts w:ascii="Arial" w:hAnsi="Arial"/>
          <w:b/>
          <w:sz w:val="36"/>
          <w:szCs w:val="36"/>
        </w:rPr>
        <w:t>3</w:t>
      </w:r>
      <w:proofErr w:type="gramEnd"/>
    </w:p>
    <w:p w14:paraId="5659363F" w14:textId="77777777" w:rsidR="002D631E" w:rsidRPr="00CC412F" w:rsidRDefault="002D631E" w:rsidP="00F25F5B">
      <w:pPr>
        <w:tabs>
          <w:tab w:val="left" w:pos="2552"/>
        </w:tabs>
        <w:spacing w:line="240" w:lineRule="auto"/>
        <w:jc w:val="center"/>
        <w:rPr>
          <w:sz w:val="32"/>
          <w:szCs w:val="32"/>
        </w:rPr>
      </w:pPr>
    </w:p>
    <w:p w14:paraId="37830127" w14:textId="1CAA7939"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002485" w:rsidRPr="00CC412F">
        <w:rPr>
          <w:sz w:val="32"/>
          <w:szCs w:val="32"/>
        </w:rPr>
        <w:t>3</w:t>
      </w:r>
      <w:r w:rsidR="00D76FD4" w:rsidRPr="00CC412F">
        <w:rPr>
          <w:sz w:val="32"/>
          <w:szCs w:val="32"/>
        </w:rPr>
        <w:t>-</w:t>
      </w:r>
      <w:r w:rsidR="000647D1">
        <w:rPr>
          <w:sz w:val="32"/>
          <w:szCs w:val="32"/>
        </w:rPr>
        <w:t>20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Pr="00CC412F" w:rsidRDefault="00C54F68">
          <w:pPr>
            <w:pStyle w:val="TOCHeading"/>
          </w:pPr>
          <w:r w:rsidRPr="00CC412F">
            <w:t>Innehållsförteckning</w:t>
          </w:r>
        </w:p>
        <w:p w14:paraId="0945A1D6" w14:textId="77777777" w:rsidR="0027683A" w:rsidRDefault="00C54F68" w:rsidP="000D0257">
          <w:pPr>
            <w:pStyle w:val="TOC1"/>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3102043" w:history="1">
            <w:r w:rsidR="0027683A" w:rsidRPr="00AE7BD3">
              <w:rPr>
                <w:rStyle w:val="Hyperlink"/>
                <w:noProof/>
              </w:rPr>
              <w:t>1</w:t>
            </w:r>
            <w:r w:rsidR="0027683A">
              <w:rPr>
                <w:rFonts w:asciiTheme="minorHAnsi" w:eastAsiaTheme="minorEastAsia" w:hAnsiTheme="minorHAnsi" w:cstheme="minorBidi"/>
                <w:noProof/>
                <w:sz w:val="22"/>
                <w:lang w:eastAsia="sv-SE"/>
              </w:rPr>
              <w:tab/>
            </w:r>
            <w:r w:rsidR="0027683A" w:rsidRPr="00AE7BD3">
              <w:rPr>
                <w:rStyle w:val="Hyperlink"/>
                <w:noProof/>
              </w:rPr>
              <w:t>Inledning</w:t>
            </w:r>
            <w:r w:rsidR="0027683A">
              <w:rPr>
                <w:noProof/>
                <w:webHidden/>
              </w:rPr>
              <w:tab/>
            </w:r>
            <w:r w:rsidR="0027683A">
              <w:rPr>
                <w:noProof/>
                <w:webHidden/>
              </w:rPr>
              <w:fldChar w:fldCharType="begin"/>
            </w:r>
            <w:r w:rsidR="0027683A">
              <w:rPr>
                <w:noProof/>
                <w:webHidden/>
              </w:rPr>
              <w:instrText xml:space="preserve"> PAGEREF _Toc383102043 \h </w:instrText>
            </w:r>
            <w:r w:rsidR="0027683A">
              <w:rPr>
                <w:noProof/>
                <w:webHidden/>
              </w:rPr>
            </w:r>
            <w:r w:rsidR="0027683A">
              <w:rPr>
                <w:noProof/>
                <w:webHidden/>
              </w:rPr>
              <w:fldChar w:fldCharType="separate"/>
            </w:r>
            <w:r w:rsidR="0027683A">
              <w:rPr>
                <w:noProof/>
                <w:webHidden/>
              </w:rPr>
              <w:t>10</w:t>
            </w:r>
            <w:r w:rsidR="0027683A">
              <w:rPr>
                <w:noProof/>
                <w:webHidden/>
              </w:rPr>
              <w:fldChar w:fldCharType="end"/>
            </w:r>
          </w:hyperlink>
        </w:p>
        <w:p w14:paraId="4F5E4AC2" w14:textId="77777777" w:rsidR="0027683A" w:rsidRDefault="00627F1E" w:rsidP="000D0257">
          <w:pPr>
            <w:pStyle w:val="TOC1"/>
            <w:rPr>
              <w:rFonts w:asciiTheme="minorHAnsi" w:eastAsiaTheme="minorEastAsia" w:hAnsiTheme="minorHAnsi" w:cstheme="minorBidi"/>
              <w:noProof/>
              <w:sz w:val="22"/>
              <w:lang w:eastAsia="sv-SE"/>
            </w:rPr>
          </w:pPr>
          <w:hyperlink w:anchor="_Toc383102044" w:history="1">
            <w:r w:rsidR="0027683A" w:rsidRPr="00AE7BD3">
              <w:rPr>
                <w:rStyle w:val="Hyperlink"/>
                <w:noProof/>
              </w:rPr>
              <w:t>2</w:t>
            </w:r>
            <w:r w:rsidR="0027683A">
              <w:rPr>
                <w:rFonts w:asciiTheme="minorHAnsi" w:eastAsiaTheme="minorEastAsia" w:hAnsiTheme="minorHAnsi" w:cstheme="minorBidi"/>
                <w:noProof/>
                <w:sz w:val="22"/>
                <w:lang w:eastAsia="sv-SE"/>
              </w:rPr>
              <w:tab/>
            </w:r>
            <w:r w:rsidR="0027683A" w:rsidRPr="00AE7BD3">
              <w:rPr>
                <w:rStyle w:val="Hyperlink"/>
                <w:noProof/>
              </w:rPr>
              <w:t>Versionsinformation</w:t>
            </w:r>
            <w:r w:rsidR="0027683A">
              <w:rPr>
                <w:noProof/>
                <w:webHidden/>
              </w:rPr>
              <w:tab/>
            </w:r>
            <w:r w:rsidR="0027683A">
              <w:rPr>
                <w:noProof/>
                <w:webHidden/>
              </w:rPr>
              <w:fldChar w:fldCharType="begin"/>
            </w:r>
            <w:r w:rsidR="0027683A">
              <w:rPr>
                <w:noProof/>
                <w:webHidden/>
              </w:rPr>
              <w:instrText xml:space="preserve"> PAGEREF _Toc383102044 \h </w:instrText>
            </w:r>
            <w:r w:rsidR="0027683A">
              <w:rPr>
                <w:noProof/>
                <w:webHidden/>
              </w:rPr>
            </w:r>
            <w:r w:rsidR="0027683A">
              <w:rPr>
                <w:noProof/>
                <w:webHidden/>
              </w:rPr>
              <w:fldChar w:fldCharType="separate"/>
            </w:r>
            <w:r w:rsidR="0027683A">
              <w:rPr>
                <w:noProof/>
                <w:webHidden/>
              </w:rPr>
              <w:t>11</w:t>
            </w:r>
            <w:r w:rsidR="0027683A">
              <w:rPr>
                <w:noProof/>
                <w:webHidden/>
              </w:rPr>
              <w:fldChar w:fldCharType="end"/>
            </w:r>
          </w:hyperlink>
        </w:p>
        <w:p w14:paraId="6F66E145"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45" w:history="1">
            <w:r w:rsidR="0027683A" w:rsidRPr="00AE7BD3">
              <w:rPr>
                <w:rStyle w:val="Hyperlink"/>
                <w:noProof/>
              </w:rPr>
              <w:t>2.1</w:t>
            </w:r>
            <w:r w:rsidR="0027683A">
              <w:rPr>
                <w:rFonts w:asciiTheme="minorHAnsi" w:eastAsiaTheme="minorEastAsia" w:hAnsiTheme="minorHAnsi" w:cstheme="minorBidi"/>
                <w:noProof/>
                <w:sz w:val="22"/>
                <w:lang w:eastAsia="sv-SE"/>
              </w:rPr>
              <w:tab/>
            </w:r>
            <w:r w:rsidR="0027683A" w:rsidRPr="00AE7BD3">
              <w:rPr>
                <w:rStyle w:val="Hyperlink"/>
                <w:noProof/>
              </w:rPr>
              <w:t xml:space="preserve">Version </w:t>
            </w:r>
            <w:r w:rsidR="0027683A" w:rsidRPr="00AE7BD3">
              <w:rPr>
                <w:rStyle w:val="Hyperlink"/>
                <w:b/>
                <w:noProof/>
              </w:rPr>
              <w:t>2</w:t>
            </w:r>
            <w:r w:rsidR="0027683A" w:rsidRPr="00AE7BD3">
              <w:rPr>
                <w:rStyle w:val="Hyperlink"/>
                <w:noProof/>
              </w:rPr>
              <w:t>.</w:t>
            </w:r>
            <w:r w:rsidR="0027683A" w:rsidRPr="00AE7BD3">
              <w:rPr>
                <w:rStyle w:val="Hyperlink"/>
                <w:b/>
                <w:noProof/>
              </w:rPr>
              <w:t>1.RC3</w:t>
            </w:r>
            <w:r w:rsidR="0027683A">
              <w:rPr>
                <w:noProof/>
                <w:webHidden/>
              </w:rPr>
              <w:tab/>
            </w:r>
            <w:r w:rsidR="0027683A">
              <w:rPr>
                <w:noProof/>
                <w:webHidden/>
              </w:rPr>
              <w:fldChar w:fldCharType="begin"/>
            </w:r>
            <w:r w:rsidR="0027683A">
              <w:rPr>
                <w:noProof/>
                <w:webHidden/>
              </w:rPr>
              <w:instrText xml:space="preserve"> PAGEREF _Toc383102045 \h </w:instrText>
            </w:r>
            <w:r w:rsidR="0027683A">
              <w:rPr>
                <w:noProof/>
                <w:webHidden/>
              </w:rPr>
            </w:r>
            <w:r w:rsidR="0027683A">
              <w:rPr>
                <w:noProof/>
                <w:webHidden/>
              </w:rPr>
              <w:fldChar w:fldCharType="separate"/>
            </w:r>
            <w:r w:rsidR="0027683A">
              <w:rPr>
                <w:noProof/>
                <w:webHidden/>
              </w:rPr>
              <w:t>11</w:t>
            </w:r>
            <w:r w:rsidR="0027683A">
              <w:rPr>
                <w:noProof/>
                <w:webHidden/>
              </w:rPr>
              <w:fldChar w:fldCharType="end"/>
            </w:r>
          </w:hyperlink>
        </w:p>
        <w:p w14:paraId="58DD0A61"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46" w:history="1">
            <w:r w:rsidR="0027683A" w:rsidRPr="00AE7BD3">
              <w:rPr>
                <w:rStyle w:val="Hyperlink"/>
                <w:noProof/>
              </w:rPr>
              <w:t>2.1.1</w:t>
            </w:r>
            <w:r w:rsidR="0027683A">
              <w:rPr>
                <w:rFonts w:asciiTheme="minorHAnsi" w:eastAsiaTheme="minorEastAsia" w:hAnsiTheme="minorHAnsi" w:cstheme="minorBidi"/>
                <w:noProof/>
                <w:sz w:val="22"/>
                <w:lang w:eastAsia="sv-SE"/>
              </w:rPr>
              <w:tab/>
            </w:r>
            <w:r w:rsidR="0027683A" w:rsidRPr="00AE7BD3">
              <w:rPr>
                <w:rStyle w:val="Hyperlink"/>
                <w:noProof/>
              </w:rPr>
              <w:t>Oförändrade tjänstekontrakt</w:t>
            </w:r>
            <w:r w:rsidR="0027683A">
              <w:rPr>
                <w:noProof/>
                <w:webHidden/>
              </w:rPr>
              <w:tab/>
            </w:r>
            <w:r w:rsidR="0027683A">
              <w:rPr>
                <w:noProof/>
                <w:webHidden/>
              </w:rPr>
              <w:fldChar w:fldCharType="begin"/>
            </w:r>
            <w:r w:rsidR="0027683A">
              <w:rPr>
                <w:noProof/>
                <w:webHidden/>
              </w:rPr>
              <w:instrText xml:space="preserve"> PAGEREF _Toc383102046 \h </w:instrText>
            </w:r>
            <w:r w:rsidR="0027683A">
              <w:rPr>
                <w:noProof/>
                <w:webHidden/>
              </w:rPr>
            </w:r>
            <w:r w:rsidR="0027683A">
              <w:rPr>
                <w:noProof/>
                <w:webHidden/>
              </w:rPr>
              <w:fldChar w:fldCharType="separate"/>
            </w:r>
            <w:r w:rsidR="0027683A">
              <w:rPr>
                <w:noProof/>
                <w:webHidden/>
              </w:rPr>
              <w:t>11</w:t>
            </w:r>
            <w:r w:rsidR="0027683A">
              <w:rPr>
                <w:noProof/>
                <w:webHidden/>
              </w:rPr>
              <w:fldChar w:fldCharType="end"/>
            </w:r>
          </w:hyperlink>
        </w:p>
        <w:p w14:paraId="32E3FDE3"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47" w:history="1">
            <w:r w:rsidR="0027683A" w:rsidRPr="00AE7BD3">
              <w:rPr>
                <w:rStyle w:val="Hyperlink"/>
                <w:noProof/>
              </w:rPr>
              <w:t>2.1.2</w:t>
            </w:r>
            <w:r w:rsidR="0027683A">
              <w:rPr>
                <w:rFonts w:asciiTheme="minorHAnsi" w:eastAsiaTheme="minorEastAsia" w:hAnsiTheme="minorHAnsi" w:cstheme="minorBidi"/>
                <w:noProof/>
                <w:sz w:val="22"/>
                <w:lang w:eastAsia="sv-SE"/>
              </w:rPr>
              <w:tab/>
            </w:r>
            <w:r w:rsidR="0027683A" w:rsidRPr="00AE7BD3">
              <w:rPr>
                <w:rStyle w:val="Hyperlink"/>
                <w:noProof/>
              </w:rPr>
              <w:t>Nya tjänstekontrakt</w:t>
            </w:r>
            <w:r w:rsidR="0027683A">
              <w:rPr>
                <w:noProof/>
                <w:webHidden/>
              </w:rPr>
              <w:tab/>
            </w:r>
            <w:r w:rsidR="0027683A">
              <w:rPr>
                <w:noProof/>
                <w:webHidden/>
              </w:rPr>
              <w:fldChar w:fldCharType="begin"/>
            </w:r>
            <w:r w:rsidR="0027683A">
              <w:rPr>
                <w:noProof/>
                <w:webHidden/>
              </w:rPr>
              <w:instrText xml:space="preserve"> PAGEREF _Toc383102047 \h </w:instrText>
            </w:r>
            <w:r w:rsidR="0027683A">
              <w:rPr>
                <w:noProof/>
                <w:webHidden/>
              </w:rPr>
            </w:r>
            <w:r w:rsidR="0027683A">
              <w:rPr>
                <w:noProof/>
                <w:webHidden/>
              </w:rPr>
              <w:fldChar w:fldCharType="separate"/>
            </w:r>
            <w:r w:rsidR="0027683A">
              <w:rPr>
                <w:noProof/>
                <w:webHidden/>
              </w:rPr>
              <w:t>11</w:t>
            </w:r>
            <w:r w:rsidR="0027683A">
              <w:rPr>
                <w:noProof/>
                <w:webHidden/>
              </w:rPr>
              <w:fldChar w:fldCharType="end"/>
            </w:r>
          </w:hyperlink>
        </w:p>
        <w:p w14:paraId="6F8FAE5A"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48" w:history="1">
            <w:r w:rsidR="0027683A" w:rsidRPr="00AE7BD3">
              <w:rPr>
                <w:rStyle w:val="Hyperlink"/>
                <w:noProof/>
              </w:rPr>
              <w:t>2.1.3</w:t>
            </w:r>
            <w:r w:rsidR="0027683A">
              <w:rPr>
                <w:rFonts w:asciiTheme="minorHAnsi" w:eastAsiaTheme="minorEastAsia" w:hAnsiTheme="minorHAnsi" w:cstheme="minorBidi"/>
                <w:noProof/>
                <w:sz w:val="22"/>
                <w:lang w:eastAsia="sv-SE"/>
              </w:rPr>
              <w:tab/>
            </w:r>
            <w:r w:rsidR="0027683A" w:rsidRPr="00AE7BD3">
              <w:rPr>
                <w:rStyle w:val="Hyperlink"/>
                <w:noProof/>
              </w:rPr>
              <w:t>Förändrade tjänstekontrakt</w:t>
            </w:r>
            <w:r w:rsidR="0027683A">
              <w:rPr>
                <w:noProof/>
                <w:webHidden/>
              </w:rPr>
              <w:tab/>
            </w:r>
            <w:r w:rsidR="0027683A">
              <w:rPr>
                <w:noProof/>
                <w:webHidden/>
              </w:rPr>
              <w:fldChar w:fldCharType="begin"/>
            </w:r>
            <w:r w:rsidR="0027683A">
              <w:rPr>
                <w:noProof/>
                <w:webHidden/>
              </w:rPr>
              <w:instrText xml:space="preserve"> PAGEREF _Toc383102048 \h </w:instrText>
            </w:r>
            <w:r w:rsidR="0027683A">
              <w:rPr>
                <w:noProof/>
                <w:webHidden/>
              </w:rPr>
            </w:r>
            <w:r w:rsidR="0027683A">
              <w:rPr>
                <w:noProof/>
                <w:webHidden/>
              </w:rPr>
              <w:fldChar w:fldCharType="separate"/>
            </w:r>
            <w:r w:rsidR="0027683A">
              <w:rPr>
                <w:noProof/>
                <w:webHidden/>
              </w:rPr>
              <w:t>11</w:t>
            </w:r>
            <w:r w:rsidR="0027683A">
              <w:rPr>
                <w:noProof/>
                <w:webHidden/>
              </w:rPr>
              <w:fldChar w:fldCharType="end"/>
            </w:r>
          </w:hyperlink>
        </w:p>
        <w:p w14:paraId="76209812"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49" w:history="1">
            <w:r w:rsidR="0027683A" w:rsidRPr="00AE7BD3">
              <w:rPr>
                <w:rStyle w:val="Hyperlink"/>
                <w:noProof/>
              </w:rPr>
              <w:t>2.1.4</w:t>
            </w:r>
            <w:r w:rsidR="0027683A">
              <w:rPr>
                <w:rFonts w:asciiTheme="minorHAnsi" w:eastAsiaTheme="minorEastAsia" w:hAnsiTheme="minorHAnsi" w:cstheme="minorBidi"/>
                <w:noProof/>
                <w:sz w:val="22"/>
                <w:lang w:eastAsia="sv-SE"/>
              </w:rPr>
              <w:tab/>
            </w:r>
            <w:r w:rsidR="0027683A" w:rsidRPr="00AE7BD3">
              <w:rPr>
                <w:rStyle w:val="Hyperlink"/>
                <w:noProof/>
              </w:rPr>
              <w:t>Utgångna tjänstekontrakt</w:t>
            </w:r>
            <w:r w:rsidR="0027683A">
              <w:rPr>
                <w:noProof/>
                <w:webHidden/>
              </w:rPr>
              <w:tab/>
            </w:r>
            <w:r w:rsidR="0027683A">
              <w:rPr>
                <w:noProof/>
                <w:webHidden/>
              </w:rPr>
              <w:fldChar w:fldCharType="begin"/>
            </w:r>
            <w:r w:rsidR="0027683A">
              <w:rPr>
                <w:noProof/>
                <w:webHidden/>
              </w:rPr>
              <w:instrText xml:space="preserve"> PAGEREF _Toc383102049 \h </w:instrText>
            </w:r>
            <w:r w:rsidR="0027683A">
              <w:rPr>
                <w:noProof/>
                <w:webHidden/>
              </w:rPr>
            </w:r>
            <w:r w:rsidR="0027683A">
              <w:rPr>
                <w:noProof/>
                <w:webHidden/>
              </w:rPr>
              <w:fldChar w:fldCharType="separate"/>
            </w:r>
            <w:r w:rsidR="0027683A">
              <w:rPr>
                <w:noProof/>
                <w:webHidden/>
              </w:rPr>
              <w:t>12</w:t>
            </w:r>
            <w:r w:rsidR="0027683A">
              <w:rPr>
                <w:noProof/>
                <w:webHidden/>
              </w:rPr>
              <w:fldChar w:fldCharType="end"/>
            </w:r>
          </w:hyperlink>
        </w:p>
        <w:p w14:paraId="5B76E199"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50" w:history="1">
            <w:r w:rsidR="0027683A" w:rsidRPr="00AE7BD3">
              <w:rPr>
                <w:rStyle w:val="Hyperlink"/>
                <w:noProof/>
              </w:rPr>
              <w:t>2.2</w:t>
            </w:r>
            <w:r w:rsidR="0027683A">
              <w:rPr>
                <w:rFonts w:asciiTheme="minorHAnsi" w:eastAsiaTheme="minorEastAsia" w:hAnsiTheme="minorHAnsi" w:cstheme="minorBidi"/>
                <w:noProof/>
                <w:sz w:val="22"/>
                <w:lang w:eastAsia="sv-SE"/>
              </w:rPr>
              <w:tab/>
            </w:r>
            <w:r w:rsidR="0027683A" w:rsidRPr="00AE7BD3">
              <w:rPr>
                <w:rStyle w:val="Hyperlink"/>
                <w:noProof/>
              </w:rPr>
              <w:t>Version tidigare</w:t>
            </w:r>
            <w:r w:rsidR="0027683A">
              <w:rPr>
                <w:noProof/>
                <w:webHidden/>
              </w:rPr>
              <w:tab/>
            </w:r>
            <w:r w:rsidR="0027683A">
              <w:rPr>
                <w:noProof/>
                <w:webHidden/>
              </w:rPr>
              <w:fldChar w:fldCharType="begin"/>
            </w:r>
            <w:r w:rsidR="0027683A">
              <w:rPr>
                <w:noProof/>
                <w:webHidden/>
              </w:rPr>
              <w:instrText xml:space="preserve"> PAGEREF _Toc383102050 \h </w:instrText>
            </w:r>
            <w:r w:rsidR="0027683A">
              <w:rPr>
                <w:noProof/>
                <w:webHidden/>
              </w:rPr>
            </w:r>
            <w:r w:rsidR="0027683A">
              <w:rPr>
                <w:noProof/>
                <w:webHidden/>
              </w:rPr>
              <w:fldChar w:fldCharType="separate"/>
            </w:r>
            <w:r w:rsidR="0027683A">
              <w:rPr>
                <w:noProof/>
                <w:webHidden/>
              </w:rPr>
              <w:t>12</w:t>
            </w:r>
            <w:r w:rsidR="0027683A">
              <w:rPr>
                <w:noProof/>
                <w:webHidden/>
              </w:rPr>
              <w:fldChar w:fldCharType="end"/>
            </w:r>
          </w:hyperlink>
        </w:p>
        <w:p w14:paraId="7AB99C8B" w14:textId="77777777" w:rsidR="0027683A" w:rsidRDefault="00627F1E" w:rsidP="000D0257">
          <w:pPr>
            <w:pStyle w:val="TOC1"/>
            <w:rPr>
              <w:rFonts w:asciiTheme="minorHAnsi" w:eastAsiaTheme="minorEastAsia" w:hAnsiTheme="minorHAnsi" w:cstheme="minorBidi"/>
              <w:noProof/>
              <w:sz w:val="22"/>
              <w:lang w:eastAsia="sv-SE"/>
            </w:rPr>
          </w:pPr>
          <w:hyperlink w:anchor="_Toc383102052" w:history="1">
            <w:r w:rsidR="0027683A" w:rsidRPr="00AE7BD3">
              <w:rPr>
                <w:rStyle w:val="Hyperlink"/>
                <w:noProof/>
              </w:rPr>
              <w:t>3</w:t>
            </w:r>
            <w:r w:rsidR="0027683A">
              <w:rPr>
                <w:rFonts w:asciiTheme="minorHAnsi" w:eastAsiaTheme="minorEastAsia" w:hAnsiTheme="minorHAnsi" w:cstheme="minorBidi"/>
                <w:noProof/>
                <w:sz w:val="22"/>
                <w:lang w:eastAsia="sv-SE"/>
              </w:rPr>
              <w:tab/>
            </w:r>
            <w:r w:rsidR="0027683A" w:rsidRPr="00AE7BD3">
              <w:rPr>
                <w:rStyle w:val="Hyperlink"/>
                <w:noProof/>
              </w:rPr>
              <w:t>Tjänstedomänens arkitektur</w:t>
            </w:r>
            <w:r w:rsidR="0027683A">
              <w:rPr>
                <w:noProof/>
                <w:webHidden/>
              </w:rPr>
              <w:tab/>
            </w:r>
            <w:r w:rsidR="0027683A">
              <w:rPr>
                <w:noProof/>
                <w:webHidden/>
              </w:rPr>
              <w:fldChar w:fldCharType="begin"/>
            </w:r>
            <w:r w:rsidR="0027683A">
              <w:rPr>
                <w:noProof/>
                <w:webHidden/>
              </w:rPr>
              <w:instrText xml:space="preserve"> PAGEREF _Toc383102052 \h </w:instrText>
            </w:r>
            <w:r w:rsidR="0027683A">
              <w:rPr>
                <w:noProof/>
                <w:webHidden/>
              </w:rPr>
            </w:r>
            <w:r w:rsidR="0027683A">
              <w:rPr>
                <w:noProof/>
                <w:webHidden/>
              </w:rPr>
              <w:fldChar w:fldCharType="separate"/>
            </w:r>
            <w:r w:rsidR="0027683A">
              <w:rPr>
                <w:noProof/>
                <w:webHidden/>
              </w:rPr>
              <w:t>12</w:t>
            </w:r>
            <w:r w:rsidR="0027683A">
              <w:rPr>
                <w:noProof/>
                <w:webHidden/>
              </w:rPr>
              <w:fldChar w:fldCharType="end"/>
            </w:r>
          </w:hyperlink>
        </w:p>
        <w:p w14:paraId="3DB78B44"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53" w:history="1">
            <w:r w:rsidR="0027683A" w:rsidRPr="00AE7BD3">
              <w:rPr>
                <w:rStyle w:val="Hyperlink"/>
                <w:noProof/>
              </w:rPr>
              <w:t>3.1</w:t>
            </w:r>
            <w:r w:rsidR="0027683A">
              <w:rPr>
                <w:rFonts w:asciiTheme="minorHAnsi" w:eastAsiaTheme="minorEastAsia" w:hAnsiTheme="minorHAnsi" w:cstheme="minorBidi"/>
                <w:noProof/>
                <w:sz w:val="22"/>
                <w:lang w:eastAsia="sv-SE"/>
              </w:rPr>
              <w:tab/>
            </w:r>
            <w:r w:rsidR="0027683A" w:rsidRPr="00AE7BD3">
              <w:rPr>
                <w:rStyle w:val="Hyperlink"/>
                <w:noProof/>
              </w:rPr>
              <w:t>Flöden</w:t>
            </w:r>
            <w:r w:rsidR="0027683A">
              <w:rPr>
                <w:noProof/>
                <w:webHidden/>
              </w:rPr>
              <w:tab/>
            </w:r>
            <w:r w:rsidR="0027683A">
              <w:rPr>
                <w:noProof/>
                <w:webHidden/>
              </w:rPr>
              <w:fldChar w:fldCharType="begin"/>
            </w:r>
            <w:r w:rsidR="0027683A">
              <w:rPr>
                <w:noProof/>
                <w:webHidden/>
              </w:rPr>
              <w:instrText xml:space="preserve"> PAGEREF _Toc383102053 \h </w:instrText>
            </w:r>
            <w:r w:rsidR="0027683A">
              <w:rPr>
                <w:noProof/>
                <w:webHidden/>
              </w:rPr>
            </w:r>
            <w:r w:rsidR="0027683A">
              <w:rPr>
                <w:noProof/>
                <w:webHidden/>
              </w:rPr>
              <w:fldChar w:fldCharType="separate"/>
            </w:r>
            <w:r w:rsidR="0027683A">
              <w:rPr>
                <w:noProof/>
                <w:webHidden/>
              </w:rPr>
              <w:t>12</w:t>
            </w:r>
            <w:r w:rsidR="0027683A">
              <w:rPr>
                <w:noProof/>
                <w:webHidden/>
              </w:rPr>
              <w:fldChar w:fldCharType="end"/>
            </w:r>
          </w:hyperlink>
        </w:p>
        <w:p w14:paraId="45667277"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4" w:history="1">
            <w:r w:rsidR="0027683A" w:rsidRPr="00AE7BD3">
              <w:rPr>
                <w:rStyle w:val="Hyperlink"/>
                <w:noProof/>
              </w:rPr>
              <w:t>3.1.1</w:t>
            </w:r>
            <w:r w:rsidR="0027683A">
              <w:rPr>
                <w:rFonts w:asciiTheme="minorHAnsi" w:eastAsiaTheme="minorEastAsia" w:hAnsiTheme="minorHAnsi" w:cstheme="minorBidi"/>
                <w:noProof/>
                <w:sz w:val="22"/>
                <w:lang w:eastAsia="sv-SE"/>
              </w:rPr>
              <w:tab/>
            </w:r>
            <w:r w:rsidR="0027683A" w:rsidRPr="00AE7BD3">
              <w:rPr>
                <w:rStyle w:val="Hyperlink"/>
                <w:noProof/>
              </w:rPr>
              <w:t>Flöde 1 – Hämta svar på en konsultationsremiss.</w:t>
            </w:r>
            <w:r w:rsidR="0027683A">
              <w:rPr>
                <w:noProof/>
                <w:webHidden/>
              </w:rPr>
              <w:tab/>
            </w:r>
            <w:r w:rsidR="0027683A">
              <w:rPr>
                <w:noProof/>
                <w:webHidden/>
              </w:rPr>
              <w:fldChar w:fldCharType="begin"/>
            </w:r>
            <w:r w:rsidR="0027683A">
              <w:rPr>
                <w:noProof/>
                <w:webHidden/>
              </w:rPr>
              <w:instrText xml:space="preserve"> PAGEREF _Toc383102054 \h </w:instrText>
            </w:r>
            <w:r w:rsidR="0027683A">
              <w:rPr>
                <w:noProof/>
                <w:webHidden/>
              </w:rPr>
            </w:r>
            <w:r w:rsidR="0027683A">
              <w:rPr>
                <w:noProof/>
                <w:webHidden/>
              </w:rPr>
              <w:fldChar w:fldCharType="separate"/>
            </w:r>
            <w:r w:rsidR="0027683A">
              <w:rPr>
                <w:noProof/>
                <w:webHidden/>
              </w:rPr>
              <w:t>12</w:t>
            </w:r>
            <w:r w:rsidR="0027683A">
              <w:rPr>
                <w:noProof/>
                <w:webHidden/>
              </w:rPr>
              <w:fldChar w:fldCharType="end"/>
            </w:r>
          </w:hyperlink>
        </w:p>
        <w:p w14:paraId="06421301"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5" w:history="1">
            <w:r w:rsidR="0027683A" w:rsidRPr="00AE7BD3">
              <w:rPr>
                <w:rStyle w:val="Hyperlink"/>
                <w:noProof/>
              </w:rPr>
              <w:t>3.1.2</w:t>
            </w:r>
            <w:r w:rsidR="0027683A">
              <w:rPr>
                <w:rFonts w:asciiTheme="minorHAnsi" w:eastAsiaTheme="minorEastAsia" w:hAnsiTheme="minorHAnsi" w:cstheme="minorBidi"/>
                <w:noProof/>
                <w:sz w:val="22"/>
                <w:lang w:eastAsia="sv-SE"/>
              </w:rPr>
              <w:tab/>
            </w:r>
            <w:r w:rsidR="0027683A" w:rsidRPr="00AE7BD3">
              <w:rPr>
                <w:rStyle w:val="Hyperlink"/>
                <w:noProof/>
              </w:rPr>
              <w:t>Flöde 2 – Hämta mödravårdsinformation</w:t>
            </w:r>
            <w:r w:rsidR="0027683A">
              <w:rPr>
                <w:noProof/>
                <w:webHidden/>
              </w:rPr>
              <w:tab/>
            </w:r>
            <w:r w:rsidR="0027683A">
              <w:rPr>
                <w:noProof/>
                <w:webHidden/>
              </w:rPr>
              <w:fldChar w:fldCharType="begin"/>
            </w:r>
            <w:r w:rsidR="0027683A">
              <w:rPr>
                <w:noProof/>
                <w:webHidden/>
              </w:rPr>
              <w:instrText xml:space="preserve"> PAGEREF _Toc383102055 \h </w:instrText>
            </w:r>
            <w:r w:rsidR="0027683A">
              <w:rPr>
                <w:noProof/>
                <w:webHidden/>
              </w:rPr>
            </w:r>
            <w:r w:rsidR="0027683A">
              <w:rPr>
                <w:noProof/>
                <w:webHidden/>
              </w:rPr>
              <w:fldChar w:fldCharType="separate"/>
            </w:r>
            <w:r w:rsidR="0027683A">
              <w:rPr>
                <w:noProof/>
                <w:webHidden/>
              </w:rPr>
              <w:t>14</w:t>
            </w:r>
            <w:r w:rsidR="0027683A">
              <w:rPr>
                <w:noProof/>
                <w:webHidden/>
              </w:rPr>
              <w:fldChar w:fldCharType="end"/>
            </w:r>
          </w:hyperlink>
        </w:p>
        <w:p w14:paraId="2FDFC3B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6" w:history="1">
            <w:r w:rsidR="0027683A" w:rsidRPr="00AE7BD3">
              <w:rPr>
                <w:rStyle w:val="Hyperlink"/>
                <w:noProof/>
              </w:rPr>
              <w:t>3.1.3</w:t>
            </w:r>
            <w:r w:rsidR="0027683A">
              <w:rPr>
                <w:rFonts w:asciiTheme="minorHAnsi" w:eastAsiaTheme="minorEastAsia" w:hAnsiTheme="minorHAnsi" w:cstheme="minorBidi"/>
                <w:noProof/>
                <w:sz w:val="22"/>
                <w:lang w:eastAsia="sv-SE"/>
              </w:rPr>
              <w:tab/>
            </w:r>
            <w:r w:rsidR="0027683A" w:rsidRPr="00AE7BD3">
              <w:rPr>
                <w:rStyle w:val="Hyperlink"/>
                <w:noProof/>
              </w:rPr>
              <w:t>Flöde 3 – Hämta patienters kemilaboratoriesvar.</w:t>
            </w:r>
            <w:r w:rsidR="0027683A">
              <w:rPr>
                <w:noProof/>
                <w:webHidden/>
              </w:rPr>
              <w:tab/>
            </w:r>
            <w:r w:rsidR="0027683A">
              <w:rPr>
                <w:noProof/>
                <w:webHidden/>
              </w:rPr>
              <w:fldChar w:fldCharType="begin"/>
            </w:r>
            <w:r w:rsidR="0027683A">
              <w:rPr>
                <w:noProof/>
                <w:webHidden/>
              </w:rPr>
              <w:instrText xml:space="preserve"> PAGEREF _Toc383102056 \h </w:instrText>
            </w:r>
            <w:r w:rsidR="0027683A">
              <w:rPr>
                <w:noProof/>
                <w:webHidden/>
              </w:rPr>
            </w:r>
            <w:r w:rsidR="0027683A">
              <w:rPr>
                <w:noProof/>
                <w:webHidden/>
              </w:rPr>
              <w:fldChar w:fldCharType="separate"/>
            </w:r>
            <w:r w:rsidR="0027683A">
              <w:rPr>
                <w:noProof/>
                <w:webHidden/>
              </w:rPr>
              <w:t>16</w:t>
            </w:r>
            <w:r w:rsidR="0027683A">
              <w:rPr>
                <w:noProof/>
                <w:webHidden/>
              </w:rPr>
              <w:fldChar w:fldCharType="end"/>
            </w:r>
          </w:hyperlink>
        </w:p>
        <w:p w14:paraId="366304DD"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7" w:history="1">
            <w:r w:rsidR="0027683A" w:rsidRPr="00AE7BD3">
              <w:rPr>
                <w:rStyle w:val="Hyperlink"/>
                <w:noProof/>
              </w:rPr>
              <w:t>3.1.4</w:t>
            </w:r>
            <w:r w:rsidR="0027683A">
              <w:rPr>
                <w:rFonts w:asciiTheme="minorHAnsi" w:eastAsiaTheme="minorEastAsia" w:hAnsiTheme="minorHAnsi" w:cstheme="minorBidi"/>
                <w:noProof/>
                <w:sz w:val="22"/>
                <w:lang w:eastAsia="sv-SE"/>
              </w:rPr>
              <w:tab/>
            </w:r>
            <w:r w:rsidR="0027683A" w:rsidRPr="00AE7BD3">
              <w:rPr>
                <w:rStyle w:val="Hyperlink"/>
                <w:noProof/>
              </w:rPr>
              <w:t>Flöde 4 – Hämta EKG data</w:t>
            </w:r>
            <w:r w:rsidR="0027683A">
              <w:rPr>
                <w:noProof/>
                <w:webHidden/>
              </w:rPr>
              <w:tab/>
            </w:r>
            <w:r w:rsidR="0027683A">
              <w:rPr>
                <w:noProof/>
                <w:webHidden/>
              </w:rPr>
              <w:fldChar w:fldCharType="begin"/>
            </w:r>
            <w:r w:rsidR="0027683A">
              <w:rPr>
                <w:noProof/>
                <w:webHidden/>
              </w:rPr>
              <w:instrText xml:space="preserve"> PAGEREF _Toc383102057 \h </w:instrText>
            </w:r>
            <w:r w:rsidR="0027683A">
              <w:rPr>
                <w:noProof/>
                <w:webHidden/>
              </w:rPr>
            </w:r>
            <w:r w:rsidR="0027683A">
              <w:rPr>
                <w:noProof/>
                <w:webHidden/>
              </w:rPr>
              <w:fldChar w:fldCharType="separate"/>
            </w:r>
            <w:r w:rsidR="0027683A">
              <w:rPr>
                <w:noProof/>
                <w:webHidden/>
              </w:rPr>
              <w:t>18</w:t>
            </w:r>
            <w:r w:rsidR="0027683A">
              <w:rPr>
                <w:noProof/>
                <w:webHidden/>
              </w:rPr>
              <w:fldChar w:fldCharType="end"/>
            </w:r>
          </w:hyperlink>
        </w:p>
        <w:p w14:paraId="0FBE6888"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8" w:history="1">
            <w:r w:rsidR="0027683A" w:rsidRPr="00AE7BD3">
              <w:rPr>
                <w:rStyle w:val="Hyperlink"/>
                <w:noProof/>
              </w:rPr>
              <w:t>3.1.5</w:t>
            </w:r>
            <w:r w:rsidR="0027683A">
              <w:rPr>
                <w:rFonts w:asciiTheme="minorHAnsi" w:eastAsiaTheme="minorEastAsia" w:hAnsiTheme="minorHAnsi" w:cstheme="minorBidi"/>
                <w:noProof/>
                <w:sz w:val="22"/>
                <w:lang w:eastAsia="sv-SE"/>
              </w:rPr>
              <w:tab/>
            </w:r>
            <w:r w:rsidR="0027683A" w:rsidRPr="00AE7BD3">
              <w:rPr>
                <w:rStyle w:val="Hyperlink"/>
                <w:noProof/>
              </w:rPr>
              <w:t>Flöde 5 – Hämta bilddiagnostisk data</w:t>
            </w:r>
            <w:r w:rsidR="0027683A">
              <w:rPr>
                <w:noProof/>
                <w:webHidden/>
              </w:rPr>
              <w:tab/>
            </w:r>
            <w:r w:rsidR="0027683A">
              <w:rPr>
                <w:noProof/>
                <w:webHidden/>
              </w:rPr>
              <w:fldChar w:fldCharType="begin"/>
            </w:r>
            <w:r w:rsidR="0027683A">
              <w:rPr>
                <w:noProof/>
                <w:webHidden/>
              </w:rPr>
              <w:instrText xml:space="preserve"> PAGEREF _Toc383102058 \h </w:instrText>
            </w:r>
            <w:r w:rsidR="0027683A">
              <w:rPr>
                <w:noProof/>
                <w:webHidden/>
              </w:rPr>
            </w:r>
            <w:r w:rsidR="0027683A">
              <w:rPr>
                <w:noProof/>
                <w:webHidden/>
              </w:rPr>
              <w:fldChar w:fldCharType="separate"/>
            </w:r>
            <w:r w:rsidR="0027683A">
              <w:rPr>
                <w:noProof/>
                <w:webHidden/>
              </w:rPr>
              <w:t>20</w:t>
            </w:r>
            <w:r w:rsidR="0027683A">
              <w:rPr>
                <w:noProof/>
                <w:webHidden/>
              </w:rPr>
              <w:fldChar w:fldCharType="end"/>
            </w:r>
          </w:hyperlink>
        </w:p>
        <w:p w14:paraId="16BCDF82"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59" w:history="1">
            <w:r w:rsidR="0027683A" w:rsidRPr="00AE7BD3">
              <w:rPr>
                <w:rStyle w:val="Hyperlink"/>
                <w:noProof/>
              </w:rPr>
              <w:t>3.1.6</w:t>
            </w:r>
            <w:r w:rsidR="0027683A">
              <w:rPr>
                <w:rFonts w:asciiTheme="minorHAnsi" w:eastAsiaTheme="minorEastAsia" w:hAnsiTheme="minorHAnsi" w:cstheme="minorBidi"/>
                <w:noProof/>
                <w:sz w:val="22"/>
                <w:lang w:eastAsia="sv-SE"/>
              </w:rPr>
              <w:tab/>
            </w:r>
            <w:r w:rsidR="0027683A" w:rsidRPr="00AE7BD3">
              <w:rPr>
                <w:rStyle w:val="Hyperlink"/>
                <w:noProof/>
              </w:rPr>
              <w:t>Obligatoriska kontrakt</w:t>
            </w:r>
            <w:r w:rsidR="0027683A">
              <w:rPr>
                <w:noProof/>
                <w:webHidden/>
              </w:rPr>
              <w:tab/>
            </w:r>
            <w:r w:rsidR="0027683A">
              <w:rPr>
                <w:noProof/>
                <w:webHidden/>
              </w:rPr>
              <w:fldChar w:fldCharType="begin"/>
            </w:r>
            <w:r w:rsidR="0027683A">
              <w:rPr>
                <w:noProof/>
                <w:webHidden/>
              </w:rPr>
              <w:instrText xml:space="preserve"> PAGEREF _Toc383102059 \h </w:instrText>
            </w:r>
            <w:r w:rsidR="0027683A">
              <w:rPr>
                <w:noProof/>
                <w:webHidden/>
              </w:rPr>
            </w:r>
            <w:r w:rsidR="0027683A">
              <w:rPr>
                <w:noProof/>
                <w:webHidden/>
              </w:rPr>
              <w:fldChar w:fldCharType="separate"/>
            </w:r>
            <w:r w:rsidR="0027683A">
              <w:rPr>
                <w:noProof/>
                <w:webHidden/>
              </w:rPr>
              <w:t>22</w:t>
            </w:r>
            <w:r w:rsidR="0027683A">
              <w:rPr>
                <w:noProof/>
                <w:webHidden/>
              </w:rPr>
              <w:fldChar w:fldCharType="end"/>
            </w:r>
          </w:hyperlink>
        </w:p>
        <w:p w14:paraId="66D7373F"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60" w:history="1">
            <w:r w:rsidR="0027683A" w:rsidRPr="00AE7BD3">
              <w:rPr>
                <w:rStyle w:val="Hyperlink"/>
                <w:noProof/>
              </w:rPr>
              <w:t>3.2</w:t>
            </w:r>
            <w:r w:rsidR="0027683A">
              <w:rPr>
                <w:rFonts w:asciiTheme="minorHAnsi" w:eastAsiaTheme="minorEastAsia" w:hAnsiTheme="minorHAnsi" w:cstheme="minorBidi"/>
                <w:noProof/>
                <w:sz w:val="22"/>
                <w:lang w:eastAsia="sv-SE"/>
              </w:rPr>
              <w:tab/>
            </w:r>
            <w:r w:rsidR="0027683A" w:rsidRPr="00AE7BD3">
              <w:rPr>
                <w:rStyle w:val="Hyperlink"/>
                <w:noProof/>
              </w:rPr>
              <w:t>Adressering</w:t>
            </w:r>
            <w:r w:rsidR="0027683A">
              <w:rPr>
                <w:noProof/>
                <w:webHidden/>
              </w:rPr>
              <w:tab/>
            </w:r>
            <w:r w:rsidR="0027683A">
              <w:rPr>
                <w:noProof/>
                <w:webHidden/>
              </w:rPr>
              <w:fldChar w:fldCharType="begin"/>
            </w:r>
            <w:r w:rsidR="0027683A">
              <w:rPr>
                <w:noProof/>
                <w:webHidden/>
              </w:rPr>
              <w:instrText xml:space="preserve"> PAGEREF _Toc383102060 \h </w:instrText>
            </w:r>
            <w:r w:rsidR="0027683A">
              <w:rPr>
                <w:noProof/>
                <w:webHidden/>
              </w:rPr>
            </w:r>
            <w:r w:rsidR="0027683A">
              <w:rPr>
                <w:noProof/>
                <w:webHidden/>
              </w:rPr>
              <w:fldChar w:fldCharType="separate"/>
            </w:r>
            <w:r w:rsidR="0027683A">
              <w:rPr>
                <w:noProof/>
                <w:webHidden/>
              </w:rPr>
              <w:t>22</w:t>
            </w:r>
            <w:r w:rsidR="0027683A">
              <w:rPr>
                <w:noProof/>
                <w:webHidden/>
              </w:rPr>
              <w:fldChar w:fldCharType="end"/>
            </w:r>
          </w:hyperlink>
        </w:p>
        <w:p w14:paraId="696F4E7D" w14:textId="77777777" w:rsidR="0027683A" w:rsidRDefault="00627F1E" w:rsidP="000D0257">
          <w:pPr>
            <w:pStyle w:val="TOC1"/>
            <w:rPr>
              <w:rFonts w:asciiTheme="minorHAnsi" w:eastAsiaTheme="minorEastAsia" w:hAnsiTheme="minorHAnsi" w:cstheme="minorBidi"/>
              <w:noProof/>
              <w:sz w:val="22"/>
              <w:lang w:eastAsia="sv-SE"/>
            </w:rPr>
          </w:pPr>
          <w:hyperlink w:anchor="_Toc383102061" w:history="1">
            <w:r w:rsidR="0027683A" w:rsidRPr="00AE7BD3">
              <w:rPr>
                <w:rStyle w:val="Hyperlink"/>
                <w:noProof/>
              </w:rPr>
              <w:t>Adressering vid nationell användning</w:t>
            </w:r>
            <w:r w:rsidR="0027683A">
              <w:rPr>
                <w:noProof/>
                <w:webHidden/>
              </w:rPr>
              <w:tab/>
            </w:r>
            <w:r w:rsidR="0027683A">
              <w:rPr>
                <w:noProof/>
                <w:webHidden/>
              </w:rPr>
              <w:fldChar w:fldCharType="begin"/>
            </w:r>
            <w:r w:rsidR="0027683A">
              <w:rPr>
                <w:noProof/>
                <w:webHidden/>
              </w:rPr>
              <w:instrText xml:space="preserve"> PAGEREF _Toc383102061 \h </w:instrText>
            </w:r>
            <w:r w:rsidR="0027683A">
              <w:rPr>
                <w:noProof/>
                <w:webHidden/>
              </w:rPr>
            </w:r>
            <w:r w:rsidR="0027683A">
              <w:rPr>
                <w:noProof/>
                <w:webHidden/>
              </w:rPr>
              <w:fldChar w:fldCharType="separate"/>
            </w:r>
            <w:r w:rsidR="0027683A">
              <w:rPr>
                <w:noProof/>
                <w:webHidden/>
              </w:rPr>
              <w:t>23</w:t>
            </w:r>
            <w:r w:rsidR="0027683A">
              <w:rPr>
                <w:noProof/>
                <w:webHidden/>
              </w:rPr>
              <w:fldChar w:fldCharType="end"/>
            </w:r>
          </w:hyperlink>
        </w:p>
        <w:p w14:paraId="6E23131C" w14:textId="77777777" w:rsidR="0027683A" w:rsidRDefault="00627F1E" w:rsidP="000D0257">
          <w:pPr>
            <w:pStyle w:val="TOC1"/>
            <w:rPr>
              <w:rFonts w:asciiTheme="minorHAnsi" w:eastAsiaTheme="minorEastAsia" w:hAnsiTheme="minorHAnsi" w:cstheme="minorBidi"/>
              <w:noProof/>
              <w:sz w:val="22"/>
              <w:lang w:eastAsia="sv-SE"/>
            </w:rPr>
          </w:pPr>
          <w:hyperlink w:anchor="_Toc383102062" w:history="1">
            <w:r w:rsidR="0027683A" w:rsidRPr="00AE7BD3">
              <w:rPr>
                <w:rStyle w:val="Hyperlink"/>
                <w:noProof/>
              </w:rPr>
              <w:t>Adressering vid regional användning</w:t>
            </w:r>
            <w:r w:rsidR="0027683A">
              <w:rPr>
                <w:noProof/>
                <w:webHidden/>
              </w:rPr>
              <w:tab/>
            </w:r>
            <w:r w:rsidR="0027683A">
              <w:rPr>
                <w:noProof/>
                <w:webHidden/>
              </w:rPr>
              <w:fldChar w:fldCharType="begin"/>
            </w:r>
            <w:r w:rsidR="0027683A">
              <w:rPr>
                <w:noProof/>
                <w:webHidden/>
              </w:rPr>
              <w:instrText xml:space="preserve"> PAGEREF _Toc383102062 \h </w:instrText>
            </w:r>
            <w:r w:rsidR="0027683A">
              <w:rPr>
                <w:noProof/>
                <w:webHidden/>
              </w:rPr>
            </w:r>
            <w:r w:rsidR="0027683A">
              <w:rPr>
                <w:noProof/>
                <w:webHidden/>
              </w:rPr>
              <w:fldChar w:fldCharType="separate"/>
            </w:r>
            <w:r w:rsidR="0027683A">
              <w:rPr>
                <w:noProof/>
                <w:webHidden/>
              </w:rPr>
              <w:t>23</w:t>
            </w:r>
            <w:r w:rsidR="0027683A">
              <w:rPr>
                <w:noProof/>
                <w:webHidden/>
              </w:rPr>
              <w:fldChar w:fldCharType="end"/>
            </w:r>
          </w:hyperlink>
        </w:p>
        <w:p w14:paraId="52A1031F" w14:textId="77777777" w:rsidR="0027683A" w:rsidRDefault="00627F1E" w:rsidP="000D0257">
          <w:pPr>
            <w:pStyle w:val="TOC1"/>
            <w:rPr>
              <w:rFonts w:asciiTheme="minorHAnsi" w:eastAsiaTheme="minorEastAsia" w:hAnsiTheme="minorHAnsi" w:cstheme="minorBidi"/>
              <w:noProof/>
              <w:sz w:val="22"/>
              <w:lang w:eastAsia="sv-SE"/>
            </w:rPr>
          </w:pPr>
          <w:hyperlink w:anchor="_Toc383102063" w:history="1">
            <w:r w:rsidR="0027683A" w:rsidRPr="00AE7BD3">
              <w:rPr>
                <w:rStyle w:val="Hyperlink"/>
                <w:noProof/>
              </w:rPr>
              <w:t>Adressering direkt till ett källsystem</w:t>
            </w:r>
            <w:r w:rsidR="0027683A">
              <w:rPr>
                <w:noProof/>
                <w:webHidden/>
              </w:rPr>
              <w:tab/>
            </w:r>
            <w:r w:rsidR="0027683A">
              <w:rPr>
                <w:noProof/>
                <w:webHidden/>
              </w:rPr>
              <w:fldChar w:fldCharType="begin"/>
            </w:r>
            <w:r w:rsidR="0027683A">
              <w:rPr>
                <w:noProof/>
                <w:webHidden/>
              </w:rPr>
              <w:instrText xml:space="preserve"> PAGEREF _Toc383102063 \h </w:instrText>
            </w:r>
            <w:r w:rsidR="0027683A">
              <w:rPr>
                <w:noProof/>
                <w:webHidden/>
              </w:rPr>
            </w:r>
            <w:r w:rsidR="0027683A">
              <w:rPr>
                <w:noProof/>
                <w:webHidden/>
              </w:rPr>
              <w:fldChar w:fldCharType="separate"/>
            </w:r>
            <w:r w:rsidR="0027683A">
              <w:rPr>
                <w:noProof/>
                <w:webHidden/>
              </w:rPr>
              <w:t>24</w:t>
            </w:r>
            <w:r w:rsidR="0027683A">
              <w:rPr>
                <w:noProof/>
                <w:webHidden/>
              </w:rPr>
              <w:fldChar w:fldCharType="end"/>
            </w:r>
          </w:hyperlink>
        </w:p>
        <w:p w14:paraId="0601901C" w14:textId="77777777" w:rsidR="0027683A" w:rsidRDefault="00627F1E" w:rsidP="000D0257">
          <w:pPr>
            <w:pStyle w:val="TOC1"/>
            <w:rPr>
              <w:rFonts w:asciiTheme="minorHAnsi" w:eastAsiaTheme="minorEastAsia" w:hAnsiTheme="minorHAnsi" w:cstheme="minorBidi"/>
              <w:noProof/>
              <w:sz w:val="22"/>
              <w:lang w:eastAsia="sv-SE"/>
            </w:rPr>
          </w:pPr>
          <w:hyperlink w:anchor="_Toc383102064" w:history="1">
            <w:r w:rsidR="0027683A" w:rsidRPr="00AE7BD3">
              <w:rPr>
                <w:rStyle w:val="Hyperlink"/>
                <w:noProof/>
              </w:rPr>
              <w:t>Sammanfattning av adresseringsmodell</w:t>
            </w:r>
            <w:r w:rsidR="0027683A">
              <w:rPr>
                <w:noProof/>
                <w:webHidden/>
              </w:rPr>
              <w:tab/>
            </w:r>
            <w:r w:rsidR="0027683A">
              <w:rPr>
                <w:noProof/>
                <w:webHidden/>
              </w:rPr>
              <w:fldChar w:fldCharType="begin"/>
            </w:r>
            <w:r w:rsidR="0027683A">
              <w:rPr>
                <w:noProof/>
                <w:webHidden/>
              </w:rPr>
              <w:instrText xml:space="preserve"> PAGEREF _Toc383102064 \h </w:instrText>
            </w:r>
            <w:r w:rsidR="0027683A">
              <w:rPr>
                <w:noProof/>
                <w:webHidden/>
              </w:rPr>
            </w:r>
            <w:r w:rsidR="0027683A">
              <w:rPr>
                <w:noProof/>
                <w:webHidden/>
              </w:rPr>
              <w:fldChar w:fldCharType="separate"/>
            </w:r>
            <w:r w:rsidR="0027683A">
              <w:rPr>
                <w:noProof/>
                <w:webHidden/>
              </w:rPr>
              <w:t>26</w:t>
            </w:r>
            <w:r w:rsidR="0027683A">
              <w:rPr>
                <w:noProof/>
                <w:webHidden/>
              </w:rPr>
              <w:fldChar w:fldCharType="end"/>
            </w:r>
          </w:hyperlink>
        </w:p>
        <w:p w14:paraId="05023F78"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65" w:history="1">
            <w:r w:rsidR="0027683A" w:rsidRPr="00AE7BD3">
              <w:rPr>
                <w:rStyle w:val="Hyperlink"/>
                <w:noProof/>
              </w:rPr>
              <w:t>3.3</w:t>
            </w:r>
            <w:r w:rsidR="0027683A">
              <w:rPr>
                <w:rFonts w:asciiTheme="minorHAnsi" w:eastAsiaTheme="minorEastAsia" w:hAnsiTheme="minorHAnsi" w:cstheme="minorBidi"/>
                <w:noProof/>
                <w:sz w:val="22"/>
                <w:lang w:eastAsia="sv-SE"/>
              </w:rPr>
              <w:tab/>
            </w:r>
            <w:r w:rsidR="0027683A" w:rsidRPr="00AE7BD3">
              <w:rPr>
                <w:rStyle w:val="Hyperlink"/>
                <w:noProof/>
              </w:rPr>
              <w:t>Aggregering och engagemangsindex</w:t>
            </w:r>
            <w:r w:rsidR="0027683A">
              <w:rPr>
                <w:noProof/>
                <w:webHidden/>
              </w:rPr>
              <w:tab/>
            </w:r>
            <w:r w:rsidR="0027683A">
              <w:rPr>
                <w:noProof/>
                <w:webHidden/>
              </w:rPr>
              <w:fldChar w:fldCharType="begin"/>
            </w:r>
            <w:r w:rsidR="0027683A">
              <w:rPr>
                <w:noProof/>
                <w:webHidden/>
              </w:rPr>
              <w:instrText xml:space="preserve"> PAGEREF _Toc383102065 \h </w:instrText>
            </w:r>
            <w:r w:rsidR="0027683A">
              <w:rPr>
                <w:noProof/>
                <w:webHidden/>
              </w:rPr>
            </w:r>
            <w:r w:rsidR="0027683A">
              <w:rPr>
                <w:noProof/>
                <w:webHidden/>
              </w:rPr>
              <w:fldChar w:fldCharType="separate"/>
            </w:r>
            <w:r w:rsidR="0027683A">
              <w:rPr>
                <w:noProof/>
                <w:webHidden/>
              </w:rPr>
              <w:t>26</w:t>
            </w:r>
            <w:r w:rsidR="0027683A">
              <w:rPr>
                <w:noProof/>
                <w:webHidden/>
              </w:rPr>
              <w:fldChar w:fldCharType="end"/>
            </w:r>
          </w:hyperlink>
        </w:p>
        <w:p w14:paraId="42498209"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66" w:history="1">
            <w:r w:rsidR="0027683A" w:rsidRPr="00AE7BD3">
              <w:rPr>
                <w:rStyle w:val="Hyperlink"/>
                <w:noProof/>
              </w:rPr>
              <w:t>3.3.1</w:t>
            </w:r>
            <w:r w:rsidR="0027683A">
              <w:rPr>
                <w:rFonts w:asciiTheme="minorHAnsi" w:eastAsiaTheme="minorEastAsia" w:hAnsiTheme="minorHAnsi" w:cstheme="minorBidi"/>
                <w:noProof/>
                <w:sz w:val="22"/>
                <w:lang w:eastAsia="sv-SE"/>
              </w:rPr>
              <w:tab/>
            </w:r>
            <w:r w:rsidR="0027683A" w:rsidRPr="00AE7BD3">
              <w:rPr>
                <w:rStyle w:val="Hyperlink"/>
                <w:noProof/>
              </w:rPr>
              <w:t>Uppdatering av engagemangsindex</w:t>
            </w:r>
            <w:r w:rsidR="0027683A">
              <w:rPr>
                <w:noProof/>
                <w:webHidden/>
              </w:rPr>
              <w:tab/>
            </w:r>
            <w:r w:rsidR="0027683A">
              <w:rPr>
                <w:noProof/>
                <w:webHidden/>
              </w:rPr>
              <w:fldChar w:fldCharType="begin"/>
            </w:r>
            <w:r w:rsidR="0027683A">
              <w:rPr>
                <w:noProof/>
                <w:webHidden/>
              </w:rPr>
              <w:instrText xml:space="preserve"> PAGEREF _Toc383102066 \h </w:instrText>
            </w:r>
            <w:r w:rsidR="0027683A">
              <w:rPr>
                <w:noProof/>
                <w:webHidden/>
              </w:rPr>
            </w:r>
            <w:r w:rsidR="0027683A">
              <w:rPr>
                <w:noProof/>
                <w:webHidden/>
              </w:rPr>
              <w:fldChar w:fldCharType="separate"/>
            </w:r>
            <w:r w:rsidR="0027683A">
              <w:rPr>
                <w:noProof/>
                <w:webHidden/>
              </w:rPr>
              <w:t>26</w:t>
            </w:r>
            <w:r w:rsidR="0027683A">
              <w:rPr>
                <w:noProof/>
                <w:webHidden/>
              </w:rPr>
              <w:fldChar w:fldCharType="end"/>
            </w:r>
          </w:hyperlink>
        </w:p>
        <w:p w14:paraId="190E69E4" w14:textId="77777777" w:rsidR="0027683A" w:rsidRDefault="00627F1E" w:rsidP="000D0257">
          <w:pPr>
            <w:pStyle w:val="TOC1"/>
            <w:rPr>
              <w:rFonts w:asciiTheme="minorHAnsi" w:eastAsiaTheme="minorEastAsia" w:hAnsiTheme="minorHAnsi" w:cstheme="minorBidi"/>
              <w:noProof/>
              <w:sz w:val="22"/>
              <w:lang w:eastAsia="sv-SE"/>
            </w:rPr>
          </w:pPr>
          <w:hyperlink w:anchor="_Toc383102068" w:history="1">
            <w:r w:rsidR="0027683A" w:rsidRPr="00AE7BD3">
              <w:rPr>
                <w:rStyle w:val="Hyperlink"/>
                <w:noProof/>
              </w:rPr>
              <w:t>4</w:t>
            </w:r>
            <w:r w:rsidR="0027683A">
              <w:rPr>
                <w:rFonts w:asciiTheme="minorHAnsi" w:eastAsiaTheme="minorEastAsia" w:hAnsiTheme="minorHAnsi" w:cstheme="minorBidi"/>
                <w:noProof/>
                <w:sz w:val="22"/>
                <w:lang w:eastAsia="sv-SE"/>
              </w:rPr>
              <w:tab/>
            </w:r>
            <w:r w:rsidR="0027683A" w:rsidRPr="00AE7BD3">
              <w:rPr>
                <w:rStyle w:val="Hyperlink"/>
                <w:noProof/>
              </w:rPr>
              <w:t>Tjänstedomänens krav och regler</w:t>
            </w:r>
            <w:r w:rsidR="0027683A">
              <w:rPr>
                <w:noProof/>
                <w:webHidden/>
              </w:rPr>
              <w:tab/>
            </w:r>
            <w:r w:rsidR="0027683A">
              <w:rPr>
                <w:noProof/>
                <w:webHidden/>
              </w:rPr>
              <w:fldChar w:fldCharType="begin"/>
            </w:r>
            <w:r w:rsidR="0027683A">
              <w:rPr>
                <w:noProof/>
                <w:webHidden/>
              </w:rPr>
              <w:instrText xml:space="preserve"> PAGEREF _Toc383102068 \h </w:instrText>
            </w:r>
            <w:r w:rsidR="0027683A">
              <w:rPr>
                <w:noProof/>
                <w:webHidden/>
              </w:rPr>
            </w:r>
            <w:r w:rsidR="0027683A">
              <w:rPr>
                <w:noProof/>
                <w:webHidden/>
              </w:rPr>
              <w:fldChar w:fldCharType="separate"/>
            </w:r>
            <w:r w:rsidR="0027683A">
              <w:rPr>
                <w:noProof/>
                <w:webHidden/>
              </w:rPr>
              <w:t>28</w:t>
            </w:r>
            <w:r w:rsidR="0027683A">
              <w:rPr>
                <w:noProof/>
                <w:webHidden/>
              </w:rPr>
              <w:fldChar w:fldCharType="end"/>
            </w:r>
          </w:hyperlink>
        </w:p>
        <w:p w14:paraId="59010267"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69" w:history="1">
            <w:r w:rsidR="0027683A" w:rsidRPr="00AE7BD3">
              <w:rPr>
                <w:rStyle w:val="Hyperlink"/>
                <w:noProof/>
              </w:rPr>
              <w:t>4.1</w:t>
            </w:r>
            <w:r w:rsidR="0027683A">
              <w:rPr>
                <w:rFonts w:asciiTheme="minorHAnsi" w:eastAsiaTheme="minorEastAsia" w:hAnsiTheme="minorHAnsi" w:cstheme="minorBidi"/>
                <w:noProof/>
                <w:sz w:val="22"/>
                <w:lang w:eastAsia="sv-SE"/>
              </w:rPr>
              <w:tab/>
            </w:r>
            <w:r w:rsidR="0027683A" w:rsidRPr="00AE7BD3">
              <w:rPr>
                <w:rStyle w:val="Hyperlink"/>
                <w:noProof/>
              </w:rPr>
              <w:t>Informationssäkerhet och juridik</w:t>
            </w:r>
            <w:r w:rsidR="0027683A">
              <w:rPr>
                <w:noProof/>
                <w:webHidden/>
              </w:rPr>
              <w:tab/>
            </w:r>
            <w:r w:rsidR="0027683A">
              <w:rPr>
                <w:noProof/>
                <w:webHidden/>
              </w:rPr>
              <w:fldChar w:fldCharType="begin"/>
            </w:r>
            <w:r w:rsidR="0027683A">
              <w:rPr>
                <w:noProof/>
                <w:webHidden/>
              </w:rPr>
              <w:instrText xml:space="preserve"> PAGEREF _Toc383102069 \h </w:instrText>
            </w:r>
            <w:r w:rsidR="0027683A">
              <w:rPr>
                <w:noProof/>
                <w:webHidden/>
              </w:rPr>
            </w:r>
            <w:r w:rsidR="0027683A">
              <w:rPr>
                <w:noProof/>
                <w:webHidden/>
              </w:rPr>
              <w:fldChar w:fldCharType="separate"/>
            </w:r>
            <w:r w:rsidR="0027683A">
              <w:rPr>
                <w:noProof/>
                <w:webHidden/>
              </w:rPr>
              <w:t>28</w:t>
            </w:r>
            <w:r w:rsidR="0027683A">
              <w:rPr>
                <w:noProof/>
                <w:webHidden/>
              </w:rPr>
              <w:fldChar w:fldCharType="end"/>
            </w:r>
          </w:hyperlink>
        </w:p>
        <w:p w14:paraId="16C61A90" w14:textId="77777777" w:rsidR="0027683A" w:rsidRDefault="00627F1E" w:rsidP="000D0257">
          <w:pPr>
            <w:pStyle w:val="TOC1"/>
            <w:rPr>
              <w:rFonts w:asciiTheme="minorHAnsi" w:eastAsiaTheme="minorEastAsia" w:hAnsiTheme="minorHAnsi" w:cstheme="minorBidi"/>
              <w:noProof/>
              <w:sz w:val="22"/>
              <w:lang w:eastAsia="sv-SE"/>
            </w:rPr>
          </w:pPr>
          <w:hyperlink w:anchor="_Toc383102070" w:history="1">
            <w:r w:rsidR="0027683A" w:rsidRPr="00AE7BD3">
              <w:rPr>
                <w:rStyle w:val="Hyperlink"/>
                <w:noProof/>
              </w:rPr>
              <w:t>Medarbetarens direktåtkomst</w:t>
            </w:r>
            <w:r w:rsidR="0027683A">
              <w:rPr>
                <w:noProof/>
                <w:webHidden/>
              </w:rPr>
              <w:tab/>
            </w:r>
            <w:r w:rsidR="0027683A">
              <w:rPr>
                <w:noProof/>
                <w:webHidden/>
              </w:rPr>
              <w:fldChar w:fldCharType="begin"/>
            </w:r>
            <w:r w:rsidR="0027683A">
              <w:rPr>
                <w:noProof/>
                <w:webHidden/>
              </w:rPr>
              <w:instrText xml:space="preserve"> PAGEREF _Toc383102070 \h </w:instrText>
            </w:r>
            <w:r w:rsidR="0027683A">
              <w:rPr>
                <w:noProof/>
                <w:webHidden/>
              </w:rPr>
            </w:r>
            <w:r w:rsidR="0027683A">
              <w:rPr>
                <w:noProof/>
                <w:webHidden/>
              </w:rPr>
              <w:fldChar w:fldCharType="separate"/>
            </w:r>
            <w:r w:rsidR="0027683A">
              <w:rPr>
                <w:noProof/>
                <w:webHidden/>
              </w:rPr>
              <w:t>28</w:t>
            </w:r>
            <w:r w:rsidR="0027683A">
              <w:rPr>
                <w:noProof/>
                <w:webHidden/>
              </w:rPr>
              <w:fldChar w:fldCharType="end"/>
            </w:r>
          </w:hyperlink>
        </w:p>
        <w:p w14:paraId="48F5C46E" w14:textId="77777777" w:rsidR="0027683A" w:rsidRDefault="00627F1E" w:rsidP="000D0257">
          <w:pPr>
            <w:pStyle w:val="TOC1"/>
            <w:rPr>
              <w:rFonts w:asciiTheme="minorHAnsi" w:eastAsiaTheme="minorEastAsia" w:hAnsiTheme="minorHAnsi" w:cstheme="minorBidi"/>
              <w:noProof/>
              <w:sz w:val="22"/>
              <w:lang w:eastAsia="sv-SE"/>
            </w:rPr>
          </w:pPr>
          <w:hyperlink w:anchor="_Toc383102071" w:history="1">
            <w:r w:rsidR="0027683A" w:rsidRPr="00AE7BD3">
              <w:rPr>
                <w:rStyle w:val="Hyperlink"/>
                <w:noProof/>
              </w:rPr>
              <w:t>Patientens direktåtkomst</w:t>
            </w:r>
            <w:r w:rsidR="0027683A">
              <w:rPr>
                <w:noProof/>
                <w:webHidden/>
              </w:rPr>
              <w:tab/>
            </w:r>
            <w:r w:rsidR="0027683A">
              <w:rPr>
                <w:noProof/>
                <w:webHidden/>
              </w:rPr>
              <w:fldChar w:fldCharType="begin"/>
            </w:r>
            <w:r w:rsidR="0027683A">
              <w:rPr>
                <w:noProof/>
                <w:webHidden/>
              </w:rPr>
              <w:instrText xml:space="preserve"> PAGEREF _Toc383102071 \h </w:instrText>
            </w:r>
            <w:r w:rsidR="0027683A">
              <w:rPr>
                <w:noProof/>
                <w:webHidden/>
              </w:rPr>
            </w:r>
            <w:r w:rsidR="0027683A">
              <w:rPr>
                <w:noProof/>
                <w:webHidden/>
              </w:rPr>
              <w:fldChar w:fldCharType="separate"/>
            </w:r>
            <w:r w:rsidR="0027683A">
              <w:rPr>
                <w:noProof/>
                <w:webHidden/>
              </w:rPr>
              <w:t>29</w:t>
            </w:r>
            <w:r w:rsidR="0027683A">
              <w:rPr>
                <w:noProof/>
                <w:webHidden/>
              </w:rPr>
              <w:fldChar w:fldCharType="end"/>
            </w:r>
          </w:hyperlink>
        </w:p>
        <w:p w14:paraId="177D79B1" w14:textId="77777777" w:rsidR="0027683A" w:rsidRDefault="00627F1E" w:rsidP="000D0257">
          <w:pPr>
            <w:pStyle w:val="TOC1"/>
            <w:rPr>
              <w:rFonts w:asciiTheme="minorHAnsi" w:eastAsiaTheme="minorEastAsia" w:hAnsiTheme="minorHAnsi" w:cstheme="minorBidi"/>
              <w:noProof/>
              <w:sz w:val="22"/>
              <w:lang w:eastAsia="sv-SE"/>
            </w:rPr>
          </w:pPr>
          <w:hyperlink w:anchor="_Toc383102072" w:history="1">
            <w:r w:rsidR="0027683A" w:rsidRPr="00AE7BD3">
              <w:rPr>
                <w:rStyle w:val="Hyperlink"/>
                <w:noProof/>
              </w:rPr>
              <w:t>Generellt</w:t>
            </w:r>
            <w:r w:rsidR="0027683A">
              <w:rPr>
                <w:noProof/>
                <w:webHidden/>
              </w:rPr>
              <w:tab/>
            </w:r>
            <w:r w:rsidR="0027683A">
              <w:rPr>
                <w:noProof/>
                <w:webHidden/>
              </w:rPr>
              <w:fldChar w:fldCharType="begin"/>
            </w:r>
            <w:r w:rsidR="0027683A">
              <w:rPr>
                <w:noProof/>
                <w:webHidden/>
              </w:rPr>
              <w:instrText xml:space="preserve"> PAGEREF _Toc383102072 \h </w:instrText>
            </w:r>
            <w:r w:rsidR="0027683A">
              <w:rPr>
                <w:noProof/>
                <w:webHidden/>
              </w:rPr>
            </w:r>
            <w:r w:rsidR="0027683A">
              <w:rPr>
                <w:noProof/>
                <w:webHidden/>
              </w:rPr>
              <w:fldChar w:fldCharType="separate"/>
            </w:r>
            <w:r w:rsidR="0027683A">
              <w:rPr>
                <w:noProof/>
                <w:webHidden/>
              </w:rPr>
              <w:t>29</w:t>
            </w:r>
            <w:r w:rsidR="0027683A">
              <w:rPr>
                <w:noProof/>
                <w:webHidden/>
              </w:rPr>
              <w:fldChar w:fldCharType="end"/>
            </w:r>
          </w:hyperlink>
        </w:p>
        <w:p w14:paraId="43B24AF3"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73" w:history="1">
            <w:r w:rsidR="0027683A" w:rsidRPr="00AE7BD3">
              <w:rPr>
                <w:rStyle w:val="Hyperlink"/>
                <w:noProof/>
              </w:rPr>
              <w:t>4.2</w:t>
            </w:r>
            <w:r w:rsidR="0027683A">
              <w:rPr>
                <w:rFonts w:asciiTheme="minorHAnsi" w:eastAsiaTheme="minorEastAsia" w:hAnsiTheme="minorHAnsi" w:cstheme="minorBidi"/>
                <w:noProof/>
                <w:sz w:val="22"/>
                <w:lang w:eastAsia="sv-SE"/>
              </w:rPr>
              <w:tab/>
            </w:r>
            <w:r w:rsidR="0027683A" w:rsidRPr="00AE7BD3">
              <w:rPr>
                <w:rStyle w:val="Hyperlink"/>
                <w:noProof/>
              </w:rPr>
              <w:t>Icke funktionella krav</w:t>
            </w:r>
            <w:r w:rsidR="0027683A">
              <w:rPr>
                <w:noProof/>
                <w:webHidden/>
              </w:rPr>
              <w:tab/>
            </w:r>
            <w:r w:rsidR="0027683A">
              <w:rPr>
                <w:noProof/>
                <w:webHidden/>
              </w:rPr>
              <w:fldChar w:fldCharType="begin"/>
            </w:r>
            <w:r w:rsidR="0027683A">
              <w:rPr>
                <w:noProof/>
                <w:webHidden/>
              </w:rPr>
              <w:instrText xml:space="preserve"> PAGEREF _Toc383102073 \h </w:instrText>
            </w:r>
            <w:r w:rsidR="0027683A">
              <w:rPr>
                <w:noProof/>
                <w:webHidden/>
              </w:rPr>
            </w:r>
            <w:r w:rsidR="0027683A">
              <w:rPr>
                <w:noProof/>
                <w:webHidden/>
              </w:rPr>
              <w:fldChar w:fldCharType="separate"/>
            </w:r>
            <w:r w:rsidR="0027683A">
              <w:rPr>
                <w:noProof/>
                <w:webHidden/>
              </w:rPr>
              <w:t>29</w:t>
            </w:r>
            <w:r w:rsidR="0027683A">
              <w:rPr>
                <w:noProof/>
                <w:webHidden/>
              </w:rPr>
              <w:fldChar w:fldCharType="end"/>
            </w:r>
          </w:hyperlink>
        </w:p>
        <w:p w14:paraId="29F22957"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74" w:history="1">
            <w:r w:rsidR="0027683A" w:rsidRPr="00AE7BD3">
              <w:rPr>
                <w:rStyle w:val="Hyperlink"/>
                <w:noProof/>
              </w:rPr>
              <w:t>4.2.1</w:t>
            </w:r>
            <w:r w:rsidR="0027683A">
              <w:rPr>
                <w:rFonts w:asciiTheme="minorHAnsi" w:eastAsiaTheme="minorEastAsia" w:hAnsiTheme="minorHAnsi" w:cstheme="minorBidi"/>
                <w:noProof/>
                <w:sz w:val="22"/>
                <w:lang w:eastAsia="sv-SE"/>
              </w:rPr>
              <w:tab/>
            </w:r>
            <w:r w:rsidR="0027683A" w:rsidRPr="00AE7BD3">
              <w:rPr>
                <w:rStyle w:val="Hyperlink"/>
                <w:noProof/>
              </w:rPr>
              <w:t>SLA krav</w:t>
            </w:r>
            <w:r w:rsidR="0027683A">
              <w:rPr>
                <w:noProof/>
                <w:webHidden/>
              </w:rPr>
              <w:tab/>
            </w:r>
            <w:r w:rsidR="0027683A">
              <w:rPr>
                <w:noProof/>
                <w:webHidden/>
              </w:rPr>
              <w:fldChar w:fldCharType="begin"/>
            </w:r>
            <w:r w:rsidR="0027683A">
              <w:rPr>
                <w:noProof/>
                <w:webHidden/>
              </w:rPr>
              <w:instrText xml:space="preserve"> PAGEREF _Toc383102074 \h </w:instrText>
            </w:r>
            <w:r w:rsidR="0027683A">
              <w:rPr>
                <w:noProof/>
                <w:webHidden/>
              </w:rPr>
            </w:r>
            <w:r w:rsidR="0027683A">
              <w:rPr>
                <w:noProof/>
                <w:webHidden/>
              </w:rPr>
              <w:fldChar w:fldCharType="separate"/>
            </w:r>
            <w:r w:rsidR="0027683A">
              <w:rPr>
                <w:noProof/>
                <w:webHidden/>
              </w:rPr>
              <w:t>29</w:t>
            </w:r>
            <w:r w:rsidR="0027683A">
              <w:rPr>
                <w:noProof/>
                <w:webHidden/>
              </w:rPr>
              <w:fldChar w:fldCharType="end"/>
            </w:r>
          </w:hyperlink>
        </w:p>
        <w:p w14:paraId="4A28B902"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75" w:history="1">
            <w:r w:rsidR="0027683A" w:rsidRPr="00AE7BD3">
              <w:rPr>
                <w:rStyle w:val="Hyperlink"/>
                <w:noProof/>
              </w:rPr>
              <w:t>4.2.2</w:t>
            </w:r>
            <w:r w:rsidR="0027683A">
              <w:rPr>
                <w:rFonts w:asciiTheme="minorHAnsi" w:eastAsiaTheme="minorEastAsia" w:hAnsiTheme="minorHAnsi" w:cstheme="minorBidi"/>
                <w:noProof/>
                <w:sz w:val="22"/>
                <w:lang w:eastAsia="sv-SE"/>
              </w:rPr>
              <w:tab/>
            </w:r>
            <w:r w:rsidR="0027683A" w:rsidRPr="00AE7BD3">
              <w:rPr>
                <w:rStyle w:val="Hyperlink"/>
                <w:noProof/>
              </w:rPr>
              <w:t>Övriga krav</w:t>
            </w:r>
            <w:r w:rsidR="0027683A">
              <w:rPr>
                <w:noProof/>
                <w:webHidden/>
              </w:rPr>
              <w:tab/>
            </w:r>
            <w:r w:rsidR="0027683A">
              <w:rPr>
                <w:noProof/>
                <w:webHidden/>
              </w:rPr>
              <w:fldChar w:fldCharType="begin"/>
            </w:r>
            <w:r w:rsidR="0027683A">
              <w:rPr>
                <w:noProof/>
                <w:webHidden/>
              </w:rPr>
              <w:instrText xml:space="preserve"> PAGEREF _Toc383102075 \h </w:instrText>
            </w:r>
            <w:r w:rsidR="0027683A">
              <w:rPr>
                <w:noProof/>
                <w:webHidden/>
              </w:rPr>
            </w:r>
            <w:r w:rsidR="0027683A">
              <w:rPr>
                <w:noProof/>
                <w:webHidden/>
              </w:rPr>
              <w:fldChar w:fldCharType="separate"/>
            </w:r>
            <w:r w:rsidR="0027683A">
              <w:rPr>
                <w:noProof/>
                <w:webHidden/>
              </w:rPr>
              <w:t>30</w:t>
            </w:r>
            <w:r w:rsidR="0027683A">
              <w:rPr>
                <w:noProof/>
                <w:webHidden/>
              </w:rPr>
              <w:fldChar w:fldCharType="end"/>
            </w:r>
          </w:hyperlink>
        </w:p>
        <w:p w14:paraId="174E69BB"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76" w:history="1">
            <w:r w:rsidR="0027683A" w:rsidRPr="00AE7BD3">
              <w:rPr>
                <w:rStyle w:val="Hyperlink"/>
                <w:noProof/>
              </w:rPr>
              <w:t>4.3</w:t>
            </w:r>
            <w:r w:rsidR="0027683A">
              <w:rPr>
                <w:rFonts w:asciiTheme="minorHAnsi" w:eastAsiaTheme="minorEastAsia" w:hAnsiTheme="minorHAnsi" w:cstheme="minorBidi"/>
                <w:noProof/>
                <w:sz w:val="22"/>
                <w:lang w:eastAsia="sv-SE"/>
              </w:rPr>
              <w:tab/>
            </w:r>
            <w:r w:rsidR="0027683A" w:rsidRPr="00AE7BD3">
              <w:rPr>
                <w:rStyle w:val="Hyperlink"/>
                <w:noProof/>
              </w:rPr>
              <w:t>Felhantering</w:t>
            </w:r>
            <w:r w:rsidR="0027683A">
              <w:rPr>
                <w:noProof/>
                <w:webHidden/>
              </w:rPr>
              <w:tab/>
            </w:r>
            <w:r w:rsidR="0027683A">
              <w:rPr>
                <w:noProof/>
                <w:webHidden/>
              </w:rPr>
              <w:fldChar w:fldCharType="begin"/>
            </w:r>
            <w:r w:rsidR="0027683A">
              <w:rPr>
                <w:noProof/>
                <w:webHidden/>
              </w:rPr>
              <w:instrText xml:space="preserve"> PAGEREF _Toc383102076 \h </w:instrText>
            </w:r>
            <w:r w:rsidR="0027683A">
              <w:rPr>
                <w:noProof/>
                <w:webHidden/>
              </w:rPr>
            </w:r>
            <w:r w:rsidR="0027683A">
              <w:rPr>
                <w:noProof/>
                <w:webHidden/>
              </w:rPr>
              <w:fldChar w:fldCharType="separate"/>
            </w:r>
            <w:r w:rsidR="0027683A">
              <w:rPr>
                <w:noProof/>
                <w:webHidden/>
              </w:rPr>
              <w:t>31</w:t>
            </w:r>
            <w:r w:rsidR="0027683A">
              <w:rPr>
                <w:noProof/>
                <w:webHidden/>
              </w:rPr>
              <w:fldChar w:fldCharType="end"/>
            </w:r>
          </w:hyperlink>
        </w:p>
        <w:p w14:paraId="363AE2E8"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77" w:history="1">
            <w:r w:rsidR="0027683A" w:rsidRPr="00AE7BD3">
              <w:rPr>
                <w:rStyle w:val="Hyperlink"/>
                <w:noProof/>
              </w:rPr>
              <w:t>4.3.1</w:t>
            </w:r>
            <w:r w:rsidR="0027683A">
              <w:rPr>
                <w:rFonts w:asciiTheme="minorHAnsi" w:eastAsiaTheme="minorEastAsia" w:hAnsiTheme="minorHAnsi" w:cstheme="minorBidi"/>
                <w:noProof/>
                <w:sz w:val="22"/>
                <w:lang w:eastAsia="sv-SE"/>
              </w:rPr>
              <w:tab/>
            </w:r>
            <w:r w:rsidR="0027683A" w:rsidRPr="00AE7BD3">
              <w:rPr>
                <w:rStyle w:val="Hyperlink"/>
                <w:noProof/>
              </w:rPr>
              <w:t>Krav på en tjänsteproducent</w:t>
            </w:r>
            <w:r w:rsidR="0027683A">
              <w:rPr>
                <w:noProof/>
                <w:webHidden/>
              </w:rPr>
              <w:tab/>
            </w:r>
            <w:r w:rsidR="0027683A">
              <w:rPr>
                <w:noProof/>
                <w:webHidden/>
              </w:rPr>
              <w:fldChar w:fldCharType="begin"/>
            </w:r>
            <w:r w:rsidR="0027683A">
              <w:rPr>
                <w:noProof/>
                <w:webHidden/>
              </w:rPr>
              <w:instrText xml:space="preserve"> PAGEREF _Toc383102077 \h </w:instrText>
            </w:r>
            <w:r w:rsidR="0027683A">
              <w:rPr>
                <w:noProof/>
                <w:webHidden/>
              </w:rPr>
            </w:r>
            <w:r w:rsidR="0027683A">
              <w:rPr>
                <w:noProof/>
                <w:webHidden/>
              </w:rPr>
              <w:fldChar w:fldCharType="separate"/>
            </w:r>
            <w:r w:rsidR="0027683A">
              <w:rPr>
                <w:noProof/>
                <w:webHidden/>
              </w:rPr>
              <w:t>31</w:t>
            </w:r>
            <w:r w:rsidR="0027683A">
              <w:rPr>
                <w:noProof/>
                <w:webHidden/>
              </w:rPr>
              <w:fldChar w:fldCharType="end"/>
            </w:r>
          </w:hyperlink>
        </w:p>
        <w:p w14:paraId="0C1FAC0F"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78" w:history="1">
            <w:r w:rsidR="0027683A" w:rsidRPr="00AE7BD3">
              <w:rPr>
                <w:rStyle w:val="Hyperlink"/>
                <w:noProof/>
              </w:rPr>
              <w:t>4.3.2</w:t>
            </w:r>
            <w:r w:rsidR="0027683A">
              <w:rPr>
                <w:rFonts w:asciiTheme="minorHAnsi" w:eastAsiaTheme="minorEastAsia" w:hAnsiTheme="minorHAnsi" w:cstheme="minorBidi"/>
                <w:noProof/>
                <w:sz w:val="22"/>
                <w:lang w:eastAsia="sv-SE"/>
              </w:rPr>
              <w:tab/>
            </w:r>
            <w:r w:rsidR="0027683A" w:rsidRPr="00AE7BD3">
              <w:rPr>
                <w:rStyle w:val="Hyperlink"/>
                <w:noProof/>
              </w:rPr>
              <w:t>Krav på en tjänstekonsument</w:t>
            </w:r>
            <w:r w:rsidR="0027683A">
              <w:rPr>
                <w:noProof/>
                <w:webHidden/>
              </w:rPr>
              <w:tab/>
            </w:r>
            <w:r w:rsidR="0027683A">
              <w:rPr>
                <w:noProof/>
                <w:webHidden/>
              </w:rPr>
              <w:fldChar w:fldCharType="begin"/>
            </w:r>
            <w:r w:rsidR="0027683A">
              <w:rPr>
                <w:noProof/>
                <w:webHidden/>
              </w:rPr>
              <w:instrText xml:space="preserve"> PAGEREF _Toc383102078 \h </w:instrText>
            </w:r>
            <w:r w:rsidR="0027683A">
              <w:rPr>
                <w:noProof/>
                <w:webHidden/>
              </w:rPr>
            </w:r>
            <w:r w:rsidR="0027683A">
              <w:rPr>
                <w:noProof/>
                <w:webHidden/>
              </w:rPr>
              <w:fldChar w:fldCharType="separate"/>
            </w:r>
            <w:r w:rsidR="0027683A">
              <w:rPr>
                <w:noProof/>
                <w:webHidden/>
              </w:rPr>
              <w:t>31</w:t>
            </w:r>
            <w:r w:rsidR="0027683A">
              <w:rPr>
                <w:noProof/>
                <w:webHidden/>
              </w:rPr>
              <w:fldChar w:fldCharType="end"/>
            </w:r>
          </w:hyperlink>
        </w:p>
        <w:p w14:paraId="361883C2" w14:textId="77777777" w:rsidR="0027683A" w:rsidRDefault="00627F1E" w:rsidP="000D0257">
          <w:pPr>
            <w:pStyle w:val="TOC1"/>
            <w:rPr>
              <w:rFonts w:asciiTheme="minorHAnsi" w:eastAsiaTheme="minorEastAsia" w:hAnsiTheme="minorHAnsi" w:cstheme="minorBidi"/>
              <w:noProof/>
              <w:sz w:val="22"/>
              <w:lang w:eastAsia="sv-SE"/>
            </w:rPr>
          </w:pPr>
          <w:hyperlink w:anchor="_Toc383102079" w:history="1">
            <w:r w:rsidR="0027683A" w:rsidRPr="00AE7BD3">
              <w:rPr>
                <w:rStyle w:val="Hyperlink"/>
                <w:noProof/>
              </w:rPr>
              <w:t>5</w:t>
            </w:r>
            <w:r w:rsidR="0027683A">
              <w:rPr>
                <w:rFonts w:asciiTheme="minorHAnsi" w:eastAsiaTheme="minorEastAsia" w:hAnsiTheme="minorHAnsi" w:cstheme="minorBidi"/>
                <w:noProof/>
                <w:sz w:val="22"/>
                <w:lang w:eastAsia="sv-SE"/>
              </w:rPr>
              <w:tab/>
            </w:r>
            <w:r w:rsidR="0027683A" w:rsidRPr="00AE7BD3">
              <w:rPr>
                <w:rStyle w:val="Hyperlink"/>
                <w:noProof/>
              </w:rPr>
              <w:t>Tjänstedomänens meddelandemodeller</w:t>
            </w:r>
            <w:r w:rsidR="0027683A">
              <w:rPr>
                <w:noProof/>
                <w:webHidden/>
              </w:rPr>
              <w:tab/>
            </w:r>
            <w:r w:rsidR="0027683A">
              <w:rPr>
                <w:noProof/>
                <w:webHidden/>
              </w:rPr>
              <w:fldChar w:fldCharType="begin"/>
            </w:r>
            <w:r w:rsidR="0027683A">
              <w:rPr>
                <w:noProof/>
                <w:webHidden/>
              </w:rPr>
              <w:instrText xml:space="preserve"> PAGEREF _Toc383102079 \h </w:instrText>
            </w:r>
            <w:r w:rsidR="0027683A">
              <w:rPr>
                <w:noProof/>
                <w:webHidden/>
              </w:rPr>
            </w:r>
            <w:r w:rsidR="0027683A">
              <w:rPr>
                <w:noProof/>
                <w:webHidden/>
              </w:rPr>
              <w:fldChar w:fldCharType="separate"/>
            </w:r>
            <w:r w:rsidR="0027683A">
              <w:rPr>
                <w:noProof/>
                <w:webHidden/>
              </w:rPr>
              <w:t>32</w:t>
            </w:r>
            <w:r w:rsidR="0027683A">
              <w:rPr>
                <w:noProof/>
                <w:webHidden/>
              </w:rPr>
              <w:fldChar w:fldCharType="end"/>
            </w:r>
          </w:hyperlink>
        </w:p>
        <w:p w14:paraId="658367D1"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80" w:history="1">
            <w:r w:rsidR="0027683A" w:rsidRPr="00AE7BD3">
              <w:rPr>
                <w:rStyle w:val="Hyperlink"/>
                <w:noProof/>
              </w:rPr>
              <w:t>5.1</w:t>
            </w:r>
            <w:r w:rsidR="0027683A">
              <w:rPr>
                <w:rFonts w:asciiTheme="minorHAnsi" w:eastAsiaTheme="minorEastAsia" w:hAnsiTheme="minorHAnsi" w:cstheme="minorBidi"/>
                <w:noProof/>
                <w:sz w:val="22"/>
                <w:lang w:eastAsia="sv-SE"/>
              </w:rPr>
              <w:tab/>
            </w:r>
            <w:r w:rsidR="0027683A" w:rsidRPr="00AE7BD3">
              <w:rPr>
                <w:rStyle w:val="Hyperlink"/>
                <w:noProof/>
              </w:rPr>
              <w:t>V-MIM</w:t>
            </w:r>
            <w:r w:rsidR="0027683A">
              <w:rPr>
                <w:noProof/>
                <w:webHidden/>
              </w:rPr>
              <w:tab/>
            </w:r>
            <w:r w:rsidR="0027683A">
              <w:rPr>
                <w:noProof/>
                <w:webHidden/>
              </w:rPr>
              <w:fldChar w:fldCharType="begin"/>
            </w:r>
            <w:r w:rsidR="0027683A">
              <w:rPr>
                <w:noProof/>
                <w:webHidden/>
              </w:rPr>
              <w:instrText xml:space="preserve"> PAGEREF _Toc383102080 \h </w:instrText>
            </w:r>
            <w:r w:rsidR="0027683A">
              <w:rPr>
                <w:noProof/>
                <w:webHidden/>
              </w:rPr>
            </w:r>
            <w:r w:rsidR="0027683A">
              <w:rPr>
                <w:noProof/>
                <w:webHidden/>
              </w:rPr>
              <w:fldChar w:fldCharType="separate"/>
            </w:r>
            <w:r w:rsidR="0027683A">
              <w:rPr>
                <w:noProof/>
                <w:webHidden/>
              </w:rPr>
              <w:t>32</w:t>
            </w:r>
            <w:r w:rsidR="0027683A">
              <w:rPr>
                <w:noProof/>
                <w:webHidden/>
              </w:rPr>
              <w:fldChar w:fldCharType="end"/>
            </w:r>
          </w:hyperlink>
        </w:p>
        <w:p w14:paraId="7D329B8F"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1" w:history="1">
            <w:r w:rsidR="0027683A" w:rsidRPr="00AE7BD3">
              <w:rPr>
                <w:rStyle w:val="Hyperlink"/>
                <w:noProof/>
              </w:rPr>
              <w:t>5.1.1</w:t>
            </w:r>
            <w:r w:rsidR="0027683A">
              <w:rPr>
                <w:rFonts w:asciiTheme="minorHAnsi" w:eastAsiaTheme="minorEastAsia" w:hAnsiTheme="minorHAnsi" w:cstheme="minorBidi"/>
                <w:noProof/>
                <w:sz w:val="22"/>
                <w:lang w:eastAsia="sv-SE"/>
              </w:rPr>
              <w:tab/>
            </w:r>
            <w:r w:rsidR="0027683A" w:rsidRPr="00AE7BD3">
              <w:rPr>
                <w:rStyle w:val="Hyperlink"/>
                <w:noProof/>
              </w:rPr>
              <w:t>GetReferallOutcome</w:t>
            </w:r>
            <w:r w:rsidR="0027683A">
              <w:rPr>
                <w:noProof/>
                <w:webHidden/>
              </w:rPr>
              <w:tab/>
            </w:r>
            <w:r w:rsidR="0027683A">
              <w:rPr>
                <w:noProof/>
                <w:webHidden/>
              </w:rPr>
              <w:fldChar w:fldCharType="begin"/>
            </w:r>
            <w:r w:rsidR="0027683A">
              <w:rPr>
                <w:noProof/>
                <w:webHidden/>
              </w:rPr>
              <w:instrText xml:space="preserve"> PAGEREF _Toc383102081 \h </w:instrText>
            </w:r>
            <w:r w:rsidR="0027683A">
              <w:rPr>
                <w:noProof/>
                <w:webHidden/>
              </w:rPr>
            </w:r>
            <w:r w:rsidR="0027683A">
              <w:rPr>
                <w:noProof/>
                <w:webHidden/>
              </w:rPr>
              <w:fldChar w:fldCharType="separate"/>
            </w:r>
            <w:r w:rsidR="0027683A">
              <w:rPr>
                <w:noProof/>
                <w:webHidden/>
              </w:rPr>
              <w:t>32</w:t>
            </w:r>
            <w:r w:rsidR="0027683A">
              <w:rPr>
                <w:noProof/>
                <w:webHidden/>
              </w:rPr>
              <w:fldChar w:fldCharType="end"/>
            </w:r>
          </w:hyperlink>
        </w:p>
        <w:p w14:paraId="1986A69A"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3" w:history="1">
            <w:r w:rsidR="0027683A" w:rsidRPr="00AE7BD3">
              <w:rPr>
                <w:rStyle w:val="Hyperlink"/>
                <w:noProof/>
              </w:rPr>
              <w:t>5.1.2</w:t>
            </w:r>
            <w:r w:rsidR="0027683A">
              <w:rPr>
                <w:rFonts w:asciiTheme="minorHAnsi" w:eastAsiaTheme="minorEastAsia" w:hAnsiTheme="minorHAnsi" w:cstheme="minorBidi"/>
                <w:noProof/>
                <w:sz w:val="22"/>
                <w:lang w:eastAsia="sv-SE"/>
              </w:rPr>
              <w:tab/>
            </w:r>
            <w:r w:rsidR="0027683A" w:rsidRPr="00AE7BD3">
              <w:rPr>
                <w:rStyle w:val="Hyperlink"/>
                <w:noProof/>
              </w:rPr>
              <w:t>GetMaternityMedicalHistory</w:t>
            </w:r>
            <w:r w:rsidR="0027683A">
              <w:rPr>
                <w:noProof/>
                <w:webHidden/>
              </w:rPr>
              <w:tab/>
            </w:r>
            <w:r w:rsidR="0027683A">
              <w:rPr>
                <w:noProof/>
                <w:webHidden/>
              </w:rPr>
              <w:fldChar w:fldCharType="begin"/>
            </w:r>
            <w:r w:rsidR="0027683A">
              <w:rPr>
                <w:noProof/>
                <w:webHidden/>
              </w:rPr>
              <w:instrText xml:space="preserve"> PAGEREF _Toc383102083 \h </w:instrText>
            </w:r>
            <w:r w:rsidR="0027683A">
              <w:rPr>
                <w:noProof/>
                <w:webHidden/>
              </w:rPr>
            </w:r>
            <w:r w:rsidR="0027683A">
              <w:rPr>
                <w:noProof/>
                <w:webHidden/>
              </w:rPr>
              <w:fldChar w:fldCharType="separate"/>
            </w:r>
            <w:r w:rsidR="0027683A">
              <w:rPr>
                <w:noProof/>
                <w:webHidden/>
              </w:rPr>
              <w:t>36</w:t>
            </w:r>
            <w:r w:rsidR="0027683A">
              <w:rPr>
                <w:noProof/>
                <w:webHidden/>
              </w:rPr>
              <w:fldChar w:fldCharType="end"/>
            </w:r>
          </w:hyperlink>
        </w:p>
        <w:p w14:paraId="5DB219EA"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4" w:history="1">
            <w:r w:rsidR="0027683A" w:rsidRPr="00AE7BD3">
              <w:rPr>
                <w:rStyle w:val="Hyperlink"/>
                <w:noProof/>
              </w:rPr>
              <w:t>5.1.3</w:t>
            </w:r>
            <w:r w:rsidR="0027683A">
              <w:rPr>
                <w:rFonts w:asciiTheme="minorHAnsi" w:eastAsiaTheme="minorEastAsia" w:hAnsiTheme="minorHAnsi" w:cstheme="minorBidi"/>
                <w:noProof/>
                <w:sz w:val="22"/>
                <w:lang w:eastAsia="sv-SE"/>
              </w:rPr>
              <w:tab/>
            </w:r>
            <w:r w:rsidR="0027683A" w:rsidRPr="00AE7BD3">
              <w:rPr>
                <w:rStyle w:val="Hyperlink"/>
                <w:noProof/>
              </w:rPr>
              <w:t>GetLaboratoryOrderOutcome</w:t>
            </w:r>
            <w:r w:rsidR="0027683A">
              <w:rPr>
                <w:noProof/>
                <w:webHidden/>
              </w:rPr>
              <w:tab/>
            </w:r>
            <w:r w:rsidR="0027683A">
              <w:rPr>
                <w:noProof/>
                <w:webHidden/>
              </w:rPr>
              <w:fldChar w:fldCharType="begin"/>
            </w:r>
            <w:r w:rsidR="0027683A">
              <w:rPr>
                <w:noProof/>
                <w:webHidden/>
              </w:rPr>
              <w:instrText xml:space="preserve"> PAGEREF _Toc383102084 \h </w:instrText>
            </w:r>
            <w:r w:rsidR="0027683A">
              <w:rPr>
                <w:noProof/>
                <w:webHidden/>
              </w:rPr>
            </w:r>
            <w:r w:rsidR="0027683A">
              <w:rPr>
                <w:noProof/>
                <w:webHidden/>
              </w:rPr>
              <w:fldChar w:fldCharType="separate"/>
            </w:r>
            <w:r w:rsidR="0027683A">
              <w:rPr>
                <w:noProof/>
                <w:webHidden/>
              </w:rPr>
              <w:t>43</w:t>
            </w:r>
            <w:r w:rsidR="0027683A">
              <w:rPr>
                <w:noProof/>
                <w:webHidden/>
              </w:rPr>
              <w:fldChar w:fldCharType="end"/>
            </w:r>
          </w:hyperlink>
        </w:p>
        <w:p w14:paraId="14991A26"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5" w:history="1">
            <w:r w:rsidR="0027683A" w:rsidRPr="00AE7BD3">
              <w:rPr>
                <w:rStyle w:val="Hyperlink"/>
                <w:noProof/>
              </w:rPr>
              <w:t>5.1.4</w:t>
            </w:r>
            <w:r w:rsidR="0027683A">
              <w:rPr>
                <w:rFonts w:asciiTheme="minorHAnsi" w:eastAsiaTheme="minorEastAsia" w:hAnsiTheme="minorHAnsi" w:cstheme="minorBidi"/>
                <w:noProof/>
                <w:sz w:val="22"/>
                <w:lang w:eastAsia="sv-SE"/>
              </w:rPr>
              <w:tab/>
            </w:r>
            <w:r w:rsidR="0027683A" w:rsidRPr="00AE7BD3">
              <w:rPr>
                <w:rStyle w:val="Hyperlink"/>
                <w:noProof/>
              </w:rPr>
              <w:t>GetECGOutcome</w:t>
            </w:r>
            <w:r w:rsidR="0027683A">
              <w:rPr>
                <w:noProof/>
                <w:webHidden/>
              </w:rPr>
              <w:tab/>
            </w:r>
            <w:r w:rsidR="0027683A">
              <w:rPr>
                <w:noProof/>
                <w:webHidden/>
              </w:rPr>
              <w:fldChar w:fldCharType="begin"/>
            </w:r>
            <w:r w:rsidR="0027683A">
              <w:rPr>
                <w:noProof/>
                <w:webHidden/>
              </w:rPr>
              <w:instrText xml:space="preserve"> PAGEREF _Toc383102085 \h </w:instrText>
            </w:r>
            <w:r w:rsidR="0027683A">
              <w:rPr>
                <w:noProof/>
                <w:webHidden/>
              </w:rPr>
            </w:r>
            <w:r w:rsidR="0027683A">
              <w:rPr>
                <w:noProof/>
                <w:webHidden/>
              </w:rPr>
              <w:fldChar w:fldCharType="separate"/>
            </w:r>
            <w:r w:rsidR="0027683A">
              <w:rPr>
                <w:noProof/>
                <w:webHidden/>
              </w:rPr>
              <w:t>48</w:t>
            </w:r>
            <w:r w:rsidR="0027683A">
              <w:rPr>
                <w:noProof/>
                <w:webHidden/>
              </w:rPr>
              <w:fldChar w:fldCharType="end"/>
            </w:r>
          </w:hyperlink>
        </w:p>
        <w:p w14:paraId="508CEC1C"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6" w:history="1">
            <w:r w:rsidR="0027683A" w:rsidRPr="00AE7BD3">
              <w:rPr>
                <w:rStyle w:val="Hyperlink"/>
                <w:noProof/>
              </w:rPr>
              <w:t>5.1.5</w:t>
            </w:r>
            <w:r w:rsidR="0027683A">
              <w:rPr>
                <w:rFonts w:asciiTheme="minorHAnsi" w:eastAsiaTheme="minorEastAsia" w:hAnsiTheme="minorHAnsi" w:cstheme="minorBidi"/>
                <w:noProof/>
                <w:sz w:val="22"/>
                <w:lang w:eastAsia="sv-SE"/>
              </w:rPr>
              <w:tab/>
            </w:r>
            <w:r w:rsidR="0027683A" w:rsidRPr="00AE7BD3">
              <w:rPr>
                <w:rStyle w:val="Hyperlink"/>
                <w:noProof/>
              </w:rPr>
              <w:t>GetImagingOutcome</w:t>
            </w:r>
            <w:r w:rsidR="0027683A">
              <w:rPr>
                <w:noProof/>
                <w:webHidden/>
              </w:rPr>
              <w:tab/>
            </w:r>
            <w:r w:rsidR="0027683A">
              <w:rPr>
                <w:noProof/>
                <w:webHidden/>
              </w:rPr>
              <w:fldChar w:fldCharType="begin"/>
            </w:r>
            <w:r w:rsidR="0027683A">
              <w:rPr>
                <w:noProof/>
                <w:webHidden/>
              </w:rPr>
              <w:instrText xml:space="preserve"> PAGEREF _Toc383102086 \h </w:instrText>
            </w:r>
            <w:r w:rsidR="0027683A">
              <w:rPr>
                <w:noProof/>
                <w:webHidden/>
              </w:rPr>
            </w:r>
            <w:r w:rsidR="0027683A">
              <w:rPr>
                <w:noProof/>
                <w:webHidden/>
              </w:rPr>
              <w:fldChar w:fldCharType="separate"/>
            </w:r>
            <w:r w:rsidR="0027683A">
              <w:rPr>
                <w:noProof/>
                <w:webHidden/>
              </w:rPr>
              <w:t>53</w:t>
            </w:r>
            <w:r w:rsidR="0027683A">
              <w:rPr>
                <w:noProof/>
                <w:webHidden/>
              </w:rPr>
              <w:fldChar w:fldCharType="end"/>
            </w:r>
          </w:hyperlink>
        </w:p>
        <w:p w14:paraId="494AD2E0" w14:textId="77777777" w:rsidR="0027683A" w:rsidRDefault="00627F1E" w:rsidP="000D0257">
          <w:pPr>
            <w:pStyle w:val="TOC1"/>
            <w:rPr>
              <w:rFonts w:asciiTheme="minorHAnsi" w:eastAsiaTheme="minorEastAsia" w:hAnsiTheme="minorHAnsi" w:cstheme="minorBidi"/>
              <w:noProof/>
              <w:sz w:val="22"/>
              <w:lang w:eastAsia="sv-SE"/>
            </w:rPr>
          </w:pPr>
          <w:hyperlink w:anchor="_Toc383102087" w:history="1">
            <w:r w:rsidR="0027683A" w:rsidRPr="00AE7BD3">
              <w:rPr>
                <w:rStyle w:val="Hyperlink"/>
                <w:noProof/>
              </w:rPr>
              <w:t>6</w:t>
            </w:r>
            <w:r w:rsidR="0027683A">
              <w:rPr>
                <w:rFonts w:asciiTheme="minorHAnsi" w:eastAsiaTheme="minorEastAsia" w:hAnsiTheme="minorHAnsi" w:cstheme="minorBidi"/>
                <w:noProof/>
                <w:sz w:val="22"/>
                <w:lang w:eastAsia="sv-SE"/>
              </w:rPr>
              <w:tab/>
            </w:r>
            <w:r w:rsidR="0027683A" w:rsidRPr="00AE7BD3">
              <w:rPr>
                <w:rStyle w:val="Hyperlink"/>
                <w:noProof/>
              </w:rPr>
              <w:t>Tjänstekontrakt</w:t>
            </w:r>
            <w:r w:rsidR="0027683A">
              <w:rPr>
                <w:noProof/>
                <w:webHidden/>
              </w:rPr>
              <w:tab/>
            </w:r>
            <w:r w:rsidR="0027683A">
              <w:rPr>
                <w:noProof/>
                <w:webHidden/>
              </w:rPr>
              <w:fldChar w:fldCharType="begin"/>
            </w:r>
            <w:r w:rsidR="0027683A">
              <w:rPr>
                <w:noProof/>
                <w:webHidden/>
              </w:rPr>
              <w:instrText xml:space="preserve"> PAGEREF _Toc383102087 \h </w:instrText>
            </w:r>
            <w:r w:rsidR="0027683A">
              <w:rPr>
                <w:noProof/>
                <w:webHidden/>
              </w:rPr>
            </w:r>
            <w:r w:rsidR="0027683A">
              <w:rPr>
                <w:noProof/>
                <w:webHidden/>
              </w:rPr>
              <w:fldChar w:fldCharType="separate"/>
            </w:r>
            <w:r w:rsidR="0027683A">
              <w:rPr>
                <w:noProof/>
                <w:webHidden/>
              </w:rPr>
              <w:t>59</w:t>
            </w:r>
            <w:r w:rsidR="0027683A">
              <w:rPr>
                <w:noProof/>
                <w:webHidden/>
              </w:rPr>
              <w:fldChar w:fldCharType="end"/>
            </w:r>
          </w:hyperlink>
        </w:p>
        <w:p w14:paraId="5688BA02"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88" w:history="1">
            <w:r w:rsidR="0027683A" w:rsidRPr="00AE7BD3">
              <w:rPr>
                <w:rStyle w:val="Hyperlink"/>
                <w:noProof/>
              </w:rPr>
              <w:t>6.1</w:t>
            </w:r>
            <w:r w:rsidR="0027683A">
              <w:rPr>
                <w:rFonts w:asciiTheme="minorHAnsi" w:eastAsiaTheme="minorEastAsia" w:hAnsiTheme="minorHAnsi" w:cstheme="minorBidi"/>
                <w:noProof/>
                <w:sz w:val="22"/>
                <w:lang w:eastAsia="sv-SE"/>
              </w:rPr>
              <w:tab/>
            </w:r>
            <w:r w:rsidR="0027683A" w:rsidRPr="00AE7BD3">
              <w:rPr>
                <w:rStyle w:val="Hyperlink"/>
                <w:noProof/>
              </w:rPr>
              <w:t>GetReferralOutcome</w:t>
            </w:r>
            <w:r w:rsidR="0027683A">
              <w:rPr>
                <w:noProof/>
                <w:webHidden/>
              </w:rPr>
              <w:tab/>
            </w:r>
            <w:r w:rsidR="0027683A">
              <w:rPr>
                <w:noProof/>
                <w:webHidden/>
              </w:rPr>
              <w:fldChar w:fldCharType="begin"/>
            </w:r>
            <w:r w:rsidR="0027683A">
              <w:rPr>
                <w:noProof/>
                <w:webHidden/>
              </w:rPr>
              <w:instrText xml:space="preserve"> PAGEREF _Toc383102088 \h </w:instrText>
            </w:r>
            <w:r w:rsidR="0027683A">
              <w:rPr>
                <w:noProof/>
                <w:webHidden/>
              </w:rPr>
            </w:r>
            <w:r w:rsidR="0027683A">
              <w:rPr>
                <w:noProof/>
                <w:webHidden/>
              </w:rPr>
              <w:fldChar w:fldCharType="separate"/>
            </w:r>
            <w:r w:rsidR="0027683A">
              <w:rPr>
                <w:noProof/>
                <w:webHidden/>
              </w:rPr>
              <w:t>59</w:t>
            </w:r>
            <w:r w:rsidR="0027683A">
              <w:rPr>
                <w:noProof/>
                <w:webHidden/>
              </w:rPr>
              <w:fldChar w:fldCharType="end"/>
            </w:r>
          </w:hyperlink>
        </w:p>
        <w:p w14:paraId="5654C86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89" w:history="1">
            <w:r w:rsidR="0027683A" w:rsidRPr="00AE7BD3">
              <w:rPr>
                <w:rStyle w:val="Hyperlink"/>
                <w:noProof/>
              </w:rPr>
              <w:t>6.1.1</w:t>
            </w:r>
            <w:r w:rsidR="0027683A">
              <w:rPr>
                <w:rFonts w:asciiTheme="minorHAnsi" w:eastAsiaTheme="minorEastAsia" w:hAnsiTheme="minorHAnsi" w:cstheme="minorBidi"/>
                <w:noProof/>
                <w:sz w:val="22"/>
                <w:lang w:eastAsia="sv-SE"/>
              </w:rPr>
              <w:tab/>
            </w:r>
            <w:r w:rsidR="0027683A" w:rsidRPr="00AE7BD3">
              <w:rPr>
                <w:rStyle w:val="Hyperlink"/>
                <w:noProof/>
              </w:rPr>
              <w:t>Version</w:t>
            </w:r>
            <w:r w:rsidR="0027683A">
              <w:rPr>
                <w:noProof/>
                <w:webHidden/>
              </w:rPr>
              <w:tab/>
            </w:r>
            <w:r w:rsidR="0027683A">
              <w:rPr>
                <w:noProof/>
                <w:webHidden/>
              </w:rPr>
              <w:fldChar w:fldCharType="begin"/>
            </w:r>
            <w:r w:rsidR="0027683A">
              <w:rPr>
                <w:noProof/>
                <w:webHidden/>
              </w:rPr>
              <w:instrText xml:space="preserve"> PAGEREF _Toc383102089 \h </w:instrText>
            </w:r>
            <w:r w:rsidR="0027683A">
              <w:rPr>
                <w:noProof/>
                <w:webHidden/>
              </w:rPr>
            </w:r>
            <w:r w:rsidR="0027683A">
              <w:rPr>
                <w:noProof/>
                <w:webHidden/>
              </w:rPr>
              <w:fldChar w:fldCharType="separate"/>
            </w:r>
            <w:r w:rsidR="0027683A">
              <w:rPr>
                <w:noProof/>
                <w:webHidden/>
              </w:rPr>
              <w:t>59</w:t>
            </w:r>
            <w:r w:rsidR="0027683A">
              <w:rPr>
                <w:noProof/>
                <w:webHidden/>
              </w:rPr>
              <w:fldChar w:fldCharType="end"/>
            </w:r>
          </w:hyperlink>
        </w:p>
        <w:p w14:paraId="0D97E91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0" w:history="1">
            <w:r w:rsidR="0027683A" w:rsidRPr="00AE7BD3">
              <w:rPr>
                <w:rStyle w:val="Hyperlink"/>
                <w:noProof/>
              </w:rPr>
              <w:t>6.1.2</w:t>
            </w:r>
            <w:r w:rsidR="0027683A">
              <w:rPr>
                <w:rFonts w:asciiTheme="minorHAnsi" w:eastAsiaTheme="minorEastAsia" w:hAnsiTheme="minorHAnsi" w:cstheme="minorBidi"/>
                <w:noProof/>
                <w:sz w:val="22"/>
                <w:lang w:eastAsia="sv-SE"/>
              </w:rPr>
              <w:tab/>
            </w:r>
            <w:r w:rsidR="0027683A" w:rsidRPr="00AE7BD3">
              <w:rPr>
                <w:rStyle w:val="Hyperlink"/>
                <w:noProof/>
              </w:rPr>
              <w:t>Fältregler</w:t>
            </w:r>
            <w:r w:rsidR="0027683A">
              <w:rPr>
                <w:noProof/>
                <w:webHidden/>
              </w:rPr>
              <w:tab/>
            </w:r>
            <w:r w:rsidR="0027683A">
              <w:rPr>
                <w:noProof/>
                <w:webHidden/>
              </w:rPr>
              <w:fldChar w:fldCharType="begin"/>
            </w:r>
            <w:r w:rsidR="0027683A">
              <w:rPr>
                <w:noProof/>
                <w:webHidden/>
              </w:rPr>
              <w:instrText xml:space="preserve"> PAGEREF _Toc383102090 \h </w:instrText>
            </w:r>
            <w:r w:rsidR="0027683A">
              <w:rPr>
                <w:noProof/>
                <w:webHidden/>
              </w:rPr>
            </w:r>
            <w:r w:rsidR="0027683A">
              <w:rPr>
                <w:noProof/>
                <w:webHidden/>
              </w:rPr>
              <w:fldChar w:fldCharType="separate"/>
            </w:r>
            <w:r w:rsidR="0027683A">
              <w:rPr>
                <w:noProof/>
                <w:webHidden/>
              </w:rPr>
              <w:t>59</w:t>
            </w:r>
            <w:r w:rsidR="0027683A">
              <w:rPr>
                <w:noProof/>
                <w:webHidden/>
              </w:rPr>
              <w:fldChar w:fldCharType="end"/>
            </w:r>
          </w:hyperlink>
        </w:p>
        <w:p w14:paraId="17D4CAA7"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1" w:history="1">
            <w:r w:rsidR="0027683A" w:rsidRPr="00AE7BD3">
              <w:rPr>
                <w:rStyle w:val="Hyperlink"/>
                <w:noProof/>
              </w:rPr>
              <w:t>6.1.3</w:t>
            </w:r>
            <w:r w:rsidR="0027683A">
              <w:rPr>
                <w:rFonts w:asciiTheme="minorHAnsi" w:eastAsiaTheme="minorEastAsia" w:hAnsiTheme="minorHAnsi" w:cstheme="minorBidi"/>
                <w:noProof/>
                <w:sz w:val="22"/>
                <w:lang w:eastAsia="sv-SE"/>
              </w:rPr>
              <w:tab/>
            </w:r>
            <w:r w:rsidR="0027683A" w:rsidRPr="00AE7BD3">
              <w:rPr>
                <w:rStyle w:val="Hyperlink"/>
                <w:noProof/>
              </w:rPr>
              <w:t>Övriga regler</w:t>
            </w:r>
            <w:r w:rsidR="0027683A">
              <w:rPr>
                <w:noProof/>
                <w:webHidden/>
              </w:rPr>
              <w:tab/>
            </w:r>
            <w:r w:rsidR="0027683A">
              <w:rPr>
                <w:noProof/>
                <w:webHidden/>
              </w:rPr>
              <w:fldChar w:fldCharType="begin"/>
            </w:r>
            <w:r w:rsidR="0027683A">
              <w:rPr>
                <w:noProof/>
                <w:webHidden/>
              </w:rPr>
              <w:instrText xml:space="preserve"> PAGEREF _Toc383102091 \h </w:instrText>
            </w:r>
            <w:r w:rsidR="0027683A">
              <w:rPr>
                <w:noProof/>
                <w:webHidden/>
              </w:rPr>
            </w:r>
            <w:r w:rsidR="0027683A">
              <w:rPr>
                <w:noProof/>
                <w:webHidden/>
              </w:rPr>
              <w:fldChar w:fldCharType="separate"/>
            </w:r>
            <w:r w:rsidR="0027683A">
              <w:rPr>
                <w:noProof/>
                <w:webHidden/>
              </w:rPr>
              <w:t>64</w:t>
            </w:r>
            <w:r w:rsidR="0027683A">
              <w:rPr>
                <w:noProof/>
                <w:webHidden/>
              </w:rPr>
              <w:fldChar w:fldCharType="end"/>
            </w:r>
          </w:hyperlink>
        </w:p>
        <w:p w14:paraId="596F3937"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92" w:history="1">
            <w:r w:rsidR="0027683A" w:rsidRPr="00AE7BD3">
              <w:rPr>
                <w:rStyle w:val="Hyperlink"/>
                <w:noProof/>
              </w:rPr>
              <w:t>6.2</w:t>
            </w:r>
            <w:r w:rsidR="0027683A">
              <w:rPr>
                <w:rFonts w:asciiTheme="minorHAnsi" w:eastAsiaTheme="minorEastAsia" w:hAnsiTheme="minorHAnsi" w:cstheme="minorBidi"/>
                <w:noProof/>
                <w:sz w:val="22"/>
                <w:lang w:eastAsia="sv-SE"/>
              </w:rPr>
              <w:tab/>
            </w:r>
            <w:r w:rsidR="0027683A" w:rsidRPr="00AE7BD3">
              <w:rPr>
                <w:rStyle w:val="Hyperlink"/>
                <w:noProof/>
              </w:rPr>
              <w:t>GetMaternityMedicalHistory</w:t>
            </w:r>
            <w:r w:rsidR="0027683A">
              <w:rPr>
                <w:noProof/>
                <w:webHidden/>
              </w:rPr>
              <w:tab/>
            </w:r>
            <w:r w:rsidR="0027683A">
              <w:rPr>
                <w:noProof/>
                <w:webHidden/>
              </w:rPr>
              <w:fldChar w:fldCharType="begin"/>
            </w:r>
            <w:r w:rsidR="0027683A">
              <w:rPr>
                <w:noProof/>
                <w:webHidden/>
              </w:rPr>
              <w:instrText xml:space="preserve"> PAGEREF _Toc383102092 \h </w:instrText>
            </w:r>
            <w:r w:rsidR="0027683A">
              <w:rPr>
                <w:noProof/>
                <w:webHidden/>
              </w:rPr>
            </w:r>
            <w:r w:rsidR="0027683A">
              <w:rPr>
                <w:noProof/>
                <w:webHidden/>
              </w:rPr>
              <w:fldChar w:fldCharType="separate"/>
            </w:r>
            <w:r w:rsidR="0027683A">
              <w:rPr>
                <w:noProof/>
                <w:webHidden/>
              </w:rPr>
              <w:t>66</w:t>
            </w:r>
            <w:r w:rsidR="0027683A">
              <w:rPr>
                <w:noProof/>
                <w:webHidden/>
              </w:rPr>
              <w:fldChar w:fldCharType="end"/>
            </w:r>
          </w:hyperlink>
        </w:p>
        <w:p w14:paraId="1AF2D6F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3" w:history="1">
            <w:r w:rsidR="0027683A" w:rsidRPr="00AE7BD3">
              <w:rPr>
                <w:rStyle w:val="Hyperlink"/>
                <w:noProof/>
              </w:rPr>
              <w:t>6.2.1</w:t>
            </w:r>
            <w:r w:rsidR="0027683A">
              <w:rPr>
                <w:rFonts w:asciiTheme="minorHAnsi" w:eastAsiaTheme="minorEastAsia" w:hAnsiTheme="minorHAnsi" w:cstheme="minorBidi"/>
                <w:noProof/>
                <w:sz w:val="22"/>
                <w:lang w:eastAsia="sv-SE"/>
              </w:rPr>
              <w:tab/>
            </w:r>
            <w:r w:rsidR="0027683A" w:rsidRPr="00AE7BD3">
              <w:rPr>
                <w:rStyle w:val="Hyperlink"/>
                <w:noProof/>
              </w:rPr>
              <w:t>Version</w:t>
            </w:r>
            <w:r w:rsidR="0027683A">
              <w:rPr>
                <w:noProof/>
                <w:webHidden/>
              </w:rPr>
              <w:tab/>
            </w:r>
            <w:r w:rsidR="0027683A">
              <w:rPr>
                <w:noProof/>
                <w:webHidden/>
              </w:rPr>
              <w:fldChar w:fldCharType="begin"/>
            </w:r>
            <w:r w:rsidR="0027683A">
              <w:rPr>
                <w:noProof/>
                <w:webHidden/>
              </w:rPr>
              <w:instrText xml:space="preserve"> PAGEREF _Toc383102093 \h </w:instrText>
            </w:r>
            <w:r w:rsidR="0027683A">
              <w:rPr>
                <w:noProof/>
                <w:webHidden/>
              </w:rPr>
            </w:r>
            <w:r w:rsidR="0027683A">
              <w:rPr>
                <w:noProof/>
                <w:webHidden/>
              </w:rPr>
              <w:fldChar w:fldCharType="separate"/>
            </w:r>
            <w:r w:rsidR="0027683A">
              <w:rPr>
                <w:noProof/>
                <w:webHidden/>
              </w:rPr>
              <w:t>66</w:t>
            </w:r>
            <w:r w:rsidR="0027683A">
              <w:rPr>
                <w:noProof/>
                <w:webHidden/>
              </w:rPr>
              <w:fldChar w:fldCharType="end"/>
            </w:r>
          </w:hyperlink>
        </w:p>
        <w:p w14:paraId="712C748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4" w:history="1">
            <w:r w:rsidR="0027683A" w:rsidRPr="00AE7BD3">
              <w:rPr>
                <w:rStyle w:val="Hyperlink"/>
                <w:noProof/>
              </w:rPr>
              <w:t>6.2.2</w:t>
            </w:r>
            <w:r w:rsidR="0027683A">
              <w:rPr>
                <w:rFonts w:asciiTheme="minorHAnsi" w:eastAsiaTheme="minorEastAsia" w:hAnsiTheme="minorHAnsi" w:cstheme="minorBidi"/>
                <w:noProof/>
                <w:sz w:val="22"/>
                <w:lang w:eastAsia="sv-SE"/>
              </w:rPr>
              <w:tab/>
            </w:r>
            <w:r w:rsidR="0027683A" w:rsidRPr="00AE7BD3">
              <w:rPr>
                <w:rStyle w:val="Hyperlink"/>
                <w:noProof/>
              </w:rPr>
              <w:t>Fältregler</w:t>
            </w:r>
            <w:r w:rsidR="0027683A">
              <w:rPr>
                <w:noProof/>
                <w:webHidden/>
              </w:rPr>
              <w:tab/>
            </w:r>
            <w:r w:rsidR="0027683A">
              <w:rPr>
                <w:noProof/>
                <w:webHidden/>
              </w:rPr>
              <w:fldChar w:fldCharType="begin"/>
            </w:r>
            <w:r w:rsidR="0027683A">
              <w:rPr>
                <w:noProof/>
                <w:webHidden/>
              </w:rPr>
              <w:instrText xml:space="preserve"> PAGEREF _Toc383102094 \h </w:instrText>
            </w:r>
            <w:r w:rsidR="0027683A">
              <w:rPr>
                <w:noProof/>
                <w:webHidden/>
              </w:rPr>
            </w:r>
            <w:r w:rsidR="0027683A">
              <w:rPr>
                <w:noProof/>
                <w:webHidden/>
              </w:rPr>
              <w:fldChar w:fldCharType="separate"/>
            </w:r>
            <w:r w:rsidR="0027683A">
              <w:rPr>
                <w:noProof/>
                <w:webHidden/>
              </w:rPr>
              <w:t>66</w:t>
            </w:r>
            <w:r w:rsidR="0027683A">
              <w:rPr>
                <w:noProof/>
                <w:webHidden/>
              </w:rPr>
              <w:fldChar w:fldCharType="end"/>
            </w:r>
          </w:hyperlink>
        </w:p>
        <w:p w14:paraId="517E3EFF"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5" w:history="1">
            <w:r w:rsidR="0027683A" w:rsidRPr="00AE7BD3">
              <w:rPr>
                <w:rStyle w:val="Hyperlink"/>
                <w:noProof/>
              </w:rPr>
              <w:t>6.2.3</w:t>
            </w:r>
            <w:r w:rsidR="0027683A">
              <w:rPr>
                <w:rFonts w:asciiTheme="minorHAnsi" w:eastAsiaTheme="minorEastAsia" w:hAnsiTheme="minorHAnsi" w:cstheme="minorBidi"/>
                <w:noProof/>
                <w:sz w:val="22"/>
                <w:lang w:eastAsia="sv-SE"/>
              </w:rPr>
              <w:tab/>
            </w:r>
            <w:r w:rsidR="0027683A" w:rsidRPr="00AE7BD3">
              <w:rPr>
                <w:rStyle w:val="Hyperlink"/>
                <w:noProof/>
              </w:rPr>
              <w:t>Övriga regler</w:t>
            </w:r>
            <w:r w:rsidR="0027683A">
              <w:rPr>
                <w:noProof/>
                <w:webHidden/>
              </w:rPr>
              <w:tab/>
            </w:r>
            <w:r w:rsidR="0027683A">
              <w:rPr>
                <w:noProof/>
                <w:webHidden/>
              </w:rPr>
              <w:fldChar w:fldCharType="begin"/>
            </w:r>
            <w:r w:rsidR="0027683A">
              <w:rPr>
                <w:noProof/>
                <w:webHidden/>
              </w:rPr>
              <w:instrText xml:space="preserve"> PAGEREF _Toc383102095 \h </w:instrText>
            </w:r>
            <w:r w:rsidR="0027683A">
              <w:rPr>
                <w:noProof/>
                <w:webHidden/>
              </w:rPr>
            </w:r>
            <w:r w:rsidR="0027683A">
              <w:rPr>
                <w:noProof/>
                <w:webHidden/>
              </w:rPr>
              <w:fldChar w:fldCharType="separate"/>
            </w:r>
            <w:r w:rsidR="0027683A">
              <w:rPr>
                <w:noProof/>
                <w:webHidden/>
              </w:rPr>
              <w:t>73</w:t>
            </w:r>
            <w:r w:rsidR="0027683A">
              <w:rPr>
                <w:noProof/>
                <w:webHidden/>
              </w:rPr>
              <w:fldChar w:fldCharType="end"/>
            </w:r>
          </w:hyperlink>
        </w:p>
        <w:p w14:paraId="73439713"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096" w:history="1">
            <w:r w:rsidR="0027683A" w:rsidRPr="00AE7BD3">
              <w:rPr>
                <w:rStyle w:val="Hyperlink"/>
                <w:noProof/>
              </w:rPr>
              <w:t>6.3</w:t>
            </w:r>
            <w:r w:rsidR="0027683A">
              <w:rPr>
                <w:rFonts w:asciiTheme="minorHAnsi" w:eastAsiaTheme="minorEastAsia" w:hAnsiTheme="minorHAnsi" w:cstheme="minorBidi"/>
                <w:noProof/>
                <w:sz w:val="22"/>
                <w:lang w:eastAsia="sv-SE"/>
              </w:rPr>
              <w:tab/>
            </w:r>
            <w:r w:rsidR="0027683A" w:rsidRPr="00AE7BD3">
              <w:rPr>
                <w:rStyle w:val="Hyperlink"/>
                <w:noProof/>
              </w:rPr>
              <w:t>GetLaboratoryOrderOutcome</w:t>
            </w:r>
            <w:r w:rsidR="0027683A">
              <w:rPr>
                <w:noProof/>
                <w:webHidden/>
              </w:rPr>
              <w:tab/>
            </w:r>
            <w:r w:rsidR="0027683A">
              <w:rPr>
                <w:noProof/>
                <w:webHidden/>
              </w:rPr>
              <w:fldChar w:fldCharType="begin"/>
            </w:r>
            <w:r w:rsidR="0027683A">
              <w:rPr>
                <w:noProof/>
                <w:webHidden/>
              </w:rPr>
              <w:instrText xml:space="preserve"> PAGEREF _Toc383102096 \h </w:instrText>
            </w:r>
            <w:r w:rsidR="0027683A">
              <w:rPr>
                <w:noProof/>
                <w:webHidden/>
              </w:rPr>
            </w:r>
            <w:r w:rsidR="0027683A">
              <w:rPr>
                <w:noProof/>
                <w:webHidden/>
              </w:rPr>
              <w:fldChar w:fldCharType="separate"/>
            </w:r>
            <w:r w:rsidR="0027683A">
              <w:rPr>
                <w:noProof/>
                <w:webHidden/>
              </w:rPr>
              <w:t>73</w:t>
            </w:r>
            <w:r w:rsidR="0027683A">
              <w:rPr>
                <w:noProof/>
                <w:webHidden/>
              </w:rPr>
              <w:fldChar w:fldCharType="end"/>
            </w:r>
          </w:hyperlink>
        </w:p>
        <w:p w14:paraId="030796F6"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7" w:history="1">
            <w:r w:rsidR="0027683A" w:rsidRPr="00AE7BD3">
              <w:rPr>
                <w:rStyle w:val="Hyperlink"/>
                <w:noProof/>
              </w:rPr>
              <w:t>6.3.1</w:t>
            </w:r>
            <w:r w:rsidR="0027683A">
              <w:rPr>
                <w:rFonts w:asciiTheme="minorHAnsi" w:eastAsiaTheme="minorEastAsia" w:hAnsiTheme="minorHAnsi" w:cstheme="minorBidi"/>
                <w:noProof/>
                <w:sz w:val="22"/>
                <w:lang w:eastAsia="sv-SE"/>
              </w:rPr>
              <w:tab/>
            </w:r>
            <w:r w:rsidR="0027683A" w:rsidRPr="00AE7BD3">
              <w:rPr>
                <w:rStyle w:val="Hyperlink"/>
                <w:noProof/>
              </w:rPr>
              <w:t>Version</w:t>
            </w:r>
            <w:r w:rsidR="0027683A">
              <w:rPr>
                <w:noProof/>
                <w:webHidden/>
              </w:rPr>
              <w:tab/>
            </w:r>
            <w:r w:rsidR="0027683A">
              <w:rPr>
                <w:noProof/>
                <w:webHidden/>
              </w:rPr>
              <w:fldChar w:fldCharType="begin"/>
            </w:r>
            <w:r w:rsidR="0027683A">
              <w:rPr>
                <w:noProof/>
                <w:webHidden/>
              </w:rPr>
              <w:instrText xml:space="preserve"> PAGEREF _Toc383102097 \h </w:instrText>
            </w:r>
            <w:r w:rsidR="0027683A">
              <w:rPr>
                <w:noProof/>
                <w:webHidden/>
              </w:rPr>
            </w:r>
            <w:r w:rsidR="0027683A">
              <w:rPr>
                <w:noProof/>
                <w:webHidden/>
              </w:rPr>
              <w:fldChar w:fldCharType="separate"/>
            </w:r>
            <w:r w:rsidR="0027683A">
              <w:rPr>
                <w:noProof/>
                <w:webHidden/>
              </w:rPr>
              <w:t>73</w:t>
            </w:r>
            <w:r w:rsidR="0027683A">
              <w:rPr>
                <w:noProof/>
                <w:webHidden/>
              </w:rPr>
              <w:fldChar w:fldCharType="end"/>
            </w:r>
          </w:hyperlink>
        </w:p>
        <w:p w14:paraId="553713F0"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8" w:history="1">
            <w:r w:rsidR="0027683A" w:rsidRPr="00AE7BD3">
              <w:rPr>
                <w:rStyle w:val="Hyperlink"/>
                <w:noProof/>
              </w:rPr>
              <w:t>6.3.2</w:t>
            </w:r>
            <w:r w:rsidR="0027683A">
              <w:rPr>
                <w:rFonts w:asciiTheme="minorHAnsi" w:eastAsiaTheme="minorEastAsia" w:hAnsiTheme="minorHAnsi" w:cstheme="minorBidi"/>
                <w:noProof/>
                <w:sz w:val="22"/>
                <w:lang w:eastAsia="sv-SE"/>
              </w:rPr>
              <w:tab/>
            </w:r>
            <w:r w:rsidR="0027683A" w:rsidRPr="00AE7BD3">
              <w:rPr>
                <w:rStyle w:val="Hyperlink"/>
                <w:noProof/>
              </w:rPr>
              <w:t>Fältregler</w:t>
            </w:r>
            <w:r w:rsidR="0027683A">
              <w:rPr>
                <w:noProof/>
                <w:webHidden/>
              </w:rPr>
              <w:tab/>
            </w:r>
            <w:r w:rsidR="0027683A">
              <w:rPr>
                <w:noProof/>
                <w:webHidden/>
              </w:rPr>
              <w:fldChar w:fldCharType="begin"/>
            </w:r>
            <w:r w:rsidR="0027683A">
              <w:rPr>
                <w:noProof/>
                <w:webHidden/>
              </w:rPr>
              <w:instrText xml:space="preserve"> PAGEREF _Toc383102098 \h </w:instrText>
            </w:r>
            <w:r w:rsidR="0027683A">
              <w:rPr>
                <w:noProof/>
                <w:webHidden/>
              </w:rPr>
            </w:r>
            <w:r w:rsidR="0027683A">
              <w:rPr>
                <w:noProof/>
                <w:webHidden/>
              </w:rPr>
              <w:fldChar w:fldCharType="separate"/>
            </w:r>
            <w:r w:rsidR="0027683A">
              <w:rPr>
                <w:noProof/>
                <w:webHidden/>
              </w:rPr>
              <w:t>73</w:t>
            </w:r>
            <w:r w:rsidR="0027683A">
              <w:rPr>
                <w:noProof/>
                <w:webHidden/>
              </w:rPr>
              <w:fldChar w:fldCharType="end"/>
            </w:r>
          </w:hyperlink>
        </w:p>
        <w:p w14:paraId="3D04BD59"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099" w:history="1">
            <w:r w:rsidR="0027683A" w:rsidRPr="00AE7BD3">
              <w:rPr>
                <w:rStyle w:val="Hyperlink"/>
                <w:noProof/>
              </w:rPr>
              <w:t>6.3.3</w:t>
            </w:r>
            <w:r w:rsidR="0027683A">
              <w:rPr>
                <w:rFonts w:asciiTheme="minorHAnsi" w:eastAsiaTheme="minorEastAsia" w:hAnsiTheme="minorHAnsi" w:cstheme="minorBidi"/>
                <w:noProof/>
                <w:sz w:val="22"/>
                <w:lang w:eastAsia="sv-SE"/>
              </w:rPr>
              <w:tab/>
            </w:r>
            <w:r w:rsidR="0027683A" w:rsidRPr="00AE7BD3">
              <w:rPr>
                <w:rStyle w:val="Hyperlink"/>
                <w:noProof/>
              </w:rPr>
              <w:t>Övriga regler</w:t>
            </w:r>
            <w:r w:rsidR="0027683A">
              <w:rPr>
                <w:noProof/>
                <w:webHidden/>
              </w:rPr>
              <w:tab/>
            </w:r>
            <w:r w:rsidR="0027683A">
              <w:rPr>
                <w:noProof/>
                <w:webHidden/>
              </w:rPr>
              <w:fldChar w:fldCharType="begin"/>
            </w:r>
            <w:r w:rsidR="0027683A">
              <w:rPr>
                <w:noProof/>
                <w:webHidden/>
              </w:rPr>
              <w:instrText xml:space="preserve"> PAGEREF _Toc383102099 \h </w:instrText>
            </w:r>
            <w:r w:rsidR="0027683A">
              <w:rPr>
                <w:noProof/>
                <w:webHidden/>
              </w:rPr>
            </w:r>
            <w:r w:rsidR="0027683A">
              <w:rPr>
                <w:noProof/>
                <w:webHidden/>
              </w:rPr>
              <w:fldChar w:fldCharType="separate"/>
            </w:r>
            <w:r w:rsidR="0027683A">
              <w:rPr>
                <w:noProof/>
                <w:webHidden/>
              </w:rPr>
              <w:t>80</w:t>
            </w:r>
            <w:r w:rsidR="0027683A">
              <w:rPr>
                <w:noProof/>
                <w:webHidden/>
              </w:rPr>
              <w:fldChar w:fldCharType="end"/>
            </w:r>
          </w:hyperlink>
        </w:p>
        <w:p w14:paraId="79E0E408"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100" w:history="1">
            <w:r w:rsidR="0027683A" w:rsidRPr="00AE7BD3">
              <w:rPr>
                <w:rStyle w:val="Hyperlink"/>
                <w:noProof/>
              </w:rPr>
              <w:t>6.4</w:t>
            </w:r>
            <w:r w:rsidR="0027683A">
              <w:rPr>
                <w:rFonts w:asciiTheme="minorHAnsi" w:eastAsiaTheme="minorEastAsia" w:hAnsiTheme="minorHAnsi" w:cstheme="minorBidi"/>
                <w:noProof/>
                <w:sz w:val="22"/>
                <w:lang w:eastAsia="sv-SE"/>
              </w:rPr>
              <w:tab/>
            </w:r>
            <w:r w:rsidR="0027683A" w:rsidRPr="00AE7BD3">
              <w:rPr>
                <w:rStyle w:val="Hyperlink"/>
                <w:noProof/>
              </w:rPr>
              <w:t>GetECGOutcome</w:t>
            </w:r>
            <w:r w:rsidR="0027683A">
              <w:rPr>
                <w:noProof/>
                <w:webHidden/>
              </w:rPr>
              <w:tab/>
            </w:r>
            <w:r w:rsidR="0027683A">
              <w:rPr>
                <w:noProof/>
                <w:webHidden/>
              </w:rPr>
              <w:fldChar w:fldCharType="begin"/>
            </w:r>
            <w:r w:rsidR="0027683A">
              <w:rPr>
                <w:noProof/>
                <w:webHidden/>
              </w:rPr>
              <w:instrText xml:space="preserve"> PAGEREF _Toc383102100 \h </w:instrText>
            </w:r>
            <w:r w:rsidR="0027683A">
              <w:rPr>
                <w:noProof/>
                <w:webHidden/>
              </w:rPr>
            </w:r>
            <w:r w:rsidR="0027683A">
              <w:rPr>
                <w:noProof/>
                <w:webHidden/>
              </w:rPr>
              <w:fldChar w:fldCharType="separate"/>
            </w:r>
            <w:r w:rsidR="0027683A">
              <w:rPr>
                <w:noProof/>
                <w:webHidden/>
              </w:rPr>
              <w:t>81</w:t>
            </w:r>
            <w:r w:rsidR="0027683A">
              <w:rPr>
                <w:noProof/>
                <w:webHidden/>
              </w:rPr>
              <w:fldChar w:fldCharType="end"/>
            </w:r>
          </w:hyperlink>
        </w:p>
        <w:p w14:paraId="43990BE7"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1" w:history="1">
            <w:r w:rsidR="0027683A" w:rsidRPr="00AE7BD3">
              <w:rPr>
                <w:rStyle w:val="Hyperlink"/>
                <w:noProof/>
              </w:rPr>
              <w:t>6.4.1</w:t>
            </w:r>
            <w:r w:rsidR="0027683A">
              <w:rPr>
                <w:rFonts w:asciiTheme="minorHAnsi" w:eastAsiaTheme="minorEastAsia" w:hAnsiTheme="minorHAnsi" w:cstheme="minorBidi"/>
                <w:noProof/>
                <w:sz w:val="22"/>
                <w:lang w:eastAsia="sv-SE"/>
              </w:rPr>
              <w:tab/>
            </w:r>
            <w:r w:rsidR="0027683A" w:rsidRPr="00AE7BD3">
              <w:rPr>
                <w:rStyle w:val="Hyperlink"/>
                <w:noProof/>
              </w:rPr>
              <w:t>Version</w:t>
            </w:r>
            <w:r w:rsidR="0027683A">
              <w:rPr>
                <w:noProof/>
                <w:webHidden/>
              </w:rPr>
              <w:tab/>
            </w:r>
            <w:r w:rsidR="0027683A">
              <w:rPr>
                <w:noProof/>
                <w:webHidden/>
              </w:rPr>
              <w:fldChar w:fldCharType="begin"/>
            </w:r>
            <w:r w:rsidR="0027683A">
              <w:rPr>
                <w:noProof/>
                <w:webHidden/>
              </w:rPr>
              <w:instrText xml:space="preserve"> PAGEREF _Toc383102101 \h </w:instrText>
            </w:r>
            <w:r w:rsidR="0027683A">
              <w:rPr>
                <w:noProof/>
                <w:webHidden/>
              </w:rPr>
            </w:r>
            <w:r w:rsidR="0027683A">
              <w:rPr>
                <w:noProof/>
                <w:webHidden/>
              </w:rPr>
              <w:fldChar w:fldCharType="separate"/>
            </w:r>
            <w:r w:rsidR="0027683A">
              <w:rPr>
                <w:noProof/>
                <w:webHidden/>
              </w:rPr>
              <w:t>81</w:t>
            </w:r>
            <w:r w:rsidR="0027683A">
              <w:rPr>
                <w:noProof/>
                <w:webHidden/>
              </w:rPr>
              <w:fldChar w:fldCharType="end"/>
            </w:r>
          </w:hyperlink>
        </w:p>
        <w:p w14:paraId="616A86A4"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2" w:history="1">
            <w:r w:rsidR="0027683A" w:rsidRPr="00AE7BD3">
              <w:rPr>
                <w:rStyle w:val="Hyperlink"/>
                <w:noProof/>
              </w:rPr>
              <w:t>6.4.2</w:t>
            </w:r>
            <w:r w:rsidR="0027683A">
              <w:rPr>
                <w:rFonts w:asciiTheme="minorHAnsi" w:eastAsiaTheme="minorEastAsia" w:hAnsiTheme="minorHAnsi" w:cstheme="minorBidi"/>
                <w:noProof/>
                <w:sz w:val="22"/>
                <w:lang w:eastAsia="sv-SE"/>
              </w:rPr>
              <w:tab/>
            </w:r>
            <w:r w:rsidR="0027683A" w:rsidRPr="00AE7BD3">
              <w:rPr>
                <w:rStyle w:val="Hyperlink"/>
                <w:noProof/>
              </w:rPr>
              <w:t>Fältregler</w:t>
            </w:r>
            <w:r w:rsidR="0027683A">
              <w:rPr>
                <w:noProof/>
                <w:webHidden/>
              </w:rPr>
              <w:tab/>
            </w:r>
            <w:r w:rsidR="0027683A">
              <w:rPr>
                <w:noProof/>
                <w:webHidden/>
              </w:rPr>
              <w:fldChar w:fldCharType="begin"/>
            </w:r>
            <w:r w:rsidR="0027683A">
              <w:rPr>
                <w:noProof/>
                <w:webHidden/>
              </w:rPr>
              <w:instrText xml:space="preserve"> PAGEREF _Toc383102102 \h </w:instrText>
            </w:r>
            <w:r w:rsidR="0027683A">
              <w:rPr>
                <w:noProof/>
                <w:webHidden/>
              </w:rPr>
            </w:r>
            <w:r w:rsidR="0027683A">
              <w:rPr>
                <w:noProof/>
                <w:webHidden/>
              </w:rPr>
              <w:fldChar w:fldCharType="separate"/>
            </w:r>
            <w:r w:rsidR="0027683A">
              <w:rPr>
                <w:noProof/>
                <w:webHidden/>
              </w:rPr>
              <w:t>81</w:t>
            </w:r>
            <w:r w:rsidR="0027683A">
              <w:rPr>
                <w:noProof/>
                <w:webHidden/>
              </w:rPr>
              <w:fldChar w:fldCharType="end"/>
            </w:r>
          </w:hyperlink>
        </w:p>
        <w:p w14:paraId="4EBC26BB"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3" w:history="1">
            <w:r w:rsidR="0027683A" w:rsidRPr="00AE7BD3">
              <w:rPr>
                <w:rStyle w:val="Hyperlink"/>
                <w:noProof/>
              </w:rPr>
              <w:t>6.4.3</w:t>
            </w:r>
            <w:r w:rsidR="0027683A">
              <w:rPr>
                <w:rFonts w:asciiTheme="minorHAnsi" w:eastAsiaTheme="minorEastAsia" w:hAnsiTheme="minorHAnsi" w:cstheme="minorBidi"/>
                <w:noProof/>
                <w:sz w:val="22"/>
                <w:lang w:eastAsia="sv-SE"/>
              </w:rPr>
              <w:tab/>
            </w:r>
            <w:r w:rsidR="0027683A" w:rsidRPr="00AE7BD3">
              <w:rPr>
                <w:rStyle w:val="Hyperlink"/>
                <w:noProof/>
              </w:rPr>
              <w:t>Övriga regler</w:t>
            </w:r>
            <w:r w:rsidR="0027683A">
              <w:rPr>
                <w:noProof/>
                <w:webHidden/>
              </w:rPr>
              <w:tab/>
            </w:r>
            <w:r w:rsidR="0027683A">
              <w:rPr>
                <w:noProof/>
                <w:webHidden/>
              </w:rPr>
              <w:fldChar w:fldCharType="begin"/>
            </w:r>
            <w:r w:rsidR="0027683A">
              <w:rPr>
                <w:noProof/>
                <w:webHidden/>
              </w:rPr>
              <w:instrText xml:space="preserve"> PAGEREF _Toc383102103 \h </w:instrText>
            </w:r>
            <w:r w:rsidR="0027683A">
              <w:rPr>
                <w:noProof/>
                <w:webHidden/>
              </w:rPr>
            </w:r>
            <w:r w:rsidR="0027683A">
              <w:rPr>
                <w:noProof/>
                <w:webHidden/>
              </w:rPr>
              <w:fldChar w:fldCharType="separate"/>
            </w:r>
            <w:r w:rsidR="0027683A">
              <w:rPr>
                <w:noProof/>
                <w:webHidden/>
              </w:rPr>
              <w:t>93</w:t>
            </w:r>
            <w:r w:rsidR="0027683A">
              <w:rPr>
                <w:noProof/>
                <w:webHidden/>
              </w:rPr>
              <w:fldChar w:fldCharType="end"/>
            </w:r>
          </w:hyperlink>
        </w:p>
        <w:p w14:paraId="2326B604" w14:textId="77777777" w:rsidR="0027683A" w:rsidRDefault="00627F1E">
          <w:pPr>
            <w:pStyle w:val="TOC2"/>
            <w:tabs>
              <w:tab w:val="left" w:pos="880"/>
              <w:tab w:val="right" w:leader="dot" w:pos="8664"/>
            </w:tabs>
            <w:rPr>
              <w:rFonts w:asciiTheme="minorHAnsi" w:eastAsiaTheme="minorEastAsia" w:hAnsiTheme="minorHAnsi" w:cstheme="minorBidi"/>
              <w:noProof/>
              <w:sz w:val="22"/>
              <w:lang w:eastAsia="sv-SE"/>
            </w:rPr>
          </w:pPr>
          <w:hyperlink w:anchor="_Toc383102104" w:history="1">
            <w:r w:rsidR="0027683A" w:rsidRPr="00AE7BD3">
              <w:rPr>
                <w:rStyle w:val="Hyperlink"/>
                <w:noProof/>
              </w:rPr>
              <w:t>6.5</w:t>
            </w:r>
            <w:r w:rsidR="0027683A">
              <w:rPr>
                <w:rFonts w:asciiTheme="minorHAnsi" w:eastAsiaTheme="minorEastAsia" w:hAnsiTheme="minorHAnsi" w:cstheme="minorBidi"/>
                <w:noProof/>
                <w:sz w:val="22"/>
                <w:lang w:eastAsia="sv-SE"/>
              </w:rPr>
              <w:tab/>
            </w:r>
            <w:r w:rsidR="0027683A" w:rsidRPr="00AE7BD3">
              <w:rPr>
                <w:rStyle w:val="Hyperlink"/>
                <w:noProof/>
              </w:rPr>
              <w:t>GetImagingOutcome</w:t>
            </w:r>
            <w:r w:rsidR="0027683A">
              <w:rPr>
                <w:noProof/>
                <w:webHidden/>
              </w:rPr>
              <w:tab/>
            </w:r>
            <w:r w:rsidR="0027683A">
              <w:rPr>
                <w:noProof/>
                <w:webHidden/>
              </w:rPr>
              <w:fldChar w:fldCharType="begin"/>
            </w:r>
            <w:r w:rsidR="0027683A">
              <w:rPr>
                <w:noProof/>
                <w:webHidden/>
              </w:rPr>
              <w:instrText xml:space="preserve"> PAGEREF _Toc383102104 \h </w:instrText>
            </w:r>
            <w:r w:rsidR="0027683A">
              <w:rPr>
                <w:noProof/>
                <w:webHidden/>
              </w:rPr>
            </w:r>
            <w:r w:rsidR="0027683A">
              <w:rPr>
                <w:noProof/>
                <w:webHidden/>
              </w:rPr>
              <w:fldChar w:fldCharType="separate"/>
            </w:r>
            <w:r w:rsidR="0027683A">
              <w:rPr>
                <w:noProof/>
                <w:webHidden/>
              </w:rPr>
              <w:t>9</w:t>
            </w:r>
            <w:r w:rsidR="0027683A">
              <w:rPr>
                <w:noProof/>
                <w:webHidden/>
              </w:rPr>
              <w:t>4</w:t>
            </w:r>
            <w:r w:rsidR="0027683A">
              <w:rPr>
                <w:noProof/>
                <w:webHidden/>
              </w:rPr>
              <w:fldChar w:fldCharType="end"/>
            </w:r>
          </w:hyperlink>
        </w:p>
        <w:p w14:paraId="1F218861"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5" w:history="1">
            <w:r w:rsidR="0027683A" w:rsidRPr="00AE7BD3">
              <w:rPr>
                <w:rStyle w:val="Hyperlink"/>
                <w:noProof/>
              </w:rPr>
              <w:t>6.5.1</w:t>
            </w:r>
            <w:r w:rsidR="0027683A">
              <w:rPr>
                <w:rFonts w:asciiTheme="minorHAnsi" w:eastAsiaTheme="minorEastAsia" w:hAnsiTheme="minorHAnsi" w:cstheme="minorBidi"/>
                <w:noProof/>
                <w:sz w:val="22"/>
                <w:lang w:eastAsia="sv-SE"/>
              </w:rPr>
              <w:tab/>
            </w:r>
            <w:r w:rsidR="0027683A" w:rsidRPr="00AE7BD3">
              <w:rPr>
                <w:rStyle w:val="Hyperlink"/>
                <w:noProof/>
              </w:rPr>
              <w:t>Version</w:t>
            </w:r>
            <w:r w:rsidR="0027683A">
              <w:rPr>
                <w:noProof/>
                <w:webHidden/>
              </w:rPr>
              <w:tab/>
            </w:r>
            <w:r w:rsidR="0027683A">
              <w:rPr>
                <w:noProof/>
                <w:webHidden/>
              </w:rPr>
              <w:fldChar w:fldCharType="begin"/>
            </w:r>
            <w:r w:rsidR="0027683A">
              <w:rPr>
                <w:noProof/>
                <w:webHidden/>
              </w:rPr>
              <w:instrText xml:space="preserve"> PAGEREF _Toc383102105 \h </w:instrText>
            </w:r>
            <w:r w:rsidR="0027683A">
              <w:rPr>
                <w:noProof/>
                <w:webHidden/>
              </w:rPr>
            </w:r>
            <w:r w:rsidR="0027683A">
              <w:rPr>
                <w:noProof/>
                <w:webHidden/>
              </w:rPr>
              <w:fldChar w:fldCharType="separate"/>
            </w:r>
            <w:r w:rsidR="0027683A">
              <w:rPr>
                <w:noProof/>
                <w:webHidden/>
              </w:rPr>
              <w:t>94</w:t>
            </w:r>
            <w:r w:rsidR="0027683A">
              <w:rPr>
                <w:noProof/>
                <w:webHidden/>
              </w:rPr>
              <w:fldChar w:fldCharType="end"/>
            </w:r>
          </w:hyperlink>
        </w:p>
        <w:p w14:paraId="6479AB4E"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6" w:history="1">
            <w:r w:rsidR="0027683A" w:rsidRPr="00AE7BD3">
              <w:rPr>
                <w:rStyle w:val="Hyperlink"/>
                <w:noProof/>
              </w:rPr>
              <w:t>6.5.2</w:t>
            </w:r>
            <w:r w:rsidR="0027683A">
              <w:rPr>
                <w:rFonts w:asciiTheme="minorHAnsi" w:eastAsiaTheme="minorEastAsia" w:hAnsiTheme="minorHAnsi" w:cstheme="minorBidi"/>
                <w:noProof/>
                <w:sz w:val="22"/>
                <w:lang w:eastAsia="sv-SE"/>
              </w:rPr>
              <w:tab/>
            </w:r>
            <w:r w:rsidR="0027683A" w:rsidRPr="00AE7BD3">
              <w:rPr>
                <w:rStyle w:val="Hyperlink"/>
                <w:noProof/>
              </w:rPr>
              <w:t>Fältregler</w:t>
            </w:r>
            <w:r w:rsidR="0027683A">
              <w:rPr>
                <w:noProof/>
                <w:webHidden/>
              </w:rPr>
              <w:tab/>
            </w:r>
            <w:r w:rsidR="0027683A">
              <w:rPr>
                <w:noProof/>
                <w:webHidden/>
              </w:rPr>
              <w:fldChar w:fldCharType="begin"/>
            </w:r>
            <w:r w:rsidR="0027683A">
              <w:rPr>
                <w:noProof/>
                <w:webHidden/>
              </w:rPr>
              <w:instrText xml:space="preserve"> PAGEREF _Toc383102106 \h </w:instrText>
            </w:r>
            <w:r w:rsidR="0027683A">
              <w:rPr>
                <w:noProof/>
                <w:webHidden/>
              </w:rPr>
            </w:r>
            <w:r w:rsidR="0027683A">
              <w:rPr>
                <w:noProof/>
                <w:webHidden/>
              </w:rPr>
              <w:fldChar w:fldCharType="separate"/>
            </w:r>
            <w:r w:rsidR="0027683A">
              <w:rPr>
                <w:noProof/>
                <w:webHidden/>
              </w:rPr>
              <w:t>94</w:t>
            </w:r>
            <w:r w:rsidR="0027683A">
              <w:rPr>
                <w:noProof/>
                <w:webHidden/>
              </w:rPr>
              <w:fldChar w:fldCharType="end"/>
            </w:r>
          </w:hyperlink>
        </w:p>
        <w:p w14:paraId="2AADC6C6" w14:textId="77777777" w:rsidR="0027683A" w:rsidRDefault="00627F1E">
          <w:pPr>
            <w:pStyle w:val="TOC3"/>
            <w:tabs>
              <w:tab w:val="left" w:pos="1100"/>
              <w:tab w:val="right" w:leader="dot" w:pos="8664"/>
            </w:tabs>
            <w:rPr>
              <w:rFonts w:asciiTheme="minorHAnsi" w:eastAsiaTheme="minorEastAsia" w:hAnsiTheme="minorHAnsi" w:cstheme="minorBidi"/>
              <w:noProof/>
              <w:sz w:val="22"/>
              <w:lang w:eastAsia="sv-SE"/>
            </w:rPr>
          </w:pPr>
          <w:hyperlink w:anchor="_Toc383102107" w:history="1">
            <w:r w:rsidR="0027683A" w:rsidRPr="00AE7BD3">
              <w:rPr>
                <w:rStyle w:val="Hyperlink"/>
                <w:noProof/>
              </w:rPr>
              <w:t>6.5.3</w:t>
            </w:r>
            <w:r w:rsidR="0027683A">
              <w:rPr>
                <w:rFonts w:asciiTheme="minorHAnsi" w:eastAsiaTheme="minorEastAsia" w:hAnsiTheme="minorHAnsi" w:cstheme="minorBidi"/>
                <w:noProof/>
                <w:sz w:val="22"/>
                <w:lang w:eastAsia="sv-SE"/>
              </w:rPr>
              <w:tab/>
            </w:r>
            <w:r w:rsidR="0027683A" w:rsidRPr="00AE7BD3">
              <w:rPr>
                <w:rStyle w:val="Hyperlink"/>
                <w:noProof/>
              </w:rPr>
              <w:t>Övriga regler</w:t>
            </w:r>
            <w:r w:rsidR="0027683A">
              <w:rPr>
                <w:noProof/>
                <w:webHidden/>
              </w:rPr>
              <w:tab/>
            </w:r>
            <w:r w:rsidR="0027683A">
              <w:rPr>
                <w:noProof/>
                <w:webHidden/>
              </w:rPr>
              <w:fldChar w:fldCharType="begin"/>
            </w:r>
            <w:r w:rsidR="0027683A">
              <w:rPr>
                <w:noProof/>
                <w:webHidden/>
              </w:rPr>
              <w:instrText xml:space="preserve"> PAGEREF _Toc383102107 \h </w:instrText>
            </w:r>
            <w:r w:rsidR="0027683A">
              <w:rPr>
                <w:noProof/>
                <w:webHidden/>
              </w:rPr>
            </w:r>
            <w:r w:rsidR="0027683A">
              <w:rPr>
                <w:noProof/>
                <w:webHidden/>
              </w:rPr>
              <w:fldChar w:fldCharType="separate"/>
            </w:r>
            <w:r w:rsidR="0027683A">
              <w:rPr>
                <w:noProof/>
                <w:webHidden/>
              </w:rPr>
              <w:t>105</w:t>
            </w:r>
            <w:r w:rsidR="0027683A">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p>
    <w:p w14:paraId="6344DB3E" w14:textId="77777777" w:rsidR="004255A2" w:rsidRPr="00CC412F" w:rsidRDefault="004255A2" w:rsidP="004255A2">
      <w:pPr>
        <w:rPr>
          <w:color w:val="4F81BD" w:themeColor="accent1"/>
        </w:rPr>
      </w:pPr>
    </w:p>
    <w:p w14:paraId="271B41A9" w14:textId="77777777" w:rsidR="004255A2" w:rsidRPr="00CC412F" w:rsidRDefault="004255A2" w:rsidP="004255A2">
      <w:pPr>
        <w:rPr>
          <w:rStyle w:val="BodyTextChar"/>
          <w:rFonts w:ascii="Times New Roman" w:hAnsi="Times New Roman"/>
          <w:szCs w:val="20"/>
        </w:rPr>
      </w:pPr>
      <w:r w:rsidRPr="00CC412F">
        <w:rPr>
          <w:b/>
        </w:rPr>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 xml:space="preserve">Tog bort </w:t>
            </w:r>
            <w:proofErr w:type="gramStart"/>
            <w:r w:rsidRPr="00CC412F">
              <w:t>ej</w:t>
            </w:r>
            <w:proofErr w:type="gramEnd"/>
            <w:r w:rsidRPr="00CC412F">
              <w:t xml:space="preserve">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lastRenderedPageBreak/>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w:t>
            </w:r>
            <w:proofErr w:type="gramStart"/>
            <w:r w:rsidRPr="00CC412F">
              <w:t>ehr:patientsummary</w:t>
            </w:r>
            <w:proofErr w:type="gramEnd"/>
            <w:r w:rsidRPr="00CC412F">
              <w:t xml:space="preserve"> till </w:t>
            </w:r>
            <w:r w:rsidRPr="00CC412F">
              <w:rPr>
                <w:rFonts w:ascii="Calibri" w:hAnsi="Calibri"/>
                <w:color w:val="000000"/>
              </w:rPr>
              <w:t>clinicalprocess:healthcond:description</w:t>
            </w:r>
          </w:p>
        </w:tc>
        <w:tc>
          <w:tcPr>
            <w:tcW w:w="1980" w:type="dxa"/>
          </w:tcPr>
          <w:p w14:paraId="66222C41" w14:textId="4ACFC17F" w:rsidR="002D5403" w:rsidRPr="00CC412F" w:rsidRDefault="002D5403" w:rsidP="000D0257">
            <w:pPr>
              <w:pStyle w:val="TOC1"/>
              <w:ind w:left="28"/>
            </w:pPr>
            <w:r w:rsidRPr="00CC412F">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proofErr w:type="gramStart"/>
            <w:r>
              <w:t>-</w:t>
            </w:r>
            <w:proofErr w:type="gramEnd"/>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proofErr w:type="gramStart"/>
            <w:r w:rsidRPr="00CC412F">
              <w:t>-</w:t>
            </w:r>
            <w:proofErr w:type="gramEnd"/>
            <w:r w:rsidRPr="00CC412F">
              <w:t xml:space="preserve"> Lagt till oid(CeHis) för kön.</w:t>
            </w:r>
          </w:p>
          <w:p w14:paraId="72E70D26" w14:textId="77777777" w:rsidR="002D5403" w:rsidRPr="00FB06E9" w:rsidRDefault="002D5403" w:rsidP="00C420B9">
            <w:pPr>
              <w:pStyle w:val="TableText"/>
              <w:rPr>
                <w:szCs w:val="22"/>
              </w:rPr>
            </w:pPr>
            <w:proofErr w:type="gramStart"/>
            <w:r w:rsidRPr="00CC412F">
              <w:t>-</w:t>
            </w:r>
            <w:proofErr w:type="gramEnd"/>
            <w:r w:rsidRPr="00CC412F">
              <w:t xml:space="preserve"> Ändrat semantik i EI-fältet ”Most Recent Content”</w:t>
            </w:r>
          </w:p>
          <w:p w14:paraId="0456C6DA" w14:textId="24F072CD" w:rsidR="002D5403" w:rsidRPr="00CC412F" w:rsidRDefault="002D5403" w:rsidP="000D0257">
            <w:pPr>
              <w:pStyle w:val="TOC1"/>
            </w:pPr>
            <w:proofErr w:type="gramStart"/>
            <w:r w:rsidRPr="00CC412F">
              <w:t>-</w:t>
            </w:r>
            <w:proofErr w:type="gramEnd"/>
            <w:r w:rsidRPr="00CC412F">
              <w:t xml:space="preserve">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 xml:space="preserve">Uppdaterad typ på viktfält från </w:t>
            </w:r>
            <w:proofErr w:type="gramStart"/>
            <w:r w:rsidRPr="00CC412F">
              <w:t>int</w:t>
            </w:r>
            <w:proofErr w:type="gramEnd"/>
            <w:r w:rsidRPr="00CC412F">
              <w:t xml:space="preserve">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w:t>
            </w:r>
            <w:proofErr w:type="gramStart"/>
            <w:r w:rsidRPr="00CC412F">
              <w:t>..</w:t>
            </w:r>
            <w:proofErr w:type="gramEnd"/>
            <w:r w:rsidRPr="00CC412F">
              <w:t>* i GetMaternityMedicalHistory</w:t>
            </w:r>
          </w:p>
          <w:p w14:paraId="53650CED" w14:textId="4DAAC91F" w:rsidR="002D5403" w:rsidRPr="00CC412F" w:rsidRDefault="002D5403" w:rsidP="000D0257">
            <w:pPr>
              <w:pStyle w:val="TOC1"/>
            </w:pPr>
            <w:r w:rsidRPr="00CC412F">
              <w:t>Ändrat kardinalitet för typeOfLeave till 0</w:t>
            </w:r>
            <w:proofErr w:type="gramStart"/>
            <w:r w:rsidRPr="00CC412F">
              <w:t>..</w:t>
            </w:r>
            <w:proofErr w:type="gramEnd"/>
            <w:r w:rsidRPr="00CC412F">
              <w:t>*.</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 xml:space="preserve">PersonIdType, </w:t>
            </w:r>
            <w:proofErr w:type="gramStart"/>
            <w:r w:rsidRPr="00CC412F">
              <w:t>rättat  sourceSystemHSAid</w:t>
            </w:r>
            <w:proofErr w:type="gramEnd"/>
            <w:r w:rsidRPr="00CC412F">
              <w:t xml:space="preserve">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proofErr w:type="gramStart"/>
            <w:r w:rsidRPr="00CC412F">
              <w:t>-</w:t>
            </w:r>
            <w:proofErr w:type="gramEnd"/>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proofErr w:type="gramStart"/>
            <w:r w:rsidRPr="00CC412F">
              <w:t>-</w:t>
            </w:r>
            <w:proofErr w:type="gramEnd"/>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proofErr w:type="gramStart"/>
            <w:r w:rsidRPr="00CC412F">
              <w:t>-</w:t>
            </w:r>
            <w:proofErr w:type="gramEnd"/>
            <w:r w:rsidRPr="00CC412F">
              <w:t xml:space="preserve"> </w:t>
            </w:r>
            <w:r w:rsidR="002D5403" w:rsidRPr="00CC412F">
              <w:t>Lagt till glycosuria (glucosuri)</w:t>
            </w:r>
          </w:p>
          <w:p w14:paraId="1665BF9D" w14:textId="319EF124" w:rsidR="002D5403" w:rsidRPr="00CC412F" w:rsidRDefault="001C4712" w:rsidP="000D0257">
            <w:proofErr w:type="gramStart"/>
            <w:r w:rsidRPr="00CC412F">
              <w:t>-</w:t>
            </w:r>
            <w:proofErr w:type="gramEnd"/>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roofErr w:type="gramStart"/>
            <w:r w:rsidRPr="00CC412F">
              <w:t>..</w:t>
            </w:r>
            <w:proofErr w:type="gramEnd"/>
            <w:r w:rsidRPr="00CC412F">
              <w:t>*</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62C4D52B" w:rsidR="00A92ED7" w:rsidRPr="000D0257" w:rsidRDefault="00A92ED7" w:rsidP="00C420B9">
            <w:pPr>
              <w:pStyle w:val="TableText"/>
              <w:rPr>
                <w:highlight w:val="yellow"/>
              </w:rPr>
            </w:pPr>
            <w:r w:rsidRPr="000D0257">
              <w:rPr>
                <w:highlight w:val="yellow"/>
              </w:rPr>
              <w:lastRenderedPageBreak/>
              <w:t>2.1-RC3</w:t>
            </w:r>
          </w:p>
        </w:tc>
        <w:tc>
          <w:tcPr>
            <w:tcW w:w="1224" w:type="dxa"/>
          </w:tcPr>
          <w:p w14:paraId="6DDE09DE" w14:textId="7A9569A2" w:rsidR="00A92ED7" w:rsidRPr="000D0257" w:rsidRDefault="00A92ED7" w:rsidP="00C420B9">
            <w:pPr>
              <w:pStyle w:val="TableText"/>
              <w:rPr>
                <w:highlight w:val="yellow"/>
              </w:rPr>
            </w:pPr>
            <w:r w:rsidRPr="000D0257">
              <w:rPr>
                <w:highlight w:val="yellow"/>
              </w:rPr>
              <w:t>2014-03-</w:t>
            </w:r>
            <w:r w:rsidR="000647D1" w:rsidRPr="000D0257">
              <w:rPr>
                <w:highlight w:val="yellow"/>
              </w:rPr>
              <w:t>20</w:t>
            </w:r>
          </w:p>
        </w:tc>
        <w:tc>
          <w:tcPr>
            <w:tcW w:w="4140" w:type="dxa"/>
          </w:tcPr>
          <w:p w14:paraId="7A2D8D38" w14:textId="7D78FAA5" w:rsidR="00A92ED7" w:rsidRPr="000D0257" w:rsidRDefault="00A92ED7" w:rsidP="000D0257">
            <w:pPr>
              <w:pStyle w:val="ListParagraph"/>
              <w:widowControl w:val="0"/>
              <w:numPr>
                <w:ilvl w:val="0"/>
                <w:numId w:val="29"/>
              </w:numPr>
              <w:spacing w:line="240" w:lineRule="auto"/>
              <w:contextualSpacing w:val="0"/>
              <w:rPr>
                <w:highlight w:val="yellow"/>
              </w:rPr>
            </w:pPr>
          </w:p>
        </w:tc>
        <w:tc>
          <w:tcPr>
            <w:tcW w:w="1980" w:type="dxa"/>
          </w:tcPr>
          <w:p w14:paraId="408F9C0C" w14:textId="4328524F" w:rsidR="00A92ED7" w:rsidRPr="000D0257" w:rsidRDefault="000647D1" w:rsidP="000D0257">
            <w:pPr>
              <w:pStyle w:val="TOC1"/>
              <w:ind w:left="28"/>
            </w:pPr>
            <w:r w:rsidRPr="000D0257">
              <w:rPr>
                <w:highlight w:val="yellow"/>
              </w:rPr>
              <w:t>Stefan Asanin, Björn Genfors, Andreas Bjärkmar</w:t>
            </w:r>
            <w:r w:rsidR="000D0257" w:rsidRPr="000D0257">
              <w:rPr>
                <w:highlight w:val="yellow"/>
              </w:rPr>
              <w:t>, Khaled Daham</w:t>
            </w:r>
          </w:p>
        </w:tc>
        <w:tc>
          <w:tcPr>
            <w:tcW w:w="1440" w:type="dxa"/>
          </w:tcPr>
          <w:p w14:paraId="60625831" w14:textId="77777777" w:rsidR="00A92ED7" w:rsidRPr="000D0257" w:rsidRDefault="00A92ED7" w:rsidP="00C420B9">
            <w:pPr>
              <w:pStyle w:val="TableText"/>
            </w:pPr>
          </w:p>
        </w:tc>
      </w:tr>
    </w:tbl>
    <w:p w14:paraId="2BFB3084" w14:textId="77777777"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174CB92A" w14:textId="77777777" w:rsidR="004255A2" w:rsidRPr="00CC412F" w:rsidRDefault="004255A2" w:rsidP="00F94BE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4CF8F585" w:rsidR="002D5403" w:rsidRPr="00FB06E9" w:rsidRDefault="002D5403" w:rsidP="00C420B9">
            <w:pPr>
              <w:pStyle w:val="TableText"/>
              <w:rPr>
                <w:szCs w:val="22"/>
              </w:rPr>
            </w:pPr>
            <w:r w:rsidRPr="00CC412F">
              <w:t>R1</w:t>
            </w:r>
          </w:p>
        </w:tc>
        <w:tc>
          <w:tcPr>
            <w:tcW w:w="2892" w:type="dxa"/>
          </w:tcPr>
          <w:p w14:paraId="3CB096E1" w14:textId="5DF0B7D5" w:rsidR="002D5403" w:rsidRPr="00FB06E9" w:rsidRDefault="008B463B" w:rsidP="00C420B9">
            <w:pPr>
              <w:pStyle w:val="TableText"/>
              <w:rPr>
                <w:szCs w:val="22"/>
              </w:rPr>
            </w:pPr>
            <w:r w:rsidRPr="00CC412F">
              <w:t xml:space="preserve"> Hantera </w:t>
            </w:r>
            <w:proofErr w:type="gramStart"/>
            <w:r w:rsidRPr="00CC412F">
              <w:t>hälsorelaterad</w:t>
            </w:r>
            <w:proofErr w:type="gramEnd"/>
            <w:r w:rsidRPr="00CC412F">
              <w:t xml:space="preserve"> tillstånd, utfall av aktivitet – Arkitekturella Beslut</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395B036C" w:rsidR="002D5403" w:rsidRPr="00FB06E9" w:rsidRDefault="002D5403" w:rsidP="00C420B9">
            <w:pPr>
              <w:pStyle w:val="TableText"/>
              <w:rPr>
                <w:szCs w:val="22"/>
              </w:rPr>
            </w:pPr>
            <w:r w:rsidRPr="00CC412F">
              <w:t>R2</w:t>
            </w:r>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627F1E"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850B76E" w:rsidR="002D5403" w:rsidRPr="00FB06E9" w:rsidRDefault="002D5403" w:rsidP="00C420B9">
            <w:pPr>
              <w:pStyle w:val="TableText"/>
              <w:rPr>
                <w:szCs w:val="22"/>
              </w:rPr>
            </w:pPr>
            <w:r w:rsidRPr="00CC412F">
              <w:t>R3</w:t>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24D22573" w:rsidR="00420C18" w:rsidRPr="00FB06E9" w:rsidRDefault="00420C18" w:rsidP="00C420B9">
            <w:pPr>
              <w:pStyle w:val="TableText"/>
              <w:rPr>
                <w:szCs w:val="22"/>
              </w:rPr>
            </w:pPr>
            <w:r w:rsidRPr="00CC412F">
              <w:t>R4</w:t>
            </w:r>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514F66A7" w:rsidR="00420C18" w:rsidRPr="00FB06E9" w:rsidRDefault="00627F1E" w:rsidP="00C420B9">
            <w:pPr>
              <w:pStyle w:val="TableText"/>
              <w:rPr>
                <w:szCs w:val="22"/>
              </w:rPr>
            </w:pPr>
            <w:hyperlink r:id="rId10" w:history="1">
              <w:r w:rsidR="00462112" w:rsidRPr="00CC412F">
                <w:rPr>
                  <w:rStyle w:val="Hyperlink"/>
                </w:rPr>
                <w:t>http://rivta.se/documents/</w:t>
              </w:r>
            </w:hyperlink>
          </w:p>
        </w:tc>
      </w:tr>
    </w:tbl>
    <w:p w14:paraId="1D33CB7C" w14:textId="77777777" w:rsidR="004255A2" w:rsidRPr="00CC412F" w:rsidRDefault="004255A2" w:rsidP="004255A2">
      <w:pPr>
        <w:rPr>
          <w:b/>
        </w:rPr>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282BCB74" w14:textId="77777777" w:rsidR="00030D6C" w:rsidRPr="00CC412F" w:rsidRDefault="00030D6C" w:rsidP="00030D6C">
      <w:pPr>
        <w:rPr>
          <w:b/>
        </w:rPr>
      </w:pPr>
    </w:p>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8" w:name="_Toc357754843"/>
      <w:bookmarkStart w:id="9" w:name="_Toc383102043"/>
      <w:r w:rsidRPr="00CC412F">
        <w:t>Inledning</w:t>
      </w:r>
      <w:bookmarkEnd w:id="2"/>
      <w:bookmarkEnd w:id="3"/>
      <w:bookmarkEnd w:id="4"/>
      <w:bookmarkEnd w:id="5"/>
      <w:bookmarkEnd w:id="6"/>
      <w:bookmarkEnd w:id="7"/>
      <w:bookmarkEnd w:id="8"/>
      <w:bookmarkEnd w:id="9"/>
    </w:p>
    <w:p w14:paraId="74981C58" w14:textId="6E7F2903" w:rsidR="00184BA7" w:rsidRDefault="00AD6605">
      <w:r w:rsidRPr="00CC412F">
        <w:t>Detta är beskrivningen av tjänstekontrakten</w:t>
      </w:r>
      <w:r w:rsidR="00184BA7" w:rsidRPr="00CC412F">
        <w:t xml:space="preserve"> i tjänstedomänen </w:t>
      </w:r>
      <w:proofErr w:type="gramStart"/>
      <w:r w:rsidRPr="00CC412F">
        <w:t>clinicalprocess:healthcond</w:t>
      </w:r>
      <w:proofErr w:type="gramEnd"/>
      <w:r w:rsidRPr="00CC412F">
        <w:t>:actoutcom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1CEB0AA1" w14:textId="43C03781" w:rsidR="00AD6605" w:rsidRPr="00CC412F" w:rsidRDefault="00AD6605">
      <w:r w:rsidRPr="00CC412F">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rsidRPr="00CC412F">
        <w:t xml:space="preserve">API Gateway) är alla exempel på </w:t>
      </w:r>
      <w:r w:rsidR="00505F17" w:rsidRPr="00CC412F">
        <w:t xml:space="preserve">nationella och icke nationella </w:t>
      </w:r>
      <w:r w:rsidRPr="00CC412F">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CC412F" w:rsidRDefault="00AD6605"/>
    <w:p w14:paraId="1F7DFA28" w14:textId="77777777" w:rsidR="00AD6605" w:rsidRPr="00CC412F" w:rsidRDefault="00AD6605">
      <w:r w:rsidRPr="00CC412F">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CC412F" w:rsidRDefault="00AD6605"/>
    <w:p w14:paraId="7957795D" w14:textId="77777777" w:rsidR="00AD6605" w:rsidRPr="00CC412F" w:rsidRDefault="00AD6605">
      <w:r w:rsidRPr="00CC412F">
        <w:t xml:space="preserve">Tjänstedomänen syftar i första hand till realisering av aggregerande tjänster (enl. T-bok REV B). Tjänstekontrakten är därför uppbyggda för s.k. system-adressering. </w:t>
      </w:r>
    </w:p>
    <w:p w14:paraId="2BD7F0C1" w14:textId="77777777" w:rsidR="00AD6605" w:rsidRPr="00CC412F" w:rsidRDefault="00AD6605"/>
    <w:p w14:paraId="163BDB48" w14:textId="77777777" w:rsidR="00AD6605" w:rsidRPr="00CC412F" w:rsidRDefault="00AD6605">
      <w:r w:rsidRPr="00CC412F">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CC412F" w:rsidRDefault="00AD6605"/>
    <w:p w14:paraId="7A9E8C5F" w14:textId="77777777" w:rsidR="00AD6605" w:rsidRPr="00CC412F" w:rsidRDefault="00AD6605">
      <w:r w:rsidRPr="00CC412F">
        <w:t>Där inte annat anges, baseras tjänstedomänens kontrakt på RIV – Informationsspecifikation Nationell Patientöversikt version 2.2.0.</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w:lastRenderedPageBreak/>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627F1E" w:rsidRPr="004255A2" w:rsidRDefault="00627F1E" w:rsidP="004255A2">
                            <w:r w:rsidRPr="004255A2">
                              <w:t>I arbetet har följande personer deltagit:</w:t>
                            </w:r>
                          </w:p>
                          <w:p w14:paraId="33ABAB67" w14:textId="77777777" w:rsidR="00627F1E" w:rsidRDefault="00627F1E" w:rsidP="007E47C0"/>
                          <w:p w14:paraId="0C7A8F4C" w14:textId="28235378" w:rsidR="00627F1E" w:rsidRPr="00FE3AAD" w:rsidRDefault="00627F1E" w:rsidP="004255A2">
                            <w:r w:rsidRPr="004255A2">
                              <w:rPr>
                                <w:szCs w:val="20"/>
                              </w:rPr>
                              <w:t>Tjänstedomänansvarig</w:t>
                            </w:r>
                            <w:r w:rsidRPr="00FE3AAD">
                              <w:t>:</w:t>
                            </w:r>
                          </w:p>
                          <w:p w14:paraId="54D80C8F" w14:textId="689F4295" w:rsidR="00627F1E" w:rsidRDefault="00627F1E" w:rsidP="004255A2">
                            <w:pPr>
                              <w:rPr>
                                <w:i/>
                              </w:rPr>
                            </w:pPr>
                            <w:r>
                              <w:t>Marcus Claus, Mawell</w:t>
                            </w:r>
                          </w:p>
                          <w:p w14:paraId="7F669B65" w14:textId="77777777" w:rsidR="00627F1E" w:rsidRPr="00FE3AAD" w:rsidRDefault="00627F1E" w:rsidP="007E47C0">
                            <w:pPr>
                              <w:rPr>
                                <w:i/>
                              </w:rPr>
                            </w:pPr>
                          </w:p>
                          <w:p w14:paraId="1E645C8B" w14:textId="13A2CEF1" w:rsidR="00627F1E" w:rsidRDefault="00627F1E" w:rsidP="004255A2">
                            <w:r w:rsidRPr="009B4414">
                              <w:t>Projektgrupp</w:t>
                            </w:r>
                            <w:r>
                              <w:t xml:space="preserve"> </w:t>
                            </w:r>
                            <w:r w:rsidRPr="00AD6605">
                              <w:t xml:space="preserve">2012-12-03 – </w:t>
                            </w:r>
                            <w:r>
                              <w:t>..:</w:t>
                            </w:r>
                          </w:p>
                          <w:p w14:paraId="0B3EF4E0" w14:textId="77777777" w:rsidR="00627F1E" w:rsidRPr="009B4414" w:rsidRDefault="00627F1E" w:rsidP="004255A2"/>
                          <w:p w14:paraId="6897BD87" w14:textId="77777777" w:rsidR="00627F1E" w:rsidRPr="00AD6605" w:rsidRDefault="00627F1E" w:rsidP="00AD6605">
                            <w:pPr>
                              <w:rPr>
                                <w:rFonts w:ascii="Calibri" w:hAnsi="Calibri"/>
                                <w:i/>
                                <w:sz w:val="24"/>
                                <w:szCs w:val="24"/>
                              </w:rPr>
                            </w:pPr>
                            <w:r w:rsidRPr="00AD6605">
                              <w:rPr>
                                <w:rFonts w:ascii="Calibri" w:hAnsi="Calibri"/>
                                <w:i/>
                                <w:sz w:val="24"/>
                                <w:szCs w:val="24"/>
                              </w:rPr>
                              <w:t>Maria Andersson, Mawell</w:t>
                            </w:r>
                          </w:p>
                          <w:p w14:paraId="204ED6E9" w14:textId="77777777" w:rsidR="00627F1E" w:rsidRPr="00AD6605" w:rsidRDefault="00627F1E"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627F1E" w:rsidRPr="00AD6605" w:rsidRDefault="00627F1E"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627F1E" w:rsidRPr="00AD6605" w:rsidRDefault="00627F1E"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627F1E" w:rsidRPr="00AD6605" w:rsidRDefault="00627F1E" w:rsidP="00AD6605">
                            <w:pPr>
                              <w:rPr>
                                <w:rFonts w:ascii="Calibri" w:hAnsi="Calibri"/>
                                <w:i/>
                                <w:sz w:val="24"/>
                                <w:szCs w:val="24"/>
                              </w:rPr>
                            </w:pPr>
                            <w:r w:rsidRPr="00AD6605">
                              <w:rPr>
                                <w:rFonts w:ascii="Calibri" w:hAnsi="Calibri"/>
                                <w:i/>
                                <w:sz w:val="24"/>
                                <w:szCs w:val="24"/>
                              </w:rPr>
                              <w:t>Björn Strihagen, Inera</w:t>
                            </w:r>
                          </w:p>
                          <w:p w14:paraId="5E721B43" w14:textId="77777777" w:rsidR="00627F1E" w:rsidRPr="00AD6605" w:rsidRDefault="00627F1E"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627F1E" w:rsidRPr="00AD6605" w:rsidRDefault="00627F1E"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627F1E" w:rsidRDefault="00627F1E" w:rsidP="00AD6605">
                            <w:pPr>
                              <w:rPr>
                                <w:rFonts w:ascii="Calibri" w:hAnsi="Calibri"/>
                                <w:i/>
                                <w:sz w:val="24"/>
                                <w:szCs w:val="24"/>
                              </w:rPr>
                            </w:pPr>
                            <w:r w:rsidRPr="00AD6605">
                              <w:rPr>
                                <w:rFonts w:ascii="Calibri" w:hAnsi="Calibri"/>
                                <w:i/>
                                <w:sz w:val="24"/>
                                <w:szCs w:val="24"/>
                              </w:rPr>
                              <w:t>Björn Genfors, Mawell</w:t>
                            </w:r>
                          </w:p>
                          <w:p w14:paraId="3374E711" w14:textId="37AFDB9F" w:rsidR="00627F1E" w:rsidRDefault="00627F1E" w:rsidP="007E47C0">
                            <w:pPr>
                              <w:rPr>
                                <w:rFonts w:ascii="Calibri" w:hAnsi="Calibri"/>
                                <w:i/>
                                <w:sz w:val="24"/>
                                <w:szCs w:val="24"/>
                              </w:rPr>
                            </w:pPr>
                            <w:r>
                              <w:rPr>
                                <w:rFonts w:ascii="Calibri" w:hAnsi="Calibri"/>
                                <w:i/>
                                <w:sz w:val="24"/>
                                <w:szCs w:val="24"/>
                              </w:rPr>
                              <w:t>Khaled Daham, Callista Enterprise</w:t>
                            </w:r>
                          </w:p>
                          <w:p w14:paraId="56C9D946" w14:textId="79856C3C" w:rsidR="00627F1E" w:rsidRDefault="00627F1E" w:rsidP="007E47C0">
                            <w:pPr>
                              <w:rPr>
                                <w:rFonts w:ascii="Calibri" w:hAnsi="Calibri"/>
                                <w:i/>
                                <w:sz w:val="24"/>
                                <w:szCs w:val="24"/>
                              </w:rPr>
                            </w:pPr>
                            <w:r>
                              <w:rPr>
                                <w:rFonts w:ascii="Calibri" w:hAnsi="Calibri"/>
                                <w:i/>
                                <w:sz w:val="24"/>
                                <w:szCs w:val="24"/>
                              </w:rPr>
                              <w:t>Stefan Asanin, Mawell</w:t>
                            </w:r>
                          </w:p>
                          <w:p w14:paraId="18A127ED" w14:textId="376B4A80" w:rsidR="00627F1E" w:rsidRPr="00AD6605" w:rsidRDefault="00627F1E"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2F51F9" w:rsidRPr="004255A2" w:rsidRDefault="002F51F9" w:rsidP="004255A2">
                      <w:r w:rsidRPr="004255A2">
                        <w:t>I arbetet har följande personer deltagit:</w:t>
                      </w:r>
                    </w:p>
                    <w:p w14:paraId="33ABAB67" w14:textId="77777777" w:rsidR="002F51F9" w:rsidRDefault="002F51F9" w:rsidP="007E47C0"/>
                    <w:p w14:paraId="0C7A8F4C" w14:textId="28235378" w:rsidR="002F51F9" w:rsidRPr="00FE3AAD" w:rsidRDefault="002F51F9" w:rsidP="004255A2">
                      <w:r w:rsidRPr="004255A2">
                        <w:rPr>
                          <w:szCs w:val="20"/>
                        </w:rPr>
                        <w:t>Tjänstedomänansvarig</w:t>
                      </w:r>
                      <w:r w:rsidRPr="00FE3AAD">
                        <w:t>:</w:t>
                      </w:r>
                    </w:p>
                    <w:p w14:paraId="54D80C8F" w14:textId="689F4295" w:rsidR="002F51F9" w:rsidRDefault="002F51F9" w:rsidP="004255A2">
                      <w:pPr>
                        <w:rPr>
                          <w:i/>
                        </w:rPr>
                      </w:pPr>
                      <w:r>
                        <w:t>Marcus Claus, Mawell</w:t>
                      </w:r>
                    </w:p>
                    <w:p w14:paraId="7F669B65" w14:textId="77777777" w:rsidR="002F51F9" w:rsidRPr="00FE3AAD" w:rsidRDefault="002F51F9" w:rsidP="007E47C0">
                      <w:pPr>
                        <w:rPr>
                          <w:i/>
                        </w:rPr>
                      </w:pPr>
                    </w:p>
                    <w:p w14:paraId="1E645C8B" w14:textId="13A2CEF1" w:rsidR="002F51F9" w:rsidRDefault="002F51F9" w:rsidP="004255A2">
                      <w:r w:rsidRPr="009B4414">
                        <w:t>Projektgrupp</w:t>
                      </w:r>
                      <w:r>
                        <w:t xml:space="preserve"> </w:t>
                      </w:r>
                      <w:r w:rsidRPr="00AD6605">
                        <w:t xml:space="preserve">2012-12-03 – </w:t>
                      </w:r>
                      <w:r>
                        <w:t>..:</w:t>
                      </w:r>
                    </w:p>
                    <w:p w14:paraId="0B3EF4E0" w14:textId="77777777" w:rsidR="002F51F9" w:rsidRPr="009B4414" w:rsidRDefault="002F51F9" w:rsidP="004255A2"/>
                    <w:p w14:paraId="6897BD87" w14:textId="77777777" w:rsidR="002F51F9" w:rsidRPr="00AD6605" w:rsidRDefault="002F51F9" w:rsidP="00AD6605">
                      <w:pPr>
                        <w:rPr>
                          <w:rFonts w:ascii="Calibri" w:hAnsi="Calibri"/>
                          <w:i/>
                          <w:sz w:val="24"/>
                          <w:szCs w:val="24"/>
                        </w:rPr>
                      </w:pPr>
                      <w:r w:rsidRPr="00AD6605">
                        <w:rPr>
                          <w:rFonts w:ascii="Calibri" w:hAnsi="Calibri"/>
                          <w:i/>
                          <w:sz w:val="24"/>
                          <w:szCs w:val="24"/>
                        </w:rPr>
                        <w:t>Maria Andersson, Mawell</w:t>
                      </w:r>
                    </w:p>
                    <w:p w14:paraId="204ED6E9" w14:textId="77777777" w:rsidR="002F51F9" w:rsidRPr="00AD6605" w:rsidRDefault="002F51F9"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2F51F9" w:rsidRPr="00AD6605" w:rsidRDefault="002F51F9"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2F51F9" w:rsidRPr="00AD6605" w:rsidRDefault="002F51F9"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2F51F9" w:rsidRPr="00AD6605" w:rsidRDefault="002F51F9" w:rsidP="00AD6605">
                      <w:pPr>
                        <w:rPr>
                          <w:rFonts w:ascii="Calibri" w:hAnsi="Calibri"/>
                          <w:i/>
                          <w:sz w:val="24"/>
                          <w:szCs w:val="24"/>
                        </w:rPr>
                      </w:pPr>
                      <w:r w:rsidRPr="00AD6605">
                        <w:rPr>
                          <w:rFonts w:ascii="Calibri" w:hAnsi="Calibri"/>
                          <w:i/>
                          <w:sz w:val="24"/>
                          <w:szCs w:val="24"/>
                        </w:rPr>
                        <w:t>Björn Strihagen, Inera</w:t>
                      </w:r>
                    </w:p>
                    <w:p w14:paraId="5E721B43" w14:textId="77777777" w:rsidR="002F51F9" w:rsidRPr="00AD6605" w:rsidRDefault="002F51F9"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2F51F9" w:rsidRPr="00AD6605" w:rsidRDefault="002F51F9"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2F51F9" w:rsidRDefault="002F51F9" w:rsidP="00AD6605">
                      <w:pPr>
                        <w:rPr>
                          <w:rFonts w:ascii="Calibri" w:hAnsi="Calibri"/>
                          <w:i/>
                          <w:sz w:val="24"/>
                          <w:szCs w:val="24"/>
                        </w:rPr>
                      </w:pPr>
                      <w:r w:rsidRPr="00AD6605">
                        <w:rPr>
                          <w:rFonts w:ascii="Calibri" w:hAnsi="Calibri"/>
                          <w:i/>
                          <w:sz w:val="24"/>
                          <w:szCs w:val="24"/>
                        </w:rPr>
                        <w:t>Björn Genfors, Mawell</w:t>
                      </w:r>
                    </w:p>
                    <w:p w14:paraId="3374E711" w14:textId="37AFDB9F" w:rsidR="002F51F9" w:rsidRDefault="002F51F9" w:rsidP="007E47C0">
                      <w:pPr>
                        <w:rPr>
                          <w:rFonts w:ascii="Calibri" w:hAnsi="Calibri"/>
                          <w:i/>
                          <w:sz w:val="24"/>
                          <w:szCs w:val="24"/>
                        </w:rPr>
                      </w:pPr>
                      <w:r>
                        <w:rPr>
                          <w:rFonts w:ascii="Calibri" w:hAnsi="Calibri"/>
                          <w:i/>
                          <w:sz w:val="24"/>
                          <w:szCs w:val="24"/>
                        </w:rPr>
                        <w:t>Khaled Daham, Callista Enterprise</w:t>
                      </w:r>
                    </w:p>
                    <w:p w14:paraId="56C9D946" w14:textId="79856C3C" w:rsidR="002F51F9" w:rsidRDefault="002F51F9" w:rsidP="007E47C0">
                      <w:pPr>
                        <w:rPr>
                          <w:rFonts w:ascii="Calibri" w:hAnsi="Calibri"/>
                          <w:i/>
                          <w:sz w:val="24"/>
                          <w:szCs w:val="24"/>
                        </w:rPr>
                      </w:pPr>
                      <w:r>
                        <w:rPr>
                          <w:rFonts w:ascii="Calibri" w:hAnsi="Calibri"/>
                          <w:i/>
                          <w:sz w:val="24"/>
                          <w:szCs w:val="24"/>
                        </w:rPr>
                        <w:t>Stefan Asanin, Mawell</w:t>
                      </w:r>
                    </w:p>
                    <w:p w14:paraId="18A127ED" w14:textId="376B4A80" w:rsidR="002F51F9" w:rsidRPr="00AD6605" w:rsidRDefault="002F51F9"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0" w:name="_Toc198086678"/>
      <w:bookmarkStart w:id="11" w:name="_Toc224960918"/>
      <w:bookmarkStart w:id="12" w:name="_Toc357754844"/>
      <w:bookmarkStart w:id="13" w:name="_Toc383102044"/>
      <w:bookmarkStart w:id="14" w:name="_Toc163300578"/>
      <w:bookmarkStart w:id="15" w:name="_Toc163300880"/>
      <w:bookmarkStart w:id="16" w:name="_Toc198366954"/>
      <w:r w:rsidRPr="00CC412F">
        <w:t>Versionsinformation</w:t>
      </w:r>
      <w:bookmarkEnd w:id="10"/>
      <w:bookmarkEnd w:id="11"/>
      <w:bookmarkEnd w:id="12"/>
      <w:bookmarkEnd w:id="13"/>
    </w:p>
    <w:p w14:paraId="6810B110" w14:textId="71CFE9B3"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27683A" w:rsidRPr="00565935">
          <w:t>2</w:t>
        </w:r>
      </w:fldSimple>
      <w:r w:rsidRPr="00565935">
        <w:t>.</w:t>
      </w:r>
      <w:fldSimple w:instr=" DOCPROPERTY &quot;Version_2&quot; \* MERGEFORMAT ">
        <w:r w:rsidR="0027683A" w:rsidRPr="00565935">
          <w:t>1</w:t>
        </w:r>
      </w:fldSimple>
      <w:r w:rsidRPr="00565935">
        <w:t>.</w:t>
      </w:r>
      <w:fldSimple w:instr=" DOCPROPERTY &quot;Version_3&quot; \* MERGEFORMAT ">
        <w:r w:rsidR="0027683A" w:rsidRPr="00565935">
          <w:t>RC3</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0ABFE5C9" w:rsidR="007E47C0" w:rsidRPr="00565935" w:rsidRDefault="007E47C0" w:rsidP="007E47C0">
      <w:pPr>
        <w:pStyle w:val="Heading2"/>
      </w:pPr>
      <w:bookmarkStart w:id="17" w:name="_Toc357754845"/>
      <w:bookmarkStart w:id="18" w:name="_Toc383102045"/>
      <w:bookmarkStart w:id="19" w:name="_Toc163300882"/>
      <w:r w:rsidRPr="00565935">
        <w:t xml:space="preserve">Version </w:t>
      </w:r>
      <w:fldSimple w:instr=" DOCPROPERTY  &quot;Version_1&quot; \* MERGEFORMAT ">
        <w:r w:rsidR="0027683A" w:rsidRPr="00565935">
          <w:t>2</w:t>
        </w:r>
      </w:fldSimple>
      <w:r w:rsidRPr="00565935">
        <w:t>.</w:t>
      </w:r>
      <w:fldSimple w:instr=" DOCPROPERTY &quot;Version_2&quot; \* MERGEFORMAT ">
        <w:r w:rsidR="0027683A" w:rsidRPr="00565935">
          <w:t>1</w:t>
        </w:r>
      </w:fldSimple>
      <w:bookmarkEnd w:id="17"/>
      <w:proofErr w:type="gramStart"/>
      <w:r w:rsidR="00A14B9C" w:rsidRPr="00565935">
        <w:t>.</w:t>
      </w:r>
      <w:r w:rsidR="0093229E" w:rsidRPr="00565935">
        <w:t>RC</w:t>
      </w:r>
      <w:r w:rsidR="001127AD" w:rsidRPr="00565935">
        <w:t>3</w:t>
      </w:r>
      <w:bookmarkEnd w:id="18"/>
      <w:proofErr w:type="gramEnd"/>
    </w:p>
    <w:p w14:paraId="4C91F4A8" w14:textId="77777777" w:rsidR="007E47C0" w:rsidRPr="00CC412F" w:rsidRDefault="007E47C0" w:rsidP="007E47C0">
      <w:pPr>
        <w:pStyle w:val="Heading3"/>
      </w:pPr>
      <w:bookmarkStart w:id="20" w:name="_Toc383102046"/>
      <w:r w:rsidRPr="00CC412F">
        <w:t>Oförändrade tjänstekontrakt</w:t>
      </w:r>
      <w:bookmarkEnd w:id="20"/>
    </w:p>
    <w:p w14:paraId="41E3EFAA" w14:textId="232CABED" w:rsidR="003F5B63" w:rsidRDefault="00565935" w:rsidP="00565935">
      <w:bookmarkStart w:id="21" w:name="_Toc379448220"/>
      <w:r>
        <w:t>Inga oförändrade</w:t>
      </w:r>
      <w:r w:rsidR="003F5B63" w:rsidRPr="00CC412F">
        <w:t xml:space="preserve"> tjänstekontrakt</w:t>
      </w:r>
      <w:bookmarkEnd w:id="21"/>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22" w:name="_Toc383102047"/>
      <w:r w:rsidRPr="00CC412F">
        <w:t>Nya tjänstekontrakt</w:t>
      </w:r>
      <w:bookmarkEnd w:id="22"/>
    </w:p>
    <w:p w14:paraId="099B0FB1" w14:textId="1345969B"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proofErr w:type="gramStart"/>
      <w:r w:rsidR="005535AF" w:rsidRPr="00CC412F">
        <w:t>.</w:t>
      </w:r>
      <w:r w:rsidR="008636CB" w:rsidRPr="00CC412F">
        <w:t>RC</w:t>
      </w:r>
      <w:r>
        <w:t>3</w:t>
      </w:r>
      <w:proofErr w:type="gramEnd"/>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Pr="00565935" w:rsidRDefault="007E47C0" w:rsidP="00565935">
      <w:pPr>
        <w:pStyle w:val="Heading3"/>
      </w:pPr>
      <w:bookmarkStart w:id="23" w:name="_Toc383102048"/>
      <w:r w:rsidRPr="00CC412F">
        <w:t>Förändrade tjänstekontrakt</w:t>
      </w:r>
      <w:bookmarkEnd w:id="23"/>
    </w:p>
    <w:p w14:paraId="1EF82EB2" w14:textId="7D3A0B07" w:rsidR="00565935" w:rsidRPr="00CC412F" w:rsidRDefault="00565935" w:rsidP="00565935">
      <w:pPr>
        <w:numPr>
          <w:ilvl w:val="0"/>
          <w:numId w:val="27"/>
        </w:numPr>
      </w:pPr>
      <w:r>
        <w:t>GetReferralOutcome, version 2.1</w:t>
      </w:r>
    </w:p>
    <w:p w14:paraId="322419AA" w14:textId="105170D7" w:rsidR="00565935" w:rsidRPr="00CC412F" w:rsidRDefault="00565935" w:rsidP="00565935">
      <w:pPr>
        <w:numPr>
          <w:ilvl w:val="0"/>
          <w:numId w:val="27"/>
        </w:numPr>
      </w:pPr>
      <w:r w:rsidRPr="00CC412F">
        <w:t>GetLab</w:t>
      </w:r>
      <w:r>
        <w:t>oratoryOrderOutcome, version 2.1</w:t>
      </w:r>
    </w:p>
    <w:p w14:paraId="6CA1D625" w14:textId="77777777" w:rsidR="00565935" w:rsidRDefault="00565935" w:rsidP="00565935"/>
    <w:p w14:paraId="73D32463" w14:textId="77777777" w:rsidR="00C420B9" w:rsidRDefault="00C420B9" w:rsidP="00565935"/>
    <w:p w14:paraId="0627F1AA" w14:textId="77777777" w:rsidR="00C420B9" w:rsidRDefault="00C420B9" w:rsidP="00565935"/>
    <w:p w14:paraId="456EB86F" w14:textId="77777777" w:rsidR="00C420B9" w:rsidRDefault="00C420B9" w:rsidP="00565935"/>
    <w:p w14:paraId="43A66493" w14:textId="77777777" w:rsidR="00C420B9" w:rsidRPr="00565935" w:rsidRDefault="00C420B9" w:rsidP="00565935"/>
    <w:p w14:paraId="1E52EDFF" w14:textId="6E811877" w:rsidR="00A7296B" w:rsidRPr="00C420B9" w:rsidRDefault="00A7296B" w:rsidP="003A6D72">
      <w:r w:rsidRPr="00C420B9">
        <w:lastRenderedPageBreak/>
        <w:t>Förändrade kontrakt från och med version 2.0</w:t>
      </w:r>
      <w:proofErr w:type="gramStart"/>
      <w:r w:rsidRPr="00C420B9">
        <w:t>.RC13</w:t>
      </w:r>
      <w:proofErr w:type="gramEnd"/>
    </w:p>
    <w:p w14:paraId="3DDEFC1A" w14:textId="77777777" w:rsidR="008636CB" w:rsidRPr="00C420B9" w:rsidRDefault="008636CB" w:rsidP="008636CB">
      <w:pPr>
        <w:ind w:left="720"/>
      </w:pPr>
    </w:p>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4AE6572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56107F" w14:textId="77777777" w:rsidR="00565935" w:rsidRPr="00C420B9" w:rsidRDefault="00565935" w:rsidP="00C420B9">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C3CC80"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8927C9"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5C82954" w14:textId="1F27ACCC" w:rsidR="00565935" w:rsidRPr="00C420B9"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r w:rsidR="00565935" w:rsidRPr="00C420B9" w14:paraId="4572C017"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01AA52A1"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30ADB2"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84833F"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ABD762" w14:textId="77777777" w:rsidR="00565935" w:rsidRPr="00C420B9"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proofErr w:type="gramStart"/>
            <w:r w:rsidRPr="00C420B9">
              <w:rPr>
                <w:rFonts w:eastAsia="Times New Roman" w:cs="Arial"/>
                <w:szCs w:val="20"/>
                <w:lang w:eastAsia="sv-SE"/>
              </w:rPr>
              <w:t>Ej</w:t>
            </w:r>
            <w:proofErr w:type="gramEnd"/>
            <w:r w:rsidRPr="00C420B9">
              <w:rPr>
                <w:rFonts w:eastAsia="Times New Roman" w:cs="Arial"/>
                <w:szCs w:val="20"/>
                <w:lang w:eastAsia="sv-SE"/>
              </w:rPr>
              <w:t xml:space="preserve"> kompatibel</w:t>
            </w:r>
          </w:p>
        </w:tc>
      </w:tr>
    </w:tbl>
    <w:p w14:paraId="5001DFDB" w14:textId="77777777" w:rsidR="00565935" w:rsidRPr="00CC412F" w:rsidRDefault="00565935" w:rsidP="00565935">
      <w:bookmarkStart w:id="24" w:name="_Toc383102049"/>
    </w:p>
    <w:p w14:paraId="03AAB965" w14:textId="77777777" w:rsidR="007E47C0" w:rsidRPr="00CC412F" w:rsidRDefault="007E47C0" w:rsidP="007E47C0">
      <w:pPr>
        <w:pStyle w:val="Heading3"/>
      </w:pPr>
      <w:r w:rsidRPr="00CC412F">
        <w:t>Utgångna tjänstekontrakt</w:t>
      </w:r>
      <w:bookmarkEnd w:id="24"/>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25" w:name="_Toc357754846"/>
      <w:bookmarkStart w:id="26" w:name="_Toc383102050"/>
      <w:r w:rsidRPr="00CC412F">
        <w:t>Version tidigare</w:t>
      </w:r>
      <w:bookmarkEnd w:id="25"/>
      <w:bookmarkEnd w:id="26"/>
    </w:p>
    <w:p w14:paraId="0DBC1633" w14:textId="6D551B03" w:rsidR="00E23759" w:rsidRPr="00CC412F" w:rsidRDefault="00335A01" w:rsidP="00E23759">
      <w:r w:rsidRPr="00CC412F">
        <w:t>2.0</w:t>
      </w:r>
      <w:proofErr w:type="gramStart"/>
      <w:r w:rsidR="00AE4909" w:rsidRPr="00CC412F">
        <w:t>.</w:t>
      </w:r>
      <w:r w:rsidR="009866B4" w:rsidRPr="00CC412F">
        <w:t>RC</w:t>
      </w:r>
      <w:r w:rsidR="00DD081E" w:rsidRPr="00CC412F">
        <w:t>1</w:t>
      </w:r>
      <w:r w:rsidR="00A7296B" w:rsidRPr="00CC412F">
        <w:t>3</w:t>
      </w:r>
      <w:proofErr w:type="gramEnd"/>
    </w:p>
    <w:p w14:paraId="0CB18193" w14:textId="77777777" w:rsidR="007E47C0" w:rsidRPr="00CC412F" w:rsidRDefault="007E47C0" w:rsidP="007E47C0">
      <w:pPr>
        <w:pStyle w:val="Heading1"/>
      </w:pPr>
      <w:bookmarkStart w:id="27" w:name="_Toc383084509"/>
      <w:bookmarkStart w:id="28" w:name="_Toc383098688"/>
      <w:bookmarkStart w:id="29" w:name="_Toc383101216"/>
      <w:bookmarkStart w:id="30" w:name="_Toc383101741"/>
      <w:bookmarkStart w:id="31" w:name="_Toc383102051"/>
      <w:bookmarkStart w:id="32" w:name="_Toc357754847"/>
      <w:bookmarkStart w:id="33" w:name="_Toc383102052"/>
      <w:bookmarkEnd w:id="19"/>
      <w:bookmarkEnd w:id="27"/>
      <w:bookmarkEnd w:id="28"/>
      <w:bookmarkEnd w:id="29"/>
      <w:bookmarkEnd w:id="30"/>
      <w:bookmarkEnd w:id="31"/>
      <w:r w:rsidRPr="00CC412F">
        <w:t>Tjänstedomänens arkitektur</w:t>
      </w:r>
      <w:bookmarkEnd w:id="32"/>
      <w:bookmarkEnd w:id="33"/>
    </w:p>
    <w:p w14:paraId="538825CD" w14:textId="77777777" w:rsidR="005D57CE" w:rsidRPr="00CC412F" w:rsidRDefault="005D57CE" w:rsidP="005D57CE">
      <w:r w:rsidRPr="00CC412F">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CC412F" w:rsidRDefault="005D57CE" w:rsidP="005D57CE">
      <w:pPr>
        <w:rPr>
          <w:b/>
          <w:bCs/>
        </w:rPr>
      </w:pPr>
    </w:p>
    <w:p w14:paraId="26787E1B" w14:textId="77777777" w:rsidR="005D57CE" w:rsidRPr="00CC412F" w:rsidRDefault="005D57CE" w:rsidP="005D57CE">
      <w:r w:rsidRPr="00CC412F">
        <w:t xml:space="preserve">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CC412F">
        <w:t>notifieringar</w:t>
      </w:r>
      <w:proofErr w:type="gramEnd"/>
      <w:r w:rsidRPr="00CC412F">
        <w:t xml:space="preserve">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CC412F" w:rsidRDefault="005D57CE" w:rsidP="005D57CE"/>
    <w:p w14:paraId="1BE54821" w14:textId="77777777" w:rsidR="005D57CE" w:rsidRPr="00CC412F" w:rsidRDefault="005D57CE" w:rsidP="005D57CE">
      <w:r w:rsidRPr="00CC412F">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CC412F" w:rsidRDefault="005D57CE" w:rsidP="005D57CE"/>
    <w:p w14:paraId="62B850C0" w14:textId="0F6C25A1" w:rsidR="007E47C0" w:rsidRPr="00CC412F" w:rsidRDefault="005D57CE" w:rsidP="005D57CE">
      <w:r w:rsidRPr="00CC412F">
        <w:t>Följande flödesmodeller beskriver översiktligt hur tjänstekontrakten är tänkta att användas. Tjänstekonsument (K) och tjänsteproducenter (P) är markerade i figurerna. Den första</w:t>
      </w:r>
      <w:r w:rsidR="003311B8" w:rsidRPr="00CC412F">
        <w:t xml:space="preserve"> figuren </w:t>
      </w:r>
      <w:r w:rsidR="003311B8" w:rsidRPr="00CC412F">
        <w:lastRenderedPageBreak/>
        <w:t>visar direktåtkomst inom sammanhållen journalföring och den andra figuren visar användning inom patientens direktåtkomst.</w:t>
      </w:r>
    </w:p>
    <w:p w14:paraId="6B65A3A7" w14:textId="77777777" w:rsidR="005D57CE" w:rsidRPr="00CC412F" w:rsidRDefault="005D57CE" w:rsidP="007E47C0">
      <w:pPr>
        <w:rPr>
          <w:color w:val="4F81BD" w:themeColor="accent1"/>
        </w:rPr>
      </w:pPr>
    </w:p>
    <w:p w14:paraId="53FEC8EA" w14:textId="77777777" w:rsidR="007E47C0" w:rsidRPr="00CC412F" w:rsidRDefault="007E47C0" w:rsidP="007E47C0">
      <w:pPr>
        <w:pStyle w:val="Heading2"/>
      </w:pPr>
      <w:bookmarkStart w:id="34" w:name="_Toc357754848"/>
      <w:bookmarkStart w:id="35" w:name="_Toc383102053"/>
      <w:r w:rsidRPr="00CC412F">
        <w:t>Flöden</w:t>
      </w:r>
      <w:bookmarkEnd w:id="34"/>
      <w:bookmarkEnd w:id="35"/>
    </w:p>
    <w:p w14:paraId="7DC69096" w14:textId="2E370365" w:rsidR="0031447D" w:rsidRDefault="00016347" w:rsidP="003311B8">
      <w:pPr>
        <w:pStyle w:val="Heading3"/>
      </w:pPr>
      <w:bookmarkStart w:id="36" w:name="_Toc383102054"/>
      <w:r w:rsidRPr="00CC412F">
        <w:t>Flöde 1</w:t>
      </w:r>
      <w:r w:rsidR="006D0182" w:rsidRPr="00CC412F">
        <w:t xml:space="preserve"> – Hämta svar på en konsultationsremiss.</w:t>
      </w:r>
      <w:bookmarkEnd w:id="36"/>
    </w:p>
    <w:p w14:paraId="0F89FA0F" w14:textId="77777777" w:rsidR="00C420B9" w:rsidRPr="00C420B9" w:rsidRDefault="00C420B9" w:rsidP="00C420B9"/>
    <w:p w14:paraId="1B8B8629" w14:textId="77777777" w:rsidR="007E47C0" w:rsidRPr="00CC412F" w:rsidRDefault="007E47C0" w:rsidP="007E47C0">
      <w:pPr>
        <w:pStyle w:val="Heading4"/>
      </w:pPr>
      <w:r w:rsidRPr="00CC412F">
        <w:t>Arbetsflöde</w:t>
      </w:r>
    </w:p>
    <w:p w14:paraId="30133982" w14:textId="77777777" w:rsidR="00804C10" w:rsidRPr="00CC412F" w:rsidRDefault="00804C10" w:rsidP="00804C10"/>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23D83E86" w14:textId="77777777" w:rsidR="00804C10" w:rsidRPr="00CC412F" w:rsidRDefault="00804C10" w:rsidP="00C420B9">
      <w:pPr>
        <w:pStyle w:val="BodyText"/>
      </w:pPr>
      <w:r w:rsidRPr="00CC412F">
        <w:t>Figur: Direktåtkomst inom sammanhållen journalföring</w:t>
      </w:r>
    </w:p>
    <w:p w14:paraId="39E35CFE" w14:textId="77777777" w:rsidR="00804C10" w:rsidRPr="00CC412F" w:rsidRDefault="00804C10" w:rsidP="00C420B9">
      <w:pPr>
        <w:pStyle w:val="BodyText"/>
      </w:pPr>
    </w:p>
    <w:p w14:paraId="6C91F5AF" w14:textId="4F6C4DDE" w:rsidR="00804C10" w:rsidRPr="00CC412F" w:rsidRDefault="00804C10" w:rsidP="00C420B9">
      <w:pPr>
        <w:pStyle w:val="BodyText"/>
      </w:pPr>
      <w:r w:rsidRPr="00FB06E9">
        <w:rPr>
          <w:noProof/>
          <w:lang w:val="en-US"/>
        </w:rPr>
        <w:lastRenderedPageBreak/>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Pr="00CC412F" w:rsidRDefault="00E131FD" w:rsidP="00E131FD">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28D43725" w:rsidR="007E47C0" w:rsidRPr="00CC412F" w:rsidRDefault="00E901DA" w:rsidP="007E47C0">
      <w:r w:rsidRPr="00FB06E9">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CC412F" w:rsidRDefault="00D654EF" w:rsidP="00D654EF">
            <w:pPr>
              <w:spacing w:before="40" w:after="40"/>
              <w:rPr>
                <w:rFonts w:ascii="Times New Roman" w:hAnsi="Times New Roman"/>
              </w:rPr>
            </w:pPr>
            <w:r w:rsidRPr="00CC412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Det system som används för att konsumera information. </w:t>
            </w:r>
            <w:proofErr w:type="gramStart"/>
            <w:r w:rsidRPr="00CC412F">
              <w:rPr>
                <w:rFonts w:ascii="Times New Roman" w:hAnsi="Times New Roman"/>
              </w:rPr>
              <w:t>Dvs</w:t>
            </w:r>
            <w:proofErr w:type="gramEnd"/>
            <w:r w:rsidRPr="00CC412F">
              <w:rPr>
                <w:rFonts w:ascii="Times New Roman" w:hAnsi="Times New Roman"/>
              </w:rPr>
              <w:t xml:space="preserve">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 xml:space="preserve">Tjänsteplattformen är ett lager som slussar information vidare (som har sin egna </w:t>
            </w:r>
            <w:r w:rsidRPr="00CC412F">
              <w:rPr>
                <w:rFonts w:ascii="Times New Roman" w:hAnsi="Times New Roman"/>
              </w:rPr>
              <w:lastRenderedPageBreak/>
              <w:t>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Pr="00CC412F" w:rsidRDefault="00D654EF" w:rsidP="007E47C0"/>
    <w:p w14:paraId="504E9596" w14:textId="492A0F4C" w:rsidR="007E47C0" w:rsidRPr="00CC412F" w:rsidRDefault="007E47C0" w:rsidP="007E47C0">
      <w:pPr>
        <w:pStyle w:val="Heading3"/>
      </w:pPr>
      <w:bookmarkStart w:id="37" w:name="_Toc383102055"/>
      <w:r w:rsidRPr="00CC412F">
        <w:t xml:space="preserve">Flöde </w:t>
      </w:r>
      <w:r w:rsidR="00261EA5" w:rsidRPr="00CC412F">
        <w:t>2</w:t>
      </w:r>
      <w:r w:rsidR="003F58B4" w:rsidRPr="00CC412F">
        <w:t xml:space="preserve"> – Hämta </w:t>
      </w:r>
      <w:r w:rsidR="00804C10" w:rsidRPr="00CC412F">
        <w:t>mödravårdsinformation</w:t>
      </w:r>
      <w:bookmarkEnd w:id="37"/>
    </w:p>
    <w:p w14:paraId="5846D676" w14:textId="77777777" w:rsidR="00D654EF" w:rsidRPr="00CC412F" w:rsidRDefault="00D654EF" w:rsidP="00D654EF">
      <w:pPr>
        <w:pStyle w:val="Heading4"/>
      </w:pPr>
      <w:r w:rsidRPr="00CC412F">
        <w:t>Arbetsflöde</w:t>
      </w:r>
    </w:p>
    <w:p w14:paraId="309E45A9" w14:textId="77777777" w:rsidR="00D654EF" w:rsidRPr="00CC412F" w:rsidRDefault="00D654EF" w:rsidP="00D654EF"/>
    <w:p w14:paraId="42E3213D" w14:textId="77777777" w:rsidR="00D654EF" w:rsidRPr="00CC412F" w:rsidRDefault="00D654EF" w:rsidP="00D654EF">
      <w:pPr>
        <w:rPr>
          <w:highlight w:val="yellow"/>
        </w:rPr>
      </w:pPr>
      <w:r w:rsidRPr="00FB06E9">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0584A24D" w14:textId="77777777" w:rsidR="00D654EF" w:rsidRPr="00CC412F" w:rsidRDefault="00D654EF" w:rsidP="00C420B9">
      <w:pPr>
        <w:pStyle w:val="BodyText"/>
      </w:pPr>
      <w:r w:rsidRPr="00CC412F">
        <w:t>Figur: Direktåtkomst inom sammanhållen journalföring</w:t>
      </w:r>
    </w:p>
    <w:p w14:paraId="4C53144D" w14:textId="77777777" w:rsidR="00D654EF" w:rsidRPr="00CC412F" w:rsidRDefault="00D654EF" w:rsidP="00C420B9">
      <w:pPr>
        <w:pStyle w:val="BodyText"/>
      </w:pPr>
    </w:p>
    <w:p w14:paraId="2A3EADE2" w14:textId="77777777" w:rsidR="00D654EF" w:rsidRPr="00CC412F" w:rsidRDefault="00D654EF" w:rsidP="00C420B9">
      <w:pPr>
        <w:pStyle w:val="BodyText"/>
      </w:pPr>
      <w:r w:rsidRPr="00FB06E9">
        <w:rPr>
          <w:noProof/>
          <w:lang w:val="en-US"/>
        </w:rPr>
        <w:lastRenderedPageBreak/>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Pr="00CC412F" w:rsidRDefault="00D654EF" w:rsidP="00D654EF">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Heading4"/>
        <w:numPr>
          <w:ilvl w:val="0"/>
          <w:numId w:val="0"/>
        </w:numPr>
        <w:ind w:left="864"/>
      </w:pPr>
    </w:p>
    <w:p w14:paraId="205F5B3C" w14:textId="77777777" w:rsidR="00D654EF" w:rsidRPr="00CC412F" w:rsidRDefault="00D654EF" w:rsidP="00D654EF">
      <w:pPr>
        <w:pStyle w:val="Heading4"/>
      </w:pPr>
      <w:r w:rsidRPr="00CC412F">
        <w:t>Sekvensdiagram</w:t>
      </w:r>
    </w:p>
    <w:p w14:paraId="053BD1A9" w14:textId="615B4CE2" w:rsidR="00D654EF" w:rsidRPr="00CC412F" w:rsidRDefault="00E901DA" w:rsidP="00D654EF">
      <w:r w:rsidRPr="00FB06E9">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Det system som används för att konsumera information. </w:t>
            </w:r>
            <w:proofErr w:type="gramStart"/>
            <w:r w:rsidRPr="00CC412F">
              <w:rPr>
                <w:rFonts w:ascii="Times New Roman" w:hAnsi="Times New Roman"/>
              </w:rPr>
              <w:t>Dvs</w:t>
            </w:r>
            <w:proofErr w:type="gramEnd"/>
            <w:r w:rsidRPr="00CC412F">
              <w:rPr>
                <w:rFonts w:ascii="Times New Roman" w:hAnsi="Times New Roman"/>
              </w:rPr>
              <w:t xml:space="preserve">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 xml:space="preserve">Tjänsteplattformen är ett lager som slussar information vidare (som har sin egna </w:t>
            </w:r>
            <w:r w:rsidRPr="00CC412F">
              <w:rPr>
                <w:rFonts w:ascii="Times New Roman" w:hAnsi="Times New Roman"/>
              </w:rPr>
              <w:lastRenderedPageBreak/>
              <w:t>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Pr="00CC412F" w:rsidRDefault="00D654EF" w:rsidP="00D654EF"/>
    <w:p w14:paraId="5BF8C8B1" w14:textId="367EAB20" w:rsidR="00D654EF" w:rsidRPr="00CC412F" w:rsidRDefault="00D654EF" w:rsidP="00E901DA">
      <w:pPr>
        <w:pStyle w:val="Heading3"/>
      </w:pPr>
      <w:bookmarkStart w:id="38" w:name="_Toc383102056"/>
      <w:r w:rsidRPr="00CC412F">
        <w:t xml:space="preserve">Flöde 3 – Hämta </w:t>
      </w:r>
      <w:r w:rsidR="004078E1" w:rsidRPr="00CC412F">
        <w:t>patienters kemilaboratoriesvar.</w:t>
      </w:r>
      <w:bookmarkEnd w:id="38"/>
    </w:p>
    <w:p w14:paraId="5B256735" w14:textId="77777777" w:rsidR="00E901DA" w:rsidRPr="00CC412F" w:rsidRDefault="00E901DA" w:rsidP="00E901DA">
      <w:pPr>
        <w:pStyle w:val="Heading4"/>
      </w:pPr>
      <w:r w:rsidRPr="00CC412F">
        <w:t>Arbetsflöde</w:t>
      </w:r>
    </w:p>
    <w:p w14:paraId="44F54CCC" w14:textId="77777777" w:rsidR="00E901DA" w:rsidRPr="00CC412F" w:rsidRDefault="00E901DA" w:rsidP="00E901DA"/>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Pr="00CC412F" w:rsidRDefault="00E901DA" w:rsidP="00E901DA">
      <w:pPr>
        <w:rPr>
          <w:highlight w:val="yellow"/>
        </w:rPr>
      </w:pPr>
    </w:p>
    <w:p w14:paraId="5E54F781" w14:textId="77777777" w:rsidR="00E901DA" w:rsidRPr="00CC412F" w:rsidRDefault="00E901DA" w:rsidP="00C420B9">
      <w:pPr>
        <w:pStyle w:val="BodyText"/>
      </w:pPr>
      <w:r w:rsidRPr="00CC412F">
        <w:t>Figur: Direktåtkomst inom sammanhållen journalföring</w:t>
      </w:r>
    </w:p>
    <w:p w14:paraId="7CA80918" w14:textId="77777777" w:rsidR="00E901DA" w:rsidRPr="00CC412F" w:rsidRDefault="00E901DA" w:rsidP="00C420B9">
      <w:pPr>
        <w:pStyle w:val="BodyText"/>
      </w:pPr>
    </w:p>
    <w:p w14:paraId="5571D9E0" w14:textId="77777777" w:rsidR="00E901DA" w:rsidRPr="00CC412F" w:rsidRDefault="00E901DA" w:rsidP="00C420B9">
      <w:pPr>
        <w:pStyle w:val="BodyText"/>
      </w:pPr>
      <w:r w:rsidRPr="00FB06E9">
        <w:rPr>
          <w:noProof/>
          <w:lang w:val="en-US"/>
        </w:rPr>
        <w:lastRenderedPageBreak/>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7AE74228"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roofErr w:type="gramStart"/>
            <w:r w:rsidR="000E4FE6" w:rsidRPr="00CC412F">
              <w:rPr>
                <w:rFonts w:ascii="Times New Roman" w:hAnsi="Times New Roman"/>
              </w:rPr>
              <w:t>.</w:t>
            </w:r>
            <w:r w:rsidRPr="00CC412F">
              <w:rPr>
                <w:rFonts w:ascii="Times New Roman" w:hAnsi="Times New Roman"/>
              </w:rPr>
              <w:t>.</w:t>
            </w:r>
            <w:proofErr w:type="gramEnd"/>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549B06EE" w:rsidR="00E901DA" w:rsidRPr="00CC412F" w:rsidRDefault="00E901DA" w:rsidP="00E901DA">
      <w:r w:rsidRPr="00FB06E9">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Det system som används för att konsumera information. </w:t>
            </w:r>
            <w:proofErr w:type="gramStart"/>
            <w:r w:rsidRPr="00CC412F">
              <w:rPr>
                <w:rFonts w:ascii="Times New Roman" w:hAnsi="Times New Roman"/>
              </w:rPr>
              <w:t>Dvs</w:t>
            </w:r>
            <w:proofErr w:type="gramEnd"/>
            <w:r w:rsidRPr="00CC412F">
              <w:rPr>
                <w:rFonts w:ascii="Times New Roman" w:hAnsi="Times New Roman"/>
              </w:rPr>
              <w:t xml:space="preserve">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 xml:space="preserve">Tjänsteplattformen är ett lager som slussar information vidare (som har sin egna </w:t>
            </w:r>
            <w:r w:rsidRPr="00CC412F">
              <w:rPr>
                <w:rFonts w:ascii="Times New Roman" w:hAnsi="Times New Roman"/>
              </w:rPr>
              <w:lastRenderedPageBreak/>
              <w:t>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Pr="00CC412F" w:rsidRDefault="00E901DA" w:rsidP="00D654EF"/>
    <w:p w14:paraId="11F5A5A7" w14:textId="12178561" w:rsidR="00156D6C" w:rsidRPr="00CC412F" w:rsidRDefault="00156D6C" w:rsidP="00156D6C">
      <w:pPr>
        <w:pStyle w:val="Heading3"/>
      </w:pPr>
      <w:bookmarkStart w:id="39" w:name="_Toc383102057"/>
      <w:r w:rsidRPr="00CC412F">
        <w:t>Flöde 4 – Hämta EKG data</w:t>
      </w:r>
      <w:bookmarkEnd w:id="39"/>
    </w:p>
    <w:p w14:paraId="219C75E8" w14:textId="77777777" w:rsidR="00156D6C" w:rsidRPr="00CC412F" w:rsidRDefault="00156D6C" w:rsidP="00156D6C">
      <w:pPr>
        <w:pStyle w:val="Heading4"/>
      </w:pPr>
      <w:r w:rsidRPr="00CC412F">
        <w:t>Arbetsflöde</w:t>
      </w:r>
    </w:p>
    <w:p w14:paraId="0A6418AE" w14:textId="77777777" w:rsidR="00156D6C" w:rsidRPr="00CC412F" w:rsidRDefault="00156D6C" w:rsidP="00156D6C"/>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0E44C9E" w14:textId="77777777" w:rsidR="00156D6C" w:rsidRPr="00CC412F" w:rsidRDefault="00156D6C" w:rsidP="00156D6C">
      <w:pPr>
        <w:rPr>
          <w:highlight w:val="yellow"/>
        </w:rPr>
      </w:pPr>
    </w:p>
    <w:p w14:paraId="415C1DC5" w14:textId="77777777" w:rsidR="00156D6C" w:rsidRPr="00CC412F" w:rsidRDefault="00156D6C" w:rsidP="00C420B9">
      <w:pPr>
        <w:pStyle w:val="BodyText"/>
      </w:pPr>
      <w:r w:rsidRPr="00CC412F">
        <w:t>Figur: Direktåtkomst inom sammanhållen journalföring</w:t>
      </w:r>
    </w:p>
    <w:p w14:paraId="05EED647" w14:textId="77777777" w:rsidR="00156D6C" w:rsidRPr="00CC412F" w:rsidRDefault="00156D6C" w:rsidP="00C420B9">
      <w:pPr>
        <w:pStyle w:val="BodyText"/>
      </w:pPr>
    </w:p>
    <w:p w14:paraId="369F0EC0" w14:textId="77777777" w:rsidR="00156D6C" w:rsidRPr="00CC412F" w:rsidRDefault="00156D6C" w:rsidP="00C420B9">
      <w:pPr>
        <w:pStyle w:val="BodyText"/>
      </w:pPr>
      <w:r w:rsidRPr="00FB06E9">
        <w:rPr>
          <w:noProof/>
          <w:lang w:val="en-US"/>
        </w:rPr>
        <w:lastRenderedPageBreak/>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F05B4FE" w14:textId="77777777" w:rsidR="00156D6C" w:rsidRPr="003A6D72" w:rsidRDefault="00156D6C" w:rsidP="00156D6C">
      <w:pPr>
        <w:pStyle w:val="Heading5"/>
        <w:rPr>
          <w:highlight w:val="yellow"/>
        </w:rPr>
      </w:pPr>
      <w:r w:rsidRPr="003A6D72">
        <w:rPr>
          <w:highlight w:val="yellow"/>
        </w:rPr>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CC412F"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3A6D72" w:rsidRDefault="00156D6C" w:rsidP="00CC412F">
            <w:pPr>
              <w:tabs>
                <w:tab w:val="left" w:pos="567"/>
              </w:tabs>
              <w:jc w:val="center"/>
              <w:rPr>
                <w:rFonts w:ascii="Times New Roman" w:hAnsi="Times New Roman"/>
                <w:b/>
                <w:highlight w:val="yellow"/>
              </w:rPr>
            </w:pPr>
            <w:r w:rsidRPr="003A6D72">
              <w:rPr>
                <w:rFonts w:ascii="Times New Roman" w:hAnsi="Times New Roman"/>
                <w:b/>
                <w:highlight w:val="yellow"/>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3A6D72" w:rsidRDefault="00156D6C" w:rsidP="00CC412F">
            <w:pPr>
              <w:tabs>
                <w:tab w:val="left" w:pos="567"/>
              </w:tabs>
              <w:rPr>
                <w:rFonts w:ascii="Times New Roman" w:hAnsi="Times New Roman"/>
                <w:b/>
                <w:highlight w:val="yellow"/>
              </w:rPr>
            </w:pPr>
            <w:r w:rsidRPr="003A6D72">
              <w:rPr>
                <w:rFonts w:ascii="Times New Roman" w:hAnsi="Times New Roman"/>
                <w:b/>
                <w:highlight w:val="yellow"/>
              </w:rPr>
              <w:t>Beskrivning alt. referens</w:t>
            </w:r>
          </w:p>
        </w:tc>
      </w:tr>
      <w:tr w:rsidR="00156D6C" w:rsidRPr="00CC412F" w14:paraId="19B972C2" w14:textId="77777777" w:rsidTr="00CC412F">
        <w:trPr>
          <w:trHeight w:val="709"/>
        </w:trPr>
        <w:tc>
          <w:tcPr>
            <w:tcW w:w="1027" w:type="pct"/>
            <w:tcBorders>
              <w:top w:val="single" w:sz="6" w:space="0" w:color="auto"/>
            </w:tcBorders>
          </w:tcPr>
          <w:p w14:paraId="21669506" w14:textId="77777777" w:rsidR="00156D6C" w:rsidRPr="003A6D72" w:rsidRDefault="00156D6C" w:rsidP="00CC412F">
            <w:pPr>
              <w:spacing w:before="40" w:after="40"/>
              <w:rPr>
                <w:rFonts w:ascii="Times New Roman" w:hAnsi="Times New Roman"/>
                <w:highlight w:val="yellow"/>
              </w:rPr>
            </w:pPr>
            <w:r w:rsidRPr="003A6D72">
              <w:rPr>
                <w:rFonts w:ascii="Times New Roman" w:hAnsi="Times New Roman"/>
                <w:highlight w:val="yellow"/>
              </w:rPr>
              <w:t>Patienten</w:t>
            </w:r>
          </w:p>
        </w:tc>
        <w:tc>
          <w:tcPr>
            <w:tcW w:w="3973" w:type="pct"/>
            <w:tcBorders>
              <w:top w:val="single" w:sz="6" w:space="0" w:color="auto"/>
            </w:tcBorders>
          </w:tcPr>
          <w:p w14:paraId="776FDE8B" w14:textId="77777777" w:rsidR="00156D6C" w:rsidRPr="003A6D72" w:rsidRDefault="00156D6C" w:rsidP="00CC412F">
            <w:pPr>
              <w:spacing w:before="40" w:after="40"/>
              <w:rPr>
                <w:rFonts w:ascii="Times New Roman" w:hAnsi="Times New Roman"/>
                <w:highlight w:val="yellow"/>
              </w:rPr>
            </w:pPr>
            <w:r w:rsidRPr="003A6D72">
              <w:rPr>
                <w:rFonts w:ascii="Times New Roman" w:hAnsi="Times New Roman"/>
                <w:highlight w:val="yellow"/>
              </w:rPr>
              <w:t>Den patient som vill få tillgång till sin mödravårdsinformation.</w:t>
            </w:r>
          </w:p>
        </w:tc>
      </w:tr>
    </w:tbl>
    <w:p w14:paraId="650F0C71" w14:textId="77777777" w:rsidR="00C420B9" w:rsidRDefault="00C420B9" w:rsidP="00C420B9">
      <w:pPr>
        <w:pStyle w:val="Heading4"/>
        <w:numPr>
          <w:ilvl w:val="0"/>
          <w:numId w:val="0"/>
        </w:numPr>
        <w:ind w:left="864"/>
        <w:rPr>
          <w:highlight w:val="yellow"/>
        </w:rPr>
      </w:pPr>
    </w:p>
    <w:p w14:paraId="7A74447B" w14:textId="77777777" w:rsidR="00156D6C" w:rsidRPr="003A6D72" w:rsidRDefault="00156D6C" w:rsidP="00156D6C">
      <w:pPr>
        <w:pStyle w:val="Heading4"/>
        <w:rPr>
          <w:highlight w:val="yellow"/>
        </w:rPr>
      </w:pPr>
      <w:r w:rsidRPr="003A6D72">
        <w:rPr>
          <w:highlight w:val="yellow"/>
        </w:rPr>
        <w:t>Sekvensdiagram</w:t>
      </w:r>
    </w:p>
    <w:p w14:paraId="597411E0" w14:textId="77777777" w:rsidR="00156D6C" w:rsidRPr="003A6D72" w:rsidRDefault="00156D6C" w:rsidP="00156D6C">
      <w:pPr>
        <w:rPr>
          <w:highlight w:val="yellow"/>
        </w:rPr>
      </w:pPr>
      <w:r w:rsidRPr="003A6D72">
        <w:rPr>
          <w:noProof/>
          <w:highlight w:val="yellow"/>
          <w:lang w:val="en-US"/>
        </w:rPr>
        <w:drawing>
          <wp:inline distT="0" distB="0" distL="0" distR="0" wp14:anchorId="071232F0" wp14:editId="6038D855">
            <wp:extent cx="5507990" cy="1562735"/>
            <wp:effectExtent l="0" t="0" r="3810" b="1206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Det system som används för att konsumera information. </w:t>
            </w:r>
            <w:proofErr w:type="gramStart"/>
            <w:r w:rsidRPr="00CC412F">
              <w:rPr>
                <w:rFonts w:ascii="Times New Roman" w:hAnsi="Times New Roman"/>
              </w:rPr>
              <w:t>Dvs</w:t>
            </w:r>
            <w:proofErr w:type="gramEnd"/>
            <w:r w:rsidRPr="00CC412F">
              <w:rPr>
                <w:rFonts w:ascii="Times New Roman" w:hAnsi="Times New Roman"/>
              </w:rPr>
              <w:t xml:space="preserve">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 xml:space="preserve">Tjänsteplattformen är ett lager som slussar information vidare (som har sin egna </w:t>
            </w:r>
            <w:r w:rsidRPr="00CC412F">
              <w:rPr>
                <w:rFonts w:ascii="Times New Roman" w:hAnsi="Times New Roman"/>
              </w:rPr>
              <w:lastRenderedPageBreak/>
              <w:t>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Pr="00CC412F" w:rsidRDefault="00156D6C" w:rsidP="00156D6C"/>
    <w:p w14:paraId="792984C5" w14:textId="5E5CAC85" w:rsidR="00156D6C" w:rsidRPr="00CC412F" w:rsidRDefault="00156D6C" w:rsidP="00156D6C">
      <w:pPr>
        <w:pStyle w:val="Heading3"/>
      </w:pPr>
      <w:bookmarkStart w:id="40" w:name="_Toc383102058"/>
      <w:r w:rsidRPr="00CC412F">
        <w:t>Flöde 5 – Hämta bilddiagnostisk data</w:t>
      </w:r>
      <w:bookmarkEnd w:id="40"/>
    </w:p>
    <w:p w14:paraId="48D76011" w14:textId="77777777" w:rsidR="00156D6C" w:rsidRPr="00CC412F" w:rsidRDefault="00156D6C" w:rsidP="00156D6C"/>
    <w:p w14:paraId="098D589A" w14:textId="77777777" w:rsidR="00156D6C" w:rsidRPr="00CC412F" w:rsidRDefault="00156D6C" w:rsidP="00156D6C">
      <w:pPr>
        <w:pStyle w:val="Heading4"/>
      </w:pPr>
      <w:r w:rsidRPr="00CC412F">
        <w:t>Arbetsflöde</w:t>
      </w:r>
    </w:p>
    <w:p w14:paraId="0E8CB90E" w14:textId="77777777" w:rsidR="00156D6C" w:rsidRPr="00CC412F" w:rsidRDefault="00156D6C" w:rsidP="00156D6C"/>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BDC6BF6" w14:textId="77777777" w:rsidR="00156D6C" w:rsidRPr="00CC412F" w:rsidRDefault="00156D6C" w:rsidP="00156D6C">
      <w:pPr>
        <w:rPr>
          <w:highlight w:val="yellow"/>
        </w:rPr>
      </w:pPr>
    </w:p>
    <w:p w14:paraId="5226B779" w14:textId="77777777" w:rsidR="00156D6C" w:rsidRPr="00CC412F" w:rsidRDefault="00156D6C" w:rsidP="00C420B9">
      <w:pPr>
        <w:pStyle w:val="BodyText"/>
      </w:pPr>
      <w:r w:rsidRPr="00CC412F">
        <w:t>Figur: Direktåtkomst inom sammanhållen journalföring</w:t>
      </w:r>
    </w:p>
    <w:p w14:paraId="32598795" w14:textId="77777777" w:rsidR="00156D6C" w:rsidRPr="00CC412F" w:rsidRDefault="00156D6C" w:rsidP="00C420B9">
      <w:pPr>
        <w:pStyle w:val="BodyText"/>
      </w:pPr>
    </w:p>
    <w:p w14:paraId="2FB324D0" w14:textId="77777777" w:rsidR="00156D6C" w:rsidRPr="00CC412F" w:rsidRDefault="00156D6C" w:rsidP="00C420B9">
      <w:pPr>
        <w:pStyle w:val="BodyText"/>
      </w:pPr>
      <w:r w:rsidRPr="00FB06E9">
        <w:rPr>
          <w:noProof/>
          <w:lang w:val="en-US"/>
        </w:rPr>
        <w:lastRenderedPageBreak/>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698168F" w14:textId="77777777" w:rsidR="00156D6C" w:rsidRPr="00CC412F" w:rsidRDefault="00156D6C" w:rsidP="00156D6C">
      <w:pPr>
        <w:pStyle w:val="Heading5"/>
        <w:rPr>
          <w:highlight w:val="yellow"/>
        </w:rPr>
      </w:pPr>
      <w:r w:rsidRPr="00CC412F">
        <w:rPr>
          <w:highlight w:val="yellow"/>
        </w:rPr>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CC412F"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CC412F" w:rsidRDefault="00156D6C" w:rsidP="00CC412F">
            <w:pPr>
              <w:tabs>
                <w:tab w:val="left" w:pos="567"/>
              </w:tabs>
              <w:jc w:val="center"/>
              <w:rPr>
                <w:rFonts w:ascii="Times New Roman" w:hAnsi="Times New Roman"/>
                <w:b/>
                <w:highlight w:val="yellow"/>
              </w:rPr>
            </w:pPr>
            <w:r w:rsidRPr="00CC412F">
              <w:rPr>
                <w:rFonts w:ascii="Times New Roman" w:hAnsi="Times New Roman"/>
                <w:b/>
                <w:highlight w:val="yellow"/>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CC412F" w:rsidRDefault="00156D6C" w:rsidP="00CC412F">
            <w:pPr>
              <w:tabs>
                <w:tab w:val="left" w:pos="567"/>
              </w:tabs>
              <w:rPr>
                <w:rFonts w:ascii="Times New Roman" w:hAnsi="Times New Roman"/>
                <w:b/>
                <w:highlight w:val="yellow"/>
              </w:rPr>
            </w:pPr>
            <w:r w:rsidRPr="00CC412F">
              <w:rPr>
                <w:rFonts w:ascii="Times New Roman" w:hAnsi="Times New Roman"/>
                <w:b/>
                <w:highlight w:val="yellow"/>
              </w:rPr>
              <w:t>Beskrivning alt. referens</w:t>
            </w:r>
          </w:p>
        </w:tc>
      </w:tr>
      <w:tr w:rsidR="00156D6C" w:rsidRPr="00CC412F" w14:paraId="66BFAD6F" w14:textId="77777777" w:rsidTr="00CC412F">
        <w:trPr>
          <w:trHeight w:val="709"/>
        </w:trPr>
        <w:tc>
          <w:tcPr>
            <w:tcW w:w="1027" w:type="pct"/>
            <w:tcBorders>
              <w:top w:val="single" w:sz="6" w:space="0" w:color="auto"/>
            </w:tcBorders>
          </w:tcPr>
          <w:p w14:paraId="413984C4" w14:textId="77777777" w:rsidR="00156D6C" w:rsidRPr="00CC412F" w:rsidRDefault="00156D6C" w:rsidP="00CC412F">
            <w:pPr>
              <w:spacing w:before="40" w:after="40"/>
              <w:rPr>
                <w:rFonts w:ascii="Times New Roman" w:hAnsi="Times New Roman"/>
                <w:highlight w:val="yellow"/>
              </w:rPr>
            </w:pPr>
            <w:r w:rsidRPr="00CC412F">
              <w:rPr>
                <w:rFonts w:ascii="Times New Roman" w:hAnsi="Times New Roman"/>
                <w:highlight w:val="yellow"/>
              </w:rPr>
              <w:t>Patienten</w:t>
            </w:r>
          </w:p>
        </w:tc>
        <w:tc>
          <w:tcPr>
            <w:tcW w:w="3973" w:type="pct"/>
            <w:tcBorders>
              <w:top w:val="single" w:sz="6" w:space="0" w:color="auto"/>
            </w:tcBorders>
          </w:tcPr>
          <w:p w14:paraId="56A72EEA" w14:textId="77777777" w:rsidR="00156D6C" w:rsidRPr="00CC412F" w:rsidRDefault="00156D6C" w:rsidP="00CC412F">
            <w:pPr>
              <w:spacing w:before="40" w:after="40"/>
              <w:rPr>
                <w:rFonts w:ascii="Times New Roman" w:hAnsi="Times New Roman"/>
                <w:highlight w:val="yellow"/>
              </w:rPr>
            </w:pPr>
            <w:r w:rsidRPr="00CC412F">
              <w:rPr>
                <w:rFonts w:ascii="Times New Roman" w:hAnsi="Times New Roman"/>
                <w:highlight w:val="yellow"/>
              </w:rPr>
              <w:t>Den patient som vill få tillgång till sin mödravårdsinformation.</w:t>
            </w:r>
          </w:p>
        </w:tc>
      </w:tr>
    </w:tbl>
    <w:p w14:paraId="0D5D2F88" w14:textId="77777777" w:rsidR="00C420B9" w:rsidRDefault="00C420B9" w:rsidP="00C420B9">
      <w:pPr>
        <w:pStyle w:val="Heading4"/>
        <w:numPr>
          <w:ilvl w:val="0"/>
          <w:numId w:val="0"/>
        </w:numPr>
        <w:ind w:left="864"/>
        <w:rPr>
          <w:highlight w:val="yellow"/>
        </w:rPr>
      </w:pPr>
    </w:p>
    <w:p w14:paraId="626D60C6" w14:textId="77777777" w:rsidR="00156D6C" w:rsidRPr="00CC412F" w:rsidRDefault="00156D6C" w:rsidP="00156D6C">
      <w:pPr>
        <w:pStyle w:val="Heading4"/>
        <w:rPr>
          <w:highlight w:val="yellow"/>
        </w:rPr>
      </w:pPr>
      <w:r w:rsidRPr="00CC412F">
        <w:rPr>
          <w:highlight w:val="yellow"/>
        </w:rPr>
        <w:t>Sekvensdiagram</w:t>
      </w:r>
    </w:p>
    <w:p w14:paraId="192689E3" w14:textId="77777777" w:rsidR="00156D6C" w:rsidRPr="00CC412F" w:rsidRDefault="00156D6C" w:rsidP="00156D6C">
      <w:pPr>
        <w:rPr>
          <w:highlight w:val="yellow"/>
        </w:rPr>
      </w:pPr>
      <w:r w:rsidRPr="003A6D72">
        <w:rPr>
          <w:noProof/>
          <w:highlight w:val="yellow"/>
          <w:lang w:val="en-US"/>
        </w:rPr>
        <w:drawing>
          <wp:inline distT="0" distB="0" distL="0" distR="0" wp14:anchorId="79F2C8DB" wp14:editId="721065FA">
            <wp:extent cx="5507990" cy="1562735"/>
            <wp:effectExtent l="0" t="0" r="3810" b="1206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Det system som används för att konsumera information. </w:t>
            </w:r>
            <w:proofErr w:type="gramStart"/>
            <w:r w:rsidRPr="00CC412F">
              <w:rPr>
                <w:rFonts w:ascii="Times New Roman" w:hAnsi="Times New Roman"/>
              </w:rPr>
              <w:t>Dvs</w:t>
            </w:r>
            <w:proofErr w:type="gramEnd"/>
            <w:r w:rsidRPr="00CC412F">
              <w:rPr>
                <w:rFonts w:ascii="Times New Roman" w:hAnsi="Times New Roman"/>
              </w:rPr>
              <w:t xml:space="preserve">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1" w:name="_Toc383102059"/>
      <w:r w:rsidRPr="00CC412F">
        <w:t>Obligatoriska kontrakt</w:t>
      </w:r>
      <w:bookmarkEnd w:id="41"/>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C420B9" w:rsidRDefault="007E47C0" w:rsidP="007E47C0">
      <w:pPr>
        <w:pStyle w:val="Heading2"/>
        <w:rPr>
          <w:highlight w:val="yellow"/>
        </w:rPr>
      </w:pPr>
      <w:bookmarkStart w:id="42" w:name="_Toc357754849"/>
      <w:bookmarkStart w:id="43" w:name="_Toc383102060"/>
      <w:r w:rsidRPr="00C420B9">
        <w:rPr>
          <w:highlight w:val="yellow"/>
        </w:rPr>
        <w:t>Adressering</w:t>
      </w:r>
      <w:bookmarkEnd w:id="42"/>
      <w:bookmarkEnd w:id="43"/>
    </w:p>
    <w:p w14:paraId="26270676" w14:textId="77777777" w:rsidR="00137C8C" w:rsidRPr="00CC412F" w:rsidRDefault="00137C8C" w:rsidP="003A6D72">
      <w:r w:rsidRPr="00CC412F">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Pr="00CC412F" w:rsidRDefault="00137C8C" w:rsidP="003A6D72"/>
    <w:p w14:paraId="38A9D025" w14:textId="77777777" w:rsidR="00137C8C" w:rsidRPr="00CC412F" w:rsidRDefault="00137C8C" w:rsidP="003A6D72">
      <w:r w:rsidRPr="00CC412F">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CC412F">
        <w:t>notifieringskontrakt</w:t>
      </w:r>
      <w:proofErr w:type="gramEnd"/>
      <w:r w:rsidRPr="00CC412F">
        <w:t xml:space="preserve"> (ProcessNotification). </w:t>
      </w:r>
      <w:proofErr w:type="gramStart"/>
      <w:r w:rsidRPr="00CC412F">
        <w:t>Notifieringen</w:t>
      </w:r>
      <w:proofErr w:type="gramEnd"/>
      <w:r w:rsidRPr="00CC412F">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CC412F">
        <w:t>notifierats</w:t>
      </w:r>
      <w:proofErr w:type="gramEnd"/>
      <w:r w:rsidRPr="00CC412F">
        <w:t xml:space="preserve"> för patienten.</w:t>
      </w:r>
    </w:p>
    <w:p w14:paraId="65A2FBA6" w14:textId="77777777" w:rsidR="00137C8C" w:rsidRPr="00CC412F" w:rsidRDefault="00137C8C" w:rsidP="003A6D72"/>
    <w:p w14:paraId="389CF1D6" w14:textId="77777777" w:rsidR="00137C8C" w:rsidRPr="00CC412F" w:rsidRDefault="00137C8C" w:rsidP="003A6D72">
      <w:r w:rsidRPr="00CC412F">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CC412F" w:rsidRDefault="00137C8C" w:rsidP="00137C8C">
      <w:pPr>
        <w:pStyle w:val="Rubrik3b"/>
        <w:ind w:left="0" w:firstLine="0"/>
        <w:rPr>
          <w:rFonts w:ascii="Georgia" w:hAnsi="Georgia"/>
        </w:rPr>
      </w:pPr>
      <w:bookmarkStart w:id="44" w:name="_Toc219337768"/>
      <w:bookmarkStart w:id="45" w:name="_Toc227077989"/>
      <w:bookmarkStart w:id="46" w:name="_Toc383102061"/>
      <w:r w:rsidRPr="00CC412F">
        <w:rPr>
          <w:rFonts w:ascii="Georgia" w:hAnsi="Georgia"/>
        </w:rPr>
        <w:t>Adressering vid nationell användning</w:t>
      </w:r>
      <w:bookmarkEnd w:id="44"/>
      <w:bookmarkEnd w:id="45"/>
      <w:bookmarkEnd w:id="46"/>
    </w:p>
    <w:p w14:paraId="459CD0E9" w14:textId="77777777" w:rsidR="00137C8C" w:rsidRPr="00CC412F" w:rsidRDefault="00137C8C" w:rsidP="00C420B9">
      <w:pPr>
        <w:pStyle w:val="BodyText"/>
      </w:pPr>
    </w:p>
    <w:p w14:paraId="2C074CC4" w14:textId="77777777" w:rsidR="00137C8C" w:rsidRPr="00CC412F" w:rsidRDefault="00137C8C" w:rsidP="00C420B9">
      <w:pPr>
        <w:pStyle w:val="BodyText"/>
      </w:pPr>
      <w:r w:rsidRPr="00FB06E9">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CC412F" w:rsidRDefault="00137C8C" w:rsidP="003A6D72">
      <w:r w:rsidRPr="00CC412F">
        <w:t>Figur: Adressering vid anrop till nationell aggregerande tjänst (t.ex. från Mina vårdkontakter eller NPÖ-tillämpningen)</w:t>
      </w:r>
    </w:p>
    <w:p w14:paraId="6724D37E" w14:textId="77777777" w:rsidR="00137C8C" w:rsidRPr="00CC412F" w:rsidRDefault="00137C8C" w:rsidP="003A6D72"/>
    <w:p w14:paraId="0AD27D24" w14:textId="77777777" w:rsidR="00137C8C" w:rsidRPr="00CC412F" w:rsidRDefault="00137C8C" w:rsidP="00137C8C">
      <w:pPr>
        <w:pStyle w:val="Rubrik3b"/>
        <w:ind w:left="0" w:firstLine="0"/>
        <w:rPr>
          <w:rFonts w:ascii="Georgia" w:hAnsi="Georgia"/>
        </w:rPr>
      </w:pPr>
      <w:bookmarkStart w:id="47" w:name="_Toc219337769"/>
      <w:bookmarkStart w:id="48" w:name="_Toc227077990"/>
      <w:bookmarkStart w:id="49" w:name="_Toc383102062"/>
      <w:r w:rsidRPr="00CC412F">
        <w:rPr>
          <w:rFonts w:ascii="Georgia" w:hAnsi="Georgia"/>
        </w:rPr>
        <w:t>Adressering vid regional användning</w:t>
      </w:r>
      <w:bookmarkEnd w:id="47"/>
      <w:bookmarkEnd w:id="48"/>
      <w:bookmarkEnd w:id="49"/>
    </w:p>
    <w:p w14:paraId="481784ED" w14:textId="77777777" w:rsidR="00137C8C" w:rsidRPr="00CC412F" w:rsidRDefault="00137C8C" w:rsidP="00C420B9">
      <w:pPr>
        <w:pStyle w:val="BodyText"/>
      </w:pPr>
      <w:r w:rsidRPr="00FB06E9">
        <w:rPr>
          <w:noProof/>
          <w:lang w:val="en-US"/>
        </w:rPr>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Pr="00CC412F" w:rsidRDefault="00137C8C" w:rsidP="003A6D72">
      <w:r w:rsidRPr="00CC412F">
        <w:t>Figur: Adressering vid anrop till regional aggregerande tjänst (t.ex. från ett vårddokumentationssystem, beslutsstödsystem eller en regional patientöversikt)</w:t>
      </w:r>
    </w:p>
    <w:p w14:paraId="1C41B873" w14:textId="77777777" w:rsidR="00137C8C" w:rsidRPr="00CC412F" w:rsidRDefault="00137C8C" w:rsidP="003A6D72"/>
    <w:p w14:paraId="204DCC80" w14:textId="77777777" w:rsidR="00137C8C" w:rsidRPr="00CC412F" w:rsidRDefault="00137C8C" w:rsidP="00137C8C">
      <w:pPr>
        <w:pStyle w:val="Rubrik3b"/>
        <w:ind w:left="0" w:firstLine="0"/>
        <w:rPr>
          <w:rFonts w:ascii="Georgia" w:hAnsi="Georgia"/>
        </w:rPr>
      </w:pPr>
      <w:bookmarkStart w:id="50" w:name="_Toc227077991"/>
      <w:bookmarkStart w:id="51" w:name="_Toc383102063"/>
      <w:r w:rsidRPr="00CC412F">
        <w:rPr>
          <w:rFonts w:ascii="Georgia" w:hAnsi="Georgia"/>
        </w:rPr>
        <w:t>Adressering direkt till ett källsystem</w:t>
      </w:r>
      <w:bookmarkEnd w:id="50"/>
      <w:bookmarkEnd w:id="51"/>
    </w:p>
    <w:p w14:paraId="63AB113B" w14:textId="77777777" w:rsidR="00137C8C" w:rsidRPr="00CC412F" w:rsidRDefault="00137C8C" w:rsidP="003A6D72">
      <w:r w:rsidRPr="00CC412F">
        <w:t xml:space="preserve">Tjänstekontrakten i denna domän möjliggör sökning av information relaterad till en eller flera vårdkontakter. Det syftar till att stödja tillämpningsflöden som startar med en översikt av vårdkontakter som hämtas med GetCareContacts (i domänen </w:t>
      </w:r>
      <w:proofErr w:type="gramStart"/>
      <w:r w:rsidRPr="00CC412F">
        <w:t>clinicalprocess:logistics</w:t>
      </w:r>
      <w:proofErr w:type="gramEnd"/>
      <w:r w:rsidRPr="00CC412F">
        <w:t xml:space="preserve">:logistics) eller annan aktivitet som resulterar i att användaren presenteras en lista med vårdkontakter. </w:t>
      </w:r>
    </w:p>
    <w:p w14:paraId="34C0F042" w14:textId="77777777" w:rsidR="00137C8C" w:rsidRPr="00CC412F" w:rsidRDefault="00137C8C" w:rsidP="003A6D72"/>
    <w:p w14:paraId="68CDD610" w14:textId="26BF6DA4" w:rsidR="00137C8C" w:rsidRPr="00CC412F" w:rsidRDefault="00137C8C" w:rsidP="003A6D72">
      <w:r w:rsidRPr="00CC412F">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rsidRPr="00CC412F">
        <w:t>clinicalprocess:logistics</w:t>
      </w:r>
      <w:proofErr w:type="gramEnd"/>
      <w:r w:rsidRPr="00CC412F">
        <w:t>:logistics:GetCareContacts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källsystem. Figuren visar ett exempel som skulle kunna vara fortsättningen på något av flödena i avsnitt 2.1:</w:t>
      </w:r>
    </w:p>
    <w:p w14:paraId="3B9A0598" w14:textId="77777777" w:rsidR="00137C8C" w:rsidRPr="00CC412F" w:rsidRDefault="00137C8C" w:rsidP="003A6D72"/>
    <w:p w14:paraId="1ED573A2" w14:textId="77777777" w:rsidR="00137C8C" w:rsidRPr="00CC412F" w:rsidRDefault="00137C8C" w:rsidP="00C420B9">
      <w:pPr>
        <w:pStyle w:val="BodyText"/>
      </w:pPr>
      <w:r w:rsidRPr="00FB06E9">
        <w:rPr>
          <w:noProof/>
          <w:lang w:val="en-US"/>
        </w:rPr>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Pr="00CC412F" w:rsidRDefault="00137C8C" w:rsidP="003A6D72">
      <w:r w:rsidRPr="00CC412F">
        <w:t>Figur: Flöde som förutsätter adressering med källsystemets HSAid</w:t>
      </w:r>
    </w:p>
    <w:p w14:paraId="1097DD5C" w14:textId="77777777" w:rsidR="00137C8C" w:rsidRPr="00CC412F" w:rsidRDefault="00137C8C" w:rsidP="003A6D72"/>
    <w:p w14:paraId="2D13C24D" w14:textId="77777777" w:rsidR="00137C8C" w:rsidRPr="00CC412F" w:rsidRDefault="00137C8C" w:rsidP="003A6D72">
      <w:pPr>
        <w:rPr>
          <w:i/>
        </w:rPr>
      </w:pPr>
      <w:r w:rsidRPr="00CC412F">
        <w:t>Eftersom anropet i detta fall sker direkt mot virtuell tjänst, sker adressering med källsystemets HSA-id direkt från tjänstekonsumenten. Detta beskrivs i figuren nedan. Anropet skulle kunna gälla tjänstekontraktet GetMaternityMedicalHistory med careContactId och sourceSystemHSAId som sökparametrar:</w:t>
      </w:r>
    </w:p>
    <w:p w14:paraId="6A11E06F" w14:textId="77777777" w:rsidR="00137C8C" w:rsidRPr="00CC412F" w:rsidRDefault="00137C8C" w:rsidP="00C420B9">
      <w:pPr>
        <w:pStyle w:val="BodyText"/>
      </w:pPr>
      <w:r w:rsidRPr="00FB06E9">
        <w:rPr>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sidRPr="00CC412F">
        <w:t xml:space="preserve"> </w:t>
      </w:r>
    </w:p>
    <w:p w14:paraId="4ADBE1B5" w14:textId="77777777" w:rsidR="00137C8C" w:rsidRPr="00CC412F" w:rsidRDefault="00137C8C" w:rsidP="003A6D72">
      <w:r w:rsidRPr="00CC412F">
        <w:t>Figur: Adressering vid sökning efter information ur ett specifikt källsystem</w:t>
      </w:r>
    </w:p>
    <w:p w14:paraId="706EBF5B" w14:textId="77777777" w:rsidR="00137C8C" w:rsidRPr="00CC412F" w:rsidRDefault="00137C8C" w:rsidP="00C420B9">
      <w:pPr>
        <w:pStyle w:val="BodyText"/>
      </w:pPr>
    </w:p>
    <w:p w14:paraId="63B007C2" w14:textId="77777777" w:rsidR="00137C8C" w:rsidRPr="00CC412F" w:rsidRDefault="00137C8C" w:rsidP="00137C8C">
      <w:pPr>
        <w:pStyle w:val="Rubrik3b"/>
      </w:pPr>
      <w:bookmarkStart w:id="52" w:name="_Toc227077992"/>
      <w:bookmarkStart w:id="53" w:name="_Toc383102064"/>
      <w:r w:rsidRPr="00CC412F">
        <w:t>Sammanfattning av adresseringsmodell</w:t>
      </w:r>
      <w:bookmarkEnd w:id="52"/>
      <w:bookmarkEnd w:id="53"/>
    </w:p>
    <w:p w14:paraId="7326877F" w14:textId="77777777" w:rsidR="00137C8C" w:rsidRPr="00CC412F" w:rsidRDefault="00137C8C" w:rsidP="00C420B9">
      <w:pPr>
        <w:pStyle w:val="BodyText"/>
      </w:pPr>
    </w:p>
    <w:tbl>
      <w:tblPr>
        <w:tblStyle w:val="TableGrid"/>
        <w:tblW w:w="0" w:type="auto"/>
        <w:tblInd w:w="867" w:type="dxa"/>
        <w:tblLook w:val="04A0" w:firstRow="1" w:lastRow="0" w:firstColumn="1" w:lastColumn="0" w:noHBand="0" w:noVBand="1"/>
      </w:tblPr>
      <w:tblGrid>
        <w:gridCol w:w="3210"/>
        <w:gridCol w:w="3544"/>
      </w:tblGrid>
      <w:tr w:rsidR="00137C8C" w:rsidRPr="00CC412F" w14:paraId="0F5143B9" w14:textId="77777777" w:rsidTr="002E33F3">
        <w:tc>
          <w:tcPr>
            <w:tcW w:w="3210" w:type="dxa"/>
          </w:tcPr>
          <w:p w14:paraId="2829142A" w14:textId="77777777" w:rsidR="00137C8C" w:rsidRPr="00FB06E9" w:rsidRDefault="00137C8C" w:rsidP="00C420B9">
            <w:pPr>
              <w:pStyle w:val="BodyText"/>
              <w:rPr>
                <w:szCs w:val="22"/>
              </w:rPr>
            </w:pPr>
            <w:r w:rsidRPr="00CC412F">
              <w:t>Åtkomstbehov för patientens journalhistorik</w:t>
            </w:r>
          </w:p>
        </w:tc>
        <w:tc>
          <w:tcPr>
            <w:tcW w:w="3544" w:type="dxa"/>
          </w:tcPr>
          <w:p w14:paraId="4AF76101" w14:textId="77777777" w:rsidR="00137C8C" w:rsidRPr="00FB06E9" w:rsidRDefault="00137C8C" w:rsidP="00C420B9">
            <w:pPr>
              <w:pStyle w:val="BodyText"/>
              <w:rPr>
                <w:szCs w:val="22"/>
              </w:rPr>
            </w:pPr>
            <w:r w:rsidRPr="00CC412F">
              <w:t>Logisk adress</w:t>
            </w:r>
          </w:p>
        </w:tc>
      </w:tr>
      <w:tr w:rsidR="00137C8C" w:rsidRPr="00CC412F" w14:paraId="1B5F4F42" w14:textId="77777777" w:rsidTr="002E33F3">
        <w:tc>
          <w:tcPr>
            <w:tcW w:w="3210" w:type="dxa"/>
          </w:tcPr>
          <w:p w14:paraId="3B9FDA50" w14:textId="77777777" w:rsidR="00137C8C" w:rsidRPr="00FB06E9" w:rsidRDefault="00137C8C" w:rsidP="00C420B9">
            <w:pPr>
              <w:pStyle w:val="BodyText"/>
              <w:rPr>
                <w:szCs w:val="22"/>
              </w:rPr>
            </w:pPr>
            <w:r w:rsidRPr="00CC412F">
              <w:t>För alla huvudmän</w:t>
            </w:r>
          </w:p>
        </w:tc>
        <w:tc>
          <w:tcPr>
            <w:tcW w:w="3544" w:type="dxa"/>
          </w:tcPr>
          <w:p w14:paraId="7E86FB30" w14:textId="77777777" w:rsidR="00137C8C" w:rsidRPr="00FB06E9" w:rsidRDefault="00137C8C" w:rsidP="00C420B9">
            <w:pPr>
              <w:pStyle w:val="BodyText"/>
              <w:rPr>
                <w:szCs w:val="22"/>
              </w:rPr>
            </w:pPr>
            <w:r w:rsidRPr="00CC412F">
              <w:t>Ineras HSA-id</w:t>
            </w:r>
          </w:p>
        </w:tc>
      </w:tr>
      <w:tr w:rsidR="00137C8C" w:rsidRPr="00CC412F" w14:paraId="2AD3F9A7" w14:textId="77777777" w:rsidTr="002E33F3">
        <w:tc>
          <w:tcPr>
            <w:tcW w:w="3210" w:type="dxa"/>
          </w:tcPr>
          <w:p w14:paraId="32706354" w14:textId="77777777" w:rsidR="00137C8C" w:rsidRPr="00FB06E9" w:rsidRDefault="00137C8C" w:rsidP="00C420B9">
            <w:pPr>
              <w:pStyle w:val="BodyText"/>
              <w:rPr>
                <w:szCs w:val="22"/>
              </w:rPr>
            </w:pPr>
            <w:r w:rsidRPr="00CC412F">
              <w:t>För en huvudman/region</w:t>
            </w:r>
          </w:p>
        </w:tc>
        <w:tc>
          <w:tcPr>
            <w:tcW w:w="3544" w:type="dxa"/>
          </w:tcPr>
          <w:p w14:paraId="1C9F6AE1" w14:textId="77777777" w:rsidR="00137C8C" w:rsidRPr="00FB06E9" w:rsidRDefault="00137C8C" w:rsidP="00C420B9">
            <w:pPr>
              <w:pStyle w:val="BodyText"/>
              <w:rPr>
                <w:szCs w:val="22"/>
              </w:rPr>
            </w:pPr>
            <w:r w:rsidRPr="00CC412F">
              <w:t>Huvudmannens/regionens HSA-id</w:t>
            </w:r>
          </w:p>
        </w:tc>
      </w:tr>
      <w:tr w:rsidR="00137C8C" w:rsidRPr="00CC412F" w14:paraId="7974D755" w14:textId="77777777" w:rsidTr="002E33F3">
        <w:tc>
          <w:tcPr>
            <w:tcW w:w="3210" w:type="dxa"/>
          </w:tcPr>
          <w:p w14:paraId="211D5330" w14:textId="77777777" w:rsidR="00137C8C" w:rsidRPr="00FB06E9" w:rsidRDefault="00137C8C" w:rsidP="00C420B9">
            <w:pPr>
              <w:pStyle w:val="BodyText"/>
              <w:rPr>
                <w:szCs w:val="22"/>
              </w:rPr>
            </w:pPr>
            <w:r w:rsidRPr="00CC412F">
              <w:t>För ett källsystem</w:t>
            </w:r>
          </w:p>
        </w:tc>
        <w:tc>
          <w:tcPr>
            <w:tcW w:w="3544" w:type="dxa"/>
          </w:tcPr>
          <w:p w14:paraId="7D0D11E7" w14:textId="77777777" w:rsidR="00137C8C" w:rsidRPr="00FB06E9" w:rsidRDefault="00137C8C" w:rsidP="00C420B9">
            <w:pPr>
              <w:pStyle w:val="BodyText"/>
              <w:rPr>
                <w:szCs w:val="22"/>
              </w:rPr>
            </w:pPr>
            <w:r w:rsidRPr="00CC412F">
              <w:t>Källsystemets HSA-id</w:t>
            </w:r>
          </w:p>
        </w:tc>
      </w:tr>
    </w:tbl>
    <w:p w14:paraId="25392CCF" w14:textId="77777777" w:rsidR="007E47C0" w:rsidRPr="00CC412F" w:rsidRDefault="007E47C0" w:rsidP="007E47C0"/>
    <w:p w14:paraId="1D78D80B" w14:textId="77777777" w:rsidR="007E47C0" w:rsidRPr="00CC412F" w:rsidRDefault="007E47C0" w:rsidP="007E47C0">
      <w:pPr>
        <w:pStyle w:val="Heading2"/>
      </w:pPr>
      <w:bookmarkStart w:id="54" w:name="_Toc357754850"/>
      <w:bookmarkStart w:id="55" w:name="_Toc383102065"/>
      <w:r w:rsidRPr="00CC412F">
        <w:t>Aggregering och engagemangsindex</w:t>
      </w:r>
      <w:bookmarkEnd w:id="54"/>
      <w:bookmarkEnd w:id="55"/>
    </w:p>
    <w:p w14:paraId="238A122D" w14:textId="77777777" w:rsidR="00137C8C" w:rsidRDefault="00137C8C" w:rsidP="003A6D72">
      <w:r w:rsidRPr="00CC412F">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7AD61DBB" w14:textId="77777777" w:rsidR="0027683A" w:rsidRPr="00CC412F" w:rsidRDefault="0027683A" w:rsidP="003A6D72"/>
    <w:p w14:paraId="1028FBE1" w14:textId="1037D952" w:rsidR="00137C8C" w:rsidRPr="00CC412F" w:rsidRDefault="00137C8C" w:rsidP="00502896">
      <w:pPr>
        <w:pStyle w:val="Heading3"/>
      </w:pPr>
      <w:bookmarkStart w:id="56" w:name="_Toc248640896"/>
      <w:bookmarkStart w:id="57" w:name="_Toc383102066"/>
      <w:r w:rsidRPr="00CC412F">
        <w:t>Uppdatering av engagemangsindex</w:t>
      </w:r>
      <w:bookmarkEnd w:id="56"/>
      <w:bookmarkEnd w:id="57"/>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proofErr w:type="gramStart"/>
      <w:r w:rsidR="00137C8C" w:rsidRPr="00CC412F">
        <w:t>urn:riv</w:t>
      </w:r>
      <w:proofErr w:type="gramEnd"/>
      <w:r w:rsidR="00137C8C" w:rsidRPr="00CC412F">
        <w:t>:itintegration:engagementindex:U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proofErr w:type="gramStart"/>
      <w:r w:rsidR="00137C8C" w:rsidRPr="00CC412F">
        <w:t>urn:riv</w:t>
      </w:r>
      <w:proofErr w:type="gramEnd"/>
      <w:r w:rsidR="00137C8C" w:rsidRPr="00CC412F">
        <w:t>:itintegration:engagementindex:GetUpd</w:t>
      </w:r>
      <w:r w:rsidRPr="00CC412F">
        <w:t>atesResponder:1 (”index-pull”).</w:t>
      </w:r>
    </w:p>
    <w:p w14:paraId="06357BE7" w14:textId="1508DBBB" w:rsidR="00137C8C" w:rsidRPr="00CC412F" w:rsidRDefault="00137C8C" w:rsidP="003A6D72">
      <w:r w:rsidRPr="00CC412F">
        <w:t>Ladda hem Engagemangsindex WSDL, scheman och tjänstekontraktsbeskrivning för detaljer.</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559"/>
        <w:gridCol w:w="2303"/>
        <w:gridCol w:w="788"/>
        <w:gridCol w:w="1998"/>
        <w:gridCol w:w="1330"/>
      </w:tblGrid>
      <w:tr w:rsidR="00FB69B3" w:rsidRPr="00CC412F" w14:paraId="383ACDE9" w14:textId="77777777" w:rsidTr="00C420B9">
        <w:tc>
          <w:tcPr>
            <w:tcW w:w="1384" w:type="dxa"/>
            <w:shd w:val="clear" w:color="auto" w:fill="D9D9D9"/>
          </w:tcPr>
          <w:p w14:paraId="0AC1439B" w14:textId="01309DED" w:rsidR="00FB69B3" w:rsidRPr="00FB06E9" w:rsidRDefault="00FB69B3" w:rsidP="00C420B9">
            <w:pPr>
              <w:pStyle w:val="BodyText"/>
              <w:rPr>
                <w:rFonts w:ascii="Times New Roman" w:hAnsi="Times New Roman"/>
                <w:szCs w:val="22"/>
              </w:rPr>
            </w:pPr>
            <w:r w:rsidRPr="00CC412F">
              <w:t>Attribut</w:t>
            </w:r>
          </w:p>
        </w:tc>
        <w:tc>
          <w:tcPr>
            <w:tcW w:w="1559" w:type="dxa"/>
            <w:shd w:val="clear" w:color="auto" w:fill="D9D9D9"/>
          </w:tcPr>
          <w:p w14:paraId="334B3CEB" w14:textId="16C03D4A" w:rsidR="00FB69B3" w:rsidRPr="00FB06E9" w:rsidRDefault="00FB69B3" w:rsidP="00C420B9">
            <w:pPr>
              <w:pStyle w:val="BodyText"/>
              <w:rPr>
                <w:rFonts w:ascii="Times New Roman" w:hAnsi="Times New Roman"/>
                <w:szCs w:val="22"/>
              </w:rPr>
            </w:pPr>
            <w:r w:rsidRPr="00CC412F">
              <w:t>Beskrivning</w:t>
            </w:r>
          </w:p>
        </w:tc>
        <w:tc>
          <w:tcPr>
            <w:tcW w:w="2303" w:type="dxa"/>
            <w:shd w:val="clear" w:color="auto" w:fill="D9D9D9"/>
          </w:tcPr>
          <w:p w14:paraId="686CD245" w14:textId="49CD69E9" w:rsidR="00FB69B3" w:rsidRPr="00FB06E9" w:rsidRDefault="00FB69B3" w:rsidP="00C420B9">
            <w:pPr>
              <w:pStyle w:val="BodyText"/>
              <w:rPr>
                <w:rFonts w:ascii="Times New Roman" w:hAnsi="Times New Roman"/>
                <w:szCs w:val="22"/>
              </w:rPr>
            </w:pPr>
            <w:r w:rsidRPr="00CC412F">
              <w:t>Format</w:t>
            </w:r>
          </w:p>
        </w:tc>
        <w:tc>
          <w:tcPr>
            <w:tcW w:w="788" w:type="dxa"/>
            <w:shd w:val="clear" w:color="auto" w:fill="D9D9D9"/>
          </w:tcPr>
          <w:p w14:paraId="31CB852C" w14:textId="01CB7252" w:rsidR="00FB69B3" w:rsidRPr="00FB06E9" w:rsidRDefault="00FB69B3" w:rsidP="00C420B9">
            <w:pPr>
              <w:pStyle w:val="BodyText"/>
              <w:rPr>
                <w:rFonts w:ascii="Times New Roman" w:hAnsi="Times New Roman"/>
                <w:szCs w:val="22"/>
              </w:rPr>
            </w:pPr>
            <w:r w:rsidRPr="00CC412F">
              <w:t>Kardinalitet</w:t>
            </w:r>
          </w:p>
        </w:tc>
        <w:tc>
          <w:tcPr>
            <w:tcW w:w="1998" w:type="dxa"/>
            <w:shd w:val="clear" w:color="auto" w:fill="D9D9D9"/>
          </w:tcPr>
          <w:p w14:paraId="67C0B63C" w14:textId="4F8EB0AF" w:rsidR="00FB69B3" w:rsidRPr="00FB06E9" w:rsidRDefault="00FB69B3" w:rsidP="00C420B9">
            <w:pPr>
              <w:pStyle w:val="BodyText"/>
              <w:rPr>
                <w:rFonts w:ascii="Times New Roman" w:hAnsi="Times New Roman"/>
                <w:szCs w:val="22"/>
              </w:rPr>
            </w:pPr>
            <w:r w:rsidRPr="00CC412F">
              <w:t xml:space="preserve">Kodverk/värde-mängd </w:t>
            </w:r>
            <w:r w:rsidRPr="00CC412F">
              <w:br/>
              <w:t>/ev begränsningar</w:t>
            </w:r>
          </w:p>
        </w:tc>
        <w:tc>
          <w:tcPr>
            <w:tcW w:w="1330" w:type="dxa"/>
            <w:shd w:val="clear" w:color="auto" w:fill="D9D9D9"/>
          </w:tcPr>
          <w:p w14:paraId="671C000D" w14:textId="639A50DE" w:rsidR="00FB69B3" w:rsidRPr="00FB06E9" w:rsidRDefault="00FB69B3" w:rsidP="00C420B9">
            <w:pPr>
              <w:pStyle w:val="BodyText"/>
              <w:rPr>
                <w:rFonts w:ascii="Times New Roman" w:hAnsi="Times New Roman"/>
                <w:szCs w:val="22"/>
              </w:rPr>
            </w:pPr>
            <w:r w:rsidRPr="00CC412F">
              <w:t>Beslutsregler och kommentar</w:t>
            </w:r>
          </w:p>
        </w:tc>
      </w:tr>
      <w:tr w:rsidR="00137C8C" w:rsidRPr="00CC412F" w14:paraId="29440EBB" w14:textId="77777777" w:rsidTr="00C420B9">
        <w:tc>
          <w:tcPr>
            <w:tcW w:w="1384" w:type="dxa"/>
            <w:shd w:val="clear" w:color="auto" w:fill="auto"/>
          </w:tcPr>
          <w:p w14:paraId="42FA3FA8" w14:textId="77777777" w:rsidR="00137C8C" w:rsidRPr="00FB06E9" w:rsidRDefault="00137C8C" w:rsidP="00C420B9">
            <w:pPr>
              <w:pStyle w:val="BodyText"/>
              <w:rPr>
                <w:szCs w:val="22"/>
              </w:rPr>
            </w:pPr>
            <w:r w:rsidRPr="00CC412F">
              <w:t>Registered ResidentIdent Identification</w:t>
            </w:r>
          </w:p>
        </w:tc>
        <w:tc>
          <w:tcPr>
            <w:tcW w:w="1559" w:type="dxa"/>
            <w:shd w:val="clear" w:color="auto" w:fill="auto"/>
          </w:tcPr>
          <w:p w14:paraId="1568EBF9" w14:textId="77777777" w:rsidR="00137C8C" w:rsidRPr="00FB06E9" w:rsidRDefault="00137C8C" w:rsidP="00C420B9">
            <w:pPr>
              <w:pStyle w:val="BodyText"/>
              <w:rPr>
                <w:szCs w:val="22"/>
              </w:rPr>
            </w:pPr>
            <w:r w:rsidRPr="00CC412F">
              <w:t>Invånarens person-nummer</w:t>
            </w:r>
          </w:p>
        </w:tc>
        <w:tc>
          <w:tcPr>
            <w:tcW w:w="2303" w:type="dxa"/>
            <w:shd w:val="clear" w:color="auto" w:fill="auto"/>
          </w:tcPr>
          <w:p w14:paraId="75315E0F" w14:textId="77777777" w:rsidR="00137C8C" w:rsidRPr="00FB06E9" w:rsidRDefault="00137C8C" w:rsidP="00C420B9">
            <w:pPr>
              <w:pStyle w:val="BodyText"/>
              <w:rPr>
                <w:szCs w:val="22"/>
              </w:rPr>
            </w:pPr>
            <w:r w:rsidRPr="00CC412F">
              <w:t xml:space="preserve">Person- eller samordningsnummer enligt skatteverkets definition (12 tecken). </w:t>
            </w:r>
          </w:p>
        </w:tc>
        <w:tc>
          <w:tcPr>
            <w:tcW w:w="788" w:type="dxa"/>
            <w:shd w:val="clear" w:color="auto" w:fill="auto"/>
          </w:tcPr>
          <w:p w14:paraId="01F264E8"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4B15CAB5" w14:textId="77777777" w:rsidR="00137C8C" w:rsidRPr="00517C89" w:rsidRDefault="00137C8C" w:rsidP="00C420B9">
            <w:pPr>
              <w:pStyle w:val="BodyText"/>
            </w:pPr>
          </w:p>
        </w:tc>
        <w:tc>
          <w:tcPr>
            <w:tcW w:w="1330" w:type="dxa"/>
            <w:shd w:val="clear" w:color="auto" w:fill="auto"/>
          </w:tcPr>
          <w:p w14:paraId="1E0E64F7" w14:textId="77777777" w:rsidR="00137C8C" w:rsidRPr="00FB06E9" w:rsidRDefault="00137C8C" w:rsidP="00C420B9">
            <w:pPr>
              <w:pStyle w:val="BodyText"/>
              <w:rPr>
                <w:szCs w:val="22"/>
              </w:rPr>
            </w:pPr>
            <w:r w:rsidRPr="00CC412F">
              <w:t>Del av instansens unikhet</w:t>
            </w:r>
          </w:p>
        </w:tc>
      </w:tr>
      <w:tr w:rsidR="00137C8C" w:rsidRPr="00CC412F" w14:paraId="1B5B3324" w14:textId="77777777" w:rsidTr="00C420B9">
        <w:tc>
          <w:tcPr>
            <w:tcW w:w="1384" w:type="dxa"/>
            <w:shd w:val="clear" w:color="auto" w:fill="auto"/>
          </w:tcPr>
          <w:p w14:paraId="32F5DBD9" w14:textId="77777777" w:rsidR="00137C8C" w:rsidRPr="00FB06E9" w:rsidRDefault="00137C8C" w:rsidP="00C420B9">
            <w:pPr>
              <w:pStyle w:val="BodyText"/>
              <w:rPr>
                <w:szCs w:val="22"/>
              </w:rPr>
            </w:pPr>
            <w:r w:rsidRPr="00CC412F">
              <w:t>Service domain*</w:t>
            </w:r>
          </w:p>
        </w:tc>
        <w:tc>
          <w:tcPr>
            <w:tcW w:w="1559" w:type="dxa"/>
            <w:shd w:val="clear" w:color="auto" w:fill="auto"/>
          </w:tcPr>
          <w:p w14:paraId="1CFFEB5A" w14:textId="77777777" w:rsidR="00137C8C" w:rsidRPr="00FB06E9" w:rsidRDefault="00137C8C" w:rsidP="00C420B9">
            <w:pPr>
              <w:pStyle w:val="BodyText"/>
              <w:rPr>
                <w:szCs w:val="22"/>
              </w:rPr>
            </w:pPr>
            <w:r w:rsidRPr="00CC412F">
              <w:t xml:space="preserve">Den tjänstedomän som förekomsten avser. </w:t>
            </w:r>
          </w:p>
        </w:tc>
        <w:tc>
          <w:tcPr>
            <w:tcW w:w="2303" w:type="dxa"/>
            <w:shd w:val="clear" w:color="auto" w:fill="auto"/>
          </w:tcPr>
          <w:p w14:paraId="20F4952B" w14:textId="77777777" w:rsidR="00137C8C" w:rsidRPr="00FB06E9" w:rsidRDefault="00137C8C" w:rsidP="00C420B9">
            <w:pPr>
              <w:pStyle w:val="BodyText"/>
              <w:rPr>
                <w:szCs w:val="22"/>
              </w:rPr>
            </w:pPr>
            <w:r w:rsidRPr="00CC412F">
              <w:t xml:space="preserve">URN på formen &lt;regelverk&gt;:&lt;huvuddomän&gt;:&lt;underdomän&gt;. </w:t>
            </w:r>
          </w:p>
        </w:tc>
        <w:tc>
          <w:tcPr>
            <w:tcW w:w="788" w:type="dxa"/>
            <w:shd w:val="clear" w:color="auto" w:fill="auto"/>
          </w:tcPr>
          <w:p w14:paraId="620B524F"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676189AC" w14:textId="77777777" w:rsidR="00137C8C" w:rsidRPr="00FB06E9" w:rsidRDefault="00137C8C" w:rsidP="00C420B9">
            <w:pPr>
              <w:pStyle w:val="BodyText"/>
              <w:rPr>
                <w:szCs w:val="22"/>
              </w:rPr>
            </w:pPr>
            <w:r w:rsidRPr="00CC412F">
              <w:t>Värdet ska vara ”</w:t>
            </w:r>
            <w:proofErr w:type="gramStart"/>
            <w:r w:rsidRPr="00CC412F">
              <w:t>riv:clinicalprocess</w:t>
            </w:r>
            <w:proofErr w:type="gramEnd"/>
            <w:r w:rsidRPr="00CC412F">
              <w:t>:healthcond:actoutcome”</w:t>
            </w:r>
          </w:p>
        </w:tc>
        <w:tc>
          <w:tcPr>
            <w:tcW w:w="1330" w:type="dxa"/>
            <w:shd w:val="clear" w:color="auto" w:fill="auto"/>
          </w:tcPr>
          <w:p w14:paraId="23EB77AF" w14:textId="77777777" w:rsidR="00137C8C" w:rsidRPr="00FB06E9" w:rsidRDefault="00137C8C" w:rsidP="00C420B9">
            <w:pPr>
              <w:pStyle w:val="BodyText"/>
              <w:rPr>
                <w:szCs w:val="22"/>
              </w:rPr>
            </w:pPr>
            <w:r w:rsidRPr="00CC412F">
              <w:t>Del av instansens unikhet</w:t>
            </w:r>
          </w:p>
        </w:tc>
      </w:tr>
      <w:tr w:rsidR="00137C8C" w:rsidRPr="00CC412F" w14:paraId="1AA0049E" w14:textId="77777777" w:rsidTr="00C420B9">
        <w:tc>
          <w:tcPr>
            <w:tcW w:w="1384" w:type="dxa"/>
            <w:shd w:val="clear" w:color="auto" w:fill="auto"/>
          </w:tcPr>
          <w:p w14:paraId="14C5B942" w14:textId="77777777" w:rsidR="00137C8C" w:rsidRPr="00FB06E9" w:rsidRDefault="00137C8C" w:rsidP="00C420B9">
            <w:pPr>
              <w:pStyle w:val="BodyText"/>
              <w:rPr>
                <w:szCs w:val="22"/>
              </w:rPr>
            </w:pPr>
            <w:r w:rsidRPr="00CC412F">
              <w:t>Categori-zation*</w:t>
            </w:r>
          </w:p>
        </w:tc>
        <w:tc>
          <w:tcPr>
            <w:tcW w:w="1559" w:type="dxa"/>
            <w:shd w:val="clear" w:color="auto" w:fill="auto"/>
          </w:tcPr>
          <w:p w14:paraId="0060CFE7" w14:textId="77777777" w:rsidR="00137C8C" w:rsidRPr="00FB06E9" w:rsidRDefault="00137C8C" w:rsidP="00C420B9">
            <w:pPr>
              <w:pStyle w:val="BodyText"/>
              <w:rPr>
                <w:szCs w:val="22"/>
              </w:rPr>
            </w:pPr>
            <w:r w:rsidRPr="00CC412F">
              <w:t xml:space="preserve">Kategori-sering enligt kodverk som är specifikt för tjänste-domänen </w:t>
            </w:r>
          </w:p>
        </w:tc>
        <w:tc>
          <w:tcPr>
            <w:tcW w:w="2303" w:type="dxa"/>
            <w:shd w:val="clear" w:color="auto" w:fill="auto"/>
          </w:tcPr>
          <w:p w14:paraId="1D1489DE" w14:textId="77777777" w:rsidR="00137C8C" w:rsidRPr="00FB06E9" w:rsidRDefault="00137C8C" w:rsidP="00C420B9">
            <w:pPr>
              <w:pStyle w:val="BodyText"/>
              <w:rPr>
                <w:szCs w:val="22"/>
              </w:rPr>
            </w:pPr>
            <w:r w:rsidRPr="00CC412F">
              <w:t xml:space="preserve">Text bestående av bokstäver i ASCII. </w:t>
            </w:r>
          </w:p>
          <w:p w14:paraId="37F9BEED" w14:textId="77777777" w:rsidR="00137C8C" w:rsidRPr="00517C89" w:rsidRDefault="00137C8C" w:rsidP="00C420B9">
            <w:pPr>
              <w:pStyle w:val="BodyText"/>
            </w:pPr>
          </w:p>
        </w:tc>
        <w:tc>
          <w:tcPr>
            <w:tcW w:w="788" w:type="dxa"/>
            <w:shd w:val="clear" w:color="auto" w:fill="auto"/>
          </w:tcPr>
          <w:p w14:paraId="031E5195"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3D2C7F8B" w14:textId="77777777" w:rsidR="00137C8C" w:rsidRPr="00FB06E9" w:rsidRDefault="00137C8C" w:rsidP="00C420B9">
            <w:pPr>
              <w:pStyle w:val="BodyText"/>
              <w:rPr>
                <w:szCs w:val="22"/>
              </w:rPr>
            </w:pPr>
            <w:r w:rsidRPr="00CC412F">
              <w:t>Tjänstekontrakt genom vilket den information som indexposten avser kan hämtas. Anges med kortform enligt tabell nedan.</w:t>
            </w:r>
          </w:p>
        </w:tc>
        <w:tc>
          <w:tcPr>
            <w:tcW w:w="1330" w:type="dxa"/>
            <w:shd w:val="clear" w:color="auto" w:fill="auto"/>
          </w:tcPr>
          <w:p w14:paraId="6F25DD19" w14:textId="77777777" w:rsidR="00137C8C" w:rsidRPr="00FB06E9" w:rsidRDefault="00137C8C" w:rsidP="00C420B9">
            <w:pPr>
              <w:pStyle w:val="BodyText"/>
              <w:rPr>
                <w:szCs w:val="22"/>
              </w:rPr>
            </w:pPr>
            <w:r w:rsidRPr="00CC412F">
              <w:t>Del av instansens unikhet</w:t>
            </w:r>
          </w:p>
        </w:tc>
      </w:tr>
      <w:tr w:rsidR="00137C8C" w:rsidRPr="00CC412F" w14:paraId="5948C978" w14:textId="77777777" w:rsidTr="00C420B9">
        <w:tc>
          <w:tcPr>
            <w:tcW w:w="1384" w:type="dxa"/>
            <w:shd w:val="clear" w:color="auto" w:fill="auto"/>
          </w:tcPr>
          <w:p w14:paraId="07DDD0AF" w14:textId="77777777" w:rsidR="00137C8C" w:rsidRPr="00FB06E9" w:rsidRDefault="00137C8C" w:rsidP="00C420B9">
            <w:pPr>
              <w:pStyle w:val="BodyText"/>
              <w:rPr>
                <w:szCs w:val="22"/>
              </w:rPr>
            </w:pPr>
            <w:r w:rsidRPr="00CC412F">
              <w:t>Logical address*</w:t>
            </w:r>
          </w:p>
        </w:tc>
        <w:tc>
          <w:tcPr>
            <w:tcW w:w="1559" w:type="dxa"/>
            <w:shd w:val="clear" w:color="auto" w:fill="auto"/>
          </w:tcPr>
          <w:p w14:paraId="639B6E4A" w14:textId="77777777" w:rsidR="00137C8C" w:rsidRPr="00FB06E9" w:rsidRDefault="00137C8C" w:rsidP="00C420B9">
            <w:pPr>
              <w:pStyle w:val="BodyText"/>
              <w:rPr>
                <w:szCs w:val="22"/>
              </w:rPr>
            </w:pPr>
            <w:r w:rsidRPr="00CC412F">
              <w:t>Referens till informationskällan enligt tjänste-domänens definition</w:t>
            </w:r>
          </w:p>
        </w:tc>
        <w:tc>
          <w:tcPr>
            <w:tcW w:w="2303" w:type="dxa"/>
            <w:shd w:val="clear" w:color="auto" w:fill="auto"/>
          </w:tcPr>
          <w:p w14:paraId="5CE2E6DF" w14:textId="77777777" w:rsidR="00137C8C" w:rsidRPr="00FB06E9" w:rsidRDefault="00137C8C" w:rsidP="00C420B9">
            <w:pPr>
              <w:pStyle w:val="BodyText"/>
              <w:rPr>
                <w:szCs w:val="22"/>
              </w:rPr>
            </w:pPr>
            <w:r w:rsidRPr="00CC412F">
              <w:t>Logisk adress enligt adresseringsmodell för den tjänstedomän som anges av fältet Service Domain.</w:t>
            </w:r>
          </w:p>
        </w:tc>
        <w:tc>
          <w:tcPr>
            <w:tcW w:w="788" w:type="dxa"/>
            <w:shd w:val="clear" w:color="auto" w:fill="auto"/>
          </w:tcPr>
          <w:p w14:paraId="07BFD8A0"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65E61CE8" w14:textId="77777777" w:rsidR="00137C8C" w:rsidRPr="00FB06E9" w:rsidRDefault="00137C8C" w:rsidP="00C420B9">
            <w:pPr>
              <w:pStyle w:val="BodyText"/>
              <w:rPr>
                <w:szCs w:val="22"/>
              </w:rPr>
            </w:pPr>
            <w:r w:rsidRPr="00CC412F">
              <w:t>Samma värde som fältet Source System.</w:t>
            </w:r>
          </w:p>
        </w:tc>
        <w:tc>
          <w:tcPr>
            <w:tcW w:w="1330" w:type="dxa"/>
            <w:shd w:val="clear" w:color="auto" w:fill="auto"/>
          </w:tcPr>
          <w:p w14:paraId="47EFE59E" w14:textId="77777777" w:rsidR="00137C8C" w:rsidRPr="00FB06E9" w:rsidRDefault="00137C8C" w:rsidP="00C420B9">
            <w:pPr>
              <w:pStyle w:val="BodyText"/>
              <w:rPr>
                <w:szCs w:val="22"/>
              </w:rPr>
            </w:pPr>
            <w:r w:rsidRPr="00CC412F">
              <w:t>Del av instansens unikhet</w:t>
            </w:r>
          </w:p>
        </w:tc>
      </w:tr>
      <w:tr w:rsidR="00137C8C" w:rsidRPr="00CC412F" w14:paraId="715779B9" w14:textId="77777777" w:rsidTr="00C420B9">
        <w:tc>
          <w:tcPr>
            <w:tcW w:w="1384" w:type="dxa"/>
            <w:shd w:val="clear" w:color="auto" w:fill="auto"/>
          </w:tcPr>
          <w:p w14:paraId="5865F016" w14:textId="77777777" w:rsidR="00137C8C" w:rsidRPr="00FB06E9" w:rsidRDefault="00137C8C" w:rsidP="00C420B9">
            <w:pPr>
              <w:pStyle w:val="BodyText"/>
              <w:rPr>
                <w:szCs w:val="22"/>
              </w:rPr>
            </w:pPr>
            <w:r w:rsidRPr="00CC412F">
              <w:t>Business object Instance Identifier*</w:t>
            </w:r>
          </w:p>
        </w:tc>
        <w:tc>
          <w:tcPr>
            <w:tcW w:w="1559" w:type="dxa"/>
            <w:shd w:val="clear" w:color="auto" w:fill="auto"/>
          </w:tcPr>
          <w:p w14:paraId="59B8609F" w14:textId="77777777" w:rsidR="00137C8C" w:rsidRPr="00FB06E9" w:rsidRDefault="00137C8C" w:rsidP="00C420B9">
            <w:pPr>
              <w:pStyle w:val="BodyText"/>
              <w:rPr>
                <w:szCs w:val="22"/>
              </w:rPr>
            </w:pPr>
            <w:r w:rsidRPr="00CC412F">
              <w:t>Unik identifierare för händelse-bärande objekt</w:t>
            </w:r>
          </w:p>
        </w:tc>
        <w:tc>
          <w:tcPr>
            <w:tcW w:w="2303" w:type="dxa"/>
            <w:shd w:val="clear" w:color="auto" w:fill="auto"/>
          </w:tcPr>
          <w:p w14:paraId="115F8B6E" w14:textId="77777777" w:rsidR="00137C8C" w:rsidRPr="00FB06E9" w:rsidRDefault="00137C8C" w:rsidP="00C420B9">
            <w:pPr>
              <w:pStyle w:val="BodyText"/>
              <w:rPr>
                <w:szCs w:val="22"/>
              </w:rPr>
            </w:pPr>
            <w:r w:rsidRPr="00CC412F">
              <w:t>Text</w:t>
            </w:r>
          </w:p>
        </w:tc>
        <w:tc>
          <w:tcPr>
            <w:tcW w:w="788" w:type="dxa"/>
            <w:shd w:val="clear" w:color="auto" w:fill="auto"/>
          </w:tcPr>
          <w:p w14:paraId="1974C25F"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2F516DF6" w14:textId="77777777" w:rsidR="00137C8C" w:rsidRPr="00FB06E9" w:rsidRDefault="00137C8C" w:rsidP="00C420B9">
            <w:pPr>
              <w:pStyle w:val="BodyText"/>
              <w:rPr>
                <w:szCs w:val="22"/>
              </w:rPr>
            </w:pPr>
            <w:r w:rsidRPr="00CC412F">
              <w:t xml:space="preserve">”NA” – </w:t>
            </w:r>
            <w:proofErr w:type="gramStart"/>
            <w:r w:rsidRPr="00CC412F">
              <w:t>dvs</w:t>
            </w:r>
            <w:proofErr w:type="gramEnd"/>
            <w:r w:rsidRPr="00CC412F">
              <w:t xml:space="preserve"> ej tillämpat för tjänstedomänen.</w:t>
            </w:r>
          </w:p>
        </w:tc>
        <w:tc>
          <w:tcPr>
            <w:tcW w:w="1330" w:type="dxa"/>
            <w:shd w:val="clear" w:color="auto" w:fill="auto"/>
          </w:tcPr>
          <w:p w14:paraId="61F439BA" w14:textId="77777777" w:rsidR="00137C8C" w:rsidRPr="00FB06E9" w:rsidRDefault="00137C8C" w:rsidP="00C420B9">
            <w:pPr>
              <w:pStyle w:val="BodyText"/>
              <w:rPr>
                <w:szCs w:val="22"/>
              </w:rPr>
            </w:pPr>
            <w:r w:rsidRPr="00CC412F">
              <w:t>Del av instansens unikhet</w:t>
            </w:r>
          </w:p>
        </w:tc>
      </w:tr>
      <w:tr w:rsidR="00137C8C" w:rsidRPr="00CC412F" w14:paraId="3956325A" w14:textId="77777777" w:rsidTr="00C420B9">
        <w:tc>
          <w:tcPr>
            <w:tcW w:w="1384" w:type="dxa"/>
            <w:shd w:val="clear" w:color="auto" w:fill="auto"/>
          </w:tcPr>
          <w:p w14:paraId="3642A8B7" w14:textId="5EAEC242" w:rsidR="00137C8C" w:rsidRPr="00FB06E9" w:rsidRDefault="00137C8C" w:rsidP="00C420B9">
            <w:pPr>
              <w:pStyle w:val="BodyText"/>
              <w:rPr>
                <w:szCs w:val="22"/>
              </w:rPr>
            </w:pPr>
            <w:r w:rsidRPr="00CC412F">
              <w:t>Clinical process interest Id</w:t>
            </w:r>
          </w:p>
        </w:tc>
        <w:tc>
          <w:tcPr>
            <w:tcW w:w="1559" w:type="dxa"/>
            <w:shd w:val="clear" w:color="auto" w:fill="auto"/>
          </w:tcPr>
          <w:p w14:paraId="364F3F8F" w14:textId="715F47B3" w:rsidR="00137C8C" w:rsidRPr="00FB06E9" w:rsidRDefault="00137C8C" w:rsidP="00C420B9">
            <w:pPr>
              <w:pStyle w:val="BodyText"/>
              <w:rPr>
                <w:szCs w:val="22"/>
              </w:rPr>
            </w:pPr>
            <w:r w:rsidRPr="00CC412F">
              <w:t>Hälsoärende-id</w:t>
            </w:r>
          </w:p>
        </w:tc>
        <w:tc>
          <w:tcPr>
            <w:tcW w:w="2303" w:type="dxa"/>
            <w:shd w:val="clear" w:color="auto" w:fill="auto"/>
          </w:tcPr>
          <w:p w14:paraId="19462AF1" w14:textId="6F4E832E" w:rsidR="00137C8C" w:rsidRPr="00FB06E9" w:rsidRDefault="00137C8C" w:rsidP="00C420B9">
            <w:pPr>
              <w:pStyle w:val="BodyText"/>
              <w:rPr>
                <w:szCs w:val="22"/>
              </w:rPr>
            </w:pPr>
            <w:r w:rsidRPr="00CC412F">
              <w:t>GUID</w:t>
            </w:r>
          </w:p>
        </w:tc>
        <w:tc>
          <w:tcPr>
            <w:tcW w:w="788" w:type="dxa"/>
            <w:shd w:val="clear" w:color="auto" w:fill="auto"/>
          </w:tcPr>
          <w:p w14:paraId="33EA18CC" w14:textId="320B5DF1"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36C61B42" w14:textId="791FC57B" w:rsidR="00137C8C" w:rsidRPr="00FB06E9" w:rsidRDefault="00137C8C" w:rsidP="00C420B9">
            <w:pPr>
              <w:pStyle w:val="BodyText"/>
              <w:rPr>
                <w:szCs w:val="22"/>
              </w:rPr>
            </w:pPr>
            <w:r w:rsidRPr="00CC412F">
              <w:t xml:space="preserve">”NA” (ännu </w:t>
            </w:r>
            <w:proofErr w:type="gramStart"/>
            <w:r w:rsidRPr="00CC412F">
              <w:t>ej</w:t>
            </w:r>
            <w:proofErr w:type="gramEnd"/>
            <w:r w:rsidRPr="00CC412F">
              <w:t xml:space="preserve"> tillämpat i tjänstedomänen)</w:t>
            </w:r>
          </w:p>
        </w:tc>
        <w:tc>
          <w:tcPr>
            <w:tcW w:w="1330" w:type="dxa"/>
            <w:shd w:val="clear" w:color="auto" w:fill="auto"/>
          </w:tcPr>
          <w:p w14:paraId="691081F3" w14:textId="52E80534" w:rsidR="00137C8C" w:rsidRPr="00FB06E9" w:rsidRDefault="00137C8C" w:rsidP="00C420B9">
            <w:pPr>
              <w:pStyle w:val="BodyText"/>
              <w:rPr>
                <w:szCs w:val="22"/>
              </w:rPr>
            </w:pPr>
            <w:r w:rsidRPr="00CC412F">
              <w:t>Del av instansens unikhet</w:t>
            </w:r>
          </w:p>
        </w:tc>
      </w:tr>
      <w:tr w:rsidR="00137C8C" w:rsidRPr="00CC412F" w14:paraId="12CF44B0" w14:textId="77777777" w:rsidTr="00C420B9">
        <w:tc>
          <w:tcPr>
            <w:tcW w:w="1384" w:type="dxa"/>
            <w:shd w:val="clear" w:color="auto" w:fill="auto"/>
          </w:tcPr>
          <w:p w14:paraId="52F1ADE0" w14:textId="348ABF06" w:rsidR="00137C8C" w:rsidRPr="00FB06E9" w:rsidRDefault="00137C8C" w:rsidP="00C420B9">
            <w:pPr>
              <w:pStyle w:val="BodyText"/>
              <w:rPr>
                <w:szCs w:val="22"/>
              </w:rPr>
            </w:pPr>
            <w:r w:rsidRPr="00CC412F">
              <w:t>Most Recent Content*</w:t>
            </w:r>
          </w:p>
        </w:tc>
        <w:tc>
          <w:tcPr>
            <w:tcW w:w="1559" w:type="dxa"/>
            <w:shd w:val="clear" w:color="auto" w:fill="auto"/>
          </w:tcPr>
          <w:p w14:paraId="1CA84FAE" w14:textId="49CF0DAA" w:rsidR="00137C8C" w:rsidRPr="00FB06E9" w:rsidRDefault="00137C8C" w:rsidP="00C420B9">
            <w:pPr>
              <w:pStyle w:val="BodyText"/>
              <w:rPr>
                <w:szCs w:val="22"/>
              </w:rPr>
            </w:pPr>
            <w:r w:rsidRPr="00CC412F">
              <w:t xml:space="preserve">Verksamhetsmässig tidpunkt för senaste informations-förekomsten i källan som indexeras av </w:t>
            </w:r>
            <w:proofErr w:type="gramStart"/>
            <w:r w:rsidRPr="00CC412F">
              <w:t>denna  indexpost</w:t>
            </w:r>
            <w:proofErr w:type="gramEnd"/>
          </w:p>
        </w:tc>
        <w:tc>
          <w:tcPr>
            <w:tcW w:w="2303" w:type="dxa"/>
            <w:shd w:val="clear" w:color="auto" w:fill="auto"/>
          </w:tcPr>
          <w:p w14:paraId="00058FDF" w14:textId="274C0D59" w:rsidR="00137C8C" w:rsidRPr="00FB06E9" w:rsidRDefault="00137C8C" w:rsidP="00C420B9">
            <w:pPr>
              <w:pStyle w:val="BodyText"/>
              <w:rPr>
                <w:szCs w:val="22"/>
              </w:rPr>
            </w:pPr>
            <w:r w:rsidRPr="00CC412F">
              <w:t>DT</w:t>
            </w:r>
          </w:p>
        </w:tc>
        <w:tc>
          <w:tcPr>
            <w:tcW w:w="788" w:type="dxa"/>
            <w:shd w:val="clear" w:color="auto" w:fill="auto"/>
          </w:tcPr>
          <w:p w14:paraId="706D0054" w14:textId="2BA8D9F6"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20B277B4" w14:textId="07BE88EA" w:rsidR="00137C8C" w:rsidRPr="00FB06E9" w:rsidRDefault="00137C8C" w:rsidP="00C420B9">
            <w:pPr>
              <w:pStyle w:val="BodyText"/>
              <w:rPr>
                <w:szCs w:val="22"/>
              </w:rPr>
            </w:pPr>
            <w:r w:rsidRPr="00CC412F">
              <w:t xml:space="preserve">Tidpunkt för senaste händelse som matchar indexposten. Kan även avse </w:t>
            </w:r>
            <w:proofErr w:type="gramStart"/>
            <w:r w:rsidRPr="00CC412F">
              <w:t>borttag</w:t>
            </w:r>
            <w:proofErr w:type="gramEnd"/>
            <w:r w:rsidRPr="00CC412F">
              <w:t xml:space="preserve">. Ex: En indexpost representerar 2 bef. dokument. Ett av dem tas bort. Det markeras genom att bef. </w:t>
            </w:r>
            <w:proofErr w:type="gramStart"/>
            <w:r w:rsidRPr="00CC412F">
              <w:t>post uppdateras med tidpunkt för borttagshändelsen.</w:t>
            </w:r>
            <w:proofErr w:type="gramEnd"/>
          </w:p>
        </w:tc>
        <w:tc>
          <w:tcPr>
            <w:tcW w:w="1330" w:type="dxa"/>
            <w:shd w:val="clear" w:color="auto" w:fill="auto"/>
          </w:tcPr>
          <w:p w14:paraId="79A6E5EA" w14:textId="77777777" w:rsidR="00137C8C" w:rsidRPr="00517C89" w:rsidRDefault="00137C8C" w:rsidP="00C420B9">
            <w:pPr>
              <w:pStyle w:val="BodyText"/>
            </w:pPr>
          </w:p>
        </w:tc>
      </w:tr>
      <w:tr w:rsidR="00137C8C" w:rsidRPr="00CC412F" w14:paraId="7284F136" w14:textId="77777777" w:rsidTr="00C420B9">
        <w:tc>
          <w:tcPr>
            <w:tcW w:w="1384" w:type="dxa"/>
            <w:shd w:val="clear" w:color="auto" w:fill="auto"/>
          </w:tcPr>
          <w:p w14:paraId="7126A56B" w14:textId="77777777" w:rsidR="00137C8C" w:rsidRPr="00FB06E9" w:rsidRDefault="00137C8C" w:rsidP="00C420B9">
            <w:pPr>
              <w:pStyle w:val="BodyText"/>
              <w:rPr>
                <w:szCs w:val="22"/>
              </w:rPr>
            </w:pPr>
            <w:r w:rsidRPr="00CC412F">
              <w:t>Creation</w:t>
            </w:r>
          </w:p>
          <w:p w14:paraId="7AA45022" w14:textId="72A4DD00" w:rsidR="00137C8C" w:rsidRPr="00FB06E9" w:rsidRDefault="00137C8C" w:rsidP="00C420B9">
            <w:pPr>
              <w:pStyle w:val="BodyText"/>
              <w:rPr>
                <w:szCs w:val="22"/>
              </w:rPr>
            </w:pPr>
            <w:r w:rsidRPr="00CC412F">
              <w:t>Time</w:t>
            </w:r>
          </w:p>
        </w:tc>
        <w:tc>
          <w:tcPr>
            <w:tcW w:w="1559" w:type="dxa"/>
            <w:shd w:val="clear" w:color="auto" w:fill="auto"/>
          </w:tcPr>
          <w:p w14:paraId="0CA32AA8" w14:textId="39BF2ED4" w:rsidR="00137C8C" w:rsidRPr="00FB06E9" w:rsidRDefault="00137C8C" w:rsidP="00C420B9">
            <w:pPr>
              <w:pStyle w:val="BodyText"/>
              <w:rPr>
                <w:szCs w:val="22"/>
              </w:rPr>
            </w:pPr>
            <w:r w:rsidRPr="00CC412F">
              <w:t>Tidpunkten då index-posten regi-strerades</w:t>
            </w:r>
          </w:p>
        </w:tc>
        <w:tc>
          <w:tcPr>
            <w:tcW w:w="2303" w:type="dxa"/>
            <w:shd w:val="clear" w:color="auto" w:fill="auto"/>
          </w:tcPr>
          <w:p w14:paraId="6AA81DB6" w14:textId="76744F28" w:rsidR="00137C8C" w:rsidRPr="00FB06E9" w:rsidRDefault="00137C8C" w:rsidP="00C420B9">
            <w:pPr>
              <w:pStyle w:val="BodyText"/>
              <w:rPr>
                <w:szCs w:val="22"/>
              </w:rPr>
            </w:pPr>
            <w:r w:rsidRPr="00CC412F">
              <w:t>DT</w:t>
            </w:r>
          </w:p>
        </w:tc>
        <w:tc>
          <w:tcPr>
            <w:tcW w:w="788" w:type="dxa"/>
            <w:shd w:val="clear" w:color="auto" w:fill="auto"/>
          </w:tcPr>
          <w:p w14:paraId="4E88AF2D" w14:textId="670DB10F"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6CB525F0" w14:textId="134E6C49" w:rsidR="00137C8C" w:rsidRPr="00FB06E9" w:rsidRDefault="00137C8C" w:rsidP="00C420B9">
            <w:pPr>
              <w:pStyle w:val="BodyText"/>
              <w:rPr>
                <w:szCs w:val="22"/>
              </w:rPr>
            </w:pPr>
            <w:r w:rsidRPr="00CC412F">
              <w:t>Sätts automatiskt av EI-instansen.</w:t>
            </w:r>
          </w:p>
        </w:tc>
        <w:tc>
          <w:tcPr>
            <w:tcW w:w="1330" w:type="dxa"/>
            <w:shd w:val="clear" w:color="auto" w:fill="auto"/>
          </w:tcPr>
          <w:p w14:paraId="7C7D6B29" w14:textId="429CEC35" w:rsidR="00137C8C" w:rsidRPr="00FB06E9" w:rsidRDefault="00137C8C" w:rsidP="00C420B9">
            <w:pPr>
              <w:pStyle w:val="BodyText"/>
              <w:rPr>
                <w:szCs w:val="22"/>
              </w:rPr>
            </w:pPr>
            <w:r w:rsidRPr="00CC412F">
              <w:t>Genereras automatiskt av kontraktets tjänste-producent</w:t>
            </w:r>
          </w:p>
        </w:tc>
      </w:tr>
      <w:tr w:rsidR="00137C8C" w:rsidRPr="00CC412F" w14:paraId="56FF3B09" w14:textId="77777777" w:rsidTr="00C420B9">
        <w:tc>
          <w:tcPr>
            <w:tcW w:w="1384" w:type="dxa"/>
            <w:shd w:val="clear" w:color="auto" w:fill="auto"/>
          </w:tcPr>
          <w:p w14:paraId="5B6958CA" w14:textId="18889FA3" w:rsidR="00137C8C" w:rsidRPr="00CC412F" w:rsidRDefault="00137C8C" w:rsidP="00C420B9">
            <w:pPr>
              <w:ind w:left="5"/>
              <w:rPr>
                <w:rFonts w:ascii="Times New Roman" w:hAnsi="Times New Roman"/>
              </w:rPr>
            </w:pPr>
            <w:r w:rsidRPr="00CC412F">
              <w:rPr>
                <w:rFonts w:ascii="Times New Roman" w:hAnsi="Times New Roman"/>
              </w:rPr>
              <w:t>Update Time</w:t>
            </w:r>
          </w:p>
        </w:tc>
        <w:tc>
          <w:tcPr>
            <w:tcW w:w="1559" w:type="dxa"/>
            <w:shd w:val="clear" w:color="auto" w:fill="auto"/>
          </w:tcPr>
          <w:p w14:paraId="73801CD7" w14:textId="4C61021C" w:rsidR="00137C8C" w:rsidRPr="00FB06E9" w:rsidRDefault="00137C8C" w:rsidP="00C420B9">
            <w:pPr>
              <w:pStyle w:val="BodyText"/>
              <w:rPr>
                <w:szCs w:val="22"/>
              </w:rPr>
            </w:pPr>
            <w:r w:rsidRPr="00CC412F">
              <w:t>Tidpunkten då index-posten senast upp-daterades</w:t>
            </w:r>
          </w:p>
        </w:tc>
        <w:tc>
          <w:tcPr>
            <w:tcW w:w="2303" w:type="dxa"/>
            <w:shd w:val="clear" w:color="auto" w:fill="auto"/>
          </w:tcPr>
          <w:p w14:paraId="14DF4DAF" w14:textId="409ADA77" w:rsidR="00137C8C" w:rsidRPr="00FB06E9" w:rsidRDefault="00137C8C" w:rsidP="00C420B9">
            <w:pPr>
              <w:pStyle w:val="BodyText"/>
              <w:rPr>
                <w:szCs w:val="22"/>
              </w:rPr>
            </w:pPr>
            <w:r w:rsidRPr="00CC412F">
              <w:t>DT</w:t>
            </w:r>
          </w:p>
        </w:tc>
        <w:tc>
          <w:tcPr>
            <w:tcW w:w="788" w:type="dxa"/>
            <w:shd w:val="clear" w:color="auto" w:fill="auto"/>
          </w:tcPr>
          <w:p w14:paraId="55B3E380" w14:textId="0FBBEF76" w:rsidR="00137C8C" w:rsidRPr="00FB06E9" w:rsidRDefault="00137C8C" w:rsidP="00C420B9">
            <w:pPr>
              <w:pStyle w:val="BodyText"/>
              <w:rPr>
                <w:szCs w:val="22"/>
              </w:rPr>
            </w:pPr>
            <w:r w:rsidRPr="00CC412F">
              <w:t>0</w:t>
            </w:r>
            <w:proofErr w:type="gramStart"/>
            <w:r w:rsidRPr="00CC412F">
              <w:t>..</w:t>
            </w:r>
            <w:proofErr w:type="gramEnd"/>
            <w:r w:rsidRPr="00CC412F">
              <w:t>1</w:t>
            </w:r>
          </w:p>
        </w:tc>
        <w:tc>
          <w:tcPr>
            <w:tcW w:w="1998" w:type="dxa"/>
            <w:shd w:val="clear" w:color="auto" w:fill="auto"/>
          </w:tcPr>
          <w:p w14:paraId="712B96CA" w14:textId="37DE2862" w:rsidR="00137C8C" w:rsidRPr="00FB06E9" w:rsidRDefault="00137C8C" w:rsidP="00C420B9">
            <w:pPr>
              <w:pStyle w:val="BodyText"/>
              <w:rPr>
                <w:szCs w:val="22"/>
              </w:rPr>
            </w:pPr>
            <w:r w:rsidRPr="00CC412F">
              <w:t>Sätts automatiskt av EI-instansen.</w:t>
            </w:r>
          </w:p>
        </w:tc>
        <w:tc>
          <w:tcPr>
            <w:tcW w:w="1330" w:type="dxa"/>
            <w:shd w:val="clear" w:color="auto" w:fill="auto"/>
          </w:tcPr>
          <w:p w14:paraId="3044B5CD" w14:textId="60BFF903" w:rsidR="00137C8C" w:rsidRPr="00FB06E9" w:rsidRDefault="00137C8C" w:rsidP="00C420B9">
            <w:pPr>
              <w:pStyle w:val="BodyText"/>
              <w:rPr>
                <w:szCs w:val="22"/>
              </w:rPr>
            </w:pPr>
            <w:r w:rsidRPr="00CC412F">
              <w:t>Upp-datering innebär ny post som matchar samtliga attribut som är del av en instans unikitet.</w:t>
            </w:r>
          </w:p>
        </w:tc>
      </w:tr>
      <w:tr w:rsidR="00137C8C" w:rsidRPr="00CC412F" w14:paraId="12986874" w14:textId="77777777" w:rsidTr="00C420B9">
        <w:tc>
          <w:tcPr>
            <w:tcW w:w="1384" w:type="dxa"/>
            <w:shd w:val="clear" w:color="auto" w:fill="auto"/>
          </w:tcPr>
          <w:p w14:paraId="4A9D45BE" w14:textId="7BEBF6CA" w:rsidR="00137C8C" w:rsidRPr="00CC412F" w:rsidRDefault="00137C8C" w:rsidP="00C420B9">
            <w:pPr>
              <w:ind w:left="5"/>
              <w:rPr>
                <w:rFonts w:ascii="Times New Roman" w:hAnsi="Times New Roman"/>
              </w:rPr>
            </w:pPr>
            <w:r w:rsidRPr="00CC412F">
              <w:rPr>
                <w:rFonts w:ascii="Times New Roman" w:hAnsi="Times New Roman"/>
              </w:rPr>
              <w:t>Source system</w:t>
            </w:r>
          </w:p>
        </w:tc>
        <w:tc>
          <w:tcPr>
            <w:tcW w:w="1559" w:type="dxa"/>
            <w:shd w:val="clear" w:color="auto" w:fill="auto"/>
          </w:tcPr>
          <w:p w14:paraId="0E897267" w14:textId="26679C9E" w:rsidR="00137C8C" w:rsidRPr="00FB06E9" w:rsidRDefault="00137C8C" w:rsidP="00C420B9">
            <w:pPr>
              <w:pStyle w:val="BodyText"/>
              <w:rPr>
                <w:szCs w:val="22"/>
              </w:rPr>
            </w:pPr>
            <w:r w:rsidRPr="00CC412F">
              <w:t>Käll-systemet som genererade engage-mangs-posten via Update-tjänsten</w:t>
            </w:r>
          </w:p>
        </w:tc>
        <w:tc>
          <w:tcPr>
            <w:tcW w:w="2303" w:type="dxa"/>
            <w:shd w:val="clear" w:color="auto" w:fill="auto"/>
          </w:tcPr>
          <w:p w14:paraId="49F68DDE" w14:textId="6FF02F57" w:rsidR="00137C8C" w:rsidRPr="00FB06E9" w:rsidRDefault="00137C8C" w:rsidP="00C420B9">
            <w:pPr>
              <w:pStyle w:val="BodyText"/>
              <w:rPr>
                <w:szCs w:val="22"/>
              </w:rPr>
            </w:pPr>
            <w:r w:rsidRPr="00CC412F">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1FDC9E41" w14:textId="14764E9B" w:rsidR="00137C8C" w:rsidRPr="00FB06E9" w:rsidRDefault="00137C8C" w:rsidP="00C420B9">
            <w:pPr>
              <w:pStyle w:val="BodyText"/>
              <w:rPr>
                <w:szCs w:val="22"/>
              </w:rPr>
            </w:pPr>
            <w:r w:rsidRPr="00CC412F">
              <w:t>Systemadressering tillämpas. Detta värde används som LogicalAddress vid tjänsteanrop.</w:t>
            </w:r>
          </w:p>
        </w:tc>
        <w:tc>
          <w:tcPr>
            <w:tcW w:w="1330" w:type="dxa"/>
            <w:shd w:val="clear" w:color="auto" w:fill="auto"/>
          </w:tcPr>
          <w:p w14:paraId="6DAFF6B5" w14:textId="19B25911" w:rsidR="00137C8C" w:rsidRPr="00FB06E9" w:rsidRDefault="00137C8C" w:rsidP="00C420B9">
            <w:pPr>
              <w:pStyle w:val="BodyText"/>
              <w:rPr>
                <w:szCs w:val="22"/>
              </w:rPr>
            </w:pPr>
            <w:r w:rsidRPr="00CC412F">
              <w:t>Del av instansens unikhet</w:t>
            </w:r>
          </w:p>
        </w:tc>
      </w:tr>
      <w:tr w:rsidR="00137C8C" w:rsidRPr="00CC412F" w14:paraId="6F14CCC0" w14:textId="77777777" w:rsidTr="00C420B9">
        <w:tc>
          <w:tcPr>
            <w:tcW w:w="1384" w:type="dxa"/>
            <w:shd w:val="clear" w:color="auto" w:fill="auto"/>
          </w:tcPr>
          <w:p w14:paraId="536A709B" w14:textId="77777777" w:rsidR="00137C8C" w:rsidRPr="00FB06E9" w:rsidRDefault="00137C8C" w:rsidP="00C420B9">
            <w:pPr>
              <w:pStyle w:val="BodyText"/>
              <w:rPr>
                <w:szCs w:val="22"/>
              </w:rPr>
            </w:pPr>
            <w:r w:rsidRPr="00CC412F">
              <w:t>Data Controller</w:t>
            </w:r>
          </w:p>
        </w:tc>
        <w:tc>
          <w:tcPr>
            <w:tcW w:w="1559" w:type="dxa"/>
            <w:shd w:val="clear" w:color="auto" w:fill="auto"/>
          </w:tcPr>
          <w:p w14:paraId="356EC067" w14:textId="77777777" w:rsidR="00137C8C" w:rsidRPr="00FB06E9" w:rsidRDefault="00137C8C" w:rsidP="00C420B9">
            <w:pPr>
              <w:pStyle w:val="BodyText"/>
              <w:rPr>
                <w:szCs w:val="22"/>
              </w:rPr>
            </w:pPr>
            <w:r w:rsidRPr="00CC412F">
              <w:t>Personuppgitsansvarig organisation</w:t>
            </w:r>
          </w:p>
        </w:tc>
        <w:tc>
          <w:tcPr>
            <w:tcW w:w="2303" w:type="dxa"/>
            <w:shd w:val="clear" w:color="auto" w:fill="auto"/>
          </w:tcPr>
          <w:p w14:paraId="74D7FDF1" w14:textId="77777777" w:rsidR="00137C8C" w:rsidRPr="00FB06E9" w:rsidRDefault="00137C8C" w:rsidP="00C420B9">
            <w:pPr>
              <w:pStyle w:val="BodyText"/>
              <w:rPr>
                <w:szCs w:val="22"/>
              </w:rPr>
            </w:pPr>
            <w:r w:rsidRPr="00CC412F">
              <w:t>Ett värde som i källsystemet med id SourceSystem unikt identifierar PU-ansvarig organisation.</w:t>
            </w:r>
          </w:p>
        </w:tc>
        <w:tc>
          <w:tcPr>
            <w:tcW w:w="788" w:type="dxa"/>
            <w:shd w:val="clear" w:color="auto" w:fill="auto"/>
          </w:tcPr>
          <w:p w14:paraId="1D35EE2E" w14:textId="77777777" w:rsidR="00137C8C" w:rsidRPr="00FB06E9" w:rsidRDefault="00137C8C" w:rsidP="00C420B9">
            <w:pPr>
              <w:pStyle w:val="BodyText"/>
              <w:rPr>
                <w:szCs w:val="22"/>
              </w:rPr>
            </w:pPr>
            <w:r w:rsidRPr="00CC412F">
              <w:t>1</w:t>
            </w:r>
            <w:proofErr w:type="gramStart"/>
            <w:r w:rsidRPr="00CC412F">
              <w:t>..</w:t>
            </w:r>
            <w:proofErr w:type="gramEnd"/>
            <w:r w:rsidRPr="00CC412F">
              <w:t>1</w:t>
            </w:r>
          </w:p>
        </w:tc>
        <w:tc>
          <w:tcPr>
            <w:tcW w:w="1998" w:type="dxa"/>
            <w:shd w:val="clear" w:color="auto" w:fill="auto"/>
          </w:tcPr>
          <w:p w14:paraId="38FF1648" w14:textId="77777777" w:rsidR="00137C8C" w:rsidRPr="00FB06E9" w:rsidRDefault="00137C8C" w:rsidP="00C420B9">
            <w:pPr>
              <w:pStyle w:val="BodyText"/>
              <w:rPr>
                <w:szCs w:val="22"/>
              </w:rPr>
            </w:pPr>
            <w:r w:rsidRPr="00CC412F">
              <w:t>”SE”&lt;organisationsnummer&gt;, (t ex: ”SE5565594230”), HSA-id, eller systemspecifik identitet.</w:t>
            </w:r>
          </w:p>
        </w:tc>
        <w:tc>
          <w:tcPr>
            <w:tcW w:w="1330" w:type="dxa"/>
            <w:shd w:val="clear" w:color="auto" w:fill="auto"/>
          </w:tcPr>
          <w:p w14:paraId="2D068B25" w14:textId="77777777" w:rsidR="00137C8C" w:rsidRPr="00FB06E9" w:rsidRDefault="00137C8C" w:rsidP="00C420B9">
            <w:pPr>
              <w:pStyle w:val="BodyText"/>
              <w:rPr>
                <w:szCs w:val="22"/>
              </w:rPr>
            </w:pPr>
            <w:r w:rsidRPr="00CC412F">
              <w:t>Del av instansens unikhet</w:t>
            </w:r>
          </w:p>
        </w:tc>
      </w:tr>
    </w:tbl>
    <w:p w14:paraId="16E45E1A" w14:textId="77777777" w:rsidR="007E47C0" w:rsidRPr="00CC412F" w:rsidRDefault="007E47C0"/>
    <w:p w14:paraId="4CBC4E17" w14:textId="77777777" w:rsidR="00137C8C" w:rsidRPr="00CC412F" w:rsidRDefault="00137C8C" w:rsidP="003A6D72">
      <w:r w:rsidRPr="00CC412F">
        <w:t>Regler för tilldelning av värde i fältet Categorization i engagemangsposten:</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7D892E8E" w14:textId="3B1939F6" w:rsidR="007E47C0" w:rsidRPr="00CC412F" w:rsidRDefault="007E47C0" w:rsidP="007E47C0">
      <w:pPr>
        <w:pStyle w:val="Heading1"/>
      </w:pPr>
      <w:bookmarkStart w:id="58" w:name="_Toc383084525"/>
      <w:bookmarkStart w:id="59" w:name="_Toc383098704"/>
      <w:bookmarkStart w:id="60" w:name="_Toc383101232"/>
      <w:bookmarkStart w:id="61" w:name="_Toc383101757"/>
      <w:bookmarkStart w:id="62" w:name="_Toc383102067"/>
      <w:bookmarkStart w:id="63" w:name="_Toc224960921"/>
      <w:bookmarkStart w:id="64" w:name="_Toc357754852"/>
      <w:bookmarkStart w:id="65" w:name="_Toc383102068"/>
      <w:bookmarkEnd w:id="58"/>
      <w:bookmarkEnd w:id="59"/>
      <w:bookmarkEnd w:id="60"/>
      <w:bookmarkEnd w:id="61"/>
      <w:bookmarkEnd w:id="62"/>
      <w:r w:rsidRPr="00CC412F">
        <w:t>Tjänstedomänens krav och regler</w:t>
      </w:r>
      <w:bookmarkEnd w:id="63"/>
      <w:bookmarkEnd w:id="64"/>
      <w:bookmarkEnd w:id="65"/>
    </w:p>
    <w:p w14:paraId="12CBEECE" w14:textId="77777777" w:rsidR="007E47C0" w:rsidRPr="00CC412F" w:rsidRDefault="007E47C0">
      <w:r w:rsidRPr="00CC412F">
        <w:t>Dessa gäller alla tjänstekontrakt i hela tjänstedomänen om inte undantag görs för specifika tjänstekontrakt senare i dokumentet.</w:t>
      </w:r>
    </w:p>
    <w:p w14:paraId="349519FF" w14:textId="77777777" w:rsidR="007E47C0" w:rsidRPr="00CC412F" w:rsidRDefault="007E47C0"/>
    <w:p w14:paraId="57131836" w14:textId="77777777" w:rsidR="007E47C0" w:rsidRPr="00CC412F" w:rsidRDefault="007E47C0" w:rsidP="007E47C0">
      <w:pPr>
        <w:pStyle w:val="Heading2"/>
      </w:pPr>
      <w:bookmarkStart w:id="66" w:name="_Informationssäkerhet_och_juridik"/>
      <w:bookmarkStart w:id="67" w:name="_Toc357754853"/>
      <w:bookmarkStart w:id="68" w:name="_Toc383102069"/>
      <w:bookmarkEnd w:id="66"/>
      <w:r w:rsidRPr="00CC412F">
        <w:t>Informationssäkerhet och juridik</w:t>
      </w:r>
      <w:bookmarkEnd w:id="67"/>
      <w:bookmarkEnd w:id="68"/>
    </w:p>
    <w:p w14:paraId="293C5933" w14:textId="77777777" w:rsidR="00FB69B3" w:rsidRPr="00CC412F" w:rsidRDefault="00FB69B3" w:rsidP="00FB69B3">
      <w:pPr>
        <w:pStyle w:val="Rubrik3b"/>
        <w:ind w:left="0" w:firstLine="0"/>
        <w:rPr>
          <w:rFonts w:ascii="Georgia" w:hAnsi="Georgia"/>
        </w:rPr>
      </w:pPr>
      <w:bookmarkStart w:id="69" w:name="_Toc219337771"/>
      <w:bookmarkStart w:id="70" w:name="_Toc227077995"/>
      <w:bookmarkStart w:id="71" w:name="_Toc245231399"/>
      <w:bookmarkStart w:id="72" w:name="_Toc383102070"/>
      <w:r w:rsidRPr="00CC412F">
        <w:rPr>
          <w:rFonts w:ascii="Georgia" w:hAnsi="Georgia"/>
        </w:rPr>
        <w:t>Medarbetarens direktåtkomst</w:t>
      </w:r>
      <w:bookmarkEnd w:id="69"/>
      <w:bookmarkEnd w:id="70"/>
      <w:bookmarkEnd w:id="71"/>
      <w:bookmarkEnd w:id="72"/>
    </w:p>
    <w:p w14:paraId="0B36B10E" w14:textId="77777777" w:rsidR="00FB69B3" w:rsidRPr="00CC412F" w:rsidRDefault="00FB69B3" w:rsidP="003A6D72">
      <w:r w:rsidRPr="00CC412F">
        <w:t xml:space="preserve">Vid sammanhållen journalföring ansvarar verksamheten som erbjuder sina medarbetare direktåtkomst till sammanhållen journal för att patientdatalagen </w:t>
      </w:r>
      <w:proofErr w:type="gramStart"/>
      <w:r w:rsidRPr="00CC412F">
        <w:t>efterlevs</w:t>
      </w:r>
      <w:proofErr w:type="gramEnd"/>
      <w:r w:rsidRPr="00CC412F">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C330A0D" w14:textId="77777777" w:rsidR="00FB69B3" w:rsidRPr="00CC412F" w:rsidRDefault="00FB69B3" w:rsidP="003A6D72"/>
    <w:p w14:paraId="5D1575C1" w14:textId="77777777" w:rsidR="00FB69B3" w:rsidRPr="00CC412F" w:rsidRDefault="00FB69B3" w:rsidP="003A6D72">
      <w:r w:rsidRPr="00CC412F">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Pr="00CC412F" w:rsidRDefault="00FB69B3" w:rsidP="003A6D72"/>
    <w:p w14:paraId="66206170" w14:textId="77777777" w:rsidR="00FB69B3" w:rsidRDefault="00FB69B3" w:rsidP="003A6D72">
      <w:r w:rsidRPr="00CC412F">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FB69B3">
      <w:pPr>
        <w:pStyle w:val="Rubrik3b"/>
        <w:ind w:left="0" w:firstLine="0"/>
        <w:rPr>
          <w:rFonts w:ascii="Georgia" w:hAnsi="Georgia"/>
          <w:b/>
        </w:rPr>
      </w:pPr>
      <w:bookmarkStart w:id="73" w:name="_Toc219337772"/>
      <w:bookmarkStart w:id="74" w:name="_Toc227077996"/>
      <w:bookmarkStart w:id="75" w:name="_Toc229537043"/>
      <w:bookmarkStart w:id="76" w:name="_Toc245231400"/>
      <w:bookmarkStart w:id="77" w:name="_Toc383102071"/>
      <w:r w:rsidRPr="00CC412F">
        <w:rPr>
          <w:rFonts w:ascii="Georgia" w:hAnsi="Georgia"/>
        </w:rPr>
        <w:t>Patientens direktåtkomst</w:t>
      </w:r>
      <w:bookmarkEnd w:id="73"/>
      <w:bookmarkEnd w:id="74"/>
      <w:bookmarkEnd w:id="75"/>
      <w:bookmarkEnd w:id="76"/>
      <w:bookmarkEnd w:id="77"/>
    </w:p>
    <w:p w14:paraId="54A045AF" w14:textId="77777777" w:rsidR="00FB69B3" w:rsidRDefault="00FB69B3" w:rsidP="003A6D72">
      <w:r w:rsidRPr="00CC412F">
        <w:t xml:space="preserve">Alla tjänstekontrakten i denna tjänstedomän har en svarsflagga som anger om verksamheten (informationsägaren) godkänt att informationen får visas för patient. Det kan t.ex. ha skett genom menprövning eller </w:t>
      </w:r>
      <w:proofErr w:type="gramStart"/>
      <w:r w:rsidRPr="00CC412F">
        <w:t>rådrum</w:t>
      </w:r>
      <w:proofErr w:type="gramEnd"/>
      <w:r w:rsidRPr="00CC412F">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FB69B3">
      <w:pPr>
        <w:pStyle w:val="Rubrik3b"/>
        <w:ind w:left="0" w:firstLine="0"/>
        <w:rPr>
          <w:rFonts w:ascii="Georgia" w:hAnsi="Georgia"/>
        </w:rPr>
      </w:pPr>
      <w:bookmarkStart w:id="78" w:name="_Toc219337773"/>
      <w:bookmarkStart w:id="79" w:name="_Toc227077997"/>
      <w:bookmarkStart w:id="80" w:name="_Toc245231401"/>
      <w:bookmarkStart w:id="81" w:name="_Toc383102072"/>
      <w:r w:rsidRPr="00CC412F">
        <w:rPr>
          <w:rFonts w:ascii="Georgia" w:hAnsi="Georgia"/>
        </w:rPr>
        <w:t>Generellt</w:t>
      </w:r>
      <w:bookmarkEnd w:id="78"/>
      <w:bookmarkEnd w:id="79"/>
      <w:bookmarkEnd w:id="80"/>
      <w:bookmarkEnd w:id="81"/>
    </w:p>
    <w:p w14:paraId="0557FA25" w14:textId="77777777" w:rsidR="00FB69B3" w:rsidRPr="00CC412F" w:rsidRDefault="00FB69B3" w:rsidP="003A6D72">
      <w:r w:rsidRPr="00CC412F">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CC412F">
        <w:t>ej</w:t>
      </w:r>
      <w:proofErr w:type="gramEnd"/>
      <w:r w:rsidRPr="00CC412F">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2" w:name="_Toc383102073"/>
      <w:r w:rsidRPr="00CC412F">
        <w:t>Icke funktionella krav</w:t>
      </w:r>
      <w:bookmarkEnd w:id="82"/>
    </w:p>
    <w:p w14:paraId="53D56C55" w14:textId="77777777" w:rsidR="00073910" w:rsidRPr="00CC412F" w:rsidRDefault="00073910">
      <w:r w:rsidRPr="00CC412F">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3" w:name="_Toc383102074"/>
      <w:r w:rsidRPr="00CC412F">
        <w:t>SLA krav</w:t>
      </w:r>
      <w:bookmarkEnd w:id="83"/>
    </w:p>
    <w:p w14:paraId="513E955F" w14:textId="77777777" w:rsidR="007E47C0" w:rsidRPr="00CC412F" w:rsidRDefault="007E47C0">
      <w:r w:rsidRPr="00CC412F">
        <w:t>Följande generella SLA-krav gäller för alla tjänsteproducenter som tillhandahåller tjänster. Dessa krav gäller där inget annat anges för ett specifikt tjänstekontrakt.</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Uppdatering av engagemangspost måste ske så att engagemangsposten refererar data som är omedelbart tillgängligt via tjänstekontraktet.</w:t>
            </w:r>
          </w:p>
        </w:tc>
        <w:tc>
          <w:tcPr>
            <w:tcW w:w="3266" w:type="dxa"/>
          </w:tcPr>
          <w:p w14:paraId="11C73843" w14:textId="3A5429A7" w:rsidR="00E62163" w:rsidRPr="00CC412F" w:rsidRDefault="00E62163" w:rsidP="00514BAB">
            <w:r w:rsidRPr="00CC412F">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77777777" w:rsidR="00265F33" w:rsidRPr="00CC412F" w:rsidRDefault="00265F33" w:rsidP="00C54F68">
      <w:pPr>
        <w:pStyle w:val="Heading3"/>
      </w:pPr>
      <w:bookmarkStart w:id="84" w:name="_Toc383102075"/>
      <w:r w:rsidRPr="00CC412F">
        <w:t>Övriga krav</w:t>
      </w:r>
      <w:bookmarkEnd w:id="84"/>
    </w:p>
    <w:p w14:paraId="39856B5F" w14:textId="6D8B8D63" w:rsidR="004C7A30" w:rsidRPr="00CC412F" w:rsidRDefault="004C7A30" w:rsidP="004C7A30">
      <w:pPr>
        <w:rPr>
          <w:sz w:val="24"/>
          <w:szCs w:val="24"/>
        </w:rPr>
      </w:pPr>
      <w:r w:rsidRPr="00CC412F">
        <w:rPr>
          <w:sz w:val="24"/>
          <w:szCs w:val="24"/>
        </w:rPr>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4C7A30">
      <w:pPr>
        <w:rPr>
          <w:sz w:val="24"/>
          <w:szCs w:val="24"/>
        </w:rPr>
      </w:pPr>
      <w:r w:rsidRPr="00CC412F">
        <w:rPr>
          <w:sz w:val="24"/>
          <w:szCs w:val="24"/>
        </w:rPr>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546456" w:rsidRDefault="004C7A30" w:rsidP="004C7A30">
      <w:pPr>
        <w:rPr>
          <w:sz w:val="24"/>
          <w:szCs w:val="24"/>
          <w:highlight w:val="yellow"/>
        </w:rPr>
      </w:pPr>
      <w:r w:rsidRPr="00546456">
        <w:rPr>
          <w:sz w:val="24"/>
          <w:szCs w:val="24"/>
          <w:highlight w:val="yellow"/>
        </w:rPr>
        <w:t>4.2.5 Format för datum och tidpunkter</w:t>
      </w:r>
    </w:p>
    <w:p w14:paraId="3DC64A4D" w14:textId="77777777" w:rsidR="004C7A30" w:rsidRPr="00546456" w:rsidRDefault="004C7A30" w:rsidP="003A6D72">
      <w:pPr>
        <w:rPr>
          <w:highlight w:val="yellow"/>
        </w:rPr>
      </w:pPr>
      <w:r w:rsidRPr="00546456">
        <w:rPr>
          <w:highlight w:val="yellow"/>
        </w:rPr>
        <w:t>Datum anges alltid på formatet ”ÅÅÅÅMMDD”, vilket motsvarar ISO 8824-kompatibla formatbeskrivningen ”YYYYMMDD”.</w:t>
      </w:r>
    </w:p>
    <w:p w14:paraId="7B1D4EBA" w14:textId="77777777" w:rsidR="004C7A30" w:rsidRPr="00CC412F" w:rsidRDefault="004C7A30" w:rsidP="003A6D72">
      <w:r w:rsidRPr="00546456">
        <w:rPr>
          <w:highlight w:val="yellow"/>
        </w:rPr>
        <w:t>Tidpunkter anges alltid på formatet ”ÅÅÅÅMMDDttmmss”, vilket motsvarar den ISO 8824-kompatibla formatbeskrivningen ”YYYYMMDDhhmmss”.</w:t>
      </w:r>
    </w:p>
    <w:p w14:paraId="2231A2F2" w14:textId="77777777" w:rsidR="004C7A30" w:rsidRPr="00CC412F" w:rsidRDefault="004C7A30">
      <w:pPr>
        <w:rPr>
          <w:b/>
        </w:rPr>
      </w:pPr>
    </w:p>
    <w:p w14:paraId="2E621ED9" w14:textId="2098D50A" w:rsidR="004C7A30" w:rsidRPr="00CC412F" w:rsidRDefault="004C7A30" w:rsidP="004C7A30">
      <w:pPr>
        <w:rPr>
          <w:sz w:val="24"/>
          <w:szCs w:val="24"/>
        </w:rPr>
      </w:pPr>
      <w:r w:rsidRPr="00CC412F">
        <w:rPr>
          <w:sz w:val="24"/>
          <w:szCs w:val="24"/>
        </w:rPr>
        <w:t>4.2.6 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5" w:name="_Toc357754854"/>
      <w:bookmarkStart w:id="86" w:name="_Toc383102076"/>
      <w:bookmarkStart w:id="87" w:name="_Toc224960922"/>
      <w:bookmarkStart w:id="88" w:name="_Toc357754855"/>
      <w:bookmarkEnd w:id="14"/>
      <w:bookmarkEnd w:id="15"/>
      <w:bookmarkEnd w:id="16"/>
      <w:r w:rsidRPr="00CC412F">
        <w:t>Felhantering</w:t>
      </w:r>
      <w:bookmarkEnd w:id="85"/>
      <w:bookmarkEnd w:id="86"/>
    </w:p>
    <w:p w14:paraId="53FA685A" w14:textId="77777777" w:rsidR="008C41FF" w:rsidRDefault="008C41FF" w:rsidP="003A6D72">
      <w:r w:rsidRPr="00CC412F">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92B3537" w14:textId="77777777" w:rsidR="00C8549F" w:rsidRPr="00CC412F" w:rsidRDefault="00C8549F" w:rsidP="003A6D72"/>
    <w:p w14:paraId="2A097C2C" w14:textId="77777777" w:rsidR="007C5E55" w:rsidRPr="00CC412F" w:rsidRDefault="007C5E55" w:rsidP="007C5E55">
      <w:pPr>
        <w:pStyle w:val="Heading3"/>
      </w:pPr>
      <w:bookmarkStart w:id="89" w:name="_Toc383102077"/>
      <w:r w:rsidRPr="00CC412F">
        <w:t>Krav på en tjänsteproducent</w:t>
      </w:r>
      <w:bookmarkEnd w:id="89"/>
    </w:p>
    <w:p w14:paraId="48ED7355" w14:textId="77777777" w:rsidR="007C5E55" w:rsidRPr="00546456" w:rsidRDefault="007C5E55" w:rsidP="007C5E55">
      <w:pPr>
        <w:pStyle w:val="Heading4"/>
        <w:rPr>
          <w:highlight w:val="yellow"/>
        </w:rPr>
      </w:pPr>
      <w:r w:rsidRPr="00546456">
        <w:rPr>
          <w:highlight w:val="yellow"/>
        </w:rPr>
        <w:t xml:space="preserve">Logiska fel </w:t>
      </w:r>
    </w:p>
    <w:p w14:paraId="2E7F80F0" w14:textId="6CAA183F" w:rsidR="007F22B3" w:rsidRPr="00CC412F" w:rsidRDefault="00E3060F">
      <w:r w:rsidRPr="00546456">
        <w:rPr>
          <w:highlight w:val="yellow"/>
        </w:rPr>
        <w:t>Inga krav på producent.</w:t>
      </w:r>
    </w:p>
    <w:p w14:paraId="6C824230" w14:textId="77777777" w:rsidR="007F22B3" w:rsidRPr="00CC412F" w:rsidRDefault="007F22B3" w:rsidP="003A6D72"/>
    <w:p w14:paraId="1F1C35DA" w14:textId="77777777" w:rsidR="007C5E55" w:rsidRPr="00CC412F" w:rsidRDefault="007C5E55" w:rsidP="007C5E55">
      <w:pPr>
        <w:pStyle w:val="Heading4"/>
      </w:pPr>
      <w:r w:rsidRPr="00CC412F">
        <w:t>Tekniska fel</w:t>
      </w:r>
    </w:p>
    <w:p w14:paraId="1164894E" w14:textId="77777777" w:rsidR="00B0697D" w:rsidRPr="00CC412F" w:rsidRDefault="00B0697D" w:rsidP="003A6D72">
      <w:r w:rsidRPr="00CC412F">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Pr="00CC412F" w:rsidRDefault="00B0697D" w:rsidP="003A6D72"/>
    <w:p w14:paraId="03C2254E" w14:textId="77777777" w:rsidR="007C5E55" w:rsidRPr="00CC412F" w:rsidRDefault="007C5E55" w:rsidP="007C5E55">
      <w:pPr>
        <w:pStyle w:val="Heading3"/>
      </w:pPr>
      <w:bookmarkStart w:id="90" w:name="_Toc383102078"/>
      <w:r w:rsidRPr="00CC412F">
        <w:t>Krav på en tjänstekonsument</w:t>
      </w:r>
      <w:bookmarkEnd w:id="90"/>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261E426E" w14:textId="5FD44FBD" w:rsidR="007C5E55" w:rsidRPr="00CC412F" w:rsidRDefault="008C41FF" w:rsidP="003A6D72">
      <w:r w:rsidRPr="00CC412F">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Pr="00CC412F" w:rsidRDefault="008957E8" w:rsidP="003A6D72"/>
    <w:p w14:paraId="00665E9D" w14:textId="11DC2054" w:rsidR="008957E8" w:rsidRPr="00CC412F" w:rsidRDefault="00836205" w:rsidP="008957E8">
      <w:pPr>
        <w:rPr>
          <w:sz w:val="30"/>
          <w:szCs w:val="30"/>
        </w:rPr>
      </w:pPr>
      <w:bookmarkStart w:id="91" w:name="_Toc379448260"/>
      <w:r w:rsidRPr="00CC412F">
        <w:rPr>
          <w:sz w:val="30"/>
          <w:szCs w:val="30"/>
        </w:rPr>
        <w:t>5</w:t>
      </w:r>
      <w:r w:rsidR="008957E8" w:rsidRPr="00CC412F">
        <w:rPr>
          <w:sz w:val="30"/>
          <w:szCs w:val="30"/>
        </w:rPr>
        <w:t xml:space="preserve"> Gemensamma informationskomponenter</w:t>
      </w:r>
      <w:bookmarkEnd w:id="91"/>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82A5BD2" w14:textId="392EE4F8" w:rsidR="008957E8" w:rsidRPr="00CC412F" w:rsidRDefault="008957E8" w:rsidP="003A6D72">
      <w:r w:rsidRPr="006C362D">
        <w:rPr>
          <w:highlight w:val="yellow"/>
        </w:rPr>
        <w:t>De gemensamma typerna bes</w:t>
      </w:r>
      <w:r w:rsidR="00DB6CA6" w:rsidRPr="006C362D">
        <w:rPr>
          <w:highlight w:val="yellow"/>
        </w:rPr>
        <w:t>krivs i bilaga/bilagor med namn</w:t>
      </w:r>
      <w:r w:rsidRPr="006C362D">
        <w:rPr>
          <w:highlight w:val="yellow"/>
        </w:rPr>
        <w:t xml:space="preserve"> ”B</w:t>
      </w:r>
      <w:r w:rsidR="00546456" w:rsidRPr="006C362D">
        <w:rPr>
          <w:highlight w:val="yellow"/>
        </w:rPr>
        <w:t>ilaga_Gemensamma_typer_4</w:t>
      </w:r>
      <w:r w:rsidRPr="006C362D">
        <w:rPr>
          <w:highlight w:val="yellow"/>
        </w:rPr>
        <w:t>.pdf”</w:t>
      </w:r>
    </w:p>
    <w:p w14:paraId="511FB216" w14:textId="77777777" w:rsidR="007E47C0" w:rsidRPr="00CC412F" w:rsidRDefault="007E47C0" w:rsidP="007E47C0">
      <w:pPr>
        <w:pStyle w:val="Heading1"/>
      </w:pPr>
      <w:bookmarkStart w:id="92" w:name="_Toc383102079"/>
      <w:r w:rsidRPr="00CC412F">
        <w:t xml:space="preserve">Tjänstedomänens </w:t>
      </w:r>
      <w:bookmarkEnd w:id="87"/>
      <w:r w:rsidRPr="00CC412F">
        <w:t>meddelandemodeller</w:t>
      </w:r>
      <w:bookmarkEnd w:id="88"/>
      <w:bookmarkEnd w:id="92"/>
    </w:p>
    <w:p w14:paraId="47FFE2B7" w14:textId="77777777" w:rsidR="007E47C0" w:rsidRPr="00CC412F" w:rsidRDefault="007E47C0">
      <w:bookmarkStart w:id="93"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4" w:name="_Toc357754856"/>
    </w:p>
    <w:p w14:paraId="3EA94F76" w14:textId="76B4061A" w:rsidR="007E47C0" w:rsidRPr="00CC412F" w:rsidRDefault="007E47C0" w:rsidP="007E47C0">
      <w:pPr>
        <w:pStyle w:val="Heading2"/>
      </w:pPr>
      <w:bookmarkStart w:id="95" w:name="_Toc383102080"/>
      <w:r w:rsidRPr="00CC412F">
        <w:t>V-MIM</w:t>
      </w:r>
      <w:bookmarkEnd w:id="94"/>
      <w:bookmarkEnd w:id="95"/>
      <w:r w:rsidRPr="00CC412F">
        <w:t xml:space="preserve"> </w:t>
      </w:r>
    </w:p>
    <w:p w14:paraId="005A3890" w14:textId="4BC853A3" w:rsidR="007E47C0" w:rsidRPr="003A6D72" w:rsidRDefault="0093401A" w:rsidP="003A6D72">
      <w:pPr>
        <w:pStyle w:val="Heading3"/>
      </w:pPr>
      <w:bookmarkStart w:id="96" w:name="_Toc383102081"/>
      <w:r w:rsidRPr="003A6D72">
        <w:t>GetReferallOutcome</w:t>
      </w:r>
      <w:bookmarkEnd w:id="96"/>
    </w:p>
    <w:p w14:paraId="6CD32E5A" w14:textId="77777777" w:rsidR="0093401A" w:rsidRPr="00CC412F" w:rsidRDefault="0093401A" w:rsidP="003A6D72">
      <w:r w:rsidRPr="00CC412F">
        <w:t>Meddelandeformatet är kompatibelt med HL7 v. 3 CDA v. 2 och NPÖ RIV Informationsspecifikation 2.2.1, V-MIM ”Undersökningsresultat Övrig undersökning”, enligt beskrivning i bilaga MIM_Mappningar_GetReferralOutcome.xlsx.</w:t>
      </w:r>
    </w:p>
    <w:p w14:paraId="36D7CD6C" w14:textId="77777777" w:rsidR="0093401A" w:rsidRPr="00CC412F" w:rsidRDefault="0093401A" w:rsidP="003A6D72"/>
    <w:p w14:paraId="29537498" w14:textId="46396F2F" w:rsidR="00F7750B" w:rsidRPr="00CC412F" w:rsidRDefault="00F7750B" w:rsidP="003A6D72">
      <w:pPr>
        <w:spacing w:line="239" w:lineRule="auto"/>
        <w:ind w:right="145"/>
        <w:jc w:val="center"/>
        <w:rPr>
          <w:spacing w:val="-1"/>
        </w:rPr>
      </w:pPr>
      <w:commentRangeStart w:id="97"/>
      <w:r w:rsidRPr="003A6D72">
        <w:rPr>
          <w:noProof/>
          <w:spacing w:val="-1"/>
          <w:lang w:val="en-US"/>
        </w:rPr>
        <w:drawing>
          <wp:inline distT="0" distB="0" distL="0" distR="0" wp14:anchorId="3CD6B193" wp14:editId="6676A3F6">
            <wp:extent cx="5507990" cy="3374502"/>
            <wp:effectExtent l="0" t="0" r="0" b="0"/>
            <wp:docPr id="30" name="Bildobjekt 30" descr="C:\rivta\ServiceInteractions\riv\clinicalprocess\healthcond\actoutcome\trunk\docs\work_material\export\MIM_GetReferral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ivta\ServiceInteractions\riv\clinicalprocess\healthcond\actoutcome\trunk\docs\work_material\export\MIM_GetReferralOutc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3374502"/>
                    </a:xfrm>
                    <a:prstGeom prst="rect">
                      <a:avLst/>
                    </a:prstGeom>
                    <a:noFill/>
                    <a:ln>
                      <a:noFill/>
                    </a:ln>
                  </pic:spPr>
                </pic:pic>
              </a:graphicData>
            </a:graphic>
          </wp:inline>
        </w:drawing>
      </w:r>
      <w:commentRangeEnd w:id="97"/>
      <w:r w:rsidR="006C362D">
        <w:rPr>
          <w:rStyle w:val="CommentReference"/>
          <w:rFonts w:ascii="Arial" w:eastAsia="ヒラギノ角ゴ Pro W3" w:hAnsi="Arial"/>
          <w:i/>
          <w:color w:val="000000"/>
          <w:lang w:val="en-GB"/>
        </w:rPr>
        <w:commentReference w:id="97"/>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CC412F"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CC412F" w:rsidRDefault="00F7750B" w:rsidP="00CC412F">
            <w:pPr>
              <w:rPr>
                <w:b/>
              </w:rPr>
            </w:pPr>
            <w:r w:rsidRPr="00CC412F">
              <w:rPr>
                <w:b/>
              </w:rPr>
              <w:t>Klass.attribut</w:t>
            </w:r>
          </w:p>
        </w:tc>
        <w:tc>
          <w:tcPr>
            <w:tcW w:w="2977" w:type="dxa"/>
            <w:shd w:val="clear" w:color="auto" w:fill="D9D9D9" w:themeFill="background1" w:themeFillShade="D9"/>
            <w:vAlign w:val="center"/>
          </w:tcPr>
          <w:p w14:paraId="0F4617E9" w14:textId="77777777" w:rsidR="00F7750B" w:rsidRPr="00CC412F" w:rsidRDefault="00F7750B" w:rsidP="00CC412F">
            <w:pPr>
              <w:rPr>
                <w:b/>
              </w:rPr>
            </w:pPr>
            <w:r w:rsidRPr="00CC412F">
              <w:rPr>
                <w:b/>
              </w:rPr>
              <w:t>Mappning mot V-TIM 2.2</w:t>
            </w:r>
          </w:p>
        </w:tc>
        <w:tc>
          <w:tcPr>
            <w:tcW w:w="4111" w:type="dxa"/>
            <w:shd w:val="clear" w:color="auto" w:fill="D9D9D9" w:themeFill="background1" w:themeFillShade="D9"/>
            <w:vAlign w:val="center"/>
          </w:tcPr>
          <w:p w14:paraId="0F1007F6" w14:textId="77777777" w:rsidR="00F7750B" w:rsidRPr="00CC412F" w:rsidRDefault="00F7750B" w:rsidP="00CC412F">
            <w:pPr>
              <w:rPr>
                <w:b/>
              </w:rPr>
            </w:pPr>
            <w:r w:rsidRPr="00CC412F">
              <w:rPr>
                <w:b/>
              </w:rPr>
              <w:t>Mappning mot XSD schema</w:t>
            </w:r>
          </w:p>
        </w:tc>
      </w:tr>
      <w:tr w:rsidR="00F7750B" w:rsidRPr="00CC412F" w14:paraId="29888439" w14:textId="77777777" w:rsidTr="00CC412F">
        <w:trPr>
          <w:trHeight w:val="397"/>
        </w:trPr>
        <w:tc>
          <w:tcPr>
            <w:tcW w:w="1809" w:type="dxa"/>
            <w:vAlign w:val="center"/>
          </w:tcPr>
          <w:p w14:paraId="37E1EF91" w14:textId="77777777" w:rsidR="00F7750B" w:rsidRPr="00CC412F" w:rsidRDefault="00F7750B" w:rsidP="00CC412F">
            <w:pPr>
              <w:jc w:val="both"/>
            </w:pPr>
            <w:r w:rsidRPr="00CC412F">
              <w:t>referralOutcome</w:t>
            </w:r>
          </w:p>
        </w:tc>
        <w:tc>
          <w:tcPr>
            <w:tcW w:w="2977" w:type="dxa"/>
            <w:vAlign w:val="center"/>
          </w:tcPr>
          <w:p w14:paraId="71B0596D"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w:t>
            </w:r>
          </w:p>
        </w:tc>
        <w:tc>
          <w:tcPr>
            <w:tcW w:w="4111" w:type="dxa"/>
            <w:vAlign w:val="center"/>
          </w:tcPr>
          <w:p w14:paraId="15639CF1" w14:textId="77777777" w:rsidR="00F7750B" w:rsidRPr="00CC412F" w:rsidRDefault="00F7750B" w:rsidP="00CC412F">
            <w:pPr>
              <w:jc w:val="both"/>
            </w:pPr>
          </w:p>
        </w:tc>
      </w:tr>
      <w:tr w:rsidR="00F7750B" w:rsidRPr="00CC412F" w14:paraId="3BC3D5C8" w14:textId="77777777" w:rsidTr="00CC412F">
        <w:trPr>
          <w:trHeight w:val="397"/>
        </w:trPr>
        <w:tc>
          <w:tcPr>
            <w:tcW w:w="1809" w:type="dxa"/>
            <w:vAlign w:val="center"/>
          </w:tcPr>
          <w:p w14:paraId="75453ACC" w14:textId="77777777" w:rsidR="00F7750B" w:rsidRPr="00CC412F" w:rsidRDefault="00F7750B" w:rsidP="00CC412F">
            <w:pPr>
              <w:jc w:val="both"/>
            </w:pPr>
            <w:r w:rsidRPr="00CC412F">
              <w:t>ReferralOutcomeHeader.documentId</w:t>
            </w:r>
          </w:p>
        </w:tc>
        <w:tc>
          <w:tcPr>
            <w:tcW w:w="2977" w:type="dxa"/>
            <w:vAlign w:val="center"/>
          </w:tcPr>
          <w:p w14:paraId="7BED97DF"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resultat.framställan resultat_id</w:t>
            </w:r>
          </w:p>
        </w:tc>
        <w:tc>
          <w:tcPr>
            <w:tcW w:w="4111" w:type="dxa"/>
            <w:vAlign w:val="center"/>
          </w:tcPr>
          <w:p w14:paraId="64E83847" w14:textId="77777777" w:rsidR="00F7750B" w:rsidRPr="00CC412F" w:rsidRDefault="00F7750B" w:rsidP="00CC412F">
            <w:pPr>
              <w:jc w:val="both"/>
            </w:pPr>
            <w:r w:rsidRPr="00CC412F">
              <w:t>referralOutcome/referralOutcomeHeader/documentId</w:t>
            </w:r>
          </w:p>
        </w:tc>
      </w:tr>
      <w:tr w:rsidR="00F7750B" w:rsidRPr="00CC412F" w14:paraId="78AB94B1" w14:textId="77777777" w:rsidTr="00CC412F">
        <w:trPr>
          <w:trHeight w:val="397"/>
        </w:trPr>
        <w:tc>
          <w:tcPr>
            <w:tcW w:w="1809" w:type="dxa"/>
            <w:vAlign w:val="center"/>
          </w:tcPr>
          <w:p w14:paraId="62ED3943" w14:textId="77777777" w:rsidR="00F7750B" w:rsidRPr="00CC412F" w:rsidRDefault="00F7750B" w:rsidP="00CC412F">
            <w:pPr>
              <w:jc w:val="both"/>
            </w:pPr>
            <w:r w:rsidRPr="00CC412F">
              <w:t>ReferralOutcomeHeader.sourceSystemHSAId</w:t>
            </w:r>
          </w:p>
        </w:tc>
        <w:tc>
          <w:tcPr>
            <w:tcW w:w="2977" w:type="dxa"/>
            <w:vAlign w:val="center"/>
          </w:tcPr>
          <w:p w14:paraId="41BAB6DA" w14:textId="77777777" w:rsidR="00F7750B" w:rsidRPr="00CC412F" w:rsidRDefault="00F7750B" w:rsidP="00CC412F">
            <w:r w:rsidRPr="00CC412F">
              <w:rPr>
                <w:rFonts w:cs="Arial"/>
                <w:i/>
                <w:color w:val="FF0000"/>
              </w:rPr>
              <w:t>Saknar motsvarighet i V-TIM 2.2</w:t>
            </w:r>
          </w:p>
        </w:tc>
        <w:tc>
          <w:tcPr>
            <w:tcW w:w="4111" w:type="dxa"/>
            <w:vAlign w:val="center"/>
          </w:tcPr>
          <w:p w14:paraId="3305982C" w14:textId="77777777" w:rsidR="00F7750B" w:rsidRPr="00CC412F" w:rsidRDefault="00F7750B" w:rsidP="00CC412F">
            <w:pPr>
              <w:jc w:val="both"/>
            </w:pPr>
            <w:r w:rsidRPr="00CC412F">
              <w:t>referralOutcome/referralOutcomeHeader/sourceSystemHSAId</w:t>
            </w:r>
          </w:p>
        </w:tc>
      </w:tr>
      <w:tr w:rsidR="00F7750B" w:rsidRPr="00CC412F" w14:paraId="54809AE7" w14:textId="77777777" w:rsidTr="00CC412F">
        <w:trPr>
          <w:trHeight w:val="397"/>
        </w:trPr>
        <w:tc>
          <w:tcPr>
            <w:tcW w:w="1809" w:type="dxa"/>
            <w:vAlign w:val="center"/>
          </w:tcPr>
          <w:p w14:paraId="697439CB" w14:textId="77777777" w:rsidR="00F7750B" w:rsidRPr="00CC412F" w:rsidRDefault="00F7750B" w:rsidP="00CC412F">
            <w:pPr>
              <w:jc w:val="both"/>
            </w:pPr>
            <w:r w:rsidRPr="00CC412F">
              <w:t>ReferralOutcomeHeader.patientId</w:t>
            </w:r>
          </w:p>
        </w:tc>
        <w:tc>
          <w:tcPr>
            <w:tcW w:w="2977" w:type="dxa"/>
            <w:vAlign w:val="center"/>
          </w:tcPr>
          <w:p w14:paraId="2ADA0560" w14:textId="77777777" w:rsidR="00F7750B" w:rsidRPr="00CC412F" w:rsidRDefault="00F7750B" w:rsidP="00CC412F">
            <w:pPr>
              <w:rPr>
                <w:rFonts w:cs="Arial"/>
                <w:spacing w:val="-1"/>
              </w:rPr>
            </w:pPr>
            <w:r w:rsidRPr="00CC412F">
              <w:rPr>
                <w:rFonts w:cs="Arial"/>
                <w:spacing w:val="-1"/>
              </w:rPr>
              <w:t>Patient.person-id</w:t>
            </w:r>
          </w:p>
        </w:tc>
        <w:tc>
          <w:tcPr>
            <w:tcW w:w="4111" w:type="dxa"/>
            <w:vAlign w:val="center"/>
          </w:tcPr>
          <w:p w14:paraId="090D0B8B" w14:textId="77777777" w:rsidR="00F7750B" w:rsidRPr="00CC412F" w:rsidRDefault="00F7750B" w:rsidP="00CC412F">
            <w:pPr>
              <w:jc w:val="both"/>
            </w:pPr>
            <w:r w:rsidRPr="00CC412F">
              <w:t>referralOutcome/referralOutcomeHeader/patientId</w:t>
            </w:r>
          </w:p>
        </w:tc>
      </w:tr>
      <w:tr w:rsidR="00F7750B" w:rsidRPr="00CC412F" w14:paraId="6A507722" w14:textId="77777777" w:rsidTr="00CC412F">
        <w:trPr>
          <w:trHeight w:val="397"/>
        </w:trPr>
        <w:tc>
          <w:tcPr>
            <w:tcW w:w="1809" w:type="dxa"/>
            <w:vAlign w:val="center"/>
          </w:tcPr>
          <w:p w14:paraId="64C36DBA" w14:textId="77777777" w:rsidR="00F7750B" w:rsidRPr="00CC412F" w:rsidRDefault="00F7750B" w:rsidP="00CC412F">
            <w:pPr>
              <w:jc w:val="both"/>
            </w:pPr>
            <w:r w:rsidRPr="00CC412F">
              <w:t>referralOutcomeHeader.accountableHealthcareProfessional</w:t>
            </w:r>
          </w:p>
        </w:tc>
        <w:tc>
          <w:tcPr>
            <w:tcW w:w="2977" w:type="dxa"/>
            <w:vAlign w:val="center"/>
          </w:tcPr>
          <w:p w14:paraId="3855624C" w14:textId="77777777" w:rsidR="00F7750B" w:rsidRPr="00CC412F" w:rsidRDefault="00F7750B" w:rsidP="00CC412F">
            <w:r w:rsidRPr="00CC412F">
              <w:rPr>
                <w:rFonts w:cs="Arial"/>
                <w:i/>
                <w:color w:val="FF0000"/>
              </w:rPr>
              <w:t>Saknar motsvarighet i V-TIM 2.2</w:t>
            </w:r>
          </w:p>
        </w:tc>
        <w:tc>
          <w:tcPr>
            <w:tcW w:w="4111" w:type="dxa"/>
            <w:vAlign w:val="center"/>
          </w:tcPr>
          <w:p w14:paraId="3EA8BC66" w14:textId="77777777" w:rsidR="00F7750B" w:rsidRPr="00CC412F" w:rsidRDefault="00F7750B" w:rsidP="00CC412F">
            <w:pPr>
              <w:jc w:val="both"/>
            </w:pPr>
            <w:r w:rsidRPr="00CC412F">
              <w:t>referralOutcome/referralOutcomeHeader/accountableHealthcareProfessional</w:t>
            </w:r>
          </w:p>
        </w:tc>
      </w:tr>
      <w:tr w:rsidR="00F7750B" w:rsidRPr="00CC412F" w14:paraId="68D9853E" w14:textId="77777777" w:rsidTr="00CC412F">
        <w:trPr>
          <w:trHeight w:val="397"/>
        </w:trPr>
        <w:tc>
          <w:tcPr>
            <w:tcW w:w="1809" w:type="dxa"/>
            <w:vAlign w:val="center"/>
          </w:tcPr>
          <w:p w14:paraId="2BF74AA4" w14:textId="77777777" w:rsidR="00F7750B" w:rsidRPr="00CC412F" w:rsidRDefault="00F7750B" w:rsidP="00CC412F">
            <w:pPr>
              <w:jc w:val="both"/>
            </w:pPr>
            <w:r w:rsidRPr="00CC412F">
              <w:t>AccountableHealthcareProfessional.authorTime</w:t>
            </w:r>
          </w:p>
        </w:tc>
        <w:tc>
          <w:tcPr>
            <w:tcW w:w="2977" w:type="dxa"/>
            <w:vAlign w:val="center"/>
          </w:tcPr>
          <w:p w14:paraId="48F72FA6" w14:textId="77777777" w:rsidR="00F7750B" w:rsidRPr="00CC412F" w:rsidRDefault="00F7750B" w:rsidP="00CC412F">
            <w:r w:rsidRPr="00CC412F">
              <w:rPr>
                <w:rFonts w:cs="Arial"/>
                <w:i/>
                <w:color w:val="FF0000"/>
              </w:rPr>
              <w:t>Saknar motsvarighet i V-TIM 2.2</w:t>
            </w:r>
          </w:p>
        </w:tc>
        <w:tc>
          <w:tcPr>
            <w:tcW w:w="4111" w:type="dxa"/>
            <w:vAlign w:val="center"/>
          </w:tcPr>
          <w:p w14:paraId="4DEBC460" w14:textId="77777777" w:rsidR="00F7750B" w:rsidRPr="00CC412F" w:rsidRDefault="00F7750B" w:rsidP="00CC412F">
            <w:pPr>
              <w:jc w:val="both"/>
            </w:pPr>
            <w:r w:rsidRPr="00CC412F">
              <w:t xml:space="preserve">referralOutcome/referralOutcomeHeader/ </w:t>
            </w:r>
            <w:proofErr w:type="gramStart"/>
            <w:r w:rsidRPr="00CC412F">
              <w:t>accountableHealthcareProfessional /authorTime</w:t>
            </w:r>
            <w:proofErr w:type="gramEnd"/>
          </w:p>
        </w:tc>
      </w:tr>
      <w:tr w:rsidR="00F7750B" w:rsidRPr="00CC412F" w14:paraId="68BC5813" w14:textId="77777777" w:rsidTr="00CC412F">
        <w:trPr>
          <w:trHeight w:val="397"/>
        </w:trPr>
        <w:tc>
          <w:tcPr>
            <w:tcW w:w="1809" w:type="dxa"/>
            <w:vAlign w:val="center"/>
          </w:tcPr>
          <w:p w14:paraId="7BD98AB7" w14:textId="77777777" w:rsidR="00F7750B" w:rsidRPr="00CC412F" w:rsidRDefault="00F7750B" w:rsidP="00CC412F">
            <w:pPr>
              <w:jc w:val="both"/>
            </w:pPr>
            <w:r w:rsidRPr="00CC412F">
              <w:t>AccountableHealthcareProfessional.healthcareProfessionalHSAId</w:t>
            </w:r>
          </w:p>
        </w:tc>
        <w:tc>
          <w:tcPr>
            <w:tcW w:w="2977" w:type="dxa"/>
            <w:vAlign w:val="center"/>
          </w:tcPr>
          <w:p w14:paraId="63AB7D99" w14:textId="77777777" w:rsidR="00F7750B" w:rsidRPr="00CC412F" w:rsidRDefault="00F7750B" w:rsidP="00CC412F">
            <w:r w:rsidRPr="00CC412F">
              <w:rPr>
                <w:rFonts w:cs="Arial"/>
                <w:spacing w:val="-1"/>
              </w:rPr>
              <w:t>Vård- och omsorgsutövare.personal id</w:t>
            </w:r>
          </w:p>
        </w:tc>
        <w:tc>
          <w:tcPr>
            <w:tcW w:w="4111" w:type="dxa"/>
            <w:vAlign w:val="center"/>
          </w:tcPr>
          <w:p w14:paraId="44FE3ECF" w14:textId="77777777" w:rsidR="00F7750B" w:rsidRPr="003A6D72" w:rsidRDefault="00F7750B" w:rsidP="00CC412F">
            <w:pPr>
              <w:jc w:val="both"/>
            </w:pPr>
            <w:r w:rsidRPr="003A6D72">
              <w:t>referralOutcome/referralOutcomeHeader/accountableHealthcareProfessional/healthcareProfessionalHSAId</w:t>
            </w:r>
          </w:p>
        </w:tc>
      </w:tr>
      <w:tr w:rsidR="00F7750B" w:rsidRPr="00CC412F" w14:paraId="0A584707" w14:textId="77777777" w:rsidTr="00CC412F">
        <w:trPr>
          <w:trHeight w:val="397"/>
        </w:trPr>
        <w:tc>
          <w:tcPr>
            <w:tcW w:w="1809" w:type="dxa"/>
            <w:vAlign w:val="center"/>
          </w:tcPr>
          <w:p w14:paraId="1C8BB8AE" w14:textId="77777777" w:rsidR="00F7750B" w:rsidRPr="00CC412F" w:rsidRDefault="00F7750B" w:rsidP="00CC412F">
            <w:pPr>
              <w:jc w:val="both"/>
            </w:pPr>
            <w:r w:rsidRPr="003A6D72">
              <w:t>AccountableHealthcareProfessional.healthcareProfessionalName</w:t>
            </w:r>
          </w:p>
        </w:tc>
        <w:tc>
          <w:tcPr>
            <w:tcW w:w="2977" w:type="dxa"/>
            <w:vAlign w:val="center"/>
          </w:tcPr>
          <w:p w14:paraId="3738B4A4" w14:textId="77777777" w:rsidR="00F7750B" w:rsidRPr="00CC412F" w:rsidRDefault="00F7750B" w:rsidP="00CC412F">
            <w:r w:rsidRPr="00CC412F">
              <w:rPr>
                <w:rFonts w:cs="Arial"/>
                <w:spacing w:val="-1"/>
              </w:rPr>
              <w:t>Vård- och omsorgsutövare.personal namn</w:t>
            </w:r>
          </w:p>
        </w:tc>
        <w:tc>
          <w:tcPr>
            <w:tcW w:w="4111" w:type="dxa"/>
            <w:vAlign w:val="center"/>
          </w:tcPr>
          <w:p w14:paraId="1576D1B8" w14:textId="77777777" w:rsidR="00F7750B" w:rsidRPr="00CC412F" w:rsidRDefault="00F7750B" w:rsidP="00CC412F">
            <w:pPr>
              <w:jc w:val="both"/>
            </w:pPr>
            <w:r w:rsidRPr="00CC412F">
              <w:t>referralOutcome/referralOutcomeHeader/accountableHealthcareProfessional/healthcareProfessionalName</w:t>
            </w:r>
          </w:p>
        </w:tc>
      </w:tr>
      <w:tr w:rsidR="00F7750B" w:rsidRPr="00CC412F" w14:paraId="217974B1" w14:textId="77777777" w:rsidTr="00CC412F">
        <w:trPr>
          <w:trHeight w:val="397"/>
        </w:trPr>
        <w:tc>
          <w:tcPr>
            <w:tcW w:w="1809" w:type="dxa"/>
            <w:vAlign w:val="center"/>
          </w:tcPr>
          <w:p w14:paraId="77A9A072" w14:textId="77777777" w:rsidR="00F7750B" w:rsidRPr="00CC412F" w:rsidRDefault="00F7750B" w:rsidP="00CC412F">
            <w:pPr>
              <w:jc w:val="both"/>
            </w:pPr>
            <w:r w:rsidRPr="00CC412F">
              <w:t>AccountableHealthcareProfessional.healthcareProfessionalRoleCode</w:t>
            </w:r>
          </w:p>
        </w:tc>
        <w:tc>
          <w:tcPr>
            <w:tcW w:w="2977" w:type="dxa"/>
            <w:vAlign w:val="center"/>
          </w:tcPr>
          <w:p w14:paraId="417D2B80" w14:textId="77777777" w:rsidR="00F7750B" w:rsidRPr="00CC412F" w:rsidRDefault="00F7750B" w:rsidP="00CC412F">
            <w:r w:rsidRPr="00CC412F">
              <w:rPr>
                <w:rFonts w:cs="Arial"/>
                <w:i/>
                <w:color w:val="FF0000"/>
              </w:rPr>
              <w:t>Saknar motsvarighet i V-TIM 2.2</w:t>
            </w:r>
          </w:p>
        </w:tc>
        <w:tc>
          <w:tcPr>
            <w:tcW w:w="4111" w:type="dxa"/>
            <w:vAlign w:val="center"/>
          </w:tcPr>
          <w:p w14:paraId="79FAB187" w14:textId="77777777" w:rsidR="00F7750B" w:rsidRPr="003A6D72" w:rsidRDefault="00F7750B" w:rsidP="00CC412F">
            <w:pPr>
              <w:jc w:val="both"/>
            </w:pPr>
            <w:r w:rsidRPr="00CC412F">
              <w:t>referralOutcome/referralOutcomeHeader/accountableHealthcareProfessional/healthcareProfessionalRoleCode</w:t>
            </w:r>
          </w:p>
        </w:tc>
      </w:tr>
      <w:tr w:rsidR="00F7750B" w:rsidRPr="00CC412F" w14:paraId="2E5AF03B" w14:textId="77777777" w:rsidTr="00CC412F">
        <w:trPr>
          <w:trHeight w:val="397"/>
        </w:trPr>
        <w:tc>
          <w:tcPr>
            <w:tcW w:w="1809" w:type="dxa"/>
            <w:vAlign w:val="center"/>
          </w:tcPr>
          <w:p w14:paraId="4B7E6C76" w14:textId="77777777" w:rsidR="00F7750B" w:rsidRPr="00CC412F" w:rsidRDefault="00F7750B" w:rsidP="00CC412F">
            <w:pPr>
              <w:jc w:val="both"/>
            </w:pPr>
            <w:r w:rsidRPr="00CC412F">
              <w:t>HealthcareProfessionalOrgUnit.orgUnitHSAId</w:t>
            </w:r>
          </w:p>
        </w:tc>
        <w:tc>
          <w:tcPr>
            <w:tcW w:w="2977" w:type="dxa"/>
            <w:vAlign w:val="center"/>
          </w:tcPr>
          <w:p w14:paraId="4C13D39E" w14:textId="77777777" w:rsidR="00F7750B" w:rsidRPr="00CC412F" w:rsidRDefault="00F7750B" w:rsidP="00CC412F">
            <w:pPr>
              <w:rPr>
                <w:rFonts w:cs="Arial"/>
              </w:rPr>
            </w:pPr>
            <w:r w:rsidRPr="00CC412F">
              <w:rPr>
                <w:rFonts w:cs="Arial"/>
                <w:spacing w:val="-1"/>
              </w:rPr>
              <w:t>Vård- och omsorgsutövare.enhet id</w:t>
            </w:r>
          </w:p>
        </w:tc>
        <w:tc>
          <w:tcPr>
            <w:tcW w:w="4111" w:type="dxa"/>
            <w:vAlign w:val="center"/>
          </w:tcPr>
          <w:p w14:paraId="2FAA2BB1" w14:textId="77777777" w:rsidR="00F7750B" w:rsidRPr="003A6D72" w:rsidRDefault="00F7750B" w:rsidP="00CC412F">
            <w:pPr>
              <w:jc w:val="both"/>
            </w:pPr>
            <w:r w:rsidRPr="003A6D72">
              <w:t>referralOutcome/referralOutcomeHeader/accountableHealthcareProfessional/healthcareProfessionalOrgUnit/orgUnitHSAId</w:t>
            </w:r>
          </w:p>
        </w:tc>
      </w:tr>
      <w:tr w:rsidR="00F7750B" w:rsidRPr="00CC412F" w14:paraId="44C46C66" w14:textId="77777777" w:rsidTr="00CC412F">
        <w:trPr>
          <w:trHeight w:val="397"/>
        </w:trPr>
        <w:tc>
          <w:tcPr>
            <w:tcW w:w="1809" w:type="dxa"/>
            <w:vAlign w:val="center"/>
          </w:tcPr>
          <w:p w14:paraId="71BED37C" w14:textId="77777777" w:rsidR="00F7750B" w:rsidRPr="00CC412F" w:rsidRDefault="00F7750B" w:rsidP="00CC412F">
            <w:pPr>
              <w:jc w:val="both"/>
            </w:pPr>
            <w:r w:rsidRPr="00CC412F">
              <w:t>HealthcareProfessionalOrgUnit.orgUnitname</w:t>
            </w:r>
          </w:p>
        </w:tc>
        <w:tc>
          <w:tcPr>
            <w:tcW w:w="2977" w:type="dxa"/>
            <w:vAlign w:val="center"/>
          </w:tcPr>
          <w:p w14:paraId="40C423E6" w14:textId="77777777" w:rsidR="00F7750B" w:rsidRPr="00CC412F" w:rsidRDefault="00F7750B" w:rsidP="00CC412F">
            <w:pPr>
              <w:rPr>
                <w:rFonts w:cs="Arial"/>
              </w:rPr>
            </w:pPr>
            <w:r w:rsidRPr="00CC412F">
              <w:rPr>
                <w:rFonts w:cs="Arial"/>
                <w:spacing w:val="-1"/>
              </w:rPr>
              <w:t>Vård- och omsorgsutövare.enhet namn</w:t>
            </w:r>
          </w:p>
        </w:tc>
        <w:tc>
          <w:tcPr>
            <w:tcW w:w="4111" w:type="dxa"/>
            <w:vAlign w:val="center"/>
          </w:tcPr>
          <w:p w14:paraId="3FA1FF1A" w14:textId="77777777" w:rsidR="00F7750B" w:rsidRPr="003A6D72" w:rsidRDefault="00F7750B" w:rsidP="00CC412F">
            <w:pPr>
              <w:jc w:val="both"/>
            </w:pPr>
            <w:r w:rsidRPr="003A6D72">
              <w:t>referralOutcome/referralOutcomeHeader/accountableHealthcareProfessional/healthcareProfessionalOrgUnit/orgUnitname</w:t>
            </w:r>
          </w:p>
        </w:tc>
      </w:tr>
      <w:tr w:rsidR="00F7750B" w:rsidRPr="00CC412F" w14:paraId="0CA57E1D" w14:textId="77777777" w:rsidTr="00CC412F">
        <w:trPr>
          <w:trHeight w:val="397"/>
        </w:trPr>
        <w:tc>
          <w:tcPr>
            <w:tcW w:w="1809" w:type="dxa"/>
            <w:vAlign w:val="center"/>
          </w:tcPr>
          <w:p w14:paraId="3E7F6ABC" w14:textId="77777777" w:rsidR="00F7750B" w:rsidRPr="00CC412F" w:rsidRDefault="00F7750B" w:rsidP="00CC412F">
            <w:pPr>
              <w:jc w:val="both"/>
            </w:pPr>
            <w:r w:rsidRPr="00CC412F">
              <w:t>HealthcareProfessionalOrgUnit.orgUnitTelecom</w:t>
            </w:r>
          </w:p>
        </w:tc>
        <w:tc>
          <w:tcPr>
            <w:tcW w:w="2977" w:type="dxa"/>
            <w:vAlign w:val="center"/>
          </w:tcPr>
          <w:p w14:paraId="392E746E" w14:textId="77777777" w:rsidR="00F7750B" w:rsidRPr="00CC412F" w:rsidRDefault="00F7750B" w:rsidP="00CC412F">
            <w:pPr>
              <w:rPr>
                <w:rFonts w:cs="Arial"/>
              </w:rPr>
            </w:pPr>
            <w:r w:rsidRPr="00CC412F">
              <w:rPr>
                <w:rFonts w:cs="Arial"/>
              </w:rPr>
              <w:t>Tele och eKommunikation.tele ekom adress</w:t>
            </w:r>
          </w:p>
        </w:tc>
        <w:tc>
          <w:tcPr>
            <w:tcW w:w="4111" w:type="dxa"/>
            <w:vAlign w:val="center"/>
          </w:tcPr>
          <w:p w14:paraId="46357A66" w14:textId="77777777" w:rsidR="00F7750B" w:rsidRPr="003A6D72" w:rsidRDefault="00F7750B" w:rsidP="00CC412F">
            <w:pPr>
              <w:jc w:val="both"/>
            </w:pPr>
            <w:r w:rsidRPr="003A6D72">
              <w:t>referralOutcome/referralOutcomeHeader/accountableHealthcareProfessional/healthcareProfessionalOrgUnit/orgUnitTelecom</w:t>
            </w:r>
          </w:p>
        </w:tc>
      </w:tr>
      <w:tr w:rsidR="00F7750B" w:rsidRPr="00CC412F" w14:paraId="3BD85B0B" w14:textId="77777777" w:rsidTr="00CC412F">
        <w:trPr>
          <w:trHeight w:val="397"/>
        </w:trPr>
        <w:tc>
          <w:tcPr>
            <w:tcW w:w="1809" w:type="dxa"/>
            <w:vAlign w:val="center"/>
          </w:tcPr>
          <w:p w14:paraId="43E3D6F5" w14:textId="77777777" w:rsidR="00F7750B" w:rsidRPr="00CC412F" w:rsidRDefault="00F7750B" w:rsidP="00CC412F">
            <w:pPr>
              <w:jc w:val="both"/>
            </w:pPr>
            <w:r w:rsidRPr="00CC412F">
              <w:t>HealthcareProfessionalOrgUnit.orgUnitEmail</w:t>
            </w:r>
          </w:p>
        </w:tc>
        <w:tc>
          <w:tcPr>
            <w:tcW w:w="2977" w:type="dxa"/>
            <w:vAlign w:val="center"/>
          </w:tcPr>
          <w:p w14:paraId="16BA463B" w14:textId="77777777" w:rsidR="00F7750B" w:rsidRPr="00CC412F" w:rsidRDefault="00F7750B" w:rsidP="00CC412F">
            <w:pPr>
              <w:rPr>
                <w:rFonts w:cs="Arial"/>
                <w:spacing w:val="-1"/>
              </w:rPr>
            </w:pPr>
            <w:r w:rsidRPr="00CC412F">
              <w:rPr>
                <w:rFonts w:cs="Arial"/>
              </w:rPr>
              <w:t>Tele och eKommunikation.tele ekom adress</w:t>
            </w:r>
          </w:p>
        </w:tc>
        <w:tc>
          <w:tcPr>
            <w:tcW w:w="4111" w:type="dxa"/>
            <w:vAlign w:val="center"/>
          </w:tcPr>
          <w:p w14:paraId="0324F504" w14:textId="77777777" w:rsidR="00F7750B" w:rsidRPr="003A6D72" w:rsidRDefault="00F7750B" w:rsidP="00CC412F">
            <w:pPr>
              <w:jc w:val="both"/>
            </w:pPr>
            <w:r w:rsidRPr="003A6D72">
              <w:t>referralOutcome/referralOutcomeHeader/accountableHealthcareProfessional/healthcareProfessionalOrgUnit/orgUnitEmail</w:t>
            </w:r>
          </w:p>
        </w:tc>
      </w:tr>
      <w:tr w:rsidR="00F7750B" w:rsidRPr="00CC412F" w14:paraId="0147F602" w14:textId="77777777" w:rsidTr="00CC412F">
        <w:trPr>
          <w:trHeight w:val="397"/>
        </w:trPr>
        <w:tc>
          <w:tcPr>
            <w:tcW w:w="1809" w:type="dxa"/>
            <w:vAlign w:val="center"/>
          </w:tcPr>
          <w:p w14:paraId="76297E80" w14:textId="77777777" w:rsidR="00F7750B" w:rsidRPr="00CC412F" w:rsidRDefault="00F7750B" w:rsidP="00CC412F">
            <w:pPr>
              <w:jc w:val="both"/>
              <w:rPr>
                <w:u w:val="single"/>
              </w:rPr>
            </w:pPr>
            <w:r w:rsidRPr="00CC412F">
              <w:t>HealthcareProfessionalOrgUnit.orgUnitAddress</w:t>
            </w:r>
          </w:p>
        </w:tc>
        <w:tc>
          <w:tcPr>
            <w:tcW w:w="2977" w:type="dxa"/>
            <w:vAlign w:val="center"/>
          </w:tcPr>
          <w:p w14:paraId="30E6EC9C" w14:textId="77777777" w:rsidR="00F7750B" w:rsidRPr="00CC412F" w:rsidRDefault="00F7750B" w:rsidP="00CC412F">
            <w:pPr>
              <w:rPr>
                <w:rFonts w:cs="Arial"/>
                <w:spacing w:val="-1"/>
              </w:rPr>
            </w:pPr>
            <w:r w:rsidRPr="00CC412F">
              <w:rPr>
                <w:rFonts w:cs="Arial"/>
                <w:spacing w:val="-1"/>
              </w:rPr>
              <w:t>Adress.adress 1,</w:t>
            </w:r>
          </w:p>
          <w:p w14:paraId="260FFD1B" w14:textId="77777777" w:rsidR="00F7750B" w:rsidRPr="00CC412F" w:rsidRDefault="00F7750B" w:rsidP="00CC412F">
            <w:pPr>
              <w:rPr>
                <w:rFonts w:cs="Arial"/>
                <w:spacing w:val="-1"/>
              </w:rPr>
            </w:pPr>
            <w:r w:rsidRPr="00CC412F">
              <w:rPr>
                <w:rFonts w:cs="Arial"/>
                <w:spacing w:val="-1"/>
              </w:rPr>
              <w:t>Adress.postnummer &amp;</w:t>
            </w:r>
          </w:p>
          <w:p w14:paraId="4E6DC5E1" w14:textId="77777777" w:rsidR="00F7750B" w:rsidRPr="00CC412F" w:rsidRDefault="00F7750B" w:rsidP="00CC412F">
            <w:pPr>
              <w:rPr>
                <w:rFonts w:cs="Arial"/>
                <w:spacing w:val="-1"/>
              </w:rPr>
            </w:pPr>
            <w:r w:rsidRPr="00CC412F">
              <w:rPr>
                <w:rFonts w:cs="Arial"/>
                <w:spacing w:val="-1"/>
              </w:rPr>
              <w:t>Adress.postort</w:t>
            </w:r>
          </w:p>
        </w:tc>
        <w:tc>
          <w:tcPr>
            <w:tcW w:w="4111" w:type="dxa"/>
            <w:vAlign w:val="center"/>
          </w:tcPr>
          <w:p w14:paraId="644D371B" w14:textId="77777777" w:rsidR="00F7750B" w:rsidRPr="003A6D72" w:rsidRDefault="00F7750B" w:rsidP="00CC412F">
            <w:pPr>
              <w:jc w:val="both"/>
            </w:pPr>
            <w:r w:rsidRPr="003A6D72">
              <w:t>referralOutcome/referralOutcomeHeader/accountableHealthcareProfessional/healthcareProfessionalOrgUnit/orgUnitAddress</w:t>
            </w:r>
          </w:p>
        </w:tc>
      </w:tr>
      <w:tr w:rsidR="00F7750B" w:rsidRPr="00CC412F" w14:paraId="71ED1098" w14:textId="77777777" w:rsidTr="00CC412F">
        <w:trPr>
          <w:trHeight w:val="397"/>
        </w:trPr>
        <w:tc>
          <w:tcPr>
            <w:tcW w:w="1809" w:type="dxa"/>
            <w:vAlign w:val="center"/>
          </w:tcPr>
          <w:p w14:paraId="40B54D1E" w14:textId="77777777" w:rsidR="00F7750B" w:rsidRPr="00CC412F" w:rsidRDefault="00F7750B" w:rsidP="00CC412F">
            <w:pPr>
              <w:jc w:val="both"/>
            </w:pPr>
            <w:r w:rsidRPr="00CC412F">
              <w:t>HealthcareProfessionalOrgUnit.orgUnitLocation</w:t>
            </w:r>
          </w:p>
        </w:tc>
        <w:tc>
          <w:tcPr>
            <w:tcW w:w="2977" w:type="dxa"/>
            <w:vAlign w:val="center"/>
          </w:tcPr>
          <w:p w14:paraId="065C600E"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20DDA419" w14:textId="77777777" w:rsidR="00F7750B" w:rsidRPr="003A6D72" w:rsidRDefault="00F7750B" w:rsidP="00CC412F">
            <w:pPr>
              <w:jc w:val="both"/>
            </w:pPr>
            <w:r w:rsidRPr="003A6D72">
              <w:t>referralOutcome/referralOutcomeHeader/accountableHealthcareProfessional/healthcareProfessionalOrgUnit/orgUnitLocation</w:t>
            </w:r>
          </w:p>
        </w:tc>
      </w:tr>
      <w:tr w:rsidR="00F7750B" w:rsidRPr="00CC412F" w14:paraId="7A0AEDE3" w14:textId="77777777" w:rsidTr="00CC412F">
        <w:trPr>
          <w:trHeight w:val="397"/>
        </w:trPr>
        <w:tc>
          <w:tcPr>
            <w:tcW w:w="1809" w:type="dxa"/>
            <w:vAlign w:val="center"/>
          </w:tcPr>
          <w:p w14:paraId="2EA29C4B" w14:textId="77777777" w:rsidR="00F7750B" w:rsidRPr="00CC412F" w:rsidRDefault="00F7750B" w:rsidP="00CC412F">
            <w:pPr>
              <w:jc w:val="both"/>
            </w:pPr>
            <w:r w:rsidRPr="00CC412F">
              <w:t>AccountableHealthcareProfessional.healthcareProfessionalCareUnitHSAId</w:t>
            </w:r>
          </w:p>
        </w:tc>
        <w:tc>
          <w:tcPr>
            <w:tcW w:w="2977" w:type="dxa"/>
            <w:vAlign w:val="center"/>
          </w:tcPr>
          <w:p w14:paraId="2F52B380" w14:textId="77777777" w:rsidR="00F7750B" w:rsidRPr="00CC412F" w:rsidRDefault="00F7750B" w:rsidP="00CC412F">
            <w:r w:rsidRPr="00CC412F">
              <w:rPr>
                <w:rFonts w:cs="Arial"/>
                <w:spacing w:val="-1"/>
              </w:rPr>
              <w:t>Informationsresurs.vårdenhet id</w:t>
            </w:r>
          </w:p>
        </w:tc>
        <w:tc>
          <w:tcPr>
            <w:tcW w:w="4111" w:type="dxa"/>
            <w:vAlign w:val="center"/>
          </w:tcPr>
          <w:p w14:paraId="12BD0F91" w14:textId="77777777" w:rsidR="00F7750B" w:rsidRPr="003A6D72" w:rsidRDefault="00F7750B" w:rsidP="00CC412F">
            <w:pPr>
              <w:jc w:val="both"/>
            </w:pPr>
            <w:r w:rsidRPr="00CC412F">
              <w:t>referralOutcome/referralOutcomeHeader/accountableHealthcareProfessional/healthcareProfessionalCareUnitHSAId</w:t>
            </w:r>
          </w:p>
        </w:tc>
      </w:tr>
      <w:tr w:rsidR="00F7750B" w:rsidRPr="00CC412F" w14:paraId="6AFBD544" w14:textId="77777777" w:rsidTr="00CC412F">
        <w:trPr>
          <w:trHeight w:val="397"/>
        </w:trPr>
        <w:tc>
          <w:tcPr>
            <w:tcW w:w="1809" w:type="dxa"/>
            <w:vAlign w:val="center"/>
          </w:tcPr>
          <w:p w14:paraId="105510DC" w14:textId="77777777" w:rsidR="00F7750B" w:rsidRPr="00CC412F" w:rsidRDefault="00F7750B" w:rsidP="00CC412F">
            <w:pPr>
              <w:jc w:val="both"/>
            </w:pPr>
            <w:r w:rsidRPr="00CC412F">
              <w:t>AccountableHealthcareProfessional.healthcareProfessionalCareGiverHSAId</w:t>
            </w:r>
          </w:p>
        </w:tc>
        <w:tc>
          <w:tcPr>
            <w:tcW w:w="2977" w:type="dxa"/>
            <w:vAlign w:val="center"/>
          </w:tcPr>
          <w:p w14:paraId="2A7470E9" w14:textId="77777777" w:rsidR="00F7750B" w:rsidRPr="00CC412F" w:rsidRDefault="00F7750B" w:rsidP="00CC412F">
            <w:pPr>
              <w:rPr>
                <w:rFonts w:cs="Arial"/>
              </w:rPr>
            </w:pPr>
            <w:r w:rsidRPr="00CC412F">
              <w:rPr>
                <w:rFonts w:cs="Arial"/>
                <w:spacing w:val="-1"/>
              </w:rPr>
              <w:t>Informationsresurs.vårdgivare id</w:t>
            </w:r>
          </w:p>
        </w:tc>
        <w:tc>
          <w:tcPr>
            <w:tcW w:w="4111" w:type="dxa"/>
            <w:vAlign w:val="center"/>
          </w:tcPr>
          <w:p w14:paraId="501C5BD5" w14:textId="77777777" w:rsidR="00F7750B" w:rsidRPr="00CC412F" w:rsidRDefault="00F7750B" w:rsidP="00CC412F">
            <w:pPr>
              <w:jc w:val="both"/>
            </w:pPr>
            <w:r w:rsidRPr="00CC412F">
              <w:t>referralOutcome/referralOutcomeHeader/accountableHealthcareProfessional/healthcareProfessionalCareGiverHSAId</w:t>
            </w:r>
          </w:p>
        </w:tc>
      </w:tr>
      <w:tr w:rsidR="00F7750B" w:rsidRPr="00CC412F" w14:paraId="0A1ADF96" w14:textId="77777777" w:rsidTr="00CC412F">
        <w:trPr>
          <w:trHeight w:val="397"/>
        </w:trPr>
        <w:tc>
          <w:tcPr>
            <w:tcW w:w="1809" w:type="dxa"/>
            <w:vAlign w:val="center"/>
          </w:tcPr>
          <w:p w14:paraId="5A317834" w14:textId="77777777" w:rsidR="00F7750B" w:rsidRPr="00CC412F" w:rsidRDefault="00F7750B" w:rsidP="00CC412F">
            <w:pPr>
              <w:jc w:val="both"/>
            </w:pPr>
            <w:r w:rsidRPr="00CC412F">
              <w:t>LegalAuthenticator.legalAuthenticatorTime</w:t>
            </w:r>
          </w:p>
        </w:tc>
        <w:tc>
          <w:tcPr>
            <w:tcW w:w="2977" w:type="dxa"/>
            <w:vAlign w:val="center"/>
          </w:tcPr>
          <w:p w14:paraId="36DD4F50"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63388388" w14:textId="77777777" w:rsidR="00F7750B" w:rsidRPr="00CC412F" w:rsidRDefault="00F7750B" w:rsidP="00CC412F">
            <w:pPr>
              <w:jc w:val="both"/>
            </w:pPr>
            <w:r w:rsidRPr="00CC412F">
              <w:t>referralOutcome/referralOutcomeHeader/legalAuthenticator/legalAuthenticatorTime</w:t>
            </w:r>
          </w:p>
        </w:tc>
      </w:tr>
      <w:tr w:rsidR="00F7750B" w:rsidRPr="00CC412F" w14:paraId="16070CD1" w14:textId="77777777" w:rsidTr="00CC412F">
        <w:trPr>
          <w:trHeight w:val="397"/>
        </w:trPr>
        <w:tc>
          <w:tcPr>
            <w:tcW w:w="1809" w:type="dxa"/>
            <w:vAlign w:val="center"/>
          </w:tcPr>
          <w:p w14:paraId="4400358A" w14:textId="77777777" w:rsidR="00F7750B" w:rsidRPr="00CC412F" w:rsidRDefault="00F7750B" w:rsidP="00CC412F">
            <w:pPr>
              <w:jc w:val="both"/>
            </w:pPr>
            <w:r w:rsidRPr="00CC412F">
              <w:t>LegalAuthenticator.legalAuthenticatorHSAId</w:t>
            </w:r>
          </w:p>
        </w:tc>
        <w:tc>
          <w:tcPr>
            <w:tcW w:w="2977" w:type="dxa"/>
            <w:vAlign w:val="center"/>
          </w:tcPr>
          <w:p w14:paraId="5712C3E0" w14:textId="77777777" w:rsidR="00F7750B" w:rsidRPr="00CC412F" w:rsidRDefault="00F7750B" w:rsidP="00CC412F">
            <w:pPr>
              <w:rPr>
                <w:rFonts w:cs="Arial"/>
              </w:rPr>
            </w:pPr>
            <w:r w:rsidRPr="00CC412F">
              <w:rPr>
                <w:rFonts w:cs="Arial"/>
                <w:spacing w:val="-1"/>
              </w:rPr>
              <w:t>Vård- och omsorgsutövare.personal id</w:t>
            </w:r>
          </w:p>
        </w:tc>
        <w:tc>
          <w:tcPr>
            <w:tcW w:w="4111" w:type="dxa"/>
            <w:vAlign w:val="center"/>
          </w:tcPr>
          <w:p w14:paraId="05F152ED" w14:textId="77777777" w:rsidR="00F7750B" w:rsidRPr="00CC412F" w:rsidRDefault="00F7750B" w:rsidP="00CC412F">
            <w:pPr>
              <w:jc w:val="both"/>
            </w:pPr>
            <w:r w:rsidRPr="00CC412F">
              <w:t>referralOutcome/referralOutcomeHeader/legalAuthenticator/legalAuthenticatorHSAId</w:t>
            </w:r>
          </w:p>
        </w:tc>
      </w:tr>
      <w:tr w:rsidR="00F7750B" w:rsidRPr="00CC412F" w14:paraId="13CCEE36" w14:textId="77777777" w:rsidTr="00CC412F">
        <w:trPr>
          <w:trHeight w:val="397"/>
        </w:trPr>
        <w:tc>
          <w:tcPr>
            <w:tcW w:w="1809" w:type="dxa"/>
            <w:vAlign w:val="center"/>
          </w:tcPr>
          <w:p w14:paraId="278362AD" w14:textId="77777777" w:rsidR="00F7750B" w:rsidRPr="00CC412F" w:rsidRDefault="00F7750B" w:rsidP="00CC412F">
            <w:pPr>
              <w:jc w:val="both"/>
            </w:pPr>
            <w:r w:rsidRPr="00CC412F">
              <w:t>LegalAuthenticator.legalAuthenticatorName</w:t>
            </w:r>
          </w:p>
        </w:tc>
        <w:tc>
          <w:tcPr>
            <w:tcW w:w="2977" w:type="dxa"/>
            <w:vAlign w:val="center"/>
          </w:tcPr>
          <w:p w14:paraId="766D5BE3" w14:textId="77777777" w:rsidR="00F7750B" w:rsidRPr="00CC412F" w:rsidRDefault="00F7750B" w:rsidP="00CC412F">
            <w:r w:rsidRPr="00CC412F">
              <w:rPr>
                <w:rFonts w:cs="Arial"/>
                <w:spacing w:val="-1"/>
              </w:rPr>
              <w:t>Vård- och omsorgsutövare.personal namn</w:t>
            </w:r>
          </w:p>
        </w:tc>
        <w:tc>
          <w:tcPr>
            <w:tcW w:w="4111" w:type="dxa"/>
            <w:vAlign w:val="center"/>
          </w:tcPr>
          <w:p w14:paraId="5C6B19E3" w14:textId="77777777" w:rsidR="00F7750B" w:rsidRPr="00CC412F" w:rsidRDefault="00F7750B" w:rsidP="00CC412F">
            <w:pPr>
              <w:jc w:val="both"/>
            </w:pPr>
            <w:r w:rsidRPr="00CC412F">
              <w:t>referralOutcome/referralOutcomeHeader/legalAuthenticator/legalAuthenticatorName</w:t>
            </w:r>
          </w:p>
        </w:tc>
      </w:tr>
      <w:tr w:rsidR="00F7750B" w:rsidRPr="00CC412F" w14:paraId="5E921E49" w14:textId="77777777" w:rsidTr="00CC412F">
        <w:trPr>
          <w:trHeight w:val="397"/>
        </w:trPr>
        <w:tc>
          <w:tcPr>
            <w:tcW w:w="1809" w:type="dxa"/>
            <w:vAlign w:val="center"/>
          </w:tcPr>
          <w:p w14:paraId="37DB51CE" w14:textId="77777777" w:rsidR="00F7750B" w:rsidRPr="00CC412F" w:rsidRDefault="00F7750B" w:rsidP="00CC412F">
            <w:pPr>
              <w:jc w:val="both"/>
            </w:pPr>
            <w:r w:rsidRPr="00CC412F">
              <w:t>ReferralOutcomeHeader.approvedForPatient</w:t>
            </w:r>
          </w:p>
        </w:tc>
        <w:tc>
          <w:tcPr>
            <w:tcW w:w="2977" w:type="dxa"/>
            <w:vAlign w:val="center"/>
          </w:tcPr>
          <w:p w14:paraId="73DE0A8C" w14:textId="77777777" w:rsidR="00F7750B" w:rsidRPr="00CC412F" w:rsidRDefault="00F7750B" w:rsidP="00CC412F">
            <w:r w:rsidRPr="00CC412F">
              <w:rPr>
                <w:rFonts w:cs="Arial"/>
                <w:i/>
                <w:color w:val="FF0000"/>
              </w:rPr>
              <w:t>Saknar motsvarighet i V-TIM 2.2</w:t>
            </w:r>
          </w:p>
        </w:tc>
        <w:tc>
          <w:tcPr>
            <w:tcW w:w="4111" w:type="dxa"/>
            <w:vAlign w:val="center"/>
          </w:tcPr>
          <w:p w14:paraId="28479E56" w14:textId="77777777" w:rsidR="00F7750B" w:rsidRPr="00CC412F" w:rsidRDefault="00F7750B" w:rsidP="00CC412F">
            <w:pPr>
              <w:jc w:val="both"/>
            </w:pPr>
            <w:r w:rsidRPr="00CC412F">
              <w:t>referralOutcome/referralOutcomeHeader/approvedForPatient</w:t>
            </w:r>
          </w:p>
        </w:tc>
      </w:tr>
      <w:tr w:rsidR="00F7750B" w:rsidRPr="00CC412F" w14:paraId="5EAA8E3A" w14:textId="77777777" w:rsidTr="00CC412F">
        <w:trPr>
          <w:trHeight w:val="397"/>
        </w:trPr>
        <w:tc>
          <w:tcPr>
            <w:tcW w:w="1809" w:type="dxa"/>
            <w:vAlign w:val="center"/>
          </w:tcPr>
          <w:p w14:paraId="26A0B694" w14:textId="77777777" w:rsidR="00F7750B" w:rsidRPr="00CC412F" w:rsidRDefault="00F7750B" w:rsidP="00CC412F">
            <w:pPr>
              <w:jc w:val="both"/>
            </w:pPr>
            <w:r w:rsidRPr="00CC412F">
              <w:t>ReferralOutcomeHeader.careContactId</w:t>
            </w:r>
          </w:p>
        </w:tc>
        <w:tc>
          <w:tcPr>
            <w:tcW w:w="2977" w:type="dxa"/>
            <w:vAlign w:val="center"/>
          </w:tcPr>
          <w:p w14:paraId="7E89205B" w14:textId="77777777" w:rsidR="00F7750B" w:rsidRPr="00CC412F" w:rsidRDefault="00F7750B" w:rsidP="00CC412F">
            <w:pPr>
              <w:rPr>
                <w:rFonts w:cs="Arial"/>
                <w:i/>
              </w:rPr>
            </w:pPr>
            <w:r w:rsidRPr="00CC412F">
              <w:rPr>
                <w:rFonts w:cs="Arial"/>
                <w:spacing w:val="-1"/>
              </w:rPr>
              <w:t>Informationsresurs.kontakt id</w:t>
            </w:r>
          </w:p>
        </w:tc>
        <w:tc>
          <w:tcPr>
            <w:tcW w:w="4111" w:type="dxa"/>
            <w:vAlign w:val="center"/>
          </w:tcPr>
          <w:p w14:paraId="6DAB4608" w14:textId="77777777" w:rsidR="00F7750B" w:rsidRPr="00CC412F" w:rsidRDefault="00F7750B" w:rsidP="00CC412F">
            <w:pPr>
              <w:jc w:val="both"/>
            </w:pPr>
            <w:r w:rsidRPr="00CC412F">
              <w:t>referralOutcome/referralOutcomeHeader/careContactId</w:t>
            </w:r>
          </w:p>
        </w:tc>
      </w:tr>
      <w:tr w:rsidR="00F7750B" w:rsidRPr="00CC412F" w14:paraId="5EEC69C6" w14:textId="77777777" w:rsidTr="00CC412F">
        <w:trPr>
          <w:trHeight w:val="397"/>
        </w:trPr>
        <w:tc>
          <w:tcPr>
            <w:tcW w:w="1809" w:type="dxa"/>
            <w:shd w:val="clear" w:color="auto" w:fill="D9D9D9" w:themeFill="background1" w:themeFillShade="D9"/>
            <w:vAlign w:val="center"/>
          </w:tcPr>
          <w:p w14:paraId="501F2182" w14:textId="77777777" w:rsidR="00F7750B" w:rsidRPr="00CC412F" w:rsidRDefault="00F7750B" w:rsidP="00CC412F">
            <w:commentRangeStart w:id="98"/>
            <w:r w:rsidRPr="00CC412F">
              <w:t>referralOutcomeBody</w:t>
            </w:r>
          </w:p>
        </w:tc>
        <w:commentRangeEnd w:id="98"/>
        <w:tc>
          <w:tcPr>
            <w:tcW w:w="2977" w:type="dxa"/>
            <w:shd w:val="clear" w:color="auto" w:fill="D9D9D9" w:themeFill="background1" w:themeFillShade="D9"/>
            <w:vAlign w:val="center"/>
          </w:tcPr>
          <w:p w14:paraId="55555B48" w14:textId="77777777" w:rsidR="00F7750B" w:rsidRPr="00CC412F" w:rsidRDefault="006C362D" w:rsidP="00CC412F">
            <w:pPr>
              <w:pStyle w:val="Default"/>
              <w:spacing w:line="280" w:lineRule="atLeast"/>
              <w:rPr>
                <w:rFonts w:ascii="Georgia" w:hAnsi="Georgia"/>
                <w:color w:val="auto"/>
                <w:sz w:val="20"/>
                <w:szCs w:val="20"/>
              </w:rPr>
            </w:pPr>
            <w:r>
              <w:rPr>
                <w:rStyle w:val="CommentReference"/>
                <w:rFonts w:ascii="Arial" w:eastAsia="ヒラギノ角ゴ Pro W3" w:hAnsi="Arial"/>
                <w:i/>
                <w:lang w:val="en-GB"/>
              </w:rPr>
              <w:commentReference w:id="98"/>
            </w:r>
          </w:p>
        </w:tc>
        <w:tc>
          <w:tcPr>
            <w:tcW w:w="4111" w:type="dxa"/>
            <w:shd w:val="clear" w:color="auto" w:fill="D9D9D9" w:themeFill="background1" w:themeFillShade="D9"/>
            <w:vAlign w:val="center"/>
          </w:tcPr>
          <w:p w14:paraId="469BB7F1" w14:textId="77777777" w:rsidR="00F7750B" w:rsidRPr="003A6D72" w:rsidRDefault="00F7750B" w:rsidP="00CC412F">
            <w:pPr>
              <w:autoSpaceDE w:val="0"/>
              <w:autoSpaceDN w:val="0"/>
              <w:adjustRightInd w:val="0"/>
              <w:spacing w:line="240" w:lineRule="auto"/>
              <w:rPr>
                <w:rFonts w:cs="Consolas"/>
                <w:spacing w:val="-1"/>
              </w:rPr>
            </w:pPr>
          </w:p>
        </w:tc>
      </w:tr>
      <w:tr w:rsidR="00F7750B" w:rsidRPr="00CC412F" w14:paraId="25A32EE8" w14:textId="77777777" w:rsidTr="00CC412F">
        <w:trPr>
          <w:trHeight w:val="397"/>
        </w:trPr>
        <w:tc>
          <w:tcPr>
            <w:tcW w:w="1809" w:type="dxa"/>
            <w:vAlign w:val="center"/>
          </w:tcPr>
          <w:p w14:paraId="2EA2A6E0" w14:textId="77777777" w:rsidR="00F7750B" w:rsidRPr="00CC412F" w:rsidRDefault="00F7750B" w:rsidP="00CC412F">
            <w:r w:rsidRPr="00CC412F">
              <w:t>referralOutcomeBody.referralOutcomeTypeCode</w:t>
            </w:r>
          </w:p>
        </w:tc>
        <w:tc>
          <w:tcPr>
            <w:tcW w:w="2977" w:type="dxa"/>
            <w:vAlign w:val="center"/>
          </w:tcPr>
          <w:p w14:paraId="30E89FF7"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674D903C"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referralOutcome/referralOutcomeBody/referralOutcomeTypeCode</w:t>
            </w:r>
          </w:p>
        </w:tc>
      </w:tr>
      <w:tr w:rsidR="00F7750B" w:rsidRPr="00CC412F" w14:paraId="104BE8F4" w14:textId="77777777" w:rsidTr="00CC412F">
        <w:trPr>
          <w:trHeight w:val="397"/>
        </w:trPr>
        <w:tc>
          <w:tcPr>
            <w:tcW w:w="1809" w:type="dxa"/>
            <w:vAlign w:val="center"/>
          </w:tcPr>
          <w:p w14:paraId="004B3D59" w14:textId="77777777" w:rsidR="00F7750B" w:rsidRPr="00CC412F" w:rsidRDefault="00F7750B" w:rsidP="00CC412F">
            <w:r w:rsidRPr="00CC412F">
              <w:t>referralOutcomeBody.referralOutcomeTitle</w:t>
            </w:r>
          </w:p>
        </w:tc>
        <w:tc>
          <w:tcPr>
            <w:tcW w:w="2977" w:type="dxa"/>
            <w:vAlign w:val="center"/>
          </w:tcPr>
          <w:p w14:paraId="617D223F"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1897BD75"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referralOutcome/referralOutcomeBody/referralOutcomeTitle</w:t>
            </w:r>
          </w:p>
        </w:tc>
      </w:tr>
      <w:tr w:rsidR="00F7750B" w:rsidRPr="00CC412F" w14:paraId="7B97D32B" w14:textId="77777777" w:rsidTr="00CC412F">
        <w:trPr>
          <w:trHeight w:val="397"/>
        </w:trPr>
        <w:tc>
          <w:tcPr>
            <w:tcW w:w="1809" w:type="dxa"/>
            <w:vAlign w:val="center"/>
          </w:tcPr>
          <w:p w14:paraId="4B349C00" w14:textId="77777777" w:rsidR="00F7750B" w:rsidRPr="00CC412F" w:rsidRDefault="00F7750B" w:rsidP="00CC412F">
            <w:r w:rsidRPr="00CC412F">
              <w:t>referralOutcomeBody.referralOutcomeText</w:t>
            </w:r>
          </w:p>
        </w:tc>
        <w:tc>
          <w:tcPr>
            <w:tcW w:w="2977" w:type="dxa"/>
            <w:vAlign w:val="center"/>
          </w:tcPr>
          <w:p w14:paraId="3C519127"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Bedömt tillstånd.bedömning</w:t>
            </w:r>
          </w:p>
        </w:tc>
        <w:tc>
          <w:tcPr>
            <w:tcW w:w="4111" w:type="dxa"/>
            <w:vAlign w:val="center"/>
          </w:tcPr>
          <w:p w14:paraId="203A6740"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referralOutcome/referralOutcomeBody/referralOutcomeText</w:t>
            </w:r>
          </w:p>
        </w:tc>
      </w:tr>
      <w:tr w:rsidR="00F7750B" w:rsidRPr="00CC412F" w14:paraId="30BE8B75" w14:textId="77777777" w:rsidTr="00CC412F">
        <w:trPr>
          <w:trHeight w:val="397"/>
        </w:trPr>
        <w:tc>
          <w:tcPr>
            <w:tcW w:w="1809" w:type="dxa"/>
            <w:vAlign w:val="center"/>
          </w:tcPr>
          <w:p w14:paraId="0A8D1F6C" w14:textId="77777777" w:rsidR="00F7750B" w:rsidRPr="00CC412F" w:rsidRDefault="00F7750B" w:rsidP="00CC412F">
            <w:r w:rsidRPr="00CC412F">
              <w:t>clinicalInformation.clinicalInformationCode</w:t>
            </w:r>
          </w:p>
        </w:tc>
        <w:tc>
          <w:tcPr>
            <w:tcW w:w="2977" w:type="dxa"/>
            <w:vAlign w:val="center"/>
          </w:tcPr>
          <w:p w14:paraId="62FB1D04" w14:textId="77777777" w:rsidR="00F7750B" w:rsidRPr="00CC412F" w:rsidRDefault="00F7750B" w:rsidP="00CC412F">
            <w:pPr>
              <w:rPr>
                <w:rFonts w:cs="Arial"/>
                <w:spacing w:val="-1"/>
              </w:rPr>
            </w:pPr>
            <w:r w:rsidRPr="00CC412F">
              <w:rPr>
                <w:rFonts w:cs="Arial"/>
              </w:rPr>
              <w:t>Bedömt tillstånd.bedömning</w:t>
            </w:r>
          </w:p>
        </w:tc>
        <w:tc>
          <w:tcPr>
            <w:tcW w:w="4111" w:type="dxa"/>
            <w:vAlign w:val="center"/>
          </w:tcPr>
          <w:p w14:paraId="569517CA"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referralOutcome/referralOutcomeBody/clinicalInformation/clinicalInformationCode</w:t>
            </w:r>
          </w:p>
        </w:tc>
      </w:tr>
      <w:tr w:rsidR="00F7750B" w:rsidRPr="00CC412F" w14:paraId="3F24851A" w14:textId="77777777" w:rsidTr="00CC412F">
        <w:trPr>
          <w:trHeight w:val="397"/>
        </w:trPr>
        <w:tc>
          <w:tcPr>
            <w:tcW w:w="1809" w:type="dxa"/>
            <w:vAlign w:val="center"/>
          </w:tcPr>
          <w:p w14:paraId="18F8D0A3" w14:textId="77777777" w:rsidR="00F7750B" w:rsidRPr="00CC412F" w:rsidRDefault="00F7750B" w:rsidP="00CC412F">
            <w:r w:rsidRPr="00CC412F">
              <w:t>clinicalInformation.clinicalInformationText</w:t>
            </w:r>
          </w:p>
        </w:tc>
        <w:tc>
          <w:tcPr>
            <w:tcW w:w="2977" w:type="dxa"/>
            <w:vAlign w:val="center"/>
          </w:tcPr>
          <w:p w14:paraId="1C68BB7C" w14:textId="77777777" w:rsidR="00F7750B" w:rsidRPr="00CC412F" w:rsidRDefault="00F7750B" w:rsidP="00CC412F">
            <w:pPr>
              <w:rPr>
                <w:rFonts w:cs="Arial"/>
                <w:spacing w:val="-1"/>
              </w:rPr>
            </w:pPr>
            <w:r w:rsidRPr="00CC412F">
              <w:rPr>
                <w:rFonts w:cs="Arial"/>
              </w:rPr>
              <w:t>Bedömt tillstånd.bedömning</w:t>
            </w:r>
          </w:p>
        </w:tc>
        <w:tc>
          <w:tcPr>
            <w:tcW w:w="4111" w:type="dxa"/>
            <w:vAlign w:val="center"/>
          </w:tcPr>
          <w:p w14:paraId="78ED3559"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referralOutcome/referralOutcomeBody/clinicalInformation/clinicalInformationText</w:t>
            </w:r>
          </w:p>
        </w:tc>
      </w:tr>
      <w:tr w:rsidR="00F7750B" w:rsidRPr="00CC412F" w14:paraId="18897FFA" w14:textId="77777777" w:rsidTr="00CC412F">
        <w:trPr>
          <w:trHeight w:val="397"/>
        </w:trPr>
        <w:tc>
          <w:tcPr>
            <w:tcW w:w="1809" w:type="dxa"/>
            <w:vAlign w:val="center"/>
          </w:tcPr>
          <w:p w14:paraId="77131454" w14:textId="77777777" w:rsidR="00F7750B" w:rsidRPr="00CC412F" w:rsidRDefault="00F7750B" w:rsidP="00CC412F">
            <w:r w:rsidRPr="00CC412F">
              <w:t>act.actId</w:t>
            </w:r>
          </w:p>
        </w:tc>
        <w:tc>
          <w:tcPr>
            <w:tcW w:w="2977" w:type="dxa"/>
            <w:vAlign w:val="center"/>
          </w:tcPr>
          <w:p w14:paraId="31FFCB35" w14:textId="77777777" w:rsidR="00F7750B" w:rsidRPr="00CC412F" w:rsidRDefault="00F7750B" w:rsidP="00CC412F">
            <w:pPr>
              <w:rPr>
                <w:rFonts w:cs="Arial"/>
                <w:spacing w:val="-1"/>
              </w:rPr>
            </w:pPr>
            <w:r w:rsidRPr="00CC412F">
              <w:rPr>
                <w:rFonts w:cs="Arial"/>
                <w:spacing w:val="-1"/>
              </w:rPr>
              <w:t>Aktivitet.aktivitet_id</w:t>
            </w:r>
          </w:p>
        </w:tc>
        <w:tc>
          <w:tcPr>
            <w:tcW w:w="4111" w:type="dxa"/>
            <w:vAlign w:val="center"/>
          </w:tcPr>
          <w:p w14:paraId="3D239149"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referralOutcome/referralOutcomeBody/act/actId</w:t>
            </w:r>
          </w:p>
        </w:tc>
      </w:tr>
      <w:tr w:rsidR="00F7750B" w:rsidRPr="00CC412F" w14:paraId="2B558451" w14:textId="77777777" w:rsidTr="00CC412F">
        <w:trPr>
          <w:trHeight w:val="397"/>
        </w:trPr>
        <w:tc>
          <w:tcPr>
            <w:tcW w:w="1809" w:type="dxa"/>
          </w:tcPr>
          <w:p w14:paraId="6DFF6738" w14:textId="77777777" w:rsidR="00F7750B" w:rsidRPr="00CC412F" w:rsidRDefault="00F7750B" w:rsidP="00CC412F">
            <w:r w:rsidRPr="00CC412F">
              <w:t>act.actCode</w:t>
            </w:r>
          </w:p>
        </w:tc>
        <w:tc>
          <w:tcPr>
            <w:tcW w:w="2977" w:type="dxa"/>
          </w:tcPr>
          <w:p w14:paraId="7A27C188" w14:textId="77777777" w:rsidR="00F7750B" w:rsidRPr="00CC412F" w:rsidRDefault="00F7750B" w:rsidP="00CC412F">
            <w:pPr>
              <w:rPr>
                <w:rFonts w:cs="Arial"/>
                <w:spacing w:val="-1"/>
              </w:rPr>
            </w:pPr>
            <w:r w:rsidRPr="00CC412F">
              <w:rPr>
                <w:rFonts w:cs="Arial"/>
                <w:spacing w:val="-1"/>
              </w:rPr>
              <w:t>Aktivitet.aktivitetskod</w:t>
            </w:r>
          </w:p>
        </w:tc>
        <w:tc>
          <w:tcPr>
            <w:tcW w:w="4111" w:type="dxa"/>
          </w:tcPr>
          <w:p w14:paraId="623877B7" w14:textId="77777777" w:rsidR="00F7750B" w:rsidRPr="00CC412F" w:rsidRDefault="00F7750B" w:rsidP="00CC412F">
            <w:r w:rsidRPr="00CC412F">
              <w:rPr>
                <w:rFonts w:cs="Consolas"/>
                <w:spacing w:val="-1"/>
              </w:rPr>
              <w:t>referralOutcome/referralOutcomeBody/act/actCode</w:t>
            </w:r>
          </w:p>
        </w:tc>
      </w:tr>
      <w:tr w:rsidR="00F7750B" w:rsidRPr="00CC412F" w14:paraId="748C8766" w14:textId="77777777" w:rsidTr="00CC412F">
        <w:trPr>
          <w:trHeight w:val="397"/>
        </w:trPr>
        <w:tc>
          <w:tcPr>
            <w:tcW w:w="1809" w:type="dxa"/>
            <w:vAlign w:val="center"/>
          </w:tcPr>
          <w:p w14:paraId="0AC1F34B" w14:textId="77777777" w:rsidR="00F7750B" w:rsidRPr="00CC412F" w:rsidRDefault="00F7750B" w:rsidP="00CC412F">
            <w:r w:rsidRPr="00CC412F">
              <w:t>act.actText</w:t>
            </w:r>
          </w:p>
        </w:tc>
        <w:tc>
          <w:tcPr>
            <w:tcW w:w="2977" w:type="dxa"/>
            <w:vAlign w:val="center"/>
          </w:tcPr>
          <w:p w14:paraId="4D9F2BE2"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spacing w:val="-1"/>
              </w:rPr>
              <w:t>Aktivitet.aktivitetskod</w:t>
            </w:r>
          </w:p>
        </w:tc>
        <w:tc>
          <w:tcPr>
            <w:tcW w:w="4111" w:type="dxa"/>
            <w:vAlign w:val="center"/>
          </w:tcPr>
          <w:p w14:paraId="6E635A4F"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referralOutcome/referralOutcomeBody/act/actText</w:t>
            </w:r>
          </w:p>
        </w:tc>
      </w:tr>
      <w:tr w:rsidR="00F7750B" w:rsidRPr="00CC412F" w14:paraId="7786EB00" w14:textId="77777777" w:rsidTr="00CC412F">
        <w:trPr>
          <w:trHeight w:val="397"/>
        </w:trPr>
        <w:tc>
          <w:tcPr>
            <w:tcW w:w="1809" w:type="dxa"/>
            <w:vAlign w:val="center"/>
          </w:tcPr>
          <w:p w14:paraId="4E335A40" w14:textId="77777777" w:rsidR="00F7750B" w:rsidRPr="00CC412F" w:rsidRDefault="00F7750B" w:rsidP="00CC412F">
            <w:r w:rsidRPr="00CC412F">
              <w:t>act.actTime</w:t>
            </w:r>
          </w:p>
        </w:tc>
        <w:tc>
          <w:tcPr>
            <w:tcW w:w="2977" w:type="dxa"/>
            <w:vAlign w:val="center"/>
          </w:tcPr>
          <w:p w14:paraId="231A2F61"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Aktivitet.aktivitet tid</w:t>
            </w:r>
          </w:p>
        </w:tc>
        <w:tc>
          <w:tcPr>
            <w:tcW w:w="4111" w:type="dxa"/>
            <w:vAlign w:val="center"/>
          </w:tcPr>
          <w:p w14:paraId="3E9865D1"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referralOutcome/referralOutcomeBody/act/actTime</w:t>
            </w:r>
          </w:p>
        </w:tc>
      </w:tr>
      <w:tr w:rsidR="00F7750B" w:rsidRPr="00CC412F" w14:paraId="3E213ED3" w14:textId="77777777" w:rsidTr="00CC412F">
        <w:trPr>
          <w:trHeight w:val="397"/>
        </w:trPr>
        <w:tc>
          <w:tcPr>
            <w:tcW w:w="1809" w:type="dxa"/>
            <w:vAlign w:val="center"/>
          </w:tcPr>
          <w:p w14:paraId="0DF2444E" w14:textId="77777777" w:rsidR="00F7750B" w:rsidRPr="00CC412F" w:rsidRDefault="00F7750B" w:rsidP="00CC412F">
            <w:commentRangeStart w:id="99"/>
            <w:r w:rsidRPr="00CC412F">
              <w:t>act.actResult</w:t>
            </w:r>
            <w:commentRangeEnd w:id="99"/>
            <w:r w:rsidRPr="00CC412F">
              <w:rPr>
                <w:rStyle w:val="CommentReference"/>
              </w:rPr>
              <w:commentReference w:id="99"/>
            </w:r>
          </w:p>
        </w:tc>
        <w:tc>
          <w:tcPr>
            <w:tcW w:w="2977" w:type="dxa"/>
            <w:vAlign w:val="center"/>
          </w:tcPr>
          <w:p w14:paraId="22332DFE" w14:textId="77777777" w:rsidR="00F7750B" w:rsidRPr="00CC412F" w:rsidRDefault="00F7750B" w:rsidP="00CC412F">
            <w:pPr>
              <w:rPr>
                <w:rFonts w:eastAsia="Arial Unicode MS" w:cs="Arial"/>
              </w:rPr>
            </w:pPr>
            <w:r w:rsidRPr="00CC412F">
              <w:rPr>
                <w:rFonts w:cs="Arial"/>
                <w:i/>
                <w:color w:val="FF0000"/>
              </w:rPr>
              <w:t>Saknar motsvarighet i V-TIM 2.2</w:t>
            </w:r>
          </w:p>
        </w:tc>
        <w:tc>
          <w:tcPr>
            <w:tcW w:w="4111" w:type="dxa"/>
            <w:vAlign w:val="center"/>
          </w:tcPr>
          <w:p w14:paraId="207831F5" w14:textId="77777777" w:rsidR="00F7750B" w:rsidRPr="003A6D72"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referralOutcome/referralOutcomeBody/act/actResult</w:t>
            </w:r>
          </w:p>
        </w:tc>
      </w:tr>
      <w:tr w:rsidR="00F7750B" w:rsidRPr="00CC412F" w14:paraId="75378946" w14:textId="77777777" w:rsidTr="00CC412F">
        <w:trPr>
          <w:trHeight w:val="397"/>
        </w:trPr>
        <w:tc>
          <w:tcPr>
            <w:tcW w:w="1809" w:type="dxa"/>
            <w:vAlign w:val="center"/>
          </w:tcPr>
          <w:p w14:paraId="1C73EEAF" w14:textId="77777777" w:rsidR="00F7750B" w:rsidRPr="00CC412F" w:rsidRDefault="00F7750B" w:rsidP="00CC412F">
            <w:r w:rsidRPr="00CC412F">
              <w:t>referral.referralId</w:t>
            </w:r>
          </w:p>
        </w:tc>
        <w:tc>
          <w:tcPr>
            <w:tcW w:w="2977" w:type="dxa"/>
            <w:vAlign w:val="center"/>
          </w:tcPr>
          <w:p w14:paraId="269874BC"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resultat.framställan_id</w:t>
            </w:r>
          </w:p>
        </w:tc>
        <w:tc>
          <w:tcPr>
            <w:tcW w:w="4111" w:type="dxa"/>
            <w:vAlign w:val="center"/>
          </w:tcPr>
          <w:p w14:paraId="41C31CE0" w14:textId="77777777" w:rsidR="00F7750B" w:rsidRPr="003A6D72"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referralOutcome/referralOutcomeBody/referral/referralId</w:t>
            </w:r>
          </w:p>
        </w:tc>
      </w:tr>
      <w:tr w:rsidR="00F7750B" w:rsidRPr="00CC412F" w14:paraId="0A1448D7" w14:textId="77777777" w:rsidTr="00CC412F">
        <w:trPr>
          <w:trHeight w:val="397"/>
        </w:trPr>
        <w:tc>
          <w:tcPr>
            <w:tcW w:w="1809" w:type="dxa"/>
            <w:vAlign w:val="center"/>
          </w:tcPr>
          <w:p w14:paraId="6E9A42B4" w14:textId="623CA62E" w:rsidR="00F7750B" w:rsidRPr="00CC412F" w:rsidRDefault="00F7750B" w:rsidP="00CC412F">
            <w:r w:rsidRPr="00CC412F">
              <w:t>referral.</w:t>
            </w:r>
            <w:r w:rsidR="004C66FC">
              <w:t>referralReason</w:t>
            </w:r>
          </w:p>
        </w:tc>
        <w:tc>
          <w:tcPr>
            <w:tcW w:w="2977" w:type="dxa"/>
            <w:vAlign w:val="center"/>
          </w:tcPr>
          <w:p w14:paraId="2EFDF265" w14:textId="77777777" w:rsidR="00F7750B" w:rsidRPr="00CC412F" w:rsidRDefault="00F7750B" w:rsidP="00CC412F">
            <w:pPr>
              <w:pStyle w:val="Default"/>
              <w:rPr>
                <w:rFonts w:ascii="Georgia" w:hAnsi="Georgia"/>
                <w:color w:val="auto"/>
                <w:sz w:val="20"/>
                <w:szCs w:val="20"/>
              </w:rPr>
            </w:pPr>
            <w:r w:rsidRPr="00CC412F">
              <w:rPr>
                <w:rFonts w:ascii="Georgia" w:hAnsi="Georgia"/>
                <w:color w:val="auto"/>
                <w:sz w:val="20"/>
                <w:szCs w:val="20"/>
              </w:rPr>
              <w:t>Hälsofråga.fråga</w:t>
            </w:r>
          </w:p>
        </w:tc>
        <w:tc>
          <w:tcPr>
            <w:tcW w:w="4111" w:type="dxa"/>
            <w:vAlign w:val="center"/>
          </w:tcPr>
          <w:p w14:paraId="5F48E208" w14:textId="21D96CF5" w:rsidR="00F7750B" w:rsidRPr="003A6D72"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w:t>
            </w:r>
            <w:r w:rsidR="004C66FC">
              <w:rPr>
                <w:rFonts w:cs="Consolas"/>
                <w:spacing w:val="-1"/>
              </w:rPr>
              <w:t>referralReason</w:t>
            </w:r>
          </w:p>
        </w:tc>
      </w:tr>
      <w:tr w:rsidR="00F7750B" w:rsidRPr="00CC412F" w14:paraId="5D9D9286" w14:textId="77777777" w:rsidTr="00CC412F">
        <w:trPr>
          <w:trHeight w:val="397"/>
        </w:trPr>
        <w:tc>
          <w:tcPr>
            <w:tcW w:w="1809" w:type="dxa"/>
            <w:vAlign w:val="center"/>
          </w:tcPr>
          <w:p w14:paraId="473B2437" w14:textId="77777777" w:rsidR="00F7750B" w:rsidRPr="00CC412F" w:rsidRDefault="00F7750B" w:rsidP="00CC412F">
            <w:r w:rsidRPr="00CC412F">
              <w:t>referral.referralTime</w:t>
            </w:r>
          </w:p>
        </w:tc>
        <w:tc>
          <w:tcPr>
            <w:tcW w:w="2977" w:type="dxa"/>
            <w:vAlign w:val="center"/>
          </w:tcPr>
          <w:p w14:paraId="42E93017"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06E6C198" w14:textId="77777777" w:rsidR="00F7750B" w:rsidRPr="003A6D72" w:rsidRDefault="00F7750B" w:rsidP="00CC412F">
            <w:pPr>
              <w:autoSpaceDE w:val="0"/>
              <w:autoSpaceDN w:val="0"/>
              <w:adjustRightInd w:val="0"/>
              <w:spacing w:line="240" w:lineRule="auto"/>
              <w:rPr>
                <w:rFonts w:cs="Consolas"/>
                <w:spacing w:val="-1"/>
              </w:rPr>
            </w:pPr>
            <w:r w:rsidRPr="00CC412F">
              <w:rPr>
                <w:rFonts w:cs="Consolas"/>
                <w:spacing w:val="-1"/>
              </w:rPr>
              <w:t>referralOutcome/referralOutcomeBody/referral/referralTime</w:t>
            </w:r>
          </w:p>
        </w:tc>
      </w:tr>
      <w:tr w:rsidR="00F7750B" w:rsidRPr="00CC412F" w14:paraId="2BEBC40F" w14:textId="77777777" w:rsidTr="00CC412F">
        <w:trPr>
          <w:trHeight w:val="397"/>
        </w:trPr>
        <w:tc>
          <w:tcPr>
            <w:tcW w:w="1809" w:type="dxa"/>
            <w:vAlign w:val="center"/>
          </w:tcPr>
          <w:p w14:paraId="010B0243" w14:textId="77777777" w:rsidR="00F7750B" w:rsidRPr="00CC412F" w:rsidRDefault="00F7750B" w:rsidP="00CC412F">
            <w:r w:rsidRPr="00CC412F">
              <w:t>referral.referralAuthor</w:t>
            </w:r>
          </w:p>
        </w:tc>
        <w:tc>
          <w:tcPr>
            <w:tcW w:w="2977" w:type="dxa"/>
            <w:vAlign w:val="center"/>
          </w:tcPr>
          <w:p w14:paraId="1E62872E" w14:textId="77777777" w:rsidR="00F7750B" w:rsidRPr="00CC412F" w:rsidRDefault="00F7750B" w:rsidP="00CC412F">
            <w:pPr>
              <w:rPr>
                <w:rFonts w:cs="Arial"/>
              </w:rPr>
            </w:pPr>
            <w:r w:rsidRPr="00CC412F">
              <w:rPr>
                <w:rFonts w:cs="Arial"/>
              </w:rPr>
              <w:t>Framställan.framställare</w:t>
            </w:r>
          </w:p>
        </w:tc>
        <w:tc>
          <w:tcPr>
            <w:tcW w:w="4111" w:type="dxa"/>
            <w:vAlign w:val="center"/>
          </w:tcPr>
          <w:p w14:paraId="44E8A41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w:t>
            </w:r>
          </w:p>
        </w:tc>
      </w:tr>
      <w:tr w:rsidR="00F7750B" w:rsidRPr="00CC412F" w14:paraId="37C86682" w14:textId="77777777" w:rsidTr="00CC412F">
        <w:trPr>
          <w:trHeight w:val="397"/>
        </w:trPr>
        <w:tc>
          <w:tcPr>
            <w:tcW w:w="1809" w:type="dxa"/>
            <w:vAlign w:val="center"/>
          </w:tcPr>
          <w:p w14:paraId="0ECD505D" w14:textId="77777777" w:rsidR="00F7750B" w:rsidRPr="00CC412F" w:rsidRDefault="00F7750B" w:rsidP="00CC412F">
            <w:r w:rsidRPr="00CC412F">
              <w:t>referralAuthor.authorTime</w:t>
            </w:r>
          </w:p>
        </w:tc>
        <w:tc>
          <w:tcPr>
            <w:tcW w:w="2977" w:type="dxa"/>
            <w:vAlign w:val="center"/>
          </w:tcPr>
          <w:p w14:paraId="7590BC40"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4C92D37E"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referralOutcome/referralOutcomeBody/referral/referralAuthor/authorTime</w:t>
            </w:r>
          </w:p>
        </w:tc>
      </w:tr>
      <w:tr w:rsidR="00F7750B" w:rsidRPr="00CC412F" w14:paraId="7D65BB0F" w14:textId="77777777" w:rsidTr="00CC412F">
        <w:trPr>
          <w:trHeight w:val="397"/>
        </w:trPr>
        <w:tc>
          <w:tcPr>
            <w:tcW w:w="1809" w:type="dxa"/>
            <w:vAlign w:val="center"/>
          </w:tcPr>
          <w:p w14:paraId="1E116BFC" w14:textId="77777777" w:rsidR="00F7750B" w:rsidRPr="00CC412F" w:rsidRDefault="00F7750B" w:rsidP="00CC412F">
            <w:r w:rsidRPr="00CC412F">
              <w:t>referralAuthor.healthcareProfessionalHSAId</w:t>
            </w:r>
          </w:p>
        </w:tc>
        <w:tc>
          <w:tcPr>
            <w:tcW w:w="2977" w:type="dxa"/>
            <w:vAlign w:val="center"/>
          </w:tcPr>
          <w:p w14:paraId="1D686576" w14:textId="77777777" w:rsidR="00F7750B" w:rsidRPr="00CC412F" w:rsidRDefault="00F7750B" w:rsidP="00CC412F">
            <w:r w:rsidRPr="00CC412F">
              <w:rPr>
                <w:rFonts w:cs="Arial"/>
                <w:spacing w:val="-1"/>
              </w:rPr>
              <w:t>Vård- och omsorgsutövare.personal id</w:t>
            </w:r>
          </w:p>
        </w:tc>
        <w:tc>
          <w:tcPr>
            <w:tcW w:w="4111" w:type="dxa"/>
            <w:vAlign w:val="center"/>
          </w:tcPr>
          <w:p w14:paraId="49091B3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referralOutcome/referralOutcomeBody/referral/referralAuthor/healthcareProfessionalHSAId</w:t>
            </w:r>
          </w:p>
        </w:tc>
      </w:tr>
      <w:tr w:rsidR="00F7750B" w:rsidRPr="00CC412F" w14:paraId="3145C26F" w14:textId="77777777" w:rsidTr="00CC412F">
        <w:trPr>
          <w:trHeight w:val="397"/>
        </w:trPr>
        <w:tc>
          <w:tcPr>
            <w:tcW w:w="1809" w:type="dxa"/>
            <w:vAlign w:val="center"/>
          </w:tcPr>
          <w:p w14:paraId="42C6237D" w14:textId="77777777" w:rsidR="00F7750B" w:rsidRPr="00CC412F" w:rsidRDefault="00F7750B" w:rsidP="00CC412F">
            <w:r w:rsidRPr="00CC412F">
              <w:t>referralAuthor.healthcareProfessionalName</w:t>
            </w:r>
          </w:p>
        </w:tc>
        <w:tc>
          <w:tcPr>
            <w:tcW w:w="2977" w:type="dxa"/>
            <w:vAlign w:val="center"/>
          </w:tcPr>
          <w:p w14:paraId="464C41C2" w14:textId="77777777" w:rsidR="00F7750B" w:rsidRPr="00CC412F" w:rsidRDefault="00F7750B" w:rsidP="00CC412F">
            <w:r w:rsidRPr="00CC412F">
              <w:rPr>
                <w:rFonts w:cs="Arial"/>
                <w:spacing w:val="-1"/>
              </w:rPr>
              <w:t>Vård- och omsorgsutövare.personal namn</w:t>
            </w:r>
          </w:p>
        </w:tc>
        <w:tc>
          <w:tcPr>
            <w:tcW w:w="4111" w:type="dxa"/>
            <w:vAlign w:val="center"/>
          </w:tcPr>
          <w:p w14:paraId="7683970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referralOutcome/referralOutcomeBody/referral/referralAuthor/healthcareProfessionalName</w:t>
            </w:r>
          </w:p>
        </w:tc>
      </w:tr>
      <w:tr w:rsidR="00F7750B" w:rsidRPr="00CC412F" w14:paraId="586DB513" w14:textId="77777777" w:rsidTr="00CC412F">
        <w:trPr>
          <w:trHeight w:val="397"/>
        </w:trPr>
        <w:tc>
          <w:tcPr>
            <w:tcW w:w="1809" w:type="dxa"/>
            <w:vAlign w:val="center"/>
          </w:tcPr>
          <w:p w14:paraId="5C40DC89" w14:textId="77777777" w:rsidR="00F7750B" w:rsidRPr="00CC412F" w:rsidRDefault="00F7750B" w:rsidP="00CC412F">
            <w:r w:rsidRPr="00CC412F">
              <w:t>referralAuthor.healthcareProfessionalRoleCode</w:t>
            </w:r>
          </w:p>
        </w:tc>
        <w:tc>
          <w:tcPr>
            <w:tcW w:w="2977" w:type="dxa"/>
            <w:vAlign w:val="center"/>
          </w:tcPr>
          <w:p w14:paraId="3F596729" w14:textId="77777777" w:rsidR="00F7750B" w:rsidRPr="00CC412F" w:rsidRDefault="00F7750B" w:rsidP="00CC412F">
            <w:r w:rsidRPr="00CC412F">
              <w:rPr>
                <w:rFonts w:cs="Arial"/>
                <w:i/>
                <w:color w:val="FF0000"/>
              </w:rPr>
              <w:t>Saknar motsvarighet i V-TIM 2.2</w:t>
            </w:r>
          </w:p>
        </w:tc>
        <w:tc>
          <w:tcPr>
            <w:tcW w:w="4111" w:type="dxa"/>
            <w:vAlign w:val="center"/>
          </w:tcPr>
          <w:p w14:paraId="63D75F3E"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referralOutcome/referralOutcomeBody/referral/referralAuthor/healthcareProfessionalRoleCode</w:t>
            </w:r>
          </w:p>
        </w:tc>
      </w:tr>
      <w:tr w:rsidR="00F7750B" w:rsidRPr="00CC412F" w14:paraId="7F4A5125" w14:textId="77777777" w:rsidTr="00CC412F">
        <w:trPr>
          <w:trHeight w:val="397"/>
        </w:trPr>
        <w:tc>
          <w:tcPr>
            <w:tcW w:w="1809" w:type="dxa"/>
            <w:vAlign w:val="center"/>
          </w:tcPr>
          <w:p w14:paraId="03C874CB" w14:textId="77777777" w:rsidR="00F7750B" w:rsidRPr="00CC412F" w:rsidRDefault="00F7750B" w:rsidP="00CC412F">
            <w:r w:rsidRPr="00CC412F">
              <w:t>referralAuthor.healthcareProfessionalOrgUnit.orgUnitHSAId</w:t>
            </w:r>
          </w:p>
        </w:tc>
        <w:tc>
          <w:tcPr>
            <w:tcW w:w="2977" w:type="dxa"/>
            <w:vAlign w:val="center"/>
          </w:tcPr>
          <w:p w14:paraId="3C354FE3" w14:textId="77777777" w:rsidR="00F7750B" w:rsidRPr="00CC412F" w:rsidRDefault="00F7750B" w:rsidP="00CC412F">
            <w:pPr>
              <w:rPr>
                <w:rFonts w:cs="Arial"/>
              </w:rPr>
            </w:pPr>
            <w:r w:rsidRPr="00CC412F">
              <w:rPr>
                <w:rFonts w:cs="Arial"/>
                <w:spacing w:val="-1"/>
              </w:rPr>
              <w:t>Vård- och omsorgsutövare.enhet id</w:t>
            </w:r>
          </w:p>
        </w:tc>
        <w:tc>
          <w:tcPr>
            <w:tcW w:w="4111" w:type="dxa"/>
            <w:vAlign w:val="center"/>
          </w:tcPr>
          <w:p w14:paraId="64467D85"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referralOutcome/referralOutcomeBody/referral/referralAuthor/healthcareProfessionalOrgUnit/orgUnitHSAId</w:t>
            </w:r>
          </w:p>
        </w:tc>
      </w:tr>
      <w:tr w:rsidR="00F7750B" w:rsidRPr="00CC412F" w14:paraId="5B3B2CCE" w14:textId="77777777" w:rsidTr="00CC412F">
        <w:trPr>
          <w:trHeight w:val="397"/>
        </w:trPr>
        <w:tc>
          <w:tcPr>
            <w:tcW w:w="1809" w:type="dxa"/>
            <w:vAlign w:val="center"/>
          </w:tcPr>
          <w:p w14:paraId="611805FB" w14:textId="77777777" w:rsidR="00F7750B" w:rsidRPr="00CC412F" w:rsidRDefault="00F7750B" w:rsidP="00CC412F">
            <w:r w:rsidRPr="00CC412F">
              <w:t>referralAuthor.healthcareProfessionalOrgUnit.orgUnitName</w:t>
            </w:r>
          </w:p>
        </w:tc>
        <w:tc>
          <w:tcPr>
            <w:tcW w:w="2977" w:type="dxa"/>
            <w:vAlign w:val="center"/>
          </w:tcPr>
          <w:p w14:paraId="71AA4CAA" w14:textId="77777777" w:rsidR="00F7750B" w:rsidRPr="00CC412F" w:rsidRDefault="00F7750B" w:rsidP="00CC412F">
            <w:pPr>
              <w:rPr>
                <w:rFonts w:cs="Arial"/>
              </w:rPr>
            </w:pPr>
            <w:r w:rsidRPr="00CC412F">
              <w:rPr>
                <w:rFonts w:cs="Arial"/>
                <w:spacing w:val="-1"/>
              </w:rPr>
              <w:t>Vård- och omsorgsutövare.enhet namn</w:t>
            </w:r>
          </w:p>
        </w:tc>
        <w:tc>
          <w:tcPr>
            <w:tcW w:w="4111" w:type="dxa"/>
            <w:vAlign w:val="center"/>
          </w:tcPr>
          <w:p w14:paraId="2D4C17D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referralOutcome/referralOutcomeBody/referral/referralAuthor/healthcareProfessionalOrgUnit/orgUnitName</w:t>
            </w:r>
          </w:p>
        </w:tc>
      </w:tr>
      <w:tr w:rsidR="00F7750B" w:rsidRPr="00CC412F" w14:paraId="221D7A69" w14:textId="77777777" w:rsidTr="00CC412F">
        <w:trPr>
          <w:trHeight w:val="397"/>
        </w:trPr>
        <w:tc>
          <w:tcPr>
            <w:tcW w:w="1809" w:type="dxa"/>
            <w:vAlign w:val="center"/>
          </w:tcPr>
          <w:p w14:paraId="0832C04B" w14:textId="77777777" w:rsidR="00F7750B" w:rsidRPr="00CC412F" w:rsidRDefault="00F7750B" w:rsidP="00CC412F">
            <w:r w:rsidRPr="00CC412F">
              <w:t>referralAuthor.healthcareProfessionalOrgUnit.orgUnitTelecom</w:t>
            </w:r>
          </w:p>
        </w:tc>
        <w:tc>
          <w:tcPr>
            <w:tcW w:w="2977" w:type="dxa"/>
            <w:vAlign w:val="center"/>
          </w:tcPr>
          <w:p w14:paraId="1E07AE7A" w14:textId="77777777" w:rsidR="00F7750B" w:rsidRPr="00CC412F" w:rsidRDefault="00F7750B" w:rsidP="00CC412F">
            <w:pPr>
              <w:rPr>
                <w:rFonts w:cs="Arial"/>
              </w:rPr>
            </w:pPr>
            <w:r w:rsidRPr="00CC412F">
              <w:rPr>
                <w:rFonts w:cs="Arial"/>
              </w:rPr>
              <w:t>Tele och eKommunikation.tele ekom adress</w:t>
            </w:r>
          </w:p>
        </w:tc>
        <w:tc>
          <w:tcPr>
            <w:tcW w:w="4111" w:type="dxa"/>
            <w:vAlign w:val="center"/>
          </w:tcPr>
          <w:p w14:paraId="27BD3EC3"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referralOutcome/referralOutcomeBody/referral/referralAuthor/healthcareProfessionalOrgUnit/orgUnitTelecom</w:t>
            </w:r>
          </w:p>
        </w:tc>
      </w:tr>
      <w:tr w:rsidR="00F7750B" w:rsidRPr="00CC412F" w14:paraId="29D815AE" w14:textId="77777777" w:rsidTr="00CC412F">
        <w:trPr>
          <w:trHeight w:val="397"/>
        </w:trPr>
        <w:tc>
          <w:tcPr>
            <w:tcW w:w="1809" w:type="dxa"/>
            <w:vAlign w:val="center"/>
          </w:tcPr>
          <w:p w14:paraId="5FEDD121" w14:textId="77777777" w:rsidR="00F7750B" w:rsidRPr="00CC412F" w:rsidRDefault="00F7750B" w:rsidP="00CC412F">
            <w:r w:rsidRPr="00CC412F">
              <w:t>referralAuthor.healthcareProfessionalOrgUnit.orgUnitEmail</w:t>
            </w:r>
          </w:p>
        </w:tc>
        <w:tc>
          <w:tcPr>
            <w:tcW w:w="2977" w:type="dxa"/>
            <w:vAlign w:val="center"/>
          </w:tcPr>
          <w:p w14:paraId="417CC7AA" w14:textId="77777777" w:rsidR="00F7750B" w:rsidRPr="00CC412F" w:rsidRDefault="00F7750B" w:rsidP="00CC412F">
            <w:pPr>
              <w:rPr>
                <w:rFonts w:cs="Arial"/>
                <w:spacing w:val="-1"/>
              </w:rPr>
            </w:pPr>
            <w:r w:rsidRPr="00CC412F">
              <w:rPr>
                <w:rFonts w:cs="Arial"/>
              </w:rPr>
              <w:t>Tele och eKommunikation.tele ekom adress</w:t>
            </w:r>
          </w:p>
        </w:tc>
        <w:tc>
          <w:tcPr>
            <w:tcW w:w="4111" w:type="dxa"/>
            <w:vAlign w:val="center"/>
          </w:tcPr>
          <w:p w14:paraId="6B049514"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referralOutcome/referralOutcomeBody/referral/referralAuthor/healthcareProfessionalOrgUnit/orgUnitEmail</w:t>
            </w:r>
          </w:p>
        </w:tc>
      </w:tr>
      <w:tr w:rsidR="00F7750B" w:rsidRPr="00CC412F" w14:paraId="6761E0A0" w14:textId="77777777" w:rsidTr="00CC412F">
        <w:trPr>
          <w:trHeight w:val="397"/>
        </w:trPr>
        <w:tc>
          <w:tcPr>
            <w:tcW w:w="1809" w:type="dxa"/>
            <w:vAlign w:val="center"/>
          </w:tcPr>
          <w:p w14:paraId="61C47FF6" w14:textId="77777777" w:rsidR="00F7750B" w:rsidRPr="00CC412F" w:rsidRDefault="00F7750B" w:rsidP="00CC412F">
            <w:r w:rsidRPr="00CC412F">
              <w:t>referralAuthor.healthcareProfessionalOrgUnit.orgUnitAddress</w:t>
            </w:r>
          </w:p>
        </w:tc>
        <w:tc>
          <w:tcPr>
            <w:tcW w:w="2977" w:type="dxa"/>
            <w:vAlign w:val="center"/>
          </w:tcPr>
          <w:p w14:paraId="4A6DF2B5" w14:textId="77777777" w:rsidR="00F7750B" w:rsidRPr="00CC412F" w:rsidRDefault="00F7750B" w:rsidP="00CC412F">
            <w:pPr>
              <w:rPr>
                <w:rFonts w:cs="Arial"/>
                <w:spacing w:val="-1"/>
              </w:rPr>
            </w:pPr>
            <w:r w:rsidRPr="00CC412F">
              <w:rPr>
                <w:rFonts w:cs="Arial"/>
                <w:spacing w:val="-1"/>
              </w:rPr>
              <w:t>Adress.adress 1,</w:t>
            </w:r>
          </w:p>
          <w:p w14:paraId="7704EAA2" w14:textId="77777777" w:rsidR="00F7750B" w:rsidRPr="00CC412F" w:rsidRDefault="00F7750B" w:rsidP="00CC412F">
            <w:pPr>
              <w:rPr>
                <w:rFonts w:cs="Arial"/>
                <w:spacing w:val="-1"/>
              </w:rPr>
            </w:pPr>
            <w:r w:rsidRPr="00CC412F">
              <w:rPr>
                <w:rFonts w:cs="Arial"/>
                <w:spacing w:val="-1"/>
              </w:rPr>
              <w:t>Adress.postnummer &amp;</w:t>
            </w:r>
          </w:p>
          <w:p w14:paraId="12AA43BD" w14:textId="77777777" w:rsidR="00F7750B" w:rsidRPr="00CC412F" w:rsidRDefault="00F7750B" w:rsidP="00CC412F">
            <w:pPr>
              <w:rPr>
                <w:rFonts w:cs="Arial"/>
                <w:spacing w:val="-1"/>
              </w:rPr>
            </w:pPr>
            <w:r w:rsidRPr="00CC412F">
              <w:rPr>
                <w:rFonts w:cs="Arial"/>
                <w:spacing w:val="-1"/>
              </w:rPr>
              <w:t>Adress.postort</w:t>
            </w:r>
          </w:p>
        </w:tc>
        <w:tc>
          <w:tcPr>
            <w:tcW w:w="4111" w:type="dxa"/>
            <w:vAlign w:val="center"/>
          </w:tcPr>
          <w:p w14:paraId="28F558F1"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referralOutcome/referralOutcomeBody/referral/referralAuthor/healthcareProfessionalOrgUnit/orgUnitAddress</w:t>
            </w:r>
          </w:p>
        </w:tc>
      </w:tr>
      <w:tr w:rsidR="00F7750B" w:rsidRPr="00CC412F" w14:paraId="53543FA6" w14:textId="77777777" w:rsidTr="00CC412F">
        <w:trPr>
          <w:trHeight w:val="397"/>
        </w:trPr>
        <w:tc>
          <w:tcPr>
            <w:tcW w:w="1809" w:type="dxa"/>
            <w:vAlign w:val="center"/>
          </w:tcPr>
          <w:p w14:paraId="30F35A7A" w14:textId="77777777" w:rsidR="00F7750B" w:rsidRPr="003A6D72" w:rsidRDefault="00F7750B" w:rsidP="00CC412F">
            <w:r w:rsidRPr="00CC412F">
              <w:t>referralAuthor.healthcareProfessionalOrgUnit.orgUnitLocation</w:t>
            </w:r>
          </w:p>
        </w:tc>
        <w:tc>
          <w:tcPr>
            <w:tcW w:w="2977" w:type="dxa"/>
            <w:vAlign w:val="center"/>
          </w:tcPr>
          <w:p w14:paraId="02E2D9EF"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53CF509B" w14:textId="77777777" w:rsidR="00F7750B" w:rsidRPr="003A6D72" w:rsidRDefault="00F7750B" w:rsidP="00CC412F">
            <w:pPr>
              <w:autoSpaceDE w:val="0"/>
              <w:autoSpaceDN w:val="0"/>
              <w:adjustRightInd w:val="0"/>
              <w:spacing w:line="240" w:lineRule="auto"/>
              <w:rPr>
                <w:rFonts w:cs="Arial"/>
              </w:rPr>
            </w:pPr>
            <w:r w:rsidRPr="003A6D72">
              <w:rPr>
                <w:rFonts w:cs="Consolas"/>
                <w:spacing w:val="-1"/>
              </w:rPr>
              <w:t>referralOutcome/referralOutcomeBody/referral/referralAuthor/healthcareProfessionalOrgUnit/orgUnitLocation</w:t>
            </w:r>
          </w:p>
        </w:tc>
      </w:tr>
      <w:tr w:rsidR="00F7750B" w:rsidRPr="00CC412F" w14:paraId="1F6A0A65" w14:textId="77777777" w:rsidTr="00CC412F">
        <w:trPr>
          <w:trHeight w:val="397"/>
        </w:trPr>
        <w:tc>
          <w:tcPr>
            <w:tcW w:w="1809" w:type="dxa"/>
            <w:vAlign w:val="center"/>
          </w:tcPr>
          <w:p w14:paraId="621A9F04" w14:textId="77777777" w:rsidR="00F7750B" w:rsidRPr="003A6D72" w:rsidRDefault="00F7750B" w:rsidP="00CC412F">
            <w:r w:rsidRPr="003A6D72">
              <w:t>referral.careContactId</w:t>
            </w:r>
          </w:p>
        </w:tc>
        <w:tc>
          <w:tcPr>
            <w:tcW w:w="2977" w:type="dxa"/>
            <w:vAlign w:val="center"/>
          </w:tcPr>
          <w:p w14:paraId="325342E2" w14:textId="77777777" w:rsidR="00F7750B" w:rsidRPr="00CC412F" w:rsidRDefault="00F7750B" w:rsidP="00CC412F">
            <w:pPr>
              <w:pStyle w:val="Default"/>
              <w:rPr>
                <w:rFonts w:ascii="Georgia" w:hAnsi="Georgia"/>
                <w:color w:val="auto"/>
                <w:sz w:val="20"/>
                <w:szCs w:val="20"/>
              </w:rPr>
            </w:pPr>
            <w:r w:rsidRPr="00CC412F">
              <w:rPr>
                <w:rFonts w:ascii="Georgia" w:hAnsi="Georgia"/>
                <w:color w:val="auto"/>
                <w:sz w:val="20"/>
                <w:szCs w:val="20"/>
              </w:rPr>
              <w:t>Informationsresurs.kontakt id</w:t>
            </w:r>
          </w:p>
        </w:tc>
        <w:tc>
          <w:tcPr>
            <w:tcW w:w="4111" w:type="dxa"/>
            <w:vAlign w:val="center"/>
          </w:tcPr>
          <w:p w14:paraId="3F399731"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referralOutcome/referralOutcomeBody/referral/careContactId</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100" w:name="_Toc383076400"/>
      <w:bookmarkStart w:id="101" w:name="_Toc383084540"/>
      <w:bookmarkStart w:id="102" w:name="_Toc383098719"/>
      <w:bookmarkStart w:id="103" w:name="_Toc383101247"/>
      <w:bookmarkStart w:id="104" w:name="_Toc383101772"/>
      <w:bookmarkStart w:id="105" w:name="_Toc383102082"/>
      <w:bookmarkStart w:id="106" w:name="_Toc383102083"/>
      <w:bookmarkEnd w:id="100"/>
      <w:bookmarkEnd w:id="101"/>
      <w:bookmarkEnd w:id="102"/>
      <w:bookmarkEnd w:id="103"/>
      <w:bookmarkEnd w:id="104"/>
      <w:bookmarkEnd w:id="105"/>
      <w:r>
        <w:br w:type="page"/>
      </w:r>
    </w:p>
    <w:p w14:paraId="19DD3784" w14:textId="75D33043" w:rsidR="0093401A" w:rsidRPr="00CC412F" w:rsidRDefault="0093401A" w:rsidP="003A6D72">
      <w:pPr>
        <w:pStyle w:val="Heading3"/>
      </w:pPr>
      <w:r w:rsidRPr="003A6D72">
        <w:t>GetMaternityMedicalHistory</w:t>
      </w:r>
      <w:bookmarkEnd w:id="106"/>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60CE2630" w:rsidR="0093401A" w:rsidRPr="003A6D72" w:rsidRDefault="00F7750B"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commentRangeStart w:id="107"/>
      <w:r w:rsidRPr="003A6D72">
        <w:rPr>
          <w:noProof/>
          <w:spacing w:val="-1"/>
          <w:lang w:val="en-US"/>
        </w:rPr>
        <w:drawing>
          <wp:inline distT="0" distB="0" distL="0" distR="0" wp14:anchorId="3463804B" wp14:editId="1BAD730B">
            <wp:extent cx="5507990" cy="3262096"/>
            <wp:effectExtent l="0" t="0" r="0" b="0"/>
            <wp:docPr id="29" name="Bildobjekt 29" descr="C:\rivta\ServiceInteractions\riv\clinicalprocess\healthcond\actoutcome\trunk\docs\work_material\export\MIM_GetMaternityMedical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vta\ServiceInteractions\riv\clinicalprocess\healthcond\actoutcome\trunk\docs\work_material\export\MIM_GetMaternityMedicalHis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990" cy="3262096"/>
                    </a:xfrm>
                    <a:prstGeom prst="rect">
                      <a:avLst/>
                    </a:prstGeom>
                    <a:noFill/>
                    <a:ln>
                      <a:noFill/>
                    </a:ln>
                  </pic:spPr>
                </pic:pic>
              </a:graphicData>
            </a:graphic>
          </wp:inline>
        </w:drawing>
      </w:r>
      <w:commentRangeEnd w:id="107"/>
      <w:r w:rsidR="0038405D">
        <w:rPr>
          <w:rStyle w:val="CommentReference"/>
          <w:rFonts w:ascii="Arial" w:eastAsia="ヒラギノ角ゴ Pro W3" w:hAnsi="Arial"/>
          <w:i/>
          <w:color w:val="000000"/>
          <w:lang w:val="en-GB"/>
        </w:rPr>
        <w:commentReference w:id="107"/>
      </w:r>
    </w:p>
    <w:p w14:paraId="52406F57" w14:textId="77777777" w:rsidR="00F7750B" w:rsidRPr="00CC412F" w:rsidRDefault="00F7750B" w:rsidP="007E47C0"/>
    <w:tbl>
      <w:tblPr>
        <w:tblStyle w:val="TableGrid"/>
        <w:tblW w:w="8897" w:type="dxa"/>
        <w:tblLayout w:type="fixed"/>
        <w:tblLook w:val="04A0" w:firstRow="1" w:lastRow="0" w:firstColumn="1" w:lastColumn="0" w:noHBand="0" w:noVBand="1"/>
      </w:tblPr>
      <w:tblGrid>
        <w:gridCol w:w="1809"/>
        <w:gridCol w:w="2977"/>
        <w:gridCol w:w="4111"/>
      </w:tblGrid>
      <w:tr w:rsidR="00F7750B" w:rsidRPr="00CC412F"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CC412F" w:rsidRDefault="00F7750B" w:rsidP="00CC412F">
            <w:pPr>
              <w:rPr>
                <w:b/>
              </w:rPr>
            </w:pPr>
            <w:r w:rsidRPr="00CC412F">
              <w:rPr>
                <w:b/>
              </w:rPr>
              <w:t>Klass.attribut</w:t>
            </w:r>
          </w:p>
        </w:tc>
        <w:tc>
          <w:tcPr>
            <w:tcW w:w="2977" w:type="dxa"/>
            <w:shd w:val="clear" w:color="auto" w:fill="D9D9D9" w:themeFill="background1" w:themeFillShade="D9"/>
            <w:vAlign w:val="center"/>
          </w:tcPr>
          <w:p w14:paraId="3CF60D3A" w14:textId="77777777" w:rsidR="00F7750B" w:rsidRPr="00CC412F" w:rsidRDefault="00F7750B" w:rsidP="00CC412F">
            <w:pPr>
              <w:rPr>
                <w:b/>
              </w:rPr>
            </w:pPr>
            <w:r w:rsidRPr="00CC412F">
              <w:rPr>
                <w:b/>
              </w:rPr>
              <w:t>Mappning mot V-TIM 2.2</w:t>
            </w:r>
          </w:p>
        </w:tc>
        <w:tc>
          <w:tcPr>
            <w:tcW w:w="4111" w:type="dxa"/>
            <w:shd w:val="clear" w:color="auto" w:fill="D9D9D9" w:themeFill="background1" w:themeFillShade="D9"/>
            <w:vAlign w:val="center"/>
          </w:tcPr>
          <w:p w14:paraId="46663D2A" w14:textId="77777777" w:rsidR="00F7750B" w:rsidRPr="00CC412F" w:rsidRDefault="00F7750B" w:rsidP="00CC412F">
            <w:pPr>
              <w:rPr>
                <w:b/>
              </w:rPr>
            </w:pPr>
            <w:r w:rsidRPr="00CC412F">
              <w:rPr>
                <w:b/>
              </w:rPr>
              <w:t>Mappning mot XSD schema</w:t>
            </w:r>
          </w:p>
        </w:tc>
      </w:tr>
      <w:tr w:rsidR="00F7750B" w:rsidRPr="00CC412F" w14:paraId="01526A23" w14:textId="77777777" w:rsidTr="00CC412F">
        <w:trPr>
          <w:trHeight w:val="397"/>
        </w:trPr>
        <w:tc>
          <w:tcPr>
            <w:tcW w:w="1809" w:type="dxa"/>
            <w:vAlign w:val="center"/>
          </w:tcPr>
          <w:p w14:paraId="0F58A9A9" w14:textId="77777777" w:rsidR="00F7750B" w:rsidRPr="00CC412F" w:rsidRDefault="00F7750B" w:rsidP="00CC412F">
            <w:pPr>
              <w:jc w:val="both"/>
            </w:pPr>
            <w:r w:rsidRPr="00CC412F">
              <w:t>maternityMedicalHistory</w:t>
            </w:r>
          </w:p>
        </w:tc>
        <w:tc>
          <w:tcPr>
            <w:tcW w:w="2977" w:type="dxa"/>
            <w:vAlign w:val="center"/>
          </w:tcPr>
          <w:p w14:paraId="577164E7" w14:textId="77777777" w:rsidR="00F7750B" w:rsidRPr="00CC412F" w:rsidRDefault="00F7750B" w:rsidP="00CC412F">
            <w:pPr>
              <w:rPr>
                <w:rFonts w:cs="Arial"/>
                <w:spacing w:val="-1"/>
              </w:rPr>
            </w:pPr>
          </w:p>
        </w:tc>
        <w:tc>
          <w:tcPr>
            <w:tcW w:w="4111" w:type="dxa"/>
            <w:vAlign w:val="center"/>
          </w:tcPr>
          <w:p w14:paraId="3438C7B6" w14:textId="77777777" w:rsidR="00F7750B" w:rsidRPr="00CC412F" w:rsidRDefault="00F7750B" w:rsidP="00CC412F">
            <w:pPr>
              <w:jc w:val="both"/>
            </w:pPr>
          </w:p>
        </w:tc>
      </w:tr>
      <w:tr w:rsidR="00F7750B" w:rsidRPr="00CC412F" w14:paraId="6794BEDF" w14:textId="77777777" w:rsidTr="00CC412F">
        <w:trPr>
          <w:trHeight w:val="397"/>
        </w:trPr>
        <w:tc>
          <w:tcPr>
            <w:tcW w:w="1809" w:type="dxa"/>
            <w:vAlign w:val="center"/>
          </w:tcPr>
          <w:p w14:paraId="51BE6C19" w14:textId="77777777" w:rsidR="00F7750B" w:rsidRPr="00CC412F" w:rsidRDefault="00F7750B" w:rsidP="00CC412F">
            <w:pPr>
              <w:jc w:val="both"/>
            </w:pPr>
            <w:r w:rsidRPr="00CC412F">
              <w:t>MaternityMedicalHistoryHeader.documentId</w:t>
            </w:r>
          </w:p>
        </w:tc>
        <w:tc>
          <w:tcPr>
            <w:tcW w:w="2977" w:type="dxa"/>
            <w:vAlign w:val="center"/>
          </w:tcPr>
          <w:p w14:paraId="1145DB72" w14:textId="77777777" w:rsidR="00F7750B" w:rsidRPr="00CC412F" w:rsidRDefault="00F7750B" w:rsidP="00CC412F">
            <w:pPr>
              <w:rPr>
                <w:rFonts w:cs="Arial"/>
                <w:spacing w:val="-1"/>
              </w:rPr>
            </w:pPr>
            <w:r w:rsidRPr="00CC412F">
              <w:rPr>
                <w:rFonts w:cs="Arial"/>
              </w:rPr>
              <w:t>Hälsoärende.hälsoärende_id</w:t>
            </w:r>
          </w:p>
        </w:tc>
        <w:tc>
          <w:tcPr>
            <w:tcW w:w="4111" w:type="dxa"/>
            <w:vAlign w:val="center"/>
          </w:tcPr>
          <w:p w14:paraId="4000539F" w14:textId="77777777" w:rsidR="00F7750B" w:rsidRPr="00CC412F" w:rsidRDefault="00F7750B" w:rsidP="00CC412F">
            <w:pPr>
              <w:jc w:val="both"/>
            </w:pPr>
            <w:r w:rsidRPr="00CC412F">
              <w:t>maternityMedicalHistory/maternityMedicalHistoryHeader/documentId</w:t>
            </w:r>
          </w:p>
        </w:tc>
      </w:tr>
      <w:tr w:rsidR="00F7750B" w:rsidRPr="00CC412F" w14:paraId="606BDD6A" w14:textId="77777777" w:rsidTr="00CC412F">
        <w:trPr>
          <w:trHeight w:val="397"/>
        </w:trPr>
        <w:tc>
          <w:tcPr>
            <w:tcW w:w="1809" w:type="dxa"/>
            <w:vAlign w:val="center"/>
          </w:tcPr>
          <w:p w14:paraId="506B4F1F" w14:textId="77777777" w:rsidR="00F7750B" w:rsidRPr="00CC412F" w:rsidRDefault="00F7750B" w:rsidP="00CC412F">
            <w:pPr>
              <w:jc w:val="both"/>
            </w:pPr>
            <w:r w:rsidRPr="00CC412F">
              <w:t>MaternityMedicalHistoryHeader.sourceSystemHSAId</w:t>
            </w:r>
          </w:p>
        </w:tc>
        <w:tc>
          <w:tcPr>
            <w:tcW w:w="2977" w:type="dxa"/>
            <w:vAlign w:val="center"/>
          </w:tcPr>
          <w:p w14:paraId="3FC7377F" w14:textId="77777777" w:rsidR="00F7750B" w:rsidRPr="00CC412F" w:rsidRDefault="00F7750B" w:rsidP="00CC412F">
            <w:r w:rsidRPr="00CC412F">
              <w:rPr>
                <w:rFonts w:cs="Arial"/>
                <w:i/>
                <w:color w:val="FF0000"/>
              </w:rPr>
              <w:t>Saknar motsvarighet i V-TIM 2.2</w:t>
            </w:r>
          </w:p>
        </w:tc>
        <w:tc>
          <w:tcPr>
            <w:tcW w:w="4111" w:type="dxa"/>
            <w:vAlign w:val="center"/>
          </w:tcPr>
          <w:p w14:paraId="58A8D7CE" w14:textId="77777777" w:rsidR="00F7750B" w:rsidRPr="00CC412F" w:rsidRDefault="00F7750B" w:rsidP="00CC412F">
            <w:pPr>
              <w:jc w:val="both"/>
            </w:pPr>
            <w:r w:rsidRPr="00CC412F">
              <w:t>maternityMedicalHistory/maternityMedicalHistoryHeader/sourceSystemHSAId</w:t>
            </w:r>
          </w:p>
        </w:tc>
      </w:tr>
      <w:tr w:rsidR="00F7750B" w:rsidRPr="00CC412F" w14:paraId="1C54180F" w14:textId="77777777" w:rsidTr="00CC412F">
        <w:trPr>
          <w:trHeight w:val="397"/>
        </w:trPr>
        <w:tc>
          <w:tcPr>
            <w:tcW w:w="1809" w:type="dxa"/>
            <w:vAlign w:val="center"/>
          </w:tcPr>
          <w:p w14:paraId="251A14B6" w14:textId="77777777" w:rsidR="00F7750B" w:rsidRPr="00CC412F" w:rsidRDefault="00F7750B" w:rsidP="00CC412F">
            <w:pPr>
              <w:jc w:val="both"/>
            </w:pPr>
            <w:r w:rsidRPr="00CC412F">
              <w:t>MaternityMedicalHistoryHeader.patientId</w:t>
            </w:r>
          </w:p>
        </w:tc>
        <w:tc>
          <w:tcPr>
            <w:tcW w:w="2977" w:type="dxa"/>
            <w:vAlign w:val="center"/>
          </w:tcPr>
          <w:p w14:paraId="74993E7D" w14:textId="77777777" w:rsidR="00F7750B" w:rsidRPr="00CC412F" w:rsidRDefault="00F7750B" w:rsidP="00CC412F">
            <w:pPr>
              <w:rPr>
                <w:rFonts w:cs="Arial"/>
                <w:spacing w:val="-1"/>
              </w:rPr>
            </w:pPr>
            <w:r w:rsidRPr="00CC412F">
              <w:rPr>
                <w:rFonts w:cs="Arial"/>
                <w:spacing w:val="-1"/>
              </w:rPr>
              <w:t>Patient.person-id</w:t>
            </w:r>
          </w:p>
        </w:tc>
        <w:tc>
          <w:tcPr>
            <w:tcW w:w="4111" w:type="dxa"/>
            <w:vAlign w:val="center"/>
          </w:tcPr>
          <w:p w14:paraId="35FF4057" w14:textId="77777777" w:rsidR="00F7750B" w:rsidRPr="00CC412F" w:rsidRDefault="00F7750B" w:rsidP="00CC412F">
            <w:pPr>
              <w:jc w:val="both"/>
            </w:pPr>
            <w:r w:rsidRPr="00CC412F">
              <w:t>maternityMedicalHistory/maternityMedicalHistoryHeader/patientId</w:t>
            </w:r>
          </w:p>
        </w:tc>
      </w:tr>
      <w:tr w:rsidR="00F7750B" w:rsidRPr="00CC412F" w14:paraId="03083CAF" w14:textId="77777777" w:rsidTr="00CC412F">
        <w:trPr>
          <w:trHeight w:val="397"/>
        </w:trPr>
        <w:tc>
          <w:tcPr>
            <w:tcW w:w="1809" w:type="dxa"/>
            <w:vAlign w:val="center"/>
          </w:tcPr>
          <w:p w14:paraId="612BB1BE" w14:textId="77777777" w:rsidR="00F7750B" w:rsidRPr="00CC412F" w:rsidRDefault="00F7750B" w:rsidP="00CC412F">
            <w:pPr>
              <w:jc w:val="both"/>
            </w:pPr>
            <w:r w:rsidRPr="00CC412F">
              <w:t>maternityMedicalHistoryHeader.accountableHealthcareProfessional</w:t>
            </w:r>
          </w:p>
        </w:tc>
        <w:tc>
          <w:tcPr>
            <w:tcW w:w="2977" w:type="dxa"/>
            <w:vAlign w:val="center"/>
          </w:tcPr>
          <w:p w14:paraId="644EAC00" w14:textId="77777777" w:rsidR="00F7750B" w:rsidRPr="00CC412F" w:rsidRDefault="00F7750B" w:rsidP="00CC412F">
            <w:r w:rsidRPr="00CC412F">
              <w:rPr>
                <w:rFonts w:cs="Arial"/>
                <w:i/>
                <w:color w:val="FF0000"/>
              </w:rPr>
              <w:t>Saknar motsvarighet i V-TIM 2.2</w:t>
            </w:r>
          </w:p>
        </w:tc>
        <w:tc>
          <w:tcPr>
            <w:tcW w:w="4111" w:type="dxa"/>
            <w:vAlign w:val="center"/>
          </w:tcPr>
          <w:p w14:paraId="39295E02" w14:textId="77777777" w:rsidR="00F7750B" w:rsidRPr="00CC412F" w:rsidRDefault="00F7750B" w:rsidP="00CC412F">
            <w:pPr>
              <w:jc w:val="both"/>
            </w:pPr>
            <w:r w:rsidRPr="00CC412F">
              <w:t>maternityMedicalHistory/maternityMedicalHistoryHeader/accountableHealthcareProfessional</w:t>
            </w:r>
          </w:p>
        </w:tc>
      </w:tr>
      <w:tr w:rsidR="00F7750B" w:rsidRPr="00CC412F" w14:paraId="69C94638" w14:textId="77777777" w:rsidTr="00CC412F">
        <w:trPr>
          <w:trHeight w:val="397"/>
        </w:trPr>
        <w:tc>
          <w:tcPr>
            <w:tcW w:w="1809" w:type="dxa"/>
            <w:vAlign w:val="center"/>
          </w:tcPr>
          <w:p w14:paraId="6E0CC3C3" w14:textId="77777777" w:rsidR="00F7750B" w:rsidRPr="00CC412F" w:rsidRDefault="00F7750B" w:rsidP="00CC412F">
            <w:pPr>
              <w:jc w:val="both"/>
            </w:pPr>
            <w:r w:rsidRPr="00CC412F">
              <w:t>AccountableHealthcareProfessional.authorTime</w:t>
            </w:r>
          </w:p>
        </w:tc>
        <w:tc>
          <w:tcPr>
            <w:tcW w:w="2977" w:type="dxa"/>
            <w:vAlign w:val="center"/>
          </w:tcPr>
          <w:p w14:paraId="7ABF06E6" w14:textId="77777777" w:rsidR="00F7750B" w:rsidRPr="00CC412F" w:rsidRDefault="00F7750B" w:rsidP="00CC412F">
            <w:r w:rsidRPr="00CC412F">
              <w:rPr>
                <w:rFonts w:cs="Arial"/>
                <w:i/>
                <w:color w:val="FF0000"/>
              </w:rPr>
              <w:t>Saknar motsvarighet i V-TIM 2.2</w:t>
            </w:r>
          </w:p>
        </w:tc>
        <w:tc>
          <w:tcPr>
            <w:tcW w:w="4111" w:type="dxa"/>
            <w:vAlign w:val="center"/>
          </w:tcPr>
          <w:p w14:paraId="0D78AE74" w14:textId="77777777" w:rsidR="00F7750B" w:rsidRPr="00CC412F" w:rsidRDefault="00F7750B" w:rsidP="00CC412F">
            <w:pPr>
              <w:jc w:val="both"/>
            </w:pPr>
            <w:r w:rsidRPr="00CC412F">
              <w:t xml:space="preserve">maternityMedicalHistory/maternityMedicalHistoryHeader/ </w:t>
            </w:r>
            <w:proofErr w:type="gramStart"/>
            <w:r w:rsidRPr="00CC412F">
              <w:t>accountableHealthcareProfessional /authorTime</w:t>
            </w:r>
            <w:proofErr w:type="gramEnd"/>
          </w:p>
        </w:tc>
      </w:tr>
      <w:tr w:rsidR="00F7750B" w:rsidRPr="00CC412F" w14:paraId="309B0A20" w14:textId="77777777" w:rsidTr="00CC412F">
        <w:trPr>
          <w:trHeight w:val="397"/>
        </w:trPr>
        <w:tc>
          <w:tcPr>
            <w:tcW w:w="1809" w:type="dxa"/>
            <w:vAlign w:val="center"/>
          </w:tcPr>
          <w:p w14:paraId="6997C761" w14:textId="77777777" w:rsidR="00F7750B" w:rsidRPr="00CC412F" w:rsidRDefault="00F7750B" w:rsidP="00CC412F">
            <w:pPr>
              <w:jc w:val="both"/>
            </w:pPr>
            <w:r w:rsidRPr="00CC412F">
              <w:t>AccountableHealthcareProfessional.healthcareProfessionalHSAId</w:t>
            </w:r>
          </w:p>
        </w:tc>
        <w:tc>
          <w:tcPr>
            <w:tcW w:w="2977" w:type="dxa"/>
            <w:vAlign w:val="center"/>
          </w:tcPr>
          <w:p w14:paraId="7EC8C9CC" w14:textId="77777777" w:rsidR="00F7750B" w:rsidRPr="00CC412F" w:rsidRDefault="00F7750B" w:rsidP="00CC412F">
            <w:r w:rsidRPr="00CC412F">
              <w:rPr>
                <w:rFonts w:cs="Arial"/>
                <w:spacing w:val="-1"/>
              </w:rPr>
              <w:t>Vård- och omsorgsutövare.personal id</w:t>
            </w:r>
          </w:p>
        </w:tc>
        <w:tc>
          <w:tcPr>
            <w:tcW w:w="4111" w:type="dxa"/>
            <w:vAlign w:val="center"/>
          </w:tcPr>
          <w:p w14:paraId="77F29715" w14:textId="77777777" w:rsidR="00F7750B" w:rsidRPr="003A6D72" w:rsidRDefault="00F7750B" w:rsidP="00CC412F">
            <w:pPr>
              <w:jc w:val="both"/>
            </w:pPr>
            <w:r w:rsidRPr="003A6D72">
              <w:t>maternityMedicalHistory/maternityMedicalHistoryHeader/accountableHealthcareProfessional/healthcareProfessionalHSAId</w:t>
            </w:r>
          </w:p>
        </w:tc>
      </w:tr>
      <w:tr w:rsidR="00F7750B" w:rsidRPr="00CC412F" w14:paraId="628A518C" w14:textId="77777777" w:rsidTr="00CC412F">
        <w:trPr>
          <w:trHeight w:val="397"/>
        </w:trPr>
        <w:tc>
          <w:tcPr>
            <w:tcW w:w="1809" w:type="dxa"/>
            <w:vAlign w:val="center"/>
          </w:tcPr>
          <w:p w14:paraId="46E02D17" w14:textId="77777777" w:rsidR="00F7750B" w:rsidRPr="00CC412F" w:rsidRDefault="00F7750B" w:rsidP="00CC412F">
            <w:pPr>
              <w:jc w:val="both"/>
            </w:pPr>
            <w:r w:rsidRPr="003A6D72">
              <w:t>AccountableHealthcareProfessional.healthcareProfessionalName</w:t>
            </w:r>
          </w:p>
        </w:tc>
        <w:tc>
          <w:tcPr>
            <w:tcW w:w="2977" w:type="dxa"/>
            <w:vAlign w:val="center"/>
          </w:tcPr>
          <w:p w14:paraId="212E9F6D" w14:textId="77777777" w:rsidR="00F7750B" w:rsidRPr="00CC412F" w:rsidRDefault="00F7750B" w:rsidP="00CC412F">
            <w:r w:rsidRPr="00CC412F">
              <w:rPr>
                <w:rFonts w:cs="Arial"/>
                <w:spacing w:val="-1"/>
              </w:rPr>
              <w:t>Vård- och omsorgsutövare.personal namn</w:t>
            </w:r>
          </w:p>
        </w:tc>
        <w:tc>
          <w:tcPr>
            <w:tcW w:w="4111" w:type="dxa"/>
            <w:vAlign w:val="center"/>
          </w:tcPr>
          <w:p w14:paraId="14A6EACC" w14:textId="77777777" w:rsidR="00F7750B" w:rsidRPr="00CC412F" w:rsidRDefault="00F7750B" w:rsidP="00CC412F">
            <w:pPr>
              <w:jc w:val="both"/>
            </w:pPr>
            <w:r w:rsidRPr="00CC412F">
              <w:t>maternityMedicalHistory/maternityMedicalHistoryHeader/accountableHealthcareProfessional/healthcareProfessionalName</w:t>
            </w:r>
          </w:p>
        </w:tc>
      </w:tr>
      <w:tr w:rsidR="00F7750B" w:rsidRPr="00CC412F" w14:paraId="755BBE0C" w14:textId="77777777" w:rsidTr="00CC412F">
        <w:trPr>
          <w:trHeight w:val="397"/>
        </w:trPr>
        <w:tc>
          <w:tcPr>
            <w:tcW w:w="1809" w:type="dxa"/>
            <w:vAlign w:val="center"/>
          </w:tcPr>
          <w:p w14:paraId="6F6765F6" w14:textId="77777777" w:rsidR="00F7750B" w:rsidRPr="00CC412F" w:rsidRDefault="00F7750B" w:rsidP="00CC412F">
            <w:pPr>
              <w:jc w:val="both"/>
            </w:pPr>
            <w:r w:rsidRPr="00CC412F">
              <w:t>AccountableHealthcareProfessional.healthcareProfessionalRoleCode</w:t>
            </w:r>
          </w:p>
        </w:tc>
        <w:tc>
          <w:tcPr>
            <w:tcW w:w="2977" w:type="dxa"/>
            <w:vAlign w:val="center"/>
          </w:tcPr>
          <w:p w14:paraId="6CBF831A" w14:textId="77777777" w:rsidR="00F7750B" w:rsidRPr="00CC412F" w:rsidRDefault="00F7750B" w:rsidP="00CC412F">
            <w:r w:rsidRPr="00CC412F">
              <w:rPr>
                <w:rFonts w:cs="Arial"/>
                <w:i/>
                <w:color w:val="FF0000"/>
              </w:rPr>
              <w:t>Saknar motsvarighet i V-TIM 2.2</w:t>
            </w:r>
          </w:p>
        </w:tc>
        <w:tc>
          <w:tcPr>
            <w:tcW w:w="4111" w:type="dxa"/>
            <w:vAlign w:val="center"/>
          </w:tcPr>
          <w:p w14:paraId="0A157CA7" w14:textId="77777777" w:rsidR="00F7750B" w:rsidRPr="003A6D72" w:rsidRDefault="00F7750B" w:rsidP="00CC412F">
            <w:pPr>
              <w:jc w:val="both"/>
            </w:pPr>
            <w:r w:rsidRPr="00CC412F">
              <w:t>maternityMedicalHistory/maternityMedicalHistoryHeader/accountableHealthcareProfessional/healthcareProfessionalRoleCode</w:t>
            </w:r>
          </w:p>
        </w:tc>
      </w:tr>
      <w:tr w:rsidR="00F7750B" w:rsidRPr="00CC412F" w14:paraId="3CCBEDD6" w14:textId="77777777" w:rsidTr="00CC412F">
        <w:trPr>
          <w:trHeight w:val="397"/>
        </w:trPr>
        <w:tc>
          <w:tcPr>
            <w:tcW w:w="1809" w:type="dxa"/>
            <w:vAlign w:val="center"/>
          </w:tcPr>
          <w:p w14:paraId="5B96D914" w14:textId="77777777" w:rsidR="00F7750B" w:rsidRPr="00CC412F" w:rsidRDefault="00F7750B" w:rsidP="00CC412F">
            <w:pPr>
              <w:jc w:val="both"/>
            </w:pPr>
            <w:r w:rsidRPr="00CC412F">
              <w:t>HealthcareProfessionalOrgUnit.orgUnitHSAId</w:t>
            </w:r>
          </w:p>
        </w:tc>
        <w:tc>
          <w:tcPr>
            <w:tcW w:w="2977" w:type="dxa"/>
            <w:vAlign w:val="center"/>
          </w:tcPr>
          <w:p w14:paraId="4512C4E2" w14:textId="77777777" w:rsidR="00F7750B" w:rsidRPr="00CC412F" w:rsidRDefault="00F7750B" w:rsidP="00CC412F">
            <w:pPr>
              <w:rPr>
                <w:rFonts w:cs="Arial"/>
              </w:rPr>
            </w:pPr>
            <w:r w:rsidRPr="00CC412F">
              <w:rPr>
                <w:rFonts w:cs="Arial"/>
                <w:spacing w:val="-1"/>
              </w:rPr>
              <w:t>Vård- och omsorgsutövare.enhet id</w:t>
            </w:r>
          </w:p>
        </w:tc>
        <w:tc>
          <w:tcPr>
            <w:tcW w:w="4111" w:type="dxa"/>
            <w:vAlign w:val="center"/>
          </w:tcPr>
          <w:p w14:paraId="7C17EC29" w14:textId="77777777" w:rsidR="00F7750B" w:rsidRPr="003A6D72" w:rsidRDefault="00F7750B" w:rsidP="00CC412F">
            <w:pPr>
              <w:jc w:val="both"/>
            </w:pPr>
            <w:r w:rsidRPr="003A6D72">
              <w:t>maternityMedicalHistory/maternityMedicalHistoryHeader/accountableHealthcareProfessional/healthcareProfessionalOrgUnit/orgUnitHSAId</w:t>
            </w:r>
          </w:p>
        </w:tc>
      </w:tr>
      <w:tr w:rsidR="00F7750B" w:rsidRPr="00CC412F" w14:paraId="3C13780A" w14:textId="77777777" w:rsidTr="00CC412F">
        <w:trPr>
          <w:trHeight w:val="397"/>
        </w:trPr>
        <w:tc>
          <w:tcPr>
            <w:tcW w:w="1809" w:type="dxa"/>
            <w:vAlign w:val="center"/>
          </w:tcPr>
          <w:p w14:paraId="766FF7D7" w14:textId="77777777" w:rsidR="00F7750B" w:rsidRPr="00CC412F" w:rsidRDefault="00F7750B" w:rsidP="00CC412F">
            <w:pPr>
              <w:jc w:val="both"/>
            </w:pPr>
            <w:r w:rsidRPr="00CC412F">
              <w:t>HealthcareProfessionalOrgUnit.orgUnitname</w:t>
            </w:r>
          </w:p>
        </w:tc>
        <w:tc>
          <w:tcPr>
            <w:tcW w:w="2977" w:type="dxa"/>
            <w:vAlign w:val="center"/>
          </w:tcPr>
          <w:p w14:paraId="4083EFC9" w14:textId="77777777" w:rsidR="00F7750B" w:rsidRPr="00CC412F" w:rsidRDefault="00F7750B" w:rsidP="00CC412F">
            <w:pPr>
              <w:rPr>
                <w:rFonts w:cs="Arial"/>
              </w:rPr>
            </w:pPr>
            <w:r w:rsidRPr="00CC412F">
              <w:rPr>
                <w:rFonts w:cs="Arial"/>
                <w:spacing w:val="-1"/>
              </w:rPr>
              <w:t>Vård- och omsorgsutövare.enhet namn</w:t>
            </w:r>
          </w:p>
        </w:tc>
        <w:tc>
          <w:tcPr>
            <w:tcW w:w="4111" w:type="dxa"/>
            <w:vAlign w:val="center"/>
          </w:tcPr>
          <w:p w14:paraId="2092D574" w14:textId="77777777" w:rsidR="00F7750B" w:rsidRPr="003A6D72" w:rsidRDefault="00F7750B" w:rsidP="00CC412F">
            <w:pPr>
              <w:jc w:val="both"/>
            </w:pPr>
            <w:r w:rsidRPr="003A6D72">
              <w:t>maternityMedicalHistory/maternityMedicalHistoryHeader/accountableHealthcareProfessional/healthcareProfessionalOrgUnit/orgUnitname</w:t>
            </w:r>
          </w:p>
        </w:tc>
      </w:tr>
      <w:tr w:rsidR="00F7750B" w:rsidRPr="00CC412F" w14:paraId="71A1B3B3" w14:textId="77777777" w:rsidTr="00CC412F">
        <w:trPr>
          <w:trHeight w:val="397"/>
        </w:trPr>
        <w:tc>
          <w:tcPr>
            <w:tcW w:w="1809" w:type="dxa"/>
            <w:vAlign w:val="center"/>
          </w:tcPr>
          <w:p w14:paraId="51F0FA9D" w14:textId="77777777" w:rsidR="00F7750B" w:rsidRPr="00CC412F" w:rsidRDefault="00F7750B" w:rsidP="00CC412F">
            <w:pPr>
              <w:jc w:val="both"/>
            </w:pPr>
            <w:r w:rsidRPr="00CC412F">
              <w:t>HealthcareProfessionalOrgUnit.orgUnitTelecom</w:t>
            </w:r>
          </w:p>
        </w:tc>
        <w:tc>
          <w:tcPr>
            <w:tcW w:w="2977" w:type="dxa"/>
            <w:vAlign w:val="center"/>
          </w:tcPr>
          <w:p w14:paraId="24CB30DA" w14:textId="77777777" w:rsidR="00F7750B" w:rsidRPr="00CC412F" w:rsidRDefault="00F7750B" w:rsidP="00CC412F">
            <w:pPr>
              <w:rPr>
                <w:rFonts w:cs="Arial"/>
              </w:rPr>
            </w:pPr>
            <w:r w:rsidRPr="00CC412F">
              <w:rPr>
                <w:rFonts w:cs="Arial"/>
              </w:rPr>
              <w:t>Tele och eKommunikation.tele ekom adress</w:t>
            </w:r>
          </w:p>
        </w:tc>
        <w:tc>
          <w:tcPr>
            <w:tcW w:w="4111" w:type="dxa"/>
            <w:vAlign w:val="center"/>
          </w:tcPr>
          <w:p w14:paraId="221DF08A" w14:textId="77777777" w:rsidR="00F7750B" w:rsidRPr="003A6D72" w:rsidRDefault="00F7750B" w:rsidP="00CC412F">
            <w:pPr>
              <w:jc w:val="both"/>
            </w:pPr>
            <w:r w:rsidRPr="003A6D72">
              <w:t>maternityMedicalHistory/maternityMedicalHistoryHeader/accountableHealthcareProfessional/healthcareProfessionalOrgUnit/orgUnitTelecom</w:t>
            </w:r>
          </w:p>
        </w:tc>
      </w:tr>
      <w:tr w:rsidR="00F7750B" w:rsidRPr="00CC412F" w14:paraId="3E7725D7" w14:textId="77777777" w:rsidTr="00CC412F">
        <w:trPr>
          <w:trHeight w:val="397"/>
        </w:trPr>
        <w:tc>
          <w:tcPr>
            <w:tcW w:w="1809" w:type="dxa"/>
            <w:vAlign w:val="center"/>
          </w:tcPr>
          <w:p w14:paraId="6377C480" w14:textId="77777777" w:rsidR="00F7750B" w:rsidRPr="00CC412F" w:rsidRDefault="00F7750B" w:rsidP="00CC412F">
            <w:pPr>
              <w:jc w:val="both"/>
            </w:pPr>
            <w:r w:rsidRPr="00CC412F">
              <w:t>HealthcareProfessionalOrgUnit.orgUnitEmail</w:t>
            </w:r>
          </w:p>
        </w:tc>
        <w:tc>
          <w:tcPr>
            <w:tcW w:w="2977" w:type="dxa"/>
            <w:vAlign w:val="center"/>
          </w:tcPr>
          <w:p w14:paraId="04BA40B0" w14:textId="77777777" w:rsidR="00F7750B" w:rsidRPr="00CC412F" w:rsidRDefault="00F7750B" w:rsidP="00CC412F">
            <w:pPr>
              <w:rPr>
                <w:rFonts w:cs="Arial"/>
                <w:spacing w:val="-1"/>
              </w:rPr>
            </w:pPr>
            <w:r w:rsidRPr="00CC412F">
              <w:rPr>
                <w:rFonts w:cs="Arial"/>
              </w:rPr>
              <w:t>Tele och eKommunikation.tele ekom adress</w:t>
            </w:r>
          </w:p>
        </w:tc>
        <w:tc>
          <w:tcPr>
            <w:tcW w:w="4111" w:type="dxa"/>
            <w:vAlign w:val="center"/>
          </w:tcPr>
          <w:p w14:paraId="78505FC6" w14:textId="77777777" w:rsidR="00F7750B" w:rsidRPr="003A6D72" w:rsidRDefault="00F7750B" w:rsidP="00CC412F">
            <w:pPr>
              <w:jc w:val="both"/>
            </w:pPr>
            <w:r w:rsidRPr="003A6D72">
              <w:t>maternityMedicalHistory/maternityMedicalHistoryHeader/accountableHealthcareProfessional/healthcareProfessionalOrgUnit/orgUnitEmail</w:t>
            </w:r>
          </w:p>
        </w:tc>
      </w:tr>
      <w:tr w:rsidR="00F7750B" w:rsidRPr="00CC412F" w14:paraId="6163D277" w14:textId="77777777" w:rsidTr="00CC412F">
        <w:trPr>
          <w:trHeight w:val="397"/>
        </w:trPr>
        <w:tc>
          <w:tcPr>
            <w:tcW w:w="1809" w:type="dxa"/>
            <w:vAlign w:val="center"/>
          </w:tcPr>
          <w:p w14:paraId="7BF38D22" w14:textId="77777777" w:rsidR="00F7750B" w:rsidRPr="00CC412F" w:rsidRDefault="00F7750B" w:rsidP="00CC412F">
            <w:pPr>
              <w:jc w:val="both"/>
              <w:rPr>
                <w:u w:val="single"/>
              </w:rPr>
            </w:pPr>
            <w:r w:rsidRPr="00CC412F">
              <w:t>HealthcareProfessionalOrgUnit.orgUnitAddress</w:t>
            </w:r>
          </w:p>
        </w:tc>
        <w:tc>
          <w:tcPr>
            <w:tcW w:w="2977" w:type="dxa"/>
            <w:vAlign w:val="center"/>
          </w:tcPr>
          <w:p w14:paraId="497A3DFF" w14:textId="77777777" w:rsidR="00F7750B" w:rsidRPr="00CC412F" w:rsidRDefault="00F7750B" w:rsidP="00CC412F">
            <w:pPr>
              <w:rPr>
                <w:rFonts w:cs="Arial"/>
                <w:spacing w:val="-1"/>
              </w:rPr>
            </w:pPr>
            <w:r w:rsidRPr="00CC412F">
              <w:rPr>
                <w:rFonts w:cs="Arial"/>
                <w:spacing w:val="-1"/>
              </w:rPr>
              <w:t>Adress.adress 1,</w:t>
            </w:r>
          </w:p>
          <w:p w14:paraId="71A94829" w14:textId="77777777" w:rsidR="00F7750B" w:rsidRPr="00CC412F" w:rsidRDefault="00F7750B" w:rsidP="00CC412F">
            <w:pPr>
              <w:rPr>
                <w:rFonts w:cs="Arial"/>
                <w:spacing w:val="-1"/>
              </w:rPr>
            </w:pPr>
            <w:r w:rsidRPr="00CC412F">
              <w:rPr>
                <w:rFonts w:cs="Arial"/>
                <w:spacing w:val="-1"/>
              </w:rPr>
              <w:t>Adress.postnummer &amp;</w:t>
            </w:r>
          </w:p>
          <w:p w14:paraId="064235A6" w14:textId="77777777" w:rsidR="00F7750B" w:rsidRPr="00CC412F" w:rsidRDefault="00F7750B" w:rsidP="00CC412F">
            <w:pPr>
              <w:rPr>
                <w:rFonts w:cs="Arial"/>
                <w:spacing w:val="-1"/>
              </w:rPr>
            </w:pPr>
            <w:r w:rsidRPr="00CC412F">
              <w:rPr>
                <w:rFonts w:cs="Arial"/>
                <w:spacing w:val="-1"/>
              </w:rPr>
              <w:t>Adress.postort</w:t>
            </w:r>
          </w:p>
        </w:tc>
        <w:tc>
          <w:tcPr>
            <w:tcW w:w="4111" w:type="dxa"/>
            <w:vAlign w:val="center"/>
          </w:tcPr>
          <w:p w14:paraId="3510D262" w14:textId="77777777" w:rsidR="00F7750B" w:rsidRPr="003A6D72" w:rsidRDefault="00F7750B" w:rsidP="00CC412F">
            <w:pPr>
              <w:jc w:val="both"/>
            </w:pPr>
            <w:r w:rsidRPr="003A6D72">
              <w:t>maternityMedicalHistory/maternityMedicalHistoryHeader/accountableHealthcareProfessional/healthcareProfessionalOrgUnit/orgUnitAddress</w:t>
            </w:r>
          </w:p>
        </w:tc>
      </w:tr>
      <w:tr w:rsidR="00F7750B" w:rsidRPr="00CC412F" w14:paraId="355B7528" w14:textId="77777777" w:rsidTr="00CC412F">
        <w:trPr>
          <w:trHeight w:val="397"/>
        </w:trPr>
        <w:tc>
          <w:tcPr>
            <w:tcW w:w="1809" w:type="dxa"/>
            <w:vAlign w:val="center"/>
          </w:tcPr>
          <w:p w14:paraId="4D8E0967" w14:textId="77777777" w:rsidR="00F7750B" w:rsidRPr="00CC412F" w:rsidRDefault="00F7750B" w:rsidP="00CC412F">
            <w:pPr>
              <w:jc w:val="both"/>
            </w:pPr>
            <w:r w:rsidRPr="00CC412F">
              <w:t>HealthcareProfessionalOrgUnit.orgUnitLocation</w:t>
            </w:r>
          </w:p>
        </w:tc>
        <w:tc>
          <w:tcPr>
            <w:tcW w:w="2977" w:type="dxa"/>
            <w:vAlign w:val="center"/>
          </w:tcPr>
          <w:p w14:paraId="5D0B9D04"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2193922C" w14:textId="77777777" w:rsidR="00F7750B" w:rsidRPr="003A6D72" w:rsidRDefault="00F7750B" w:rsidP="00CC412F">
            <w:pPr>
              <w:jc w:val="both"/>
            </w:pPr>
            <w:r w:rsidRPr="003A6D72">
              <w:t>maternityMedicalHistory/maternityMedicalHistoryHeader/accountableHealthcareProfessional/healthcareProfessionalOrgUnit/orgUnitLocation</w:t>
            </w:r>
          </w:p>
        </w:tc>
      </w:tr>
      <w:tr w:rsidR="00F7750B" w:rsidRPr="00CC412F" w14:paraId="5CCB6B31" w14:textId="77777777" w:rsidTr="00CC412F">
        <w:trPr>
          <w:trHeight w:val="397"/>
        </w:trPr>
        <w:tc>
          <w:tcPr>
            <w:tcW w:w="1809" w:type="dxa"/>
            <w:vAlign w:val="center"/>
          </w:tcPr>
          <w:p w14:paraId="10AA4AD6" w14:textId="77777777" w:rsidR="00F7750B" w:rsidRPr="00CC412F" w:rsidRDefault="00F7750B" w:rsidP="00CC412F">
            <w:pPr>
              <w:jc w:val="both"/>
            </w:pPr>
            <w:r w:rsidRPr="00CC412F">
              <w:t>AccountableHealthcareProfessional.healthcareProfessionalCareUnitHSAId</w:t>
            </w:r>
          </w:p>
        </w:tc>
        <w:tc>
          <w:tcPr>
            <w:tcW w:w="2977" w:type="dxa"/>
            <w:vAlign w:val="center"/>
          </w:tcPr>
          <w:p w14:paraId="7005BC45" w14:textId="77777777" w:rsidR="00F7750B" w:rsidRPr="00CC412F" w:rsidRDefault="00F7750B" w:rsidP="00CC412F">
            <w:r w:rsidRPr="00CC412F">
              <w:rPr>
                <w:rFonts w:cs="Arial"/>
                <w:spacing w:val="-1"/>
              </w:rPr>
              <w:t>Informationsresurs.vårdenhet id</w:t>
            </w:r>
          </w:p>
        </w:tc>
        <w:tc>
          <w:tcPr>
            <w:tcW w:w="4111" w:type="dxa"/>
            <w:vAlign w:val="center"/>
          </w:tcPr>
          <w:p w14:paraId="27149CAD" w14:textId="77777777" w:rsidR="00F7750B" w:rsidRPr="003A6D72" w:rsidRDefault="00F7750B" w:rsidP="00CC412F">
            <w:pPr>
              <w:jc w:val="both"/>
            </w:pPr>
            <w:r w:rsidRPr="00CC412F">
              <w:t>maternityMedicalHistory/maternityMedicalHistoryHeader/accountableHealthcareProfessional/healthcareProfessionalCareUnitHSAId</w:t>
            </w:r>
          </w:p>
        </w:tc>
      </w:tr>
      <w:tr w:rsidR="00F7750B" w:rsidRPr="00CC412F" w14:paraId="54BDB67D" w14:textId="77777777" w:rsidTr="00CC412F">
        <w:trPr>
          <w:trHeight w:val="397"/>
        </w:trPr>
        <w:tc>
          <w:tcPr>
            <w:tcW w:w="1809" w:type="dxa"/>
            <w:vAlign w:val="center"/>
          </w:tcPr>
          <w:p w14:paraId="02DC288C" w14:textId="77777777" w:rsidR="00F7750B" w:rsidRPr="00CC412F" w:rsidRDefault="00F7750B" w:rsidP="00CC412F">
            <w:pPr>
              <w:jc w:val="both"/>
            </w:pPr>
            <w:r w:rsidRPr="00CC412F">
              <w:t>AccountableHealthcareProfessional.healthcareProfessionalCareGiverHSAId</w:t>
            </w:r>
          </w:p>
        </w:tc>
        <w:tc>
          <w:tcPr>
            <w:tcW w:w="2977" w:type="dxa"/>
            <w:vAlign w:val="center"/>
          </w:tcPr>
          <w:p w14:paraId="530C2BFF" w14:textId="77777777" w:rsidR="00F7750B" w:rsidRPr="00CC412F" w:rsidRDefault="00F7750B" w:rsidP="00CC412F">
            <w:pPr>
              <w:rPr>
                <w:rFonts w:cs="Arial"/>
              </w:rPr>
            </w:pPr>
            <w:r w:rsidRPr="00CC412F">
              <w:rPr>
                <w:rFonts w:cs="Arial"/>
                <w:spacing w:val="-1"/>
              </w:rPr>
              <w:t>Informationsresurs.vårdgivare id</w:t>
            </w:r>
          </w:p>
        </w:tc>
        <w:tc>
          <w:tcPr>
            <w:tcW w:w="4111" w:type="dxa"/>
            <w:vAlign w:val="center"/>
          </w:tcPr>
          <w:p w14:paraId="1500A4C4" w14:textId="77777777" w:rsidR="00F7750B" w:rsidRPr="00CC412F" w:rsidRDefault="00F7750B" w:rsidP="00CC412F">
            <w:pPr>
              <w:jc w:val="both"/>
            </w:pPr>
            <w:r w:rsidRPr="00CC412F">
              <w:t>maternityMedicalHistory/maternityMedicalHistoryHeader/accountableHealthcareProfessional/healthcareProfessionalCareGiverHSAId</w:t>
            </w:r>
          </w:p>
        </w:tc>
      </w:tr>
      <w:tr w:rsidR="00F7750B" w:rsidRPr="00CC412F" w14:paraId="108AE79D" w14:textId="77777777" w:rsidTr="00CC412F">
        <w:trPr>
          <w:trHeight w:val="397"/>
        </w:trPr>
        <w:tc>
          <w:tcPr>
            <w:tcW w:w="1809" w:type="dxa"/>
            <w:vAlign w:val="center"/>
          </w:tcPr>
          <w:p w14:paraId="0D0EB799" w14:textId="77777777" w:rsidR="00F7750B" w:rsidRPr="00CC412F" w:rsidRDefault="00F7750B" w:rsidP="00CC412F">
            <w:pPr>
              <w:jc w:val="both"/>
            </w:pPr>
            <w:r w:rsidRPr="00CC412F">
              <w:t>LegalAuthenticator.legalAuthenticatorTime</w:t>
            </w:r>
          </w:p>
        </w:tc>
        <w:tc>
          <w:tcPr>
            <w:tcW w:w="2977" w:type="dxa"/>
            <w:vAlign w:val="center"/>
          </w:tcPr>
          <w:p w14:paraId="08A6286D"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696987C8" w14:textId="77777777" w:rsidR="00F7750B" w:rsidRPr="00CC412F" w:rsidRDefault="00F7750B" w:rsidP="00CC412F">
            <w:pPr>
              <w:jc w:val="both"/>
            </w:pPr>
            <w:r w:rsidRPr="00CC412F">
              <w:t>maternityMedicalHistory/maternityMedicalHistoryHeader/legalAuthenticator/legalAuthenticatorTime</w:t>
            </w:r>
          </w:p>
        </w:tc>
      </w:tr>
      <w:tr w:rsidR="00F7750B" w:rsidRPr="00CC412F" w14:paraId="5702CF32" w14:textId="77777777" w:rsidTr="00CC412F">
        <w:trPr>
          <w:trHeight w:val="397"/>
        </w:trPr>
        <w:tc>
          <w:tcPr>
            <w:tcW w:w="1809" w:type="dxa"/>
            <w:vAlign w:val="center"/>
          </w:tcPr>
          <w:p w14:paraId="3BE4315A" w14:textId="77777777" w:rsidR="00F7750B" w:rsidRPr="00CC412F" w:rsidRDefault="00F7750B" w:rsidP="00CC412F">
            <w:pPr>
              <w:jc w:val="both"/>
            </w:pPr>
            <w:r w:rsidRPr="00CC412F">
              <w:t>LegalAuthenticator.legalAuthenticatorHSAId</w:t>
            </w:r>
          </w:p>
        </w:tc>
        <w:tc>
          <w:tcPr>
            <w:tcW w:w="2977" w:type="dxa"/>
            <w:vAlign w:val="center"/>
          </w:tcPr>
          <w:p w14:paraId="3C460FD4" w14:textId="77777777" w:rsidR="00F7750B" w:rsidRPr="00CC412F" w:rsidRDefault="00F7750B" w:rsidP="00CC412F">
            <w:pPr>
              <w:rPr>
                <w:rFonts w:cs="Arial"/>
              </w:rPr>
            </w:pPr>
            <w:r w:rsidRPr="00CC412F">
              <w:rPr>
                <w:rFonts w:cs="Arial"/>
                <w:spacing w:val="-1"/>
              </w:rPr>
              <w:t>Vård- och omsorgsutövare.personal id</w:t>
            </w:r>
          </w:p>
        </w:tc>
        <w:tc>
          <w:tcPr>
            <w:tcW w:w="4111" w:type="dxa"/>
            <w:vAlign w:val="center"/>
          </w:tcPr>
          <w:p w14:paraId="66DA1274" w14:textId="77777777" w:rsidR="00F7750B" w:rsidRPr="00CC412F" w:rsidRDefault="00F7750B" w:rsidP="00CC412F">
            <w:pPr>
              <w:jc w:val="both"/>
            </w:pPr>
            <w:r w:rsidRPr="00CC412F">
              <w:t>maternityMedicalHistory/maternityMedicalHistoryHeader/legalAuthenticator/legalAuthenticatorHSAId</w:t>
            </w:r>
          </w:p>
        </w:tc>
      </w:tr>
      <w:tr w:rsidR="00F7750B" w:rsidRPr="00CC412F" w14:paraId="3B676801" w14:textId="77777777" w:rsidTr="00CC412F">
        <w:trPr>
          <w:trHeight w:val="397"/>
        </w:trPr>
        <w:tc>
          <w:tcPr>
            <w:tcW w:w="1809" w:type="dxa"/>
            <w:vAlign w:val="center"/>
          </w:tcPr>
          <w:p w14:paraId="21D38FF3" w14:textId="77777777" w:rsidR="00F7750B" w:rsidRPr="00CC412F" w:rsidRDefault="00F7750B" w:rsidP="00CC412F">
            <w:pPr>
              <w:jc w:val="both"/>
            </w:pPr>
            <w:r w:rsidRPr="00CC412F">
              <w:t>LegalAuthenticator.legalAuthenticatorName</w:t>
            </w:r>
          </w:p>
        </w:tc>
        <w:tc>
          <w:tcPr>
            <w:tcW w:w="2977" w:type="dxa"/>
            <w:vAlign w:val="center"/>
          </w:tcPr>
          <w:p w14:paraId="4C462E80" w14:textId="77777777" w:rsidR="00F7750B" w:rsidRPr="00CC412F" w:rsidRDefault="00F7750B" w:rsidP="00CC412F">
            <w:r w:rsidRPr="00CC412F">
              <w:rPr>
                <w:rFonts w:cs="Arial"/>
                <w:spacing w:val="-1"/>
              </w:rPr>
              <w:t>Vård- och omsorgsutövare.personal namn</w:t>
            </w:r>
          </w:p>
        </w:tc>
        <w:tc>
          <w:tcPr>
            <w:tcW w:w="4111" w:type="dxa"/>
            <w:vAlign w:val="center"/>
          </w:tcPr>
          <w:p w14:paraId="3B72BA71" w14:textId="77777777" w:rsidR="00F7750B" w:rsidRPr="00CC412F" w:rsidRDefault="00F7750B" w:rsidP="00CC412F">
            <w:pPr>
              <w:jc w:val="both"/>
            </w:pPr>
            <w:r w:rsidRPr="00CC412F">
              <w:t>maternityMedicalHistory/maternityMedicalHistoryHeader/legalAuthenticator/legalAuthenticatorName</w:t>
            </w:r>
          </w:p>
        </w:tc>
      </w:tr>
      <w:tr w:rsidR="00F7750B" w:rsidRPr="00CC412F" w14:paraId="6BBA787C" w14:textId="77777777" w:rsidTr="00CC412F">
        <w:trPr>
          <w:trHeight w:val="397"/>
        </w:trPr>
        <w:tc>
          <w:tcPr>
            <w:tcW w:w="1809" w:type="dxa"/>
            <w:vAlign w:val="center"/>
          </w:tcPr>
          <w:p w14:paraId="090DB7DF" w14:textId="77777777" w:rsidR="00F7750B" w:rsidRPr="00CC412F" w:rsidRDefault="00F7750B" w:rsidP="00CC412F">
            <w:pPr>
              <w:jc w:val="both"/>
            </w:pPr>
            <w:r w:rsidRPr="00CC412F">
              <w:t>MaternityMedicalHistoryHeader.approvedForPatient</w:t>
            </w:r>
          </w:p>
        </w:tc>
        <w:tc>
          <w:tcPr>
            <w:tcW w:w="2977" w:type="dxa"/>
            <w:vAlign w:val="center"/>
          </w:tcPr>
          <w:p w14:paraId="6E53A0C1" w14:textId="77777777" w:rsidR="00F7750B" w:rsidRPr="00CC412F" w:rsidRDefault="00F7750B" w:rsidP="00CC412F">
            <w:r w:rsidRPr="00CC412F">
              <w:rPr>
                <w:rFonts w:cs="Arial"/>
                <w:i/>
                <w:color w:val="FF0000"/>
              </w:rPr>
              <w:t>Saknar motsvarighet i V-TIM 2.2</w:t>
            </w:r>
          </w:p>
        </w:tc>
        <w:tc>
          <w:tcPr>
            <w:tcW w:w="4111" w:type="dxa"/>
            <w:vAlign w:val="center"/>
          </w:tcPr>
          <w:p w14:paraId="194AF58A" w14:textId="77777777" w:rsidR="00F7750B" w:rsidRPr="00CC412F" w:rsidRDefault="00F7750B" w:rsidP="00CC412F">
            <w:pPr>
              <w:jc w:val="both"/>
            </w:pPr>
            <w:r w:rsidRPr="00CC412F">
              <w:t>maternityMedicalHistory/maternityMedicalHistoryHeader/approvedForPatient</w:t>
            </w:r>
          </w:p>
        </w:tc>
      </w:tr>
      <w:tr w:rsidR="00F7750B" w:rsidRPr="00CC412F" w14:paraId="3EB0EF88" w14:textId="77777777" w:rsidTr="00CC412F">
        <w:trPr>
          <w:trHeight w:val="397"/>
        </w:trPr>
        <w:tc>
          <w:tcPr>
            <w:tcW w:w="1809" w:type="dxa"/>
            <w:vAlign w:val="center"/>
          </w:tcPr>
          <w:p w14:paraId="6BAD2694" w14:textId="77777777" w:rsidR="00F7750B" w:rsidRPr="00CC412F" w:rsidRDefault="00F7750B" w:rsidP="00CC412F">
            <w:pPr>
              <w:jc w:val="both"/>
            </w:pPr>
            <w:r w:rsidRPr="00CC412F">
              <w:t>MaternityMedicalHistoryHeader.careContactId</w:t>
            </w:r>
          </w:p>
        </w:tc>
        <w:tc>
          <w:tcPr>
            <w:tcW w:w="2977" w:type="dxa"/>
            <w:vAlign w:val="center"/>
          </w:tcPr>
          <w:p w14:paraId="6CADED94" w14:textId="77777777" w:rsidR="00F7750B" w:rsidRPr="00CC412F" w:rsidRDefault="00F7750B" w:rsidP="00CC412F">
            <w:pPr>
              <w:rPr>
                <w:rFonts w:cs="Arial"/>
                <w:i/>
              </w:rPr>
            </w:pPr>
            <w:r w:rsidRPr="00CC412F">
              <w:rPr>
                <w:rFonts w:cs="Arial"/>
                <w:spacing w:val="-1"/>
              </w:rPr>
              <w:t>Informationsresurs.kontakt id</w:t>
            </w:r>
          </w:p>
        </w:tc>
        <w:tc>
          <w:tcPr>
            <w:tcW w:w="4111" w:type="dxa"/>
            <w:vAlign w:val="center"/>
          </w:tcPr>
          <w:p w14:paraId="678043AB" w14:textId="77777777" w:rsidR="00F7750B" w:rsidRPr="00CC412F" w:rsidRDefault="00F7750B" w:rsidP="00CC412F">
            <w:pPr>
              <w:jc w:val="both"/>
            </w:pPr>
            <w:r w:rsidRPr="00CC412F">
              <w:t>maternityMedicalHistory/maternityMedicalHistoryHeader/careContactId</w:t>
            </w:r>
          </w:p>
        </w:tc>
      </w:tr>
      <w:tr w:rsidR="00F7750B" w:rsidRPr="00CC412F" w14:paraId="2CD92016" w14:textId="77777777" w:rsidTr="00CC412F">
        <w:trPr>
          <w:trHeight w:val="397"/>
        </w:trPr>
        <w:tc>
          <w:tcPr>
            <w:tcW w:w="1809" w:type="dxa"/>
            <w:shd w:val="clear" w:color="auto" w:fill="D9D9D9" w:themeFill="background1" w:themeFillShade="D9"/>
            <w:vAlign w:val="center"/>
          </w:tcPr>
          <w:p w14:paraId="24E20A47" w14:textId="77777777" w:rsidR="00F7750B" w:rsidRPr="00CC412F" w:rsidRDefault="00F7750B" w:rsidP="00CC412F">
            <w:r w:rsidRPr="00CC412F">
              <w:t>maternityMedicalHistoryBody</w:t>
            </w:r>
          </w:p>
        </w:tc>
        <w:tc>
          <w:tcPr>
            <w:tcW w:w="2977" w:type="dxa"/>
            <w:shd w:val="clear" w:color="auto" w:fill="D9D9D9" w:themeFill="background1" w:themeFillShade="D9"/>
            <w:vAlign w:val="center"/>
          </w:tcPr>
          <w:p w14:paraId="0EB0FF6B" w14:textId="77777777" w:rsidR="00F7750B" w:rsidRPr="00CC412F"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3A6D72" w:rsidRDefault="00F7750B" w:rsidP="00CC412F">
            <w:pPr>
              <w:autoSpaceDE w:val="0"/>
              <w:autoSpaceDN w:val="0"/>
              <w:adjustRightInd w:val="0"/>
              <w:spacing w:line="240" w:lineRule="auto"/>
              <w:rPr>
                <w:rFonts w:cs="Consolas"/>
                <w:spacing w:val="-1"/>
              </w:rPr>
            </w:pPr>
          </w:p>
        </w:tc>
      </w:tr>
      <w:tr w:rsidR="00F7750B" w:rsidRPr="00CC412F" w14:paraId="4F21FCA6" w14:textId="77777777" w:rsidTr="00CC412F">
        <w:trPr>
          <w:trHeight w:val="397"/>
        </w:trPr>
        <w:tc>
          <w:tcPr>
            <w:tcW w:w="1809" w:type="dxa"/>
            <w:vAlign w:val="center"/>
          </w:tcPr>
          <w:p w14:paraId="20B0B294" w14:textId="77777777" w:rsidR="00F7750B" w:rsidRPr="00CC412F" w:rsidRDefault="00F7750B" w:rsidP="00CC412F">
            <w:r w:rsidRPr="00CC412F">
              <w:t>RegistrationRecord.lastMenstrualPeriod</w:t>
            </w:r>
          </w:p>
        </w:tc>
        <w:tc>
          <w:tcPr>
            <w:tcW w:w="2977" w:type="dxa"/>
            <w:vAlign w:val="center"/>
          </w:tcPr>
          <w:p w14:paraId="35BF8F4A"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10E8D437"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maternityMedicalHistory/maternityMedicalHistoryBody/registrationRecord/lastMenstrualPeriod</w:t>
            </w:r>
          </w:p>
        </w:tc>
      </w:tr>
      <w:tr w:rsidR="00F7750B" w:rsidRPr="00CC412F" w14:paraId="424089A4" w14:textId="77777777" w:rsidTr="00CC412F">
        <w:trPr>
          <w:trHeight w:val="397"/>
        </w:trPr>
        <w:tc>
          <w:tcPr>
            <w:tcW w:w="1809" w:type="dxa"/>
            <w:vAlign w:val="center"/>
          </w:tcPr>
          <w:p w14:paraId="65E64EC2" w14:textId="77777777" w:rsidR="00F7750B" w:rsidRPr="00CC412F" w:rsidRDefault="00F7750B" w:rsidP="00CC412F">
            <w:r w:rsidRPr="00CC412F">
              <w:t>RegistrationRecord.indicationPregnancy</w:t>
            </w:r>
          </w:p>
        </w:tc>
        <w:tc>
          <w:tcPr>
            <w:tcW w:w="2977" w:type="dxa"/>
            <w:vAlign w:val="center"/>
          </w:tcPr>
          <w:p w14:paraId="4F685C3D"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71A78259"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maternityMedicalHistory/maternityMedicalHistoryBody/registrationRecord/indicationPregnancy</w:t>
            </w:r>
          </w:p>
        </w:tc>
      </w:tr>
      <w:tr w:rsidR="00F7750B" w:rsidRPr="00CC412F" w14:paraId="005057CE" w14:textId="77777777" w:rsidTr="00CC412F">
        <w:trPr>
          <w:trHeight w:val="397"/>
        </w:trPr>
        <w:tc>
          <w:tcPr>
            <w:tcW w:w="1809" w:type="dxa"/>
            <w:vAlign w:val="center"/>
          </w:tcPr>
          <w:p w14:paraId="40ED356A" w14:textId="77777777" w:rsidR="00F7750B" w:rsidRPr="00CC412F" w:rsidRDefault="00F7750B" w:rsidP="00CC412F">
            <w:r w:rsidRPr="00CC412F">
              <w:t>RegistrationRecord.contraceptiveDiscontinued</w:t>
            </w:r>
          </w:p>
        </w:tc>
        <w:tc>
          <w:tcPr>
            <w:tcW w:w="2977" w:type="dxa"/>
            <w:vAlign w:val="center"/>
          </w:tcPr>
          <w:p w14:paraId="6726FF5E" w14:textId="77777777" w:rsidR="00F7750B" w:rsidRPr="00CC412F" w:rsidRDefault="00F7750B" w:rsidP="00CC412F">
            <w:pPr>
              <w:pStyle w:val="Default"/>
              <w:spacing w:line="280" w:lineRule="atLeast"/>
              <w:rPr>
                <w:rFonts w:ascii="Georgia" w:hAnsi="Georgia" w:cs="Arial"/>
                <w:i/>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5E1FAD83"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maternityMedicalHistory/maternityMedicalHistoryBody/registrationRecord/contraceptiveDiscontinued</w:t>
            </w:r>
          </w:p>
        </w:tc>
      </w:tr>
      <w:tr w:rsidR="00F7750B" w:rsidRPr="00CC412F" w14:paraId="750F4146" w14:textId="77777777" w:rsidTr="00CC412F">
        <w:trPr>
          <w:trHeight w:val="397"/>
        </w:trPr>
        <w:tc>
          <w:tcPr>
            <w:tcW w:w="1809" w:type="dxa"/>
            <w:vAlign w:val="center"/>
          </w:tcPr>
          <w:p w14:paraId="25452BD1" w14:textId="77777777" w:rsidR="00F7750B" w:rsidRPr="00CC412F" w:rsidRDefault="00F7750B" w:rsidP="00CC412F">
            <w:r w:rsidRPr="00CC412F">
              <w:t>RegistrationRecord.expectedDayOfDeliveryFromLastMenstrualPeriod</w:t>
            </w:r>
          </w:p>
        </w:tc>
        <w:tc>
          <w:tcPr>
            <w:tcW w:w="2977" w:type="dxa"/>
            <w:vAlign w:val="center"/>
          </w:tcPr>
          <w:p w14:paraId="69AEAA52" w14:textId="77777777" w:rsidR="00F7750B" w:rsidRPr="00CC412F" w:rsidRDefault="00F7750B" w:rsidP="00CC412F">
            <w:pPr>
              <w:pStyle w:val="Default"/>
              <w:spacing w:line="280" w:lineRule="atLeast"/>
              <w:rPr>
                <w:rFonts w:ascii="Georgia" w:hAnsi="Georgia" w:cs="Arial"/>
                <w:i/>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6CC8F942"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maternityMedicalHistory/maternityMedicalHistoryBody/registrationRecord/expectedDayOfDeliveryFromLastMentrualPeriod</w:t>
            </w:r>
          </w:p>
        </w:tc>
      </w:tr>
      <w:tr w:rsidR="00F7750B" w:rsidRPr="00CC412F" w14:paraId="1757AA70" w14:textId="77777777" w:rsidTr="00CC412F">
        <w:trPr>
          <w:trHeight w:val="397"/>
        </w:trPr>
        <w:tc>
          <w:tcPr>
            <w:tcW w:w="1809" w:type="dxa"/>
            <w:vAlign w:val="center"/>
          </w:tcPr>
          <w:p w14:paraId="654814A3" w14:textId="77777777" w:rsidR="00F7750B" w:rsidRPr="00CC412F" w:rsidRDefault="00F7750B" w:rsidP="00CC412F">
            <w:r w:rsidRPr="00CC412F">
              <w:t>RegistrationRecord.expectedDayOfDeliveryFromUltrasoundScan</w:t>
            </w:r>
          </w:p>
        </w:tc>
        <w:tc>
          <w:tcPr>
            <w:tcW w:w="2977" w:type="dxa"/>
            <w:vAlign w:val="center"/>
          </w:tcPr>
          <w:p w14:paraId="194C94F2" w14:textId="77777777" w:rsidR="00F7750B" w:rsidRPr="00CC412F" w:rsidRDefault="00F7750B" w:rsidP="00CC412F">
            <w:pPr>
              <w:rPr>
                <w:rFonts w:cs="Arial"/>
                <w:spacing w:val="-1"/>
              </w:rPr>
            </w:pPr>
            <w:r w:rsidRPr="00CC412F">
              <w:rPr>
                <w:rFonts w:cs="Arial"/>
              </w:rPr>
              <w:t>Observerat uppfattat tillstånd Värde.värde</w:t>
            </w:r>
          </w:p>
        </w:tc>
        <w:tc>
          <w:tcPr>
            <w:tcW w:w="4111" w:type="dxa"/>
            <w:vAlign w:val="center"/>
          </w:tcPr>
          <w:p w14:paraId="29FAD8B0"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maternityMedicalHistory/maternityMedicalHistoryBody/registrationRecord/expectedDayOfDeliveryFromUltrasoundScan</w:t>
            </w:r>
          </w:p>
        </w:tc>
      </w:tr>
      <w:tr w:rsidR="00F7750B" w:rsidRPr="00CC412F" w14:paraId="32411101" w14:textId="77777777" w:rsidTr="00CC412F">
        <w:trPr>
          <w:trHeight w:val="397"/>
        </w:trPr>
        <w:tc>
          <w:tcPr>
            <w:tcW w:w="1809" w:type="dxa"/>
            <w:vAlign w:val="center"/>
          </w:tcPr>
          <w:p w14:paraId="19323DA4" w14:textId="77777777" w:rsidR="00F7750B" w:rsidRPr="00CC412F" w:rsidRDefault="00F7750B" w:rsidP="00CC412F">
            <w:r w:rsidRPr="00CC412F">
              <w:t>RegistrationRecord.expectedDayOfDeliveryFromEmbryonicTransfer</w:t>
            </w:r>
          </w:p>
        </w:tc>
        <w:tc>
          <w:tcPr>
            <w:tcW w:w="2977" w:type="dxa"/>
            <w:vAlign w:val="center"/>
          </w:tcPr>
          <w:p w14:paraId="377383D6" w14:textId="77777777" w:rsidR="00F7750B" w:rsidRPr="00CC412F" w:rsidRDefault="00F7750B" w:rsidP="00CC412F">
            <w:pPr>
              <w:rPr>
                <w:rFonts w:cs="Arial"/>
                <w:spacing w:val="-1"/>
              </w:rPr>
            </w:pPr>
            <w:r w:rsidRPr="00CC412F">
              <w:rPr>
                <w:rFonts w:cs="Arial"/>
              </w:rPr>
              <w:t>Observerat uppfattat tillstånd Värde.värde</w:t>
            </w:r>
          </w:p>
        </w:tc>
        <w:tc>
          <w:tcPr>
            <w:tcW w:w="4111" w:type="dxa"/>
            <w:vAlign w:val="center"/>
          </w:tcPr>
          <w:p w14:paraId="6595789D"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maternityMedicalHistory/maternityMedicalHistoryBody/registrationRecord/expectedDayOfDeliveryFromEmbryonicTransfer</w:t>
            </w:r>
          </w:p>
        </w:tc>
      </w:tr>
      <w:tr w:rsidR="00F7750B" w:rsidRPr="00CC412F" w14:paraId="2DD08264" w14:textId="77777777" w:rsidTr="00CC412F">
        <w:trPr>
          <w:trHeight w:val="397"/>
        </w:trPr>
        <w:tc>
          <w:tcPr>
            <w:tcW w:w="1809" w:type="dxa"/>
            <w:vAlign w:val="center"/>
          </w:tcPr>
          <w:p w14:paraId="05361168" w14:textId="77777777" w:rsidR="00F7750B" w:rsidRPr="00CC412F" w:rsidRDefault="00F7750B" w:rsidP="00CC412F">
            <w:r w:rsidRPr="00CC412F">
              <w:t>RegistrationRecord.length</w:t>
            </w:r>
          </w:p>
        </w:tc>
        <w:tc>
          <w:tcPr>
            <w:tcW w:w="2977" w:type="dxa"/>
            <w:vAlign w:val="center"/>
          </w:tcPr>
          <w:p w14:paraId="0646858C" w14:textId="77777777" w:rsidR="00F7750B" w:rsidRPr="00CC412F" w:rsidRDefault="00F7750B" w:rsidP="00CC412F">
            <w:pPr>
              <w:rPr>
                <w:rFonts w:cs="Arial"/>
                <w:spacing w:val="-1"/>
              </w:rPr>
            </w:pPr>
            <w:r w:rsidRPr="00CC412F">
              <w:rPr>
                <w:rFonts w:cs="Arial"/>
              </w:rPr>
              <w:t>Observerat uppfattat tillstånd Värde.värde</w:t>
            </w:r>
          </w:p>
        </w:tc>
        <w:tc>
          <w:tcPr>
            <w:tcW w:w="4111" w:type="dxa"/>
            <w:vAlign w:val="center"/>
          </w:tcPr>
          <w:p w14:paraId="5A7DF944"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maternityMedicalHistory/maternityMedicalHistoryBody/registrationRecord/length</w:t>
            </w:r>
          </w:p>
        </w:tc>
      </w:tr>
      <w:tr w:rsidR="00F7750B" w:rsidRPr="00CC412F" w14:paraId="259D545A" w14:textId="77777777" w:rsidTr="00CC412F">
        <w:trPr>
          <w:trHeight w:val="397"/>
        </w:trPr>
        <w:tc>
          <w:tcPr>
            <w:tcW w:w="1809" w:type="dxa"/>
          </w:tcPr>
          <w:p w14:paraId="33270441" w14:textId="77777777" w:rsidR="00F7750B" w:rsidRPr="00CC412F" w:rsidRDefault="00F7750B" w:rsidP="00CC412F">
            <w:r w:rsidRPr="00CC412F">
              <w:t>RegistrationRecord.weight</w:t>
            </w:r>
          </w:p>
        </w:tc>
        <w:tc>
          <w:tcPr>
            <w:tcW w:w="2977" w:type="dxa"/>
          </w:tcPr>
          <w:p w14:paraId="7ADB07DA" w14:textId="77777777" w:rsidR="00F7750B" w:rsidRPr="00CC412F" w:rsidRDefault="00F7750B" w:rsidP="00CC412F">
            <w:pPr>
              <w:rPr>
                <w:rFonts w:cs="Arial"/>
                <w:spacing w:val="-1"/>
              </w:rPr>
            </w:pPr>
            <w:r w:rsidRPr="00CC412F">
              <w:rPr>
                <w:rFonts w:cs="Arial"/>
              </w:rPr>
              <w:t>Observerat uppfattat tillstånd Värde.värde</w:t>
            </w:r>
          </w:p>
        </w:tc>
        <w:tc>
          <w:tcPr>
            <w:tcW w:w="4111" w:type="dxa"/>
          </w:tcPr>
          <w:p w14:paraId="3FC93905" w14:textId="77777777" w:rsidR="00F7750B" w:rsidRPr="00CC412F" w:rsidRDefault="00F7750B" w:rsidP="00CC412F">
            <w:r w:rsidRPr="00CC412F">
              <w:rPr>
                <w:rFonts w:cs="Consolas"/>
                <w:spacing w:val="-1"/>
              </w:rPr>
              <w:t>maternityMedicalHistory/maternityMedicalHistoryBody/registrationRecord/weight</w:t>
            </w:r>
          </w:p>
        </w:tc>
      </w:tr>
      <w:tr w:rsidR="00F7750B" w:rsidRPr="00CC412F" w14:paraId="01270DE7" w14:textId="77777777" w:rsidTr="00CC412F">
        <w:trPr>
          <w:trHeight w:val="397"/>
        </w:trPr>
        <w:tc>
          <w:tcPr>
            <w:tcW w:w="1809" w:type="dxa"/>
            <w:vAlign w:val="center"/>
          </w:tcPr>
          <w:p w14:paraId="1FB9CAE0" w14:textId="77777777" w:rsidR="00F7750B" w:rsidRPr="00CC412F" w:rsidRDefault="00F7750B" w:rsidP="00CC412F">
            <w:r w:rsidRPr="00CC412F">
              <w:t>RegistrationRecord.bodyMassIndex</w:t>
            </w:r>
          </w:p>
        </w:tc>
        <w:tc>
          <w:tcPr>
            <w:tcW w:w="2977" w:type="dxa"/>
            <w:vAlign w:val="center"/>
          </w:tcPr>
          <w:p w14:paraId="35A8C679"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26D2D44B"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maternityMedicalHistory/maternityMedicalHistoryBody/registrationRecord/bodyMassIndex</w:t>
            </w:r>
          </w:p>
        </w:tc>
      </w:tr>
      <w:tr w:rsidR="00F7750B" w:rsidRPr="00CC412F" w14:paraId="3E0B0101" w14:textId="77777777" w:rsidTr="00CC412F">
        <w:trPr>
          <w:trHeight w:val="397"/>
        </w:trPr>
        <w:tc>
          <w:tcPr>
            <w:tcW w:w="1809" w:type="dxa"/>
            <w:vAlign w:val="center"/>
          </w:tcPr>
          <w:p w14:paraId="524D036D" w14:textId="77777777" w:rsidR="00F7750B" w:rsidRPr="00CC412F" w:rsidRDefault="00F7750B" w:rsidP="00CC412F">
            <w:r w:rsidRPr="00CC412F">
              <w:t>RegistrationRecord.infertility</w:t>
            </w:r>
          </w:p>
        </w:tc>
        <w:tc>
          <w:tcPr>
            <w:tcW w:w="2977" w:type="dxa"/>
            <w:vAlign w:val="center"/>
          </w:tcPr>
          <w:p w14:paraId="6F894264" w14:textId="77777777" w:rsidR="00F7750B" w:rsidRPr="00CC412F" w:rsidRDefault="00F7750B" w:rsidP="00CC412F">
            <w:pPr>
              <w:pStyle w:val="Default"/>
              <w:spacing w:line="280" w:lineRule="atLeast"/>
              <w:rPr>
                <w:rFonts w:ascii="Georgia" w:hAnsi="Georgia" w:cs="Arial"/>
                <w:i/>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7FC4DACE"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maternityMedicalHistory/maternityMedicalHistoryBody/registrationRecord/infertility</w:t>
            </w:r>
          </w:p>
        </w:tc>
      </w:tr>
      <w:tr w:rsidR="00F7750B" w:rsidRPr="00CC412F" w14:paraId="4A50852D" w14:textId="77777777" w:rsidTr="00CC412F">
        <w:trPr>
          <w:trHeight w:val="397"/>
        </w:trPr>
        <w:tc>
          <w:tcPr>
            <w:tcW w:w="1809" w:type="dxa"/>
            <w:vAlign w:val="center"/>
          </w:tcPr>
          <w:p w14:paraId="47325A0E" w14:textId="77777777" w:rsidR="00F7750B" w:rsidRPr="00CC412F" w:rsidRDefault="00F7750B" w:rsidP="00CC412F">
            <w:r w:rsidRPr="00CC412F">
              <w:t>PreviousGravidityAndParity.year</w:t>
            </w:r>
          </w:p>
        </w:tc>
        <w:tc>
          <w:tcPr>
            <w:tcW w:w="2977" w:type="dxa"/>
            <w:vAlign w:val="center"/>
          </w:tcPr>
          <w:p w14:paraId="71B5AAFE" w14:textId="77777777" w:rsidR="00F7750B" w:rsidRPr="00CC412F" w:rsidRDefault="00F7750B" w:rsidP="00CC412F">
            <w:pPr>
              <w:rPr>
                <w:rFonts w:eastAsia="Arial Unicode MS" w:cs="Arial"/>
              </w:rPr>
            </w:pPr>
            <w:r w:rsidRPr="00CC412F">
              <w:rPr>
                <w:rFonts w:cs="Arial"/>
              </w:rPr>
              <w:t>Observerat uppfattat tillstånd Värde.värde</w:t>
            </w:r>
          </w:p>
        </w:tc>
        <w:tc>
          <w:tcPr>
            <w:tcW w:w="4111" w:type="dxa"/>
            <w:vAlign w:val="center"/>
          </w:tcPr>
          <w:p w14:paraId="616DBF4B"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maternityMedicalHistory/maternityMedicalHistoryBody/registrationRecord/previousGravidityAndParity/year</w:t>
            </w:r>
          </w:p>
        </w:tc>
      </w:tr>
      <w:tr w:rsidR="00F7750B" w:rsidRPr="00CC412F" w14:paraId="5FE35745" w14:textId="77777777" w:rsidTr="00CC412F">
        <w:trPr>
          <w:trHeight w:val="397"/>
        </w:trPr>
        <w:tc>
          <w:tcPr>
            <w:tcW w:w="1809" w:type="dxa"/>
            <w:vAlign w:val="center"/>
          </w:tcPr>
          <w:p w14:paraId="0E11DC87" w14:textId="77777777" w:rsidR="00F7750B" w:rsidRPr="00CC412F" w:rsidRDefault="00F7750B" w:rsidP="00CC412F">
            <w:r w:rsidRPr="00CC412F">
              <w:t>PreviousGravidityAndParity.delivery</w:t>
            </w:r>
          </w:p>
        </w:tc>
        <w:tc>
          <w:tcPr>
            <w:tcW w:w="2977" w:type="dxa"/>
            <w:vAlign w:val="center"/>
          </w:tcPr>
          <w:p w14:paraId="5E45DDF7"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39612C0A"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maternityMedicalHistory/maternityMedicalHistoryBody/registrationRecord/previousGravidityAndParity/delivery</w:t>
            </w:r>
          </w:p>
        </w:tc>
      </w:tr>
      <w:tr w:rsidR="00F7750B" w:rsidRPr="00CC412F" w14:paraId="4304F657" w14:textId="77777777" w:rsidTr="00CC412F">
        <w:trPr>
          <w:trHeight w:val="397"/>
        </w:trPr>
        <w:tc>
          <w:tcPr>
            <w:tcW w:w="1809" w:type="dxa"/>
            <w:vAlign w:val="center"/>
          </w:tcPr>
          <w:p w14:paraId="2F97D187" w14:textId="77777777" w:rsidR="00F7750B" w:rsidRPr="00CC412F" w:rsidRDefault="00F7750B" w:rsidP="00CC412F">
            <w:r w:rsidRPr="00CC412F">
              <w:t>PreviousGravidityAndParity.healthcareFacility</w:t>
            </w:r>
          </w:p>
        </w:tc>
        <w:tc>
          <w:tcPr>
            <w:tcW w:w="2977" w:type="dxa"/>
            <w:vAlign w:val="center"/>
          </w:tcPr>
          <w:p w14:paraId="6E4DEB40"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3E46F3D5"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maternityMedicalHistory/maternityMedicalHistoryBody/registrationRecord/previousGravidityAndParity/healthcareFacility</w:t>
            </w:r>
          </w:p>
        </w:tc>
      </w:tr>
      <w:tr w:rsidR="00F7750B" w:rsidRPr="00CC412F" w14:paraId="32E828AC" w14:textId="77777777" w:rsidTr="00CC412F">
        <w:trPr>
          <w:trHeight w:val="397"/>
        </w:trPr>
        <w:tc>
          <w:tcPr>
            <w:tcW w:w="1809" w:type="dxa"/>
            <w:vAlign w:val="center"/>
          </w:tcPr>
          <w:p w14:paraId="306B37C8" w14:textId="77777777" w:rsidR="00F7750B" w:rsidRPr="00CC412F" w:rsidRDefault="00F7750B" w:rsidP="00CC412F">
            <w:r w:rsidRPr="00CC412F">
              <w:t>PreviousGravidityAndParity.progress</w:t>
            </w:r>
          </w:p>
        </w:tc>
        <w:tc>
          <w:tcPr>
            <w:tcW w:w="2977" w:type="dxa"/>
            <w:vAlign w:val="center"/>
          </w:tcPr>
          <w:p w14:paraId="1C47B4C5"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05EEBD7D"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maternityMedicalHistory/maternityMedicalHistoryBody/registrationRecord/previousGravidityAndParity/progress</w:t>
            </w:r>
          </w:p>
        </w:tc>
      </w:tr>
      <w:tr w:rsidR="00F7750B" w:rsidRPr="00CC412F" w14:paraId="140896AE" w14:textId="77777777" w:rsidTr="00CC412F">
        <w:trPr>
          <w:trHeight w:val="397"/>
        </w:trPr>
        <w:tc>
          <w:tcPr>
            <w:tcW w:w="1809" w:type="dxa"/>
            <w:vAlign w:val="center"/>
          </w:tcPr>
          <w:p w14:paraId="0F6D142C" w14:textId="77777777" w:rsidR="00F7750B" w:rsidRPr="00CC412F" w:rsidRDefault="00F7750B" w:rsidP="00CC412F">
            <w:r w:rsidRPr="00CC412F">
              <w:t>PreviousGravidityAndParity.sex</w:t>
            </w:r>
          </w:p>
        </w:tc>
        <w:tc>
          <w:tcPr>
            <w:tcW w:w="2977" w:type="dxa"/>
            <w:vAlign w:val="center"/>
          </w:tcPr>
          <w:p w14:paraId="66AB8C9C" w14:textId="77777777" w:rsidR="00F7750B" w:rsidRPr="00CC412F" w:rsidRDefault="00F7750B" w:rsidP="00CC412F">
            <w:pPr>
              <w:rPr>
                <w:rFonts w:cs="Arial"/>
              </w:rPr>
            </w:pPr>
            <w:r w:rsidRPr="00CC412F">
              <w:rPr>
                <w:rFonts w:cs="Arial"/>
              </w:rPr>
              <w:t>Patient.kön</w:t>
            </w:r>
          </w:p>
        </w:tc>
        <w:tc>
          <w:tcPr>
            <w:tcW w:w="4111" w:type="dxa"/>
            <w:vAlign w:val="center"/>
          </w:tcPr>
          <w:p w14:paraId="5E3E3874"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maternityMedicalHistory/maternityMedicalHistoryBody/registrationRecord/previousGravidityAndParity/sex</w:t>
            </w:r>
          </w:p>
        </w:tc>
      </w:tr>
      <w:tr w:rsidR="00F7750B" w:rsidRPr="00CC412F" w14:paraId="625D64E6" w14:textId="77777777" w:rsidTr="00CC412F">
        <w:trPr>
          <w:trHeight w:val="397"/>
        </w:trPr>
        <w:tc>
          <w:tcPr>
            <w:tcW w:w="1809" w:type="dxa"/>
            <w:vAlign w:val="center"/>
          </w:tcPr>
          <w:p w14:paraId="28895134" w14:textId="77777777" w:rsidR="00F7750B" w:rsidRPr="00CC412F" w:rsidRDefault="00F7750B" w:rsidP="00CC412F">
            <w:r w:rsidRPr="00CC412F">
              <w:t>PreviousGravidityAndParity.weightOfChild</w:t>
            </w:r>
          </w:p>
        </w:tc>
        <w:tc>
          <w:tcPr>
            <w:tcW w:w="2977" w:type="dxa"/>
            <w:vAlign w:val="center"/>
          </w:tcPr>
          <w:p w14:paraId="36FCF003"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color w:val="auto"/>
                <w:sz w:val="20"/>
                <w:szCs w:val="20"/>
              </w:rPr>
              <w:t>Observerat uppfattat tillstånd Värde.värde</w:t>
            </w:r>
          </w:p>
        </w:tc>
        <w:tc>
          <w:tcPr>
            <w:tcW w:w="4111" w:type="dxa"/>
            <w:vAlign w:val="center"/>
          </w:tcPr>
          <w:p w14:paraId="20907ECE"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maternityMedicalHistory/maternityMedicalHistoryBody/registrationRecord/previousGravidityAndParity/weightOfChild</w:t>
            </w:r>
          </w:p>
        </w:tc>
      </w:tr>
      <w:tr w:rsidR="00F7750B" w:rsidRPr="00CC412F" w14:paraId="089EEE01" w14:textId="77777777" w:rsidTr="00CC412F">
        <w:trPr>
          <w:trHeight w:val="397"/>
        </w:trPr>
        <w:tc>
          <w:tcPr>
            <w:tcW w:w="1809" w:type="dxa"/>
            <w:vAlign w:val="center"/>
          </w:tcPr>
          <w:p w14:paraId="33F4B102" w14:textId="77777777" w:rsidR="00F7750B" w:rsidRPr="00CC412F" w:rsidRDefault="00F7750B" w:rsidP="00CC412F">
            <w:r w:rsidRPr="00CC412F">
              <w:t>PreviousGravidityAndParity.gestation</w:t>
            </w:r>
          </w:p>
        </w:tc>
        <w:tc>
          <w:tcPr>
            <w:tcW w:w="2977" w:type="dxa"/>
            <w:vAlign w:val="center"/>
          </w:tcPr>
          <w:p w14:paraId="4D377151" w14:textId="77777777" w:rsidR="00F7750B" w:rsidRPr="00CC412F" w:rsidRDefault="00F7750B" w:rsidP="00CC412F">
            <w:r w:rsidRPr="00CC412F">
              <w:rPr>
                <w:rFonts w:cs="Arial"/>
              </w:rPr>
              <w:t>Observerat uppfattat tillstånd Värde.värde</w:t>
            </w:r>
          </w:p>
        </w:tc>
        <w:tc>
          <w:tcPr>
            <w:tcW w:w="4111" w:type="dxa"/>
            <w:vAlign w:val="center"/>
          </w:tcPr>
          <w:p w14:paraId="6303173A"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maternityMedicalHistory/maternityMedicalHistoryBody/registrationRecord/previousGravidityAndParity/gestation</w:t>
            </w:r>
          </w:p>
        </w:tc>
      </w:tr>
      <w:tr w:rsidR="00F7750B" w:rsidRPr="00CC412F" w14:paraId="6E099CC5" w14:textId="77777777" w:rsidTr="00CC412F">
        <w:trPr>
          <w:trHeight w:val="397"/>
        </w:trPr>
        <w:tc>
          <w:tcPr>
            <w:tcW w:w="1809" w:type="dxa"/>
            <w:vAlign w:val="center"/>
          </w:tcPr>
          <w:p w14:paraId="541D5F59" w14:textId="77777777" w:rsidR="00F7750B" w:rsidRPr="00CC412F" w:rsidRDefault="00F7750B" w:rsidP="00CC412F">
            <w:r w:rsidRPr="00CC412F">
              <w:t>PreviousGravidityAndParity.diseasesThrombosis</w:t>
            </w:r>
          </w:p>
        </w:tc>
        <w:tc>
          <w:tcPr>
            <w:tcW w:w="2977" w:type="dxa"/>
            <w:vAlign w:val="center"/>
          </w:tcPr>
          <w:p w14:paraId="05DFC203" w14:textId="77777777" w:rsidR="00F7750B" w:rsidRPr="00CC412F" w:rsidRDefault="00F7750B" w:rsidP="00CC412F">
            <w:r w:rsidRPr="00CC412F">
              <w:t>Bedömt tillstånd.bedömning</w:t>
            </w:r>
          </w:p>
        </w:tc>
        <w:tc>
          <w:tcPr>
            <w:tcW w:w="4111" w:type="dxa"/>
            <w:vAlign w:val="center"/>
          </w:tcPr>
          <w:p w14:paraId="7422970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maternityMedicalHistory/maternityMedicalHistoryBody/registrationRecord/previousGravidityAndParity/diseasesThrombosis</w:t>
            </w:r>
          </w:p>
        </w:tc>
      </w:tr>
      <w:tr w:rsidR="00F7750B" w:rsidRPr="00CC412F" w14:paraId="49BAB739" w14:textId="77777777" w:rsidTr="00CC412F">
        <w:trPr>
          <w:trHeight w:val="397"/>
        </w:trPr>
        <w:tc>
          <w:tcPr>
            <w:tcW w:w="1809" w:type="dxa"/>
            <w:vAlign w:val="center"/>
          </w:tcPr>
          <w:p w14:paraId="01D023B0" w14:textId="77777777" w:rsidR="00F7750B" w:rsidRPr="00CC412F" w:rsidRDefault="00F7750B" w:rsidP="00CC412F">
            <w:r w:rsidRPr="00CC412F">
              <w:t>PreviousGravidityAndParity.diseasesEndocrineDiseases</w:t>
            </w:r>
          </w:p>
        </w:tc>
        <w:tc>
          <w:tcPr>
            <w:tcW w:w="2977" w:type="dxa"/>
            <w:vAlign w:val="center"/>
          </w:tcPr>
          <w:p w14:paraId="28F5BCA1" w14:textId="77777777" w:rsidR="00F7750B" w:rsidRPr="00CC412F" w:rsidRDefault="00F7750B" w:rsidP="00CC412F">
            <w:r w:rsidRPr="00CC412F">
              <w:t>Bedömt tillstånd.bedömning</w:t>
            </w:r>
          </w:p>
        </w:tc>
        <w:tc>
          <w:tcPr>
            <w:tcW w:w="4111" w:type="dxa"/>
            <w:vAlign w:val="center"/>
          </w:tcPr>
          <w:p w14:paraId="76522DFA"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maternityMedicalHistory/maternityMedicalHistoryBody/registrationRecord/previousGravidityAndParity/diseasesEndocrineDiseases</w:t>
            </w:r>
          </w:p>
        </w:tc>
      </w:tr>
      <w:tr w:rsidR="00F7750B" w:rsidRPr="00CC412F" w14:paraId="7D541675" w14:textId="77777777" w:rsidTr="00CC412F">
        <w:trPr>
          <w:trHeight w:val="397"/>
        </w:trPr>
        <w:tc>
          <w:tcPr>
            <w:tcW w:w="1809" w:type="dxa"/>
            <w:vAlign w:val="center"/>
          </w:tcPr>
          <w:p w14:paraId="1B13D2A9" w14:textId="77777777" w:rsidR="00F7750B" w:rsidRPr="00CC412F" w:rsidRDefault="00F7750B" w:rsidP="00CC412F">
            <w:r w:rsidRPr="00CC412F">
              <w:t>PreviousGravidityAndParity.diseasesReccurentUrinaryTractInfections</w:t>
            </w:r>
          </w:p>
        </w:tc>
        <w:tc>
          <w:tcPr>
            <w:tcW w:w="2977" w:type="dxa"/>
            <w:vAlign w:val="center"/>
          </w:tcPr>
          <w:p w14:paraId="628565C6" w14:textId="77777777" w:rsidR="00F7750B" w:rsidRPr="00CC412F" w:rsidRDefault="00F7750B" w:rsidP="00CC412F">
            <w:r w:rsidRPr="00CC412F">
              <w:t>Bedömt tillstånd.bedömning</w:t>
            </w:r>
          </w:p>
        </w:tc>
        <w:tc>
          <w:tcPr>
            <w:tcW w:w="4111" w:type="dxa"/>
            <w:vAlign w:val="center"/>
          </w:tcPr>
          <w:p w14:paraId="329E489A"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maternityMedicalHistory/maternityMedicalHistoryBody/registrationRecord/previousGravidityAndParity/diseasesRecurrentUrinaryTractInfections</w:t>
            </w:r>
          </w:p>
        </w:tc>
      </w:tr>
      <w:tr w:rsidR="00F7750B" w:rsidRPr="00CC412F" w14:paraId="664BF301" w14:textId="77777777" w:rsidTr="00CC412F">
        <w:trPr>
          <w:trHeight w:val="397"/>
        </w:trPr>
        <w:tc>
          <w:tcPr>
            <w:tcW w:w="1809" w:type="dxa"/>
            <w:vAlign w:val="center"/>
          </w:tcPr>
          <w:p w14:paraId="1DEE7088" w14:textId="77777777" w:rsidR="00F7750B" w:rsidRPr="00CC412F" w:rsidRDefault="00F7750B" w:rsidP="00CC412F">
            <w:r w:rsidRPr="00CC412F">
              <w:t>PreviousGravidityAndParity.diseasesDiabetesMellitus</w:t>
            </w:r>
          </w:p>
        </w:tc>
        <w:tc>
          <w:tcPr>
            <w:tcW w:w="2977" w:type="dxa"/>
            <w:vAlign w:val="center"/>
          </w:tcPr>
          <w:p w14:paraId="5F5FC5C8" w14:textId="77777777" w:rsidR="00F7750B" w:rsidRPr="00CC412F" w:rsidRDefault="00F7750B" w:rsidP="00CC412F">
            <w:r w:rsidRPr="00CC412F">
              <w:t>Bedömt tillstånd.bedömning</w:t>
            </w:r>
          </w:p>
        </w:tc>
        <w:tc>
          <w:tcPr>
            <w:tcW w:w="4111" w:type="dxa"/>
            <w:vAlign w:val="center"/>
          </w:tcPr>
          <w:p w14:paraId="78336238"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maternityMedicalHistory/maternityMedicalHistoryBody/registrationRecord/previousGravidityAndParity/diseasesDiabetesMellitus</w:t>
            </w:r>
          </w:p>
        </w:tc>
      </w:tr>
      <w:tr w:rsidR="00F7750B" w:rsidRPr="00CC412F" w14:paraId="75D4345F" w14:textId="77777777" w:rsidTr="00CC412F">
        <w:trPr>
          <w:trHeight w:val="397"/>
        </w:trPr>
        <w:tc>
          <w:tcPr>
            <w:tcW w:w="1809" w:type="dxa"/>
            <w:vAlign w:val="center"/>
          </w:tcPr>
          <w:p w14:paraId="0AB66687" w14:textId="77777777" w:rsidR="00F7750B" w:rsidRPr="00CC412F" w:rsidRDefault="00F7750B" w:rsidP="00CC412F">
            <w:r w:rsidRPr="00CC412F">
              <w:t>PreviousGravidityAndParity.assessmentAtFirstContactStandardCare</w:t>
            </w:r>
          </w:p>
        </w:tc>
        <w:tc>
          <w:tcPr>
            <w:tcW w:w="2977" w:type="dxa"/>
            <w:vAlign w:val="center"/>
          </w:tcPr>
          <w:p w14:paraId="1287F182"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Aktivitetsplan.aktivitetsplan typ</w:t>
            </w:r>
          </w:p>
        </w:tc>
        <w:tc>
          <w:tcPr>
            <w:tcW w:w="4111" w:type="dxa"/>
            <w:vAlign w:val="center"/>
          </w:tcPr>
          <w:p w14:paraId="0448BF01"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maternityMedicalHistory/maternityMedicalHistoryBody/registrationRecord/previousGravidityAndParity/assessmentAtFirstContactStandardCare</w:t>
            </w:r>
          </w:p>
        </w:tc>
      </w:tr>
      <w:tr w:rsidR="00F7750B" w:rsidRPr="00CC412F" w14:paraId="66BBD46B" w14:textId="77777777" w:rsidTr="00CC412F">
        <w:trPr>
          <w:trHeight w:val="397"/>
        </w:trPr>
        <w:tc>
          <w:tcPr>
            <w:tcW w:w="1809" w:type="dxa"/>
            <w:vAlign w:val="center"/>
          </w:tcPr>
          <w:p w14:paraId="68EA0464" w14:textId="77777777" w:rsidR="00F7750B" w:rsidRPr="00CC412F" w:rsidRDefault="00F7750B" w:rsidP="00CC412F">
            <w:r w:rsidRPr="00CC412F">
              <w:t>PregnancyCheckupRecord.completeWeeksOfGestation</w:t>
            </w:r>
          </w:p>
        </w:tc>
        <w:tc>
          <w:tcPr>
            <w:tcW w:w="2977" w:type="dxa"/>
            <w:vAlign w:val="center"/>
          </w:tcPr>
          <w:p w14:paraId="74B74F1C"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3762DCC2"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maternityMedicalHistory/maternityMedicalHistoryBody/pregnancyCheckupRecord/completeWeeksOfGestation</w:t>
            </w:r>
          </w:p>
        </w:tc>
      </w:tr>
      <w:tr w:rsidR="00F7750B" w:rsidRPr="00CC412F" w14:paraId="05ACC0A5" w14:textId="77777777" w:rsidTr="00CC412F">
        <w:trPr>
          <w:trHeight w:val="397"/>
        </w:trPr>
        <w:tc>
          <w:tcPr>
            <w:tcW w:w="1809" w:type="dxa"/>
            <w:vAlign w:val="center"/>
          </w:tcPr>
          <w:p w14:paraId="4ED0F3D2" w14:textId="77777777" w:rsidR="00F7750B" w:rsidRPr="003A6D72" w:rsidRDefault="00F7750B" w:rsidP="00CC412F">
            <w:r w:rsidRPr="00CC412F">
              <w:t>PregnancyCheckupRecord.weight</w:t>
            </w:r>
          </w:p>
        </w:tc>
        <w:tc>
          <w:tcPr>
            <w:tcW w:w="2977" w:type="dxa"/>
            <w:vAlign w:val="center"/>
          </w:tcPr>
          <w:p w14:paraId="4126AF28"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041A72A4" w14:textId="77777777" w:rsidR="00F7750B" w:rsidRPr="00CC412F" w:rsidRDefault="00F7750B" w:rsidP="00CC412F">
            <w:pPr>
              <w:autoSpaceDE w:val="0"/>
              <w:autoSpaceDN w:val="0"/>
              <w:adjustRightInd w:val="0"/>
              <w:spacing w:line="240" w:lineRule="auto"/>
              <w:rPr>
                <w:rFonts w:cs="Arial"/>
              </w:rPr>
            </w:pPr>
            <w:r w:rsidRPr="003A6D72">
              <w:rPr>
                <w:rFonts w:cs="Consolas"/>
                <w:spacing w:val="-1"/>
              </w:rPr>
              <w:t>maternityMedicalHistory/maternityMedicalHistoryBody/pregnancyCheckupRecord/weight</w:t>
            </w:r>
          </w:p>
        </w:tc>
      </w:tr>
      <w:tr w:rsidR="00F7750B" w:rsidRPr="00CC412F" w14:paraId="18FC79E2" w14:textId="77777777" w:rsidTr="00CC412F">
        <w:trPr>
          <w:trHeight w:val="397"/>
        </w:trPr>
        <w:tc>
          <w:tcPr>
            <w:tcW w:w="1809" w:type="dxa"/>
            <w:vAlign w:val="center"/>
          </w:tcPr>
          <w:p w14:paraId="4F671CDB" w14:textId="77777777" w:rsidR="00F7750B" w:rsidRPr="003A6D72" w:rsidRDefault="00F7750B" w:rsidP="00CC412F">
            <w:r w:rsidRPr="00CC412F">
              <w:t>PregnancyCheckupRecord.symphysisFundalHeight</w:t>
            </w:r>
          </w:p>
        </w:tc>
        <w:tc>
          <w:tcPr>
            <w:tcW w:w="2977" w:type="dxa"/>
            <w:vAlign w:val="center"/>
          </w:tcPr>
          <w:p w14:paraId="41CAF020"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216ACB0D"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maternityMedicalHistory/maternityMedicalHistoryBody/pregnancyCheckupRecord/symphysisFundalHeight</w:t>
            </w:r>
          </w:p>
        </w:tc>
      </w:tr>
      <w:tr w:rsidR="00F7750B" w:rsidRPr="00CC412F" w14:paraId="4062A42D" w14:textId="77777777" w:rsidTr="00CC412F">
        <w:trPr>
          <w:trHeight w:val="397"/>
        </w:trPr>
        <w:tc>
          <w:tcPr>
            <w:tcW w:w="1809" w:type="dxa"/>
            <w:vAlign w:val="center"/>
          </w:tcPr>
          <w:p w14:paraId="28DC8382" w14:textId="77777777" w:rsidR="00F7750B" w:rsidRPr="003A6D72" w:rsidRDefault="00F7750B" w:rsidP="00CC412F">
            <w:r w:rsidRPr="00CC412F">
              <w:t>PregnancyCheckupRecord.haemoglobin</w:t>
            </w:r>
          </w:p>
        </w:tc>
        <w:tc>
          <w:tcPr>
            <w:tcW w:w="2977" w:type="dxa"/>
            <w:vAlign w:val="center"/>
          </w:tcPr>
          <w:p w14:paraId="2EADD2BE"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5D7A858F" w14:textId="77777777" w:rsidR="00F7750B" w:rsidRPr="00CC412F" w:rsidRDefault="00F7750B" w:rsidP="00CC412F">
            <w:pPr>
              <w:autoSpaceDE w:val="0"/>
              <w:autoSpaceDN w:val="0"/>
              <w:adjustRightInd w:val="0"/>
              <w:spacing w:line="240" w:lineRule="auto"/>
              <w:rPr>
                <w:rFonts w:cs="Arial"/>
              </w:rPr>
            </w:pPr>
            <w:r w:rsidRPr="003A6D72">
              <w:rPr>
                <w:rFonts w:cs="Consolas"/>
                <w:spacing w:val="-1"/>
              </w:rPr>
              <w:t>maternityMedicalHistory/maternityMedicalHistoryBody/pregnancyCheckupRecord/haemoglobin</w:t>
            </w:r>
          </w:p>
        </w:tc>
      </w:tr>
      <w:tr w:rsidR="00F7750B" w:rsidRPr="00CC412F" w14:paraId="3A0C31B3" w14:textId="77777777" w:rsidTr="00CC412F">
        <w:trPr>
          <w:trHeight w:val="397"/>
        </w:trPr>
        <w:tc>
          <w:tcPr>
            <w:tcW w:w="1809" w:type="dxa"/>
            <w:vAlign w:val="center"/>
          </w:tcPr>
          <w:p w14:paraId="23413B66" w14:textId="77777777" w:rsidR="00F7750B" w:rsidRPr="003A6D72" w:rsidRDefault="00F7750B" w:rsidP="00CC412F">
            <w:r w:rsidRPr="00CC412F">
              <w:t>PregnancyCheckupRecord.bloodPressureSystolic</w:t>
            </w:r>
          </w:p>
        </w:tc>
        <w:tc>
          <w:tcPr>
            <w:tcW w:w="2977" w:type="dxa"/>
            <w:vAlign w:val="center"/>
          </w:tcPr>
          <w:p w14:paraId="189084DC"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7B45A65D"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maternityMedicalHistory/maternityMedicalHistoryBody/pregnancyCheckupRecord/bloodPressureSystolic</w:t>
            </w:r>
          </w:p>
        </w:tc>
      </w:tr>
      <w:tr w:rsidR="00F7750B" w:rsidRPr="00CC412F" w14:paraId="2BA6188D" w14:textId="77777777" w:rsidTr="00CC412F">
        <w:trPr>
          <w:trHeight w:val="397"/>
        </w:trPr>
        <w:tc>
          <w:tcPr>
            <w:tcW w:w="1809" w:type="dxa"/>
            <w:vAlign w:val="center"/>
          </w:tcPr>
          <w:p w14:paraId="00DB79DF" w14:textId="77777777" w:rsidR="00F7750B" w:rsidRPr="00CC412F" w:rsidRDefault="00F7750B" w:rsidP="00CC412F">
            <w:r w:rsidRPr="00CC412F">
              <w:t>PregnancyCheckupRecord.bloodPressureDiastolic</w:t>
            </w:r>
          </w:p>
        </w:tc>
        <w:tc>
          <w:tcPr>
            <w:tcW w:w="2977" w:type="dxa"/>
            <w:vAlign w:val="center"/>
          </w:tcPr>
          <w:p w14:paraId="7EDF0B51"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4DC2222E"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maternityMedicalHistory/maternityMedicalHistoryBody/pregnancyCheckupRecord/bloodPressureDiastolic</w:t>
            </w:r>
          </w:p>
        </w:tc>
      </w:tr>
      <w:tr w:rsidR="00F7750B" w:rsidRPr="00CC412F" w14:paraId="26EF14D0" w14:textId="77777777" w:rsidTr="00CC412F">
        <w:trPr>
          <w:trHeight w:val="397"/>
        </w:trPr>
        <w:tc>
          <w:tcPr>
            <w:tcW w:w="1809" w:type="dxa"/>
            <w:vAlign w:val="center"/>
          </w:tcPr>
          <w:p w14:paraId="1E08AAE6" w14:textId="77777777" w:rsidR="00F7750B" w:rsidRPr="00CC412F" w:rsidRDefault="00F7750B" w:rsidP="00CC412F">
            <w:r w:rsidRPr="00CC412F">
              <w:t>PregnancyCheckupRecord.plasmaGlucose</w:t>
            </w:r>
          </w:p>
        </w:tc>
        <w:tc>
          <w:tcPr>
            <w:tcW w:w="2977" w:type="dxa"/>
            <w:vAlign w:val="center"/>
          </w:tcPr>
          <w:p w14:paraId="4D90EC95"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4BD0DE5B"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maternityMedicalHistory/maternityMedicalHistoryBody/pregnancyCheckupRecord/plasmaGlucose</w:t>
            </w:r>
          </w:p>
        </w:tc>
      </w:tr>
      <w:tr w:rsidR="00F7750B" w:rsidRPr="00CC412F" w14:paraId="223C2D1B" w14:textId="77777777" w:rsidTr="00CC412F">
        <w:trPr>
          <w:trHeight w:val="397"/>
        </w:trPr>
        <w:tc>
          <w:tcPr>
            <w:tcW w:w="1809" w:type="dxa"/>
            <w:vAlign w:val="center"/>
          </w:tcPr>
          <w:p w14:paraId="3CFE3B8A" w14:textId="77777777" w:rsidR="00F7750B" w:rsidRPr="00CC412F" w:rsidRDefault="00F7750B" w:rsidP="00CC412F">
            <w:r w:rsidRPr="00CC412F">
              <w:t>PregnancyCheckupRecord.proteinuria</w:t>
            </w:r>
          </w:p>
        </w:tc>
        <w:tc>
          <w:tcPr>
            <w:tcW w:w="2977" w:type="dxa"/>
            <w:vAlign w:val="center"/>
          </w:tcPr>
          <w:p w14:paraId="003EFE05" w14:textId="77777777" w:rsidR="00F7750B" w:rsidRPr="00CC412F" w:rsidRDefault="00F7750B" w:rsidP="00CC412F">
            <w:pPr>
              <w:rPr>
                <w:rFonts w:cs="Arial"/>
              </w:rPr>
            </w:pPr>
            <w:r w:rsidRPr="00CC412F">
              <w:rPr>
                <w:rFonts w:cs="Arial"/>
              </w:rPr>
              <w:t>Observerat uppfattat tillstånd Värde.värde</w:t>
            </w:r>
          </w:p>
        </w:tc>
        <w:tc>
          <w:tcPr>
            <w:tcW w:w="4111" w:type="dxa"/>
            <w:vAlign w:val="center"/>
          </w:tcPr>
          <w:p w14:paraId="0BA3B3FA" w14:textId="77777777" w:rsidR="00F7750B" w:rsidRPr="00CC412F" w:rsidRDefault="00F7750B" w:rsidP="00CC412F">
            <w:r w:rsidRPr="003A6D72">
              <w:rPr>
                <w:rFonts w:cs="Consolas"/>
                <w:spacing w:val="-1"/>
              </w:rPr>
              <w:t>maternityMedicalHistory/maternityMedicalHistoryBody/pregnancyCheckupRecord/proteinuria</w:t>
            </w:r>
          </w:p>
        </w:tc>
      </w:tr>
      <w:tr w:rsidR="00F7750B" w:rsidRPr="00CC412F" w14:paraId="7E3BDF28" w14:textId="77777777" w:rsidTr="00CC412F">
        <w:trPr>
          <w:trHeight w:val="397"/>
        </w:trPr>
        <w:tc>
          <w:tcPr>
            <w:tcW w:w="1809" w:type="dxa"/>
            <w:vAlign w:val="center"/>
          </w:tcPr>
          <w:p w14:paraId="799B17E6" w14:textId="77777777" w:rsidR="00F7750B" w:rsidRPr="00CC412F" w:rsidRDefault="00F7750B" w:rsidP="00CC412F">
            <w:r w:rsidRPr="00CC412F">
              <w:t>PregnancyCheckupRecord.glycosuria</w:t>
            </w:r>
          </w:p>
        </w:tc>
        <w:tc>
          <w:tcPr>
            <w:tcW w:w="2977" w:type="dxa"/>
            <w:vAlign w:val="center"/>
          </w:tcPr>
          <w:p w14:paraId="4DF0BEDD"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27D7008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maternityMedicalHistory/maternityMedicalHistoryBody/pregnancyCheckupRecord/glycosuria</w:t>
            </w:r>
          </w:p>
        </w:tc>
      </w:tr>
      <w:tr w:rsidR="00F7750B" w:rsidRPr="00CC412F" w14:paraId="76D37F86" w14:textId="77777777" w:rsidTr="00CC412F">
        <w:trPr>
          <w:trHeight w:val="397"/>
        </w:trPr>
        <w:tc>
          <w:tcPr>
            <w:tcW w:w="1809" w:type="dxa"/>
            <w:vAlign w:val="center"/>
          </w:tcPr>
          <w:p w14:paraId="59ECF080" w14:textId="77777777" w:rsidR="00F7750B" w:rsidRPr="00CC412F" w:rsidRDefault="00F7750B" w:rsidP="00CC412F">
            <w:r w:rsidRPr="00CC412F">
              <w:t>PregnancyCheckupRecord.fetalPosition</w:t>
            </w:r>
          </w:p>
        </w:tc>
        <w:tc>
          <w:tcPr>
            <w:tcW w:w="2977" w:type="dxa"/>
            <w:vAlign w:val="center"/>
          </w:tcPr>
          <w:p w14:paraId="71D338C9" w14:textId="77777777" w:rsidR="00F7750B" w:rsidRPr="00CC412F" w:rsidRDefault="00F7750B" w:rsidP="00CC412F">
            <w:pPr>
              <w:pStyle w:val="Default"/>
              <w:spacing w:line="280" w:lineRule="atLeast"/>
              <w:rPr>
                <w:rFonts w:ascii="Georgia" w:hAnsi="Georgia"/>
                <w:color w:val="auto"/>
                <w:sz w:val="20"/>
                <w:szCs w:val="20"/>
              </w:rPr>
            </w:pPr>
            <w:r w:rsidRPr="00CC412F">
              <w:t>Bedömt tillstånd.bedömning</w:t>
            </w:r>
          </w:p>
        </w:tc>
        <w:tc>
          <w:tcPr>
            <w:tcW w:w="4111" w:type="dxa"/>
            <w:vAlign w:val="center"/>
          </w:tcPr>
          <w:p w14:paraId="4F367280"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maternityMedicalHistory/maternityMedicalHistoryBody/pregnancyCheckupRecord/fetalPosition</w:t>
            </w:r>
          </w:p>
        </w:tc>
      </w:tr>
      <w:tr w:rsidR="00F7750B" w:rsidRPr="00CC412F" w14:paraId="3F768D73" w14:textId="77777777" w:rsidTr="00CC412F">
        <w:trPr>
          <w:trHeight w:val="397"/>
        </w:trPr>
        <w:tc>
          <w:tcPr>
            <w:tcW w:w="1809" w:type="dxa"/>
            <w:vAlign w:val="center"/>
          </w:tcPr>
          <w:p w14:paraId="2AD02E85" w14:textId="77777777" w:rsidR="00F7750B" w:rsidRPr="00CC412F" w:rsidRDefault="00F7750B" w:rsidP="00CC412F">
            <w:r w:rsidRPr="00CC412F">
              <w:t>PregnancyCheckupRecord.fetalPresentation</w:t>
            </w:r>
          </w:p>
        </w:tc>
        <w:tc>
          <w:tcPr>
            <w:tcW w:w="2977" w:type="dxa"/>
            <w:vAlign w:val="center"/>
          </w:tcPr>
          <w:p w14:paraId="0F955B18" w14:textId="77777777" w:rsidR="00F7750B" w:rsidRPr="00CC412F" w:rsidRDefault="00F7750B" w:rsidP="00CC412F">
            <w:pPr>
              <w:pStyle w:val="Default"/>
              <w:spacing w:line="280" w:lineRule="atLeast"/>
              <w:rPr>
                <w:rFonts w:ascii="Georgia" w:hAnsi="Georgia"/>
                <w:color w:val="auto"/>
                <w:sz w:val="20"/>
                <w:szCs w:val="20"/>
              </w:rPr>
            </w:pPr>
            <w:r w:rsidRPr="00CC412F">
              <w:t>Bedömt tillstånd.bedömning</w:t>
            </w:r>
          </w:p>
        </w:tc>
        <w:tc>
          <w:tcPr>
            <w:tcW w:w="4111" w:type="dxa"/>
            <w:vAlign w:val="center"/>
          </w:tcPr>
          <w:p w14:paraId="6FD452BA" w14:textId="77777777" w:rsidR="00F7750B" w:rsidRPr="00CC412F" w:rsidRDefault="00F7750B" w:rsidP="00CC412F">
            <w:pPr>
              <w:autoSpaceDE w:val="0"/>
              <w:autoSpaceDN w:val="0"/>
              <w:adjustRightInd w:val="0"/>
              <w:spacing w:line="240" w:lineRule="auto"/>
              <w:rPr>
                <w:rFonts w:cs="Arial"/>
              </w:rPr>
            </w:pPr>
            <w:r w:rsidRPr="003A6D72">
              <w:rPr>
                <w:rFonts w:cs="Consolas"/>
                <w:spacing w:val="-1"/>
              </w:rPr>
              <w:t>maternityMedicalHistory/maternityMedicalHistoryBody/pregnancyCheckupRecord/fetalPresentation</w:t>
            </w:r>
          </w:p>
        </w:tc>
      </w:tr>
      <w:tr w:rsidR="00F7750B" w:rsidRPr="00CC412F" w14:paraId="1411E226" w14:textId="77777777" w:rsidTr="00CC412F">
        <w:trPr>
          <w:trHeight w:val="397"/>
        </w:trPr>
        <w:tc>
          <w:tcPr>
            <w:tcW w:w="1809" w:type="dxa"/>
            <w:vAlign w:val="center"/>
          </w:tcPr>
          <w:p w14:paraId="421D5390" w14:textId="77777777" w:rsidR="00F7750B" w:rsidRPr="00CC412F" w:rsidRDefault="00F7750B" w:rsidP="00CC412F">
            <w:r w:rsidRPr="00CC412F">
              <w:t>PregnancyCheckupRecord.fetalHeartRate</w:t>
            </w:r>
          </w:p>
        </w:tc>
        <w:tc>
          <w:tcPr>
            <w:tcW w:w="2977" w:type="dxa"/>
            <w:vAlign w:val="center"/>
          </w:tcPr>
          <w:p w14:paraId="7A1B8C88" w14:textId="77777777" w:rsidR="00F7750B" w:rsidRPr="00CC412F" w:rsidRDefault="00F7750B" w:rsidP="00CC412F">
            <w:pPr>
              <w:pStyle w:val="Default"/>
              <w:spacing w:line="280" w:lineRule="atLeast"/>
              <w:rPr>
                <w:rFonts w:ascii="Georgia" w:hAnsi="Georgia"/>
                <w:color w:val="auto"/>
                <w:sz w:val="20"/>
                <w:szCs w:val="20"/>
              </w:rPr>
            </w:pPr>
            <w:r w:rsidRPr="00CC412F">
              <w:rPr>
                <w:rFonts w:cs="Arial"/>
              </w:rPr>
              <w:t>Observerat uppfattat tillstånd Värde.värde</w:t>
            </w:r>
          </w:p>
        </w:tc>
        <w:tc>
          <w:tcPr>
            <w:tcW w:w="4111" w:type="dxa"/>
            <w:vAlign w:val="center"/>
          </w:tcPr>
          <w:p w14:paraId="0DEB39B7"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maternityMedicalHistory/maternityMedicalHistoryBody/pregnancyCheckupRecord/fetalHeartRate</w:t>
            </w:r>
          </w:p>
        </w:tc>
      </w:tr>
      <w:tr w:rsidR="00F7750B" w:rsidRPr="00CC412F" w14:paraId="4F45CEA9" w14:textId="77777777" w:rsidTr="00CC412F">
        <w:trPr>
          <w:trHeight w:val="397"/>
        </w:trPr>
        <w:tc>
          <w:tcPr>
            <w:tcW w:w="1809" w:type="dxa"/>
            <w:vAlign w:val="center"/>
          </w:tcPr>
          <w:p w14:paraId="0D1D75EB" w14:textId="77777777" w:rsidR="00F7750B" w:rsidRPr="00CC412F" w:rsidRDefault="00F7750B" w:rsidP="00CC412F">
            <w:r w:rsidRPr="00CC412F">
              <w:t>PregnancyCheckupRecord.typeOfLeave</w:t>
            </w:r>
          </w:p>
        </w:tc>
        <w:tc>
          <w:tcPr>
            <w:tcW w:w="2977" w:type="dxa"/>
            <w:vAlign w:val="center"/>
          </w:tcPr>
          <w:p w14:paraId="3E416EFF"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6F4BF012"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maternityMedicalHistory/maternityMedicalHistoryBody/pregnancyCheckupRecord/typeOfLeave</w:t>
            </w:r>
          </w:p>
        </w:tc>
      </w:tr>
      <w:tr w:rsidR="00F7750B" w:rsidRPr="00CC412F" w14:paraId="1047B721" w14:textId="77777777" w:rsidTr="00CC412F">
        <w:trPr>
          <w:trHeight w:val="397"/>
        </w:trPr>
        <w:tc>
          <w:tcPr>
            <w:tcW w:w="1809" w:type="dxa"/>
            <w:vAlign w:val="center"/>
          </w:tcPr>
          <w:p w14:paraId="4416076E" w14:textId="77777777" w:rsidR="00F7750B" w:rsidRPr="00CC412F" w:rsidRDefault="00F7750B" w:rsidP="00CC412F">
            <w:r w:rsidRPr="00CC412F">
              <w:t>MotherPostDeliveryRecord.breastfeeding</w:t>
            </w:r>
          </w:p>
        </w:tc>
        <w:tc>
          <w:tcPr>
            <w:tcW w:w="2977" w:type="dxa"/>
            <w:vAlign w:val="center"/>
          </w:tcPr>
          <w:p w14:paraId="1C27DF3B" w14:textId="77777777" w:rsidR="00F7750B" w:rsidRPr="00CC412F" w:rsidRDefault="00F7750B" w:rsidP="00CC412F">
            <w:r w:rsidRPr="00CC412F">
              <w:t>Annan hälsoangelägenhet.annan hälsoangelägenhet</w:t>
            </w:r>
          </w:p>
        </w:tc>
        <w:tc>
          <w:tcPr>
            <w:tcW w:w="4111" w:type="dxa"/>
            <w:vAlign w:val="center"/>
          </w:tcPr>
          <w:p w14:paraId="40AB8CD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maternityMedicalHistory/maternityMedicalHistoryBody/pregnancyCheckupRecord/completeWeeksOfGestation</w:t>
            </w:r>
          </w:p>
        </w:tc>
      </w:tr>
      <w:tr w:rsidR="00F7750B" w:rsidRPr="00CC412F" w14:paraId="602BC905" w14:textId="77777777" w:rsidTr="00CC412F">
        <w:trPr>
          <w:trHeight w:val="397"/>
        </w:trPr>
        <w:tc>
          <w:tcPr>
            <w:tcW w:w="1809" w:type="dxa"/>
            <w:vAlign w:val="center"/>
          </w:tcPr>
          <w:p w14:paraId="2A493359" w14:textId="77777777" w:rsidR="00F7750B" w:rsidRPr="00CC412F" w:rsidRDefault="00F7750B" w:rsidP="00CC412F">
            <w:r w:rsidRPr="00CC412F">
              <w:t>MotherPostDeliveryRecord.bloodPressureSystolic</w:t>
            </w:r>
          </w:p>
        </w:tc>
        <w:tc>
          <w:tcPr>
            <w:tcW w:w="2977" w:type="dxa"/>
            <w:vAlign w:val="center"/>
          </w:tcPr>
          <w:p w14:paraId="5543A650" w14:textId="77777777" w:rsidR="00F7750B" w:rsidRPr="00CC412F" w:rsidRDefault="00F7750B" w:rsidP="00CC412F">
            <w:r w:rsidRPr="00CC412F">
              <w:rPr>
                <w:rFonts w:cs="Arial"/>
              </w:rPr>
              <w:t>Observerat uppfattat tillstånd Värde.värde</w:t>
            </w:r>
          </w:p>
        </w:tc>
        <w:tc>
          <w:tcPr>
            <w:tcW w:w="4111" w:type="dxa"/>
            <w:vAlign w:val="center"/>
          </w:tcPr>
          <w:p w14:paraId="1F5021C2"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maternityMedicalHistory/maternityMedicalHistoryBody/postDeliveryRecord/motherPostDeliveryRecord/bloodPressureSystolic</w:t>
            </w:r>
          </w:p>
        </w:tc>
      </w:tr>
      <w:tr w:rsidR="00F7750B" w:rsidRPr="00CC412F" w14:paraId="10E2C8CB" w14:textId="77777777" w:rsidTr="00CC412F">
        <w:trPr>
          <w:trHeight w:val="397"/>
        </w:trPr>
        <w:tc>
          <w:tcPr>
            <w:tcW w:w="1809" w:type="dxa"/>
            <w:vAlign w:val="center"/>
          </w:tcPr>
          <w:p w14:paraId="0ACBB1D7" w14:textId="77777777" w:rsidR="00F7750B" w:rsidRPr="00CC412F" w:rsidRDefault="00F7750B" w:rsidP="00CC412F">
            <w:r w:rsidRPr="00CC412F">
              <w:t>MotherPostDeliveryRecord.bloodPressureDiastolic</w:t>
            </w:r>
          </w:p>
        </w:tc>
        <w:tc>
          <w:tcPr>
            <w:tcW w:w="2977" w:type="dxa"/>
            <w:vAlign w:val="center"/>
          </w:tcPr>
          <w:p w14:paraId="43724399" w14:textId="77777777" w:rsidR="00F7750B" w:rsidRPr="00CC412F" w:rsidRDefault="00F7750B" w:rsidP="00CC412F">
            <w:r w:rsidRPr="00CC412F">
              <w:rPr>
                <w:rFonts w:cs="Arial"/>
              </w:rPr>
              <w:t>Observerat uppfattat tillstånd Värde.värde</w:t>
            </w:r>
          </w:p>
        </w:tc>
        <w:tc>
          <w:tcPr>
            <w:tcW w:w="4111" w:type="dxa"/>
            <w:vAlign w:val="center"/>
          </w:tcPr>
          <w:p w14:paraId="11980ACB"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maternityMedicalHistory/maternityMedicalHistoryBody/postDeliveryRecord/motherPostDeliveryRecord/bloodPressureDiastolic</w:t>
            </w:r>
          </w:p>
        </w:tc>
      </w:tr>
      <w:tr w:rsidR="00F7750B" w:rsidRPr="00CC412F" w14:paraId="5E46F580" w14:textId="77777777" w:rsidTr="00CC412F">
        <w:trPr>
          <w:trHeight w:val="397"/>
        </w:trPr>
        <w:tc>
          <w:tcPr>
            <w:tcW w:w="1809" w:type="dxa"/>
            <w:vAlign w:val="center"/>
          </w:tcPr>
          <w:p w14:paraId="673DCC51" w14:textId="77777777" w:rsidR="00F7750B" w:rsidRPr="00CC412F" w:rsidRDefault="00F7750B" w:rsidP="00CC412F">
            <w:r w:rsidRPr="00CC412F">
              <w:t>MotherPostDeliveryRecord.haemoglobin</w:t>
            </w:r>
          </w:p>
        </w:tc>
        <w:tc>
          <w:tcPr>
            <w:tcW w:w="2977" w:type="dxa"/>
            <w:vAlign w:val="center"/>
          </w:tcPr>
          <w:p w14:paraId="48D41E96" w14:textId="77777777" w:rsidR="00F7750B" w:rsidRPr="00CC412F" w:rsidRDefault="00F7750B" w:rsidP="00CC412F">
            <w:r w:rsidRPr="00CC412F">
              <w:rPr>
                <w:rFonts w:cs="Arial"/>
              </w:rPr>
              <w:t>Observerat uppfattat tillstånd Värde.värde</w:t>
            </w:r>
          </w:p>
        </w:tc>
        <w:tc>
          <w:tcPr>
            <w:tcW w:w="4111" w:type="dxa"/>
            <w:vAlign w:val="center"/>
          </w:tcPr>
          <w:p w14:paraId="0CA62E32"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maternityMedicalHistory/maternityMedicalHistoryBody/postDeliveryRecord/motherPostDeliveryRecord/haemoglobin</w:t>
            </w:r>
          </w:p>
        </w:tc>
      </w:tr>
      <w:tr w:rsidR="00F7750B" w:rsidRPr="00CC412F" w14:paraId="10260AEE" w14:textId="77777777" w:rsidTr="00CC412F">
        <w:trPr>
          <w:trHeight w:val="397"/>
        </w:trPr>
        <w:tc>
          <w:tcPr>
            <w:tcW w:w="1809" w:type="dxa"/>
            <w:vAlign w:val="center"/>
          </w:tcPr>
          <w:p w14:paraId="63451853" w14:textId="77777777" w:rsidR="00F7750B" w:rsidRPr="00CC412F" w:rsidRDefault="00F7750B" w:rsidP="00CC412F">
            <w:r w:rsidRPr="00CC412F">
              <w:t>MotherPostDeliveryRecord.scarsOK</w:t>
            </w:r>
          </w:p>
        </w:tc>
        <w:tc>
          <w:tcPr>
            <w:tcW w:w="2977" w:type="dxa"/>
            <w:vAlign w:val="center"/>
          </w:tcPr>
          <w:p w14:paraId="6CC30669" w14:textId="77777777" w:rsidR="00F7750B" w:rsidRPr="00CC412F" w:rsidRDefault="00F7750B" w:rsidP="00CC412F">
            <w:r w:rsidRPr="00CC412F">
              <w:t>Bedömt tillstånd.bedömning</w:t>
            </w:r>
          </w:p>
        </w:tc>
        <w:tc>
          <w:tcPr>
            <w:tcW w:w="4111" w:type="dxa"/>
            <w:vAlign w:val="center"/>
          </w:tcPr>
          <w:p w14:paraId="10D9D751"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maternityMedicalHistory/maternityMedicalHistoryBody/postDeliveryRecord/motherPostDeliveryRecord/scarsOK</w:t>
            </w:r>
          </w:p>
        </w:tc>
      </w:tr>
      <w:tr w:rsidR="00F7750B" w:rsidRPr="00CC412F" w14:paraId="11DBBA89" w14:textId="77777777" w:rsidTr="00CC412F">
        <w:trPr>
          <w:trHeight w:val="397"/>
        </w:trPr>
        <w:tc>
          <w:tcPr>
            <w:tcW w:w="1809" w:type="dxa"/>
            <w:vAlign w:val="center"/>
          </w:tcPr>
          <w:p w14:paraId="1E7E1166" w14:textId="77777777" w:rsidR="00F7750B" w:rsidRPr="00CC412F" w:rsidRDefault="00F7750B" w:rsidP="00CC412F">
            <w:r w:rsidRPr="00CC412F">
              <w:t>MotherPostDeliveryRecord.sutureRemoved</w:t>
            </w:r>
          </w:p>
        </w:tc>
        <w:tc>
          <w:tcPr>
            <w:tcW w:w="2977" w:type="dxa"/>
            <w:vAlign w:val="center"/>
          </w:tcPr>
          <w:p w14:paraId="656E2DB9" w14:textId="77777777" w:rsidR="00F7750B" w:rsidRPr="00CC412F" w:rsidRDefault="00F7750B" w:rsidP="00CC412F">
            <w:r w:rsidRPr="00CC412F">
              <w:t>Bedömt tillstånd.bedömning</w:t>
            </w:r>
          </w:p>
        </w:tc>
        <w:tc>
          <w:tcPr>
            <w:tcW w:w="4111" w:type="dxa"/>
            <w:vAlign w:val="center"/>
          </w:tcPr>
          <w:p w14:paraId="4EDD10D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maternityMedicalHistory/maternityMedicalHistoryBody/postDeliveryRecord/motherPostDeliveryRecord/sutureRemoved</w:t>
            </w:r>
          </w:p>
        </w:tc>
      </w:tr>
      <w:tr w:rsidR="00F7750B" w:rsidRPr="00CC412F" w14:paraId="75859F2C" w14:textId="77777777" w:rsidTr="00CC412F">
        <w:trPr>
          <w:trHeight w:val="397"/>
        </w:trPr>
        <w:tc>
          <w:tcPr>
            <w:tcW w:w="1809" w:type="dxa"/>
            <w:vAlign w:val="center"/>
          </w:tcPr>
          <w:p w14:paraId="358FD69D" w14:textId="77777777" w:rsidR="00F7750B" w:rsidRPr="00CC412F" w:rsidRDefault="00F7750B" w:rsidP="00CC412F">
            <w:r w:rsidRPr="00CC412F">
              <w:t>MotherPostDeliveryRecord.perineumComfortable</w:t>
            </w:r>
          </w:p>
        </w:tc>
        <w:tc>
          <w:tcPr>
            <w:tcW w:w="2977" w:type="dxa"/>
            <w:vAlign w:val="center"/>
          </w:tcPr>
          <w:p w14:paraId="6A290B64" w14:textId="77777777" w:rsidR="00F7750B" w:rsidRPr="00CC412F" w:rsidRDefault="00F7750B" w:rsidP="00CC412F">
            <w:r w:rsidRPr="00CC412F">
              <w:t>Bedömt tillstånd.bedömning</w:t>
            </w:r>
          </w:p>
        </w:tc>
        <w:tc>
          <w:tcPr>
            <w:tcW w:w="4111" w:type="dxa"/>
            <w:vAlign w:val="center"/>
          </w:tcPr>
          <w:p w14:paraId="43A6EAA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maternityMedicalHistory/maternityMedicalHistoryBody/postDeliveryRecord/motherPostDeliveryRecord/perineumComfortable</w:t>
            </w:r>
          </w:p>
        </w:tc>
      </w:tr>
      <w:tr w:rsidR="00F7750B" w:rsidRPr="00CC412F" w14:paraId="7C39E3F5" w14:textId="77777777" w:rsidTr="00CC412F">
        <w:trPr>
          <w:trHeight w:val="397"/>
        </w:trPr>
        <w:tc>
          <w:tcPr>
            <w:tcW w:w="1809" w:type="dxa"/>
            <w:vAlign w:val="center"/>
          </w:tcPr>
          <w:p w14:paraId="22386142" w14:textId="77777777" w:rsidR="00F7750B" w:rsidRPr="00CC412F" w:rsidRDefault="00F7750B" w:rsidP="00CC412F">
            <w:r w:rsidRPr="00CC412F">
              <w:t>MotherPostDeliveryRecord.vulvaVaginaPortioOK</w:t>
            </w:r>
          </w:p>
        </w:tc>
        <w:tc>
          <w:tcPr>
            <w:tcW w:w="2977" w:type="dxa"/>
            <w:vAlign w:val="center"/>
          </w:tcPr>
          <w:p w14:paraId="67F7E7A2" w14:textId="77777777" w:rsidR="00F7750B" w:rsidRPr="00CC412F" w:rsidRDefault="00F7750B" w:rsidP="00CC412F">
            <w:r w:rsidRPr="00CC412F">
              <w:t>Bedömt tillstånd.bedömning</w:t>
            </w:r>
          </w:p>
        </w:tc>
        <w:tc>
          <w:tcPr>
            <w:tcW w:w="4111" w:type="dxa"/>
            <w:vAlign w:val="center"/>
          </w:tcPr>
          <w:p w14:paraId="2C7E16B5"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maternityMedicalHistory/maternityMedicalHistoryBody/postDeliveryRecord/motherPostDeliveryRecord/vulvaVaginaPortioOK</w:t>
            </w:r>
          </w:p>
        </w:tc>
      </w:tr>
      <w:tr w:rsidR="00F7750B" w:rsidRPr="00CC412F" w14:paraId="14A92F1E" w14:textId="77777777" w:rsidTr="00CC412F">
        <w:trPr>
          <w:trHeight w:val="397"/>
        </w:trPr>
        <w:tc>
          <w:tcPr>
            <w:tcW w:w="1809" w:type="dxa"/>
            <w:vAlign w:val="center"/>
          </w:tcPr>
          <w:p w14:paraId="53EB35C6" w14:textId="77777777" w:rsidR="00F7750B" w:rsidRPr="00CC412F" w:rsidRDefault="00F7750B" w:rsidP="00CC412F">
            <w:r w:rsidRPr="00CC412F">
              <w:t>MotherPostDeliveryRecord.uterusContracted</w:t>
            </w:r>
          </w:p>
        </w:tc>
        <w:tc>
          <w:tcPr>
            <w:tcW w:w="2977" w:type="dxa"/>
            <w:vAlign w:val="center"/>
          </w:tcPr>
          <w:p w14:paraId="017ACBDE" w14:textId="77777777" w:rsidR="00F7750B" w:rsidRPr="00CC412F" w:rsidRDefault="00F7750B" w:rsidP="00CC412F">
            <w:r w:rsidRPr="00CC412F">
              <w:t>Bedömt tillstånd.bedömning</w:t>
            </w:r>
          </w:p>
        </w:tc>
        <w:tc>
          <w:tcPr>
            <w:tcW w:w="4111" w:type="dxa"/>
            <w:vAlign w:val="center"/>
          </w:tcPr>
          <w:p w14:paraId="5EEBBC71"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maternityMedicalHistory/maternityMedicalHistoryBody/postDeliveryRecord/motherPostDeliveryRecord/uterusContracted</w:t>
            </w:r>
          </w:p>
        </w:tc>
      </w:tr>
      <w:tr w:rsidR="00F7750B" w:rsidRPr="00CC412F" w14:paraId="7CC87B02" w14:textId="77777777" w:rsidTr="00CC412F">
        <w:trPr>
          <w:trHeight w:val="397"/>
        </w:trPr>
        <w:tc>
          <w:tcPr>
            <w:tcW w:w="1809" w:type="dxa"/>
            <w:vAlign w:val="center"/>
          </w:tcPr>
          <w:p w14:paraId="39815EB3" w14:textId="77777777" w:rsidR="00F7750B" w:rsidRPr="00CC412F" w:rsidRDefault="00F7750B" w:rsidP="00CC412F">
            <w:r w:rsidRPr="00CC412F">
              <w:t>MotherPostDeliveryRecord.uterusNote</w:t>
            </w:r>
          </w:p>
        </w:tc>
        <w:tc>
          <w:tcPr>
            <w:tcW w:w="2977" w:type="dxa"/>
            <w:vAlign w:val="center"/>
          </w:tcPr>
          <w:p w14:paraId="331AD9D6" w14:textId="77777777" w:rsidR="00F7750B" w:rsidRPr="00CC412F" w:rsidRDefault="00F7750B" w:rsidP="00CC412F">
            <w:r w:rsidRPr="00CC412F">
              <w:t>Bedömt tillstånd.bedömning</w:t>
            </w:r>
          </w:p>
        </w:tc>
        <w:tc>
          <w:tcPr>
            <w:tcW w:w="4111" w:type="dxa"/>
            <w:vAlign w:val="center"/>
          </w:tcPr>
          <w:p w14:paraId="2823B44B"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maternityMedicalHistory/maternityMedicalHistoryBody/postDeliveryRecord/motherPostDeliveryRecord/uterusNote</w:t>
            </w:r>
          </w:p>
        </w:tc>
      </w:tr>
      <w:tr w:rsidR="00F7750B" w:rsidRPr="00CC412F" w14:paraId="0EEC382F" w14:textId="77777777" w:rsidTr="00CC412F">
        <w:trPr>
          <w:trHeight w:val="397"/>
        </w:trPr>
        <w:tc>
          <w:tcPr>
            <w:tcW w:w="1809" w:type="dxa"/>
            <w:vAlign w:val="center"/>
          </w:tcPr>
          <w:p w14:paraId="3223ECCB" w14:textId="77777777" w:rsidR="00F7750B" w:rsidRPr="00CC412F" w:rsidRDefault="00F7750B" w:rsidP="00CC412F">
            <w:r w:rsidRPr="00CC412F">
              <w:t>ChildPostDeliveryRecord.ordinalNumber</w:t>
            </w:r>
          </w:p>
        </w:tc>
        <w:tc>
          <w:tcPr>
            <w:tcW w:w="2977" w:type="dxa"/>
            <w:vAlign w:val="center"/>
          </w:tcPr>
          <w:p w14:paraId="27400555" w14:textId="77777777" w:rsidR="00F7750B" w:rsidRPr="00CC412F" w:rsidRDefault="00F7750B" w:rsidP="00CC412F">
            <w:r w:rsidRPr="00CC412F">
              <w:rPr>
                <w:rFonts w:cs="Arial"/>
                <w:i/>
                <w:color w:val="FF0000"/>
              </w:rPr>
              <w:t>Saknar motsvarighet i V-TIM 2.2</w:t>
            </w:r>
          </w:p>
        </w:tc>
        <w:tc>
          <w:tcPr>
            <w:tcW w:w="4111" w:type="dxa"/>
            <w:vAlign w:val="center"/>
          </w:tcPr>
          <w:p w14:paraId="5E1962B2"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maternityMedicalHistory/maternityMedicalHistoryBody/postDeliveryRecord/childPostDeliveryRecord/ordinalNumber</w:t>
            </w:r>
          </w:p>
        </w:tc>
      </w:tr>
      <w:tr w:rsidR="00F7750B" w:rsidRPr="00CC412F" w14:paraId="6758979D" w14:textId="77777777" w:rsidTr="00CC412F">
        <w:trPr>
          <w:trHeight w:val="397"/>
        </w:trPr>
        <w:tc>
          <w:tcPr>
            <w:tcW w:w="1809" w:type="dxa"/>
            <w:vAlign w:val="center"/>
          </w:tcPr>
          <w:p w14:paraId="17341DAC" w14:textId="77777777" w:rsidR="00F7750B" w:rsidRPr="00CC412F" w:rsidRDefault="00F7750B" w:rsidP="00CC412F">
            <w:r w:rsidRPr="00CC412F">
              <w:t>ChildPostDeliveryRecord.weight</w:t>
            </w:r>
          </w:p>
        </w:tc>
        <w:tc>
          <w:tcPr>
            <w:tcW w:w="2977" w:type="dxa"/>
            <w:vAlign w:val="center"/>
          </w:tcPr>
          <w:p w14:paraId="4563049C" w14:textId="77777777" w:rsidR="00F7750B" w:rsidRPr="00CC412F" w:rsidRDefault="00F7750B" w:rsidP="00CC412F">
            <w:r w:rsidRPr="00CC412F">
              <w:rPr>
                <w:rFonts w:cs="Arial"/>
              </w:rPr>
              <w:t>Observerat uppfattat tillstånd Värde.värde</w:t>
            </w:r>
          </w:p>
        </w:tc>
        <w:tc>
          <w:tcPr>
            <w:tcW w:w="4111" w:type="dxa"/>
            <w:vAlign w:val="center"/>
          </w:tcPr>
          <w:p w14:paraId="02B4A633"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maternityMedicalHistory/maternityMedicalHistoryBody/postDeliveryRecord/childPostDeliveryRecord/weight</w:t>
            </w:r>
          </w:p>
        </w:tc>
      </w:tr>
      <w:tr w:rsidR="00F7750B" w:rsidRPr="00CC412F" w14:paraId="48EDB21A" w14:textId="77777777" w:rsidTr="00CC412F">
        <w:trPr>
          <w:trHeight w:val="397"/>
        </w:trPr>
        <w:tc>
          <w:tcPr>
            <w:tcW w:w="1809" w:type="dxa"/>
            <w:vAlign w:val="center"/>
          </w:tcPr>
          <w:p w14:paraId="4CBD5EDE" w14:textId="77777777" w:rsidR="00F7750B" w:rsidRPr="00CC412F" w:rsidRDefault="00F7750B" w:rsidP="00CC412F">
            <w:r w:rsidRPr="00CC412F">
              <w:t>ChildPostDeliveryRecord.apgarScore1</w:t>
            </w:r>
          </w:p>
        </w:tc>
        <w:tc>
          <w:tcPr>
            <w:tcW w:w="2977" w:type="dxa"/>
            <w:vAlign w:val="center"/>
          </w:tcPr>
          <w:p w14:paraId="17ED4CA8" w14:textId="77777777" w:rsidR="00F7750B" w:rsidRPr="00CC412F" w:rsidRDefault="00F7750B" w:rsidP="00CC412F">
            <w:r w:rsidRPr="00CC412F">
              <w:t>Observerat uppfattat tillstånd observation uppfattning.observation uppfattning tillståndsbeteckning</w:t>
            </w:r>
          </w:p>
        </w:tc>
        <w:tc>
          <w:tcPr>
            <w:tcW w:w="4111" w:type="dxa"/>
            <w:vAlign w:val="center"/>
          </w:tcPr>
          <w:p w14:paraId="05A292FD"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maternityMedicalHistory/maternityMedicalHistoryBody/postDeliveryRecord/childPostDeliveryRecord/apgarScore1</w:t>
            </w:r>
          </w:p>
        </w:tc>
      </w:tr>
      <w:tr w:rsidR="00F7750B" w:rsidRPr="00CC412F" w14:paraId="626B195D" w14:textId="77777777" w:rsidTr="00CC412F">
        <w:trPr>
          <w:trHeight w:val="397"/>
        </w:trPr>
        <w:tc>
          <w:tcPr>
            <w:tcW w:w="1809" w:type="dxa"/>
            <w:vAlign w:val="center"/>
          </w:tcPr>
          <w:p w14:paraId="61D66024" w14:textId="77777777" w:rsidR="00F7750B" w:rsidRPr="00CC412F" w:rsidRDefault="00F7750B" w:rsidP="00CC412F">
            <w:r w:rsidRPr="00CC412F">
              <w:t>ChildPostDeliveryRecord.apgarScore5</w:t>
            </w:r>
          </w:p>
        </w:tc>
        <w:tc>
          <w:tcPr>
            <w:tcW w:w="2977" w:type="dxa"/>
            <w:vAlign w:val="center"/>
          </w:tcPr>
          <w:p w14:paraId="783336F7" w14:textId="77777777" w:rsidR="00F7750B" w:rsidRPr="00CC412F" w:rsidRDefault="00F7750B" w:rsidP="00CC412F">
            <w:r w:rsidRPr="00CC412F">
              <w:t>Observerat uppfattat tillstånd observation uppfattning.observation uppfattning tillståndsbeteckning</w:t>
            </w:r>
          </w:p>
        </w:tc>
        <w:tc>
          <w:tcPr>
            <w:tcW w:w="4111" w:type="dxa"/>
            <w:vAlign w:val="center"/>
          </w:tcPr>
          <w:p w14:paraId="5FD0A587"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maternityMedicalHistory/maternityMedicalHistoryBody/postDeliveryRecord/childPostDeliveryRecord/apgarScore5</w:t>
            </w:r>
          </w:p>
        </w:tc>
      </w:tr>
      <w:tr w:rsidR="00F7750B" w:rsidRPr="00CC412F" w14:paraId="21ACC626" w14:textId="77777777" w:rsidTr="00CC412F">
        <w:trPr>
          <w:trHeight w:val="397"/>
        </w:trPr>
        <w:tc>
          <w:tcPr>
            <w:tcW w:w="1809" w:type="dxa"/>
            <w:vAlign w:val="center"/>
          </w:tcPr>
          <w:p w14:paraId="41B8DF26" w14:textId="77777777" w:rsidR="00F7750B" w:rsidRPr="00CC412F" w:rsidRDefault="00F7750B" w:rsidP="00CC412F">
            <w:r w:rsidRPr="00CC412F">
              <w:t>ChildPostDeliveryRecord.apgarScore10</w:t>
            </w:r>
          </w:p>
        </w:tc>
        <w:tc>
          <w:tcPr>
            <w:tcW w:w="2977" w:type="dxa"/>
            <w:vAlign w:val="center"/>
          </w:tcPr>
          <w:p w14:paraId="6C5590E4" w14:textId="77777777" w:rsidR="00F7750B" w:rsidRPr="00CC412F" w:rsidRDefault="00F7750B" w:rsidP="00CC412F">
            <w:r w:rsidRPr="00CC412F">
              <w:t>Observerat uppfattat tillstånd observation uppfattning.observation uppfattning tillståndsbeteckning</w:t>
            </w:r>
          </w:p>
        </w:tc>
        <w:tc>
          <w:tcPr>
            <w:tcW w:w="4111" w:type="dxa"/>
            <w:vAlign w:val="center"/>
          </w:tcPr>
          <w:p w14:paraId="29A45DB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maternityMedicalHistory/maternityMedicalHistoryBody/postDeliveryRecord/childPostDeliveryRecord/apgarScore10</w:t>
            </w:r>
          </w:p>
        </w:tc>
      </w:tr>
      <w:tr w:rsidR="00F7750B" w:rsidRPr="00CC412F" w14:paraId="07841C9B" w14:textId="77777777" w:rsidTr="00CC412F">
        <w:trPr>
          <w:trHeight w:val="397"/>
        </w:trPr>
        <w:tc>
          <w:tcPr>
            <w:tcW w:w="1809" w:type="dxa"/>
            <w:vAlign w:val="center"/>
          </w:tcPr>
          <w:p w14:paraId="7C3A52E7" w14:textId="77777777" w:rsidR="00F7750B" w:rsidRPr="00CC412F" w:rsidRDefault="00F7750B" w:rsidP="00CC412F">
            <w:r w:rsidRPr="00CC412F">
              <w:t>Medication.medicament</w:t>
            </w:r>
          </w:p>
        </w:tc>
        <w:tc>
          <w:tcPr>
            <w:tcW w:w="2977" w:type="dxa"/>
            <w:vAlign w:val="center"/>
          </w:tcPr>
          <w:p w14:paraId="648B6379" w14:textId="77777777" w:rsidR="00F7750B" w:rsidRPr="00CC412F" w:rsidRDefault="00F7750B" w:rsidP="00CC412F">
            <w:r w:rsidRPr="00CC412F">
              <w:t>Specifikation läkemedel.varumärkesnamn</w:t>
            </w:r>
          </w:p>
        </w:tc>
        <w:tc>
          <w:tcPr>
            <w:tcW w:w="4111" w:type="dxa"/>
            <w:vAlign w:val="center"/>
          </w:tcPr>
          <w:p w14:paraId="52740707"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maternityMedicalHistory/maternityMedicalHistoryBody/registrationRecord/previousGravidityAndParity/medicationDuringPregnancy/medicament</w:t>
            </w:r>
          </w:p>
          <w:p w14:paraId="483E6ADD" w14:textId="77777777" w:rsidR="00F7750B" w:rsidRPr="003A6D72" w:rsidRDefault="00F7750B" w:rsidP="00CC412F">
            <w:pPr>
              <w:autoSpaceDE w:val="0"/>
              <w:autoSpaceDN w:val="0"/>
              <w:adjustRightInd w:val="0"/>
              <w:spacing w:line="240" w:lineRule="auto"/>
              <w:rPr>
                <w:rFonts w:cs="Consolas"/>
                <w:spacing w:val="-1"/>
              </w:rPr>
            </w:pPr>
          </w:p>
          <w:p w14:paraId="1D967987" w14:textId="77777777" w:rsidR="00F7750B" w:rsidRPr="003A6D72" w:rsidRDefault="00F7750B" w:rsidP="00CC412F">
            <w:pPr>
              <w:autoSpaceDE w:val="0"/>
              <w:autoSpaceDN w:val="0"/>
              <w:adjustRightInd w:val="0"/>
              <w:spacing w:line="240" w:lineRule="auto"/>
              <w:rPr>
                <w:rFonts w:cs="Consolas"/>
                <w:i/>
                <w:spacing w:val="-1"/>
              </w:rPr>
            </w:pPr>
            <w:r w:rsidRPr="003A6D72">
              <w:rPr>
                <w:rFonts w:cs="Consolas"/>
                <w:i/>
                <w:spacing w:val="-1"/>
              </w:rPr>
              <w:t>och</w:t>
            </w:r>
          </w:p>
          <w:p w14:paraId="30C0F055" w14:textId="77777777" w:rsidR="00F7750B" w:rsidRPr="003A6D72" w:rsidRDefault="00F7750B" w:rsidP="00CC412F">
            <w:pPr>
              <w:autoSpaceDE w:val="0"/>
              <w:autoSpaceDN w:val="0"/>
              <w:adjustRightInd w:val="0"/>
              <w:spacing w:line="240" w:lineRule="auto"/>
              <w:rPr>
                <w:rFonts w:cs="Consolas"/>
                <w:spacing w:val="-1"/>
              </w:rPr>
            </w:pPr>
          </w:p>
          <w:p w14:paraId="74D0C0DF"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maternityMedicalHistory/maternityMedicalHistoryBody/pregnancyCheckupRecord/medicationSinceRegistration/medicament</w:t>
            </w:r>
          </w:p>
        </w:tc>
      </w:tr>
      <w:tr w:rsidR="00F7750B" w:rsidRPr="00CC412F" w14:paraId="0E806A64" w14:textId="77777777" w:rsidTr="00CC412F">
        <w:trPr>
          <w:trHeight w:val="397"/>
        </w:trPr>
        <w:tc>
          <w:tcPr>
            <w:tcW w:w="1809" w:type="dxa"/>
            <w:vAlign w:val="center"/>
          </w:tcPr>
          <w:p w14:paraId="724A27DE" w14:textId="77777777" w:rsidR="00F7750B" w:rsidRPr="00CC412F" w:rsidRDefault="00F7750B" w:rsidP="00CC412F">
            <w:r w:rsidRPr="00CC412F">
              <w:t>Medication.dosage</w:t>
            </w:r>
          </w:p>
        </w:tc>
        <w:tc>
          <w:tcPr>
            <w:tcW w:w="2977" w:type="dxa"/>
            <w:vAlign w:val="center"/>
          </w:tcPr>
          <w:p w14:paraId="21E86D61" w14:textId="77777777" w:rsidR="00F7750B" w:rsidRPr="00CC412F" w:rsidRDefault="00F7750B" w:rsidP="00CC412F">
            <w:r w:rsidRPr="00CC412F">
              <w:t>Dosspecifikation</w:t>
            </w:r>
          </w:p>
        </w:tc>
        <w:tc>
          <w:tcPr>
            <w:tcW w:w="4111" w:type="dxa"/>
            <w:vAlign w:val="center"/>
          </w:tcPr>
          <w:p w14:paraId="6CB8F448"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maternityMedicalHistory/maternityMedicalHistoryBody/pregnancyCheckupRecord/medicationSinceRegistration/dosage</w:t>
            </w:r>
          </w:p>
        </w:tc>
      </w:tr>
    </w:tbl>
    <w:p w14:paraId="219B651A" w14:textId="77777777" w:rsidR="007E47C0" w:rsidRPr="00CC412F" w:rsidRDefault="007E47C0" w:rsidP="007E47C0">
      <w:bookmarkStart w:id="108" w:name="_Toc176141590"/>
      <w:bookmarkStart w:id="109" w:name="_Toc176141594"/>
      <w:bookmarkStart w:id="110" w:name="_Toc182360207"/>
      <w:bookmarkStart w:id="111" w:name="_Toc182360366"/>
      <w:bookmarkStart w:id="112" w:name="_Toc182362292"/>
      <w:bookmarkEnd w:id="108"/>
      <w:bookmarkEnd w:id="109"/>
      <w:bookmarkEnd w:id="110"/>
      <w:bookmarkEnd w:id="111"/>
      <w:bookmarkEnd w:id="112"/>
    </w:p>
    <w:p w14:paraId="428F4271" w14:textId="77777777" w:rsidR="00F7750B" w:rsidRPr="00CC412F" w:rsidRDefault="00F7750B">
      <w:pPr>
        <w:spacing w:line="240" w:lineRule="auto"/>
        <w:rPr>
          <w:rFonts w:eastAsia="Times New Roman"/>
          <w:bCs/>
          <w:sz w:val="24"/>
        </w:rPr>
      </w:pPr>
      <w:r w:rsidRPr="00CC412F">
        <w:br w:type="page"/>
      </w:r>
    </w:p>
    <w:p w14:paraId="56C01FCC" w14:textId="5F9BD77A" w:rsidR="0093401A" w:rsidRPr="00CC412F" w:rsidRDefault="0093401A" w:rsidP="003A6D72">
      <w:pPr>
        <w:pStyle w:val="Heading3"/>
      </w:pPr>
      <w:bookmarkStart w:id="113" w:name="_Toc383102084"/>
      <w:r w:rsidRPr="00CC412F">
        <w:t>Get</w:t>
      </w:r>
      <w:r w:rsidR="009003B9" w:rsidRPr="00CC412F">
        <w:t>LaboratoryOrderOutcome</w:t>
      </w:r>
      <w:bookmarkEnd w:id="113"/>
    </w:p>
    <w:p w14:paraId="4E1B1A8E" w14:textId="77777777" w:rsidR="009003B9" w:rsidRPr="00CC412F" w:rsidRDefault="009003B9" w:rsidP="003A6D72">
      <w:r w:rsidRPr="00CC412F">
        <w:t xml:space="preserve">Meddelandeformatet är kompatibelt med HL7 v. 3 CDA v. 2 och NPÖ RIV Informationsspecifikation 2.2.1, V-MIM ”Undersökningsresultat Klinisk kemi/Mikrobiologi”, enligt beskrivning i bilaga </w:t>
      </w:r>
      <w:commentRangeStart w:id="114"/>
      <w:r w:rsidRPr="00CC412F">
        <w:t>MIM_Mappningar_GetLaboratoryOrderOutcome.xlsx</w:t>
      </w:r>
      <w:commentRangeEnd w:id="114"/>
      <w:r w:rsidR="008A0295">
        <w:rPr>
          <w:rStyle w:val="CommentReference"/>
          <w:rFonts w:ascii="Arial" w:eastAsia="ヒラギノ角ゴ Pro W3" w:hAnsi="Arial"/>
          <w:i/>
          <w:color w:val="000000"/>
          <w:lang w:val="en-GB"/>
        </w:rPr>
        <w:commentReference w:id="114"/>
      </w:r>
      <w:r w:rsidRPr="00CC412F">
        <w:t>.</w:t>
      </w:r>
    </w:p>
    <w:p w14:paraId="233929C6" w14:textId="77777777" w:rsidR="00F7750B" w:rsidRPr="00CC412F" w:rsidRDefault="00F7750B" w:rsidP="003A6D72"/>
    <w:p w14:paraId="6304442E" w14:textId="4B960329" w:rsidR="00F7750B" w:rsidRPr="00CC412F" w:rsidRDefault="00F7750B" w:rsidP="009003B9">
      <w:pPr>
        <w:spacing w:line="239" w:lineRule="auto"/>
        <w:ind w:right="145"/>
        <w:rPr>
          <w:spacing w:val="-1"/>
        </w:rPr>
      </w:pPr>
      <w:commentRangeStart w:id="115"/>
      <w:r w:rsidRPr="003A6D72">
        <w:rPr>
          <w:noProof/>
          <w:spacing w:val="-1"/>
          <w:lang w:val="en-US"/>
        </w:rPr>
        <w:drawing>
          <wp:inline distT="0" distB="0" distL="0" distR="0" wp14:anchorId="1B737980" wp14:editId="30AA779C">
            <wp:extent cx="5507990" cy="3516400"/>
            <wp:effectExtent l="0" t="0" r="0" b="8255"/>
            <wp:docPr id="31" name="Bildobjekt 31" descr="C:\rivta\ServiceInteractions\riv\clinicalprocess\healthcond\actoutcome\trunk\docs\work_material\export\MIM_GetLaboratoryOrder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vta\ServiceInteractions\riv\clinicalprocess\healthcond\actoutcome\trunk\docs\work_material\export\MIM_GetLaboratoryOrderOutco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7990" cy="3516400"/>
                    </a:xfrm>
                    <a:prstGeom prst="rect">
                      <a:avLst/>
                    </a:prstGeom>
                    <a:noFill/>
                    <a:ln>
                      <a:noFill/>
                    </a:ln>
                  </pic:spPr>
                </pic:pic>
              </a:graphicData>
            </a:graphic>
          </wp:inline>
        </w:drawing>
      </w:r>
      <w:commentRangeEnd w:id="115"/>
      <w:r w:rsidR="004F7A03">
        <w:rPr>
          <w:rStyle w:val="CommentReference"/>
          <w:rFonts w:ascii="Arial" w:eastAsia="ヒラギノ角ゴ Pro W3" w:hAnsi="Arial"/>
          <w:i/>
          <w:color w:val="000000"/>
          <w:lang w:val="en-GB"/>
        </w:rPr>
        <w:commentReference w:id="115"/>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CC412F"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CC412F" w:rsidRDefault="00F7750B" w:rsidP="00CC412F">
            <w:pPr>
              <w:rPr>
                <w:b/>
              </w:rPr>
            </w:pPr>
            <w:r w:rsidRPr="00CC412F">
              <w:rPr>
                <w:b/>
              </w:rPr>
              <w:t>Klass.attribut</w:t>
            </w:r>
            <w:r w:rsidR="00FE3D2C">
              <w:rPr>
                <w:b/>
              </w:rPr>
              <w:t xml:space="preserve"> i MIM</w:t>
            </w:r>
          </w:p>
        </w:tc>
        <w:tc>
          <w:tcPr>
            <w:tcW w:w="2977" w:type="dxa"/>
            <w:shd w:val="clear" w:color="auto" w:fill="D9D9D9" w:themeFill="background1" w:themeFillShade="D9"/>
            <w:vAlign w:val="center"/>
          </w:tcPr>
          <w:p w14:paraId="36E1447D" w14:textId="77777777" w:rsidR="00F7750B" w:rsidRPr="00CC412F" w:rsidRDefault="00F7750B" w:rsidP="00CC412F">
            <w:pPr>
              <w:rPr>
                <w:b/>
              </w:rPr>
            </w:pPr>
            <w:r w:rsidRPr="00CC412F">
              <w:rPr>
                <w:b/>
              </w:rPr>
              <w:t>Mappning mot V-TIM 2.2</w:t>
            </w:r>
          </w:p>
        </w:tc>
        <w:tc>
          <w:tcPr>
            <w:tcW w:w="4111" w:type="dxa"/>
            <w:shd w:val="clear" w:color="auto" w:fill="D9D9D9" w:themeFill="background1" w:themeFillShade="D9"/>
            <w:vAlign w:val="center"/>
          </w:tcPr>
          <w:p w14:paraId="7B0D4832" w14:textId="77777777" w:rsidR="00F7750B" w:rsidRPr="00CC412F" w:rsidRDefault="00F7750B" w:rsidP="00CC412F">
            <w:pPr>
              <w:rPr>
                <w:b/>
              </w:rPr>
            </w:pPr>
            <w:r w:rsidRPr="00CC412F">
              <w:rPr>
                <w:b/>
              </w:rPr>
              <w:t>Mappning mot XSD schema</w:t>
            </w:r>
          </w:p>
        </w:tc>
      </w:tr>
      <w:tr w:rsidR="00F7750B" w:rsidRPr="00CC412F" w14:paraId="1E5C1C91" w14:textId="77777777" w:rsidTr="00CC412F">
        <w:trPr>
          <w:trHeight w:val="397"/>
        </w:trPr>
        <w:tc>
          <w:tcPr>
            <w:tcW w:w="1809" w:type="dxa"/>
            <w:vAlign w:val="center"/>
          </w:tcPr>
          <w:p w14:paraId="213D85A8" w14:textId="77777777" w:rsidR="00F7750B" w:rsidRPr="00CC412F" w:rsidRDefault="00F7750B" w:rsidP="00CC412F">
            <w:pPr>
              <w:jc w:val="both"/>
            </w:pPr>
            <w:r w:rsidRPr="00CC412F">
              <w:t>laboratoryOrderOutcome</w:t>
            </w:r>
          </w:p>
        </w:tc>
        <w:tc>
          <w:tcPr>
            <w:tcW w:w="2977" w:type="dxa"/>
            <w:vAlign w:val="center"/>
          </w:tcPr>
          <w:p w14:paraId="503D4703" w14:textId="77777777" w:rsidR="00F7750B" w:rsidRPr="00CC412F" w:rsidRDefault="00F7750B" w:rsidP="00CC412F">
            <w:pPr>
              <w:rPr>
                <w:rFonts w:cs="Arial"/>
                <w:spacing w:val="-1"/>
              </w:rPr>
            </w:pPr>
          </w:p>
        </w:tc>
        <w:tc>
          <w:tcPr>
            <w:tcW w:w="4111" w:type="dxa"/>
            <w:vAlign w:val="center"/>
          </w:tcPr>
          <w:p w14:paraId="59DA14C8" w14:textId="77777777" w:rsidR="00F7750B" w:rsidRPr="00CC412F" w:rsidRDefault="00F7750B" w:rsidP="00CC412F">
            <w:pPr>
              <w:jc w:val="both"/>
            </w:pPr>
          </w:p>
        </w:tc>
      </w:tr>
      <w:tr w:rsidR="00F7750B" w:rsidRPr="00CC412F" w14:paraId="06D3EA46" w14:textId="77777777" w:rsidTr="00CC412F">
        <w:trPr>
          <w:trHeight w:val="397"/>
        </w:trPr>
        <w:tc>
          <w:tcPr>
            <w:tcW w:w="1809" w:type="dxa"/>
            <w:vAlign w:val="center"/>
          </w:tcPr>
          <w:p w14:paraId="4EC0AD55" w14:textId="77777777" w:rsidR="00F7750B" w:rsidRPr="00CC412F" w:rsidRDefault="00F7750B" w:rsidP="00CC412F">
            <w:pPr>
              <w:jc w:val="both"/>
            </w:pPr>
            <w:commentRangeStart w:id="116"/>
            <w:r w:rsidRPr="00CC412F">
              <w:t>laboratoryOrderOutcomeHeader</w:t>
            </w:r>
            <w:commentRangeEnd w:id="116"/>
            <w:r w:rsidR="00FE3D2C">
              <w:rPr>
                <w:rStyle w:val="CommentReference"/>
                <w:rFonts w:ascii="Arial" w:eastAsia="ヒラギノ角ゴ Pro W3" w:hAnsi="Arial"/>
                <w:i/>
                <w:color w:val="000000"/>
                <w:lang w:val="en-GB"/>
              </w:rPr>
              <w:commentReference w:id="116"/>
            </w:r>
            <w:r w:rsidRPr="00CC412F">
              <w:t>.documentId</w:t>
            </w:r>
          </w:p>
        </w:tc>
        <w:tc>
          <w:tcPr>
            <w:tcW w:w="2977" w:type="dxa"/>
            <w:vAlign w:val="center"/>
          </w:tcPr>
          <w:p w14:paraId="50C67ABB"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resultat.framställan resultat_id</w:t>
            </w:r>
          </w:p>
        </w:tc>
        <w:tc>
          <w:tcPr>
            <w:tcW w:w="4111" w:type="dxa"/>
            <w:vAlign w:val="center"/>
          </w:tcPr>
          <w:p w14:paraId="695F4481" w14:textId="77777777" w:rsidR="00F7750B" w:rsidRPr="00CC412F" w:rsidRDefault="00F7750B" w:rsidP="00CC412F">
            <w:pPr>
              <w:jc w:val="both"/>
            </w:pPr>
            <w:r w:rsidRPr="00CC412F">
              <w:t>laboratoryOrderOutcome/laboratoryOrderOutcomeHeader/documentId</w:t>
            </w:r>
          </w:p>
        </w:tc>
      </w:tr>
      <w:tr w:rsidR="00F7750B" w:rsidRPr="00CC412F" w14:paraId="217BC7EC" w14:textId="77777777" w:rsidTr="00CC412F">
        <w:trPr>
          <w:trHeight w:val="397"/>
        </w:trPr>
        <w:tc>
          <w:tcPr>
            <w:tcW w:w="1809" w:type="dxa"/>
            <w:vAlign w:val="center"/>
          </w:tcPr>
          <w:p w14:paraId="0ACF3801" w14:textId="77777777" w:rsidR="00F7750B" w:rsidRPr="00CC412F" w:rsidRDefault="00F7750B" w:rsidP="00CC412F">
            <w:pPr>
              <w:jc w:val="both"/>
            </w:pPr>
            <w:r w:rsidRPr="00CC412F">
              <w:t>laboratoryOrderOutcomeHeader.sourceSystemHSAId</w:t>
            </w:r>
          </w:p>
        </w:tc>
        <w:tc>
          <w:tcPr>
            <w:tcW w:w="2977" w:type="dxa"/>
            <w:vAlign w:val="center"/>
          </w:tcPr>
          <w:p w14:paraId="4AA43729" w14:textId="77777777" w:rsidR="00F7750B" w:rsidRPr="00CC412F" w:rsidRDefault="00F7750B" w:rsidP="00CC412F">
            <w:r w:rsidRPr="00CC412F">
              <w:rPr>
                <w:rFonts w:cs="Arial"/>
                <w:i/>
                <w:color w:val="FF0000"/>
              </w:rPr>
              <w:t>Saknar motsvarighet i V-TIM 2.2</w:t>
            </w:r>
          </w:p>
        </w:tc>
        <w:tc>
          <w:tcPr>
            <w:tcW w:w="4111" w:type="dxa"/>
            <w:vAlign w:val="center"/>
          </w:tcPr>
          <w:p w14:paraId="18E4ED99" w14:textId="77777777" w:rsidR="00F7750B" w:rsidRPr="00CC412F" w:rsidRDefault="00F7750B" w:rsidP="00CC412F">
            <w:pPr>
              <w:jc w:val="both"/>
            </w:pPr>
            <w:r w:rsidRPr="00CC412F">
              <w:t>laboratoryOrderOutcome/laboratoryOrderOutcomeHeader/sourceSystemHSAId</w:t>
            </w:r>
          </w:p>
        </w:tc>
      </w:tr>
      <w:tr w:rsidR="00F7750B" w:rsidRPr="00CC412F" w14:paraId="39CEE135" w14:textId="77777777" w:rsidTr="00CC412F">
        <w:trPr>
          <w:trHeight w:val="397"/>
        </w:trPr>
        <w:tc>
          <w:tcPr>
            <w:tcW w:w="1809" w:type="dxa"/>
            <w:vAlign w:val="center"/>
          </w:tcPr>
          <w:p w14:paraId="24B16B33" w14:textId="77777777" w:rsidR="00F7750B" w:rsidRPr="00CC412F" w:rsidRDefault="00F7750B" w:rsidP="00CC412F">
            <w:pPr>
              <w:jc w:val="both"/>
            </w:pPr>
            <w:r w:rsidRPr="00CC412F">
              <w:t>laboratoryOrderOutcomeHeader.patientId</w:t>
            </w:r>
          </w:p>
        </w:tc>
        <w:tc>
          <w:tcPr>
            <w:tcW w:w="2977" w:type="dxa"/>
            <w:vAlign w:val="center"/>
          </w:tcPr>
          <w:p w14:paraId="456A3B6D" w14:textId="77777777" w:rsidR="00F7750B" w:rsidRPr="00CC412F" w:rsidRDefault="00F7750B" w:rsidP="00CC412F">
            <w:pPr>
              <w:rPr>
                <w:rFonts w:cs="Arial"/>
                <w:spacing w:val="-1"/>
              </w:rPr>
            </w:pPr>
            <w:r w:rsidRPr="00CC412F">
              <w:rPr>
                <w:rFonts w:cs="Arial"/>
                <w:spacing w:val="-1"/>
              </w:rPr>
              <w:t>Patient.person-id</w:t>
            </w:r>
          </w:p>
        </w:tc>
        <w:tc>
          <w:tcPr>
            <w:tcW w:w="4111" w:type="dxa"/>
            <w:vAlign w:val="center"/>
          </w:tcPr>
          <w:p w14:paraId="17768B68" w14:textId="77777777" w:rsidR="00F7750B" w:rsidRPr="00CC412F" w:rsidRDefault="00F7750B" w:rsidP="00CC412F">
            <w:pPr>
              <w:jc w:val="both"/>
            </w:pPr>
            <w:r w:rsidRPr="00CC412F">
              <w:t>laboratoryOrderOutcome/laboratoryOrderOutcomeHeader/patientId</w:t>
            </w:r>
          </w:p>
        </w:tc>
      </w:tr>
      <w:tr w:rsidR="00F7750B" w:rsidRPr="00CC412F" w14:paraId="7D308074" w14:textId="77777777" w:rsidTr="00CC412F">
        <w:trPr>
          <w:trHeight w:val="397"/>
        </w:trPr>
        <w:tc>
          <w:tcPr>
            <w:tcW w:w="1809" w:type="dxa"/>
            <w:vAlign w:val="center"/>
          </w:tcPr>
          <w:p w14:paraId="50A29295" w14:textId="77777777" w:rsidR="00F7750B" w:rsidRPr="00CC412F" w:rsidRDefault="00F7750B" w:rsidP="00CC412F">
            <w:pPr>
              <w:jc w:val="both"/>
            </w:pPr>
            <w:r w:rsidRPr="00CC412F">
              <w:t>laboratoryOrderOutcomeHeader.accountableHealthcareProfessional</w:t>
            </w:r>
          </w:p>
        </w:tc>
        <w:tc>
          <w:tcPr>
            <w:tcW w:w="2977" w:type="dxa"/>
            <w:vAlign w:val="center"/>
          </w:tcPr>
          <w:p w14:paraId="07DE404A" w14:textId="77777777" w:rsidR="00F7750B" w:rsidRPr="00CC412F" w:rsidRDefault="00F7750B" w:rsidP="00CC412F">
            <w:r w:rsidRPr="00CC412F">
              <w:rPr>
                <w:rFonts w:cs="Arial"/>
                <w:i/>
                <w:color w:val="FF0000"/>
              </w:rPr>
              <w:t>Saknar motsvarighet i V-TIM 2.2</w:t>
            </w:r>
          </w:p>
        </w:tc>
        <w:tc>
          <w:tcPr>
            <w:tcW w:w="4111" w:type="dxa"/>
            <w:vAlign w:val="center"/>
          </w:tcPr>
          <w:p w14:paraId="74550868" w14:textId="77777777" w:rsidR="00F7750B" w:rsidRPr="00CC412F" w:rsidRDefault="00F7750B" w:rsidP="00CC412F">
            <w:pPr>
              <w:jc w:val="both"/>
            </w:pPr>
            <w:r w:rsidRPr="00CC412F">
              <w:t>laboratoryOrderOutcome/laboratoryOrderOutcomeHeader/accountableHealthcareProfessional</w:t>
            </w:r>
          </w:p>
        </w:tc>
      </w:tr>
      <w:tr w:rsidR="00F7750B" w:rsidRPr="00CC412F" w14:paraId="7E1DBA7F" w14:textId="77777777" w:rsidTr="00CC412F">
        <w:trPr>
          <w:trHeight w:val="397"/>
        </w:trPr>
        <w:tc>
          <w:tcPr>
            <w:tcW w:w="1809" w:type="dxa"/>
            <w:vAlign w:val="center"/>
          </w:tcPr>
          <w:p w14:paraId="48BCD9F3" w14:textId="77777777" w:rsidR="00F7750B" w:rsidRPr="00CC412F" w:rsidRDefault="00F7750B" w:rsidP="00CC412F">
            <w:pPr>
              <w:jc w:val="both"/>
            </w:pPr>
            <w:r w:rsidRPr="00CC412F">
              <w:t>accountableHealthcareProfessional.authorTime</w:t>
            </w:r>
          </w:p>
        </w:tc>
        <w:tc>
          <w:tcPr>
            <w:tcW w:w="2977" w:type="dxa"/>
            <w:vAlign w:val="center"/>
          </w:tcPr>
          <w:p w14:paraId="10022A34" w14:textId="77777777" w:rsidR="00F7750B" w:rsidRPr="00CC412F" w:rsidRDefault="00F7750B" w:rsidP="00CC412F">
            <w:proofErr w:type="gramStart"/>
            <w:r w:rsidRPr="00CC412F">
              <w:rPr>
                <w:rFonts w:cs="Arial"/>
              </w:rPr>
              <w:t>Framställan</w:t>
            </w:r>
            <w:proofErr w:type="gramEnd"/>
            <w:r w:rsidRPr="00CC412F">
              <w:rPr>
                <w:rFonts w:cs="Arial"/>
              </w:rPr>
              <w:t xml:space="preserve"> resultat.svar inkommit tidpunkt</w:t>
            </w:r>
          </w:p>
        </w:tc>
        <w:tc>
          <w:tcPr>
            <w:tcW w:w="4111" w:type="dxa"/>
            <w:vAlign w:val="center"/>
          </w:tcPr>
          <w:p w14:paraId="3E19C816" w14:textId="77777777" w:rsidR="00F7750B" w:rsidRPr="00CC412F" w:rsidRDefault="00F7750B" w:rsidP="00CC412F">
            <w:pPr>
              <w:jc w:val="both"/>
            </w:pPr>
            <w:r w:rsidRPr="00CC412F">
              <w:t xml:space="preserve">laboratoryOrderOutcome/laboratoryOrderOutcomeHeader/ </w:t>
            </w:r>
            <w:proofErr w:type="gramStart"/>
            <w:r w:rsidRPr="00CC412F">
              <w:t>accountableHealthcareProfessional /authorTime</w:t>
            </w:r>
            <w:proofErr w:type="gramEnd"/>
          </w:p>
        </w:tc>
      </w:tr>
      <w:tr w:rsidR="00F7750B" w:rsidRPr="00CC412F" w14:paraId="0380FF8C" w14:textId="77777777" w:rsidTr="00CC412F">
        <w:trPr>
          <w:trHeight w:val="397"/>
        </w:trPr>
        <w:tc>
          <w:tcPr>
            <w:tcW w:w="1809" w:type="dxa"/>
            <w:vAlign w:val="center"/>
          </w:tcPr>
          <w:p w14:paraId="5588976A" w14:textId="77777777" w:rsidR="00F7750B" w:rsidRPr="00CC412F" w:rsidRDefault="00F7750B" w:rsidP="00CC412F">
            <w:pPr>
              <w:jc w:val="both"/>
            </w:pPr>
            <w:r w:rsidRPr="00CC412F">
              <w:t>accountableHealthcareProfessional.healthcareProfessionalHSAId</w:t>
            </w:r>
          </w:p>
        </w:tc>
        <w:tc>
          <w:tcPr>
            <w:tcW w:w="2977" w:type="dxa"/>
            <w:vAlign w:val="center"/>
          </w:tcPr>
          <w:p w14:paraId="7425B251" w14:textId="77777777" w:rsidR="00F7750B" w:rsidRPr="00CC412F" w:rsidRDefault="00F7750B" w:rsidP="00CC412F">
            <w:r w:rsidRPr="00CC412F">
              <w:rPr>
                <w:rFonts w:cs="Arial"/>
                <w:spacing w:val="-1"/>
              </w:rPr>
              <w:t>Vård- och omsorgsutövare.personal id</w:t>
            </w:r>
          </w:p>
        </w:tc>
        <w:tc>
          <w:tcPr>
            <w:tcW w:w="4111" w:type="dxa"/>
            <w:vAlign w:val="center"/>
          </w:tcPr>
          <w:p w14:paraId="6536D472" w14:textId="77777777" w:rsidR="00F7750B" w:rsidRPr="003A6D72" w:rsidRDefault="00F7750B" w:rsidP="00CC412F">
            <w:pPr>
              <w:jc w:val="both"/>
            </w:pPr>
            <w:r w:rsidRPr="003A6D72">
              <w:t>laboratoryOrderOutcome/laboratoryOrderOutcomeHeader/accountableHealthcareProfessional/healthcareProfessionalHSAId</w:t>
            </w:r>
          </w:p>
        </w:tc>
      </w:tr>
      <w:tr w:rsidR="00F7750B" w:rsidRPr="00CC412F" w14:paraId="3E240648" w14:textId="77777777" w:rsidTr="00CC412F">
        <w:trPr>
          <w:trHeight w:val="397"/>
        </w:trPr>
        <w:tc>
          <w:tcPr>
            <w:tcW w:w="1809" w:type="dxa"/>
            <w:vAlign w:val="center"/>
          </w:tcPr>
          <w:p w14:paraId="06D84114" w14:textId="77777777" w:rsidR="00F7750B" w:rsidRPr="00CC412F" w:rsidRDefault="00F7750B" w:rsidP="00CC412F">
            <w:pPr>
              <w:jc w:val="both"/>
            </w:pPr>
            <w:r w:rsidRPr="003A6D72">
              <w:t>accountableHealthcareProfessional.healthcareProfessionalName</w:t>
            </w:r>
          </w:p>
        </w:tc>
        <w:tc>
          <w:tcPr>
            <w:tcW w:w="2977" w:type="dxa"/>
            <w:vAlign w:val="center"/>
          </w:tcPr>
          <w:p w14:paraId="31455DFB" w14:textId="77777777" w:rsidR="00F7750B" w:rsidRPr="00CC412F" w:rsidRDefault="00F7750B" w:rsidP="00CC412F">
            <w:r w:rsidRPr="00CC412F">
              <w:rPr>
                <w:rFonts w:cs="Arial"/>
                <w:spacing w:val="-1"/>
              </w:rPr>
              <w:t>Vård- och omsorgsutövare.personal namn</w:t>
            </w:r>
          </w:p>
        </w:tc>
        <w:tc>
          <w:tcPr>
            <w:tcW w:w="4111" w:type="dxa"/>
            <w:vAlign w:val="center"/>
          </w:tcPr>
          <w:p w14:paraId="4D33251F" w14:textId="77777777" w:rsidR="00F7750B" w:rsidRPr="00CC412F" w:rsidRDefault="00F7750B" w:rsidP="00CC412F">
            <w:pPr>
              <w:jc w:val="both"/>
            </w:pPr>
            <w:r w:rsidRPr="00CC412F">
              <w:t>laboratoryOrderOutcome/laboratoryOrderOutcomeHeader/accountableHealthcareProfessional/healthcareProfessionalName</w:t>
            </w:r>
          </w:p>
        </w:tc>
      </w:tr>
      <w:tr w:rsidR="00F7750B" w:rsidRPr="00CC412F" w14:paraId="7B7ECF25" w14:textId="77777777" w:rsidTr="00CC412F">
        <w:trPr>
          <w:trHeight w:val="397"/>
        </w:trPr>
        <w:tc>
          <w:tcPr>
            <w:tcW w:w="1809" w:type="dxa"/>
            <w:vAlign w:val="center"/>
          </w:tcPr>
          <w:p w14:paraId="0711C0D7" w14:textId="77777777" w:rsidR="00F7750B" w:rsidRPr="00CC412F" w:rsidRDefault="00F7750B" w:rsidP="00CC412F">
            <w:pPr>
              <w:jc w:val="both"/>
            </w:pPr>
            <w:r w:rsidRPr="00CC412F">
              <w:t>accountableHealthcareProfessional.healthcareProfessionalRoleCode</w:t>
            </w:r>
          </w:p>
        </w:tc>
        <w:tc>
          <w:tcPr>
            <w:tcW w:w="2977" w:type="dxa"/>
            <w:vAlign w:val="center"/>
          </w:tcPr>
          <w:p w14:paraId="4F1FB2EC" w14:textId="77777777" w:rsidR="00F7750B" w:rsidRPr="00CC412F" w:rsidRDefault="00F7750B" w:rsidP="00CC412F">
            <w:r w:rsidRPr="00CC412F">
              <w:rPr>
                <w:rFonts w:cs="Arial"/>
                <w:i/>
                <w:color w:val="FF0000"/>
              </w:rPr>
              <w:t>Saknar motsvarighet i V-TIM 2.2</w:t>
            </w:r>
          </w:p>
        </w:tc>
        <w:tc>
          <w:tcPr>
            <w:tcW w:w="4111" w:type="dxa"/>
            <w:vAlign w:val="center"/>
          </w:tcPr>
          <w:p w14:paraId="0E1FF821" w14:textId="77777777" w:rsidR="00F7750B" w:rsidRPr="003A6D72" w:rsidRDefault="00F7750B" w:rsidP="00CC412F">
            <w:pPr>
              <w:jc w:val="both"/>
            </w:pPr>
            <w:r w:rsidRPr="00CC412F">
              <w:t>laboratoryOrderOutcome/laboratoryOrderOutcomeHeader/accountableHealthcareProfessional/healthcareProfessionalRoleCode</w:t>
            </w:r>
          </w:p>
        </w:tc>
      </w:tr>
      <w:tr w:rsidR="00F7750B" w:rsidRPr="00CC412F" w14:paraId="7C3B3CB6" w14:textId="77777777" w:rsidTr="00CC412F">
        <w:trPr>
          <w:trHeight w:val="397"/>
        </w:trPr>
        <w:tc>
          <w:tcPr>
            <w:tcW w:w="1809" w:type="dxa"/>
            <w:vAlign w:val="center"/>
          </w:tcPr>
          <w:p w14:paraId="4ADDB162" w14:textId="77777777" w:rsidR="00F7750B" w:rsidRPr="00CC412F" w:rsidRDefault="00F7750B" w:rsidP="00CC412F">
            <w:pPr>
              <w:jc w:val="both"/>
            </w:pPr>
            <w:r w:rsidRPr="00CC412F">
              <w:t>healthcareProfessionalOrgUnit.orgUnitHSAId</w:t>
            </w:r>
          </w:p>
        </w:tc>
        <w:tc>
          <w:tcPr>
            <w:tcW w:w="2977" w:type="dxa"/>
            <w:vAlign w:val="center"/>
          </w:tcPr>
          <w:p w14:paraId="35EAC8A8" w14:textId="77777777" w:rsidR="00F7750B" w:rsidRPr="00CC412F" w:rsidRDefault="00F7750B" w:rsidP="00CC412F">
            <w:pPr>
              <w:rPr>
                <w:rFonts w:cs="Arial"/>
              </w:rPr>
            </w:pPr>
            <w:r w:rsidRPr="00CC412F">
              <w:rPr>
                <w:rFonts w:cs="Arial"/>
                <w:spacing w:val="-1"/>
              </w:rPr>
              <w:t>Vård- och omsorgsutövare.enhet id</w:t>
            </w:r>
          </w:p>
        </w:tc>
        <w:tc>
          <w:tcPr>
            <w:tcW w:w="4111" w:type="dxa"/>
            <w:vAlign w:val="center"/>
          </w:tcPr>
          <w:p w14:paraId="0B209686" w14:textId="77777777" w:rsidR="00F7750B" w:rsidRPr="003A6D72" w:rsidRDefault="00F7750B" w:rsidP="00CC412F">
            <w:pPr>
              <w:jc w:val="both"/>
            </w:pPr>
            <w:r w:rsidRPr="003A6D72">
              <w:t>laboratoryOrderOutcome/laboratoryOrderOutcomeHeader/accountableHealthcareProfessional/healthcareProfessionalOrgUnit/orgUnitHSAId</w:t>
            </w:r>
          </w:p>
        </w:tc>
      </w:tr>
      <w:tr w:rsidR="00F7750B" w:rsidRPr="00CC412F" w14:paraId="3BC8AD03" w14:textId="77777777" w:rsidTr="00CC412F">
        <w:trPr>
          <w:trHeight w:val="397"/>
        </w:trPr>
        <w:tc>
          <w:tcPr>
            <w:tcW w:w="1809" w:type="dxa"/>
            <w:vAlign w:val="center"/>
          </w:tcPr>
          <w:p w14:paraId="07950E80" w14:textId="77777777" w:rsidR="00F7750B" w:rsidRPr="00CC412F" w:rsidRDefault="00F7750B" w:rsidP="00CC412F">
            <w:pPr>
              <w:jc w:val="both"/>
            </w:pPr>
            <w:r w:rsidRPr="00CC412F">
              <w:t>healthcareProfessionalOrgUnit.orgUnitname</w:t>
            </w:r>
          </w:p>
        </w:tc>
        <w:tc>
          <w:tcPr>
            <w:tcW w:w="2977" w:type="dxa"/>
            <w:vAlign w:val="center"/>
          </w:tcPr>
          <w:p w14:paraId="7C5A0C0E" w14:textId="77777777" w:rsidR="00F7750B" w:rsidRPr="00CC412F" w:rsidRDefault="00F7750B" w:rsidP="00CC412F">
            <w:pPr>
              <w:rPr>
                <w:rFonts w:cs="Arial"/>
              </w:rPr>
            </w:pPr>
            <w:r w:rsidRPr="00CC412F">
              <w:rPr>
                <w:rFonts w:cs="Arial"/>
                <w:spacing w:val="-1"/>
              </w:rPr>
              <w:t>Vård- och omsorgsutövare.enhet namn</w:t>
            </w:r>
          </w:p>
        </w:tc>
        <w:tc>
          <w:tcPr>
            <w:tcW w:w="4111" w:type="dxa"/>
            <w:vAlign w:val="center"/>
          </w:tcPr>
          <w:p w14:paraId="258D60D6" w14:textId="77777777" w:rsidR="00F7750B" w:rsidRPr="003A6D72" w:rsidRDefault="00F7750B" w:rsidP="00CC412F">
            <w:pPr>
              <w:jc w:val="both"/>
            </w:pPr>
            <w:r w:rsidRPr="003A6D72">
              <w:t>laboratoryOrderOutcome/laboratoryOrderOutcomeHeader/accountableHealthcareProfessional/healthcareProfessionalOrgUnit/orgUnitname</w:t>
            </w:r>
          </w:p>
        </w:tc>
      </w:tr>
      <w:tr w:rsidR="00F7750B" w:rsidRPr="00CC412F" w14:paraId="5DF437CA" w14:textId="77777777" w:rsidTr="00CC412F">
        <w:trPr>
          <w:trHeight w:val="397"/>
        </w:trPr>
        <w:tc>
          <w:tcPr>
            <w:tcW w:w="1809" w:type="dxa"/>
            <w:vAlign w:val="center"/>
          </w:tcPr>
          <w:p w14:paraId="1CA21991" w14:textId="77777777" w:rsidR="00F7750B" w:rsidRPr="00CC412F" w:rsidRDefault="00F7750B" w:rsidP="00CC412F">
            <w:pPr>
              <w:jc w:val="both"/>
            </w:pPr>
            <w:r w:rsidRPr="00CC412F">
              <w:t>healthcareProfessionalOrgUnit.orgUnitTelecom</w:t>
            </w:r>
          </w:p>
        </w:tc>
        <w:tc>
          <w:tcPr>
            <w:tcW w:w="2977" w:type="dxa"/>
            <w:vAlign w:val="center"/>
          </w:tcPr>
          <w:p w14:paraId="11BBA27A" w14:textId="77777777" w:rsidR="00F7750B" w:rsidRPr="00CC412F" w:rsidRDefault="00F7750B" w:rsidP="00CC412F">
            <w:pPr>
              <w:rPr>
                <w:rFonts w:cs="Arial"/>
              </w:rPr>
            </w:pPr>
            <w:r w:rsidRPr="00CC412F">
              <w:rPr>
                <w:rFonts w:cs="Arial"/>
              </w:rPr>
              <w:t>Tele och eKommunikation.tele ekom adress</w:t>
            </w:r>
          </w:p>
        </w:tc>
        <w:tc>
          <w:tcPr>
            <w:tcW w:w="4111" w:type="dxa"/>
            <w:vAlign w:val="center"/>
          </w:tcPr>
          <w:p w14:paraId="6654CAC8" w14:textId="77777777" w:rsidR="00F7750B" w:rsidRPr="003A6D72" w:rsidRDefault="00F7750B" w:rsidP="00CC412F">
            <w:pPr>
              <w:jc w:val="both"/>
            </w:pPr>
            <w:r w:rsidRPr="003A6D72">
              <w:t>laboratoryOrderOutcome/laboratoryOrderOutcomeHeader/accountableHealthcareProfessional/healthcareProfessionalOrgUnit/orgUnitTelecom</w:t>
            </w:r>
          </w:p>
        </w:tc>
      </w:tr>
      <w:tr w:rsidR="00F7750B" w:rsidRPr="00CC412F" w14:paraId="70DA278F" w14:textId="77777777" w:rsidTr="00CC412F">
        <w:trPr>
          <w:trHeight w:val="397"/>
        </w:trPr>
        <w:tc>
          <w:tcPr>
            <w:tcW w:w="1809" w:type="dxa"/>
            <w:vAlign w:val="center"/>
          </w:tcPr>
          <w:p w14:paraId="7D0D381D" w14:textId="77777777" w:rsidR="00F7750B" w:rsidRPr="00CC412F" w:rsidRDefault="00F7750B" w:rsidP="00CC412F">
            <w:pPr>
              <w:jc w:val="both"/>
            </w:pPr>
            <w:r w:rsidRPr="00CC412F">
              <w:t>healthcareProfessionalOrgUnit.orgUnitEmail</w:t>
            </w:r>
          </w:p>
        </w:tc>
        <w:tc>
          <w:tcPr>
            <w:tcW w:w="2977" w:type="dxa"/>
            <w:vAlign w:val="center"/>
          </w:tcPr>
          <w:p w14:paraId="7F2EBAC6" w14:textId="77777777" w:rsidR="00F7750B" w:rsidRPr="00CC412F" w:rsidRDefault="00F7750B" w:rsidP="00CC412F">
            <w:pPr>
              <w:rPr>
                <w:rFonts w:cs="Arial"/>
                <w:spacing w:val="-1"/>
              </w:rPr>
            </w:pPr>
            <w:r w:rsidRPr="00CC412F">
              <w:rPr>
                <w:rFonts w:cs="Arial"/>
              </w:rPr>
              <w:t>Tele och eKommunikation.tele ekom adress</w:t>
            </w:r>
          </w:p>
        </w:tc>
        <w:tc>
          <w:tcPr>
            <w:tcW w:w="4111" w:type="dxa"/>
            <w:vAlign w:val="center"/>
          </w:tcPr>
          <w:p w14:paraId="3EC04314" w14:textId="77777777" w:rsidR="00F7750B" w:rsidRPr="003A6D72" w:rsidRDefault="00F7750B" w:rsidP="00CC412F">
            <w:pPr>
              <w:jc w:val="both"/>
            </w:pPr>
            <w:r w:rsidRPr="003A6D72">
              <w:t>laboratoryOrderOutcome/laboratoryOrderOutcomeHeader/accountableHealthcareProfessional/healthcareProfessionalOrgUnit/orgUnitEmail</w:t>
            </w:r>
          </w:p>
        </w:tc>
      </w:tr>
      <w:tr w:rsidR="00F7750B" w:rsidRPr="00CC412F" w14:paraId="2E532938" w14:textId="77777777" w:rsidTr="00CC412F">
        <w:trPr>
          <w:trHeight w:val="397"/>
        </w:trPr>
        <w:tc>
          <w:tcPr>
            <w:tcW w:w="1809" w:type="dxa"/>
            <w:vAlign w:val="center"/>
          </w:tcPr>
          <w:p w14:paraId="7C2C9C38" w14:textId="77777777" w:rsidR="00F7750B" w:rsidRPr="00CC412F" w:rsidRDefault="00F7750B" w:rsidP="00CC412F">
            <w:pPr>
              <w:jc w:val="both"/>
              <w:rPr>
                <w:u w:val="single"/>
              </w:rPr>
            </w:pPr>
            <w:r w:rsidRPr="00CC412F">
              <w:t>healthcareProfessionalOrgUnit.orgUnitAddress</w:t>
            </w:r>
          </w:p>
        </w:tc>
        <w:tc>
          <w:tcPr>
            <w:tcW w:w="2977" w:type="dxa"/>
            <w:vAlign w:val="center"/>
          </w:tcPr>
          <w:p w14:paraId="56721989" w14:textId="77777777" w:rsidR="00F7750B" w:rsidRPr="00CC412F" w:rsidRDefault="00F7750B" w:rsidP="00CC412F">
            <w:pPr>
              <w:rPr>
                <w:rFonts w:cs="Arial"/>
                <w:spacing w:val="-1"/>
              </w:rPr>
            </w:pPr>
            <w:r w:rsidRPr="00CC412F">
              <w:rPr>
                <w:rFonts w:cs="Arial"/>
                <w:spacing w:val="-1"/>
              </w:rPr>
              <w:t>Adress.adress 1,</w:t>
            </w:r>
          </w:p>
          <w:p w14:paraId="724A8D16" w14:textId="77777777" w:rsidR="00F7750B" w:rsidRPr="00CC412F" w:rsidRDefault="00F7750B" w:rsidP="00CC412F">
            <w:pPr>
              <w:rPr>
                <w:rFonts w:cs="Arial"/>
                <w:spacing w:val="-1"/>
              </w:rPr>
            </w:pPr>
            <w:r w:rsidRPr="00CC412F">
              <w:rPr>
                <w:rFonts w:cs="Arial"/>
                <w:spacing w:val="-1"/>
              </w:rPr>
              <w:t>Adress.postnummer &amp;</w:t>
            </w:r>
          </w:p>
          <w:p w14:paraId="3113698C" w14:textId="77777777" w:rsidR="00F7750B" w:rsidRPr="00CC412F" w:rsidRDefault="00F7750B" w:rsidP="00CC412F">
            <w:pPr>
              <w:rPr>
                <w:rFonts w:cs="Arial"/>
                <w:spacing w:val="-1"/>
              </w:rPr>
            </w:pPr>
            <w:r w:rsidRPr="00CC412F">
              <w:rPr>
                <w:rFonts w:cs="Arial"/>
                <w:spacing w:val="-1"/>
              </w:rPr>
              <w:t>Adress.postort</w:t>
            </w:r>
          </w:p>
        </w:tc>
        <w:tc>
          <w:tcPr>
            <w:tcW w:w="4111" w:type="dxa"/>
            <w:vAlign w:val="center"/>
          </w:tcPr>
          <w:p w14:paraId="50C4F0B5" w14:textId="77777777" w:rsidR="00F7750B" w:rsidRPr="003A6D72" w:rsidRDefault="00F7750B" w:rsidP="00CC412F">
            <w:pPr>
              <w:jc w:val="both"/>
            </w:pPr>
            <w:r w:rsidRPr="003A6D72">
              <w:t>laboratoryOrderOutcome/laboratoryOrderOutcomeHeader/accountableHealthcareProfessional/healthcareProfessionalOrgUnit/orgUnitAddress</w:t>
            </w:r>
          </w:p>
        </w:tc>
      </w:tr>
      <w:tr w:rsidR="00F7750B" w:rsidRPr="00CC412F" w14:paraId="05D13707" w14:textId="77777777" w:rsidTr="00CC412F">
        <w:trPr>
          <w:trHeight w:val="397"/>
        </w:trPr>
        <w:tc>
          <w:tcPr>
            <w:tcW w:w="1809" w:type="dxa"/>
            <w:vAlign w:val="center"/>
          </w:tcPr>
          <w:p w14:paraId="47611E89" w14:textId="77777777" w:rsidR="00F7750B" w:rsidRPr="00CC412F" w:rsidRDefault="00F7750B" w:rsidP="00CC412F">
            <w:pPr>
              <w:jc w:val="both"/>
            </w:pPr>
            <w:r w:rsidRPr="00CC412F">
              <w:t>healthcareProfessionalOrgUnit.orgUnitLocation</w:t>
            </w:r>
          </w:p>
        </w:tc>
        <w:tc>
          <w:tcPr>
            <w:tcW w:w="2977" w:type="dxa"/>
            <w:vAlign w:val="center"/>
          </w:tcPr>
          <w:p w14:paraId="73DD5BC3"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0E163A8F" w14:textId="77777777" w:rsidR="00F7750B" w:rsidRPr="003A6D72" w:rsidRDefault="00F7750B" w:rsidP="00CC412F">
            <w:pPr>
              <w:jc w:val="both"/>
            </w:pPr>
            <w:r w:rsidRPr="003A6D72">
              <w:t>laboratoryOrderOutcome/laboratoryOrderOutcomeHeader/accountableHealthcareProfessional/healthcareProfessionalOrgUnit/orgUnitLocation</w:t>
            </w:r>
          </w:p>
        </w:tc>
      </w:tr>
      <w:tr w:rsidR="00F7750B" w:rsidRPr="00CC412F" w14:paraId="26188766" w14:textId="77777777" w:rsidTr="00CC412F">
        <w:trPr>
          <w:trHeight w:val="397"/>
        </w:trPr>
        <w:tc>
          <w:tcPr>
            <w:tcW w:w="1809" w:type="dxa"/>
            <w:vAlign w:val="center"/>
          </w:tcPr>
          <w:p w14:paraId="4638A810" w14:textId="77777777" w:rsidR="00F7750B" w:rsidRPr="00CC412F" w:rsidRDefault="00F7750B" w:rsidP="00CC412F">
            <w:pPr>
              <w:jc w:val="both"/>
            </w:pPr>
            <w:r w:rsidRPr="00CC412F">
              <w:t>accountableHealthcareProfessional.healthcareProfessionalCareUnitHSAId</w:t>
            </w:r>
          </w:p>
        </w:tc>
        <w:tc>
          <w:tcPr>
            <w:tcW w:w="2977" w:type="dxa"/>
            <w:vAlign w:val="center"/>
          </w:tcPr>
          <w:p w14:paraId="06944136" w14:textId="77777777" w:rsidR="00F7750B" w:rsidRPr="00CC412F" w:rsidRDefault="00F7750B" w:rsidP="00CC412F">
            <w:r w:rsidRPr="00CC412F">
              <w:rPr>
                <w:rFonts w:cs="Arial"/>
                <w:spacing w:val="-1"/>
              </w:rPr>
              <w:t>Informationsresurs.vårdenhet id</w:t>
            </w:r>
          </w:p>
        </w:tc>
        <w:tc>
          <w:tcPr>
            <w:tcW w:w="4111" w:type="dxa"/>
            <w:vAlign w:val="center"/>
          </w:tcPr>
          <w:p w14:paraId="00966E77" w14:textId="77777777" w:rsidR="00F7750B" w:rsidRPr="003A6D72" w:rsidRDefault="00F7750B" w:rsidP="00CC412F">
            <w:pPr>
              <w:jc w:val="both"/>
            </w:pPr>
            <w:r w:rsidRPr="00CC412F">
              <w:t>laboratoryOrderOutcome/laboratoryOrderOutcomeHeader/accountableHealthcareProfessional/healthcareProfessionalCareUnitHSAId</w:t>
            </w:r>
          </w:p>
        </w:tc>
      </w:tr>
      <w:tr w:rsidR="00F7750B" w:rsidRPr="00CC412F" w14:paraId="5E88A873" w14:textId="77777777" w:rsidTr="00CC412F">
        <w:trPr>
          <w:trHeight w:val="397"/>
        </w:trPr>
        <w:tc>
          <w:tcPr>
            <w:tcW w:w="1809" w:type="dxa"/>
            <w:vAlign w:val="center"/>
          </w:tcPr>
          <w:p w14:paraId="160F286E" w14:textId="77777777" w:rsidR="00F7750B" w:rsidRPr="00CC412F" w:rsidRDefault="00F7750B" w:rsidP="00CC412F">
            <w:pPr>
              <w:jc w:val="both"/>
            </w:pPr>
            <w:r w:rsidRPr="00CC412F">
              <w:t>accountableHealthcareProfessional.healthcareProfessionalCareGiverHSAId</w:t>
            </w:r>
          </w:p>
        </w:tc>
        <w:tc>
          <w:tcPr>
            <w:tcW w:w="2977" w:type="dxa"/>
            <w:vAlign w:val="center"/>
          </w:tcPr>
          <w:p w14:paraId="5E8EB0CE" w14:textId="77777777" w:rsidR="00F7750B" w:rsidRPr="00CC412F" w:rsidRDefault="00F7750B" w:rsidP="00CC412F">
            <w:pPr>
              <w:rPr>
                <w:rFonts w:cs="Arial"/>
              </w:rPr>
            </w:pPr>
            <w:r w:rsidRPr="00CC412F">
              <w:rPr>
                <w:rFonts w:cs="Arial"/>
                <w:spacing w:val="-1"/>
              </w:rPr>
              <w:t>Informationsresurs.vårdgivare id</w:t>
            </w:r>
          </w:p>
        </w:tc>
        <w:tc>
          <w:tcPr>
            <w:tcW w:w="4111" w:type="dxa"/>
            <w:vAlign w:val="center"/>
          </w:tcPr>
          <w:p w14:paraId="2321B0CF" w14:textId="77777777" w:rsidR="00F7750B" w:rsidRPr="00CC412F" w:rsidRDefault="00F7750B" w:rsidP="00CC412F">
            <w:pPr>
              <w:jc w:val="both"/>
            </w:pPr>
            <w:r w:rsidRPr="00CC412F">
              <w:t>laboratoryOrderOutcome/laboratoryOrderOutcomeHeader/accountableHealthcareProfessional/healthcareProfessionalCareGiverHSAId</w:t>
            </w:r>
          </w:p>
        </w:tc>
      </w:tr>
      <w:tr w:rsidR="00F7750B" w:rsidRPr="00CC412F" w14:paraId="5A0118D4" w14:textId="77777777" w:rsidTr="00CC412F">
        <w:trPr>
          <w:trHeight w:val="397"/>
        </w:trPr>
        <w:tc>
          <w:tcPr>
            <w:tcW w:w="1809" w:type="dxa"/>
            <w:vAlign w:val="center"/>
          </w:tcPr>
          <w:p w14:paraId="3BB326E8" w14:textId="77777777" w:rsidR="00F7750B" w:rsidRPr="00CC412F" w:rsidRDefault="00F7750B" w:rsidP="00CC412F">
            <w:pPr>
              <w:jc w:val="both"/>
            </w:pPr>
            <w:r w:rsidRPr="00CC412F">
              <w:t>legalAuthenticator.legalAuthenticatorTime</w:t>
            </w:r>
          </w:p>
        </w:tc>
        <w:tc>
          <w:tcPr>
            <w:tcW w:w="2977" w:type="dxa"/>
            <w:vAlign w:val="center"/>
          </w:tcPr>
          <w:p w14:paraId="62E87808" w14:textId="77777777" w:rsidR="00F7750B" w:rsidRPr="00CC412F" w:rsidRDefault="00F7750B" w:rsidP="00CC412F">
            <w:pPr>
              <w:rPr>
                <w:rFonts w:cs="Arial"/>
              </w:rPr>
            </w:pPr>
            <w:r w:rsidRPr="00CC412F">
              <w:rPr>
                <w:rFonts w:cs="Arial"/>
                <w:i/>
                <w:color w:val="FF0000"/>
              </w:rPr>
              <w:t>Saknar motsvarighet i V-TIM 2.2</w:t>
            </w:r>
          </w:p>
        </w:tc>
        <w:tc>
          <w:tcPr>
            <w:tcW w:w="4111" w:type="dxa"/>
            <w:vAlign w:val="center"/>
          </w:tcPr>
          <w:p w14:paraId="0B51BE60" w14:textId="77777777" w:rsidR="00F7750B" w:rsidRPr="00CC412F" w:rsidRDefault="00F7750B" w:rsidP="00CC412F">
            <w:pPr>
              <w:jc w:val="both"/>
            </w:pPr>
            <w:r w:rsidRPr="00CC412F">
              <w:t>laboratoryOrderOutcome/laboratoryOrderOutcomeHeader/legalAuthenticator/legalAuthenticatorTime</w:t>
            </w:r>
          </w:p>
        </w:tc>
      </w:tr>
      <w:tr w:rsidR="00F7750B" w:rsidRPr="00CC412F" w14:paraId="7E62DFA5" w14:textId="77777777" w:rsidTr="00CC412F">
        <w:trPr>
          <w:trHeight w:val="397"/>
        </w:trPr>
        <w:tc>
          <w:tcPr>
            <w:tcW w:w="1809" w:type="dxa"/>
            <w:vAlign w:val="center"/>
          </w:tcPr>
          <w:p w14:paraId="77226071" w14:textId="77777777" w:rsidR="00F7750B" w:rsidRPr="00CC412F" w:rsidRDefault="00F7750B" w:rsidP="00CC412F">
            <w:pPr>
              <w:jc w:val="both"/>
            </w:pPr>
            <w:r w:rsidRPr="00CC412F">
              <w:t>legalAuthenticator.legalAuthenticatorHSAId</w:t>
            </w:r>
          </w:p>
        </w:tc>
        <w:tc>
          <w:tcPr>
            <w:tcW w:w="2977" w:type="dxa"/>
            <w:vAlign w:val="center"/>
          </w:tcPr>
          <w:p w14:paraId="7CDAD0AC" w14:textId="77777777" w:rsidR="00F7750B" w:rsidRPr="00CC412F" w:rsidRDefault="00F7750B" w:rsidP="00CC412F">
            <w:pPr>
              <w:rPr>
                <w:rFonts w:cs="Arial"/>
              </w:rPr>
            </w:pPr>
            <w:r w:rsidRPr="00CC412F">
              <w:rPr>
                <w:rFonts w:cs="Arial"/>
                <w:spacing w:val="-1"/>
              </w:rPr>
              <w:t>Vård- och omsorgsutövare.personal id</w:t>
            </w:r>
          </w:p>
        </w:tc>
        <w:tc>
          <w:tcPr>
            <w:tcW w:w="4111" w:type="dxa"/>
            <w:vAlign w:val="center"/>
          </w:tcPr>
          <w:p w14:paraId="71845FFA" w14:textId="77777777" w:rsidR="00F7750B" w:rsidRPr="00CC412F" w:rsidRDefault="00F7750B" w:rsidP="00CC412F">
            <w:pPr>
              <w:jc w:val="both"/>
            </w:pPr>
            <w:r w:rsidRPr="00CC412F">
              <w:t>laboratoryOrderOutcome/laboratoryOrderOutcomeHeader/legalAuthenticator/legalAuthenticatorHSAId</w:t>
            </w:r>
          </w:p>
        </w:tc>
      </w:tr>
      <w:tr w:rsidR="00F7750B" w:rsidRPr="00CC412F" w14:paraId="49E56FCE" w14:textId="77777777" w:rsidTr="00CC412F">
        <w:trPr>
          <w:trHeight w:val="397"/>
        </w:trPr>
        <w:tc>
          <w:tcPr>
            <w:tcW w:w="1809" w:type="dxa"/>
            <w:vAlign w:val="center"/>
          </w:tcPr>
          <w:p w14:paraId="322AB773" w14:textId="77777777" w:rsidR="00F7750B" w:rsidRPr="00CC412F" w:rsidRDefault="00F7750B" w:rsidP="00CC412F">
            <w:pPr>
              <w:jc w:val="both"/>
            </w:pPr>
            <w:r w:rsidRPr="00CC412F">
              <w:t>legalAuthenticator.legalAuthenticatorName</w:t>
            </w:r>
          </w:p>
        </w:tc>
        <w:tc>
          <w:tcPr>
            <w:tcW w:w="2977" w:type="dxa"/>
            <w:vAlign w:val="center"/>
          </w:tcPr>
          <w:p w14:paraId="2BCC9005" w14:textId="77777777" w:rsidR="00F7750B" w:rsidRPr="00CC412F" w:rsidRDefault="00F7750B" w:rsidP="00CC412F">
            <w:r w:rsidRPr="00CC412F">
              <w:rPr>
                <w:rFonts w:cs="Arial"/>
                <w:spacing w:val="-1"/>
              </w:rPr>
              <w:t>Vård- och omsorgsutövare.personal namn</w:t>
            </w:r>
          </w:p>
        </w:tc>
        <w:tc>
          <w:tcPr>
            <w:tcW w:w="4111" w:type="dxa"/>
            <w:vAlign w:val="center"/>
          </w:tcPr>
          <w:p w14:paraId="61BDD01A" w14:textId="77777777" w:rsidR="00F7750B" w:rsidRPr="00CC412F" w:rsidRDefault="00F7750B" w:rsidP="00CC412F">
            <w:pPr>
              <w:jc w:val="both"/>
            </w:pPr>
            <w:r w:rsidRPr="00CC412F">
              <w:t>laboratoryOrderOutcome/laboratoryOrderOutcomeHeader/legalAuthenticator/legalAuthenticatorName</w:t>
            </w:r>
          </w:p>
        </w:tc>
      </w:tr>
      <w:tr w:rsidR="00F7750B" w:rsidRPr="00CC412F" w14:paraId="59BD9D71" w14:textId="77777777" w:rsidTr="00CC412F">
        <w:trPr>
          <w:trHeight w:val="397"/>
        </w:trPr>
        <w:tc>
          <w:tcPr>
            <w:tcW w:w="1809" w:type="dxa"/>
            <w:vAlign w:val="center"/>
          </w:tcPr>
          <w:p w14:paraId="01FEFD11" w14:textId="77777777" w:rsidR="00F7750B" w:rsidRPr="00CC412F" w:rsidRDefault="00F7750B" w:rsidP="00CC412F">
            <w:pPr>
              <w:jc w:val="both"/>
            </w:pPr>
            <w:r w:rsidRPr="00CC412F">
              <w:t>laboratoryOrderOutcomeHeader.approvedForPatient</w:t>
            </w:r>
          </w:p>
        </w:tc>
        <w:tc>
          <w:tcPr>
            <w:tcW w:w="2977" w:type="dxa"/>
            <w:vAlign w:val="center"/>
          </w:tcPr>
          <w:p w14:paraId="2E3F36BD" w14:textId="77777777" w:rsidR="00F7750B" w:rsidRPr="00CC412F" w:rsidRDefault="00F7750B" w:rsidP="00CC412F">
            <w:r w:rsidRPr="00CC412F">
              <w:rPr>
                <w:rFonts w:cs="Arial"/>
                <w:i/>
                <w:color w:val="FF0000"/>
              </w:rPr>
              <w:t>Saknar motsvarighet i V-TIM 2.2</w:t>
            </w:r>
          </w:p>
        </w:tc>
        <w:tc>
          <w:tcPr>
            <w:tcW w:w="4111" w:type="dxa"/>
            <w:vAlign w:val="center"/>
          </w:tcPr>
          <w:p w14:paraId="4A23C807" w14:textId="77777777" w:rsidR="00F7750B" w:rsidRPr="00CC412F" w:rsidRDefault="00F7750B" w:rsidP="00CC412F">
            <w:pPr>
              <w:jc w:val="both"/>
            </w:pPr>
            <w:r w:rsidRPr="00CC412F">
              <w:t>laboratoryOrderOutcome/laboratoryOrderOutcomeHeader/approvedForPatient</w:t>
            </w:r>
          </w:p>
        </w:tc>
      </w:tr>
      <w:tr w:rsidR="00F7750B" w:rsidRPr="00CC412F" w14:paraId="09E813F4" w14:textId="77777777" w:rsidTr="00CC412F">
        <w:trPr>
          <w:trHeight w:val="397"/>
        </w:trPr>
        <w:tc>
          <w:tcPr>
            <w:tcW w:w="1809" w:type="dxa"/>
            <w:vAlign w:val="center"/>
          </w:tcPr>
          <w:p w14:paraId="5A4DDD47" w14:textId="77777777" w:rsidR="00F7750B" w:rsidRPr="00CC412F" w:rsidRDefault="00F7750B" w:rsidP="00CC412F">
            <w:pPr>
              <w:jc w:val="both"/>
            </w:pPr>
            <w:r w:rsidRPr="00CC412F">
              <w:t>laboratoryOrderOutcomeHeader.careContactId</w:t>
            </w:r>
          </w:p>
        </w:tc>
        <w:tc>
          <w:tcPr>
            <w:tcW w:w="2977" w:type="dxa"/>
            <w:vAlign w:val="center"/>
          </w:tcPr>
          <w:p w14:paraId="782ED5D7" w14:textId="77777777" w:rsidR="00F7750B" w:rsidRPr="00CC412F" w:rsidRDefault="00F7750B" w:rsidP="00CC412F">
            <w:pPr>
              <w:rPr>
                <w:rFonts w:cs="Arial"/>
                <w:i/>
              </w:rPr>
            </w:pPr>
            <w:r w:rsidRPr="00CC412F">
              <w:rPr>
                <w:rFonts w:cs="Arial"/>
                <w:spacing w:val="-1"/>
              </w:rPr>
              <w:t>Informationsresurs.kontakt id</w:t>
            </w:r>
          </w:p>
        </w:tc>
        <w:tc>
          <w:tcPr>
            <w:tcW w:w="4111" w:type="dxa"/>
            <w:vAlign w:val="center"/>
          </w:tcPr>
          <w:p w14:paraId="37CE8C45" w14:textId="77777777" w:rsidR="00F7750B" w:rsidRPr="00CC412F" w:rsidRDefault="00F7750B" w:rsidP="00CC412F">
            <w:pPr>
              <w:jc w:val="both"/>
            </w:pPr>
            <w:r w:rsidRPr="00CC412F">
              <w:t>laboratoryOrderOutcome/laboratoryOrderOutcomeHeader/careContactId</w:t>
            </w:r>
          </w:p>
        </w:tc>
      </w:tr>
      <w:tr w:rsidR="00F7750B" w:rsidRPr="00CC412F" w14:paraId="540744CA" w14:textId="77777777" w:rsidTr="00CC412F">
        <w:trPr>
          <w:trHeight w:val="397"/>
        </w:trPr>
        <w:tc>
          <w:tcPr>
            <w:tcW w:w="1809" w:type="dxa"/>
            <w:shd w:val="clear" w:color="auto" w:fill="D9D9D9" w:themeFill="background1" w:themeFillShade="D9"/>
            <w:vAlign w:val="center"/>
          </w:tcPr>
          <w:p w14:paraId="275225CC" w14:textId="77777777" w:rsidR="00F7750B" w:rsidRPr="00CC412F" w:rsidRDefault="00F7750B" w:rsidP="00CC412F">
            <w:r w:rsidRPr="00CC412F">
              <w:t>laboratoryOrderOutcomeBody</w:t>
            </w:r>
          </w:p>
        </w:tc>
        <w:tc>
          <w:tcPr>
            <w:tcW w:w="2977" w:type="dxa"/>
            <w:shd w:val="clear" w:color="auto" w:fill="D9D9D9" w:themeFill="background1" w:themeFillShade="D9"/>
            <w:vAlign w:val="center"/>
          </w:tcPr>
          <w:p w14:paraId="1580D8C1" w14:textId="77777777" w:rsidR="00F7750B" w:rsidRPr="00CC412F"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3A6D72" w:rsidRDefault="00F7750B" w:rsidP="00CC412F">
            <w:pPr>
              <w:autoSpaceDE w:val="0"/>
              <w:autoSpaceDN w:val="0"/>
              <w:adjustRightInd w:val="0"/>
              <w:spacing w:line="240" w:lineRule="auto"/>
              <w:rPr>
                <w:rFonts w:cs="Consolas"/>
                <w:spacing w:val="-1"/>
              </w:rPr>
            </w:pPr>
          </w:p>
        </w:tc>
      </w:tr>
      <w:tr w:rsidR="00F7750B" w:rsidRPr="00CC412F" w14:paraId="7AA30379" w14:textId="77777777" w:rsidTr="00CC412F">
        <w:trPr>
          <w:trHeight w:val="397"/>
        </w:trPr>
        <w:tc>
          <w:tcPr>
            <w:tcW w:w="1809" w:type="dxa"/>
            <w:vAlign w:val="center"/>
          </w:tcPr>
          <w:p w14:paraId="35E6D8FE" w14:textId="7EF491D0" w:rsidR="00F7750B" w:rsidRPr="00CC412F" w:rsidRDefault="00F7750B" w:rsidP="00CC412F">
            <w:r w:rsidRPr="00CC412F">
              <w:t>laboratoryOrderOutcome.</w:t>
            </w:r>
            <w:r w:rsidR="004C66FC">
              <w:t>typeOfResult</w:t>
            </w:r>
          </w:p>
        </w:tc>
        <w:tc>
          <w:tcPr>
            <w:tcW w:w="2977" w:type="dxa"/>
            <w:vAlign w:val="center"/>
          </w:tcPr>
          <w:p w14:paraId="741F596B"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71B65335" w14:textId="7368B76E"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w:t>
            </w:r>
            <w:r w:rsidR="004C66FC">
              <w:rPr>
                <w:rFonts w:cs="Consolas"/>
                <w:spacing w:val="-1"/>
              </w:rPr>
              <w:t>typeOfResult</w:t>
            </w:r>
          </w:p>
        </w:tc>
      </w:tr>
      <w:tr w:rsidR="00F7750B" w:rsidRPr="00CC412F" w14:paraId="51198424" w14:textId="77777777" w:rsidTr="00CC412F">
        <w:trPr>
          <w:trHeight w:val="397"/>
        </w:trPr>
        <w:tc>
          <w:tcPr>
            <w:tcW w:w="1809" w:type="dxa"/>
            <w:vAlign w:val="center"/>
          </w:tcPr>
          <w:p w14:paraId="5AC93676" w14:textId="77777777" w:rsidR="00F7750B" w:rsidRPr="00CC412F" w:rsidRDefault="00F7750B" w:rsidP="00CC412F">
            <w:r w:rsidRPr="00CC412F">
              <w:t>laboratoryOrderOutcome.registrationTime</w:t>
            </w:r>
          </w:p>
        </w:tc>
        <w:tc>
          <w:tcPr>
            <w:tcW w:w="2977" w:type="dxa"/>
            <w:vAlign w:val="center"/>
          </w:tcPr>
          <w:p w14:paraId="743B304B" w14:textId="77777777" w:rsidR="00F7750B" w:rsidRPr="00CC412F" w:rsidRDefault="00F7750B" w:rsidP="00CC412F">
            <w:pPr>
              <w:pStyle w:val="Default"/>
              <w:spacing w:line="280" w:lineRule="atLeast"/>
              <w:rPr>
                <w:rFonts w:ascii="Georgia" w:hAnsi="Georgia" w:cs="Arial"/>
                <w:color w:val="auto"/>
                <w:sz w:val="20"/>
                <w:szCs w:val="20"/>
              </w:rPr>
            </w:pPr>
            <w:proofErr w:type="gramStart"/>
            <w:r w:rsidRPr="00CC412F">
              <w:rPr>
                <w:rFonts w:ascii="Georgia" w:hAnsi="Georgia" w:cs="Arial"/>
                <w:color w:val="auto"/>
                <w:sz w:val="20"/>
                <w:szCs w:val="20"/>
              </w:rPr>
              <w:t>Framställan</w:t>
            </w:r>
            <w:proofErr w:type="gramEnd"/>
            <w:r w:rsidRPr="00CC412F">
              <w:rPr>
                <w:rFonts w:ascii="Georgia" w:hAnsi="Georgia" w:cs="Arial"/>
                <w:color w:val="auto"/>
                <w:sz w:val="20"/>
                <w:szCs w:val="20"/>
              </w:rPr>
              <w:t xml:space="preserve"> resultat.svar inkommit tidpunkt</w:t>
            </w:r>
          </w:p>
        </w:tc>
        <w:tc>
          <w:tcPr>
            <w:tcW w:w="4111" w:type="dxa"/>
            <w:vAlign w:val="center"/>
          </w:tcPr>
          <w:p w14:paraId="1DB8AEE0"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laboratoryOrderOutcome/laboratoryOrderOutcomeBody/registrationTime</w:t>
            </w:r>
          </w:p>
        </w:tc>
      </w:tr>
      <w:tr w:rsidR="00F7750B" w:rsidRPr="00CC412F" w14:paraId="04B7A26F" w14:textId="77777777" w:rsidTr="00CC412F">
        <w:trPr>
          <w:trHeight w:val="397"/>
        </w:trPr>
        <w:tc>
          <w:tcPr>
            <w:tcW w:w="1809" w:type="dxa"/>
            <w:vAlign w:val="center"/>
          </w:tcPr>
          <w:p w14:paraId="5AEF3ED4" w14:textId="77777777" w:rsidR="00F7750B" w:rsidRPr="00CC412F" w:rsidRDefault="00F7750B" w:rsidP="00CC412F">
            <w:r w:rsidRPr="00CC412F">
              <w:t>laboratoryOrderOutcome.discipline</w:t>
            </w:r>
          </w:p>
        </w:tc>
        <w:tc>
          <w:tcPr>
            <w:tcW w:w="2977" w:type="dxa"/>
            <w:vAlign w:val="center"/>
          </w:tcPr>
          <w:p w14:paraId="274A3E7B"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Metodspecifikation.metodtyp</w:t>
            </w:r>
          </w:p>
        </w:tc>
        <w:tc>
          <w:tcPr>
            <w:tcW w:w="4111" w:type="dxa"/>
            <w:vAlign w:val="center"/>
          </w:tcPr>
          <w:p w14:paraId="664BCB00"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laboratoryOrderOutcome/laboratoryOrderOutcomeBody/discipline</w:t>
            </w:r>
          </w:p>
        </w:tc>
      </w:tr>
      <w:tr w:rsidR="00F7750B" w:rsidRPr="00CC412F" w14:paraId="57824675" w14:textId="77777777" w:rsidTr="00CC412F">
        <w:trPr>
          <w:trHeight w:val="397"/>
        </w:trPr>
        <w:tc>
          <w:tcPr>
            <w:tcW w:w="1809" w:type="dxa"/>
            <w:vAlign w:val="center"/>
          </w:tcPr>
          <w:p w14:paraId="13DF313A" w14:textId="77777777" w:rsidR="00F7750B" w:rsidRPr="00CC412F" w:rsidRDefault="00F7750B" w:rsidP="00CC412F">
            <w:r w:rsidRPr="00CC412F">
              <w:t>laboratoryOrderOutcome.resultReport</w:t>
            </w:r>
          </w:p>
        </w:tc>
        <w:tc>
          <w:tcPr>
            <w:tcW w:w="2977" w:type="dxa"/>
            <w:vAlign w:val="center"/>
          </w:tcPr>
          <w:p w14:paraId="74703AAF"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cs="Arial"/>
                <w:color w:val="auto"/>
                <w:sz w:val="20"/>
                <w:szCs w:val="20"/>
              </w:rPr>
              <w:t>Bedömt tillstånd.bedömning</w:t>
            </w:r>
          </w:p>
        </w:tc>
        <w:tc>
          <w:tcPr>
            <w:tcW w:w="4111" w:type="dxa"/>
            <w:vAlign w:val="center"/>
          </w:tcPr>
          <w:p w14:paraId="108849C2"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laboratoryOrderOutcome/laboratoryOrderOutcomeBody/resultReport</w:t>
            </w:r>
          </w:p>
        </w:tc>
      </w:tr>
      <w:tr w:rsidR="00F7750B" w:rsidRPr="00CC412F" w14:paraId="28A931C3" w14:textId="77777777" w:rsidTr="00CC412F">
        <w:trPr>
          <w:trHeight w:val="397"/>
        </w:trPr>
        <w:tc>
          <w:tcPr>
            <w:tcW w:w="1809" w:type="dxa"/>
            <w:vAlign w:val="center"/>
          </w:tcPr>
          <w:p w14:paraId="3BD5CC13" w14:textId="77777777" w:rsidR="00F7750B" w:rsidRPr="00CC412F" w:rsidRDefault="00F7750B" w:rsidP="00CC412F">
            <w:r w:rsidRPr="00CC412F">
              <w:t>laboratoryOrderOutcome.resultComment</w:t>
            </w:r>
          </w:p>
        </w:tc>
        <w:tc>
          <w:tcPr>
            <w:tcW w:w="2977" w:type="dxa"/>
            <w:vAlign w:val="center"/>
          </w:tcPr>
          <w:p w14:paraId="1402B904"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resultat.kommentar</w:t>
            </w:r>
          </w:p>
        </w:tc>
        <w:tc>
          <w:tcPr>
            <w:tcW w:w="4111" w:type="dxa"/>
            <w:vAlign w:val="center"/>
          </w:tcPr>
          <w:p w14:paraId="47808633"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laboratoryOrderOutcome/laboratoryOrderOutcomeBody/resultComment</w:t>
            </w:r>
          </w:p>
        </w:tc>
      </w:tr>
      <w:tr w:rsidR="00F7750B" w:rsidRPr="00CC412F" w14:paraId="4B4ACBE1" w14:textId="77777777" w:rsidTr="00CC412F">
        <w:trPr>
          <w:trHeight w:val="397"/>
        </w:trPr>
        <w:tc>
          <w:tcPr>
            <w:tcW w:w="1809" w:type="dxa"/>
            <w:vAlign w:val="center"/>
          </w:tcPr>
          <w:p w14:paraId="7DE6DA81" w14:textId="77777777" w:rsidR="00F7750B" w:rsidRPr="00CC412F" w:rsidRDefault="00F7750B" w:rsidP="00CC412F">
            <w:pPr>
              <w:jc w:val="both"/>
            </w:pPr>
            <w:r w:rsidRPr="00CC412F">
              <w:t>laboratoryOrderOutcome.accountableHealthcareProfessional</w:t>
            </w:r>
          </w:p>
        </w:tc>
        <w:tc>
          <w:tcPr>
            <w:tcW w:w="2977" w:type="dxa"/>
            <w:vAlign w:val="center"/>
          </w:tcPr>
          <w:p w14:paraId="1C5990CF" w14:textId="77777777" w:rsidR="00F7750B" w:rsidRPr="00CC412F" w:rsidRDefault="00F7750B" w:rsidP="00CC412F">
            <w:pPr>
              <w:rPr>
                <w:rFonts w:cs="Arial"/>
                <w:spacing w:val="-1"/>
              </w:rPr>
            </w:pPr>
            <w:proofErr w:type="gramStart"/>
            <w:r w:rsidRPr="00CC412F">
              <w:rPr>
                <w:rFonts w:cs="Arial"/>
                <w:spacing w:val="-1"/>
              </w:rPr>
              <w:t>Framställan</w:t>
            </w:r>
            <w:proofErr w:type="gramEnd"/>
            <w:r w:rsidRPr="00CC412F">
              <w:rPr>
                <w:rFonts w:cs="Arial"/>
                <w:spacing w:val="-1"/>
              </w:rPr>
              <w:t xml:space="preserve"> resultat.sammanställd av</w:t>
            </w:r>
          </w:p>
        </w:tc>
        <w:tc>
          <w:tcPr>
            <w:tcW w:w="4111" w:type="dxa"/>
            <w:vAlign w:val="center"/>
          </w:tcPr>
          <w:p w14:paraId="3315181C"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laboratoryOrderOutcome/laboratoryOrderOutcomeBody/accountableHealthcareProfessional</w:t>
            </w:r>
          </w:p>
        </w:tc>
      </w:tr>
      <w:tr w:rsidR="00F7750B" w:rsidRPr="00CC412F" w14:paraId="2F13DFE5" w14:textId="77777777" w:rsidTr="00CC412F">
        <w:trPr>
          <w:trHeight w:val="397"/>
        </w:trPr>
        <w:tc>
          <w:tcPr>
            <w:tcW w:w="1809" w:type="dxa"/>
            <w:vAlign w:val="center"/>
          </w:tcPr>
          <w:p w14:paraId="0F7C4B30" w14:textId="77777777" w:rsidR="00F7750B" w:rsidRPr="00CC412F" w:rsidRDefault="00F7750B" w:rsidP="00CC412F">
            <w:pPr>
              <w:jc w:val="both"/>
            </w:pPr>
            <w:r w:rsidRPr="00CC412F">
              <w:t>accountableHealthcareProfessional.authorTime</w:t>
            </w:r>
          </w:p>
        </w:tc>
        <w:tc>
          <w:tcPr>
            <w:tcW w:w="2977" w:type="dxa"/>
            <w:vAlign w:val="center"/>
          </w:tcPr>
          <w:p w14:paraId="2E5D18C0" w14:textId="77777777" w:rsidR="00F7750B" w:rsidRPr="003A6D72" w:rsidRDefault="00F7750B" w:rsidP="00CC412F">
            <w:pPr>
              <w:rPr>
                <w:rFonts w:cs="Arial"/>
                <w:spacing w:val="-1"/>
              </w:rPr>
            </w:pPr>
            <w:proofErr w:type="gramStart"/>
            <w:r w:rsidRPr="003A6D72">
              <w:rPr>
                <w:rFonts w:cs="Arial"/>
                <w:spacing w:val="-1"/>
              </w:rPr>
              <w:t>Framställan</w:t>
            </w:r>
            <w:proofErr w:type="gramEnd"/>
            <w:r w:rsidRPr="003A6D72">
              <w:rPr>
                <w:rFonts w:cs="Arial"/>
                <w:spacing w:val="-1"/>
              </w:rPr>
              <w:t xml:space="preserve"> resultat.svarstidpunkt</w:t>
            </w:r>
          </w:p>
        </w:tc>
        <w:tc>
          <w:tcPr>
            <w:tcW w:w="4111" w:type="dxa"/>
            <w:vAlign w:val="center"/>
          </w:tcPr>
          <w:p w14:paraId="448B4CF3"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laboratoryOrderOutcome/laboratoryOrderOutcomeBody/accountableHealthcareProfessional/authorTime</w:t>
            </w:r>
          </w:p>
        </w:tc>
      </w:tr>
      <w:tr w:rsidR="00F7750B" w:rsidRPr="00CC412F" w14:paraId="5D97D328" w14:textId="77777777" w:rsidTr="00CC412F">
        <w:trPr>
          <w:trHeight w:val="397"/>
        </w:trPr>
        <w:tc>
          <w:tcPr>
            <w:tcW w:w="1809" w:type="dxa"/>
            <w:vAlign w:val="center"/>
          </w:tcPr>
          <w:p w14:paraId="288110F6" w14:textId="77777777" w:rsidR="00F7750B" w:rsidRPr="00CC412F" w:rsidRDefault="00F7750B" w:rsidP="00CC412F">
            <w:pPr>
              <w:jc w:val="both"/>
            </w:pPr>
            <w:r w:rsidRPr="003A6D72">
              <w:t>accountableHealthcareProfessional</w:t>
            </w:r>
            <w:r w:rsidRPr="00CC412F">
              <w:t>.healthcareProfessionalHSAId</w:t>
            </w:r>
          </w:p>
        </w:tc>
        <w:tc>
          <w:tcPr>
            <w:tcW w:w="2977" w:type="dxa"/>
            <w:vAlign w:val="center"/>
          </w:tcPr>
          <w:p w14:paraId="7A746CC1" w14:textId="77777777" w:rsidR="00F7750B" w:rsidRPr="00CC412F" w:rsidRDefault="00F7750B" w:rsidP="00CC412F">
            <w:r w:rsidRPr="00CC412F">
              <w:rPr>
                <w:rFonts w:cs="Arial"/>
                <w:spacing w:val="-1"/>
              </w:rPr>
              <w:t>Vård- och omsorgsutövare.personal id</w:t>
            </w:r>
          </w:p>
        </w:tc>
        <w:tc>
          <w:tcPr>
            <w:tcW w:w="4111" w:type="dxa"/>
            <w:vAlign w:val="center"/>
          </w:tcPr>
          <w:p w14:paraId="5F7D1B94"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laboratoryOrderOutcome/laboratoryOrderOutcomeBody/accountableHealthcareProfessional/healthcareProfessionalHSAId</w:t>
            </w:r>
          </w:p>
        </w:tc>
      </w:tr>
      <w:tr w:rsidR="00F7750B" w:rsidRPr="00CC412F" w14:paraId="189C2D45" w14:textId="77777777" w:rsidTr="00CC412F">
        <w:trPr>
          <w:trHeight w:val="397"/>
        </w:trPr>
        <w:tc>
          <w:tcPr>
            <w:tcW w:w="1809" w:type="dxa"/>
            <w:vAlign w:val="center"/>
          </w:tcPr>
          <w:p w14:paraId="248C8FEE" w14:textId="77777777" w:rsidR="00F7750B" w:rsidRPr="00CC412F" w:rsidRDefault="00F7750B" w:rsidP="00CC412F">
            <w:pPr>
              <w:jc w:val="both"/>
            </w:pPr>
            <w:r w:rsidRPr="003A6D72">
              <w:t>accountableHealthcareProfessional.healthcareProfessionalName</w:t>
            </w:r>
          </w:p>
        </w:tc>
        <w:tc>
          <w:tcPr>
            <w:tcW w:w="2977" w:type="dxa"/>
            <w:vAlign w:val="center"/>
          </w:tcPr>
          <w:p w14:paraId="3F7A749A" w14:textId="77777777" w:rsidR="00F7750B" w:rsidRPr="00CC412F" w:rsidRDefault="00F7750B" w:rsidP="00CC412F">
            <w:r w:rsidRPr="00CC412F">
              <w:rPr>
                <w:rFonts w:cs="Arial"/>
                <w:spacing w:val="-1"/>
              </w:rPr>
              <w:t>Vård- och omsorgsutövare.personal namn</w:t>
            </w:r>
          </w:p>
        </w:tc>
        <w:tc>
          <w:tcPr>
            <w:tcW w:w="4111" w:type="dxa"/>
          </w:tcPr>
          <w:p w14:paraId="57D81B4D" w14:textId="77777777" w:rsidR="00F7750B" w:rsidRPr="00CC412F" w:rsidRDefault="00F7750B" w:rsidP="00CC412F">
            <w:r w:rsidRPr="00CC412F">
              <w:rPr>
                <w:rFonts w:cs="Consolas"/>
                <w:spacing w:val="-1"/>
              </w:rPr>
              <w:t>laboratoryOrderOutcome/laboratoryOrderOutcomeBody/accountableHealthcareProfessional/healthcareProfessionalName</w:t>
            </w:r>
          </w:p>
        </w:tc>
      </w:tr>
      <w:tr w:rsidR="00F7750B" w:rsidRPr="00CC412F" w14:paraId="67CD3934" w14:textId="77777777" w:rsidTr="00CC412F">
        <w:trPr>
          <w:trHeight w:val="397"/>
        </w:trPr>
        <w:tc>
          <w:tcPr>
            <w:tcW w:w="1809" w:type="dxa"/>
            <w:vAlign w:val="center"/>
          </w:tcPr>
          <w:p w14:paraId="3A8170CE" w14:textId="77777777" w:rsidR="00F7750B" w:rsidRPr="00CC412F" w:rsidRDefault="00F7750B" w:rsidP="00CC412F">
            <w:pPr>
              <w:jc w:val="both"/>
            </w:pPr>
            <w:r w:rsidRPr="00CC412F">
              <w:t>accountableHealthcareProfessional.healthcareProfessionalRoleCode</w:t>
            </w:r>
          </w:p>
        </w:tc>
        <w:tc>
          <w:tcPr>
            <w:tcW w:w="2977" w:type="dxa"/>
            <w:vAlign w:val="center"/>
          </w:tcPr>
          <w:p w14:paraId="12D16648" w14:textId="77777777" w:rsidR="00F7750B" w:rsidRPr="00CC412F" w:rsidRDefault="00F7750B" w:rsidP="00CC412F">
            <w:r w:rsidRPr="00CC412F">
              <w:rPr>
                <w:rFonts w:cs="Arial"/>
                <w:i/>
                <w:color w:val="FF0000"/>
              </w:rPr>
              <w:t>Saknar motsvarighet i V-TIM 2.2</w:t>
            </w:r>
          </w:p>
        </w:tc>
        <w:tc>
          <w:tcPr>
            <w:tcW w:w="4111" w:type="dxa"/>
            <w:vAlign w:val="center"/>
          </w:tcPr>
          <w:p w14:paraId="064D8AA9" w14:textId="77777777" w:rsidR="00F7750B" w:rsidRPr="00CC412F" w:rsidRDefault="00F7750B" w:rsidP="00CC412F">
            <w:pPr>
              <w:autoSpaceDE w:val="0"/>
              <w:autoSpaceDN w:val="0"/>
              <w:adjustRightInd w:val="0"/>
              <w:spacing w:line="240" w:lineRule="auto"/>
              <w:rPr>
                <w:rFonts w:cs="Consolas"/>
                <w:spacing w:val="-1"/>
              </w:rPr>
            </w:pPr>
            <w:r w:rsidRPr="00CC412F">
              <w:rPr>
                <w:rFonts w:cs="Consolas"/>
                <w:spacing w:val="-1"/>
              </w:rPr>
              <w:t>laboratoryOrderOutcome/laboratoryOrderOutcomeBody/accountableHealthcareProfessional/healthcareProfessionalRoleCode</w:t>
            </w:r>
          </w:p>
        </w:tc>
      </w:tr>
      <w:tr w:rsidR="00F7750B" w:rsidRPr="00CC412F" w14:paraId="029BCC34" w14:textId="77777777" w:rsidTr="00CC412F">
        <w:trPr>
          <w:trHeight w:val="397"/>
        </w:trPr>
        <w:tc>
          <w:tcPr>
            <w:tcW w:w="1809" w:type="dxa"/>
            <w:vAlign w:val="center"/>
          </w:tcPr>
          <w:p w14:paraId="4718687E" w14:textId="77777777" w:rsidR="00F7750B" w:rsidRPr="00CC412F" w:rsidRDefault="00F7750B" w:rsidP="00CC412F">
            <w:pPr>
              <w:jc w:val="both"/>
            </w:pPr>
            <w:r w:rsidRPr="00CC412F">
              <w:t>healthcareProfessionalOrgUnit.orgUnitHSAId</w:t>
            </w:r>
          </w:p>
        </w:tc>
        <w:tc>
          <w:tcPr>
            <w:tcW w:w="2977" w:type="dxa"/>
            <w:vAlign w:val="center"/>
          </w:tcPr>
          <w:p w14:paraId="0E6D7322" w14:textId="77777777" w:rsidR="00F7750B" w:rsidRPr="00CC412F" w:rsidRDefault="00F7750B" w:rsidP="00CC412F">
            <w:pPr>
              <w:rPr>
                <w:rFonts w:cs="Arial"/>
              </w:rPr>
            </w:pPr>
            <w:r w:rsidRPr="00CC412F">
              <w:rPr>
                <w:rFonts w:cs="Arial"/>
                <w:spacing w:val="-1"/>
              </w:rPr>
              <w:t>Vård- och omsorgsutövare.enhet id</w:t>
            </w:r>
          </w:p>
        </w:tc>
        <w:tc>
          <w:tcPr>
            <w:tcW w:w="4111" w:type="dxa"/>
            <w:vAlign w:val="center"/>
          </w:tcPr>
          <w:p w14:paraId="17E68C29"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laboratoryOrderOutcome/laboratoryOrderOutcomeBody/accountableHealthcareProfessional/healthcareProfessionalOrgUnit/orgUnitHSAId</w:t>
            </w:r>
          </w:p>
        </w:tc>
      </w:tr>
      <w:tr w:rsidR="00F7750B" w:rsidRPr="00CC412F" w14:paraId="49A2C8E5" w14:textId="77777777" w:rsidTr="00CC412F">
        <w:trPr>
          <w:trHeight w:val="397"/>
        </w:trPr>
        <w:tc>
          <w:tcPr>
            <w:tcW w:w="1809" w:type="dxa"/>
            <w:vAlign w:val="center"/>
          </w:tcPr>
          <w:p w14:paraId="2DF5890F" w14:textId="77777777" w:rsidR="00F7750B" w:rsidRPr="00CC412F" w:rsidRDefault="00F7750B" w:rsidP="00CC412F">
            <w:pPr>
              <w:jc w:val="both"/>
            </w:pPr>
            <w:r w:rsidRPr="00CC412F">
              <w:t>healthcareProfessionalOrgUnit.orgUnitname</w:t>
            </w:r>
          </w:p>
        </w:tc>
        <w:tc>
          <w:tcPr>
            <w:tcW w:w="2977" w:type="dxa"/>
            <w:vAlign w:val="center"/>
          </w:tcPr>
          <w:p w14:paraId="3F97D7B2" w14:textId="77777777" w:rsidR="00F7750B" w:rsidRPr="00CC412F" w:rsidRDefault="00F7750B" w:rsidP="00CC412F">
            <w:pPr>
              <w:rPr>
                <w:rFonts w:cs="Arial"/>
              </w:rPr>
            </w:pPr>
            <w:r w:rsidRPr="00CC412F">
              <w:rPr>
                <w:rFonts w:cs="Arial"/>
                <w:spacing w:val="-1"/>
              </w:rPr>
              <w:t>Vård- och omsorgsutövare.enhet namn</w:t>
            </w:r>
          </w:p>
        </w:tc>
        <w:tc>
          <w:tcPr>
            <w:tcW w:w="4111" w:type="dxa"/>
            <w:vAlign w:val="center"/>
          </w:tcPr>
          <w:p w14:paraId="3F3AB0F0"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laboratoryOrderOutcome/laboratoryOrderOutcomeBody/accountableHealthcareProfessional/healthcareProfessionalOrgUnit/orgUnitName</w:t>
            </w:r>
          </w:p>
        </w:tc>
      </w:tr>
      <w:tr w:rsidR="00F7750B" w:rsidRPr="00CC412F" w14:paraId="3E360C28" w14:textId="77777777" w:rsidTr="00CC412F">
        <w:trPr>
          <w:trHeight w:val="397"/>
        </w:trPr>
        <w:tc>
          <w:tcPr>
            <w:tcW w:w="1809" w:type="dxa"/>
            <w:vAlign w:val="center"/>
          </w:tcPr>
          <w:p w14:paraId="0501CDA4" w14:textId="77777777" w:rsidR="00F7750B" w:rsidRPr="00CC412F" w:rsidRDefault="00F7750B" w:rsidP="00CC412F">
            <w:pPr>
              <w:jc w:val="both"/>
            </w:pPr>
            <w:r w:rsidRPr="00CC412F">
              <w:t>healthcareProfessionalOrgUnit.orgUnitTelecom</w:t>
            </w:r>
          </w:p>
        </w:tc>
        <w:tc>
          <w:tcPr>
            <w:tcW w:w="2977" w:type="dxa"/>
            <w:vAlign w:val="center"/>
          </w:tcPr>
          <w:p w14:paraId="313AB4E4" w14:textId="77777777" w:rsidR="00F7750B" w:rsidRPr="00CC412F" w:rsidRDefault="00F7750B" w:rsidP="00CC412F">
            <w:pPr>
              <w:rPr>
                <w:rFonts w:cs="Arial"/>
              </w:rPr>
            </w:pPr>
            <w:r w:rsidRPr="00CC412F">
              <w:rPr>
                <w:rFonts w:cs="Arial"/>
              </w:rPr>
              <w:t>Tele och eKommunikation.tele ekom adress</w:t>
            </w:r>
          </w:p>
        </w:tc>
        <w:tc>
          <w:tcPr>
            <w:tcW w:w="4111" w:type="dxa"/>
            <w:vAlign w:val="center"/>
          </w:tcPr>
          <w:p w14:paraId="343A5E07"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laboratoryOrderOutcome/laboratoryOrderOutcomeBody/accountableHealthcareProfessional/healthcareProfessionalOrgUnit/orgUnitTelecom</w:t>
            </w:r>
          </w:p>
        </w:tc>
      </w:tr>
      <w:tr w:rsidR="00F7750B" w:rsidRPr="00CC412F" w14:paraId="02CD52AD" w14:textId="77777777" w:rsidTr="00CC412F">
        <w:trPr>
          <w:trHeight w:val="397"/>
        </w:trPr>
        <w:tc>
          <w:tcPr>
            <w:tcW w:w="1809" w:type="dxa"/>
            <w:vAlign w:val="center"/>
          </w:tcPr>
          <w:p w14:paraId="3A7D3DA9" w14:textId="77777777" w:rsidR="00F7750B" w:rsidRPr="00CC412F" w:rsidRDefault="00F7750B" w:rsidP="00CC412F">
            <w:pPr>
              <w:jc w:val="both"/>
            </w:pPr>
            <w:r w:rsidRPr="00CC412F">
              <w:t>healthcareProfessionalOrgUnit.orgUnitEmail</w:t>
            </w:r>
          </w:p>
        </w:tc>
        <w:tc>
          <w:tcPr>
            <w:tcW w:w="2977" w:type="dxa"/>
            <w:vAlign w:val="center"/>
          </w:tcPr>
          <w:p w14:paraId="71B36225" w14:textId="77777777" w:rsidR="00F7750B" w:rsidRPr="00CC412F" w:rsidRDefault="00F7750B" w:rsidP="00CC412F">
            <w:pPr>
              <w:rPr>
                <w:rFonts w:cs="Arial"/>
                <w:spacing w:val="-1"/>
              </w:rPr>
            </w:pPr>
            <w:r w:rsidRPr="00CC412F">
              <w:rPr>
                <w:rFonts w:cs="Arial"/>
              </w:rPr>
              <w:t>Tele och eKommunikation.tele ekom adress</w:t>
            </w:r>
          </w:p>
        </w:tc>
        <w:tc>
          <w:tcPr>
            <w:tcW w:w="4111" w:type="dxa"/>
            <w:vAlign w:val="center"/>
          </w:tcPr>
          <w:p w14:paraId="09C918E9"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laboratoryOrderOutcome/laboratoryOrderOutcomeBody/accountableHealthcareProfessional/healthcareProfessionalOrgUnit/orgUnitEmail</w:t>
            </w:r>
          </w:p>
        </w:tc>
      </w:tr>
      <w:tr w:rsidR="00F7750B" w:rsidRPr="00CC412F" w14:paraId="10BE486C" w14:textId="77777777" w:rsidTr="00CC412F">
        <w:trPr>
          <w:trHeight w:val="397"/>
        </w:trPr>
        <w:tc>
          <w:tcPr>
            <w:tcW w:w="1809" w:type="dxa"/>
            <w:vAlign w:val="center"/>
          </w:tcPr>
          <w:p w14:paraId="19E97AE3" w14:textId="77777777" w:rsidR="00F7750B" w:rsidRPr="00CC412F" w:rsidRDefault="00F7750B" w:rsidP="00CC412F">
            <w:pPr>
              <w:jc w:val="both"/>
              <w:rPr>
                <w:u w:val="single"/>
              </w:rPr>
            </w:pPr>
            <w:r w:rsidRPr="00CC412F">
              <w:t>healthcareProfessionalOrgUnit.orgUnitAddress</w:t>
            </w:r>
          </w:p>
        </w:tc>
        <w:tc>
          <w:tcPr>
            <w:tcW w:w="2977" w:type="dxa"/>
            <w:vAlign w:val="center"/>
          </w:tcPr>
          <w:p w14:paraId="2D1C073F" w14:textId="77777777" w:rsidR="00F7750B" w:rsidRPr="00CC412F" w:rsidRDefault="00F7750B" w:rsidP="00CC412F">
            <w:pPr>
              <w:rPr>
                <w:rFonts w:cs="Arial"/>
                <w:spacing w:val="-1"/>
              </w:rPr>
            </w:pPr>
            <w:r w:rsidRPr="00CC412F">
              <w:rPr>
                <w:rFonts w:cs="Arial"/>
                <w:spacing w:val="-1"/>
              </w:rPr>
              <w:t>Adress.adress 1,</w:t>
            </w:r>
          </w:p>
          <w:p w14:paraId="274ECFE2" w14:textId="77777777" w:rsidR="00F7750B" w:rsidRPr="00CC412F" w:rsidRDefault="00F7750B" w:rsidP="00CC412F">
            <w:pPr>
              <w:rPr>
                <w:rFonts w:cs="Arial"/>
                <w:spacing w:val="-1"/>
              </w:rPr>
            </w:pPr>
            <w:r w:rsidRPr="00CC412F">
              <w:rPr>
                <w:rFonts w:cs="Arial"/>
                <w:spacing w:val="-1"/>
              </w:rPr>
              <w:t>Adress.postnummer &amp;</w:t>
            </w:r>
          </w:p>
          <w:p w14:paraId="1589DC55" w14:textId="77777777" w:rsidR="00F7750B" w:rsidRPr="00CC412F" w:rsidRDefault="00F7750B" w:rsidP="00CC412F">
            <w:pPr>
              <w:rPr>
                <w:rFonts w:cs="Arial"/>
                <w:spacing w:val="-1"/>
              </w:rPr>
            </w:pPr>
            <w:r w:rsidRPr="00CC412F">
              <w:rPr>
                <w:rFonts w:cs="Arial"/>
                <w:spacing w:val="-1"/>
              </w:rPr>
              <w:t>Adress.postort</w:t>
            </w:r>
          </w:p>
        </w:tc>
        <w:tc>
          <w:tcPr>
            <w:tcW w:w="4111" w:type="dxa"/>
            <w:vAlign w:val="center"/>
          </w:tcPr>
          <w:p w14:paraId="64D66A70"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laboratoryOrderOutcome/laboratoryOrderOutcomeBody/accountableHealthcareProfessional/healthcareProfessionalOrgUnit/orgUnitAddress</w:t>
            </w:r>
          </w:p>
        </w:tc>
      </w:tr>
      <w:tr w:rsidR="00F7750B" w:rsidRPr="00CC412F" w14:paraId="2F956BAA" w14:textId="77777777" w:rsidTr="00CC412F">
        <w:trPr>
          <w:trHeight w:val="397"/>
        </w:trPr>
        <w:tc>
          <w:tcPr>
            <w:tcW w:w="1809" w:type="dxa"/>
            <w:vAlign w:val="center"/>
          </w:tcPr>
          <w:p w14:paraId="6EED02C4" w14:textId="77777777" w:rsidR="00F7750B" w:rsidRPr="00CC412F" w:rsidRDefault="00F7750B" w:rsidP="00CC412F">
            <w:pPr>
              <w:jc w:val="both"/>
            </w:pPr>
            <w:r w:rsidRPr="00CC412F">
              <w:t>healthcareProfessionalOrgUnit.orgUnitLocation</w:t>
            </w:r>
          </w:p>
        </w:tc>
        <w:tc>
          <w:tcPr>
            <w:tcW w:w="2977" w:type="dxa"/>
            <w:vAlign w:val="center"/>
          </w:tcPr>
          <w:p w14:paraId="15900780" w14:textId="77777777" w:rsidR="00F7750B" w:rsidRPr="00CC412F" w:rsidRDefault="00F7750B" w:rsidP="00CC412F">
            <w:pPr>
              <w:rPr>
                <w:rFonts w:cs="Arial"/>
                <w:spacing w:val="-1"/>
              </w:rPr>
            </w:pPr>
            <w:r w:rsidRPr="00CC412F">
              <w:rPr>
                <w:rFonts w:cs="Arial"/>
                <w:i/>
                <w:color w:val="FF0000"/>
              </w:rPr>
              <w:t>Saknar motsvarighet i V-TIM 2.2</w:t>
            </w:r>
          </w:p>
        </w:tc>
        <w:tc>
          <w:tcPr>
            <w:tcW w:w="4111" w:type="dxa"/>
            <w:vAlign w:val="center"/>
          </w:tcPr>
          <w:p w14:paraId="517C7B5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laboratoryOrderOutcome/laboratoryOrderOutcomeBody/accountableHealthcareProfessional/healthcareProfessionalOrgUnit/orgUnitLocation</w:t>
            </w:r>
          </w:p>
        </w:tc>
      </w:tr>
      <w:tr w:rsidR="00F7750B" w:rsidRPr="00CC412F" w14:paraId="06329E7E" w14:textId="77777777" w:rsidTr="00CC412F">
        <w:trPr>
          <w:trHeight w:val="397"/>
        </w:trPr>
        <w:tc>
          <w:tcPr>
            <w:tcW w:w="1809" w:type="dxa"/>
            <w:vAlign w:val="center"/>
          </w:tcPr>
          <w:p w14:paraId="12501A2C" w14:textId="77777777" w:rsidR="00F7750B" w:rsidRPr="00CC412F" w:rsidRDefault="00F7750B" w:rsidP="00CC412F">
            <w:r w:rsidRPr="00CC412F">
              <w:t>analysis.analysisId</w:t>
            </w:r>
          </w:p>
        </w:tc>
        <w:tc>
          <w:tcPr>
            <w:tcW w:w="2977" w:type="dxa"/>
            <w:vAlign w:val="center"/>
          </w:tcPr>
          <w:p w14:paraId="2608D36A"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Analysspecifikation.analysspecifikation_id</w:t>
            </w:r>
          </w:p>
        </w:tc>
        <w:tc>
          <w:tcPr>
            <w:tcW w:w="4111" w:type="dxa"/>
            <w:vAlign w:val="center"/>
          </w:tcPr>
          <w:p w14:paraId="3BA363A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laboratoryOrderOutcome/laboratoryOrderOutcomeBody/analysis/analysisId</w:t>
            </w:r>
          </w:p>
        </w:tc>
      </w:tr>
      <w:tr w:rsidR="00F7750B" w:rsidRPr="00CC412F" w14:paraId="51AB5606" w14:textId="77777777" w:rsidTr="00CC412F">
        <w:trPr>
          <w:trHeight w:val="397"/>
        </w:trPr>
        <w:tc>
          <w:tcPr>
            <w:tcW w:w="1809" w:type="dxa"/>
            <w:vAlign w:val="center"/>
          </w:tcPr>
          <w:p w14:paraId="5EF6EA50" w14:textId="77777777" w:rsidR="00F7750B" w:rsidRPr="00CC412F" w:rsidRDefault="00F7750B" w:rsidP="00CC412F">
            <w:r w:rsidRPr="00CC412F">
              <w:t>analysis.analysisTime</w:t>
            </w:r>
          </w:p>
        </w:tc>
        <w:tc>
          <w:tcPr>
            <w:tcW w:w="2977" w:type="dxa"/>
            <w:vAlign w:val="center"/>
          </w:tcPr>
          <w:p w14:paraId="4187F526" w14:textId="77777777" w:rsidR="00F7750B" w:rsidRPr="00CC412F" w:rsidRDefault="00F7750B" w:rsidP="00CC412F">
            <w:r w:rsidRPr="00CC412F">
              <w:t>Aktivitet.aktivitet tid</w:t>
            </w:r>
          </w:p>
        </w:tc>
        <w:tc>
          <w:tcPr>
            <w:tcW w:w="4111" w:type="dxa"/>
            <w:vAlign w:val="center"/>
          </w:tcPr>
          <w:p w14:paraId="17D496D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laboratoryOrderOutcome/laboratoryOrderOutcomeBody/analysis/analysisTime</w:t>
            </w:r>
          </w:p>
        </w:tc>
      </w:tr>
      <w:tr w:rsidR="00F7750B" w:rsidRPr="00CC412F" w14:paraId="77E4E108" w14:textId="77777777" w:rsidTr="00CC412F">
        <w:trPr>
          <w:trHeight w:val="397"/>
        </w:trPr>
        <w:tc>
          <w:tcPr>
            <w:tcW w:w="1809" w:type="dxa"/>
            <w:vAlign w:val="center"/>
          </w:tcPr>
          <w:p w14:paraId="35100C8E" w14:textId="77777777" w:rsidR="00F7750B" w:rsidRPr="00CC412F" w:rsidRDefault="00F7750B" w:rsidP="00CC412F">
            <w:r w:rsidRPr="00CC412F">
              <w:t>analysis.analysisCode</w:t>
            </w:r>
          </w:p>
        </w:tc>
        <w:tc>
          <w:tcPr>
            <w:tcW w:w="2977" w:type="dxa"/>
            <w:vAlign w:val="center"/>
          </w:tcPr>
          <w:p w14:paraId="43BE7E66" w14:textId="77777777" w:rsidR="00F7750B" w:rsidRPr="00CC412F" w:rsidRDefault="00F7750B" w:rsidP="00CC412F">
            <w:r w:rsidRPr="00CC412F">
              <w:t>Analysspecifikation.analyserad faktor</w:t>
            </w:r>
          </w:p>
        </w:tc>
        <w:tc>
          <w:tcPr>
            <w:tcW w:w="4111" w:type="dxa"/>
            <w:vAlign w:val="center"/>
          </w:tcPr>
          <w:p w14:paraId="7E03EE96"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laboratoryOrderOutcome/laboratoryOrderOutcomeBody/analysis/analysisCode</w:t>
            </w:r>
          </w:p>
        </w:tc>
      </w:tr>
      <w:tr w:rsidR="00F7750B" w:rsidRPr="00CC412F" w14:paraId="49E3A432" w14:textId="77777777" w:rsidTr="00CC412F">
        <w:trPr>
          <w:trHeight w:val="397"/>
        </w:trPr>
        <w:tc>
          <w:tcPr>
            <w:tcW w:w="1809" w:type="dxa"/>
            <w:vAlign w:val="center"/>
          </w:tcPr>
          <w:p w14:paraId="2299E984" w14:textId="77777777" w:rsidR="00F7750B" w:rsidRPr="00CC412F" w:rsidRDefault="00F7750B" w:rsidP="00CC412F">
            <w:r w:rsidRPr="00CC412F">
              <w:t>analysis.analysisText</w:t>
            </w:r>
          </w:p>
        </w:tc>
        <w:tc>
          <w:tcPr>
            <w:tcW w:w="2977" w:type="dxa"/>
            <w:vAlign w:val="center"/>
          </w:tcPr>
          <w:p w14:paraId="05A03F4E" w14:textId="77777777" w:rsidR="00F7750B" w:rsidRPr="00CC412F" w:rsidRDefault="00F7750B" w:rsidP="00CC412F">
            <w:r w:rsidRPr="00CC412F">
              <w:t>Analysspecifikation.analyserad faktor</w:t>
            </w:r>
          </w:p>
        </w:tc>
        <w:tc>
          <w:tcPr>
            <w:tcW w:w="4111" w:type="dxa"/>
            <w:vAlign w:val="center"/>
          </w:tcPr>
          <w:p w14:paraId="6FA93859"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laboratoryOrderOutcome/laboratoryOrderOutcomeBody/analysis/analysisText</w:t>
            </w:r>
          </w:p>
        </w:tc>
      </w:tr>
      <w:tr w:rsidR="00F7750B" w:rsidRPr="00CC412F" w14:paraId="6CA722D3" w14:textId="77777777" w:rsidTr="00CC412F">
        <w:trPr>
          <w:trHeight w:val="397"/>
        </w:trPr>
        <w:tc>
          <w:tcPr>
            <w:tcW w:w="1809" w:type="dxa"/>
            <w:vAlign w:val="center"/>
          </w:tcPr>
          <w:p w14:paraId="3D1EE15D" w14:textId="77777777" w:rsidR="00F7750B" w:rsidRPr="00CC412F" w:rsidRDefault="00F7750B" w:rsidP="00CC412F">
            <w:r w:rsidRPr="00CC412F">
              <w:t>analysis.analysisStatus</w:t>
            </w:r>
          </w:p>
        </w:tc>
        <w:tc>
          <w:tcPr>
            <w:tcW w:w="2977" w:type="dxa"/>
            <w:vAlign w:val="center"/>
          </w:tcPr>
          <w:p w14:paraId="64B88666" w14:textId="77777777" w:rsidR="00F7750B" w:rsidRPr="00CC412F" w:rsidRDefault="00F7750B" w:rsidP="00CC412F">
            <w:r w:rsidRPr="00CC412F">
              <w:t>Analysspecifikation.analysspecifikation status</w:t>
            </w:r>
          </w:p>
        </w:tc>
        <w:tc>
          <w:tcPr>
            <w:tcW w:w="4111" w:type="dxa"/>
            <w:vAlign w:val="center"/>
          </w:tcPr>
          <w:p w14:paraId="1608DA30"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laboratoryOrderOutcome/laboratoryOrderOutcomeBody/analysis/analysisStatus</w:t>
            </w:r>
          </w:p>
        </w:tc>
      </w:tr>
      <w:tr w:rsidR="00F7750B" w:rsidRPr="00CC412F" w14:paraId="5D62574C" w14:textId="77777777" w:rsidTr="00CC412F">
        <w:trPr>
          <w:trHeight w:val="397"/>
        </w:trPr>
        <w:tc>
          <w:tcPr>
            <w:tcW w:w="1809" w:type="dxa"/>
            <w:vAlign w:val="center"/>
          </w:tcPr>
          <w:p w14:paraId="62EFEC1D" w14:textId="77777777" w:rsidR="00F7750B" w:rsidRPr="00CC412F" w:rsidRDefault="00F7750B" w:rsidP="00CC412F">
            <w:r w:rsidRPr="00CC412F">
              <w:t>analysis.analysisComment</w:t>
            </w:r>
          </w:p>
        </w:tc>
        <w:tc>
          <w:tcPr>
            <w:tcW w:w="2977" w:type="dxa"/>
            <w:vAlign w:val="center"/>
          </w:tcPr>
          <w:p w14:paraId="2942114B" w14:textId="77777777" w:rsidR="00F7750B" w:rsidRPr="00CC412F" w:rsidRDefault="00F7750B" w:rsidP="00CC412F">
            <w:r w:rsidRPr="00CC412F">
              <w:t>Analysspecifikation.kommentar</w:t>
            </w:r>
          </w:p>
        </w:tc>
        <w:tc>
          <w:tcPr>
            <w:tcW w:w="4111" w:type="dxa"/>
            <w:vAlign w:val="center"/>
          </w:tcPr>
          <w:p w14:paraId="669E2E47"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laboratoryOrderOutcome/laboratoryOrderOutcomeBody/analysis/analysisComment</w:t>
            </w:r>
          </w:p>
        </w:tc>
      </w:tr>
      <w:tr w:rsidR="00F7750B" w:rsidRPr="00CC412F" w14:paraId="28971799" w14:textId="77777777" w:rsidTr="00CC412F">
        <w:trPr>
          <w:trHeight w:val="397"/>
        </w:trPr>
        <w:tc>
          <w:tcPr>
            <w:tcW w:w="1809" w:type="dxa"/>
            <w:vAlign w:val="center"/>
          </w:tcPr>
          <w:p w14:paraId="20BBE1F7" w14:textId="77777777" w:rsidR="00F7750B" w:rsidRPr="00CC412F" w:rsidRDefault="00F7750B" w:rsidP="00CC412F">
            <w:r w:rsidRPr="00CC412F">
              <w:t>analysis.specimen</w:t>
            </w:r>
          </w:p>
        </w:tc>
        <w:tc>
          <w:tcPr>
            <w:tcW w:w="2977" w:type="dxa"/>
            <w:vAlign w:val="center"/>
          </w:tcPr>
          <w:p w14:paraId="62D89506" w14:textId="77777777" w:rsidR="00F7750B" w:rsidRPr="00CC412F" w:rsidRDefault="00F7750B" w:rsidP="00CC412F">
            <w:pPr>
              <w:pStyle w:val="Default"/>
              <w:spacing w:line="280" w:lineRule="atLeast"/>
              <w:rPr>
                <w:rFonts w:ascii="Georgia" w:hAnsi="Georgia" w:cs="Arial"/>
                <w:color w:val="auto"/>
                <w:sz w:val="20"/>
                <w:szCs w:val="20"/>
              </w:rPr>
            </w:pPr>
            <w:r w:rsidRPr="00CC412F">
              <w:rPr>
                <w:rFonts w:ascii="Georgia" w:hAnsi="Georgia"/>
                <w:sz w:val="20"/>
                <w:szCs w:val="20"/>
              </w:rPr>
              <w:t>Analysspecifikation.analysunderlag typ</w:t>
            </w:r>
          </w:p>
        </w:tc>
        <w:tc>
          <w:tcPr>
            <w:tcW w:w="4111" w:type="dxa"/>
            <w:vAlign w:val="center"/>
          </w:tcPr>
          <w:p w14:paraId="29D9EE48"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laboratoryOrderOutcome/laboratoryOrderOutcomeBody/analysis/specimen</w:t>
            </w:r>
          </w:p>
        </w:tc>
      </w:tr>
      <w:tr w:rsidR="00F7750B" w:rsidRPr="00CC412F" w14:paraId="626B3512" w14:textId="77777777" w:rsidTr="00CC412F">
        <w:trPr>
          <w:trHeight w:val="397"/>
        </w:trPr>
        <w:tc>
          <w:tcPr>
            <w:tcW w:w="1809" w:type="dxa"/>
            <w:vAlign w:val="center"/>
          </w:tcPr>
          <w:p w14:paraId="47712172" w14:textId="77777777" w:rsidR="00F7750B" w:rsidRPr="00CC412F" w:rsidRDefault="00F7750B" w:rsidP="00CC412F">
            <w:r w:rsidRPr="00CC412F">
              <w:t>analysis.method</w:t>
            </w:r>
          </w:p>
        </w:tc>
        <w:tc>
          <w:tcPr>
            <w:tcW w:w="2977" w:type="dxa"/>
            <w:vAlign w:val="center"/>
          </w:tcPr>
          <w:p w14:paraId="5A1CFC96"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2512EF18"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laboratoryOrderOutcome/laboratoryOrderOutcomeBody/analysis/method</w:t>
            </w:r>
          </w:p>
        </w:tc>
      </w:tr>
      <w:tr w:rsidR="00F7750B" w:rsidRPr="00CC412F" w14:paraId="520B8C44" w14:textId="77777777" w:rsidTr="00CC412F">
        <w:trPr>
          <w:trHeight w:val="397"/>
        </w:trPr>
        <w:tc>
          <w:tcPr>
            <w:tcW w:w="1809" w:type="dxa"/>
            <w:vAlign w:val="center"/>
          </w:tcPr>
          <w:p w14:paraId="45DFED13" w14:textId="77777777" w:rsidR="00F7750B" w:rsidRPr="003A6D72" w:rsidRDefault="00F7750B" w:rsidP="00CC412F">
            <w:r w:rsidRPr="003A6D72">
              <w:t>relationToAnalysis.analysisId</w:t>
            </w:r>
          </w:p>
        </w:tc>
        <w:tc>
          <w:tcPr>
            <w:tcW w:w="2977" w:type="dxa"/>
            <w:vAlign w:val="center"/>
          </w:tcPr>
          <w:p w14:paraId="3A96BD35"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i/>
                <w:color w:val="FF0000"/>
                <w:sz w:val="20"/>
                <w:szCs w:val="20"/>
              </w:rPr>
              <w:t>Saknar motsvarighet i V-TIM 2.2</w:t>
            </w:r>
          </w:p>
        </w:tc>
        <w:tc>
          <w:tcPr>
            <w:tcW w:w="4111" w:type="dxa"/>
            <w:vAlign w:val="center"/>
          </w:tcPr>
          <w:p w14:paraId="43E562C9" w14:textId="77777777" w:rsidR="00F7750B" w:rsidRPr="003A6D72" w:rsidRDefault="00F7750B" w:rsidP="00CC412F">
            <w:pPr>
              <w:autoSpaceDE w:val="0"/>
              <w:autoSpaceDN w:val="0"/>
              <w:adjustRightInd w:val="0"/>
              <w:spacing w:line="240" w:lineRule="auto"/>
              <w:rPr>
                <w:rFonts w:cs="Arial"/>
              </w:rPr>
            </w:pPr>
            <w:r w:rsidRPr="003A6D72">
              <w:rPr>
                <w:rFonts w:cs="Consolas"/>
                <w:spacing w:val="-1"/>
              </w:rPr>
              <w:t>laboratoryOrderOutcome/laboratoryOrderOutcomeBody/analysis/relationToAnalysis/analysisId</w:t>
            </w:r>
          </w:p>
        </w:tc>
      </w:tr>
      <w:tr w:rsidR="00F7750B" w:rsidRPr="00CC412F" w14:paraId="6613AFD5" w14:textId="77777777" w:rsidTr="00CC412F">
        <w:trPr>
          <w:trHeight w:val="397"/>
        </w:trPr>
        <w:tc>
          <w:tcPr>
            <w:tcW w:w="1809" w:type="dxa"/>
            <w:vAlign w:val="center"/>
          </w:tcPr>
          <w:p w14:paraId="2010DEFA" w14:textId="77777777" w:rsidR="00F7750B" w:rsidRPr="003A6D72" w:rsidRDefault="00F7750B" w:rsidP="00CC412F">
            <w:r w:rsidRPr="003A6D72">
              <w:t>analysisOutcome.outcomeValue</w:t>
            </w:r>
          </w:p>
        </w:tc>
        <w:tc>
          <w:tcPr>
            <w:tcW w:w="2977" w:type="dxa"/>
            <w:vAlign w:val="center"/>
          </w:tcPr>
          <w:p w14:paraId="4246E13B"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Observerat uppfattat tillstånd Värde.värde</w:t>
            </w:r>
          </w:p>
        </w:tc>
        <w:tc>
          <w:tcPr>
            <w:tcW w:w="4111" w:type="dxa"/>
            <w:vAlign w:val="center"/>
          </w:tcPr>
          <w:p w14:paraId="343B680E" w14:textId="77777777" w:rsidR="00F7750B" w:rsidRPr="003A6D72" w:rsidRDefault="00F7750B" w:rsidP="00CC412F">
            <w:pPr>
              <w:autoSpaceDE w:val="0"/>
              <w:autoSpaceDN w:val="0"/>
              <w:adjustRightInd w:val="0"/>
              <w:spacing w:line="240" w:lineRule="auto"/>
              <w:rPr>
                <w:rFonts w:cs="Arial"/>
              </w:rPr>
            </w:pPr>
            <w:r w:rsidRPr="003A6D72">
              <w:rPr>
                <w:rFonts w:cs="Consolas"/>
                <w:spacing w:val="-1"/>
              </w:rPr>
              <w:t>laboratoryOrderOutcome/laboratoryOrderOutcomeBody/analysis/analysisOutcome/outcomeValue</w:t>
            </w:r>
          </w:p>
        </w:tc>
      </w:tr>
      <w:tr w:rsidR="00F7750B" w:rsidRPr="00CC412F" w14:paraId="1DC8C294" w14:textId="77777777" w:rsidTr="00CC412F">
        <w:trPr>
          <w:trHeight w:val="397"/>
        </w:trPr>
        <w:tc>
          <w:tcPr>
            <w:tcW w:w="1809" w:type="dxa"/>
            <w:vAlign w:val="center"/>
          </w:tcPr>
          <w:p w14:paraId="1C4D7AEA" w14:textId="77777777" w:rsidR="00F7750B" w:rsidRPr="003A6D72" w:rsidRDefault="00F7750B" w:rsidP="00CC412F">
            <w:r w:rsidRPr="003A6D72">
              <w:t>analysisOutcome.outcomeUnit</w:t>
            </w:r>
          </w:p>
        </w:tc>
        <w:tc>
          <w:tcPr>
            <w:tcW w:w="2977" w:type="dxa"/>
            <w:vAlign w:val="center"/>
          </w:tcPr>
          <w:p w14:paraId="63711223"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Observerat uppfattat tillstånd Värde.enhet</w:t>
            </w:r>
          </w:p>
        </w:tc>
        <w:tc>
          <w:tcPr>
            <w:tcW w:w="4111" w:type="dxa"/>
            <w:vAlign w:val="center"/>
          </w:tcPr>
          <w:p w14:paraId="03D1AC39"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laboratoryOrderOutcome/laboratoryOrderOutcomeBody/analysis/analysisOutcome/outcomeUnit</w:t>
            </w:r>
          </w:p>
        </w:tc>
      </w:tr>
      <w:tr w:rsidR="00F7750B" w:rsidRPr="00CC412F" w14:paraId="5FDB7165" w14:textId="77777777" w:rsidTr="00CC412F">
        <w:trPr>
          <w:trHeight w:val="397"/>
        </w:trPr>
        <w:tc>
          <w:tcPr>
            <w:tcW w:w="1809" w:type="dxa"/>
            <w:vAlign w:val="center"/>
          </w:tcPr>
          <w:p w14:paraId="39DD6043" w14:textId="77777777" w:rsidR="00F7750B" w:rsidRPr="00CC412F" w:rsidRDefault="00F7750B" w:rsidP="00CC412F">
            <w:r w:rsidRPr="003A6D72">
              <w:t>analysisOutcome.observationTime</w:t>
            </w:r>
          </w:p>
        </w:tc>
        <w:tc>
          <w:tcPr>
            <w:tcW w:w="2977" w:type="dxa"/>
            <w:vAlign w:val="center"/>
          </w:tcPr>
          <w:p w14:paraId="7CC2C287"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laboratoryOrderOutcome/laboratoryOrderOutcomeBody/analysis/analysisOutcome/observationTime</w:t>
            </w:r>
          </w:p>
        </w:tc>
      </w:tr>
      <w:tr w:rsidR="00F7750B" w:rsidRPr="00CC412F" w14:paraId="1A5B18D8" w14:textId="77777777" w:rsidTr="00CC412F">
        <w:trPr>
          <w:trHeight w:val="397"/>
        </w:trPr>
        <w:tc>
          <w:tcPr>
            <w:tcW w:w="1809" w:type="dxa"/>
            <w:vAlign w:val="center"/>
          </w:tcPr>
          <w:p w14:paraId="009A1C0B" w14:textId="77777777" w:rsidR="00F7750B" w:rsidRPr="00CC412F" w:rsidRDefault="00F7750B" w:rsidP="00CC412F">
            <w:r w:rsidRPr="003A6D72">
              <w:t>analysisOutcome.pathologicalFlag</w:t>
            </w:r>
          </w:p>
        </w:tc>
        <w:tc>
          <w:tcPr>
            <w:tcW w:w="2977" w:type="dxa"/>
            <w:vAlign w:val="center"/>
          </w:tcPr>
          <w:p w14:paraId="33327823"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laboratoryOrderOutcome/laboratoryOrderOutcomeBody/analysis/analysisOutcome/pathologicalFlag</w:t>
            </w:r>
          </w:p>
        </w:tc>
      </w:tr>
      <w:tr w:rsidR="00F7750B" w:rsidRPr="00CC412F" w14:paraId="6114E8B5" w14:textId="77777777" w:rsidTr="00CC412F">
        <w:trPr>
          <w:trHeight w:val="397"/>
        </w:trPr>
        <w:tc>
          <w:tcPr>
            <w:tcW w:w="1809" w:type="dxa"/>
            <w:vAlign w:val="center"/>
          </w:tcPr>
          <w:p w14:paraId="33D4D705" w14:textId="77777777" w:rsidR="00F7750B" w:rsidRPr="00CC412F" w:rsidRDefault="00F7750B" w:rsidP="00CC412F">
            <w:r w:rsidRPr="003A6D72">
              <w:t>analysisOutcome.outcomeDescription</w:t>
            </w:r>
          </w:p>
        </w:tc>
        <w:tc>
          <w:tcPr>
            <w:tcW w:w="2977" w:type="dxa"/>
            <w:vAlign w:val="center"/>
          </w:tcPr>
          <w:p w14:paraId="0749B406" w14:textId="77777777" w:rsidR="00F7750B" w:rsidRPr="00CC412F" w:rsidRDefault="00F7750B" w:rsidP="00CC412F">
            <w:pPr>
              <w:rPr>
                <w:rFonts w:cs="Arial"/>
              </w:rPr>
            </w:pPr>
            <w:r w:rsidRPr="00CC412F">
              <w:rPr>
                <w:rFonts w:cs="Arial"/>
              </w:rPr>
              <w:t>Observerat uppfattat tillstånd Värde.kommentar värde</w:t>
            </w:r>
          </w:p>
        </w:tc>
        <w:tc>
          <w:tcPr>
            <w:tcW w:w="4111" w:type="dxa"/>
            <w:vAlign w:val="center"/>
          </w:tcPr>
          <w:p w14:paraId="318BF3CE" w14:textId="77777777" w:rsidR="00F7750B" w:rsidRPr="003A6D72" w:rsidRDefault="00F7750B" w:rsidP="00CC412F">
            <w:r w:rsidRPr="003A6D72">
              <w:rPr>
                <w:rFonts w:cs="Consolas"/>
                <w:spacing w:val="-1"/>
              </w:rPr>
              <w:t>laboratoryOrderOutcome/laboratoryOrderOutcomeBody/analysis/analysisOutcome/outcomeDescription</w:t>
            </w:r>
          </w:p>
        </w:tc>
      </w:tr>
      <w:tr w:rsidR="00F7750B" w:rsidRPr="00CC412F" w14:paraId="32C85623" w14:textId="77777777" w:rsidTr="00CC412F">
        <w:trPr>
          <w:trHeight w:val="397"/>
        </w:trPr>
        <w:tc>
          <w:tcPr>
            <w:tcW w:w="1809" w:type="dxa"/>
            <w:vAlign w:val="center"/>
          </w:tcPr>
          <w:p w14:paraId="7A305928" w14:textId="77777777" w:rsidR="00F7750B" w:rsidRPr="00CC412F" w:rsidRDefault="00F7750B" w:rsidP="00CC412F">
            <w:r w:rsidRPr="003A6D72">
              <w:t>analysisOutcome.referenceInterval</w:t>
            </w:r>
          </w:p>
        </w:tc>
        <w:tc>
          <w:tcPr>
            <w:tcW w:w="2977" w:type="dxa"/>
            <w:vAlign w:val="center"/>
          </w:tcPr>
          <w:p w14:paraId="2BD93D2F"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Relaterad information.relaterat värde</w:t>
            </w:r>
          </w:p>
        </w:tc>
        <w:tc>
          <w:tcPr>
            <w:tcW w:w="4111" w:type="dxa"/>
            <w:vAlign w:val="center"/>
          </w:tcPr>
          <w:p w14:paraId="480CEC0C"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laboratoryOrderOutcome/laboratoryOrderOutcomeBody/analysis/analysisOutcome/referenceInterval</w:t>
            </w:r>
          </w:p>
        </w:tc>
      </w:tr>
      <w:tr w:rsidR="00F7750B" w:rsidRPr="00CC412F" w14:paraId="32278CED" w14:textId="77777777" w:rsidTr="00CC412F">
        <w:trPr>
          <w:trHeight w:val="397"/>
        </w:trPr>
        <w:tc>
          <w:tcPr>
            <w:tcW w:w="1809" w:type="dxa"/>
            <w:vAlign w:val="center"/>
          </w:tcPr>
          <w:p w14:paraId="4A9D4505" w14:textId="77777777" w:rsidR="00F7750B" w:rsidRPr="00CC412F" w:rsidRDefault="00F7750B" w:rsidP="00CC412F">
            <w:r w:rsidRPr="003A6D72">
              <w:t>analysisOutcome.referencePopulation</w:t>
            </w:r>
          </w:p>
        </w:tc>
        <w:tc>
          <w:tcPr>
            <w:tcW w:w="2977" w:type="dxa"/>
            <w:vAlign w:val="center"/>
          </w:tcPr>
          <w:p w14:paraId="0E6DB586"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Relaterad information.relaterat värde</w:t>
            </w:r>
          </w:p>
        </w:tc>
        <w:tc>
          <w:tcPr>
            <w:tcW w:w="4111" w:type="dxa"/>
            <w:vAlign w:val="center"/>
          </w:tcPr>
          <w:p w14:paraId="21D98DF4" w14:textId="77777777" w:rsidR="00F7750B" w:rsidRPr="003A6D72"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laboratoryOrderOutcome/laboratoryOrderOutcomeBody/analysis/analysisOutcome/referencePopulation</w:t>
            </w:r>
          </w:p>
        </w:tc>
      </w:tr>
      <w:tr w:rsidR="00F7750B" w:rsidRPr="00CC412F" w14:paraId="6F3A090C" w14:textId="77777777" w:rsidTr="00CC412F">
        <w:trPr>
          <w:trHeight w:val="397"/>
        </w:trPr>
        <w:tc>
          <w:tcPr>
            <w:tcW w:w="1809" w:type="dxa"/>
            <w:vAlign w:val="center"/>
          </w:tcPr>
          <w:p w14:paraId="32563E49" w14:textId="77777777" w:rsidR="00F7750B" w:rsidRPr="00CC412F" w:rsidRDefault="00F7750B" w:rsidP="00CC412F">
            <w:r w:rsidRPr="00CC412F">
              <w:t>order.orderId</w:t>
            </w:r>
          </w:p>
        </w:tc>
        <w:tc>
          <w:tcPr>
            <w:tcW w:w="2977" w:type="dxa"/>
            <w:vAlign w:val="center"/>
          </w:tcPr>
          <w:p w14:paraId="31A0365C" w14:textId="77777777" w:rsidR="00F7750B" w:rsidRPr="00CC412F" w:rsidRDefault="00F7750B" w:rsidP="00CC412F">
            <w:pPr>
              <w:pStyle w:val="Default"/>
              <w:spacing w:line="280" w:lineRule="atLeast"/>
              <w:rPr>
                <w:rFonts w:ascii="Georgia" w:hAnsi="Georgia"/>
                <w:color w:val="auto"/>
                <w:sz w:val="20"/>
                <w:szCs w:val="20"/>
              </w:rPr>
            </w:pPr>
            <w:proofErr w:type="gramStart"/>
            <w:r w:rsidRPr="00CC412F">
              <w:rPr>
                <w:rFonts w:ascii="Georgia" w:hAnsi="Georgia"/>
                <w:color w:val="auto"/>
                <w:sz w:val="20"/>
                <w:szCs w:val="20"/>
              </w:rPr>
              <w:t>Framställan</w:t>
            </w:r>
            <w:proofErr w:type="gramEnd"/>
            <w:r w:rsidRPr="00CC412F">
              <w:rPr>
                <w:rFonts w:ascii="Georgia" w:hAnsi="Georgia"/>
                <w:color w:val="auto"/>
                <w:sz w:val="20"/>
                <w:szCs w:val="20"/>
              </w:rPr>
              <w:t xml:space="preserve"> resultat.framställan_id</w:t>
            </w:r>
          </w:p>
        </w:tc>
        <w:tc>
          <w:tcPr>
            <w:tcW w:w="4111" w:type="dxa"/>
            <w:vAlign w:val="center"/>
          </w:tcPr>
          <w:p w14:paraId="6A5237F8" w14:textId="77777777" w:rsidR="00F7750B" w:rsidRPr="003A6D72" w:rsidRDefault="00F7750B" w:rsidP="00CC412F">
            <w:pPr>
              <w:autoSpaceDE w:val="0"/>
              <w:autoSpaceDN w:val="0"/>
              <w:adjustRightInd w:val="0"/>
              <w:spacing w:line="240" w:lineRule="auto"/>
              <w:rPr>
                <w:rFonts w:cs="Arial"/>
              </w:rPr>
            </w:pPr>
            <w:r w:rsidRPr="003A6D72">
              <w:rPr>
                <w:rFonts w:cs="Consolas"/>
                <w:spacing w:val="-1"/>
              </w:rPr>
              <w:t>laboratoryOrderOutcome/laboratoryOrderOutcomeBody/order/orderId</w:t>
            </w:r>
          </w:p>
        </w:tc>
      </w:tr>
      <w:tr w:rsidR="00F7750B" w:rsidRPr="00CC412F" w14:paraId="6EB79586" w14:textId="77777777" w:rsidTr="00CC412F">
        <w:trPr>
          <w:trHeight w:val="397"/>
        </w:trPr>
        <w:tc>
          <w:tcPr>
            <w:tcW w:w="1809" w:type="dxa"/>
            <w:vAlign w:val="center"/>
          </w:tcPr>
          <w:p w14:paraId="2079F70A" w14:textId="77777777" w:rsidR="00F7750B" w:rsidRPr="00CC412F" w:rsidRDefault="00F7750B" w:rsidP="00CC412F">
            <w:r w:rsidRPr="00CC412F">
              <w:t>order.orderReason</w:t>
            </w:r>
          </w:p>
        </w:tc>
        <w:tc>
          <w:tcPr>
            <w:tcW w:w="2977" w:type="dxa"/>
            <w:vAlign w:val="center"/>
          </w:tcPr>
          <w:p w14:paraId="020700D8" w14:textId="77777777" w:rsidR="00F7750B" w:rsidRPr="00CC412F" w:rsidRDefault="00F7750B" w:rsidP="00CC412F">
            <w:pPr>
              <w:pStyle w:val="Default"/>
              <w:spacing w:line="280" w:lineRule="atLeast"/>
              <w:rPr>
                <w:rFonts w:ascii="Georgia" w:hAnsi="Georgia"/>
                <w:color w:val="auto"/>
                <w:sz w:val="20"/>
                <w:szCs w:val="20"/>
              </w:rPr>
            </w:pPr>
            <w:r w:rsidRPr="00CC412F">
              <w:rPr>
                <w:rFonts w:ascii="Georgia" w:hAnsi="Georgia"/>
                <w:color w:val="auto"/>
                <w:sz w:val="20"/>
                <w:szCs w:val="20"/>
              </w:rPr>
              <w:t>Hälsofråga.fråga</w:t>
            </w:r>
          </w:p>
        </w:tc>
        <w:tc>
          <w:tcPr>
            <w:tcW w:w="4111" w:type="dxa"/>
            <w:vAlign w:val="center"/>
          </w:tcPr>
          <w:p w14:paraId="61B81983" w14:textId="77777777" w:rsidR="00F7750B" w:rsidRPr="00CC412F" w:rsidRDefault="00F7750B" w:rsidP="00CC412F">
            <w:pPr>
              <w:autoSpaceDE w:val="0"/>
              <w:autoSpaceDN w:val="0"/>
              <w:adjustRightInd w:val="0"/>
              <w:spacing w:line="240" w:lineRule="auto"/>
              <w:rPr>
                <w:rFonts w:cs="Consolas"/>
                <w:spacing w:val="-1"/>
              </w:rPr>
            </w:pPr>
            <w:r w:rsidRPr="003A6D72">
              <w:rPr>
                <w:rFonts w:cs="Consolas"/>
                <w:spacing w:val="-1"/>
              </w:rPr>
              <w:t>laboratoryOrderOutcome/laboratoryOrderOutcomeBody/order/orderReasion</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2D87AB54" w14:textId="033F87CC" w:rsidR="00CC412F" w:rsidRPr="00E10ACE" w:rsidRDefault="00CC412F" w:rsidP="00CC412F">
      <w:pPr>
        <w:pStyle w:val="Heading3"/>
      </w:pPr>
      <w:bookmarkStart w:id="117" w:name="_Toc383102085"/>
      <w:r>
        <w:t>GetECGOutcome</w:t>
      </w:r>
      <w:bookmarkEnd w:id="117"/>
    </w:p>
    <w:p w14:paraId="23806ADD" w14:textId="77777777" w:rsidR="00FE3D2C" w:rsidRDefault="00FE3D2C" w:rsidP="00CC412F">
      <w:pPr>
        <w:spacing w:line="239" w:lineRule="auto"/>
        <w:ind w:right="145"/>
        <w:rPr>
          <w:spacing w:val="-1"/>
        </w:rPr>
      </w:pPr>
    </w:p>
    <w:p w14:paraId="0DBEA1B4" w14:textId="4BF04BC6" w:rsidR="00CC412F" w:rsidRPr="003A6D72" w:rsidRDefault="005D7DF6" w:rsidP="00CC412F">
      <w:pPr>
        <w:spacing w:line="239" w:lineRule="auto"/>
        <w:ind w:right="145"/>
        <w:rPr>
          <w:spacing w:val="-1"/>
          <w:highlight w:val="yellow"/>
        </w:rPr>
      </w:pPr>
      <w:r w:rsidRPr="003A6D72">
        <w:rPr>
          <w:noProof/>
          <w:spacing w:val="-1"/>
          <w:lang w:val="en-US"/>
        </w:rPr>
        <w:drawing>
          <wp:inline distT="0" distB="0" distL="0" distR="0" wp14:anchorId="5D614BC7" wp14:editId="298989D3">
            <wp:extent cx="5562600" cy="4207191"/>
            <wp:effectExtent l="0" t="0" r="0"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Desktop\Agilian\GetECGOutcom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59683" cy="4204985"/>
                    </a:xfrm>
                    <a:prstGeom prst="rect">
                      <a:avLst/>
                    </a:prstGeom>
                    <a:noFill/>
                    <a:ln>
                      <a:noFill/>
                    </a:ln>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A15E02"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A15E02" w:rsidRDefault="00FE3D2C" w:rsidP="006B6063">
            <w:pPr>
              <w:rPr>
                <w:b/>
              </w:rPr>
            </w:pPr>
            <w:r w:rsidRPr="00A15E02">
              <w:rPr>
                <w:b/>
              </w:rPr>
              <w:t>Klass.attribut</w:t>
            </w:r>
          </w:p>
        </w:tc>
        <w:tc>
          <w:tcPr>
            <w:tcW w:w="2977" w:type="dxa"/>
            <w:shd w:val="clear" w:color="auto" w:fill="D9D9D9" w:themeFill="background1" w:themeFillShade="D9"/>
            <w:vAlign w:val="center"/>
          </w:tcPr>
          <w:p w14:paraId="47E55E8C" w14:textId="77777777" w:rsidR="00FE3D2C" w:rsidRPr="004709E5" w:rsidRDefault="00FE3D2C" w:rsidP="002B0265">
            <w:pPr>
              <w:rPr>
                <w:b/>
                <w:szCs w:val="20"/>
              </w:rPr>
            </w:pPr>
            <w:r w:rsidRPr="004709E5">
              <w:rPr>
                <w:b/>
                <w:szCs w:val="20"/>
              </w:rPr>
              <w:t>Mappning mot V-TIM 2.2</w:t>
            </w:r>
          </w:p>
        </w:tc>
        <w:tc>
          <w:tcPr>
            <w:tcW w:w="4111" w:type="dxa"/>
            <w:shd w:val="clear" w:color="auto" w:fill="D9D9D9" w:themeFill="background1" w:themeFillShade="D9"/>
            <w:vAlign w:val="center"/>
          </w:tcPr>
          <w:p w14:paraId="4568FD05" w14:textId="77777777" w:rsidR="00FE3D2C" w:rsidRPr="00BA72E4" w:rsidRDefault="00FE3D2C" w:rsidP="006B6063">
            <w:pPr>
              <w:rPr>
                <w:b/>
              </w:rPr>
            </w:pPr>
            <w:r w:rsidRPr="00BA72E4">
              <w:rPr>
                <w:b/>
              </w:rPr>
              <w:t>Mappning mot XSD schema</w:t>
            </w:r>
          </w:p>
        </w:tc>
      </w:tr>
      <w:tr w:rsidR="00FE3D2C" w:rsidRPr="00F2299A" w14:paraId="54B39AD1" w14:textId="77777777" w:rsidTr="002B0265">
        <w:trPr>
          <w:trHeight w:val="397"/>
        </w:trPr>
        <w:tc>
          <w:tcPr>
            <w:tcW w:w="1809" w:type="dxa"/>
            <w:vAlign w:val="center"/>
          </w:tcPr>
          <w:p w14:paraId="3B6B5D07" w14:textId="77777777" w:rsidR="00FE3D2C" w:rsidRPr="00F2299A" w:rsidRDefault="00FE3D2C" w:rsidP="006B6063">
            <w:r w:rsidRPr="00F2299A">
              <w:t>PatientSummaryHeaderType.documentId</w:t>
            </w:r>
          </w:p>
        </w:tc>
        <w:tc>
          <w:tcPr>
            <w:tcW w:w="2977" w:type="dxa"/>
            <w:vAlign w:val="center"/>
          </w:tcPr>
          <w:p w14:paraId="20DCAF62" w14:textId="77777777" w:rsidR="00FE3D2C" w:rsidRPr="00F2299A" w:rsidRDefault="00FE3D2C" w:rsidP="002B0265">
            <w:pPr>
              <w:rPr>
                <w:rFonts w:cs="Arial"/>
                <w:i/>
                <w:szCs w:val="20"/>
              </w:rPr>
            </w:pPr>
            <w:proofErr w:type="gramStart"/>
            <w:r w:rsidRPr="00CC412F">
              <w:rPr>
                <w:rFonts w:cs="Arial"/>
                <w:spacing w:val="-1"/>
              </w:rPr>
              <w:t>Framställan</w:t>
            </w:r>
            <w:proofErr w:type="gramEnd"/>
            <w:r w:rsidRPr="00CC412F">
              <w:rPr>
                <w:rFonts w:cs="Arial"/>
                <w:spacing w:val="-1"/>
              </w:rPr>
              <w:t xml:space="preserve"> resultat.framställan resultat_id</w:t>
            </w:r>
          </w:p>
        </w:tc>
        <w:tc>
          <w:tcPr>
            <w:tcW w:w="4111" w:type="dxa"/>
            <w:vAlign w:val="center"/>
          </w:tcPr>
          <w:p w14:paraId="4D411446" w14:textId="07DAD141" w:rsidR="00FE3D2C" w:rsidRPr="00F2299A" w:rsidRDefault="00B2177D" w:rsidP="006B6063">
            <w:r>
              <w:t>EcgOutcome</w:t>
            </w:r>
            <w:r w:rsidR="00FE3D2C">
              <w:t>/</w:t>
            </w:r>
            <w:r>
              <w:t>EcgOutcomeHeader</w:t>
            </w:r>
            <w:r w:rsidR="00FE3D2C">
              <w:t>/</w:t>
            </w:r>
            <w:r w:rsidR="00FE3D2C" w:rsidRPr="00F2299A">
              <w:t>documentId</w:t>
            </w:r>
          </w:p>
        </w:tc>
      </w:tr>
      <w:tr w:rsidR="00FE3D2C" w:rsidRPr="00F2299A" w14:paraId="65C9C8D0" w14:textId="77777777" w:rsidTr="002B0265">
        <w:trPr>
          <w:trHeight w:val="397"/>
        </w:trPr>
        <w:tc>
          <w:tcPr>
            <w:tcW w:w="1809" w:type="dxa"/>
            <w:vAlign w:val="center"/>
          </w:tcPr>
          <w:p w14:paraId="09473885" w14:textId="77777777" w:rsidR="00FE3D2C" w:rsidRPr="00F2299A" w:rsidRDefault="00FE3D2C" w:rsidP="006B6063">
            <w:r w:rsidRPr="00F2299A">
              <w:t>PatientSummaryHeaderType.sourceSystemHSAId</w:t>
            </w:r>
          </w:p>
        </w:tc>
        <w:tc>
          <w:tcPr>
            <w:tcW w:w="2977" w:type="dxa"/>
            <w:vAlign w:val="center"/>
          </w:tcPr>
          <w:p w14:paraId="0C4FEBB6" w14:textId="77777777" w:rsidR="00FE3D2C" w:rsidRPr="00F2299A" w:rsidRDefault="00FE3D2C" w:rsidP="002B0265">
            <w:pPr>
              <w:rPr>
                <w:szCs w:val="20"/>
              </w:rPr>
            </w:pPr>
            <w:r w:rsidRPr="00CC412F">
              <w:rPr>
                <w:rFonts w:cs="Arial"/>
                <w:i/>
                <w:color w:val="FF0000"/>
              </w:rPr>
              <w:t>Saknar motsvarighet i V-TIM 2.2</w:t>
            </w:r>
          </w:p>
        </w:tc>
        <w:tc>
          <w:tcPr>
            <w:tcW w:w="4111" w:type="dxa"/>
            <w:vAlign w:val="center"/>
          </w:tcPr>
          <w:p w14:paraId="71124ABB" w14:textId="6B272066" w:rsidR="00FE3D2C" w:rsidRPr="00F2299A" w:rsidRDefault="00B2177D" w:rsidP="006B6063">
            <w:r>
              <w:t>EcgOutcome</w:t>
            </w:r>
            <w:r w:rsidR="00FE3D2C">
              <w:t>/</w:t>
            </w:r>
            <w:r>
              <w:t>EcgOutcomeHeader</w:t>
            </w:r>
            <w:r w:rsidR="00FE3D2C">
              <w:t>/</w:t>
            </w:r>
            <w:r w:rsidR="00FE3D2C" w:rsidRPr="00F2299A">
              <w:t>sourceSystemHSAId</w:t>
            </w:r>
          </w:p>
        </w:tc>
      </w:tr>
      <w:tr w:rsidR="00CF5277" w:rsidRPr="00E60821" w14:paraId="051D903D" w14:textId="77777777" w:rsidTr="002B0265">
        <w:trPr>
          <w:trHeight w:val="397"/>
        </w:trPr>
        <w:tc>
          <w:tcPr>
            <w:tcW w:w="1809" w:type="dxa"/>
            <w:vAlign w:val="center"/>
          </w:tcPr>
          <w:p w14:paraId="0929CE86" w14:textId="77777777" w:rsidR="00CF5277" w:rsidRPr="00E60821" w:rsidRDefault="00CF5277" w:rsidP="006B6063">
            <w:r w:rsidRPr="00E60821">
              <w:t>PatientSummaryHeaderType.documentTitle</w:t>
            </w:r>
          </w:p>
        </w:tc>
        <w:tc>
          <w:tcPr>
            <w:tcW w:w="2977" w:type="dxa"/>
            <w:vAlign w:val="center"/>
          </w:tcPr>
          <w:p w14:paraId="23E4A0EE" w14:textId="43BD679A" w:rsidR="00CF5277" w:rsidRPr="00E60821" w:rsidRDefault="00CF5277" w:rsidP="002B0265">
            <w:pPr>
              <w:rPr>
                <w:rFonts w:cs="Arial"/>
                <w:spacing w:val="-1"/>
                <w:szCs w:val="20"/>
              </w:rPr>
            </w:pPr>
            <w:r w:rsidRPr="00CF5277">
              <w:rPr>
                <w:rFonts w:cs="Arial"/>
                <w:spacing w:val="-1"/>
                <w:szCs w:val="20"/>
              </w:rPr>
              <w:t>Aktivitet.aktivitetsbeskrivning</w:t>
            </w:r>
          </w:p>
        </w:tc>
        <w:tc>
          <w:tcPr>
            <w:tcW w:w="4111" w:type="dxa"/>
            <w:vAlign w:val="center"/>
          </w:tcPr>
          <w:p w14:paraId="14FE916C" w14:textId="0918B6EC" w:rsidR="00CF5277" w:rsidRPr="00E60821" w:rsidRDefault="00CF5277" w:rsidP="006B6063">
            <w:r w:rsidRPr="00E60821">
              <w:t>EcgOutcome/EcgOutcomeHeader/documentTitle</w:t>
            </w:r>
          </w:p>
        </w:tc>
      </w:tr>
      <w:tr w:rsidR="00CF5277" w:rsidRPr="00E60821" w14:paraId="426EBFF1" w14:textId="77777777" w:rsidTr="002B0265">
        <w:trPr>
          <w:trHeight w:val="397"/>
        </w:trPr>
        <w:tc>
          <w:tcPr>
            <w:tcW w:w="1809" w:type="dxa"/>
            <w:vAlign w:val="center"/>
          </w:tcPr>
          <w:p w14:paraId="5A3329E2" w14:textId="77777777" w:rsidR="00CF5277" w:rsidRPr="00E60821" w:rsidRDefault="00CF5277" w:rsidP="006B6063">
            <w:r w:rsidRPr="00E60821">
              <w:t>PatientSummaryHeaderType.documentTime</w:t>
            </w:r>
          </w:p>
        </w:tc>
        <w:tc>
          <w:tcPr>
            <w:tcW w:w="2977" w:type="dxa"/>
            <w:vAlign w:val="center"/>
          </w:tcPr>
          <w:p w14:paraId="77DAA601" w14:textId="543C5EC7" w:rsidR="00CF5277" w:rsidRPr="00E60821" w:rsidRDefault="00CF5277" w:rsidP="002B0265">
            <w:pPr>
              <w:rPr>
                <w:rFonts w:cs="Arial"/>
                <w:szCs w:val="20"/>
              </w:rPr>
            </w:pPr>
            <w:r w:rsidRPr="00CC412F">
              <w:rPr>
                <w:rFonts w:cs="Arial"/>
                <w:i/>
                <w:color w:val="FF0000"/>
              </w:rPr>
              <w:t>Saknar motsvarighet i V-TIM 2.2</w:t>
            </w:r>
          </w:p>
        </w:tc>
        <w:tc>
          <w:tcPr>
            <w:tcW w:w="4111" w:type="dxa"/>
            <w:vAlign w:val="center"/>
          </w:tcPr>
          <w:p w14:paraId="1A1F6B94" w14:textId="48777794" w:rsidR="00CF5277" w:rsidRPr="00E60821" w:rsidRDefault="00CF5277" w:rsidP="006B6063">
            <w:r w:rsidRPr="00E60821">
              <w:t>EcgOutcome/EcgOutcomeHeader/documentTime</w:t>
            </w:r>
          </w:p>
        </w:tc>
      </w:tr>
      <w:tr w:rsidR="00CF5277" w:rsidRPr="00F2299A" w14:paraId="4854D5D7" w14:textId="77777777" w:rsidTr="002B0265">
        <w:trPr>
          <w:trHeight w:val="397"/>
        </w:trPr>
        <w:tc>
          <w:tcPr>
            <w:tcW w:w="1809" w:type="dxa"/>
            <w:vAlign w:val="center"/>
          </w:tcPr>
          <w:p w14:paraId="2DC65CB7" w14:textId="77777777" w:rsidR="00CF5277" w:rsidRPr="00F2299A" w:rsidRDefault="00CF5277" w:rsidP="006B6063">
            <w:r w:rsidRPr="00F2299A">
              <w:t>PatientSummaryHeaderType.patientId</w:t>
            </w:r>
          </w:p>
        </w:tc>
        <w:tc>
          <w:tcPr>
            <w:tcW w:w="2977" w:type="dxa"/>
            <w:vAlign w:val="center"/>
          </w:tcPr>
          <w:p w14:paraId="2DDF9BFE" w14:textId="77777777" w:rsidR="00CF5277" w:rsidRPr="00F2299A" w:rsidRDefault="00CF5277" w:rsidP="002B0265">
            <w:pPr>
              <w:rPr>
                <w:rFonts w:cs="Arial"/>
                <w:spacing w:val="-1"/>
                <w:szCs w:val="20"/>
              </w:rPr>
            </w:pPr>
            <w:r w:rsidRPr="00CC412F">
              <w:rPr>
                <w:rFonts w:cs="Arial"/>
                <w:spacing w:val="-1"/>
              </w:rPr>
              <w:t>Patient.person-id</w:t>
            </w:r>
          </w:p>
        </w:tc>
        <w:tc>
          <w:tcPr>
            <w:tcW w:w="4111" w:type="dxa"/>
            <w:vAlign w:val="center"/>
          </w:tcPr>
          <w:p w14:paraId="76702BFF" w14:textId="09923CE0" w:rsidR="00CF5277" w:rsidRPr="00F2299A" w:rsidRDefault="00CF5277" w:rsidP="006B6063">
            <w:r>
              <w:t>EcgOutcome/EcgOutcomeHeader/</w:t>
            </w:r>
            <w:r w:rsidRPr="00F2299A">
              <w:t>patientId</w:t>
            </w:r>
          </w:p>
        </w:tc>
      </w:tr>
      <w:tr w:rsidR="00CF5277" w:rsidRPr="00F2299A" w14:paraId="2152742C" w14:textId="77777777" w:rsidTr="002B0265">
        <w:trPr>
          <w:trHeight w:val="397"/>
        </w:trPr>
        <w:tc>
          <w:tcPr>
            <w:tcW w:w="1809" w:type="dxa"/>
            <w:vAlign w:val="center"/>
          </w:tcPr>
          <w:p w14:paraId="799C6AD9" w14:textId="77777777" w:rsidR="00CF5277" w:rsidRPr="00F2299A" w:rsidRDefault="00CF5277" w:rsidP="006B6063">
            <w:r w:rsidRPr="00F2299A">
              <w:t>PatientSummaryHeaderType.approvedForPatient</w:t>
            </w:r>
          </w:p>
        </w:tc>
        <w:tc>
          <w:tcPr>
            <w:tcW w:w="2977" w:type="dxa"/>
            <w:vAlign w:val="center"/>
          </w:tcPr>
          <w:p w14:paraId="00BC0D8F"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4960CAD7" w14:textId="17342CBE" w:rsidR="00CF5277" w:rsidRPr="00F2299A" w:rsidRDefault="00CF5277" w:rsidP="006B6063">
            <w:r>
              <w:t>EcgOutcome/EcgOutcomeHeader/</w:t>
            </w:r>
            <w:r w:rsidRPr="00F2299A">
              <w:t>approvedForPatient</w:t>
            </w:r>
          </w:p>
        </w:tc>
      </w:tr>
      <w:tr w:rsidR="00CF5277" w:rsidRPr="00F2299A" w14:paraId="350CAA45" w14:textId="77777777" w:rsidTr="002B0265">
        <w:trPr>
          <w:trHeight w:val="397"/>
        </w:trPr>
        <w:tc>
          <w:tcPr>
            <w:tcW w:w="1809" w:type="dxa"/>
            <w:vAlign w:val="center"/>
          </w:tcPr>
          <w:p w14:paraId="733F87A9" w14:textId="77777777" w:rsidR="00CF5277" w:rsidRPr="00F2299A" w:rsidRDefault="00CF5277" w:rsidP="006B6063">
            <w:r w:rsidRPr="00F2299A">
              <w:t>PatientSummaryHeaderType.careContactId</w:t>
            </w:r>
          </w:p>
        </w:tc>
        <w:tc>
          <w:tcPr>
            <w:tcW w:w="2977" w:type="dxa"/>
            <w:vAlign w:val="center"/>
          </w:tcPr>
          <w:p w14:paraId="674449C4" w14:textId="77777777" w:rsidR="00CF5277" w:rsidRPr="00F2299A" w:rsidRDefault="00CF5277" w:rsidP="002B0265">
            <w:pPr>
              <w:rPr>
                <w:rFonts w:cs="Arial"/>
                <w:szCs w:val="20"/>
              </w:rPr>
            </w:pPr>
            <w:r w:rsidRPr="00CC412F">
              <w:rPr>
                <w:rFonts w:cs="Arial"/>
                <w:spacing w:val="-1"/>
              </w:rPr>
              <w:t>Informationsresurs.kontakt id</w:t>
            </w:r>
          </w:p>
        </w:tc>
        <w:tc>
          <w:tcPr>
            <w:tcW w:w="4111" w:type="dxa"/>
            <w:vAlign w:val="center"/>
          </w:tcPr>
          <w:p w14:paraId="41CEC948" w14:textId="25603010" w:rsidR="00CF5277" w:rsidRPr="00F2299A" w:rsidRDefault="00CF5277" w:rsidP="006B6063">
            <w:r>
              <w:t>EcgOutcome/EcgOutcomeHeader/</w:t>
            </w:r>
            <w:r w:rsidRPr="00F2299A">
              <w:t>careContactId</w:t>
            </w:r>
          </w:p>
        </w:tc>
      </w:tr>
      <w:tr w:rsidR="00CF5277" w:rsidRPr="00F2299A" w14:paraId="7FB72D27" w14:textId="77777777" w:rsidTr="002B0265">
        <w:trPr>
          <w:trHeight w:val="397"/>
        </w:trPr>
        <w:tc>
          <w:tcPr>
            <w:tcW w:w="1809" w:type="dxa"/>
            <w:vAlign w:val="center"/>
          </w:tcPr>
          <w:p w14:paraId="41ECEE1C" w14:textId="77777777" w:rsidR="00CF5277" w:rsidRPr="00F2299A" w:rsidRDefault="00CF5277" w:rsidP="006B6063">
            <w:r w:rsidRPr="00F2299A">
              <w:t>PatientSummaryHeaderType.nullified</w:t>
            </w:r>
          </w:p>
        </w:tc>
        <w:tc>
          <w:tcPr>
            <w:tcW w:w="2977" w:type="dxa"/>
            <w:vAlign w:val="center"/>
          </w:tcPr>
          <w:p w14:paraId="3977883B" w14:textId="77777777" w:rsidR="00CF5277" w:rsidRPr="00F2299A" w:rsidRDefault="00CF5277" w:rsidP="002B0265">
            <w:pPr>
              <w:rPr>
                <w:rFonts w:cs="Arial"/>
                <w:spacing w:val="-1"/>
                <w:szCs w:val="20"/>
              </w:rPr>
            </w:pPr>
            <w:r w:rsidRPr="00CC412F">
              <w:rPr>
                <w:rFonts w:cs="Arial"/>
                <w:i/>
                <w:color w:val="FF0000"/>
              </w:rPr>
              <w:t>Saknar motsvarighet i V-TIM 2.2</w:t>
            </w:r>
          </w:p>
        </w:tc>
        <w:tc>
          <w:tcPr>
            <w:tcW w:w="4111" w:type="dxa"/>
            <w:vAlign w:val="center"/>
          </w:tcPr>
          <w:p w14:paraId="39B21407" w14:textId="5C5BE9BB" w:rsidR="00CF5277" w:rsidRPr="00F2299A" w:rsidRDefault="00CF5277" w:rsidP="006B6063">
            <w:r>
              <w:t>EcgOutcome/EcgOutcomeHeader/</w:t>
            </w:r>
            <w:r w:rsidRPr="00F2299A">
              <w:t>nullified</w:t>
            </w:r>
          </w:p>
        </w:tc>
      </w:tr>
      <w:tr w:rsidR="00CF5277" w:rsidRPr="00F2299A" w14:paraId="27B0E140" w14:textId="77777777" w:rsidTr="002B0265">
        <w:trPr>
          <w:trHeight w:val="397"/>
        </w:trPr>
        <w:tc>
          <w:tcPr>
            <w:tcW w:w="1809" w:type="dxa"/>
            <w:vAlign w:val="center"/>
          </w:tcPr>
          <w:p w14:paraId="314C1E7D" w14:textId="77777777" w:rsidR="00CF5277" w:rsidRPr="00F2299A" w:rsidRDefault="00CF5277" w:rsidP="006B6063">
            <w:r w:rsidRPr="00F2299A">
              <w:t>PatientSummaryHeaderType.nullifiedReason</w:t>
            </w:r>
          </w:p>
        </w:tc>
        <w:tc>
          <w:tcPr>
            <w:tcW w:w="2977" w:type="dxa"/>
            <w:vAlign w:val="center"/>
          </w:tcPr>
          <w:p w14:paraId="503A7BD9"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6EAE16E2" w14:textId="41A56215" w:rsidR="00CF5277" w:rsidRPr="00F2299A" w:rsidRDefault="00CF5277" w:rsidP="006B6063">
            <w:r>
              <w:t>EcgOutcome/EcgOutcomeHeader/</w:t>
            </w:r>
            <w:r w:rsidRPr="00F2299A">
              <w:t>nullifiedReason</w:t>
            </w:r>
          </w:p>
        </w:tc>
      </w:tr>
      <w:tr w:rsidR="00CF5277" w:rsidRPr="00F2299A" w14:paraId="69DF62EF" w14:textId="77777777" w:rsidTr="002B0265">
        <w:trPr>
          <w:trHeight w:val="397"/>
        </w:trPr>
        <w:tc>
          <w:tcPr>
            <w:tcW w:w="1809" w:type="dxa"/>
            <w:vAlign w:val="center"/>
          </w:tcPr>
          <w:p w14:paraId="47BE258C" w14:textId="77777777" w:rsidR="00CF5277" w:rsidRPr="00F2299A" w:rsidRDefault="00CF5277" w:rsidP="006B6063">
            <w:r>
              <w:t>HealthcareProfessionalType.authorTime</w:t>
            </w:r>
          </w:p>
        </w:tc>
        <w:tc>
          <w:tcPr>
            <w:tcW w:w="2977" w:type="dxa"/>
            <w:vAlign w:val="center"/>
          </w:tcPr>
          <w:p w14:paraId="64B348C5" w14:textId="77777777" w:rsidR="00CF5277" w:rsidRPr="00F2299A" w:rsidRDefault="00CF5277" w:rsidP="002B0265">
            <w:pPr>
              <w:rPr>
                <w:rFonts w:cs="Arial"/>
                <w:szCs w:val="20"/>
              </w:rPr>
            </w:pPr>
            <w:proofErr w:type="gramStart"/>
            <w:r w:rsidRPr="00B95790">
              <w:rPr>
                <w:rFonts w:cs="Arial"/>
                <w:spacing w:val="-1"/>
              </w:rPr>
              <w:t>Framställan</w:t>
            </w:r>
            <w:proofErr w:type="gramEnd"/>
            <w:r w:rsidRPr="00B95790">
              <w:rPr>
                <w:rFonts w:cs="Arial"/>
                <w:spacing w:val="-1"/>
              </w:rPr>
              <w:t xml:space="preserve"> resultat.svarstidpunkt</w:t>
            </w:r>
          </w:p>
        </w:tc>
        <w:tc>
          <w:tcPr>
            <w:tcW w:w="4111" w:type="dxa"/>
            <w:vAlign w:val="center"/>
          </w:tcPr>
          <w:p w14:paraId="4CFB9065" w14:textId="3BE71213" w:rsidR="00CF5277" w:rsidRPr="00F2299A" w:rsidRDefault="00CF5277" w:rsidP="006B6063">
            <w:r>
              <w:t>EcgOutcome/EcgOutcomeHeader/AccountableHealthcareProfessional/authorTime</w:t>
            </w:r>
          </w:p>
        </w:tc>
      </w:tr>
      <w:tr w:rsidR="00CF5277" w:rsidRPr="00F2299A" w14:paraId="3A480D0F" w14:textId="77777777" w:rsidTr="002B0265">
        <w:trPr>
          <w:trHeight w:val="397"/>
        </w:trPr>
        <w:tc>
          <w:tcPr>
            <w:tcW w:w="1809" w:type="dxa"/>
            <w:vAlign w:val="center"/>
          </w:tcPr>
          <w:p w14:paraId="39E34869" w14:textId="77777777" w:rsidR="00CF5277" w:rsidRPr="00F2299A" w:rsidRDefault="00CF5277" w:rsidP="006B6063">
            <w:r>
              <w:t>HealthcareProfessionalType.healthcareProfessionalHSAId</w:t>
            </w:r>
          </w:p>
        </w:tc>
        <w:tc>
          <w:tcPr>
            <w:tcW w:w="2977" w:type="dxa"/>
            <w:vAlign w:val="center"/>
          </w:tcPr>
          <w:p w14:paraId="5F5DB8F6" w14:textId="77777777" w:rsidR="00CF5277" w:rsidRPr="00F2299A" w:rsidRDefault="00CF5277" w:rsidP="002B0265">
            <w:pPr>
              <w:rPr>
                <w:rFonts w:cs="Arial"/>
                <w:szCs w:val="20"/>
              </w:rPr>
            </w:pPr>
            <w:r w:rsidRPr="00CC412F">
              <w:rPr>
                <w:rFonts w:cs="Arial"/>
                <w:spacing w:val="-1"/>
              </w:rPr>
              <w:t>Vård- och omsorgsutövare.personal id</w:t>
            </w:r>
          </w:p>
        </w:tc>
        <w:tc>
          <w:tcPr>
            <w:tcW w:w="4111" w:type="dxa"/>
            <w:vAlign w:val="center"/>
          </w:tcPr>
          <w:p w14:paraId="298DA6E3" w14:textId="505C9516" w:rsidR="00CF5277" w:rsidRPr="00F2299A" w:rsidRDefault="00CF5277" w:rsidP="006B6063">
            <w:r>
              <w:t>EcgOutcome/EcgOutcomeHeader/AccountableHealthcareProfessional/healthcareProfessionalHSAId</w:t>
            </w:r>
          </w:p>
        </w:tc>
      </w:tr>
      <w:tr w:rsidR="00CF5277" w:rsidRPr="00F2299A" w14:paraId="73D50B81" w14:textId="77777777" w:rsidTr="002B0265">
        <w:trPr>
          <w:trHeight w:val="397"/>
        </w:trPr>
        <w:tc>
          <w:tcPr>
            <w:tcW w:w="1809" w:type="dxa"/>
            <w:vAlign w:val="center"/>
          </w:tcPr>
          <w:p w14:paraId="7929D3EF" w14:textId="77777777" w:rsidR="00CF5277" w:rsidRPr="00F2299A" w:rsidRDefault="00CF5277" w:rsidP="006B6063">
            <w:r>
              <w:t>HealthcareProfessionalType.healthcareProfessionalName</w:t>
            </w:r>
          </w:p>
        </w:tc>
        <w:tc>
          <w:tcPr>
            <w:tcW w:w="2977" w:type="dxa"/>
            <w:vAlign w:val="center"/>
          </w:tcPr>
          <w:p w14:paraId="54B46FB5" w14:textId="77777777" w:rsidR="00CF5277" w:rsidRPr="00F2299A" w:rsidRDefault="00CF5277" w:rsidP="002B0265">
            <w:pPr>
              <w:rPr>
                <w:rFonts w:cs="Arial"/>
                <w:szCs w:val="20"/>
              </w:rPr>
            </w:pPr>
            <w:r w:rsidRPr="00CC412F">
              <w:rPr>
                <w:rFonts w:cs="Arial"/>
                <w:spacing w:val="-1"/>
              </w:rPr>
              <w:t>Vård- och omsorgsutövare.personal namn</w:t>
            </w:r>
          </w:p>
        </w:tc>
        <w:tc>
          <w:tcPr>
            <w:tcW w:w="4111" w:type="dxa"/>
            <w:vAlign w:val="center"/>
          </w:tcPr>
          <w:p w14:paraId="292E6492" w14:textId="74903BA8" w:rsidR="00CF5277" w:rsidRPr="00F2299A" w:rsidRDefault="00CF5277" w:rsidP="006B6063">
            <w:r>
              <w:t>EcgOutcome/EcgOutcomeHeader/AccountableHealthcareProfessional/healthcareProfessionalName</w:t>
            </w:r>
          </w:p>
        </w:tc>
      </w:tr>
      <w:tr w:rsidR="00CF5277" w:rsidRPr="00F2299A" w14:paraId="12E289AE" w14:textId="77777777" w:rsidTr="002B0265">
        <w:trPr>
          <w:trHeight w:val="397"/>
        </w:trPr>
        <w:tc>
          <w:tcPr>
            <w:tcW w:w="1809" w:type="dxa"/>
            <w:vAlign w:val="center"/>
          </w:tcPr>
          <w:p w14:paraId="4F27453B" w14:textId="77777777" w:rsidR="00CF5277" w:rsidRPr="00F2299A" w:rsidRDefault="00CF5277" w:rsidP="006B6063">
            <w:r>
              <w:t>HealthcareProfessionalType.healthcareProfessionalRoleCode</w:t>
            </w:r>
          </w:p>
        </w:tc>
        <w:tc>
          <w:tcPr>
            <w:tcW w:w="2977" w:type="dxa"/>
            <w:vAlign w:val="center"/>
          </w:tcPr>
          <w:p w14:paraId="3097BB88"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480214BE" w14:textId="299D4DE4" w:rsidR="00CF5277" w:rsidRPr="00F2299A" w:rsidRDefault="00CF5277" w:rsidP="006B6063">
            <w:r>
              <w:t>EcgOutcome/EcgOutcomeHeader/AccountableHealthcareProfessional/healthcareProfessionalRoleCode</w:t>
            </w:r>
          </w:p>
        </w:tc>
      </w:tr>
      <w:tr w:rsidR="00CF5277" w:rsidRPr="00F2299A" w14:paraId="2990532F" w14:textId="77777777" w:rsidTr="002B0265">
        <w:trPr>
          <w:trHeight w:val="397"/>
        </w:trPr>
        <w:tc>
          <w:tcPr>
            <w:tcW w:w="1809" w:type="dxa"/>
            <w:vAlign w:val="center"/>
          </w:tcPr>
          <w:p w14:paraId="17C884B9" w14:textId="77777777" w:rsidR="00CF5277" w:rsidRPr="00F2299A" w:rsidRDefault="00CF5277" w:rsidP="006B6063">
            <w:r>
              <w:t>HealthcareProfessionalType.healthcareProfessionalCareUnitHSAId</w:t>
            </w:r>
          </w:p>
        </w:tc>
        <w:tc>
          <w:tcPr>
            <w:tcW w:w="2977" w:type="dxa"/>
            <w:vAlign w:val="center"/>
          </w:tcPr>
          <w:p w14:paraId="02985CA4" w14:textId="77777777" w:rsidR="00CF5277" w:rsidRPr="00F2299A" w:rsidRDefault="00CF5277" w:rsidP="002B0265">
            <w:pPr>
              <w:rPr>
                <w:rFonts w:cs="Arial"/>
                <w:spacing w:val="-1"/>
                <w:szCs w:val="20"/>
              </w:rPr>
            </w:pPr>
            <w:r w:rsidRPr="00CC412F">
              <w:rPr>
                <w:rFonts w:cs="Arial"/>
                <w:spacing w:val="-1"/>
              </w:rPr>
              <w:t>Vård- och omsorgsutövare.enhet id</w:t>
            </w:r>
          </w:p>
        </w:tc>
        <w:tc>
          <w:tcPr>
            <w:tcW w:w="4111" w:type="dxa"/>
            <w:vAlign w:val="center"/>
          </w:tcPr>
          <w:p w14:paraId="2A26B23B" w14:textId="35810E10" w:rsidR="00CF5277" w:rsidRPr="00F2299A" w:rsidRDefault="00CF5277" w:rsidP="006B6063">
            <w:r>
              <w:t>EcgOutcome/EcgOutcomeHeader/AccountableHealthcareProfessional/healthcareProfessionalCareUnitHSAId</w:t>
            </w:r>
          </w:p>
        </w:tc>
      </w:tr>
      <w:tr w:rsidR="00CF5277" w:rsidRPr="00F2299A" w14:paraId="68514F3E" w14:textId="77777777" w:rsidTr="002B0265">
        <w:trPr>
          <w:trHeight w:val="397"/>
        </w:trPr>
        <w:tc>
          <w:tcPr>
            <w:tcW w:w="1809" w:type="dxa"/>
            <w:vAlign w:val="center"/>
          </w:tcPr>
          <w:p w14:paraId="20D40313" w14:textId="77777777" w:rsidR="00CF5277" w:rsidRPr="00F2299A" w:rsidRDefault="00CF5277" w:rsidP="006B6063">
            <w:r>
              <w:t>HealthcareProfessionalType.healthcareProfessionalCareGiverHSAId</w:t>
            </w:r>
          </w:p>
        </w:tc>
        <w:tc>
          <w:tcPr>
            <w:tcW w:w="2977" w:type="dxa"/>
            <w:vAlign w:val="center"/>
          </w:tcPr>
          <w:p w14:paraId="0086B0F2" w14:textId="77777777" w:rsidR="00CF5277" w:rsidRPr="00F2299A" w:rsidRDefault="00CF5277" w:rsidP="002B0265">
            <w:pPr>
              <w:rPr>
                <w:rFonts w:cs="Arial"/>
                <w:spacing w:val="-1"/>
                <w:szCs w:val="20"/>
              </w:rPr>
            </w:pPr>
            <w:r w:rsidRPr="00CC412F">
              <w:rPr>
                <w:rFonts w:cs="Arial"/>
                <w:spacing w:val="-1"/>
              </w:rPr>
              <w:t>Informationsresurs.vårdgivare id</w:t>
            </w:r>
          </w:p>
        </w:tc>
        <w:tc>
          <w:tcPr>
            <w:tcW w:w="4111" w:type="dxa"/>
            <w:vAlign w:val="center"/>
          </w:tcPr>
          <w:p w14:paraId="4A3EDA80" w14:textId="6EAB19BA" w:rsidR="00CF5277" w:rsidRPr="00F2299A" w:rsidRDefault="00CF5277" w:rsidP="006B6063">
            <w:r>
              <w:t>EcgOutcome/EcgOutcomeHeader/AccountableHealthcareProfessional/healthcareProfessionalCareGiverHSAId</w:t>
            </w:r>
          </w:p>
        </w:tc>
      </w:tr>
      <w:tr w:rsidR="00CF5277" w:rsidRPr="00100F5C" w14:paraId="496497B3" w14:textId="77777777" w:rsidTr="002B0265">
        <w:trPr>
          <w:trHeight w:val="397"/>
        </w:trPr>
        <w:tc>
          <w:tcPr>
            <w:tcW w:w="1809" w:type="dxa"/>
            <w:vAlign w:val="center"/>
          </w:tcPr>
          <w:p w14:paraId="1259F4AA" w14:textId="77777777" w:rsidR="00CF5277" w:rsidRPr="00F2299A" w:rsidRDefault="00CF5277" w:rsidP="006B6063">
            <w:r>
              <w:t>OrgUnitType.orgUnitHSAId</w:t>
            </w:r>
          </w:p>
        </w:tc>
        <w:tc>
          <w:tcPr>
            <w:tcW w:w="2977" w:type="dxa"/>
            <w:vAlign w:val="center"/>
          </w:tcPr>
          <w:p w14:paraId="200BC9E5" w14:textId="77777777" w:rsidR="00CF5277" w:rsidRPr="00F2299A" w:rsidRDefault="00CF5277" w:rsidP="002B0265">
            <w:pPr>
              <w:rPr>
                <w:rFonts w:cs="Arial"/>
                <w:spacing w:val="-1"/>
                <w:szCs w:val="20"/>
              </w:rPr>
            </w:pPr>
            <w:r w:rsidRPr="00CC412F">
              <w:rPr>
                <w:rFonts w:cs="Arial"/>
                <w:spacing w:val="-1"/>
              </w:rPr>
              <w:t>Vård- och omsorgsutövare.enhet id</w:t>
            </w:r>
          </w:p>
        </w:tc>
        <w:tc>
          <w:tcPr>
            <w:tcW w:w="4111" w:type="dxa"/>
            <w:vAlign w:val="center"/>
          </w:tcPr>
          <w:p w14:paraId="7F4D0924" w14:textId="784DDDFA"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/orgUnitHSAId</w:t>
            </w:r>
          </w:p>
        </w:tc>
      </w:tr>
      <w:tr w:rsidR="00CF5277" w:rsidRPr="00100F5C" w14:paraId="5081F82C" w14:textId="77777777" w:rsidTr="002B0265">
        <w:trPr>
          <w:trHeight w:val="397"/>
        </w:trPr>
        <w:tc>
          <w:tcPr>
            <w:tcW w:w="1809" w:type="dxa"/>
            <w:vAlign w:val="center"/>
          </w:tcPr>
          <w:p w14:paraId="331C7DFA" w14:textId="77777777" w:rsidR="00CF5277" w:rsidRPr="00F2299A" w:rsidRDefault="00CF5277" w:rsidP="006B6063">
            <w:r>
              <w:t>OrgUnitType.orgUnitName</w:t>
            </w:r>
          </w:p>
        </w:tc>
        <w:tc>
          <w:tcPr>
            <w:tcW w:w="2977" w:type="dxa"/>
            <w:vAlign w:val="center"/>
          </w:tcPr>
          <w:p w14:paraId="6719B264" w14:textId="77777777" w:rsidR="00CF5277" w:rsidRPr="00F2299A" w:rsidRDefault="00CF5277" w:rsidP="002B0265">
            <w:pPr>
              <w:rPr>
                <w:rFonts w:cs="Arial"/>
                <w:spacing w:val="-1"/>
                <w:szCs w:val="20"/>
              </w:rPr>
            </w:pPr>
            <w:r w:rsidRPr="00CC412F">
              <w:rPr>
                <w:rFonts w:cs="Arial"/>
                <w:spacing w:val="-1"/>
              </w:rPr>
              <w:t>Vård- och omsorgsutövare.enhet namn</w:t>
            </w:r>
          </w:p>
        </w:tc>
        <w:tc>
          <w:tcPr>
            <w:tcW w:w="4111" w:type="dxa"/>
            <w:vAlign w:val="center"/>
          </w:tcPr>
          <w:p w14:paraId="5FDD869C" w14:textId="4D5E631A"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/orgUnitName</w:t>
            </w:r>
          </w:p>
        </w:tc>
      </w:tr>
      <w:tr w:rsidR="00CF5277" w:rsidRPr="00100F5C" w14:paraId="221FAAC5" w14:textId="77777777" w:rsidTr="002B0265">
        <w:trPr>
          <w:trHeight w:val="397"/>
        </w:trPr>
        <w:tc>
          <w:tcPr>
            <w:tcW w:w="1809" w:type="dxa"/>
            <w:vAlign w:val="center"/>
          </w:tcPr>
          <w:p w14:paraId="251A803C" w14:textId="77777777" w:rsidR="00CF5277" w:rsidRPr="00F2299A" w:rsidRDefault="00CF5277" w:rsidP="006B6063">
            <w:r>
              <w:t>OrgUnitType.orgUnitTelecom</w:t>
            </w:r>
          </w:p>
        </w:tc>
        <w:tc>
          <w:tcPr>
            <w:tcW w:w="2977" w:type="dxa"/>
            <w:vAlign w:val="center"/>
          </w:tcPr>
          <w:p w14:paraId="04B645E2" w14:textId="77777777" w:rsidR="00CF5277" w:rsidRPr="00F2299A" w:rsidRDefault="00CF5277" w:rsidP="002B0265">
            <w:pPr>
              <w:rPr>
                <w:rFonts w:cs="Arial"/>
                <w:spacing w:val="-1"/>
                <w:szCs w:val="20"/>
              </w:rPr>
            </w:pPr>
            <w:r w:rsidRPr="00CC412F">
              <w:rPr>
                <w:rFonts w:cs="Arial"/>
              </w:rPr>
              <w:t>Tele och eKommunikation.tele ekom adress</w:t>
            </w:r>
          </w:p>
        </w:tc>
        <w:tc>
          <w:tcPr>
            <w:tcW w:w="4111" w:type="dxa"/>
            <w:vAlign w:val="center"/>
          </w:tcPr>
          <w:p w14:paraId="5FA39889" w14:textId="39A56A14"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/orgUnitTelecom</w:t>
            </w:r>
          </w:p>
        </w:tc>
      </w:tr>
      <w:tr w:rsidR="00CF5277" w:rsidRPr="00100F5C" w14:paraId="424F228F" w14:textId="77777777" w:rsidTr="002B0265">
        <w:trPr>
          <w:trHeight w:val="397"/>
        </w:trPr>
        <w:tc>
          <w:tcPr>
            <w:tcW w:w="1809" w:type="dxa"/>
            <w:vAlign w:val="center"/>
          </w:tcPr>
          <w:p w14:paraId="33E709BB" w14:textId="77777777" w:rsidR="00CF5277" w:rsidRPr="00F2299A" w:rsidRDefault="00CF5277" w:rsidP="006B6063">
            <w:r>
              <w:t>OrgUnitType.orgUnitEmail</w:t>
            </w:r>
          </w:p>
        </w:tc>
        <w:tc>
          <w:tcPr>
            <w:tcW w:w="2977" w:type="dxa"/>
            <w:vAlign w:val="center"/>
          </w:tcPr>
          <w:p w14:paraId="416D0D52" w14:textId="77777777" w:rsidR="00CF5277" w:rsidRPr="00F2299A" w:rsidRDefault="00CF5277" w:rsidP="002B0265">
            <w:pPr>
              <w:rPr>
                <w:rFonts w:cs="Arial"/>
                <w:szCs w:val="20"/>
              </w:rPr>
            </w:pPr>
            <w:r w:rsidRPr="00CC412F">
              <w:rPr>
                <w:rFonts w:cs="Arial"/>
              </w:rPr>
              <w:t>Tele och eKommunikation.tele ekom adress</w:t>
            </w:r>
          </w:p>
        </w:tc>
        <w:tc>
          <w:tcPr>
            <w:tcW w:w="4111" w:type="dxa"/>
            <w:vAlign w:val="center"/>
          </w:tcPr>
          <w:p w14:paraId="0FA4DA15" w14:textId="3FFA65B3"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/orgUnitEmail</w:t>
            </w:r>
          </w:p>
        </w:tc>
      </w:tr>
      <w:tr w:rsidR="00CF5277" w:rsidRPr="00100F5C" w14:paraId="2A8F9EA2" w14:textId="77777777" w:rsidTr="002B0265">
        <w:trPr>
          <w:trHeight w:val="397"/>
        </w:trPr>
        <w:tc>
          <w:tcPr>
            <w:tcW w:w="1809" w:type="dxa"/>
            <w:vAlign w:val="center"/>
          </w:tcPr>
          <w:p w14:paraId="70ED9400" w14:textId="77777777" w:rsidR="00CF5277" w:rsidRPr="00F2299A" w:rsidRDefault="00CF5277" w:rsidP="006B6063">
            <w:r>
              <w:t>OrgUnitType.orgUnitAddress</w:t>
            </w:r>
          </w:p>
        </w:tc>
        <w:tc>
          <w:tcPr>
            <w:tcW w:w="2977" w:type="dxa"/>
            <w:vAlign w:val="center"/>
          </w:tcPr>
          <w:p w14:paraId="6553ABD9" w14:textId="77777777" w:rsidR="00CF5277" w:rsidRPr="00CC412F" w:rsidRDefault="00CF5277" w:rsidP="002B0265">
            <w:pPr>
              <w:rPr>
                <w:rFonts w:cs="Arial"/>
                <w:spacing w:val="-1"/>
              </w:rPr>
            </w:pPr>
            <w:r w:rsidRPr="00CC412F">
              <w:rPr>
                <w:rFonts w:cs="Arial"/>
                <w:spacing w:val="-1"/>
              </w:rPr>
              <w:t>Adress.adress 1,</w:t>
            </w:r>
          </w:p>
          <w:p w14:paraId="55F49ABE" w14:textId="77777777" w:rsidR="00CF5277" w:rsidRPr="00CC412F" w:rsidRDefault="00CF5277" w:rsidP="002B0265">
            <w:pPr>
              <w:rPr>
                <w:rFonts w:cs="Arial"/>
                <w:spacing w:val="-1"/>
              </w:rPr>
            </w:pPr>
            <w:r w:rsidRPr="00CC412F">
              <w:rPr>
                <w:rFonts w:cs="Arial"/>
                <w:spacing w:val="-1"/>
              </w:rPr>
              <w:t>Adress.postnummer &amp;</w:t>
            </w:r>
          </w:p>
          <w:p w14:paraId="23E14EFB" w14:textId="77777777" w:rsidR="00CF5277" w:rsidRPr="00F2299A" w:rsidRDefault="00CF5277" w:rsidP="002B0265">
            <w:pPr>
              <w:rPr>
                <w:rFonts w:cs="Arial"/>
                <w:spacing w:val="-1"/>
                <w:szCs w:val="20"/>
              </w:rPr>
            </w:pPr>
            <w:r w:rsidRPr="00CC412F">
              <w:rPr>
                <w:rFonts w:cs="Arial"/>
                <w:spacing w:val="-1"/>
              </w:rPr>
              <w:t>Adress.postort</w:t>
            </w:r>
          </w:p>
        </w:tc>
        <w:tc>
          <w:tcPr>
            <w:tcW w:w="4111" w:type="dxa"/>
            <w:vAlign w:val="center"/>
          </w:tcPr>
          <w:p w14:paraId="159FB280" w14:textId="4EEB0396"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/orgUnitAddress</w:t>
            </w:r>
          </w:p>
        </w:tc>
      </w:tr>
      <w:tr w:rsidR="00CF5277" w:rsidRPr="00100F5C" w14:paraId="7F88A6AD" w14:textId="77777777" w:rsidTr="002B0265">
        <w:trPr>
          <w:trHeight w:val="397"/>
        </w:trPr>
        <w:tc>
          <w:tcPr>
            <w:tcW w:w="1809" w:type="dxa"/>
            <w:vAlign w:val="center"/>
          </w:tcPr>
          <w:p w14:paraId="62C5874A" w14:textId="77777777" w:rsidR="00CF5277" w:rsidRPr="00F2299A" w:rsidRDefault="00CF5277" w:rsidP="006B6063">
            <w:r>
              <w:t>OrgUnitType.orgUnitLocation</w:t>
            </w:r>
          </w:p>
        </w:tc>
        <w:tc>
          <w:tcPr>
            <w:tcW w:w="2977" w:type="dxa"/>
            <w:vAlign w:val="center"/>
          </w:tcPr>
          <w:p w14:paraId="4EE404F0"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1C9E49F9" w14:textId="6D342A3E" w:rsidR="00CF5277" w:rsidRPr="00100F5C" w:rsidRDefault="00CF5277" w:rsidP="006B6063">
            <w:pPr>
              <w:rPr>
                <w:lang w:val="en-US"/>
              </w:rPr>
            </w:pPr>
            <w:r>
              <w:rPr>
                <w:lang w:val="en-US"/>
              </w:rPr>
              <w:t>EcgOutcome</w:t>
            </w:r>
            <w:r w:rsidRPr="00100F5C">
              <w:rPr>
                <w:lang w:val="en-US"/>
              </w:rPr>
              <w:t>/</w:t>
            </w:r>
            <w:r>
              <w:rPr>
                <w:lang w:val="en-US"/>
              </w:rPr>
              <w:t>EcgOutcomeHeader</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/orgUnitLocation</w:t>
            </w:r>
          </w:p>
        </w:tc>
      </w:tr>
      <w:tr w:rsidR="00CF5277" w:rsidRPr="00F2299A" w14:paraId="60F8AA33" w14:textId="77777777" w:rsidTr="002B0265">
        <w:trPr>
          <w:trHeight w:val="397"/>
        </w:trPr>
        <w:tc>
          <w:tcPr>
            <w:tcW w:w="1809" w:type="dxa"/>
            <w:vAlign w:val="center"/>
          </w:tcPr>
          <w:p w14:paraId="386F3728" w14:textId="77777777" w:rsidR="00CF5277" w:rsidRPr="00F2299A" w:rsidRDefault="00CF5277" w:rsidP="006B6063">
            <w:r>
              <w:t>LegalAuthenticatorType.signatureTime</w:t>
            </w:r>
          </w:p>
        </w:tc>
        <w:tc>
          <w:tcPr>
            <w:tcW w:w="2977" w:type="dxa"/>
            <w:vAlign w:val="center"/>
          </w:tcPr>
          <w:p w14:paraId="1DA3BA32"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2D2AE0A3" w14:textId="036EE568" w:rsidR="00CF5277" w:rsidRPr="00F2299A" w:rsidRDefault="00CF5277" w:rsidP="006B6063">
            <w:r>
              <w:t>EcgOutcome/EcgOutcomeHeader/LegalAuthenticator/signatureTime</w:t>
            </w:r>
          </w:p>
        </w:tc>
      </w:tr>
      <w:tr w:rsidR="00CF5277" w:rsidRPr="00F2299A" w14:paraId="25AEA8A1" w14:textId="77777777" w:rsidTr="002B0265">
        <w:trPr>
          <w:trHeight w:val="397"/>
        </w:trPr>
        <w:tc>
          <w:tcPr>
            <w:tcW w:w="1809" w:type="dxa"/>
            <w:vAlign w:val="center"/>
          </w:tcPr>
          <w:p w14:paraId="3EA65054" w14:textId="77777777" w:rsidR="00CF5277" w:rsidRPr="00F2299A" w:rsidRDefault="00CF5277" w:rsidP="006B6063">
            <w:r>
              <w:t>LegalAuthenticatorType.legalAuthenticatorHSAId</w:t>
            </w:r>
          </w:p>
        </w:tc>
        <w:tc>
          <w:tcPr>
            <w:tcW w:w="2977" w:type="dxa"/>
            <w:vAlign w:val="center"/>
          </w:tcPr>
          <w:p w14:paraId="0D646C47" w14:textId="77777777" w:rsidR="00CF5277" w:rsidRPr="00F2299A" w:rsidRDefault="00CF5277" w:rsidP="002B0265">
            <w:pPr>
              <w:rPr>
                <w:rFonts w:eastAsia="Arial Unicode MS" w:cs="Arial"/>
                <w:szCs w:val="20"/>
              </w:rPr>
            </w:pPr>
            <w:r w:rsidRPr="00CC412F">
              <w:rPr>
                <w:rFonts w:cs="Arial"/>
                <w:spacing w:val="-1"/>
              </w:rPr>
              <w:t>Vård- och omsorgsutövare.personal id</w:t>
            </w:r>
          </w:p>
        </w:tc>
        <w:tc>
          <w:tcPr>
            <w:tcW w:w="4111" w:type="dxa"/>
            <w:vAlign w:val="center"/>
          </w:tcPr>
          <w:p w14:paraId="609A9763" w14:textId="15920DEA" w:rsidR="00CF5277" w:rsidRPr="00F2299A" w:rsidRDefault="00CF5277" w:rsidP="006B6063">
            <w:r>
              <w:t>EcgOutcome/EcgOutcomeHeader/LegalAuthenticator/legalAuthenticatorHSAId</w:t>
            </w:r>
          </w:p>
        </w:tc>
      </w:tr>
      <w:tr w:rsidR="00CF5277" w:rsidRPr="00F2299A" w14:paraId="7C7B57BC" w14:textId="77777777" w:rsidTr="002B0265">
        <w:trPr>
          <w:trHeight w:val="397"/>
        </w:trPr>
        <w:tc>
          <w:tcPr>
            <w:tcW w:w="1809" w:type="dxa"/>
            <w:vAlign w:val="center"/>
          </w:tcPr>
          <w:p w14:paraId="3887DF09" w14:textId="77777777" w:rsidR="00CF5277" w:rsidRPr="00F2299A" w:rsidRDefault="00CF5277" w:rsidP="006B6063">
            <w:r>
              <w:t>LegalAuthenticatorType.legalAuthenticatorName</w:t>
            </w:r>
          </w:p>
        </w:tc>
        <w:tc>
          <w:tcPr>
            <w:tcW w:w="2977" w:type="dxa"/>
            <w:vAlign w:val="center"/>
          </w:tcPr>
          <w:p w14:paraId="4F843F19" w14:textId="77777777" w:rsidR="00CF5277" w:rsidRPr="00F2299A" w:rsidRDefault="00CF5277" w:rsidP="002B0265">
            <w:pPr>
              <w:rPr>
                <w:rFonts w:cs="Arial"/>
                <w:spacing w:val="-1"/>
                <w:szCs w:val="20"/>
              </w:rPr>
            </w:pPr>
            <w:r w:rsidRPr="00CC412F">
              <w:rPr>
                <w:rFonts w:cs="Arial"/>
                <w:spacing w:val="-1"/>
              </w:rPr>
              <w:t>Vård- och omsorgsutövare.personal namn</w:t>
            </w:r>
          </w:p>
        </w:tc>
        <w:tc>
          <w:tcPr>
            <w:tcW w:w="4111" w:type="dxa"/>
            <w:vAlign w:val="center"/>
          </w:tcPr>
          <w:p w14:paraId="1F759254" w14:textId="0C5A873E" w:rsidR="00CF5277" w:rsidRPr="00F2299A" w:rsidRDefault="00CF5277" w:rsidP="006B6063">
            <w:r>
              <w:t>EcgOutcome/EcgOutcomeHeader/LegalAuthenticator/legalAuthenticatorName</w:t>
            </w:r>
          </w:p>
        </w:tc>
      </w:tr>
      <w:tr w:rsidR="00CF5277" w:rsidRPr="00F2299A" w14:paraId="79F92383" w14:textId="77777777" w:rsidTr="002B0265">
        <w:trPr>
          <w:trHeight w:val="397"/>
        </w:trPr>
        <w:tc>
          <w:tcPr>
            <w:tcW w:w="1809" w:type="dxa"/>
            <w:vAlign w:val="center"/>
          </w:tcPr>
          <w:p w14:paraId="22E1C27B" w14:textId="77777777" w:rsidR="00CF5277" w:rsidRPr="00F2299A" w:rsidRDefault="00CF5277" w:rsidP="006B6063">
            <w:r>
              <w:t>LegalAuthenticatorType.legalAuthenticatorRoleCode</w:t>
            </w:r>
          </w:p>
        </w:tc>
        <w:tc>
          <w:tcPr>
            <w:tcW w:w="2977" w:type="dxa"/>
            <w:vAlign w:val="center"/>
          </w:tcPr>
          <w:p w14:paraId="49EEB3D6"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6575F9B3" w14:textId="79969E7C" w:rsidR="00CF5277" w:rsidRPr="00F2299A" w:rsidRDefault="00CF5277" w:rsidP="006B6063">
            <w:pPr>
              <w:rPr>
                <w:lang w:val="en-US"/>
              </w:rPr>
            </w:pPr>
            <w:r>
              <w:t>EcgOutcome/EcgOutcomeHeader/LegalAuthenticator/legalAuthenticatorRoleCode</w:t>
            </w:r>
          </w:p>
        </w:tc>
      </w:tr>
      <w:tr w:rsidR="00CF5277" w:rsidRPr="00F2299A" w14:paraId="7DEBC90E" w14:textId="77777777" w:rsidTr="002B0265">
        <w:trPr>
          <w:trHeight w:val="397"/>
        </w:trPr>
        <w:tc>
          <w:tcPr>
            <w:tcW w:w="1809" w:type="dxa"/>
            <w:vAlign w:val="center"/>
          </w:tcPr>
          <w:p w14:paraId="65D45079" w14:textId="5471A349" w:rsidR="00CF5277" w:rsidRPr="0038751E" w:rsidRDefault="00CF5277" w:rsidP="006B6063">
            <w:r>
              <w:t>ECGBodyType.examinationSpeciality</w:t>
            </w:r>
          </w:p>
        </w:tc>
        <w:tc>
          <w:tcPr>
            <w:tcW w:w="2977" w:type="dxa"/>
            <w:vAlign w:val="center"/>
          </w:tcPr>
          <w:p w14:paraId="1D2023C7" w14:textId="77777777" w:rsidR="00CF5277" w:rsidRPr="0038751E" w:rsidRDefault="00CF5277" w:rsidP="002B0265">
            <w:pPr>
              <w:rPr>
                <w:szCs w:val="20"/>
              </w:rPr>
            </w:pPr>
            <w:r w:rsidRPr="0038751E">
              <w:rPr>
                <w:rFonts w:cs="Arial"/>
                <w:i/>
                <w:color w:val="FF0000"/>
              </w:rPr>
              <w:t>Saknar motsvarighet i V-TIM 2.2</w:t>
            </w:r>
          </w:p>
        </w:tc>
        <w:tc>
          <w:tcPr>
            <w:tcW w:w="4111" w:type="dxa"/>
            <w:vAlign w:val="center"/>
          </w:tcPr>
          <w:p w14:paraId="75093965" w14:textId="5AC7EC72" w:rsidR="00CF5277" w:rsidRPr="00F2299A" w:rsidRDefault="00CF5277" w:rsidP="006B6063">
            <w:r>
              <w:t>EcgOutcome</w:t>
            </w:r>
            <w:r w:rsidRPr="0038751E">
              <w:t>/</w:t>
            </w:r>
            <w:r>
              <w:t>EcgOutcomeBody/examinationSpeciality</w:t>
            </w:r>
          </w:p>
        </w:tc>
      </w:tr>
      <w:tr w:rsidR="00CF5277" w:rsidRPr="00F2299A" w14:paraId="7B78CBA0" w14:textId="77777777" w:rsidTr="002B0265">
        <w:trPr>
          <w:trHeight w:val="397"/>
        </w:trPr>
        <w:tc>
          <w:tcPr>
            <w:tcW w:w="1809" w:type="dxa"/>
            <w:vAlign w:val="center"/>
          </w:tcPr>
          <w:p w14:paraId="15AC297C" w14:textId="77777777" w:rsidR="00CF5277" w:rsidRPr="00F2299A" w:rsidRDefault="00CF5277" w:rsidP="002F51F9">
            <w:r>
              <w:t>ECGBodyType.examinationUnit</w:t>
            </w:r>
          </w:p>
        </w:tc>
        <w:tc>
          <w:tcPr>
            <w:tcW w:w="2977" w:type="dxa"/>
            <w:vAlign w:val="center"/>
          </w:tcPr>
          <w:p w14:paraId="08C04474" w14:textId="77777777" w:rsidR="00CF5277" w:rsidRPr="00F2299A" w:rsidRDefault="00CF5277" w:rsidP="002B0265">
            <w:pPr>
              <w:rPr>
                <w:szCs w:val="20"/>
              </w:rPr>
            </w:pPr>
            <w:r w:rsidRPr="00583D92">
              <w:rPr>
                <w:szCs w:val="20"/>
              </w:rPr>
              <w:t>Sammanhang identifierare</w:t>
            </w:r>
            <w:r>
              <w:rPr>
                <w:szCs w:val="20"/>
              </w:rPr>
              <w:t>.</w:t>
            </w:r>
            <w:r w:rsidRPr="00583D92">
              <w:rPr>
                <w:szCs w:val="20"/>
              </w:rPr>
              <w:t>vårdenhet namn</w:t>
            </w:r>
          </w:p>
        </w:tc>
        <w:tc>
          <w:tcPr>
            <w:tcW w:w="4111" w:type="dxa"/>
            <w:vAlign w:val="center"/>
          </w:tcPr>
          <w:p w14:paraId="530ED7C7" w14:textId="77777777" w:rsidR="00CF5277" w:rsidRPr="00F2299A" w:rsidRDefault="00CF5277" w:rsidP="002F51F9">
            <w:r>
              <w:t>EcgOutcome/EcgOutcomeBody/EcgRecording/examinationUnit</w:t>
            </w:r>
          </w:p>
        </w:tc>
      </w:tr>
      <w:tr w:rsidR="00CF5277" w:rsidRPr="00F2299A" w14:paraId="0A08DAB1" w14:textId="77777777" w:rsidTr="002B0265">
        <w:trPr>
          <w:trHeight w:val="397"/>
        </w:trPr>
        <w:tc>
          <w:tcPr>
            <w:tcW w:w="1809" w:type="dxa"/>
            <w:vAlign w:val="center"/>
          </w:tcPr>
          <w:p w14:paraId="598D178B" w14:textId="5AAF3E62" w:rsidR="00CF5277" w:rsidRPr="00F2299A" w:rsidRDefault="00CF5277" w:rsidP="00FA52CF">
            <w:r>
              <w:t>ECGBodyType.pacemaker</w:t>
            </w:r>
          </w:p>
        </w:tc>
        <w:tc>
          <w:tcPr>
            <w:tcW w:w="2977" w:type="dxa"/>
            <w:vAlign w:val="center"/>
          </w:tcPr>
          <w:p w14:paraId="14CD1A46" w14:textId="03ED529B"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1B759CB0" w14:textId="33B44CBC" w:rsidR="00CF5277" w:rsidRPr="00F2299A" w:rsidRDefault="00CF5277" w:rsidP="00FA52CF">
            <w:r>
              <w:t>EcgOutcome/EcgOutcomeBody/EcgRecording/pacemaker</w:t>
            </w:r>
          </w:p>
        </w:tc>
      </w:tr>
      <w:tr w:rsidR="00CF5277" w:rsidRPr="00F2299A" w14:paraId="556E748D" w14:textId="77777777" w:rsidTr="002B0265">
        <w:trPr>
          <w:trHeight w:val="397"/>
        </w:trPr>
        <w:tc>
          <w:tcPr>
            <w:tcW w:w="1809" w:type="dxa"/>
            <w:vAlign w:val="center"/>
          </w:tcPr>
          <w:p w14:paraId="10BA681C" w14:textId="4BABEAC2" w:rsidR="00CF5277" w:rsidRPr="00F2299A" w:rsidRDefault="00CF5277" w:rsidP="006B6063">
            <w:pPr>
              <w:rPr>
                <w:szCs w:val="20"/>
              </w:rPr>
            </w:pPr>
            <w:r>
              <w:t>ECGBodyType.typeOfResult</w:t>
            </w:r>
          </w:p>
        </w:tc>
        <w:tc>
          <w:tcPr>
            <w:tcW w:w="2977" w:type="dxa"/>
            <w:vAlign w:val="center"/>
          </w:tcPr>
          <w:p w14:paraId="5A38A94D"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4AC3D27A" w14:textId="649CF502" w:rsidR="00CF5277" w:rsidRPr="00F2299A" w:rsidRDefault="00CF5277" w:rsidP="006B6063">
            <w:pPr>
              <w:rPr>
                <w:lang w:val="en-US"/>
              </w:rPr>
            </w:pPr>
            <w:r>
              <w:t>EcgOutcome/EcgOutcomeBody/typeOfResult</w:t>
            </w:r>
          </w:p>
        </w:tc>
      </w:tr>
      <w:tr w:rsidR="00CF5277" w:rsidRPr="00F2299A" w14:paraId="24FD5480" w14:textId="77777777" w:rsidTr="002B0265">
        <w:trPr>
          <w:trHeight w:val="397"/>
        </w:trPr>
        <w:tc>
          <w:tcPr>
            <w:tcW w:w="1809" w:type="dxa"/>
            <w:vAlign w:val="center"/>
          </w:tcPr>
          <w:p w14:paraId="097A2416" w14:textId="77777777" w:rsidR="00CF5277" w:rsidRPr="00F2299A" w:rsidRDefault="00CF5277" w:rsidP="006B6063">
            <w:pPr>
              <w:rPr>
                <w:szCs w:val="20"/>
              </w:rPr>
            </w:pPr>
            <w:r>
              <w:t>ECGBodyType.resultTime</w:t>
            </w:r>
          </w:p>
        </w:tc>
        <w:tc>
          <w:tcPr>
            <w:tcW w:w="2977" w:type="dxa"/>
            <w:vAlign w:val="center"/>
          </w:tcPr>
          <w:p w14:paraId="2DC711D2" w14:textId="77777777" w:rsidR="00CF5277" w:rsidRPr="00F2299A" w:rsidRDefault="00CF5277" w:rsidP="002B0265">
            <w:pPr>
              <w:rPr>
                <w:szCs w:val="20"/>
              </w:rPr>
            </w:pPr>
            <w:proofErr w:type="gramStart"/>
            <w:r w:rsidRPr="00DD18CB">
              <w:rPr>
                <w:szCs w:val="20"/>
              </w:rPr>
              <w:t>Framställan</w:t>
            </w:r>
            <w:proofErr w:type="gramEnd"/>
            <w:r w:rsidRPr="00DD18CB">
              <w:rPr>
                <w:szCs w:val="20"/>
              </w:rPr>
              <w:t xml:space="preserve"> resultat.svar inkommit tidpunkt</w:t>
            </w:r>
          </w:p>
        </w:tc>
        <w:tc>
          <w:tcPr>
            <w:tcW w:w="4111" w:type="dxa"/>
            <w:vAlign w:val="center"/>
          </w:tcPr>
          <w:p w14:paraId="4903771C" w14:textId="116DAC07" w:rsidR="00CF5277" w:rsidRPr="00F2299A" w:rsidRDefault="00CF5277" w:rsidP="006B6063">
            <w:pPr>
              <w:rPr>
                <w:lang w:val="en-US"/>
              </w:rPr>
            </w:pPr>
            <w:r>
              <w:t>EcgOutcome/EcgOutcomeBody/resultTime</w:t>
            </w:r>
          </w:p>
        </w:tc>
      </w:tr>
      <w:tr w:rsidR="00CF5277" w:rsidRPr="00F2299A" w14:paraId="0DA4EB92" w14:textId="77777777" w:rsidTr="002B0265">
        <w:trPr>
          <w:trHeight w:val="397"/>
        </w:trPr>
        <w:tc>
          <w:tcPr>
            <w:tcW w:w="1809" w:type="dxa"/>
            <w:vAlign w:val="center"/>
          </w:tcPr>
          <w:p w14:paraId="259F787C" w14:textId="74B8EC96" w:rsidR="00CF5277" w:rsidRPr="00F2299A" w:rsidRDefault="00CF5277" w:rsidP="006B6063">
            <w:r>
              <w:t>ECGBodyType.resultReport</w:t>
            </w:r>
          </w:p>
        </w:tc>
        <w:tc>
          <w:tcPr>
            <w:tcW w:w="2977" w:type="dxa"/>
            <w:vAlign w:val="center"/>
          </w:tcPr>
          <w:p w14:paraId="71DDF98C" w14:textId="77777777" w:rsidR="00CF5277" w:rsidRPr="00F2299A" w:rsidRDefault="00CF5277" w:rsidP="002B0265">
            <w:pPr>
              <w:rPr>
                <w:rFonts w:cs="Arial"/>
                <w:szCs w:val="20"/>
              </w:rPr>
            </w:pPr>
            <w:r w:rsidRPr="009D36DB">
              <w:rPr>
                <w:rFonts w:cs="Arial"/>
                <w:szCs w:val="20"/>
              </w:rPr>
              <w:t>Bedömt tillstånd.bedömning</w:t>
            </w:r>
          </w:p>
        </w:tc>
        <w:tc>
          <w:tcPr>
            <w:tcW w:w="4111" w:type="dxa"/>
            <w:vAlign w:val="center"/>
          </w:tcPr>
          <w:p w14:paraId="6BBB5B28" w14:textId="74AA1D3A" w:rsidR="00CF5277" w:rsidRPr="00F2299A" w:rsidRDefault="00CF5277" w:rsidP="006B6063">
            <w:r>
              <w:t>EcgOutcome/EcgOutcomeBody/resultReport</w:t>
            </w:r>
          </w:p>
        </w:tc>
      </w:tr>
      <w:tr w:rsidR="00CF5277" w:rsidRPr="00F2299A" w14:paraId="16E7D920" w14:textId="77777777" w:rsidTr="002B0265">
        <w:trPr>
          <w:trHeight w:val="397"/>
        </w:trPr>
        <w:tc>
          <w:tcPr>
            <w:tcW w:w="1809" w:type="dxa"/>
            <w:vAlign w:val="center"/>
          </w:tcPr>
          <w:p w14:paraId="0AEDF205" w14:textId="77777777" w:rsidR="00CF5277" w:rsidRPr="00F2299A" w:rsidRDefault="00CF5277" w:rsidP="006B6063">
            <w:r>
              <w:t>ECGBodyType.resultComment</w:t>
            </w:r>
          </w:p>
        </w:tc>
        <w:tc>
          <w:tcPr>
            <w:tcW w:w="2977" w:type="dxa"/>
            <w:vAlign w:val="center"/>
          </w:tcPr>
          <w:p w14:paraId="656A6336" w14:textId="77777777" w:rsidR="00CF5277" w:rsidRPr="00F2299A" w:rsidRDefault="00CF5277" w:rsidP="002B0265">
            <w:pPr>
              <w:rPr>
                <w:rFonts w:eastAsia="Arial Unicode MS" w:cs="Arial"/>
                <w:szCs w:val="20"/>
              </w:rPr>
            </w:pPr>
            <w:proofErr w:type="gramStart"/>
            <w:r w:rsidRPr="009D36DB">
              <w:rPr>
                <w:rFonts w:eastAsia="Arial Unicode MS" w:cs="Arial"/>
                <w:szCs w:val="20"/>
              </w:rPr>
              <w:t>Framställan</w:t>
            </w:r>
            <w:proofErr w:type="gramEnd"/>
            <w:r w:rsidRPr="009D36DB">
              <w:rPr>
                <w:rFonts w:eastAsia="Arial Unicode MS" w:cs="Arial"/>
                <w:szCs w:val="20"/>
              </w:rPr>
              <w:t xml:space="preserve"> resultat.kommentar</w:t>
            </w:r>
          </w:p>
        </w:tc>
        <w:tc>
          <w:tcPr>
            <w:tcW w:w="4111" w:type="dxa"/>
            <w:vAlign w:val="center"/>
          </w:tcPr>
          <w:p w14:paraId="3D6CEDB4" w14:textId="7CEAF02D" w:rsidR="00CF5277" w:rsidRPr="00F2299A" w:rsidRDefault="00CF5277" w:rsidP="006B6063">
            <w:r>
              <w:t>EcgOutcome/EcgOutcomeBody/resultComment</w:t>
            </w:r>
          </w:p>
        </w:tc>
      </w:tr>
      <w:tr w:rsidR="00CF5277" w:rsidRPr="00F2299A" w14:paraId="366160C6" w14:textId="77777777" w:rsidTr="002B0265">
        <w:trPr>
          <w:trHeight w:val="397"/>
        </w:trPr>
        <w:tc>
          <w:tcPr>
            <w:tcW w:w="1809" w:type="dxa"/>
            <w:vAlign w:val="center"/>
          </w:tcPr>
          <w:p w14:paraId="57816615" w14:textId="77777777" w:rsidR="00CF5277" w:rsidRPr="00187E49" w:rsidRDefault="00CF5277" w:rsidP="006B6063">
            <w:r w:rsidRPr="00187E49">
              <w:t>ReferralType.referralId</w:t>
            </w:r>
          </w:p>
        </w:tc>
        <w:tc>
          <w:tcPr>
            <w:tcW w:w="2977" w:type="dxa"/>
            <w:vAlign w:val="center"/>
          </w:tcPr>
          <w:p w14:paraId="1A361C15" w14:textId="77777777" w:rsidR="00CF5277" w:rsidRPr="00187E49" w:rsidRDefault="00CF5277" w:rsidP="002B0265">
            <w:pPr>
              <w:rPr>
                <w:rFonts w:cs="Arial"/>
                <w:szCs w:val="20"/>
              </w:rPr>
            </w:pPr>
            <w:proofErr w:type="gramStart"/>
            <w:r w:rsidRPr="00187E49">
              <w:rPr>
                <w:rFonts w:cs="Arial"/>
                <w:szCs w:val="20"/>
              </w:rPr>
              <w:t>Framställan</w:t>
            </w:r>
            <w:proofErr w:type="gramEnd"/>
            <w:r w:rsidRPr="00187E49">
              <w:rPr>
                <w:rFonts w:cs="Arial"/>
                <w:szCs w:val="20"/>
              </w:rPr>
              <w:t xml:space="preserve"> resultat.framställan_id</w:t>
            </w:r>
          </w:p>
        </w:tc>
        <w:tc>
          <w:tcPr>
            <w:tcW w:w="4111" w:type="dxa"/>
            <w:vAlign w:val="center"/>
          </w:tcPr>
          <w:p w14:paraId="28E00D0C" w14:textId="7509217C" w:rsidR="00CF5277" w:rsidRPr="00F2299A" w:rsidRDefault="00CF5277" w:rsidP="006B6063">
            <w:r>
              <w:t>EcgOutcome</w:t>
            </w:r>
            <w:r w:rsidRPr="00187E49">
              <w:t>/</w:t>
            </w:r>
            <w:r>
              <w:t>EcgOutcomeBody</w:t>
            </w:r>
            <w:r w:rsidRPr="00187E49">
              <w:t>/</w:t>
            </w:r>
            <w:r>
              <w:t>Referral</w:t>
            </w:r>
            <w:r w:rsidRPr="00187E49">
              <w:t>/referralId</w:t>
            </w:r>
          </w:p>
        </w:tc>
      </w:tr>
      <w:tr w:rsidR="00CF5277" w:rsidRPr="00F2299A" w14:paraId="0632372A" w14:textId="77777777" w:rsidTr="002B0265">
        <w:trPr>
          <w:trHeight w:val="397"/>
        </w:trPr>
        <w:tc>
          <w:tcPr>
            <w:tcW w:w="1809" w:type="dxa"/>
            <w:vAlign w:val="center"/>
          </w:tcPr>
          <w:p w14:paraId="50CA567C" w14:textId="006B5566" w:rsidR="00CF5277" w:rsidRPr="00F2299A" w:rsidRDefault="00CF5277" w:rsidP="006B6063">
            <w:r>
              <w:t>ReferralType.referralReason</w:t>
            </w:r>
          </w:p>
        </w:tc>
        <w:tc>
          <w:tcPr>
            <w:tcW w:w="2977" w:type="dxa"/>
            <w:vAlign w:val="center"/>
          </w:tcPr>
          <w:p w14:paraId="7D64A29E" w14:textId="77777777" w:rsidR="00CF5277" w:rsidRPr="00F2299A" w:rsidRDefault="00CF5277" w:rsidP="002B0265">
            <w:pPr>
              <w:rPr>
                <w:rFonts w:cs="Arial"/>
                <w:szCs w:val="20"/>
              </w:rPr>
            </w:pPr>
            <w:r w:rsidRPr="000C2578">
              <w:rPr>
                <w:rFonts w:cs="Arial"/>
                <w:szCs w:val="20"/>
              </w:rPr>
              <w:t>Hälsofråga.fråga</w:t>
            </w:r>
          </w:p>
        </w:tc>
        <w:tc>
          <w:tcPr>
            <w:tcW w:w="4111" w:type="dxa"/>
            <w:vAlign w:val="center"/>
          </w:tcPr>
          <w:p w14:paraId="18BF83DB" w14:textId="6438A9F6" w:rsidR="00CF5277" w:rsidRPr="00F2299A" w:rsidRDefault="00CF5277" w:rsidP="006B6063">
            <w:r>
              <w:t>EcgOutcome/EcgOutcomeBody/Referral/referralReason</w:t>
            </w:r>
          </w:p>
        </w:tc>
      </w:tr>
      <w:tr w:rsidR="00CF5277" w:rsidRPr="00F2299A" w14:paraId="15955CA0" w14:textId="77777777" w:rsidTr="002B0265">
        <w:trPr>
          <w:trHeight w:val="397"/>
        </w:trPr>
        <w:tc>
          <w:tcPr>
            <w:tcW w:w="1809" w:type="dxa"/>
            <w:vAlign w:val="center"/>
          </w:tcPr>
          <w:p w14:paraId="4F7AE820" w14:textId="77777777" w:rsidR="00CF5277" w:rsidRPr="00F2299A" w:rsidRDefault="00CF5277" w:rsidP="006B6063">
            <w:r>
              <w:t>ReferralType.anamnesis</w:t>
            </w:r>
          </w:p>
        </w:tc>
        <w:tc>
          <w:tcPr>
            <w:tcW w:w="2977" w:type="dxa"/>
            <w:vAlign w:val="center"/>
          </w:tcPr>
          <w:p w14:paraId="3927F15C" w14:textId="77777777" w:rsidR="00CF5277" w:rsidRPr="00F2299A" w:rsidRDefault="00CF5277" w:rsidP="002B0265">
            <w:pPr>
              <w:rPr>
                <w:szCs w:val="20"/>
              </w:rPr>
            </w:pPr>
            <w:r>
              <w:rPr>
                <w:szCs w:val="20"/>
              </w:rPr>
              <w:t>Patientens hälsoöversikt.</w:t>
            </w:r>
            <w:r w:rsidRPr="000C2578">
              <w:rPr>
                <w:szCs w:val="20"/>
              </w:rPr>
              <w:t>aktuell tidigare</w:t>
            </w:r>
          </w:p>
        </w:tc>
        <w:tc>
          <w:tcPr>
            <w:tcW w:w="4111" w:type="dxa"/>
            <w:vAlign w:val="center"/>
          </w:tcPr>
          <w:p w14:paraId="4C63392D" w14:textId="7BAC569C" w:rsidR="00CF5277" w:rsidRPr="00F2299A" w:rsidRDefault="00CF5277" w:rsidP="006B6063">
            <w:r>
              <w:t>EcgOutcome/EcgOutcomeBody/Referral/anamnesis</w:t>
            </w:r>
          </w:p>
        </w:tc>
      </w:tr>
      <w:tr w:rsidR="00CF5277" w:rsidRPr="00F2299A" w14:paraId="64B3F0E6" w14:textId="77777777" w:rsidTr="002B0265">
        <w:trPr>
          <w:trHeight w:val="397"/>
        </w:trPr>
        <w:tc>
          <w:tcPr>
            <w:tcW w:w="1809" w:type="dxa"/>
            <w:vAlign w:val="center"/>
          </w:tcPr>
          <w:p w14:paraId="1E0F2178" w14:textId="77777777" w:rsidR="00CF5277" w:rsidRPr="00F2299A" w:rsidRDefault="00CF5277" w:rsidP="006B6063">
            <w:r>
              <w:t>ReferralType.careContactId</w:t>
            </w:r>
          </w:p>
        </w:tc>
        <w:tc>
          <w:tcPr>
            <w:tcW w:w="2977" w:type="dxa"/>
            <w:vAlign w:val="center"/>
          </w:tcPr>
          <w:p w14:paraId="4583CD0A" w14:textId="77777777" w:rsidR="00CF5277" w:rsidRPr="00F2299A" w:rsidRDefault="00CF5277" w:rsidP="002B0265">
            <w:pPr>
              <w:rPr>
                <w:szCs w:val="20"/>
              </w:rPr>
            </w:pPr>
            <w:r>
              <w:rPr>
                <w:szCs w:val="20"/>
              </w:rPr>
              <w:t>Kontakt.kontakt_id</w:t>
            </w:r>
          </w:p>
        </w:tc>
        <w:tc>
          <w:tcPr>
            <w:tcW w:w="4111" w:type="dxa"/>
            <w:vAlign w:val="center"/>
          </w:tcPr>
          <w:p w14:paraId="6C5DC74E" w14:textId="5C47D692" w:rsidR="00CF5277" w:rsidRPr="00F2299A" w:rsidRDefault="00CF5277" w:rsidP="006B6063">
            <w:r>
              <w:t>EcgOutcome/EcgOutcomeBody/Referral/careContactId</w:t>
            </w:r>
          </w:p>
        </w:tc>
      </w:tr>
      <w:tr w:rsidR="00CF5277" w:rsidRPr="00100F5C" w14:paraId="3DCE0A3E" w14:textId="77777777" w:rsidTr="002B0265">
        <w:trPr>
          <w:trHeight w:val="397"/>
        </w:trPr>
        <w:tc>
          <w:tcPr>
            <w:tcW w:w="1809" w:type="dxa"/>
            <w:vAlign w:val="center"/>
          </w:tcPr>
          <w:p w14:paraId="662D813E" w14:textId="77777777" w:rsidR="00CF5277" w:rsidRPr="00F2299A" w:rsidRDefault="00CF5277" w:rsidP="006B6063">
            <w:r>
              <w:t>HealthcareProfessionalType.authorTime</w:t>
            </w:r>
          </w:p>
        </w:tc>
        <w:tc>
          <w:tcPr>
            <w:tcW w:w="2977" w:type="dxa"/>
            <w:vAlign w:val="center"/>
          </w:tcPr>
          <w:p w14:paraId="7AC4119E"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4EE4E265" w14:textId="47C42AC7"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/authorTime</w:t>
            </w:r>
          </w:p>
        </w:tc>
      </w:tr>
      <w:tr w:rsidR="00CF5277" w:rsidRPr="00100F5C" w14:paraId="169B7337" w14:textId="77777777" w:rsidTr="002B0265">
        <w:trPr>
          <w:trHeight w:val="397"/>
        </w:trPr>
        <w:tc>
          <w:tcPr>
            <w:tcW w:w="1809" w:type="dxa"/>
            <w:vAlign w:val="center"/>
          </w:tcPr>
          <w:p w14:paraId="246BC64A" w14:textId="77777777" w:rsidR="00CF5277" w:rsidRPr="00F2299A" w:rsidRDefault="00CF5277" w:rsidP="006B6063">
            <w:r>
              <w:t>HealthcareProfessionalType.healthcareProfessionalHSAId</w:t>
            </w:r>
          </w:p>
        </w:tc>
        <w:tc>
          <w:tcPr>
            <w:tcW w:w="2977" w:type="dxa"/>
            <w:vAlign w:val="center"/>
          </w:tcPr>
          <w:p w14:paraId="55A2CF96" w14:textId="77777777" w:rsidR="00CF5277" w:rsidRPr="00F2299A" w:rsidRDefault="00CF5277" w:rsidP="002B0265">
            <w:pPr>
              <w:rPr>
                <w:rFonts w:cs="Arial"/>
                <w:szCs w:val="20"/>
              </w:rPr>
            </w:pPr>
            <w:r w:rsidRPr="00CC412F">
              <w:rPr>
                <w:rFonts w:cs="Arial"/>
                <w:spacing w:val="-1"/>
              </w:rPr>
              <w:t>Vård- och omsorgsutövare.personal id</w:t>
            </w:r>
          </w:p>
        </w:tc>
        <w:tc>
          <w:tcPr>
            <w:tcW w:w="4111" w:type="dxa"/>
            <w:vAlign w:val="center"/>
          </w:tcPr>
          <w:p w14:paraId="62028B00" w14:textId="5238337A"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/healthcareProfessionalHSAId</w:t>
            </w:r>
          </w:p>
        </w:tc>
      </w:tr>
      <w:tr w:rsidR="00CF5277" w:rsidRPr="00100F5C" w14:paraId="616E791C" w14:textId="77777777" w:rsidTr="002B0265">
        <w:trPr>
          <w:trHeight w:val="397"/>
        </w:trPr>
        <w:tc>
          <w:tcPr>
            <w:tcW w:w="1809" w:type="dxa"/>
            <w:vAlign w:val="center"/>
          </w:tcPr>
          <w:p w14:paraId="649FD441" w14:textId="77777777" w:rsidR="00CF5277" w:rsidRPr="00F2299A" w:rsidRDefault="00CF5277" w:rsidP="006B6063">
            <w:r>
              <w:t>HealthcareProfessionalType.healthcareProfessionalName</w:t>
            </w:r>
          </w:p>
        </w:tc>
        <w:tc>
          <w:tcPr>
            <w:tcW w:w="2977" w:type="dxa"/>
            <w:vAlign w:val="center"/>
          </w:tcPr>
          <w:p w14:paraId="629EA232" w14:textId="77777777" w:rsidR="00CF5277" w:rsidRPr="00F2299A" w:rsidRDefault="00CF5277" w:rsidP="002B0265">
            <w:pPr>
              <w:rPr>
                <w:rFonts w:cs="Arial"/>
                <w:szCs w:val="20"/>
              </w:rPr>
            </w:pPr>
            <w:r w:rsidRPr="00CC412F">
              <w:rPr>
                <w:rFonts w:cs="Arial"/>
                <w:spacing w:val="-1"/>
              </w:rPr>
              <w:t>Vård- och omsorgsutövare.personal namn</w:t>
            </w:r>
          </w:p>
        </w:tc>
        <w:tc>
          <w:tcPr>
            <w:tcW w:w="4111" w:type="dxa"/>
            <w:vAlign w:val="center"/>
          </w:tcPr>
          <w:p w14:paraId="7AC1372B" w14:textId="3079D5EF"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/healthcareProfessionalName</w:t>
            </w:r>
          </w:p>
        </w:tc>
      </w:tr>
      <w:tr w:rsidR="00CF5277" w:rsidRPr="00100F5C" w14:paraId="277A54AE" w14:textId="77777777" w:rsidTr="002B0265">
        <w:trPr>
          <w:trHeight w:val="397"/>
        </w:trPr>
        <w:tc>
          <w:tcPr>
            <w:tcW w:w="1809" w:type="dxa"/>
            <w:vAlign w:val="center"/>
          </w:tcPr>
          <w:p w14:paraId="66291730" w14:textId="77777777" w:rsidR="00CF5277" w:rsidRPr="00F2299A" w:rsidRDefault="00CF5277" w:rsidP="006B6063">
            <w:r>
              <w:t>HealthcareProfessionalType.healthcareProfessionalRoleCode</w:t>
            </w:r>
          </w:p>
        </w:tc>
        <w:tc>
          <w:tcPr>
            <w:tcW w:w="2977" w:type="dxa"/>
            <w:vAlign w:val="center"/>
          </w:tcPr>
          <w:p w14:paraId="516B7B7B"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236CFEDE" w14:textId="2069BC68"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/healthcareProfessionalRoleCode</w:t>
            </w:r>
          </w:p>
        </w:tc>
      </w:tr>
      <w:tr w:rsidR="00CF5277" w:rsidRPr="00100F5C" w14:paraId="293D20E4" w14:textId="77777777" w:rsidTr="002B0265">
        <w:trPr>
          <w:trHeight w:val="397"/>
        </w:trPr>
        <w:tc>
          <w:tcPr>
            <w:tcW w:w="1809" w:type="dxa"/>
            <w:vAlign w:val="center"/>
          </w:tcPr>
          <w:p w14:paraId="1B0F5C5F" w14:textId="77777777" w:rsidR="00CF5277" w:rsidRPr="00F2299A" w:rsidRDefault="00CF5277" w:rsidP="006B6063">
            <w:r>
              <w:t>HealthcareProfessionalType.healthcareProfessionalCareUnitHSAId</w:t>
            </w:r>
          </w:p>
        </w:tc>
        <w:tc>
          <w:tcPr>
            <w:tcW w:w="2977" w:type="dxa"/>
            <w:vAlign w:val="center"/>
          </w:tcPr>
          <w:p w14:paraId="37577517" w14:textId="77777777" w:rsidR="00CF5277" w:rsidRPr="00F2299A" w:rsidRDefault="00CF5277" w:rsidP="002B0265">
            <w:pPr>
              <w:rPr>
                <w:rFonts w:cs="Arial"/>
                <w:spacing w:val="-1"/>
                <w:szCs w:val="20"/>
              </w:rPr>
            </w:pPr>
            <w:r w:rsidRPr="00CC412F">
              <w:rPr>
                <w:rFonts w:cs="Arial"/>
                <w:spacing w:val="-1"/>
              </w:rPr>
              <w:t>Vård- och omsorgsutövare.enhet id</w:t>
            </w:r>
          </w:p>
        </w:tc>
        <w:tc>
          <w:tcPr>
            <w:tcW w:w="4111" w:type="dxa"/>
            <w:vAlign w:val="center"/>
          </w:tcPr>
          <w:p w14:paraId="3133BF42" w14:textId="734DB9BC"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/healthcareProfessionalCareUnitHSAId</w:t>
            </w:r>
          </w:p>
        </w:tc>
      </w:tr>
      <w:tr w:rsidR="00CF5277" w:rsidRPr="00100F5C" w14:paraId="04B107B3" w14:textId="77777777" w:rsidTr="002B0265">
        <w:trPr>
          <w:trHeight w:val="397"/>
        </w:trPr>
        <w:tc>
          <w:tcPr>
            <w:tcW w:w="1809" w:type="dxa"/>
            <w:vAlign w:val="center"/>
          </w:tcPr>
          <w:p w14:paraId="2923A378" w14:textId="77777777" w:rsidR="00CF5277" w:rsidRPr="00F2299A" w:rsidRDefault="00CF5277" w:rsidP="006B6063">
            <w:r>
              <w:t>HealthcareProfessionalType.healthcareProfessionalCareGiverHSAId</w:t>
            </w:r>
          </w:p>
        </w:tc>
        <w:tc>
          <w:tcPr>
            <w:tcW w:w="2977" w:type="dxa"/>
            <w:vAlign w:val="center"/>
          </w:tcPr>
          <w:p w14:paraId="574307DC" w14:textId="77777777" w:rsidR="00CF5277" w:rsidRPr="00F2299A" w:rsidRDefault="00CF5277" w:rsidP="002B0265">
            <w:pPr>
              <w:rPr>
                <w:rFonts w:cs="Arial"/>
                <w:spacing w:val="-1"/>
                <w:szCs w:val="20"/>
              </w:rPr>
            </w:pPr>
            <w:r w:rsidRPr="00FE4868">
              <w:rPr>
                <w:rFonts w:cs="Arial"/>
                <w:spacing w:val="-1"/>
                <w:szCs w:val="20"/>
              </w:rPr>
              <w:t>Informationsresurs.vårdgivare id</w:t>
            </w:r>
          </w:p>
        </w:tc>
        <w:tc>
          <w:tcPr>
            <w:tcW w:w="4111" w:type="dxa"/>
            <w:vAlign w:val="center"/>
          </w:tcPr>
          <w:p w14:paraId="419177E3" w14:textId="02BA4565"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/healthcareProfessionalCareGiverHSAId</w:t>
            </w:r>
          </w:p>
        </w:tc>
      </w:tr>
      <w:tr w:rsidR="00CF5277" w:rsidRPr="00100F5C" w14:paraId="4132A5BD" w14:textId="77777777" w:rsidTr="002B0265">
        <w:trPr>
          <w:trHeight w:val="397"/>
        </w:trPr>
        <w:tc>
          <w:tcPr>
            <w:tcW w:w="1809" w:type="dxa"/>
            <w:vAlign w:val="center"/>
          </w:tcPr>
          <w:p w14:paraId="16811567" w14:textId="77777777" w:rsidR="00CF5277" w:rsidRPr="00F2299A" w:rsidRDefault="00CF5277" w:rsidP="006B6063">
            <w:r>
              <w:t>OrgUnitType.orgUnitHSAId</w:t>
            </w:r>
          </w:p>
        </w:tc>
        <w:tc>
          <w:tcPr>
            <w:tcW w:w="2977" w:type="dxa"/>
            <w:vAlign w:val="center"/>
          </w:tcPr>
          <w:p w14:paraId="711ECCCF" w14:textId="77777777" w:rsidR="00CF5277" w:rsidRPr="00F2299A" w:rsidRDefault="00CF5277" w:rsidP="002B0265">
            <w:pPr>
              <w:rPr>
                <w:rFonts w:cs="Arial"/>
                <w:spacing w:val="-1"/>
                <w:szCs w:val="20"/>
              </w:rPr>
            </w:pPr>
            <w:r w:rsidRPr="00CC412F">
              <w:rPr>
                <w:rFonts w:cs="Arial"/>
                <w:spacing w:val="-1"/>
              </w:rPr>
              <w:t>Vård- och omsorgsutövare.enhet id</w:t>
            </w:r>
          </w:p>
        </w:tc>
        <w:tc>
          <w:tcPr>
            <w:tcW w:w="4111" w:type="dxa"/>
            <w:vAlign w:val="center"/>
          </w:tcPr>
          <w:p w14:paraId="45A40A79" w14:textId="3C6CB40B"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/orgUnitHSAId</w:t>
            </w:r>
          </w:p>
        </w:tc>
      </w:tr>
      <w:tr w:rsidR="00CF5277" w:rsidRPr="00100F5C" w14:paraId="363D635C" w14:textId="77777777" w:rsidTr="002B0265">
        <w:trPr>
          <w:trHeight w:val="397"/>
        </w:trPr>
        <w:tc>
          <w:tcPr>
            <w:tcW w:w="1809" w:type="dxa"/>
            <w:vAlign w:val="center"/>
          </w:tcPr>
          <w:p w14:paraId="4F0D1F12" w14:textId="77777777" w:rsidR="00CF5277" w:rsidRPr="00F2299A" w:rsidRDefault="00CF5277" w:rsidP="006B6063">
            <w:r>
              <w:t>OrgUnitType.orgUnitName</w:t>
            </w:r>
          </w:p>
        </w:tc>
        <w:tc>
          <w:tcPr>
            <w:tcW w:w="2977" w:type="dxa"/>
            <w:vAlign w:val="center"/>
          </w:tcPr>
          <w:p w14:paraId="456DE675" w14:textId="77777777" w:rsidR="00CF5277" w:rsidRPr="00F2299A" w:rsidRDefault="00CF5277" w:rsidP="002B0265">
            <w:pPr>
              <w:rPr>
                <w:rFonts w:cs="Arial"/>
                <w:spacing w:val="-1"/>
                <w:szCs w:val="20"/>
              </w:rPr>
            </w:pPr>
            <w:r w:rsidRPr="00CC412F">
              <w:rPr>
                <w:rFonts w:cs="Arial"/>
                <w:spacing w:val="-1"/>
              </w:rPr>
              <w:t>Vård- och omsorgsutövare.enhet namn</w:t>
            </w:r>
          </w:p>
        </w:tc>
        <w:tc>
          <w:tcPr>
            <w:tcW w:w="4111" w:type="dxa"/>
            <w:vAlign w:val="center"/>
          </w:tcPr>
          <w:p w14:paraId="242EE614" w14:textId="134668E7"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/orgUnitName</w:t>
            </w:r>
          </w:p>
        </w:tc>
      </w:tr>
      <w:tr w:rsidR="00CF5277" w:rsidRPr="00100F5C" w14:paraId="4A6A2829" w14:textId="77777777" w:rsidTr="002B0265">
        <w:trPr>
          <w:trHeight w:val="397"/>
        </w:trPr>
        <w:tc>
          <w:tcPr>
            <w:tcW w:w="1809" w:type="dxa"/>
            <w:vAlign w:val="center"/>
          </w:tcPr>
          <w:p w14:paraId="6C198EF2" w14:textId="77777777" w:rsidR="00CF5277" w:rsidRPr="00F2299A" w:rsidRDefault="00CF5277" w:rsidP="006B6063">
            <w:r>
              <w:t>OrgUnitType.orgUnitTelecom</w:t>
            </w:r>
          </w:p>
        </w:tc>
        <w:tc>
          <w:tcPr>
            <w:tcW w:w="2977" w:type="dxa"/>
            <w:vAlign w:val="center"/>
          </w:tcPr>
          <w:p w14:paraId="2B8DC18B" w14:textId="77777777" w:rsidR="00CF5277" w:rsidRPr="00F2299A" w:rsidRDefault="00CF5277" w:rsidP="002B0265">
            <w:pPr>
              <w:rPr>
                <w:rFonts w:cs="Arial"/>
                <w:spacing w:val="-1"/>
                <w:szCs w:val="20"/>
              </w:rPr>
            </w:pPr>
            <w:r w:rsidRPr="00CC412F">
              <w:rPr>
                <w:rFonts w:cs="Arial"/>
              </w:rPr>
              <w:t>Tele och eKommunikation.tele ekom adress</w:t>
            </w:r>
          </w:p>
        </w:tc>
        <w:tc>
          <w:tcPr>
            <w:tcW w:w="4111" w:type="dxa"/>
            <w:vAlign w:val="center"/>
          </w:tcPr>
          <w:p w14:paraId="7846AD10" w14:textId="367EC812"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/orgUnitTelecom</w:t>
            </w:r>
          </w:p>
        </w:tc>
      </w:tr>
      <w:tr w:rsidR="00CF5277" w:rsidRPr="00100F5C" w14:paraId="03E465D4" w14:textId="77777777" w:rsidTr="002B0265">
        <w:trPr>
          <w:trHeight w:val="397"/>
        </w:trPr>
        <w:tc>
          <w:tcPr>
            <w:tcW w:w="1809" w:type="dxa"/>
            <w:vAlign w:val="center"/>
          </w:tcPr>
          <w:p w14:paraId="659395B8" w14:textId="77777777" w:rsidR="00CF5277" w:rsidRPr="00F2299A" w:rsidRDefault="00CF5277" w:rsidP="006B6063">
            <w:r>
              <w:t>OrgUnitType.orgUnitEmail</w:t>
            </w:r>
          </w:p>
        </w:tc>
        <w:tc>
          <w:tcPr>
            <w:tcW w:w="2977" w:type="dxa"/>
            <w:vAlign w:val="center"/>
          </w:tcPr>
          <w:p w14:paraId="69E3921A" w14:textId="77777777" w:rsidR="00CF5277" w:rsidRPr="00F2299A" w:rsidRDefault="00CF5277" w:rsidP="002B0265">
            <w:pPr>
              <w:rPr>
                <w:rFonts w:cs="Arial"/>
                <w:szCs w:val="20"/>
              </w:rPr>
            </w:pPr>
            <w:r w:rsidRPr="00CC412F">
              <w:rPr>
                <w:rFonts w:cs="Arial"/>
              </w:rPr>
              <w:t>Tele och eKommunikation.tele ekom adress</w:t>
            </w:r>
          </w:p>
        </w:tc>
        <w:tc>
          <w:tcPr>
            <w:tcW w:w="4111" w:type="dxa"/>
            <w:vAlign w:val="center"/>
          </w:tcPr>
          <w:p w14:paraId="5A68DC9D" w14:textId="593DC499"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/orgUnitEmail</w:t>
            </w:r>
          </w:p>
        </w:tc>
      </w:tr>
      <w:tr w:rsidR="00CF5277" w:rsidRPr="00100F5C" w14:paraId="1C90DDB4" w14:textId="77777777" w:rsidTr="002B0265">
        <w:trPr>
          <w:trHeight w:val="397"/>
        </w:trPr>
        <w:tc>
          <w:tcPr>
            <w:tcW w:w="1809" w:type="dxa"/>
            <w:vAlign w:val="center"/>
          </w:tcPr>
          <w:p w14:paraId="6C2333FB" w14:textId="77777777" w:rsidR="00CF5277" w:rsidRPr="00F2299A" w:rsidRDefault="00CF5277" w:rsidP="006B6063">
            <w:r>
              <w:t>OrgUnitType.orgUnitAddress</w:t>
            </w:r>
          </w:p>
        </w:tc>
        <w:tc>
          <w:tcPr>
            <w:tcW w:w="2977" w:type="dxa"/>
            <w:vAlign w:val="center"/>
          </w:tcPr>
          <w:p w14:paraId="1D8E0658" w14:textId="77777777" w:rsidR="00CF5277" w:rsidRPr="00CC412F" w:rsidRDefault="00CF5277" w:rsidP="002B0265">
            <w:pPr>
              <w:rPr>
                <w:rFonts w:cs="Arial"/>
                <w:spacing w:val="-1"/>
              </w:rPr>
            </w:pPr>
            <w:r w:rsidRPr="00CC412F">
              <w:rPr>
                <w:rFonts w:cs="Arial"/>
                <w:spacing w:val="-1"/>
              </w:rPr>
              <w:t>Adress.adress 1,</w:t>
            </w:r>
          </w:p>
          <w:p w14:paraId="6C960FA5" w14:textId="77777777" w:rsidR="00CF5277" w:rsidRPr="00CC412F" w:rsidRDefault="00CF5277" w:rsidP="002B0265">
            <w:pPr>
              <w:rPr>
                <w:rFonts w:cs="Arial"/>
                <w:spacing w:val="-1"/>
              </w:rPr>
            </w:pPr>
            <w:r w:rsidRPr="00CC412F">
              <w:rPr>
                <w:rFonts w:cs="Arial"/>
                <w:spacing w:val="-1"/>
              </w:rPr>
              <w:t>Adress.postnummer &amp;</w:t>
            </w:r>
          </w:p>
          <w:p w14:paraId="53E31730" w14:textId="77777777" w:rsidR="00CF5277" w:rsidRPr="00F2299A" w:rsidRDefault="00CF5277" w:rsidP="002B0265">
            <w:pPr>
              <w:rPr>
                <w:rFonts w:cs="Arial"/>
                <w:spacing w:val="-1"/>
                <w:szCs w:val="20"/>
              </w:rPr>
            </w:pPr>
            <w:r w:rsidRPr="00CC412F">
              <w:rPr>
                <w:rFonts w:cs="Arial"/>
                <w:spacing w:val="-1"/>
              </w:rPr>
              <w:t>Adress.postort</w:t>
            </w:r>
          </w:p>
        </w:tc>
        <w:tc>
          <w:tcPr>
            <w:tcW w:w="4111" w:type="dxa"/>
            <w:vAlign w:val="center"/>
          </w:tcPr>
          <w:p w14:paraId="49FD7C28" w14:textId="31F54093"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/orgUnitAddress</w:t>
            </w:r>
          </w:p>
        </w:tc>
      </w:tr>
      <w:tr w:rsidR="00CF5277" w:rsidRPr="00100F5C" w14:paraId="13F6196B" w14:textId="77777777" w:rsidTr="002B0265">
        <w:trPr>
          <w:trHeight w:val="397"/>
        </w:trPr>
        <w:tc>
          <w:tcPr>
            <w:tcW w:w="1809" w:type="dxa"/>
            <w:vAlign w:val="center"/>
          </w:tcPr>
          <w:p w14:paraId="7C960DB1" w14:textId="77777777" w:rsidR="00CF5277" w:rsidRPr="00F2299A" w:rsidRDefault="00CF5277" w:rsidP="006B6063">
            <w:r>
              <w:t>OrgUnitType.orgUnitLocation</w:t>
            </w:r>
          </w:p>
        </w:tc>
        <w:tc>
          <w:tcPr>
            <w:tcW w:w="2977" w:type="dxa"/>
            <w:vAlign w:val="center"/>
          </w:tcPr>
          <w:p w14:paraId="23982E32"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20310769" w14:textId="2C142EEC"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AccountableHealthcareProfessional</w:t>
            </w:r>
            <w:r w:rsidRPr="00100F5C">
              <w:rPr>
                <w:lang w:val="en-US"/>
              </w:rPr>
              <w:t>/</w:t>
            </w:r>
            <w:r>
              <w:rPr>
                <w:lang w:val="en-US"/>
              </w:rPr>
              <w:t>HealthcareProfessionalOrgUnit</w:t>
            </w:r>
            <w:r w:rsidRPr="00100F5C">
              <w:rPr>
                <w:lang w:val="en-US"/>
              </w:rPr>
              <w:t>/orgUnitLocation</w:t>
            </w:r>
          </w:p>
        </w:tc>
      </w:tr>
      <w:tr w:rsidR="00CF5277" w:rsidRPr="00100F5C" w14:paraId="1395A82B" w14:textId="77777777" w:rsidTr="002B0265">
        <w:trPr>
          <w:trHeight w:val="397"/>
        </w:trPr>
        <w:tc>
          <w:tcPr>
            <w:tcW w:w="1809" w:type="dxa"/>
            <w:vAlign w:val="center"/>
          </w:tcPr>
          <w:p w14:paraId="6339E247" w14:textId="77777777" w:rsidR="00CF5277" w:rsidRPr="00296E5F" w:rsidRDefault="00CF5277" w:rsidP="006B6063">
            <w:r w:rsidRPr="00296E5F">
              <w:t>LegalAuthenticatorType.signatureTime</w:t>
            </w:r>
          </w:p>
        </w:tc>
        <w:tc>
          <w:tcPr>
            <w:tcW w:w="2977" w:type="dxa"/>
            <w:vAlign w:val="center"/>
          </w:tcPr>
          <w:p w14:paraId="3EAAB7C7" w14:textId="77777777" w:rsidR="00CF5277" w:rsidRPr="00296E5F" w:rsidRDefault="00CF5277" w:rsidP="002B0265">
            <w:pPr>
              <w:rPr>
                <w:rFonts w:cs="Arial"/>
                <w:szCs w:val="20"/>
              </w:rPr>
            </w:pPr>
            <w:r w:rsidRPr="00296E5F">
              <w:rPr>
                <w:rFonts w:cs="Arial"/>
                <w:i/>
                <w:color w:val="FF0000"/>
              </w:rPr>
              <w:t>Saknar motsvarighet i V-TIM 2.2</w:t>
            </w:r>
          </w:p>
        </w:tc>
        <w:tc>
          <w:tcPr>
            <w:tcW w:w="4111" w:type="dxa"/>
            <w:vAlign w:val="center"/>
          </w:tcPr>
          <w:p w14:paraId="36591C0B" w14:textId="3102FE85" w:rsidR="00CF5277" w:rsidRPr="00100F5C" w:rsidRDefault="00CF5277" w:rsidP="006B6063">
            <w:pPr>
              <w:rPr>
                <w:lang w:val="en-US"/>
              </w:rPr>
            </w:pPr>
            <w:r>
              <w:rPr>
                <w:lang w:val="en-US"/>
              </w:rPr>
              <w:t>EcgOutcome</w:t>
            </w:r>
            <w:r w:rsidRPr="00296E5F">
              <w:rPr>
                <w:lang w:val="en-US"/>
              </w:rPr>
              <w:t>/</w:t>
            </w:r>
            <w:r>
              <w:rPr>
                <w:lang w:val="en-US"/>
              </w:rPr>
              <w:t>EcgOutcomeBody</w:t>
            </w:r>
            <w:r w:rsidRPr="00296E5F">
              <w:rPr>
                <w:lang w:val="en-US"/>
              </w:rPr>
              <w:t>/</w:t>
            </w:r>
            <w:r>
              <w:rPr>
                <w:lang w:val="en-US"/>
              </w:rPr>
              <w:t>Referral</w:t>
            </w:r>
            <w:r w:rsidRPr="00296E5F">
              <w:rPr>
                <w:lang w:val="en-US"/>
              </w:rPr>
              <w:t>/</w:t>
            </w:r>
            <w:r>
              <w:rPr>
                <w:lang w:val="en-US"/>
              </w:rPr>
              <w:t>LegalAuthenticator</w:t>
            </w:r>
            <w:r w:rsidRPr="00296E5F">
              <w:rPr>
                <w:lang w:val="en-US"/>
              </w:rPr>
              <w:t>/signatureTime</w:t>
            </w:r>
          </w:p>
        </w:tc>
      </w:tr>
      <w:tr w:rsidR="00CF5277" w:rsidRPr="00100F5C" w14:paraId="069F7968" w14:textId="77777777" w:rsidTr="002B0265">
        <w:trPr>
          <w:trHeight w:val="397"/>
        </w:trPr>
        <w:tc>
          <w:tcPr>
            <w:tcW w:w="1809" w:type="dxa"/>
            <w:vAlign w:val="center"/>
          </w:tcPr>
          <w:p w14:paraId="6F6128C0" w14:textId="77777777" w:rsidR="00CF5277" w:rsidRPr="00F2299A" w:rsidRDefault="00CF5277" w:rsidP="006B6063">
            <w:r>
              <w:t>LegalAuthenticatorType.legalAuthenticatorHSAId</w:t>
            </w:r>
          </w:p>
        </w:tc>
        <w:tc>
          <w:tcPr>
            <w:tcW w:w="2977" w:type="dxa"/>
            <w:vAlign w:val="center"/>
          </w:tcPr>
          <w:p w14:paraId="7D653140" w14:textId="77777777" w:rsidR="00CF5277" w:rsidRPr="00F2299A" w:rsidRDefault="00CF5277" w:rsidP="002B0265">
            <w:pPr>
              <w:rPr>
                <w:rFonts w:eastAsia="Arial Unicode MS" w:cs="Arial"/>
                <w:szCs w:val="20"/>
              </w:rPr>
            </w:pPr>
            <w:r w:rsidRPr="00CC412F">
              <w:rPr>
                <w:rFonts w:cs="Arial"/>
                <w:spacing w:val="-1"/>
              </w:rPr>
              <w:t>Vård- och omsorgsutövare.personal id</w:t>
            </w:r>
          </w:p>
        </w:tc>
        <w:tc>
          <w:tcPr>
            <w:tcW w:w="4111" w:type="dxa"/>
            <w:vAlign w:val="center"/>
          </w:tcPr>
          <w:p w14:paraId="2E1F6CD8" w14:textId="037A2983"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LegalAuthenticator</w:t>
            </w:r>
            <w:r w:rsidRPr="00100F5C">
              <w:rPr>
                <w:lang w:val="en-US"/>
              </w:rPr>
              <w:t>/legalAuthenticatorHSAId</w:t>
            </w:r>
          </w:p>
        </w:tc>
      </w:tr>
      <w:tr w:rsidR="00CF5277" w:rsidRPr="00100F5C" w14:paraId="0C67414A" w14:textId="77777777" w:rsidTr="002B0265">
        <w:trPr>
          <w:trHeight w:val="397"/>
        </w:trPr>
        <w:tc>
          <w:tcPr>
            <w:tcW w:w="1809" w:type="dxa"/>
            <w:vAlign w:val="center"/>
          </w:tcPr>
          <w:p w14:paraId="2F014394" w14:textId="77777777" w:rsidR="00CF5277" w:rsidRPr="00F2299A" w:rsidRDefault="00CF5277" w:rsidP="006B6063">
            <w:r>
              <w:t>LegalAuthenticatorType.legalAuthenticatorName</w:t>
            </w:r>
          </w:p>
        </w:tc>
        <w:tc>
          <w:tcPr>
            <w:tcW w:w="2977" w:type="dxa"/>
            <w:vAlign w:val="center"/>
          </w:tcPr>
          <w:p w14:paraId="5E8A5277" w14:textId="77777777" w:rsidR="00CF5277" w:rsidRPr="00F2299A" w:rsidRDefault="00CF5277" w:rsidP="002B0265">
            <w:pPr>
              <w:rPr>
                <w:rFonts w:cs="Arial"/>
                <w:spacing w:val="-1"/>
                <w:szCs w:val="20"/>
              </w:rPr>
            </w:pPr>
            <w:r w:rsidRPr="00CC412F">
              <w:rPr>
                <w:rFonts w:cs="Arial"/>
                <w:spacing w:val="-1"/>
              </w:rPr>
              <w:t>Vård- och omsorgsutövare.personal namn</w:t>
            </w:r>
          </w:p>
        </w:tc>
        <w:tc>
          <w:tcPr>
            <w:tcW w:w="4111" w:type="dxa"/>
            <w:vAlign w:val="center"/>
          </w:tcPr>
          <w:p w14:paraId="7B8A86EE" w14:textId="466A3B07"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LegalAuthenticator</w:t>
            </w:r>
            <w:r w:rsidRPr="00100F5C">
              <w:rPr>
                <w:lang w:val="en-US"/>
              </w:rPr>
              <w:t>/legalAuthenticatorName</w:t>
            </w:r>
          </w:p>
        </w:tc>
      </w:tr>
      <w:tr w:rsidR="00CF5277" w:rsidRPr="00100F5C" w14:paraId="1EEBAC62" w14:textId="77777777" w:rsidTr="002B0265">
        <w:trPr>
          <w:trHeight w:val="397"/>
        </w:trPr>
        <w:tc>
          <w:tcPr>
            <w:tcW w:w="1809" w:type="dxa"/>
            <w:vAlign w:val="center"/>
          </w:tcPr>
          <w:p w14:paraId="70406BDA" w14:textId="77777777" w:rsidR="00CF5277" w:rsidRPr="00F2299A" w:rsidRDefault="00CF5277" w:rsidP="006B6063">
            <w:r>
              <w:t>LegalAuthenticatorType.legalAuthenticatorRoleCode</w:t>
            </w:r>
          </w:p>
        </w:tc>
        <w:tc>
          <w:tcPr>
            <w:tcW w:w="2977" w:type="dxa"/>
            <w:vAlign w:val="center"/>
          </w:tcPr>
          <w:p w14:paraId="72767E55" w14:textId="77777777" w:rsidR="00CF5277" w:rsidRPr="00F2299A" w:rsidRDefault="00CF5277" w:rsidP="002B0265">
            <w:pPr>
              <w:rPr>
                <w:szCs w:val="20"/>
              </w:rPr>
            </w:pPr>
            <w:r w:rsidRPr="00CC412F">
              <w:rPr>
                <w:rFonts w:cs="Arial"/>
                <w:i/>
                <w:color w:val="FF0000"/>
              </w:rPr>
              <w:t>Saknar motsvarighet i V-TIM 2.2</w:t>
            </w:r>
          </w:p>
        </w:tc>
        <w:tc>
          <w:tcPr>
            <w:tcW w:w="4111" w:type="dxa"/>
            <w:vAlign w:val="center"/>
          </w:tcPr>
          <w:p w14:paraId="46D971B3" w14:textId="3980220B" w:rsidR="00CF5277" w:rsidRPr="00F2299A"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Referral</w:t>
            </w:r>
            <w:r w:rsidRPr="00100F5C">
              <w:rPr>
                <w:lang w:val="en-US"/>
              </w:rPr>
              <w:t>/</w:t>
            </w:r>
            <w:r>
              <w:rPr>
                <w:lang w:val="en-US"/>
              </w:rPr>
              <w:t>LegalAuthenticator</w:t>
            </w:r>
            <w:r w:rsidRPr="00100F5C">
              <w:rPr>
                <w:lang w:val="en-US"/>
              </w:rPr>
              <w:t>/legalAuthenticatorRoleCode</w:t>
            </w:r>
          </w:p>
        </w:tc>
      </w:tr>
      <w:tr w:rsidR="00CF5277" w:rsidRPr="00F2299A" w14:paraId="0837F086" w14:textId="77777777" w:rsidTr="002B0265">
        <w:trPr>
          <w:trHeight w:val="397"/>
        </w:trPr>
        <w:tc>
          <w:tcPr>
            <w:tcW w:w="1809" w:type="dxa"/>
            <w:vAlign w:val="center"/>
          </w:tcPr>
          <w:p w14:paraId="5240E299" w14:textId="77777777" w:rsidR="00CF5277" w:rsidRPr="00F2299A" w:rsidRDefault="00CF5277" w:rsidP="006B6063">
            <w:r>
              <w:t>PatientDataType.patientWeight</w:t>
            </w:r>
          </w:p>
        </w:tc>
        <w:tc>
          <w:tcPr>
            <w:tcW w:w="2977" w:type="dxa"/>
            <w:vAlign w:val="center"/>
          </w:tcPr>
          <w:p w14:paraId="1E41EDDD" w14:textId="77777777" w:rsidR="00CF5277" w:rsidRPr="00F2299A" w:rsidRDefault="00CF5277" w:rsidP="002B0265">
            <w:pPr>
              <w:rPr>
                <w:szCs w:val="20"/>
              </w:rPr>
            </w:pPr>
            <w:r w:rsidRPr="00595D70">
              <w:rPr>
                <w:szCs w:val="20"/>
              </w:rPr>
              <w:t>Observerat uppfattat tillstånd Värde</w:t>
            </w:r>
            <w:r>
              <w:rPr>
                <w:szCs w:val="20"/>
              </w:rPr>
              <w:t>.värde</w:t>
            </w:r>
          </w:p>
        </w:tc>
        <w:tc>
          <w:tcPr>
            <w:tcW w:w="4111" w:type="dxa"/>
            <w:vAlign w:val="center"/>
          </w:tcPr>
          <w:p w14:paraId="624EE870" w14:textId="482C1AD5" w:rsidR="00CF5277" w:rsidRPr="00F2299A" w:rsidRDefault="00CF5277" w:rsidP="006B6063">
            <w:pPr>
              <w:rPr>
                <w:lang w:val="en-US"/>
              </w:rPr>
            </w:pPr>
            <w:r>
              <w:t>EcgOutcome/EcgOutcomeBody/PatientData/patientWeight</w:t>
            </w:r>
          </w:p>
        </w:tc>
      </w:tr>
      <w:tr w:rsidR="00CF5277" w:rsidRPr="00F2299A" w14:paraId="23FA656F" w14:textId="77777777" w:rsidTr="002B0265">
        <w:trPr>
          <w:trHeight w:val="397"/>
        </w:trPr>
        <w:tc>
          <w:tcPr>
            <w:tcW w:w="1809" w:type="dxa"/>
            <w:vAlign w:val="center"/>
          </w:tcPr>
          <w:p w14:paraId="6513045E" w14:textId="77777777" w:rsidR="00CF5277" w:rsidRPr="00F2299A" w:rsidRDefault="00CF5277" w:rsidP="006B6063">
            <w:r>
              <w:t>PatientDataType.patientLength</w:t>
            </w:r>
          </w:p>
        </w:tc>
        <w:tc>
          <w:tcPr>
            <w:tcW w:w="2977" w:type="dxa"/>
            <w:vAlign w:val="center"/>
          </w:tcPr>
          <w:p w14:paraId="259B7320" w14:textId="77777777" w:rsidR="00CF5277" w:rsidRPr="00F2299A" w:rsidRDefault="00CF5277" w:rsidP="002B0265">
            <w:pPr>
              <w:rPr>
                <w:rFonts w:cs="Arial"/>
                <w:szCs w:val="20"/>
              </w:rPr>
            </w:pPr>
            <w:r w:rsidRPr="00595D70">
              <w:rPr>
                <w:szCs w:val="20"/>
              </w:rPr>
              <w:t>Observerat uppfattat tillstånd Värde</w:t>
            </w:r>
            <w:r>
              <w:rPr>
                <w:szCs w:val="20"/>
              </w:rPr>
              <w:t>.värde</w:t>
            </w:r>
          </w:p>
        </w:tc>
        <w:tc>
          <w:tcPr>
            <w:tcW w:w="4111" w:type="dxa"/>
            <w:vAlign w:val="center"/>
          </w:tcPr>
          <w:p w14:paraId="579C5875" w14:textId="3D7DA721" w:rsidR="00CF5277" w:rsidRPr="00F2299A" w:rsidRDefault="00CF5277" w:rsidP="006B6063">
            <w:r>
              <w:t>EcgOutcome/EcgOutcomeBody/PatientData/patientLength</w:t>
            </w:r>
          </w:p>
        </w:tc>
      </w:tr>
      <w:tr w:rsidR="00CF5277" w:rsidRPr="00F2299A" w14:paraId="460DFB27" w14:textId="77777777" w:rsidTr="002B0265">
        <w:trPr>
          <w:trHeight w:val="397"/>
        </w:trPr>
        <w:tc>
          <w:tcPr>
            <w:tcW w:w="1809" w:type="dxa"/>
            <w:vAlign w:val="center"/>
          </w:tcPr>
          <w:p w14:paraId="58122080" w14:textId="77777777" w:rsidR="00CF5277" w:rsidRPr="008A038F" w:rsidRDefault="00CF5277" w:rsidP="006B6063">
            <w:r w:rsidRPr="008A038F">
              <w:t>ECGRecordingType.id</w:t>
            </w:r>
          </w:p>
        </w:tc>
        <w:tc>
          <w:tcPr>
            <w:tcW w:w="2977" w:type="dxa"/>
            <w:vAlign w:val="center"/>
          </w:tcPr>
          <w:p w14:paraId="4A75ABC9" w14:textId="77777777" w:rsidR="00CF5277" w:rsidRPr="00F2299A" w:rsidRDefault="00CF5277" w:rsidP="002B0265">
            <w:pPr>
              <w:rPr>
                <w:rFonts w:cs="Arial"/>
                <w:szCs w:val="20"/>
              </w:rPr>
            </w:pPr>
            <w:r>
              <w:rPr>
                <w:rFonts w:cs="Arial"/>
                <w:szCs w:val="20"/>
              </w:rPr>
              <w:t>Aktivitet.aktivitet_id</w:t>
            </w:r>
          </w:p>
        </w:tc>
        <w:tc>
          <w:tcPr>
            <w:tcW w:w="4111" w:type="dxa"/>
            <w:vAlign w:val="center"/>
          </w:tcPr>
          <w:p w14:paraId="1F4C1D55" w14:textId="04584849" w:rsidR="00CF5277" w:rsidRPr="00F2299A" w:rsidRDefault="00CF5277" w:rsidP="006B6063">
            <w:r>
              <w:t>EcgOutcome/EcgOutcomeBody/EcgRecording/id</w:t>
            </w:r>
          </w:p>
        </w:tc>
      </w:tr>
      <w:tr w:rsidR="00CF5277" w:rsidRPr="00F2299A" w14:paraId="7104AFD8" w14:textId="77777777" w:rsidTr="002B0265">
        <w:trPr>
          <w:trHeight w:val="397"/>
        </w:trPr>
        <w:tc>
          <w:tcPr>
            <w:tcW w:w="1809" w:type="dxa"/>
            <w:vAlign w:val="center"/>
          </w:tcPr>
          <w:p w14:paraId="2168E6A1" w14:textId="77777777" w:rsidR="00CF5277" w:rsidRPr="008A038F" w:rsidRDefault="00CF5277" w:rsidP="006B6063">
            <w:r w:rsidRPr="008A038F">
              <w:t>ECGRecordingType.examinationActivity</w:t>
            </w:r>
          </w:p>
        </w:tc>
        <w:tc>
          <w:tcPr>
            <w:tcW w:w="2977" w:type="dxa"/>
            <w:vAlign w:val="center"/>
          </w:tcPr>
          <w:p w14:paraId="506471B3" w14:textId="77777777" w:rsidR="00CF5277" w:rsidRPr="00F2299A" w:rsidRDefault="00CF5277" w:rsidP="002B0265">
            <w:pPr>
              <w:rPr>
                <w:szCs w:val="20"/>
              </w:rPr>
            </w:pPr>
            <w:r>
              <w:rPr>
                <w:szCs w:val="20"/>
              </w:rPr>
              <w:t>Aktivitet.</w:t>
            </w:r>
            <w:r w:rsidRPr="0004532C">
              <w:rPr>
                <w:szCs w:val="20"/>
              </w:rPr>
              <w:t>aktivitetskod</w:t>
            </w:r>
          </w:p>
        </w:tc>
        <w:tc>
          <w:tcPr>
            <w:tcW w:w="4111" w:type="dxa"/>
            <w:vAlign w:val="center"/>
          </w:tcPr>
          <w:p w14:paraId="386AB73F" w14:textId="4459BCF6" w:rsidR="00CF5277" w:rsidRPr="00F2299A" w:rsidRDefault="00CF5277" w:rsidP="006B6063">
            <w:r>
              <w:t>EcgOutcome/EcgOutcomeBody/EcgRecording/examinationActivity</w:t>
            </w:r>
          </w:p>
        </w:tc>
      </w:tr>
      <w:tr w:rsidR="00CF5277" w:rsidRPr="00F2299A" w14:paraId="221EBDBC" w14:textId="77777777" w:rsidTr="002B0265">
        <w:trPr>
          <w:trHeight w:val="397"/>
        </w:trPr>
        <w:tc>
          <w:tcPr>
            <w:tcW w:w="1809" w:type="dxa"/>
            <w:vAlign w:val="center"/>
          </w:tcPr>
          <w:p w14:paraId="5BDAE801" w14:textId="1019A43B" w:rsidR="00CF5277" w:rsidRPr="008A038F" w:rsidRDefault="00CF5277" w:rsidP="006B6063">
            <w:r w:rsidRPr="008A038F">
              <w:t>ECGRecordingType.exam</w:t>
            </w:r>
            <w:r>
              <w:t>ination</w:t>
            </w:r>
            <w:r w:rsidRPr="008A038F">
              <w:t>TimePeriod</w:t>
            </w:r>
          </w:p>
        </w:tc>
        <w:tc>
          <w:tcPr>
            <w:tcW w:w="2977" w:type="dxa"/>
            <w:vAlign w:val="center"/>
          </w:tcPr>
          <w:p w14:paraId="780355FC" w14:textId="77777777" w:rsidR="00CF5277" w:rsidRPr="00F2299A" w:rsidRDefault="00CF5277" w:rsidP="002B0265">
            <w:pPr>
              <w:rPr>
                <w:szCs w:val="20"/>
              </w:rPr>
            </w:pPr>
            <w:r>
              <w:rPr>
                <w:szCs w:val="20"/>
              </w:rPr>
              <w:t>Aktivitet.</w:t>
            </w:r>
            <w:r w:rsidRPr="0004532C">
              <w:rPr>
                <w:szCs w:val="20"/>
              </w:rPr>
              <w:t>aktivitet tid</w:t>
            </w:r>
          </w:p>
        </w:tc>
        <w:tc>
          <w:tcPr>
            <w:tcW w:w="4111" w:type="dxa"/>
            <w:vAlign w:val="center"/>
          </w:tcPr>
          <w:p w14:paraId="3306ACC5" w14:textId="0DD37FCE" w:rsidR="00CF5277" w:rsidRPr="00F2299A" w:rsidRDefault="00CF5277" w:rsidP="006B6063">
            <w:r>
              <w:t>EcgOutcome/EcgOutcomeBody/EcgRecording/examinationTimePeriod</w:t>
            </w:r>
          </w:p>
        </w:tc>
      </w:tr>
      <w:tr w:rsidR="00CF5277" w:rsidRPr="00F2299A" w14:paraId="05FF207C" w14:textId="77777777" w:rsidTr="002B0265">
        <w:trPr>
          <w:trHeight w:val="397"/>
        </w:trPr>
        <w:tc>
          <w:tcPr>
            <w:tcW w:w="1809" w:type="dxa"/>
            <w:vAlign w:val="center"/>
          </w:tcPr>
          <w:p w14:paraId="1061A9AB" w14:textId="38AABAE1" w:rsidR="00CF5277" w:rsidRPr="008A038F" w:rsidRDefault="00CF5277" w:rsidP="006B6063">
            <w:r w:rsidRPr="008A038F">
              <w:t>ECGRecordingType.</w:t>
            </w:r>
            <w:r>
              <w:t>examination</w:t>
            </w:r>
            <w:r w:rsidRPr="008A038F">
              <w:t>Status</w:t>
            </w:r>
          </w:p>
        </w:tc>
        <w:tc>
          <w:tcPr>
            <w:tcW w:w="2977" w:type="dxa"/>
            <w:vAlign w:val="center"/>
          </w:tcPr>
          <w:p w14:paraId="0DB6CCD5" w14:textId="77777777" w:rsidR="00CF5277" w:rsidRPr="00F2299A" w:rsidRDefault="00CF5277" w:rsidP="002B0265">
            <w:pPr>
              <w:rPr>
                <w:szCs w:val="20"/>
              </w:rPr>
            </w:pPr>
            <w:r>
              <w:rPr>
                <w:szCs w:val="20"/>
              </w:rPr>
              <w:t>Aktivitet.</w:t>
            </w:r>
            <w:r w:rsidRPr="00CE434D">
              <w:rPr>
                <w:szCs w:val="20"/>
              </w:rPr>
              <w:t>aktivitet typ</w:t>
            </w:r>
          </w:p>
        </w:tc>
        <w:tc>
          <w:tcPr>
            <w:tcW w:w="4111" w:type="dxa"/>
            <w:vAlign w:val="center"/>
          </w:tcPr>
          <w:p w14:paraId="38DCB456" w14:textId="3413FC98" w:rsidR="00CF5277" w:rsidRPr="00F2299A" w:rsidRDefault="00CF5277" w:rsidP="006B6063">
            <w:r>
              <w:t>EcgOutcome/EcgOutcomeBody/EcgRecording/examinationStatus</w:t>
            </w:r>
          </w:p>
        </w:tc>
      </w:tr>
      <w:tr w:rsidR="00CF5277" w:rsidRPr="00100F5C" w14:paraId="1C0708E5" w14:textId="77777777" w:rsidTr="002B0265">
        <w:trPr>
          <w:trHeight w:val="397"/>
        </w:trPr>
        <w:tc>
          <w:tcPr>
            <w:tcW w:w="1809" w:type="dxa"/>
            <w:vAlign w:val="center"/>
          </w:tcPr>
          <w:p w14:paraId="278DF556" w14:textId="070E0796" w:rsidR="00CF5277" w:rsidRPr="008A038F" w:rsidRDefault="00CF5277" w:rsidP="006B6063">
            <w:pPr>
              <w:rPr>
                <w:szCs w:val="20"/>
              </w:rPr>
            </w:pPr>
            <w:r w:rsidRPr="008A038F">
              <w:rPr>
                <w:szCs w:val="20"/>
              </w:rPr>
              <w:t>ECGDicomDataType.</w:t>
            </w:r>
            <w:r>
              <w:rPr>
                <w:szCs w:val="20"/>
              </w:rPr>
              <w:t>dicom</w:t>
            </w:r>
            <w:r w:rsidRPr="008A038F">
              <w:rPr>
                <w:szCs w:val="20"/>
              </w:rPr>
              <w:t>SOP</w:t>
            </w:r>
          </w:p>
        </w:tc>
        <w:tc>
          <w:tcPr>
            <w:tcW w:w="2977" w:type="dxa"/>
            <w:vAlign w:val="center"/>
          </w:tcPr>
          <w:p w14:paraId="0C09B83E" w14:textId="77777777" w:rsidR="00CF5277" w:rsidRPr="00F2299A" w:rsidRDefault="00CF5277" w:rsidP="002B0265">
            <w:pPr>
              <w:rPr>
                <w:szCs w:val="20"/>
              </w:rPr>
            </w:pPr>
            <w:r>
              <w:rPr>
                <w:szCs w:val="20"/>
              </w:rPr>
              <w:t>Analysspecifikation.</w:t>
            </w:r>
            <w:r w:rsidRPr="00D160E4">
              <w:rPr>
                <w:szCs w:val="20"/>
              </w:rPr>
              <w:t>analysunderlag typ</w:t>
            </w:r>
          </w:p>
        </w:tc>
        <w:tc>
          <w:tcPr>
            <w:tcW w:w="4111" w:type="dxa"/>
            <w:vAlign w:val="center"/>
          </w:tcPr>
          <w:p w14:paraId="6BEDC763" w14:textId="0AE1A175" w:rsidR="00CF5277" w:rsidRPr="00F2299A"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szCs w:val="20"/>
                <w:lang w:val="en-US"/>
              </w:rPr>
              <w:t>EcgDicomData</w:t>
            </w:r>
            <w:r w:rsidRPr="00100F5C">
              <w:rPr>
                <w:szCs w:val="20"/>
                <w:lang w:val="en-US"/>
              </w:rPr>
              <w:t>/</w:t>
            </w:r>
            <w:r>
              <w:rPr>
                <w:szCs w:val="20"/>
                <w:lang w:val="en-US"/>
              </w:rPr>
              <w:t>dicom</w:t>
            </w:r>
            <w:r w:rsidRPr="00100F5C">
              <w:rPr>
                <w:szCs w:val="20"/>
                <w:lang w:val="en-US"/>
              </w:rPr>
              <w:t>SOP</w:t>
            </w:r>
          </w:p>
        </w:tc>
      </w:tr>
      <w:tr w:rsidR="00CF5277" w:rsidRPr="00100F5C" w14:paraId="431A6C74" w14:textId="77777777" w:rsidTr="002B0265">
        <w:trPr>
          <w:trHeight w:val="397"/>
        </w:trPr>
        <w:tc>
          <w:tcPr>
            <w:tcW w:w="1809" w:type="dxa"/>
            <w:vAlign w:val="center"/>
          </w:tcPr>
          <w:p w14:paraId="54ECEA45" w14:textId="3E0AA97F" w:rsidR="00CF5277" w:rsidRPr="008A038F" w:rsidRDefault="00CF5277" w:rsidP="006B6063">
            <w:pPr>
              <w:rPr>
                <w:szCs w:val="20"/>
              </w:rPr>
            </w:pPr>
            <w:r w:rsidRPr="008A038F">
              <w:rPr>
                <w:szCs w:val="20"/>
              </w:rPr>
              <w:t>ECGDicomDataType.</w:t>
            </w:r>
            <w:r>
              <w:rPr>
                <w:szCs w:val="20"/>
              </w:rPr>
              <w:t>dicom</w:t>
            </w:r>
            <w:r w:rsidRPr="008A038F">
              <w:rPr>
                <w:szCs w:val="20"/>
              </w:rPr>
              <w:t>Value</w:t>
            </w:r>
          </w:p>
        </w:tc>
        <w:tc>
          <w:tcPr>
            <w:tcW w:w="2977" w:type="dxa"/>
            <w:vAlign w:val="center"/>
          </w:tcPr>
          <w:p w14:paraId="1FE431EF" w14:textId="77777777" w:rsidR="00CF5277" w:rsidRPr="00F2299A" w:rsidRDefault="00CF5277" w:rsidP="002B0265">
            <w:pPr>
              <w:rPr>
                <w:szCs w:val="20"/>
              </w:rPr>
            </w:pPr>
            <w:r>
              <w:rPr>
                <w:szCs w:val="20"/>
              </w:rPr>
              <w:t>Observerat uppfattat tillstånd Värde.värde</w:t>
            </w:r>
          </w:p>
        </w:tc>
        <w:tc>
          <w:tcPr>
            <w:tcW w:w="4111" w:type="dxa"/>
            <w:vAlign w:val="center"/>
          </w:tcPr>
          <w:p w14:paraId="105C61A3" w14:textId="2F928B41" w:rsidR="00CF5277" w:rsidRPr="00F2299A"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szCs w:val="20"/>
                <w:lang w:val="en-US"/>
              </w:rPr>
              <w:t>EcgDicomData</w:t>
            </w:r>
            <w:r w:rsidRPr="00100F5C">
              <w:rPr>
                <w:szCs w:val="20"/>
                <w:lang w:val="en-US"/>
              </w:rPr>
              <w:t>/</w:t>
            </w:r>
            <w:r>
              <w:rPr>
                <w:szCs w:val="20"/>
                <w:lang w:val="en-US"/>
              </w:rPr>
              <w:t>dicom</w:t>
            </w:r>
            <w:r w:rsidRPr="00100F5C">
              <w:rPr>
                <w:szCs w:val="20"/>
                <w:lang w:val="en-US"/>
              </w:rPr>
              <w:t>Value</w:t>
            </w:r>
          </w:p>
        </w:tc>
      </w:tr>
      <w:tr w:rsidR="00CF5277" w:rsidRPr="00100F5C" w14:paraId="44F2BEE5" w14:textId="77777777" w:rsidTr="002B0265">
        <w:trPr>
          <w:trHeight w:val="397"/>
        </w:trPr>
        <w:tc>
          <w:tcPr>
            <w:tcW w:w="1809" w:type="dxa"/>
            <w:vAlign w:val="center"/>
          </w:tcPr>
          <w:p w14:paraId="67BF677E" w14:textId="22B7FC38" w:rsidR="00CF5277" w:rsidRPr="008A038F" w:rsidRDefault="00CF5277" w:rsidP="006B6063">
            <w:r w:rsidRPr="008A038F">
              <w:rPr>
                <w:szCs w:val="20"/>
              </w:rPr>
              <w:t>ECGDicomDataType.</w:t>
            </w:r>
            <w:r>
              <w:rPr>
                <w:szCs w:val="20"/>
              </w:rPr>
              <w:t>dicom</w:t>
            </w:r>
            <w:r w:rsidRPr="008A038F">
              <w:rPr>
                <w:szCs w:val="20"/>
              </w:rPr>
              <w:t>Reference</w:t>
            </w:r>
          </w:p>
        </w:tc>
        <w:tc>
          <w:tcPr>
            <w:tcW w:w="2977" w:type="dxa"/>
            <w:vAlign w:val="center"/>
          </w:tcPr>
          <w:p w14:paraId="34F2464F" w14:textId="77777777" w:rsidR="00CF5277" w:rsidRPr="00F2299A" w:rsidRDefault="00CF5277" w:rsidP="002B0265">
            <w:pPr>
              <w:rPr>
                <w:rFonts w:cs="Arial"/>
                <w:szCs w:val="20"/>
              </w:rPr>
            </w:pPr>
            <w:r w:rsidRPr="00D160E4">
              <w:rPr>
                <w:rFonts w:cs="Arial"/>
                <w:szCs w:val="20"/>
              </w:rPr>
              <w:t>Relaterad information</w:t>
            </w:r>
            <w:r>
              <w:rPr>
                <w:rFonts w:cs="Arial"/>
                <w:szCs w:val="20"/>
              </w:rPr>
              <w:t>.</w:t>
            </w:r>
            <w:r w:rsidRPr="00D160E4">
              <w:rPr>
                <w:rFonts w:cs="Arial"/>
                <w:szCs w:val="20"/>
              </w:rPr>
              <w:t>åtkomst relaterad information</w:t>
            </w:r>
          </w:p>
        </w:tc>
        <w:tc>
          <w:tcPr>
            <w:tcW w:w="4111" w:type="dxa"/>
            <w:vAlign w:val="center"/>
          </w:tcPr>
          <w:p w14:paraId="4D801000" w14:textId="0A5A499D"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szCs w:val="20"/>
                <w:lang w:val="en-US"/>
              </w:rPr>
              <w:t>EcgDicomData</w:t>
            </w:r>
            <w:r w:rsidRPr="00100F5C">
              <w:rPr>
                <w:szCs w:val="20"/>
                <w:lang w:val="en-US"/>
              </w:rPr>
              <w:t>/</w:t>
            </w:r>
            <w:r>
              <w:rPr>
                <w:szCs w:val="20"/>
                <w:lang w:val="en-US"/>
              </w:rPr>
              <w:t>dicom</w:t>
            </w:r>
            <w:r w:rsidRPr="00100F5C">
              <w:rPr>
                <w:szCs w:val="20"/>
                <w:lang w:val="en-US"/>
              </w:rPr>
              <w:t>Reference</w:t>
            </w:r>
          </w:p>
        </w:tc>
      </w:tr>
      <w:tr w:rsidR="00CF5277" w:rsidRPr="00AA21CB" w14:paraId="21B2DEEA" w14:textId="77777777" w:rsidTr="002B0265">
        <w:trPr>
          <w:trHeight w:val="397"/>
        </w:trPr>
        <w:tc>
          <w:tcPr>
            <w:tcW w:w="1809" w:type="dxa"/>
            <w:vAlign w:val="center"/>
          </w:tcPr>
          <w:p w14:paraId="2F922A70" w14:textId="77777777" w:rsidR="00CF5277" w:rsidRPr="00AA21CB" w:rsidRDefault="00CF5277" w:rsidP="006B6063">
            <w:r w:rsidRPr="00AA21CB">
              <w:t>ModalityDataType.typeOfModality</w:t>
            </w:r>
          </w:p>
        </w:tc>
        <w:tc>
          <w:tcPr>
            <w:tcW w:w="2977" w:type="dxa"/>
            <w:vAlign w:val="center"/>
          </w:tcPr>
          <w:p w14:paraId="1572DCF6" w14:textId="77777777" w:rsidR="00CF5277" w:rsidRPr="00AA21CB" w:rsidRDefault="00CF5277" w:rsidP="002B0265">
            <w:pPr>
              <w:rPr>
                <w:rFonts w:eastAsia="Arial Unicode MS" w:cs="Arial"/>
                <w:szCs w:val="20"/>
              </w:rPr>
            </w:pPr>
            <w:r w:rsidRPr="00AA21CB">
              <w:rPr>
                <w:rFonts w:eastAsia="Arial Unicode MS" w:cs="Arial"/>
                <w:szCs w:val="20"/>
              </w:rPr>
              <w:t>Metodspecifikation.direkt använd utrustning</w:t>
            </w:r>
          </w:p>
        </w:tc>
        <w:tc>
          <w:tcPr>
            <w:tcW w:w="4111" w:type="dxa"/>
            <w:vAlign w:val="center"/>
          </w:tcPr>
          <w:p w14:paraId="72938DC6" w14:textId="3BC67D05" w:rsidR="00CF5277" w:rsidRPr="00AA21CB" w:rsidRDefault="00CF5277" w:rsidP="000E5F63">
            <w:pPr>
              <w:rPr>
                <w:lang w:val="en-US"/>
              </w:rPr>
            </w:pPr>
            <w:r>
              <w:rPr>
                <w:lang w:val="en-US"/>
              </w:rPr>
              <w:t>EcgOutcome</w:t>
            </w:r>
            <w:r w:rsidRPr="00AA21CB">
              <w:rPr>
                <w:lang w:val="en-US"/>
              </w:rPr>
              <w:t>/</w:t>
            </w:r>
            <w:r>
              <w:rPr>
                <w:lang w:val="en-US"/>
              </w:rPr>
              <w:t>EcgOutcomeBody</w:t>
            </w:r>
            <w:r w:rsidRPr="00AA21CB">
              <w:rPr>
                <w:lang w:val="en-US"/>
              </w:rPr>
              <w:t>/</w:t>
            </w:r>
            <w:r>
              <w:rPr>
                <w:lang w:val="en-US"/>
              </w:rPr>
              <w:t>EcgRecording</w:t>
            </w:r>
            <w:r w:rsidRPr="00AA21CB">
              <w:rPr>
                <w:lang w:val="en-US"/>
              </w:rPr>
              <w:t>/</w:t>
            </w:r>
            <w:r>
              <w:rPr>
                <w:lang w:val="en-US"/>
              </w:rPr>
              <w:t>ModalityData</w:t>
            </w:r>
            <w:r w:rsidRPr="00AA21CB">
              <w:rPr>
                <w:lang w:val="en-US"/>
              </w:rPr>
              <w:t>/</w:t>
            </w:r>
            <w:r>
              <w:rPr>
                <w:lang w:val="en-US"/>
              </w:rPr>
              <w:t>typeOfModality</w:t>
            </w:r>
          </w:p>
        </w:tc>
      </w:tr>
      <w:tr w:rsidR="00CF5277" w:rsidRPr="00100F5C" w14:paraId="5CAC39D4" w14:textId="77777777" w:rsidTr="002B0265">
        <w:trPr>
          <w:trHeight w:val="397"/>
        </w:trPr>
        <w:tc>
          <w:tcPr>
            <w:tcW w:w="1809" w:type="dxa"/>
            <w:vAlign w:val="center"/>
          </w:tcPr>
          <w:p w14:paraId="661E85C1" w14:textId="77777777" w:rsidR="00CF5277" w:rsidRPr="00F2299A" w:rsidRDefault="00CF5277" w:rsidP="006B6063">
            <w:r>
              <w:t>ModalityDataType.manufacturer</w:t>
            </w:r>
          </w:p>
        </w:tc>
        <w:tc>
          <w:tcPr>
            <w:tcW w:w="2977" w:type="dxa"/>
            <w:vAlign w:val="center"/>
          </w:tcPr>
          <w:p w14:paraId="3BFE39A5" w14:textId="77777777" w:rsidR="00CF5277" w:rsidRPr="00F2299A" w:rsidRDefault="00CF5277" w:rsidP="002B0265">
            <w:pPr>
              <w:rPr>
                <w:rFonts w:cs="Arial"/>
                <w:spacing w:val="-1"/>
                <w:szCs w:val="20"/>
              </w:rPr>
            </w:pPr>
            <w:r w:rsidRPr="00CC412F">
              <w:rPr>
                <w:rFonts w:cs="Arial"/>
                <w:i/>
                <w:color w:val="FF0000"/>
              </w:rPr>
              <w:t>Saknar motsvarighet i V-TIM 2.2</w:t>
            </w:r>
          </w:p>
        </w:tc>
        <w:tc>
          <w:tcPr>
            <w:tcW w:w="4111" w:type="dxa"/>
            <w:vAlign w:val="center"/>
          </w:tcPr>
          <w:p w14:paraId="22F64470" w14:textId="09F4BA9D"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ModalityData</w:t>
            </w:r>
            <w:r w:rsidRPr="00100F5C">
              <w:rPr>
                <w:lang w:val="en-US"/>
              </w:rPr>
              <w:t>/manufacturer</w:t>
            </w:r>
          </w:p>
        </w:tc>
      </w:tr>
      <w:tr w:rsidR="00CF5277" w:rsidRPr="00100F5C" w14:paraId="71950D96" w14:textId="77777777" w:rsidTr="002B0265">
        <w:trPr>
          <w:trHeight w:val="397"/>
        </w:trPr>
        <w:tc>
          <w:tcPr>
            <w:tcW w:w="1809" w:type="dxa"/>
            <w:vAlign w:val="center"/>
          </w:tcPr>
          <w:p w14:paraId="56335C3F" w14:textId="77777777" w:rsidR="00CF5277" w:rsidRPr="00F2299A" w:rsidRDefault="00CF5277" w:rsidP="006B6063">
            <w:r>
              <w:t>ModalityDataType.modelName</w:t>
            </w:r>
          </w:p>
        </w:tc>
        <w:tc>
          <w:tcPr>
            <w:tcW w:w="2977" w:type="dxa"/>
            <w:vAlign w:val="center"/>
          </w:tcPr>
          <w:p w14:paraId="0B66BBC0" w14:textId="77777777" w:rsidR="00CF5277" w:rsidRPr="00F2299A" w:rsidRDefault="00CF5277" w:rsidP="002B0265">
            <w:pPr>
              <w:rPr>
                <w:szCs w:val="20"/>
              </w:rPr>
            </w:pPr>
            <w:r w:rsidRPr="00194D34">
              <w:rPr>
                <w:szCs w:val="20"/>
              </w:rPr>
              <w:t>Resursspecifikation</w:t>
            </w:r>
            <w:r>
              <w:rPr>
                <w:szCs w:val="20"/>
              </w:rPr>
              <w:t>.</w:t>
            </w:r>
            <w:r w:rsidRPr="00194D34">
              <w:rPr>
                <w:szCs w:val="20"/>
              </w:rPr>
              <w:t>resurs typ</w:t>
            </w:r>
          </w:p>
        </w:tc>
        <w:tc>
          <w:tcPr>
            <w:tcW w:w="4111" w:type="dxa"/>
            <w:vAlign w:val="center"/>
          </w:tcPr>
          <w:p w14:paraId="7F3D6693" w14:textId="1DA54085" w:rsidR="00CF5277" w:rsidRPr="00F2299A"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 xml:space="preserve"> </w:t>
            </w:r>
            <w:r>
              <w:rPr>
                <w:lang w:val="en-US"/>
              </w:rPr>
              <w:t>ModalityData</w:t>
            </w:r>
            <w:r w:rsidRPr="00100F5C">
              <w:rPr>
                <w:lang w:val="en-US"/>
              </w:rPr>
              <w:t>/modelName</w:t>
            </w:r>
          </w:p>
        </w:tc>
      </w:tr>
      <w:tr w:rsidR="00CF5277" w:rsidRPr="00100F5C" w14:paraId="08AB9486" w14:textId="77777777" w:rsidTr="002B0265">
        <w:trPr>
          <w:trHeight w:val="397"/>
        </w:trPr>
        <w:tc>
          <w:tcPr>
            <w:tcW w:w="1809" w:type="dxa"/>
            <w:vAlign w:val="center"/>
          </w:tcPr>
          <w:p w14:paraId="7E371AD1" w14:textId="77777777" w:rsidR="00CF5277" w:rsidRPr="00F2299A" w:rsidRDefault="00CF5277" w:rsidP="006B6063">
            <w:r>
              <w:t>ModalityDataType.equipmentId</w:t>
            </w:r>
          </w:p>
        </w:tc>
        <w:tc>
          <w:tcPr>
            <w:tcW w:w="2977" w:type="dxa"/>
            <w:vAlign w:val="center"/>
          </w:tcPr>
          <w:p w14:paraId="230CB059" w14:textId="77777777" w:rsidR="00CF5277" w:rsidRPr="00F2299A" w:rsidRDefault="00CF5277" w:rsidP="002B0265">
            <w:pPr>
              <w:rPr>
                <w:rFonts w:cs="Arial"/>
                <w:szCs w:val="20"/>
              </w:rPr>
            </w:pPr>
            <w:r>
              <w:rPr>
                <w:rFonts w:cs="Arial"/>
                <w:szCs w:val="20"/>
              </w:rPr>
              <w:t>Resursspecifikation.</w:t>
            </w:r>
            <w:r w:rsidRPr="00194D34">
              <w:rPr>
                <w:rFonts w:cs="Arial"/>
                <w:szCs w:val="20"/>
              </w:rPr>
              <w:t>resurstyp id</w:t>
            </w:r>
          </w:p>
        </w:tc>
        <w:tc>
          <w:tcPr>
            <w:tcW w:w="4111" w:type="dxa"/>
            <w:vAlign w:val="center"/>
          </w:tcPr>
          <w:p w14:paraId="38D619E1" w14:textId="592F4946" w:rsidR="00CF5277" w:rsidRPr="00100F5C" w:rsidRDefault="00CF5277" w:rsidP="006B6063">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ModalityData</w:t>
            </w:r>
            <w:r w:rsidRPr="00100F5C">
              <w:rPr>
                <w:lang w:val="en-US"/>
              </w:rPr>
              <w:t>/equipmentId</w:t>
            </w:r>
          </w:p>
        </w:tc>
      </w:tr>
      <w:tr w:rsidR="00CF5277" w:rsidRPr="00100F5C" w14:paraId="2AC76B5D" w14:textId="77777777" w:rsidTr="002B0265">
        <w:trPr>
          <w:trHeight w:val="397"/>
        </w:trPr>
        <w:tc>
          <w:tcPr>
            <w:tcW w:w="1809" w:type="dxa"/>
            <w:vAlign w:val="center"/>
          </w:tcPr>
          <w:p w14:paraId="3BD11710" w14:textId="77777777" w:rsidR="00CF5277" w:rsidRPr="00F2299A" w:rsidRDefault="00CF5277" w:rsidP="004B5EB7">
            <w:r>
              <w:t>ModalityDataType.softwareVersion</w:t>
            </w:r>
          </w:p>
        </w:tc>
        <w:tc>
          <w:tcPr>
            <w:tcW w:w="2977" w:type="dxa"/>
            <w:vAlign w:val="center"/>
          </w:tcPr>
          <w:p w14:paraId="5F6EA55D"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32CAD7D9" w14:textId="5078499E" w:rsidR="00CF5277" w:rsidRPr="00100F5C" w:rsidRDefault="00CF5277" w:rsidP="004B5EB7">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ModalityData</w:t>
            </w:r>
            <w:r w:rsidRPr="00100F5C">
              <w:rPr>
                <w:lang w:val="en-US"/>
              </w:rPr>
              <w:t>/softwareVersion</w:t>
            </w:r>
          </w:p>
        </w:tc>
      </w:tr>
      <w:tr w:rsidR="00CF5277" w:rsidRPr="00100F5C" w14:paraId="0392199A" w14:textId="77777777" w:rsidTr="002B0265">
        <w:trPr>
          <w:trHeight w:val="397"/>
        </w:trPr>
        <w:tc>
          <w:tcPr>
            <w:tcW w:w="1809" w:type="dxa"/>
            <w:vAlign w:val="center"/>
          </w:tcPr>
          <w:p w14:paraId="396D8C9B" w14:textId="0E120FCF" w:rsidR="00CF5277" w:rsidRPr="00F2299A" w:rsidRDefault="00CF5277" w:rsidP="00AA21CB">
            <w:r>
              <w:t>ModalityDataType.lineFilter</w:t>
            </w:r>
          </w:p>
        </w:tc>
        <w:tc>
          <w:tcPr>
            <w:tcW w:w="2977" w:type="dxa"/>
            <w:vAlign w:val="center"/>
          </w:tcPr>
          <w:p w14:paraId="3AB7EB6E"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vAlign w:val="center"/>
          </w:tcPr>
          <w:p w14:paraId="3CCF9BA0" w14:textId="554B6262" w:rsidR="00CF5277" w:rsidRPr="00100F5C" w:rsidRDefault="00CF5277" w:rsidP="00AA21CB">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ModalityData</w:t>
            </w:r>
            <w:r w:rsidRPr="00100F5C">
              <w:rPr>
                <w:lang w:val="en-US"/>
              </w:rPr>
              <w:t>/</w:t>
            </w:r>
            <w:r>
              <w:rPr>
                <w:lang w:val="en-US"/>
              </w:rPr>
              <w:t>lineFilter</w:t>
            </w:r>
          </w:p>
        </w:tc>
      </w:tr>
      <w:tr w:rsidR="00CF5277" w:rsidRPr="00F2299A" w14:paraId="63D56190" w14:textId="77777777" w:rsidTr="002B0265">
        <w:trPr>
          <w:trHeight w:val="397"/>
        </w:trPr>
        <w:tc>
          <w:tcPr>
            <w:tcW w:w="1809" w:type="dxa"/>
          </w:tcPr>
          <w:p w14:paraId="1A5016F9" w14:textId="655DCFDE" w:rsidR="00CF5277" w:rsidRPr="00F2299A" w:rsidRDefault="00CF5277" w:rsidP="004B5EB7">
            <w:r>
              <w:t>ECGDataType.mediaType</w:t>
            </w:r>
          </w:p>
        </w:tc>
        <w:tc>
          <w:tcPr>
            <w:tcW w:w="2977" w:type="dxa"/>
            <w:vAlign w:val="center"/>
          </w:tcPr>
          <w:p w14:paraId="0D8E11AC" w14:textId="77777777" w:rsidR="00CF5277" w:rsidRPr="006F2DD6" w:rsidRDefault="00CF5277" w:rsidP="002B0265">
            <w:pPr>
              <w:rPr>
                <w:rFonts w:eastAsia="Arial Unicode MS" w:cs="Arial"/>
                <w:szCs w:val="20"/>
              </w:rPr>
            </w:pPr>
            <w:r>
              <w:rPr>
                <w:rFonts w:cs="Arial"/>
              </w:rPr>
              <w:t>Relaterad information.</w:t>
            </w:r>
            <w:r w:rsidRPr="006F2DD6">
              <w:rPr>
                <w:rFonts w:cs="Arial"/>
              </w:rPr>
              <w:t>relaterad information typ</w:t>
            </w:r>
          </w:p>
        </w:tc>
        <w:tc>
          <w:tcPr>
            <w:tcW w:w="4111" w:type="dxa"/>
          </w:tcPr>
          <w:p w14:paraId="1E48A457" w14:textId="01BD444C" w:rsidR="00CF5277" w:rsidRPr="00F2299A" w:rsidRDefault="00CF5277" w:rsidP="00DB2624">
            <w:r>
              <w:rPr>
                <w:lang w:val="en-US"/>
              </w:rPr>
              <w:t>EcgOutcome</w:t>
            </w:r>
            <w:r>
              <w:t>/</w:t>
            </w:r>
            <w:r>
              <w:rPr>
                <w:lang w:val="en-US"/>
              </w:rPr>
              <w:t>EcgOutcomeBody</w:t>
            </w:r>
            <w:r>
              <w:t>/EcgRecording/EcgData/mediaType</w:t>
            </w:r>
          </w:p>
        </w:tc>
      </w:tr>
      <w:tr w:rsidR="00CF5277" w:rsidRPr="00100F5C" w14:paraId="4C740905" w14:textId="77777777" w:rsidTr="002B0265">
        <w:trPr>
          <w:trHeight w:val="397"/>
        </w:trPr>
        <w:tc>
          <w:tcPr>
            <w:tcW w:w="1809" w:type="dxa"/>
          </w:tcPr>
          <w:p w14:paraId="0C0CC7DA" w14:textId="310EC1CD" w:rsidR="00CF5277" w:rsidRPr="00F2299A" w:rsidRDefault="00CF5277" w:rsidP="004B5EB7">
            <w:r>
              <w:t>ECGDataType.value</w:t>
            </w:r>
          </w:p>
        </w:tc>
        <w:tc>
          <w:tcPr>
            <w:tcW w:w="2977" w:type="dxa"/>
            <w:vAlign w:val="center"/>
          </w:tcPr>
          <w:p w14:paraId="615BB74E" w14:textId="77777777" w:rsidR="00CF5277" w:rsidRPr="00F2299A" w:rsidRDefault="00CF5277" w:rsidP="002B0265">
            <w:pPr>
              <w:rPr>
                <w:rFonts w:cs="Arial"/>
                <w:spacing w:val="-1"/>
                <w:szCs w:val="20"/>
              </w:rPr>
            </w:pPr>
            <w:r>
              <w:rPr>
                <w:rFonts w:cs="Arial"/>
                <w:spacing w:val="-1"/>
                <w:szCs w:val="20"/>
              </w:rPr>
              <w:t>Relaterad information.</w:t>
            </w:r>
            <w:r w:rsidRPr="00BE7683">
              <w:rPr>
                <w:rFonts w:cs="Arial"/>
                <w:spacing w:val="-1"/>
                <w:szCs w:val="20"/>
              </w:rPr>
              <w:t>relaterat värde</w:t>
            </w:r>
          </w:p>
        </w:tc>
        <w:tc>
          <w:tcPr>
            <w:tcW w:w="4111" w:type="dxa"/>
          </w:tcPr>
          <w:p w14:paraId="1694259F" w14:textId="7D56B1D0" w:rsidR="00CF5277" w:rsidRPr="00100F5C" w:rsidRDefault="00CF5277" w:rsidP="00DB2624">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EcgData</w:t>
            </w:r>
            <w:r w:rsidRPr="00100F5C">
              <w:rPr>
                <w:lang w:val="en-US"/>
              </w:rPr>
              <w:t>/value</w:t>
            </w:r>
          </w:p>
        </w:tc>
      </w:tr>
      <w:tr w:rsidR="00CF5277" w:rsidRPr="00F2299A" w14:paraId="5EBEF627" w14:textId="77777777" w:rsidTr="002B0265">
        <w:trPr>
          <w:trHeight w:val="397"/>
        </w:trPr>
        <w:tc>
          <w:tcPr>
            <w:tcW w:w="1809" w:type="dxa"/>
          </w:tcPr>
          <w:p w14:paraId="1A8AF0DE" w14:textId="56194ADC" w:rsidR="00CF5277" w:rsidRPr="00F2299A" w:rsidRDefault="00CF5277" w:rsidP="004B5EB7">
            <w:r>
              <w:t>ECGDataType.reference</w:t>
            </w:r>
          </w:p>
        </w:tc>
        <w:tc>
          <w:tcPr>
            <w:tcW w:w="2977" w:type="dxa"/>
            <w:vAlign w:val="center"/>
          </w:tcPr>
          <w:p w14:paraId="5F472546" w14:textId="77777777" w:rsidR="00CF5277" w:rsidRPr="00F2299A" w:rsidRDefault="00CF5277" w:rsidP="002B0265">
            <w:pPr>
              <w:rPr>
                <w:szCs w:val="20"/>
              </w:rPr>
            </w:pPr>
            <w:r>
              <w:rPr>
                <w:szCs w:val="20"/>
              </w:rPr>
              <w:t>Relaterad information.</w:t>
            </w:r>
            <w:r w:rsidRPr="00C71BFF">
              <w:rPr>
                <w:szCs w:val="20"/>
              </w:rPr>
              <w:t>åtkomst relaterad information</w:t>
            </w:r>
          </w:p>
        </w:tc>
        <w:tc>
          <w:tcPr>
            <w:tcW w:w="4111" w:type="dxa"/>
          </w:tcPr>
          <w:p w14:paraId="476DEA36" w14:textId="5CC67F9E" w:rsidR="00CF5277" w:rsidRPr="00F2299A" w:rsidRDefault="00CF5277" w:rsidP="00DB2624">
            <w:pPr>
              <w:rPr>
                <w:lang w:val="en-US"/>
              </w:rPr>
            </w:pPr>
            <w:r>
              <w:rPr>
                <w:lang w:val="en-US"/>
              </w:rPr>
              <w:t>EcgOutcome</w:t>
            </w:r>
            <w:r>
              <w:t>/</w:t>
            </w:r>
            <w:r>
              <w:rPr>
                <w:lang w:val="en-US"/>
              </w:rPr>
              <w:t>EcgOutcomeBody</w:t>
            </w:r>
            <w:r>
              <w:t>/EcgRecording/EcgData/reference</w:t>
            </w:r>
          </w:p>
        </w:tc>
      </w:tr>
      <w:tr w:rsidR="00CF5277" w:rsidRPr="00100F5C" w14:paraId="5DEB6D80" w14:textId="77777777" w:rsidTr="002B0265">
        <w:trPr>
          <w:trHeight w:val="397"/>
        </w:trPr>
        <w:tc>
          <w:tcPr>
            <w:tcW w:w="1809" w:type="dxa"/>
          </w:tcPr>
          <w:p w14:paraId="5EF61C85" w14:textId="442C87AF" w:rsidR="00CF5277" w:rsidRPr="00F2299A" w:rsidRDefault="00CF5277" w:rsidP="004B5EB7">
            <w:r>
              <w:t>ECGDataType.burnedInAnnotations</w:t>
            </w:r>
          </w:p>
        </w:tc>
        <w:tc>
          <w:tcPr>
            <w:tcW w:w="2977" w:type="dxa"/>
            <w:vAlign w:val="center"/>
          </w:tcPr>
          <w:p w14:paraId="22B0F8CE" w14:textId="77777777" w:rsidR="00CF5277" w:rsidRPr="00F2299A" w:rsidRDefault="00CF5277" w:rsidP="002B0265">
            <w:pPr>
              <w:rPr>
                <w:rFonts w:cs="Arial"/>
                <w:szCs w:val="20"/>
              </w:rPr>
            </w:pPr>
            <w:r w:rsidRPr="00CC412F">
              <w:rPr>
                <w:rFonts w:cs="Arial"/>
                <w:i/>
                <w:color w:val="FF0000"/>
              </w:rPr>
              <w:t>Saknar motsvarighet i V-TIM 2.2</w:t>
            </w:r>
          </w:p>
        </w:tc>
        <w:tc>
          <w:tcPr>
            <w:tcW w:w="4111" w:type="dxa"/>
          </w:tcPr>
          <w:p w14:paraId="7A45AC2F" w14:textId="0771FE4D" w:rsidR="00CF5277" w:rsidRPr="00100F5C" w:rsidRDefault="00CF5277" w:rsidP="00DB2624">
            <w:pPr>
              <w:rPr>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EcgData</w:t>
            </w:r>
            <w:r w:rsidRPr="00100F5C">
              <w:rPr>
                <w:lang w:val="en-US"/>
              </w:rPr>
              <w:t>/burnedInAnnotations</w:t>
            </w:r>
          </w:p>
        </w:tc>
      </w:tr>
      <w:tr w:rsidR="00CF5277" w:rsidRPr="0009191B" w14:paraId="20C41AB6" w14:textId="77777777" w:rsidTr="002B0265">
        <w:trPr>
          <w:trHeight w:val="397"/>
        </w:trPr>
        <w:tc>
          <w:tcPr>
            <w:tcW w:w="1809" w:type="dxa"/>
          </w:tcPr>
          <w:p w14:paraId="5E634FED" w14:textId="2BBB5576" w:rsidR="00CF5277" w:rsidRPr="0009191B" w:rsidRDefault="00CF5277" w:rsidP="002F51F9">
            <w:pPr>
              <w:rPr>
                <w:rFonts w:cs="Arial"/>
                <w:szCs w:val="20"/>
              </w:rPr>
            </w:pPr>
            <w:r w:rsidRPr="0009191B">
              <w:rPr>
                <w:rFonts w:cs="Arial"/>
                <w:szCs w:val="20"/>
              </w:rPr>
              <w:t>ECGStructuredDataType</w:t>
            </w:r>
            <w:r>
              <w:rPr>
                <w:rFonts w:cs="Arial"/>
                <w:szCs w:val="20"/>
              </w:rPr>
              <w:t>.usedFilter</w:t>
            </w:r>
          </w:p>
        </w:tc>
        <w:tc>
          <w:tcPr>
            <w:tcW w:w="2977" w:type="dxa"/>
            <w:vAlign w:val="center"/>
          </w:tcPr>
          <w:p w14:paraId="22FE21CC" w14:textId="00D84BBF" w:rsidR="00CF5277" w:rsidRPr="0009191B" w:rsidRDefault="00871D7C" w:rsidP="002B0265">
            <w:pPr>
              <w:rPr>
                <w:rFonts w:cs="Arial"/>
                <w:szCs w:val="20"/>
              </w:rPr>
            </w:pPr>
            <w:r>
              <w:rPr>
                <w:rFonts w:cs="Arial"/>
                <w:szCs w:val="20"/>
              </w:rPr>
              <w:t>Metodspecifikation.</w:t>
            </w:r>
            <w:r w:rsidRPr="00871D7C">
              <w:rPr>
                <w:rFonts w:cs="Arial"/>
                <w:szCs w:val="20"/>
              </w:rPr>
              <w:t>indirekt använd utrustning</w:t>
            </w:r>
          </w:p>
        </w:tc>
        <w:tc>
          <w:tcPr>
            <w:tcW w:w="4111" w:type="dxa"/>
          </w:tcPr>
          <w:p w14:paraId="0A635BC4" w14:textId="4CCA662F"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usedFilter</w:t>
            </w:r>
          </w:p>
        </w:tc>
      </w:tr>
      <w:tr w:rsidR="00CF5277" w:rsidRPr="0009191B" w14:paraId="3E529270" w14:textId="77777777" w:rsidTr="002B0265">
        <w:trPr>
          <w:trHeight w:val="397"/>
        </w:trPr>
        <w:tc>
          <w:tcPr>
            <w:tcW w:w="1809" w:type="dxa"/>
          </w:tcPr>
          <w:p w14:paraId="1E418DEA" w14:textId="6E514C5D" w:rsidR="00CF5277" w:rsidRPr="0009191B" w:rsidRDefault="00CF5277" w:rsidP="002F51F9">
            <w:pPr>
              <w:rPr>
                <w:rFonts w:cs="Arial"/>
                <w:szCs w:val="20"/>
              </w:rPr>
            </w:pPr>
            <w:r w:rsidRPr="0009191B">
              <w:rPr>
                <w:rFonts w:cs="Arial"/>
                <w:szCs w:val="20"/>
              </w:rPr>
              <w:t>ECGStructuredDataType</w:t>
            </w:r>
            <w:r>
              <w:rPr>
                <w:rFonts w:cs="Arial"/>
                <w:szCs w:val="20"/>
              </w:rPr>
              <w:t>.heartRate</w:t>
            </w:r>
          </w:p>
        </w:tc>
        <w:tc>
          <w:tcPr>
            <w:tcW w:w="2977" w:type="dxa"/>
            <w:vAlign w:val="center"/>
          </w:tcPr>
          <w:p w14:paraId="53EDFCA9" w14:textId="1D0E4ECB" w:rsidR="00CF5277" w:rsidRPr="0009191B" w:rsidRDefault="005D456D" w:rsidP="002B0265">
            <w:pPr>
              <w:rPr>
                <w:rFonts w:cs="Arial"/>
                <w:szCs w:val="20"/>
              </w:rPr>
            </w:pPr>
            <w:r>
              <w:rPr>
                <w:rFonts w:cs="Arial"/>
                <w:szCs w:val="20"/>
              </w:rPr>
              <w:t>Observerat uppfattat tillstånd Värde.värde</w:t>
            </w:r>
          </w:p>
        </w:tc>
        <w:tc>
          <w:tcPr>
            <w:tcW w:w="4111" w:type="dxa"/>
          </w:tcPr>
          <w:p w14:paraId="6C02B124" w14:textId="5AF47F67"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heartRate</w:t>
            </w:r>
          </w:p>
        </w:tc>
      </w:tr>
      <w:tr w:rsidR="00CF5277" w:rsidRPr="0009191B" w14:paraId="7A25F38F" w14:textId="77777777" w:rsidTr="002B0265">
        <w:trPr>
          <w:trHeight w:val="397"/>
        </w:trPr>
        <w:tc>
          <w:tcPr>
            <w:tcW w:w="1809" w:type="dxa"/>
          </w:tcPr>
          <w:p w14:paraId="00C89CF2" w14:textId="468C46F1" w:rsidR="00CF5277" w:rsidRPr="0009191B" w:rsidRDefault="00CF5277" w:rsidP="002F51F9">
            <w:pPr>
              <w:rPr>
                <w:rFonts w:cs="Arial"/>
                <w:szCs w:val="20"/>
              </w:rPr>
            </w:pPr>
            <w:r w:rsidRPr="0009191B">
              <w:rPr>
                <w:rFonts w:cs="Arial"/>
                <w:szCs w:val="20"/>
              </w:rPr>
              <w:t>ECGStructuredDataType</w:t>
            </w:r>
            <w:r>
              <w:rPr>
                <w:rFonts w:cs="Arial"/>
                <w:szCs w:val="20"/>
              </w:rPr>
              <w:t>.qt</w:t>
            </w:r>
          </w:p>
        </w:tc>
        <w:tc>
          <w:tcPr>
            <w:tcW w:w="2977" w:type="dxa"/>
            <w:vAlign w:val="center"/>
          </w:tcPr>
          <w:p w14:paraId="2B39A39E" w14:textId="72BD76C8"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5D46A49D" w14:textId="70C87984"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qt</w:t>
            </w:r>
          </w:p>
        </w:tc>
      </w:tr>
      <w:tr w:rsidR="00CF5277" w:rsidRPr="0009191B" w14:paraId="51BF4C4B" w14:textId="77777777" w:rsidTr="002B0265">
        <w:trPr>
          <w:trHeight w:val="397"/>
        </w:trPr>
        <w:tc>
          <w:tcPr>
            <w:tcW w:w="1809" w:type="dxa"/>
          </w:tcPr>
          <w:p w14:paraId="1CFDB946" w14:textId="6D6C29FD" w:rsidR="00CF5277" w:rsidRPr="0009191B" w:rsidRDefault="00CF5277" w:rsidP="002F51F9">
            <w:pPr>
              <w:rPr>
                <w:rFonts w:cs="Arial"/>
                <w:szCs w:val="20"/>
              </w:rPr>
            </w:pPr>
            <w:r w:rsidRPr="0009191B">
              <w:rPr>
                <w:rFonts w:cs="Arial"/>
                <w:szCs w:val="20"/>
              </w:rPr>
              <w:t>ECGStructuredDataType</w:t>
            </w:r>
            <w:r>
              <w:rPr>
                <w:rFonts w:cs="Arial"/>
                <w:szCs w:val="20"/>
              </w:rPr>
              <w:t>.qtCorrected</w:t>
            </w:r>
          </w:p>
        </w:tc>
        <w:tc>
          <w:tcPr>
            <w:tcW w:w="2977" w:type="dxa"/>
            <w:vAlign w:val="center"/>
          </w:tcPr>
          <w:p w14:paraId="4CB983E0" w14:textId="6982C40D"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0405133A" w14:textId="55EABAC2"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qtCorrected</w:t>
            </w:r>
          </w:p>
        </w:tc>
      </w:tr>
      <w:tr w:rsidR="00CF5277" w:rsidRPr="0009191B" w14:paraId="6EAEB9AF" w14:textId="77777777" w:rsidTr="002B0265">
        <w:trPr>
          <w:trHeight w:val="397"/>
        </w:trPr>
        <w:tc>
          <w:tcPr>
            <w:tcW w:w="1809" w:type="dxa"/>
          </w:tcPr>
          <w:p w14:paraId="32DECA3D" w14:textId="672CB551" w:rsidR="00CF5277" w:rsidRPr="0009191B" w:rsidRDefault="00CF5277" w:rsidP="002F51F9">
            <w:pPr>
              <w:rPr>
                <w:rFonts w:cs="Arial"/>
                <w:szCs w:val="20"/>
              </w:rPr>
            </w:pPr>
            <w:r w:rsidRPr="0009191B">
              <w:rPr>
                <w:rFonts w:cs="Arial"/>
                <w:szCs w:val="20"/>
              </w:rPr>
              <w:t>ECGStructuredDataType</w:t>
            </w:r>
            <w:r>
              <w:rPr>
                <w:rFonts w:cs="Arial"/>
                <w:szCs w:val="20"/>
              </w:rPr>
              <w:t>.pr</w:t>
            </w:r>
          </w:p>
        </w:tc>
        <w:tc>
          <w:tcPr>
            <w:tcW w:w="2977" w:type="dxa"/>
            <w:vAlign w:val="center"/>
          </w:tcPr>
          <w:p w14:paraId="28015CB4" w14:textId="58A8080E"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574E375C" w14:textId="290B7D6B"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pr</w:t>
            </w:r>
          </w:p>
        </w:tc>
      </w:tr>
      <w:tr w:rsidR="00CF5277" w:rsidRPr="0009191B" w14:paraId="6A646172" w14:textId="77777777" w:rsidTr="002B0265">
        <w:trPr>
          <w:trHeight w:val="397"/>
        </w:trPr>
        <w:tc>
          <w:tcPr>
            <w:tcW w:w="1809" w:type="dxa"/>
          </w:tcPr>
          <w:p w14:paraId="401652AE" w14:textId="39F50B89" w:rsidR="00CF5277" w:rsidRPr="0009191B" w:rsidRDefault="00CF5277" w:rsidP="002F51F9">
            <w:pPr>
              <w:rPr>
                <w:rFonts w:cs="Arial"/>
                <w:szCs w:val="20"/>
              </w:rPr>
            </w:pPr>
            <w:r w:rsidRPr="0009191B">
              <w:rPr>
                <w:rFonts w:cs="Arial"/>
                <w:szCs w:val="20"/>
              </w:rPr>
              <w:t>ECGStructuredDataType</w:t>
            </w:r>
            <w:r>
              <w:rPr>
                <w:rFonts w:cs="Arial"/>
                <w:szCs w:val="20"/>
              </w:rPr>
              <w:t>.pAxis</w:t>
            </w:r>
          </w:p>
        </w:tc>
        <w:tc>
          <w:tcPr>
            <w:tcW w:w="2977" w:type="dxa"/>
            <w:vAlign w:val="center"/>
          </w:tcPr>
          <w:p w14:paraId="336EAA77" w14:textId="4149D90D"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378E551F" w14:textId="38D73CA6"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pAxis</w:t>
            </w:r>
          </w:p>
        </w:tc>
      </w:tr>
      <w:tr w:rsidR="00CF5277" w:rsidRPr="0009191B" w14:paraId="56805EB7" w14:textId="77777777" w:rsidTr="002B0265">
        <w:trPr>
          <w:trHeight w:val="397"/>
        </w:trPr>
        <w:tc>
          <w:tcPr>
            <w:tcW w:w="1809" w:type="dxa"/>
          </w:tcPr>
          <w:p w14:paraId="27FB54CB" w14:textId="0A5FF026" w:rsidR="00CF5277" w:rsidRPr="0009191B" w:rsidRDefault="00CF5277" w:rsidP="002F51F9">
            <w:pPr>
              <w:rPr>
                <w:rFonts w:cs="Arial"/>
                <w:szCs w:val="20"/>
              </w:rPr>
            </w:pPr>
            <w:r w:rsidRPr="0009191B">
              <w:rPr>
                <w:rFonts w:cs="Arial"/>
                <w:szCs w:val="20"/>
              </w:rPr>
              <w:t>ECGStructuredDataType</w:t>
            </w:r>
            <w:r>
              <w:rPr>
                <w:rFonts w:cs="Arial"/>
                <w:szCs w:val="20"/>
              </w:rPr>
              <w:t>.qrsAxis</w:t>
            </w:r>
          </w:p>
        </w:tc>
        <w:tc>
          <w:tcPr>
            <w:tcW w:w="2977" w:type="dxa"/>
            <w:vAlign w:val="center"/>
          </w:tcPr>
          <w:p w14:paraId="6FF0A551" w14:textId="4918AB01"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7E030FC1" w14:textId="343E90C9"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qrsAxis</w:t>
            </w:r>
          </w:p>
        </w:tc>
      </w:tr>
      <w:tr w:rsidR="00CF5277" w:rsidRPr="0009191B" w14:paraId="5E614C13" w14:textId="77777777" w:rsidTr="002B0265">
        <w:trPr>
          <w:trHeight w:val="397"/>
        </w:trPr>
        <w:tc>
          <w:tcPr>
            <w:tcW w:w="1809" w:type="dxa"/>
          </w:tcPr>
          <w:p w14:paraId="15BE7936" w14:textId="36365218" w:rsidR="00CF5277" w:rsidRPr="0009191B" w:rsidRDefault="00CF5277" w:rsidP="002F51F9">
            <w:pPr>
              <w:rPr>
                <w:rFonts w:cs="Arial"/>
                <w:szCs w:val="20"/>
              </w:rPr>
            </w:pPr>
            <w:r w:rsidRPr="0009191B">
              <w:rPr>
                <w:rFonts w:cs="Arial"/>
                <w:szCs w:val="20"/>
              </w:rPr>
              <w:t>ECGStructuredDataType</w:t>
            </w:r>
            <w:r>
              <w:rPr>
                <w:rFonts w:cs="Arial"/>
                <w:szCs w:val="20"/>
              </w:rPr>
              <w:t>.tAxis</w:t>
            </w:r>
          </w:p>
        </w:tc>
        <w:tc>
          <w:tcPr>
            <w:tcW w:w="2977" w:type="dxa"/>
            <w:vAlign w:val="center"/>
          </w:tcPr>
          <w:p w14:paraId="473CC137" w14:textId="526512B0" w:rsidR="00CF5277" w:rsidRPr="0009191B" w:rsidRDefault="005D456D" w:rsidP="002B0265">
            <w:pPr>
              <w:rPr>
                <w:rFonts w:cs="Arial"/>
                <w:szCs w:val="20"/>
              </w:rPr>
            </w:pPr>
            <w:r w:rsidRPr="00CC412F">
              <w:rPr>
                <w:rFonts w:cs="Arial"/>
                <w:i/>
                <w:color w:val="FF0000"/>
              </w:rPr>
              <w:t>Saknar motsvarighet i V-TIM 2.2</w:t>
            </w:r>
          </w:p>
        </w:tc>
        <w:tc>
          <w:tcPr>
            <w:tcW w:w="4111" w:type="dxa"/>
          </w:tcPr>
          <w:p w14:paraId="00CD4874" w14:textId="5F4538BF"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tAxis</w:t>
            </w:r>
          </w:p>
        </w:tc>
      </w:tr>
      <w:tr w:rsidR="00CF5277" w:rsidRPr="0009191B" w14:paraId="0799D655" w14:textId="77777777" w:rsidTr="002B0265">
        <w:trPr>
          <w:trHeight w:val="397"/>
        </w:trPr>
        <w:tc>
          <w:tcPr>
            <w:tcW w:w="1809" w:type="dxa"/>
          </w:tcPr>
          <w:p w14:paraId="55B06F1C" w14:textId="034FFA1C" w:rsidR="00CF5277" w:rsidRPr="0009191B" w:rsidRDefault="00CF5277" w:rsidP="002F51F9">
            <w:pPr>
              <w:rPr>
                <w:rFonts w:cs="Arial"/>
                <w:szCs w:val="20"/>
              </w:rPr>
            </w:pPr>
            <w:r w:rsidRPr="0009191B">
              <w:rPr>
                <w:rFonts w:cs="Arial"/>
                <w:szCs w:val="20"/>
              </w:rPr>
              <w:t>ECGStructuredDataType</w:t>
            </w:r>
            <w:r>
              <w:rPr>
                <w:rFonts w:cs="Arial"/>
                <w:szCs w:val="20"/>
              </w:rPr>
              <w:t>.interpretationAlgorithmName</w:t>
            </w:r>
          </w:p>
        </w:tc>
        <w:tc>
          <w:tcPr>
            <w:tcW w:w="2977" w:type="dxa"/>
            <w:vAlign w:val="center"/>
          </w:tcPr>
          <w:p w14:paraId="6CA3744A" w14:textId="07D71BA4" w:rsidR="00CF5277" w:rsidRPr="0009191B" w:rsidRDefault="004A2237" w:rsidP="002B0265">
            <w:pPr>
              <w:rPr>
                <w:rFonts w:cs="Arial"/>
                <w:szCs w:val="20"/>
              </w:rPr>
            </w:pPr>
            <w:r w:rsidRPr="00A76D6C">
              <w:rPr>
                <w:rFonts w:cs="Arial"/>
                <w:i/>
                <w:color w:val="FF0000"/>
                <w:szCs w:val="20"/>
              </w:rPr>
              <w:t>Saknar motsvarighet i V-TIM 2.2</w:t>
            </w:r>
          </w:p>
        </w:tc>
        <w:tc>
          <w:tcPr>
            <w:tcW w:w="4111" w:type="dxa"/>
          </w:tcPr>
          <w:p w14:paraId="55B12308" w14:textId="7D9EED65"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interpretationAlgorithmName</w:t>
            </w:r>
          </w:p>
        </w:tc>
      </w:tr>
      <w:tr w:rsidR="00CF5277" w:rsidRPr="0009191B" w14:paraId="5DCF9A24" w14:textId="77777777" w:rsidTr="002B0265">
        <w:trPr>
          <w:trHeight w:val="397"/>
        </w:trPr>
        <w:tc>
          <w:tcPr>
            <w:tcW w:w="1809" w:type="dxa"/>
          </w:tcPr>
          <w:p w14:paraId="33C027FD" w14:textId="1DFA691A" w:rsidR="00CF5277" w:rsidRPr="0009191B" w:rsidRDefault="00CF5277" w:rsidP="002F51F9">
            <w:pPr>
              <w:rPr>
                <w:rFonts w:cs="Arial"/>
                <w:szCs w:val="20"/>
              </w:rPr>
            </w:pPr>
            <w:r w:rsidRPr="0009191B">
              <w:rPr>
                <w:rFonts w:cs="Arial"/>
                <w:szCs w:val="20"/>
              </w:rPr>
              <w:t>ECGStructuredDataType</w:t>
            </w:r>
            <w:r>
              <w:rPr>
                <w:rFonts w:cs="Arial"/>
                <w:szCs w:val="20"/>
              </w:rPr>
              <w:t>.interpretation</w:t>
            </w:r>
          </w:p>
        </w:tc>
        <w:tc>
          <w:tcPr>
            <w:tcW w:w="2977" w:type="dxa"/>
            <w:vAlign w:val="center"/>
          </w:tcPr>
          <w:p w14:paraId="6DCAD5B8" w14:textId="209CB929" w:rsidR="00CF5277" w:rsidRPr="0009191B" w:rsidRDefault="004A2237" w:rsidP="002B0265">
            <w:pPr>
              <w:rPr>
                <w:rFonts w:cs="Arial"/>
                <w:szCs w:val="20"/>
              </w:rPr>
            </w:pPr>
            <w:r w:rsidRPr="004A2237">
              <w:rPr>
                <w:rFonts w:cs="Arial"/>
                <w:szCs w:val="20"/>
              </w:rPr>
              <w:t>Analysspecifikation</w:t>
            </w:r>
            <w:r>
              <w:rPr>
                <w:rFonts w:cs="Arial"/>
                <w:szCs w:val="20"/>
              </w:rPr>
              <w:t>.kommentar</w:t>
            </w:r>
          </w:p>
        </w:tc>
        <w:tc>
          <w:tcPr>
            <w:tcW w:w="4111" w:type="dxa"/>
          </w:tcPr>
          <w:p w14:paraId="1975F89F" w14:textId="55063F1D"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interpretation</w:t>
            </w:r>
          </w:p>
        </w:tc>
      </w:tr>
      <w:tr w:rsidR="00CF5277" w:rsidRPr="0009191B" w14:paraId="540EC7C3" w14:textId="77777777" w:rsidTr="002B0265">
        <w:trPr>
          <w:trHeight w:val="397"/>
        </w:trPr>
        <w:tc>
          <w:tcPr>
            <w:tcW w:w="1809" w:type="dxa"/>
          </w:tcPr>
          <w:p w14:paraId="6FEB087A" w14:textId="77777777" w:rsidR="00CF5277" w:rsidRPr="0009191B" w:rsidRDefault="00CF5277" w:rsidP="002F51F9">
            <w:pPr>
              <w:rPr>
                <w:rFonts w:cs="Arial"/>
                <w:szCs w:val="20"/>
              </w:rPr>
            </w:pPr>
            <w:r>
              <w:rPr>
                <w:rFonts w:cs="Arial"/>
                <w:szCs w:val="20"/>
              </w:rPr>
              <w:t>STType.leadName</w:t>
            </w:r>
          </w:p>
        </w:tc>
        <w:tc>
          <w:tcPr>
            <w:tcW w:w="2977" w:type="dxa"/>
            <w:vAlign w:val="center"/>
          </w:tcPr>
          <w:p w14:paraId="26B1286F" w14:textId="2649C457" w:rsidR="00CF5277" w:rsidRPr="0009191B" w:rsidRDefault="004A2237" w:rsidP="002B0265">
            <w:pPr>
              <w:rPr>
                <w:rFonts w:cs="Arial"/>
                <w:szCs w:val="20"/>
              </w:rPr>
            </w:pPr>
            <w:r w:rsidRPr="00A76D6C">
              <w:rPr>
                <w:rFonts w:cs="Arial"/>
                <w:i/>
                <w:color w:val="FF0000"/>
                <w:szCs w:val="20"/>
              </w:rPr>
              <w:t>Saknar motsvarighet i V-TIM 2.2</w:t>
            </w:r>
          </w:p>
        </w:tc>
        <w:tc>
          <w:tcPr>
            <w:tcW w:w="4111" w:type="dxa"/>
          </w:tcPr>
          <w:p w14:paraId="7568E464" w14:textId="4B2BFD98"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st/leadName</w:t>
            </w:r>
          </w:p>
        </w:tc>
      </w:tr>
      <w:tr w:rsidR="002B0265" w:rsidRPr="0009191B" w14:paraId="1AA414D7" w14:textId="77777777" w:rsidTr="002B0265">
        <w:trPr>
          <w:trHeight w:val="397"/>
        </w:trPr>
        <w:tc>
          <w:tcPr>
            <w:tcW w:w="1809" w:type="dxa"/>
          </w:tcPr>
          <w:p w14:paraId="730EF6E0" w14:textId="1CBA0A31" w:rsidR="00CF5277" w:rsidRPr="0009191B" w:rsidRDefault="00CF5277" w:rsidP="00D14529">
            <w:pPr>
              <w:rPr>
                <w:rFonts w:cs="Arial"/>
                <w:szCs w:val="20"/>
              </w:rPr>
            </w:pPr>
            <w:r>
              <w:rPr>
                <w:rFonts w:cs="Arial"/>
                <w:szCs w:val="20"/>
              </w:rPr>
              <w:t>STType.stLevel</w:t>
            </w:r>
          </w:p>
        </w:tc>
        <w:tc>
          <w:tcPr>
            <w:tcW w:w="2977" w:type="dxa"/>
            <w:vAlign w:val="center"/>
          </w:tcPr>
          <w:p w14:paraId="2021E577" w14:textId="76FDF619" w:rsidR="00CF5277" w:rsidRPr="0009191B" w:rsidRDefault="004A2237" w:rsidP="002B0265">
            <w:pPr>
              <w:rPr>
                <w:rFonts w:cs="Arial"/>
                <w:szCs w:val="20"/>
              </w:rPr>
            </w:pPr>
            <w:r w:rsidRPr="00A76D6C">
              <w:rPr>
                <w:rFonts w:cs="Arial"/>
                <w:i/>
                <w:color w:val="FF0000"/>
                <w:szCs w:val="20"/>
              </w:rPr>
              <w:t>Saknar motsvarighet i V-TIM 2.2</w:t>
            </w:r>
          </w:p>
        </w:tc>
        <w:tc>
          <w:tcPr>
            <w:tcW w:w="4111" w:type="dxa"/>
          </w:tcPr>
          <w:p w14:paraId="4F6CC3E5" w14:textId="71AC9944" w:rsidR="00CF5277" w:rsidRPr="0009191B" w:rsidRDefault="00CF5277" w:rsidP="002F51F9">
            <w:pPr>
              <w:rPr>
                <w:szCs w:val="20"/>
                <w:lang w:val="en-US"/>
              </w:rPr>
            </w:pPr>
            <w:r>
              <w:rPr>
                <w:lang w:val="en-US"/>
              </w:rPr>
              <w:t>EcgOutcome</w:t>
            </w:r>
            <w:r w:rsidRPr="00100F5C">
              <w:rPr>
                <w:lang w:val="en-US"/>
              </w:rPr>
              <w:t>/</w:t>
            </w:r>
            <w:r>
              <w:rPr>
                <w:lang w:val="en-US"/>
              </w:rPr>
              <w:t>EcgOutcomeBody</w:t>
            </w:r>
            <w:r w:rsidRPr="00100F5C">
              <w:rPr>
                <w:lang w:val="en-US"/>
              </w:rPr>
              <w:t>/</w:t>
            </w:r>
            <w:r>
              <w:rPr>
                <w:lang w:val="en-US"/>
              </w:rPr>
              <w:t>EcgRecording</w:t>
            </w:r>
            <w:r w:rsidRPr="00100F5C">
              <w:rPr>
                <w:lang w:val="en-US"/>
              </w:rPr>
              <w:t>/</w:t>
            </w:r>
            <w:r>
              <w:rPr>
                <w:lang w:val="en-US"/>
              </w:rPr>
              <w:t>st/stLevel</w:t>
            </w:r>
          </w:p>
        </w:tc>
      </w:tr>
      <w:tr w:rsidR="00CF5277" w:rsidRPr="00A214E4" w14:paraId="29BE2F2E" w14:textId="77777777" w:rsidTr="002B0265">
        <w:trPr>
          <w:trHeight w:val="397"/>
        </w:trPr>
        <w:tc>
          <w:tcPr>
            <w:tcW w:w="1809" w:type="dxa"/>
          </w:tcPr>
          <w:p w14:paraId="61B922D2" w14:textId="5873B2E8" w:rsidR="00CF5277" w:rsidRDefault="00CF5277" w:rsidP="002F51F9">
            <w:pPr>
              <w:rPr>
                <w:szCs w:val="20"/>
              </w:rPr>
            </w:pPr>
            <w:r>
              <w:rPr>
                <w:rFonts w:cs="Arial"/>
                <w:szCs w:val="20"/>
              </w:rPr>
              <w:t>R</w:t>
            </w:r>
            <w:r w:rsidRPr="004F7E80">
              <w:rPr>
                <w:rFonts w:cs="Arial"/>
                <w:szCs w:val="20"/>
              </w:rPr>
              <w:t>esult</w:t>
            </w:r>
            <w:r>
              <w:rPr>
                <w:rFonts w:cs="Arial"/>
                <w:szCs w:val="20"/>
              </w:rPr>
              <w:t>Type</w:t>
            </w:r>
          </w:p>
        </w:tc>
        <w:tc>
          <w:tcPr>
            <w:tcW w:w="2977" w:type="dxa"/>
            <w:vAlign w:val="center"/>
          </w:tcPr>
          <w:p w14:paraId="1679B366"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55E4131D" w14:textId="77777777" w:rsidR="00CF5277" w:rsidRPr="00E14FB7" w:rsidRDefault="00CF5277" w:rsidP="002F51F9">
            <w:pPr>
              <w:rPr>
                <w:szCs w:val="20"/>
                <w:lang w:val="en-US"/>
              </w:rPr>
            </w:pPr>
            <w:r>
              <w:rPr>
                <w:szCs w:val="20"/>
                <w:lang w:val="en-US"/>
              </w:rPr>
              <w:t>result</w:t>
            </w:r>
          </w:p>
        </w:tc>
      </w:tr>
      <w:tr w:rsidR="00CF5277" w:rsidRPr="00A214E4" w14:paraId="159184D7" w14:textId="77777777" w:rsidTr="002B0265">
        <w:trPr>
          <w:trHeight w:val="397"/>
        </w:trPr>
        <w:tc>
          <w:tcPr>
            <w:tcW w:w="1809" w:type="dxa"/>
          </w:tcPr>
          <w:p w14:paraId="0024C3EB" w14:textId="69A34B91" w:rsidR="00CF5277" w:rsidRPr="004F7E80" w:rsidRDefault="00CF5277" w:rsidP="002F51F9">
            <w:pPr>
              <w:rPr>
                <w:rFonts w:cs="Arial"/>
                <w:szCs w:val="20"/>
              </w:rPr>
            </w:pPr>
            <w:r>
              <w:rPr>
                <w:rFonts w:cs="Arial"/>
                <w:szCs w:val="20"/>
              </w:rPr>
              <w:t>ResultType.</w:t>
            </w:r>
            <w:r w:rsidRPr="004F7E80">
              <w:rPr>
                <w:rFonts w:cs="Arial"/>
                <w:szCs w:val="20"/>
              </w:rPr>
              <w:t>resultCode</w:t>
            </w:r>
          </w:p>
        </w:tc>
        <w:tc>
          <w:tcPr>
            <w:tcW w:w="2977" w:type="dxa"/>
            <w:vAlign w:val="center"/>
          </w:tcPr>
          <w:p w14:paraId="1D7CB76F"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5495E57B" w14:textId="77777777" w:rsidR="00CF5277" w:rsidRPr="00E14FB7" w:rsidRDefault="00CF5277" w:rsidP="002F51F9">
            <w:pPr>
              <w:rPr>
                <w:szCs w:val="20"/>
                <w:lang w:val="en-US"/>
              </w:rPr>
            </w:pPr>
            <w:r>
              <w:rPr>
                <w:rFonts w:cs="Arial"/>
                <w:szCs w:val="20"/>
              </w:rPr>
              <w:t>result/</w:t>
            </w:r>
            <w:r w:rsidRPr="004F7E80">
              <w:rPr>
                <w:rFonts w:cs="Arial"/>
                <w:szCs w:val="20"/>
              </w:rPr>
              <w:t>resultCode</w:t>
            </w:r>
          </w:p>
        </w:tc>
      </w:tr>
      <w:tr w:rsidR="00CF5277" w:rsidRPr="00A214E4" w14:paraId="309C77D1" w14:textId="77777777" w:rsidTr="002B0265">
        <w:trPr>
          <w:trHeight w:val="397"/>
        </w:trPr>
        <w:tc>
          <w:tcPr>
            <w:tcW w:w="1809" w:type="dxa"/>
          </w:tcPr>
          <w:p w14:paraId="0AA1E7D4" w14:textId="3896D8FC" w:rsidR="00CF5277" w:rsidRPr="004F7E80" w:rsidRDefault="00CF5277" w:rsidP="002F51F9">
            <w:pPr>
              <w:rPr>
                <w:rFonts w:cs="Arial"/>
                <w:szCs w:val="20"/>
              </w:rPr>
            </w:pPr>
            <w:r>
              <w:rPr>
                <w:rFonts w:cs="Arial"/>
                <w:szCs w:val="20"/>
              </w:rPr>
              <w:t>ResultType.</w:t>
            </w:r>
            <w:r w:rsidRPr="004F7E80">
              <w:rPr>
                <w:rFonts w:cs="Arial"/>
                <w:szCs w:val="20"/>
              </w:rPr>
              <w:t>errorCode</w:t>
            </w:r>
          </w:p>
        </w:tc>
        <w:tc>
          <w:tcPr>
            <w:tcW w:w="2977" w:type="dxa"/>
            <w:vAlign w:val="center"/>
          </w:tcPr>
          <w:p w14:paraId="00475A94"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4C6A99D6" w14:textId="77777777" w:rsidR="00CF5277" w:rsidRPr="00E14FB7" w:rsidRDefault="00CF5277" w:rsidP="002F51F9">
            <w:pPr>
              <w:rPr>
                <w:szCs w:val="20"/>
                <w:lang w:val="en-US"/>
              </w:rPr>
            </w:pPr>
            <w:r>
              <w:rPr>
                <w:rFonts w:cs="Arial"/>
                <w:szCs w:val="20"/>
              </w:rPr>
              <w:t>result/</w:t>
            </w:r>
            <w:r w:rsidRPr="004F7E80">
              <w:rPr>
                <w:rFonts w:cs="Arial"/>
                <w:szCs w:val="20"/>
              </w:rPr>
              <w:t>errorCode</w:t>
            </w:r>
          </w:p>
        </w:tc>
      </w:tr>
      <w:tr w:rsidR="00CF5277" w:rsidRPr="00A214E4" w14:paraId="0EAEF42E" w14:textId="77777777" w:rsidTr="002B0265">
        <w:trPr>
          <w:trHeight w:val="397"/>
        </w:trPr>
        <w:tc>
          <w:tcPr>
            <w:tcW w:w="1809" w:type="dxa"/>
          </w:tcPr>
          <w:p w14:paraId="7DAD6351" w14:textId="0E0F1730" w:rsidR="00CF5277" w:rsidRPr="004F7E80" w:rsidRDefault="00CF5277" w:rsidP="002F51F9">
            <w:pPr>
              <w:rPr>
                <w:rFonts w:cs="Arial"/>
                <w:szCs w:val="20"/>
              </w:rPr>
            </w:pPr>
            <w:r>
              <w:rPr>
                <w:rFonts w:cs="Arial"/>
                <w:szCs w:val="20"/>
              </w:rPr>
              <w:t>ResultType.</w:t>
            </w:r>
            <w:r w:rsidRPr="004F7E80">
              <w:rPr>
                <w:rFonts w:cs="Arial"/>
                <w:szCs w:val="20"/>
              </w:rPr>
              <w:t>subcode</w:t>
            </w:r>
          </w:p>
        </w:tc>
        <w:tc>
          <w:tcPr>
            <w:tcW w:w="2977" w:type="dxa"/>
            <w:vAlign w:val="center"/>
          </w:tcPr>
          <w:p w14:paraId="7FC804D2"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376DE9CB" w14:textId="77777777" w:rsidR="00CF5277" w:rsidRPr="00A214E4" w:rsidRDefault="00CF5277" w:rsidP="002F51F9">
            <w:pPr>
              <w:rPr>
                <w:szCs w:val="20"/>
              </w:rPr>
            </w:pPr>
            <w:r>
              <w:rPr>
                <w:rFonts w:cs="Arial"/>
                <w:szCs w:val="20"/>
              </w:rPr>
              <w:t>result/</w:t>
            </w:r>
            <w:r w:rsidRPr="004F7E80">
              <w:rPr>
                <w:rFonts w:cs="Arial"/>
                <w:szCs w:val="20"/>
              </w:rPr>
              <w:t>subcode</w:t>
            </w:r>
          </w:p>
        </w:tc>
      </w:tr>
      <w:tr w:rsidR="00CF5277" w:rsidRPr="00A214E4" w14:paraId="7BAFDC63" w14:textId="77777777" w:rsidTr="002B0265">
        <w:trPr>
          <w:trHeight w:val="397"/>
        </w:trPr>
        <w:tc>
          <w:tcPr>
            <w:tcW w:w="1809" w:type="dxa"/>
          </w:tcPr>
          <w:p w14:paraId="68DA3D9C" w14:textId="73F94588" w:rsidR="00CF5277" w:rsidRPr="004F7E80" w:rsidRDefault="00CF5277" w:rsidP="002F51F9">
            <w:pPr>
              <w:rPr>
                <w:rFonts w:cs="Arial"/>
                <w:szCs w:val="20"/>
              </w:rPr>
            </w:pPr>
            <w:r>
              <w:rPr>
                <w:rFonts w:cs="Arial"/>
                <w:szCs w:val="20"/>
              </w:rPr>
              <w:t>ResultType.</w:t>
            </w:r>
            <w:r w:rsidRPr="004F7E80">
              <w:rPr>
                <w:rFonts w:cs="Arial"/>
                <w:szCs w:val="20"/>
              </w:rPr>
              <w:t>logId</w:t>
            </w:r>
          </w:p>
        </w:tc>
        <w:tc>
          <w:tcPr>
            <w:tcW w:w="2977" w:type="dxa"/>
            <w:vAlign w:val="center"/>
          </w:tcPr>
          <w:p w14:paraId="177A6CA8"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4EA71A7C" w14:textId="77777777" w:rsidR="00CF5277" w:rsidRPr="00A214E4" w:rsidRDefault="00CF5277" w:rsidP="002F51F9">
            <w:pPr>
              <w:rPr>
                <w:szCs w:val="20"/>
              </w:rPr>
            </w:pPr>
            <w:r>
              <w:rPr>
                <w:rFonts w:cs="Arial"/>
                <w:szCs w:val="20"/>
              </w:rPr>
              <w:t>result/</w:t>
            </w:r>
            <w:r w:rsidRPr="004F7E80">
              <w:rPr>
                <w:rFonts w:cs="Arial"/>
                <w:szCs w:val="20"/>
              </w:rPr>
              <w:t>logId</w:t>
            </w:r>
          </w:p>
        </w:tc>
      </w:tr>
      <w:tr w:rsidR="00CF5277" w:rsidRPr="00A214E4" w14:paraId="032096AB" w14:textId="77777777" w:rsidTr="002B0265">
        <w:trPr>
          <w:trHeight w:val="397"/>
        </w:trPr>
        <w:tc>
          <w:tcPr>
            <w:tcW w:w="1809" w:type="dxa"/>
          </w:tcPr>
          <w:p w14:paraId="24A6BDE6" w14:textId="3CED5BFB" w:rsidR="00CF5277" w:rsidRPr="004F7E80" w:rsidRDefault="00CF5277" w:rsidP="002F51F9">
            <w:pPr>
              <w:rPr>
                <w:rFonts w:cs="Arial"/>
                <w:szCs w:val="20"/>
              </w:rPr>
            </w:pPr>
            <w:r>
              <w:rPr>
                <w:rFonts w:cs="Arial"/>
                <w:szCs w:val="20"/>
              </w:rPr>
              <w:t>ResultType.</w:t>
            </w:r>
            <w:r w:rsidRPr="004F7E80">
              <w:rPr>
                <w:rFonts w:cs="Arial"/>
                <w:szCs w:val="20"/>
              </w:rPr>
              <w:t>message</w:t>
            </w:r>
          </w:p>
        </w:tc>
        <w:tc>
          <w:tcPr>
            <w:tcW w:w="2977" w:type="dxa"/>
            <w:vAlign w:val="center"/>
          </w:tcPr>
          <w:p w14:paraId="2BCFE4D1" w14:textId="77777777" w:rsidR="00CF5277" w:rsidRPr="00A76D6C" w:rsidRDefault="00CF5277" w:rsidP="002B0265">
            <w:pPr>
              <w:rPr>
                <w:rFonts w:cs="Arial"/>
                <w:spacing w:val="-1"/>
                <w:szCs w:val="20"/>
              </w:rPr>
            </w:pPr>
            <w:r w:rsidRPr="00A76D6C">
              <w:rPr>
                <w:rFonts w:cs="Arial"/>
                <w:i/>
                <w:color w:val="FF0000"/>
                <w:szCs w:val="20"/>
              </w:rPr>
              <w:t>Saknar motsvarighet i V-TIM 2.2</w:t>
            </w:r>
          </w:p>
        </w:tc>
        <w:tc>
          <w:tcPr>
            <w:tcW w:w="4111" w:type="dxa"/>
          </w:tcPr>
          <w:p w14:paraId="6189EB9B" w14:textId="77777777" w:rsidR="00CF5277" w:rsidRPr="00A214E4" w:rsidRDefault="00CF5277" w:rsidP="002F51F9">
            <w:pPr>
              <w:rPr>
                <w:szCs w:val="20"/>
              </w:rPr>
            </w:pPr>
            <w:r>
              <w:rPr>
                <w:rFonts w:cs="Arial"/>
                <w:szCs w:val="20"/>
              </w:rPr>
              <w:t>result/</w:t>
            </w:r>
            <w:r w:rsidRPr="004F7E80">
              <w:rPr>
                <w:rFonts w:cs="Arial"/>
                <w:szCs w:val="20"/>
              </w:rPr>
              <w: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bookmarkStart w:id="118" w:name="_Toc383102086"/>
      <w:r>
        <w:br w:type="page"/>
      </w:r>
    </w:p>
    <w:p w14:paraId="5F75587A" w14:textId="5CAAB914" w:rsidR="000647D1" w:rsidRPr="00E10ACE" w:rsidRDefault="000647D1" w:rsidP="000647D1">
      <w:pPr>
        <w:pStyle w:val="Heading3"/>
      </w:pPr>
      <w:r>
        <w:t>GetImagingOutcome</w:t>
      </w:r>
      <w:bookmarkEnd w:id="118"/>
    </w:p>
    <w:p w14:paraId="54B19433" w14:textId="77777777" w:rsidR="000647D1" w:rsidRPr="00E10ACE" w:rsidRDefault="000647D1" w:rsidP="000647D1">
      <w:pPr>
        <w:spacing w:line="239" w:lineRule="auto"/>
        <w:ind w:right="145"/>
        <w:rPr>
          <w:spacing w:val="-1"/>
        </w:rPr>
      </w:pPr>
    </w:p>
    <w:p w14:paraId="3B8F3C39" w14:textId="5F92E565" w:rsidR="000647D1" w:rsidRPr="003A6D72" w:rsidRDefault="005D7DF6" w:rsidP="000647D1">
      <w:pPr>
        <w:spacing w:line="239" w:lineRule="auto"/>
        <w:ind w:right="145"/>
        <w:rPr>
          <w:spacing w:val="-1"/>
          <w:highlight w:val="yellow"/>
        </w:rPr>
      </w:pPr>
      <w:r w:rsidRPr="003A6D72">
        <w:rPr>
          <w:noProof/>
          <w:spacing w:val="-1"/>
          <w:lang w:val="en-US"/>
        </w:rPr>
        <w:drawing>
          <wp:inline distT="0" distB="0" distL="0" distR="0" wp14:anchorId="7BCAE45E" wp14:editId="421D12BB">
            <wp:extent cx="5572125" cy="3787342"/>
            <wp:effectExtent l="0" t="0" r="0" b="381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Desktop\Agilian\GetImagingOutcom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7579" cy="3791049"/>
                    </a:xfrm>
                    <a:prstGeom prst="rect">
                      <a:avLst/>
                    </a:prstGeom>
                    <a:noFill/>
                    <a:ln>
                      <a:noFill/>
                    </a:ln>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F2299A"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F2299A" w:rsidRDefault="00FE3D2C" w:rsidP="006B6063">
            <w:pPr>
              <w:rPr>
                <w:b/>
              </w:rPr>
            </w:pPr>
            <w:r w:rsidRPr="00F2299A">
              <w:rPr>
                <w:b/>
              </w:rPr>
              <w:t>Klass.attribut</w:t>
            </w:r>
          </w:p>
        </w:tc>
        <w:tc>
          <w:tcPr>
            <w:tcW w:w="2977" w:type="dxa"/>
            <w:shd w:val="clear" w:color="auto" w:fill="D9D9D9" w:themeFill="background1" w:themeFillShade="D9"/>
            <w:vAlign w:val="center"/>
          </w:tcPr>
          <w:p w14:paraId="3C7A1CEA" w14:textId="77777777" w:rsidR="00FE3D2C" w:rsidRPr="00F2299A" w:rsidRDefault="00FE3D2C" w:rsidP="006B6063">
            <w:pPr>
              <w:rPr>
                <w:b/>
                <w:szCs w:val="20"/>
              </w:rPr>
            </w:pPr>
            <w:r w:rsidRPr="00F2299A">
              <w:rPr>
                <w:b/>
                <w:szCs w:val="20"/>
              </w:rPr>
              <w:t>Mappning mot V-TIM 2.2</w:t>
            </w:r>
          </w:p>
        </w:tc>
        <w:tc>
          <w:tcPr>
            <w:tcW w:w="4111" w:type="dxa"/>
            <w:shd w:val="clear" w:color="auto" w:fill="D9D9D9" w:themeFill="background1" w:themeFillShade="D9"/>
            <w:vAlign w:val="center"/>
          </w:tcPr>
          <w:p w14:paraId="33B417AC" w14:textId="77777777" w:rsidR="00FE3D2C" w:rsidRPr="00F2299A" w:rsidRDefault="00FE3D2C" w:rsidP="006B6063">
            <w:pPr>
              <w:rPr>
                <w:b/>
              </w:rPr>
            </w:pPr>
            <w:r w:rsidRPr="00F2299A">
              <w:rPr>
                <w:b/>
              </w:rPr>
              <w:t>Mappning mot XSD schema</w:t>
            </w:r>
          </w:p>
        </w:tc>
      </w:tr>
      <w:tr w:rsidR="00FE3D2C" w:rsidRPr="00F2299A" w14:paraId="38BF57DF" w14:textId="77777777" w:rsidTr="006B6063">
        <w:trPr>
          <w:trHeight w:val="397"/>
        </w:trPr>
        <w:tc>
          <w:tcPr>
            <w:tcW w:w="1809" w:type="dxa"/>
            <w:vAlign w:val="center"/>
          </w:tcPr>
          <w:p w14:paraId="69063F0C" w14:textId="77777777" w:rsidR="00FE3D2C" w:rsidRPr="00F2299A" w:rsidRDefault="00FE3D2C" w:rsidP="006B6063">
            <w:r w:rsidRPr="00F2299A">
              <w:t>PatientSummaryHeaderType.documentId</w:t>
            </w:r>
          </w:p>
        </w:tc>
        <w:tc>
          <w:tcPr>
            <w:tcW w:w="2977" w:type="dxa"/>
            <w:vAlign w:val="center"/>
          </w:tcPr>
          <w:p w14:paraId="2FADA812" w14:textId="77777777" w:rsidR="00FE3D2C" w:rsidRPr="00F2299A" w:rsidRDefault="00FE3D2C" w:rsidP="006B6063">
            <w:pPr>
              <w:rPr>
                <w:rFonts w:cs="Arial"/>
                <w:i/>
                <w:szCs w:val="20"/>
              </w:rPr>
            </w:pPr>
            <w:proofErr w:type="gramStart"/>
            <w:r w:rsidRPr="00CC412F">
              <w:rPr>
                <w:rFonts w:cs="Arial"/>
                <w:spacing w:val="-1"/>
              </w:rPr>
              <w:t>Framställan</w:t>
            </w:r>
            <w:proofErr w:type="gramEnd"/>
            <w:r w:rsidRPr="00CC412F">
              <w:rPr>
                <w:rFonts w:cs="Arial"/>
                <w:spacing w:val="-1"/>
              </w:rPr>
              <w:t xml:space="preserve"> resultat.framställan resultat_id</w:t>
            </w:r>
          </w:p>
        </w:tc>
        <w:tc>
          <w:tcPr>
            <w:tcW w:w="4111" w:type="dxa"/>
            <w:vAlign w:val="center"/>
          </w:tcPr>
          <w:p w14:paraId="341585EB" w14:textId="51DF6B25" w:rsidR="00FE3D2C" w:rsidRPr="00F2299A" w:rsidRDefault="006B6063" w:rsidP="006B6063">
            <w:r>
              <w:t>ImagingOutcome</w:t>
            </w:r>
            <w:r w:rsidR="00FE3D2C">
              <w:t>/</w:t>
            </w:r>
            <w:r>
              <w:t>ImagingOutcomeHeader</w:t>
            </w:r>
            <w:r w:rsidR="00FE3D2C">
              <w:t>/</w:t>
            </w:r>
            <w:r w:rsidR="00FE3D2C" w:rsidRPr="00F2299A">
              <w:t>documentId</w:t>
            </w:r>
          </w:p>
        </w:tc>
      </w:tr>
      <w:tr w:rsidR="00FE3D2C" w:rsidRPr="00F2299A" w14:paraId="54231DDD" w14:textId="77777777" w:rsidTr="006B6063">
        <w:trPr>
          <w:trHeight w:val="397"/>
        </w:trPr>
        <w:tc>
          <w:tcPr>
            <w:tcW w:w="1809" w:type="dxa"/>
            <w:vAlign w:val="center"/>
          </w:tcPr>
          <w:p w14:paraId="1F9AD523" w14:textId="77777777" w:rsidR="00FE3D2C" w:rsidRPr="00F2299A" w:rsidRDefault="00FE3D2C" w:rsidP="006B6063">
            <w:commentRangeStart w:id="119"/>
            <w:r w:rsidRPr="00F2299A">
              <w:t>PatientSummaryHeaderType.sourceSystemHSAId</w:t>
            </w:r>
            <w:commentRangeEnd w:id="119"/>
            <w:r>
              <w:rPr>
                <w:rStyle w:val="CommentReference"/>
                <w:rFonts w:ascii="Arial" w:eastAsia="ヒラギノ角ゴ Pro W3" w:hAnsi="Arial"/>
                <w:i/>
                <w:color w:val="000000"/>
                <w:lang w:val="en-GB"/>
              </w:rPr>
              <w:commentReference w:id="119"/>
            </w:r>
          </w:p>
        </w:tc>
        <w:tc>
          <w:tcPr>
            <w:tcW w:w="2977" w:type="dxa"/>
            <w:vAlign w:val="center"/>
          </w:tcPr>
          <w:p w14:paraId="11EF725D"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2A031AAD" w14:textId="3B900B6E" w:rsidR="00FE3D2C" w:rsidRPr="00F2299A" w:rsidRDefault="006B6063" w:rsidP="006B6063">
            <w:r>
              <w:t>ImagingOutcome</w:t>
            </w:r>
            <w:r w:rsidR="00FE3D2C">
              <w:t>/</w:t>
            </w:r>
            <w:r>
              <w:t>ImagingOutcomeHeader</w:t>
            </w:r>
            <w:r w:rsidR="00FE3D2C">
              <w:t>/</w:t>
            </w:r>
            <w:r w:rsidR="00FE3D2C" w:rsidRPr="00F2299A">
              <w:t>sourceSystemHSAId</w:t>
            </w:r>
          </w:p>
        </w:tc>
      </w:tr>
      <w:tr w:rsidR="00CF5277" w:rsidRPr="00CF5277" w14:paraId="25F73870" w14:textId="77777777" w:rsidTr="006B6063">
        <w:trPr>
          <w:trHeight w:val="397"/>
        </w:trPr>
        <w:tc>
          <w:tcPr>
            <w:tcW w:w="1809" w:type="dxa"/>
            <w:vAlign w:val="center"/>
          </w:tcPr>
          <w:p w14:paraId="623D77E8" w14:textId="77777777" w:rsidR="00FE3D2C" w:rsidRPr="00CF5277" w:rsidRDefault="00FE3D2C" w:rsidP="006B6063">
            <w:r w:rsidRPr="00CF5277">
              <w:t>PatientSummaryHeaderType.documentTitle</w:t>
            </w:r>
          </w:p>
        </w:tc>
        <w:tc>
          <w:tcPr>
            <w:tcW w:w="2977" w:type="dxa"/>
            <w:vAlign w:val="center"/>
          </w:tcPr>
          <w:p w14:paraId="6B2DEA34" w14:textId="2D8BD55D" w:rsidR="00FE3D2C" w:rsidRPr="00CF5277" w:rsidRDefault="00CF5277" w:rsidP="006B6063">
            <w:pPr>
              <w:rPr>
                <w:rFonts w:cs="Arial"/>
                <w:spacing w:val="-1"/>
                <w:szCs w:val="20"/>
              </w:rPr>
            </w:pPr>
            <w:r w:rsidRPr="00CF5277">
              <w:rPr>
                <w:rFonts w:cs="Arial"/>
                <w:spacing w:val="-1"/>
                <w:szCs w:val="20"/>
              </w:rPr>
              <w:t>Aktivitet.aktivitetsbeskrivning</w:t>
            </w:r>
          </w:p>
        </w:tc>
        <w:tc>
          <w:tcPr>
            <w:tcW w:w="4111" w:type="dxa"/>
            <w:vAlign w:val="center"/>
          </w:tcPr>
          <w:p w14:paraId="5B7EAE72" w14:textId="22978EE8" w:rsidR="00FE3D2C" w:rsidRPr="00CF5277" w:rsidRDefault="006B6063" w:rsidP="006B6063">
            <w:r w:rsidRPr="00CF5277">
              <w:t>ImagingOutcome</w:t>
            </w:r>
            <w:r w:rsidR="00FE3D2C" w:rsidRPr="00CF5277">
              <w:t>/</w:t>
            </w:r>
            <w:r w:rsidRPr="00CF5277">
              <w:t>ImagingOutcomeHeader</w:t>
            </w:r>
            <w:r w:rsidR="00FE3D2C" w:rsidRPr="00CF5277">
              <w:t>/documentTitle</w:t>
            </w:r>
          </w:p>
        </w:tc>
      </w:tr>
      <w:tr w:rsidR="00CF5277" w:rsidRPr="00CF5277" w14:paraId="108E3E3B" w14:textId="77777777" w:rsidTr="006B6063">
        <w:trPr>
          <w:trHeight w:val="397"/>
        </w:trPr>
        <w:tc>
          <w:tcPr>
            <w:tcW w:w="1809" w:type="dxa"/>
            <w:vAlign w:val="center"/>
          </w:tcPr>
          <w:p w14:paraId="183CDF2E" w14:textId="77777777" w:rsidR="00FE3D2C" w:rsidRPr="00CF5277" w:rsidRDefault="00FE3D2C" w:rsidP="006B6063">
            <w:r w:rsidRPr="00CF5277">
              <w:t>PatientSummaryHeaderType.documentTime</w:t>
            </w:r>
          </w:p>
        </w:tc>
        <w:tc>
          <w:tcPr>
            <w:tcW w:w="2977" w:type="dxa"/>
            <w:vAlign w:val="center"/>
          </w:tcPr>
          <w:p w14:paraId="724AADEA" w14:textId="537CBEF1" w:rsidR="00FE3D2C" w:rsidRPr="00CF5277" w:rsidRDefault="00CF5277" w:rsidP="006B6063">
            <w:pPr>
              <w:rPr>
                <w:rFonts w:cs="Arial"/>
                <w:szCs w:val="20"/>
              </w:rPr>
            </w:pPr>
            <w:r w:rsidRPr="00CC412F">
              <w:rPr>
                <w:rFonts w:cs="Arial"/>
                <w:i/>
                <w:color w:val="FF0000"/>
              </w:rPr>
              <w:t>Saknar motsvarighet i V-TIM 2.2</w:t>
            </w:r>
          </w:p>
        </w:tc>
        <w:tc>
          <w:tcPr>
            <w:tcW w:w="4111" w:type="dxa"/>
            <w:vAlign w:val="center"/>
          </w:tcPr>
          <w:p w14:paraId="35FEF1C7" w14:textId="077BEAEB" w:rsidR="00FE3D2C" w:rsidRPr="00CF5277" w:rsidRDefault="006B6063" w:rsidP="006B6063">
            <w:r w:rsidRPr="00CF5277">
              <w:t>ImagingOutcome</w:t>
            </w:r>
            <w:r w:rsidR="00FE3D2C" w:rsidRPr="00CF5277">
              <w:t>/</w:t>
            </w:r>
            <w:r w:rsidRPr="00CF5277">
              <w:t>ImagingOutcomeHeader</w:t>
            </w:r>
            <w:r w:rsidR="00FE3D2C" w:rsidRPr="00CF5277">
              <w:t>/documentTime</w:t>
            </w:r>
          </w:p>
        </w:tc>
      </w:tr>
      <w:tr w:rsidR="00FE3D2C" w:rsidRPr="00F2299A" w14:paraId="0566D68D" w14:textId="77777777" w:rsidTr="006B6063">
        <w:trPr>
          <w:trHeight w:val="397"/>
        </w:trPr>
        <w:tc>
          <w:tcPr>
            <w:tcW w:w="1809" w:type="dxa"/>
            <w:vAlign w:val="center"/>
          </w:tcPr>
          <w:p w14:paraId="3BF6163B" w14:textId="77777777" w:rsidR="00FE3D2C" w:rsidRPr="00F2299A" w:rsidRDefault="00FE3D2C" w:rsidP="006B6063">
            <w:r w:rsidRPr="00F2299A">
              <w:t>PatientSummaryHeaderType.patientId</w:t>
            </w:r>
          </w:p>
        </w:tc>
        <w:tc>
          <w:tcPr>
            <w:tcW w:w="2977" w:type="dxa"/>
            <w:vAlign w:val="center"/>
          </w:tcPr>
          <w:p w14:paraId="6ABFA322" w14:textId="77777777" w:rsidR="00FE3D2C" w:rsidRPr="00F2299A" w:rsidRDefault="00FE3D2C" w:rsidP="006B6063">
            <w:pPr>
              <w:rPr>
                <w:rFonts w:cs="Arial"/>
                <w:spacing w:val="-1"/>
                <w:szCs w:val="20"/>
              </w:rPr>
            </w:pPr>
            <w:r w:rsidRPr="00CC412F">
              <w:rPr>
                <w:rFonts w:cs="Arial"/>
                <w:spacing w:val="-1"/>
              </w:rPr>
              <w:t>Patient.person-id</w:t>
            </w:r>
          </w:p>
        </w:tc>
        <w:tc>
          <w:tcPr>
            <w:tcW w:w="4111" w:type="dxa"/>
            <w:vAlign w:val="center"/>
          </w:tcPr>
          <w:p w14:paraId="54E2370D" w14:textId="09753CFC" w:rsidR="00FE3D2C" w:rsidRPr="00F2299A" w:rsidRDefault="006B6063" w:rsidP="006B6063">
            <w:r>
              <w:t>ImagingOutcome</w:t>
            </w:r>
            <w:r w:rsidR="00FE3D2C">
              <w:t>/</w:t>
            </w:r>
            <w:r>
              <w:t>ImagingOutcomeHeader</w:t>
            </w:r>
            <w:r w:rsidR="00FE3D2C">
              <w:t>/</w:t>
            </w:r>
            <w:r w:rsidR="00FE3D2C" w:rsidRPr="00F2299A">
              <w:t>patientId</w:t>
            </w:r>
          </w:p>
        </w:tc>
      </w:tr>
      <w:tr w:rsidR="00FE3D2C" w:rsidRPr="00F2299A" w14:paraId="4B306D0F" w14:textId="77777777" w:rsidTr="006B6063">
        <w:trPr>
          <w:trHeight w:val="397"/>
        </w:trPr>
        <w:tc>
          <w:tcPr>
            <w:tcW w:w="1809" w:type="dxa"/>
            <w:vAlign w:val="center"/>
          </w:tcPr>
          <w:p w14:paraId="5541971E" w14:textId="77777777" w:rsidR="00FE3D2C" w:rsidRPr="00F2299A" w:rsidRDefault="00FE3D2C" w:rsidP="006B6063">
            <w:r w:rsidRPr="00F2299A">
              <w:t>PatientSummaryHeaderType.approvedForPatient</w:t>
            </w:r>
          </w:p>
        </w:tc>
        <w:tc>
          <w:tcPr>
            <w:tcW w:w="2977" w:type="dxa"/>
            <w:vAlign w:val="center"/>
          </w:tcPr>
          <w:p w14:paraId="504F4711"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0C6649F8" w14:textId="369C036A" w:rsidR="00FE3D2C" w:rsidRPr="00F2299A" w:rsidRDefault="006B6063" w:rsidP="006B6063">
            <w:r>
              <w:t>ImagingOutcome</w:t>
            </w:r>
            <w:r w:rsidR="00FE3D2C">
              <w:t>/</w:t>
            </w:r>
            <w:r>
              <w:t>ImagingOutcomeHeader</w:t>
            </w:r>
            <w:r w:rsidR="00FE3D2C">
              <w:t>/</w:t>
            </w:r>
            <w:r w:rsidR="00FE3D2C" w:rsidRPr="00F2299A">
              <w:t>approvedForPatient</w:t>
            </w:r>
          </w:p>
        </w:tc>
      </w:tr>
      <w:tr w:rsidR="00FE3D2C" w:rsidRPr="00F2299A" w14:paraId="65B34D8D" w14:textId="77777777" w:rsidTr="006B6063">
        <w:trPr>
          <w:trHeight w:val="397"/>
        </w:trPr>
        <w:tc>
          <w:tcPr>
            <w:tcW w:w="1809" w:type="dxa"/>
            <w:vAlign w:val="center"/>
          </w:tcPr>
          <w:p w14:paraId="1BD4BA9C" w14:textId="77777777" w:rsidR="00FE3D2C" w:rsidRPr="00F2299A" w:rsidRDefault="00FE3D2C" w:rsidP="006B6063">
            <w:r w:rsidRPr="00F2299A">
              <w:t>PatientSummaryHeaderType.careContactId</w:t>
            </w:r>
          </w:p>
        </w:tc>
        <w:tc>
          <w:tcPr>
            <w:tcW w:w="2977" w:type="dxa"/>
            <w:vAlign w:val="center"/>
          </w:tcPr>
          <w:p w14:paraId="4B07A433" w14:textId="77777777" w:rsidR="00FE3D2C" w:rsidRPr="00F2299A" w:rsidRDefault="00FE3D2C" w:rsidP="006B6063">
            <w:pPr>
              <w:rPr>
                <w:rFonts w:cs="Arial"/>
                <w:szCs w:val="20"/>
              </w:rPr>
            </w:pPr>
            <w:r w:rsidRPr="00CC412F">
              <w:rPr>
                <w:rFonts w:cs="Arial"/>
                <w:spacing w:val="-1"/>
              </w:rPr>
              <w:t>Informationsresurs.kontakt id</w:t>
            </w:r>
          </w:p>
        </w:tc>
        <w:tc>
          <w:tcPr>
            <w:tcW w:w="4111" w:type="dxa"/>
            <w:vAlign w:val="center"/>
          </w:tcPr>
          <w:p w14:paraId="7F3314D6" w14:textId="048F4A5A" w:rsidR="00FE3D2C" w:rsidRPr="00F2299A" w:rsidRDefault="006B6063" w:rsidP="006B6063">
            <w:r>
              <w:t>ImagingOutcome</w:t>
            </w:r>
            <w:r w:rsidR="00FE3D2C">
              <w:t>/</w:t>
            </w:r>
            <w:r>
              <w:t>ImagingOutcomeHeader</w:t>
            </w:r>
            <w:r w:rsidR="00FE3D2C">
              <w:t>/</w:t>
            </w:r>
            <w:r w:rsidR="00FE3D2C" w:rsidRPr="00F2299A">
              <w:t>careContactId</w:t>
            </w:r>
          </w:p>
        </w:tc>
      </w:tr>
      <w:tr w:rsidR="00FE3D2C" w:rsidRPr="00F2299A" w14:paraId="537FEE24" w14:textId="77777777" w:rsidTr="006B6063">
        <w:trPr>
          <w:trHeight w:val="397"/>
        </w:trPr>
        <w:tc>
          <w:tcPr>
            <w:tcW w:w="1809" w:type="dxa"/>
            <w:vAlign w:val="center"/>
          </w:tcPr>
          <w:p w14:paraId="2AB30526" w14:textId="77777777" w:rsidR="00FE3D2C" w:rsidRPr="00F2299A" w:rsidRDefault="00FE3D2C" w:rsidP="006B6063">
            <w:r w:rsidRPr="00F2299A">
              <w:t>PatientSummaryHeaderType.nullified</w:t>
            </w:r>
          </w:p>
        </w:tc>
        <w:tc>
          <w:tcPr>
            <w:tcW w:w="2977" w:type="dxa"/>
            <w:vAlign w:val="center"/>
          </w:tcPr>
          <w:p w14:paraId="30D93E00" w14:textId="77777777" w:rsidR="00FE3D2C" w:rsidRPr="00F2299A" w:rsidRDefault="00FE3D2C" w:rsidP="006B6063">
            <w:pPr>
              <w:rPr>
                <w:rFonts w:cs="Arial"/>
                <w:spacing w:val="-1"/>
                <w:szCs w:val="20"/>
              </w:rPr>
            </w:pPr>
            <w:r w:rsidRPr="00CC412F">
              <w:rPr>
                <w:rFonts w:cs="Arial"/>
                <w:i/>
                <w:color w:val="FF0000"/>
              </w:rPr>
              <w:t>Saknar motsvarighet i V-TIM 2.2</w:t>
            </w:r>
          </w:p>
        </w:tc>
        <w:tc>
          <w:tcPr>
            <w:tcW w:w="4111" w:type="dxa"/>
            <w:vAlign w:val="center"/>
          </w:tcPr>
          <w:p w14:paraId="192C4C83" w14:textId="6B8C2BA3" w:rsidR="00FE3D2C" w:rsidRPr="00F2299A" w:rsidRDefault="006B6063" w:rsidP="006B6063">
            <w:r>
              <w:t>ImagingOutcome</w:t>
            </w:r>
            <w:r w:rsidR="00FE3D2C">
              <w:t>/</w:t>
            </w:r>
            <w:r>
              <w:t>ImagingOutcomeHeader</w:t>
            </w:r>
            <w:r w:rsidR="00FE3D2C">
              <w:t>/</w:t>
            </w:r>
            <w:r w:rsidR="00FE3D2C" w:rsidRPr="00F2299A">
              <w:t>nullified</w:t>
            </w:r>
          </w:p>
        </w:tc>
      </w:tr>
      <w:tr w:rsidR="00FE3D2C" w:rsidRPr="00F2299A" w14:paraId="05EAE4EE" w14:textId="77777777" w:rsidTr="006B6063">
        <w:trPr>
          <w:trHeight w:val="397"/>
        </w:trPr>
        <w:tc>
          <w:tcPr>
            <w:tcW w:w="1809" w:type="dxa"/>
            <w:vAlign w:val="center"/>
          </w:tcPr>
          <w:p w14:paraId="6DDFCFE4" w14:textId="77777777" w:rsidR="00FE3D2C" w:rsidRPr="00F2299A" w:rsidRDefault="00FE3D2C" w:rsidP="006B6063">
            <w:r w:rsidRPr="00F2299A">
              <w:t>PatientSummaryHeaderType.nullifiedReason</w:t>
            </w:r>
          </w:p>
        </w:tc>
        <w:tc>
          <w:tcPr>
            <w:tcW w:w="2977" w:type="dxa"/>
            <w:vAlign w:val="center"/>
          </w:tcPr>
          <w:p w14:paraId="3E373E7C"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6865012C" w14:textId="03D3631C" w:rsidR="00FE3D2C" w:rsidRPr="00F2299A" w:rsidRDefault="006B6063" w:rsidP="006B6063">
            <w:r>
              <w:t>ImagingOutcome</w:t>
            </w:r>
            <w:r w:rsidR="00FE3D2C">
              <w:t>/</w:t>
            </w:r>
            <w:r>
              <w:t>ImagingOutcomeHeader</w:t>
            </w:r>
            <w:r w:rsidR="00FE3D2C">
              <w:t>/</w:t>
            </w:r>
            <w:r w:rsidR="00FE3D2C" w:rsidRPr="00F2299A">
              <w:t>nullifiedReason</w:t>
            </w:r>
          </w:p>
        </w:tc>
      </w:tr>
      <w:tr w:rsidR="00FE3D2C" w:rsidRPr="00F2299A" w14:paraId="1D763BD1" w14:textId="77777777" w:rsidTr="006B6063">
        <w:trPr>
          <w:trHeight w:val="397"/>
        </w:trPr>
        <w:tc>
          <w:tcPr>
            <w:tcW w:w="1809" w:type="dxa"/>
            <w:vAlign w:val="center"/>
          </w:tcPr>
          <w:p w14:paraId="1F5D402D" w14:textId="77777777" w:rsidR="00FE3D2C" w:rsidRPr="00F2299A" w:rsidRDefault="00FE3D2C" w:rsidP="006B6063">
            <w:r>
              <w:t>HealthcareProfessionalType.authorTime</w:t>
            </w:r>
          </w:p>
        </w:tc>
        <w:tc>
          <w:tcPr>
            <w:tcW w:w="2977" w:type="dxa"/>
            <w:vAlign w:val="center"/>
          </w:tcPr>
          <w:p w14:paraId="5773BD49" w14:textId="77777777" w:rsidR="00FE3D2C" w:rsidRPr="00F2299A" w:rsidRDefault="00FE3D2C" w:rsidP="006B6063">
            <w:pPr>
              <w:rPr>
                <w:rFonts w:cs="Arial"/>
                <w:szCs w:val="20"/>
              </w:rPr>
            </w:pPr>
            <w:proofErr w:type="gramStart"/>
            <w:r w:rsidRPr="00B95790">
              <w:rPr>
                <w:rFonts w:cs="Arial"/>
                <w:spacing w:val="-1"/>
              </w:rPr>
              <w:t>Framställan</w:t>
            </w:r>
            <w:proofErr w:type="gramEnd"/>
            <w:r w:rsidRPr="00B95790">
              <w:rPr>
                <w:rFonts w:cs="Arial"/>
                <w:spacing w:val="-1"/>
              </w:rPr>
              <w:t xml:space="preserve"> resultat.svarstidpunkt</w:t>
            </w:r>
          </w:p>
        </w:tc>
        <w:tc>
          <w:tcPr>
            <w:tcW w:w="4111" w:type="dxa"/>
            <w:vAlign w:val="center"/>
          </w:tcPr>
          <w:p w14:paraId="0E31898A" w14:textId="0014B826" w:rsidR="00FE3D2C" w:rsidRPr="00F2299A" w:rsidRDefault="006B6063" w:rsidP="006B6063">
            <w:r>
              <w:t>ImagingOutcome</w:t>
            </w:r>
            <w:r w:rsidR="00FE3D2C">
              <w:t>/</w:t>
            </w:r>
            <w:r>
              <w:t>ImagingOutcomeHeader</w:t>
            </w:r>
            <w:r w:rsidR="00FE3D2C">
              <w:t>/</w:t>
            </w:r>
            <w:r>
              <w:t>AccountableHealthcareProfessional</w:t>
            </w:r>
            <w:r w:rsidR="00FE3D2C">
              <w:t>/authorTime</w:t>
            </w:r>
          </w:p>
        </w:tc>
      </w:tr>
      <w:tr w:rsidR="00FE3D2C" w:rsidRPr="00F2299A" w14:paraId="4CA0AD8F" w14:textId="77777777" w:rsidTr="006B6063">
        <w:trPr>
          <w:trHeight w:val="397"/>
        </w:trPr>
        <w:tc>
          <w:tcPr>
            <w:tcW w:w="1809" w:type="dxa"/>
            <w:vAlign w:val="center"/>
          </w:tcPr>
          <w:p w14:paraId="5BE17BBE" w14:textId="77777777" w:rsidR="00FE3D2C" w:rsidRPr="00F2299A" w:rsidRDefault="00FE3D2C" w:rsidP="006B6063">
            <w:r>
              <w:t>HealthcareProfessionalType.healthcareProfessionalHSAId</w:t>
            </w:r>
          </w:p>
        </w:tc>
        <w:tc>
          <w:tcPr>
            <w:tcW w:w="2977" w:type="dxa"/>
            <w:vAlign w:val="center"/>
          </w:tcPr>
          <w:p w14:paraId="7455186A" w14:textId="77777777" w:rsidR="00FE3D2C" w:rsidRPr="00F2299A" w:rsidRDefault="00FE3D2C" w:rsidP="006B6063">
            <w:pPr>
              <w:rPr>
                <w:rFonts w:cs="Arial"/>
                <w:szCs w:val="20"/>
              </w:rPr>
            </w:pPr>
            <w:r w:rsidRPr="00CC412F">
              <w:rPr>
                <w:rFonts w:cs="Arial"/>
                <w:spacing w:val="-1"/>
              </w:rPr>
              <w:t>Vård- och omsorgsutövare.personal id</w:t>
            </w:r>
          </w:p>
        </w:tc>
        <w:tc>
          <w:tcPr>
            <w:tcW w:w="4111" w:type="dxa"/>
            <w:vAlign w:val="center"/>
          </w:tcPr>
          <w:p w14:paraId="7F968607" w14:textId="502B8177" w:rsidR="00FE3D2C" w:rsidRPr="00F2299A" w:rsidRDefault="006B6063" w:rsidP="006B6063">
            <w:r>
              <w:t>ImagingOutcome</w:t>
            </w:r>
            <w:r w:rsidR="00FE3D2C">
              <w:t>/</w:t>
            </w:r>
            <w:r>
              <w:t>ImagingOutcomeHeader</w:t>
            </w:r>
            <w:r w:rsidR="00FE3D2C">
              <w:t>/</w:t>
            </w:r>
            <w:r>
              <w:t>AccountableHealthcareProfessional</w:t>
            </w:r>
            <w:r w:rsidR="00FE3D2C">
              <w:t>/healthcareProfessionalHSAId</w:t>
            </w:r>
          </w:p>
        </w:tc>
      </w:tr>
      <w:tr w:rsidR="00FE3D2C" w:rsidRPr="00F2299A" w14:paraId="6EC7DCE3" w14:textId="77777777" w:rsidTr="006B6063">
        <w:trPr>
          <w:trHeight w:val="397"/>
        </w:trPr>
        <w:tc>
          <w:tcPr>
            <w:tcW w:w="1809" w:type="dxa"/>
            <w:vAlign w:val="center"/>
          </w:tcPr>
          <w:p w14:paraId="4B2F19E5" w14:textId="77777777" w:rsidR="00FE3D2C" w:rsidRPr="00F2299A" w:rsidRDefault="00FE3D2C" w:rsidP="006B6063">
            <w:r>
              <w:t>HealthcareProfessionalType.healthcareProfessionalName</w:t>
            </w:r>
          </w:p>
        </w:tc>
        <w:tc>
          <w:tcPr>
            <w:tcW w:w="2977" w:type="dxa"/>
            <w:vAlign w:val="center"/>
          </w:tcPr>
          <w:p w14:paraId="690142F3" w14:textId="77777777" w:rsidR="00FE3D2C" w:rsidRPr="00F2299A" w:rsidRDefault="00FE3D2C" w:rsidP="006B6063">
            <w:pPr>
              <w:rPr>
                <w:rFonts w:cs="Arial"/>
                <w:szCs w:val="20"/>
              </w:rPr>
            </w:pPr>
            <w:r w:rsidRPr="00CC412F">
              <w:rPr>
                <w:rFonts w:cs="Arial"/>
                <w:spacing w:val="-1"/>
              </w:rPr>
              <w:t>Vård- och omsorgsutövare.personal namn</w:t>
            </w:r>
          </w:p>
        </w:tc>
        <w:tc>
          <w:tcPr>
            <w:tcW w:w="4111" w:type="dxa"/>
            <w:vAlign w:val="center"/>
          </w:tcPr>
          <w:p w14:paraId="70725F88" w14:textId="55BEFBBD" w:rsidR="00FE3D2C" w:rsidRPr="00F2299A" w:rsidRDefault="006B6063" w:rsidP="006B6063">
            <w:r>
              <w:t>ImagingOutcome</w:t>
            </w:r>
            <w:r w:rsidR="00FE3D2C">
              <w:t>/</w:t>
            </w:r>
            <w:r>
              <w:t>ImagingOutcomeHeader</w:t>
            </w:r>
            <w:r w:rsidR="00FE3D2C">
              <w:t>/</w:t>
            </w:r>
            <w:r>
              <w:t>AccountableHealthcareProfessional</w:t>
            </w:r>
            <w:r w:rsidR="00FE3D2C">
              <w:t>/healthcareProfessionalName</w:t>
            </w:r>
          </w:p>
        </w:tc>
      </w:tr>
      <w:tr w:rsidR="00FE3D2C" w:rsidRPr="00F2299A" w14:paraId="439078F1" w14:textId="77777777" w:rsidTr="006B6063">
        <w:trPr>
          <w:trHeight w:val="397"/>
        </w:trPr>
        <w:tc>
          <w:tcPr>
            <w:tcW w:w="1809" w:type="dxa"/>
            <w:vAlign w:val="center"/>
          </w:tcPr>
          <w:p w14:paraId="0471F3AB" w14:textId="77777777" w:rsidR="00FE3D2C" w:rsidRPr="00F2299A" w:rsidRDefault="00FE3D2C" w:rsidP="006B6063">
            <w:r>
              <w:t>HealthcareProfessionalType.healthcareProfessionalRoleCode</w:t>
            </w:r>
          </w:p>
        </w:tc>
        <w:tc>
          <w:tcPr>
            <w:tcW w:w="2977" w:type="dxa"/>
            <w:vAlign w:val="center"/>
          </w:tcPr>
          <w:p w14:paraId="229D9CB2"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13912DA3" w14:textId="30DE6122" w:rsidR="00FE3D2C" w:rsidRPr="00F2299A" w:rsidRDefault="006B6063" w:rsidP="006B6063">
            <w:r>
              <w:t>ImagingOutcome</w:t>
            </w:r>
            <w:r w:rsidR="00FE3D2C">
              <w:t>/</w:t>
            </w:r>
            <w:r>
              <w:t>ImagingOutcomeHeader</w:t>
            </w:r>
            <w:r w:rsidR="00FE3D2C">
              <w:t>/</w:t>
            </w:r>
            <w:r>
              <w:t>AccountableHealthcareProfessional</w:t>
            </w:r>
            <w:r w:rsidR="00FE3D2C">
              <w:t>/healthcareProfessionalRoleCode</w:t>
            </w:r>
          </w:p>
        </w:tc>
      </w:tr>
      <w:tr w:rsidR="00FE3D2C" w:rsidRPr="00F2299A" w14:paraId="4E9575A9" w14:textId="77777777" w:rsidTr="006B6063">
        <w:trPr>
          <w:trHeight w:val="397"/>
        </w:trPr>
        <w:tc>
          <w:tcPr>
            <w:tcW w:w="1809" w:type="dxa"/>
            <w:vAlign w:val="center"/>
          </w:tcPr>
          <w:p w14:paraId="187C8E45" w14:textId="77777777" w:rsidR="00FE3D2C" w:rsidRPr="00F2299A" w:rsidRDefault="00FE3D2C" w:rsidP="006B6063">
            <w:r>
              <w:t>HealthcareProfessionalType.healthcareProfessionalCareUnitHSAId</w:t>
            </w:r>
          </w:p>
        </w:tc>
        <w:tc>
          <w:tcPr>
            <w:tcW w:w="2977" w:type="dxa"/>
            <w:vAlign w:val="center"/>
          </w:tcPr>
          <w:p w14:paraId="7D6AA2F0" w14:textId="77777777" w:rsidR="00FE3D2C" w:rsidRPr="00F2299A" w:rsidRDefault="00FE3D2C" w:rsidP="006B6063">
            <w:pPr>
              <w:rPr>
                <w:rFonts w:cs="Arial"/>
                <w:spacing w:val="-1"/>
                <w:szCs w:val="20"/>
              </w:rPr>
            </w:pPr>
            <w:r w:rsidRPr="00CC412F">
              <w:rPr>
                <w:rFonts w:cs="Arial"/>
                <w:spacing w:val="-1"/>
              </w:rPr>
              <w:t>Vård- och omsorgsutövare.enhet id</w:t>
            </w:r>
          </w:p>
        </w:tc>
        <w:tc>
          <w:tcPr>
            <w:tcW w:w="4111" w:type="dxa"/>
            <w:vAlign w:val="center"/>
          </w:tcPr>
          <w:p w14:paraId="7EF9C207" w14:textId="04468D4A" w:rsidR="00FE3D2C" w:rsidRPr="00F2299A" w:rsidRDefault="006B6063" w:rsidP="006B6063">
            <w:r>
              <w:t>ImagingOutcome</w:t>
            </w:r>
            <w:r w:rsidR="00FE3D2C">
              <w:t>/</w:t>
            </w:r>
            <w:r>
              <w:t>ImagingOutcomeHeader</w:t>
            </w:r>
            <w:r w:rsidR="00FE3D2C">
              <w:t>/</w:t>
            </w:r>
            <w:r>
              <w:t>AccountableHealthcareProfessional</w:t>
            </w:r>
            <w:r w:rsidR="00FE3D2C">
              <w:t>/healthcareProfessionalCareUnitHSAId</w:t>
            </w:r>
          </w:p>
        </w:tc>
      </w:tr>
      <w:tr w:rsidR="00FE3D2C" w:rsidRPr="00F2299A" w14:paraId="2D0AA9C8" w14:textId="77777777" w:rsidTr="006B6063">
        <w:trPr>
          <w:trHeight w:val="397"/>
        </w:trPr>
        <w:tc>
          <w:tcPr>
            <w:tcW w:w="1809" w:type="dxa"/>
            <w:vAlign w:val="center"/>
          </w:tcPr>
          <w:p w14:paraId="56CFBC9E" w14:textId="77777777" w:rsidR="00FE3D2C" w:rsidRPr="00F2299A" w:rsidRDefault="00FE3D2C" w:rsidP="006B6063">
            <w:r>
              <w:t>HealthcareProfessionalType.healthcareProfessionalCareGiverHSAId</w:t>
            </w:r>
          </w:p>
        </w:tc>
        <w:tc>
          <w:tcPr>
            <w:tcW w:w="2977" w:type="dxa"/>
            <w:vAlign w:val="center"/>
          </w:tcPr>
          <w:p w14:paraId="7A83ECA3" w14:textId="77777777" w:rsidR="00FE3D2C" w:rsidRPr="00F2299A" w:rsidRDefault="00FE3D2C" w:rsidP="006B6063">
            <w:pPr>
              <w:rPr>
                <w:rFonts w:cs="Arial"/>
                <w:spacing w:val="-1"/>
                <w:szCs w:val="20"/>
              </w:rPr>
            </w:pPr>
            <w:r w:rsidRPr="00CC412F">
              <w:rPr>
                <w:rFonts w:cs="Arial"/>
                <w:spacing w:val="-1"/>
              </w:rPr>
              <w:t>Informationsresurs.vårdgivare id</w:t>
            </w:r>
          </w:p>
        </w:tc>
        <w:tc>
          <w:tcPr>
            <w:tcW w:w="4111" w:type="dxa"/>
            <w:vAlign w:val="center"/>
          </w:tcPr>
          <w:p w14:paraId="321A10FE" w14:textId="1EF3B533" w:rsidR="00FE3D2C" w:rsidRPr="00F2299A" w:rsidRDefault="006B6063" w:rsidP="006B6063">
            <w:r>
              <w:t>ImagingOutcome</w:t>
            </w:r>
            <w:r w:rsidR="00FE3D2C">
              <w:t>/</w:t>
            </w:r>
            <w:r>
              <w:t>ImagingOutcomeHeader</w:t>
            </w:r>
            <w:r w:rsidR="00FE3D2C">
              <w:t>/</w:t>
            </w:r>
            <w:r>
              <w:t>AccountableHealthcareProfessional</w:t>
            </w:r>
            <w:r w:rsidR="00FE3D2C">
              <w:t>/healthcareProfessionalCareGiverHSAId</w:t>
            </w:r>
          </w:p>
        </w:tc>
      </w:tr>
      <w:tr w:rsidR="00FE3D2C" w:rsidRPr="00100F5C" w14:paraId="1C2084EF" w14:textId="77777777" w:rsidTr="006B6063">
        <w:trPr>
          <w:trHeight w:val="397"/>
        </w:trPr>
        <w:tc>
          <w:tcPr>
            <w:tcW w:w="1809" w:type="dxa"/>
            <w:vAlign w:val="center"/>
          </w:tcPr>
          <w:p w14:paraId="0D201867" w14:textId="77777777" w:rsidR="00FE3D2C" w:rsidRPr="00F2299A" w:rsidRDefault="00FE3D2C" w:rsidP="006B6063">
            <w:r>
              <w:t>OrgUnitType.orgUnitHSAId</w:t>
            </w:r>
          </w:p>
        </w:tc>
        <w:tc>
          <w:tcPr>
            <w:tcW w:w="2977" w:type="dxa"/>
            <w:vAlign w:val="center"/>
          </w:tcPr>
          <w:p w14:paraId="2354EA7B" w14:textId="77777777" w:rsidR="00FE3D2C" w:rsidRPr="00F2299A" w:rsidRDefault="00FE3D2C" w:rsidP="006B6063">
            <w:pPr>
              <w:rPr>
                <w:rFonts w:cs="Arial"/>
                <w:spacing w:val="-1"/>
                <w:szCs w:val="20"/>
              </w:rPr>
            </w:pPr>
            <w:r w:rsidRPr="00CC412F">
              <w:rPr>
                <w:rFonts w:cs="Arial"/>
                <w:spacing w:val="-1"/>
              </w:rPr>
              <w:t>Vård- och omsorgsutövare.enhet id</w:t>
            </w:r>
          </w:p>
        </w:tc>
        <w:tc>
          <w:tcPr>
            <w:tcW w:w="4111" w:type="dxa"/>
            <w:vAlign w:val="center"/>
          </w:tcPr>
          <w:p w14:paraId="0BB439F8" w14:textId="58612FCA"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/orgUnitHSAId</w:t>
            </w:r>
          </w:p>
        </w:tc>
      </w:tr>
      <w:tr w:rsidR="00FE3D2C" w:rsidRPr="00100F5C" w14:paraId="46CB98BC" w14:textId="77777777" w:rsidTr="006B6063">
        <w:trPr>
          <w:trHeight w:val="397"/>
        </w:trPr>
        <w:tc>
          <w:tcPr>
            <w:tcW w:w="1809" w:type="dxa"/>
            <w:vAlign w:val="center"/>
          </w:tcPr>
          <w:p w14:paraId="26989440" w14:textId="77777777" w:rsidR="00FE3D2C" w:rsidRPr="00F2299A" w:rsidRDefault="00FE3D2C" w:rsidP="006B6063">
            <w:r>
              <w:t>OrgUnitType.orgUnitName</w:t>
            </w:r>
          </w:p>
        </w:tc>
        <w:tc>
          <w:tcPr>
            <w:tcW w:w="2977" w:type="dxa"/>
            <w:vAlign w:val="center"/>
          </w:tcPr>
          <w:p w14:paraId="467C2368" w14:textId="77777777" w:rsidR="00FE3D2C" w:rsidRPr="00F2299A" w:rsidRDefault="00FE3D2C" w:rsidP="006B6063">
            <w:pPr>
              <w:rPr>
                <w:rFonts w:cs="Arial"/>
                <w:spacing w:val="-1"/>
                <w:szCs w:val="20"/>
              </w:rPr>
            </w:pPr>
            <w:r w:rsidRPr="00CC412F">
              <w:rPr>
                <w:rFonts w:cs="Arial"/>
                <w:spacing w:val="-1"/>
              </w:rPr>
              <w:t>Vård- och omsorgsutövare.enhet namn</w:t>
            </w:r>
          </w:p>
        </w:tc>
        <w:tc>
          <w:tcPr>
            <w:tcW w:w="4111" w:type="dxa"/>
            <w:vAlign w:val="center"/>
          </w:tcPr>
          <w:p w14:paraId="2367238D" w14:textId="16491BA6"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/orgUnitName</w:t>
            </w:r>
          </w:p>
        </w:tc>
      </w:tr>
      <w:tr w:rsidR="00FE3D2C" w:rsidRPr="00100F5C" w14:paraId="6AE8C30A" w14:textId="77777777" w:rsidTr="006B6063">
        <w:trPr>
          <w:trHeight w:val="397"/>
        </w:trPr>
        <w:tc>
          <w:tcPr>
            <w:tcW w:w="1809" w:type="dxa"/>
            <w:vAlign w:val="center"/>
          </w:tcPr>
          <w:p w14:paraId="0BAF4D33" w14:textId="77777777" w:rsidR="00FE3D2C" w:rsidRPr="00F2299A" w:rsidRDefault="00FE3D2C" w:rsidP="006B6063">
            <w:r>
              <w:t>OrgUnitType.orgUnitTelecom</w:t>
            </w:r>
          </w:p>
        </w:tc>
        <w:tc>
          <w:tcPr>
            <w:tcW w:w="2977" w:type="dxa"/>
            <w:vAlign w:val="center"/>
          </w:tcPr>
          <w:p w14:paraId="5F315C64" w14:textId="77777777" w:rsidR="00FE3D2C" w:rsidRPr="00F2299A" w:rsidRDefault="00FE3D2C" w:rsidP="006B6063">
            <w:pPr>
              <w:rPr>
                <w:rFonts w:cs="Arial"/>
                <w:spacing w:val="-1"/>
                <w:szCs w:val="20"/>
              </w:rPr>
            </w:pPr>
            <w:r w:rsidRPr="00CC412F">
              <w:rPr>
                <w:rFonts w:cs="Arial"/>
              </w:rPr>
              <w:t>Tele och eKommunikation.tele ekom adress</w:t>
            </w:r>
          </w:p>
        </w:tc>
        <w:tc>
          <w:tcPr>
            <w:tcW w:w="4111" w:type="dxa"/>
            <w:vAlign w:val="center"/>
          </w:tcPr>
          <w:p w14:paraId="03B25162" w14:textId="2962BF8B"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/orgUnitTelecom</w:t>
            </w:r>
          </w:p>
        </w:tc>
      </w:tr>
      <w:tr w:rsidR="00FE3D2C" w:rsidRPr="00100F5C" w14:paraId="7F4EB8B0" w14:textId="77777777" w:rsidTr="006B6063">
        <w:trPr>
          <w:trHeight w:val="397"/>
        </w:trPr>
        <w:tc>
          <w:tcPr>
            <w:tcW w:w="1809" w:type="dxa"/>
            <w:vAlign w:val="center"/>
          </w:tcPr>
          <w:p w14:paraId="7E8F3770" w14:textId="77777777" w:rsidR="00FE3D2C" w:rsidRPr="00F2299A" w:rsidRDefault="00FE3D2C" w:rsidP="006B6063">
            <w:r>
              <w:t>OrgUnitType.orgUnitEmail</w:t>
            </w:r>
          </w:p>
        </w:tc>
        <w:tc>
          <w:tcPr>
            <w:tcW w:w="2977" w:type="dxa"/>
            <w:vAlign w:val="center"/>
          </w:tcPr>
          <w:p w14:paraId="574EB79A" w14:textId="77777777" w:rsidR="00FE3D2C" w:rsidRPr="00F2299A" w:rsidRDefault="00FE3D2C" w:rsidP="006B6063">
            <w:pPr>
              <w:rPr>
                <w:rFonts w:cs="Arial"/>
                <w:szCs w:val="20"/>
              </w:rPr>
            </w:pPr>
            <w:r w:rsidRPr="00CC412F">
              <w:rPr>
                <w:rFonts w:cs="Arial"/>
              </w:rPr>
              <w:t>Tele och eKommunikation.tele ekom adress</w:t>
            </w:r>
          </w:p>
        </w:tc>
        <w:tc>
          <w:tcPr>
            <w:tcW w:w="4111" w:type="dxa"/>
            <w:vAlign w:val="center"/>
          </w:tcPr>
          <w:p w14:paraId="01E668CA" w14:textId="5CC90102"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/orgUnitEmail</w:t>
            </w:r>
          </w:p>
        </w:tc>
      </w:tr>
      <w:tr w:rsidR="00FE3D2C" w:rsidRPr="00100F5C" w14:paraId="248F132E" w14:textId="77777777" w:rsidTr="006B6063">
        <w:trPr>
          <w:trHeight w:val="397"/>
        </w:trPr>
        <w:tc>
          <w:tcPr>
            <w:tcW w:w="1809" w:type="dxa"/>
            <w:vAlign w:val="center"/>
          </w:tcPr>
          <w:p w14:paraId="0A1037B2" w14:textId="77777777" w:rsidR="00FE3D2C" w:rsidRPr="00F2299A" w:rsidRDefault="00FE3D2C" w:rsidP="006B6063">
            <w:r>
              <w:t>OrgUnitType.orgUnitAddress</w:t>
            </w:r>
          </w:p>
        </w:tc>
        <w:tc>
          <w:tcPr>
            <w:tcW w:w="2977" w:type="dxa"/>
            <w:vAlign w:val="center"/>
          </w:tcPr>
          <w:p w14:paraId="2B356688" w14:textId="77777777" w:rsidR="00FE3D2C" w:rsidRPr="00CC412F" w:rsidRDefault="00FE3D2C" w:rsidP="006B6063">
            <w:pPr>
              <w:rPr>
                <w:rFonts w:cs="Arial"/>
                <w:spacing w:val="-1"/>
              </w:rPr>
            </w:pPr>
            <w:r w:rsidRPr="00CC412F">
              <w:rPr>
                <w:rFonts w:cs="Arial"/>
                <w:spacing w:val="-1"/>
              </w:rPr>
              <w:t>Adress.adress 1,</w:t>
            </w:r>
          </w:p>
          <w:p w14:paraId="3AAB3218" w14:textId="77777777" w:rsidR="00FE3D2C" w:rsidRPr="00CC412F" w:rsidRDefault="00FE3D2C" w:rsidP="006B6063">
            <w:pPr>
              <w:rPr>
                <w:rFonts w:cs="Arial"/>
                <w:spacing w:val="-1"/>
              </w:rPr>
            </w:pPr>
            <w:r w:rsidRPr="00CC412F">
              <w:rPr>
                <w:rFonts w:cs="Arial"/>
                <w:spacing w:val="-1"/>
              </w:rPr>
              <w:t>Adress.postnummer &amp;</w:t>
            </w:r>
          </w:p>
          <w:p w14:paraId="54AD8F85" w14:textId="77777777" w:rsidR="00FE3D2C" w:rsidRPr="00F2299A" w:rsidRDefault="00FE3D2C" w:rsidP="006B6063">
            <w:pPr>
              <w:rPr>
                <w:rFonts w:cs="Arial"/>
                <w:spacing w:val="-1"/>
                <w:szCs w:val="20"/>
              </w:rPr>
            </w:pPr>
            <w:r w:rsidRPr="00CC412F">
              <w:rPr>
                <w:rFonts w:cs="Arial"/>
                <w:spacing w:val="-1"/>
              </w:rPr>
              <w:t>Adress.postort</w:t>
            </w:r>
          </w:p>
        </w:tc>
        <w:tc>
          <w:tcPr>
            <w:tcW w:w="4111" w:type="dxa"/>
            <w:vAlign w:val="center"/>
          </w:tcPr>
          <w:p w14:paraId="2167C220" w14:textId="6277F3B3"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/orgUnitAddress</w:t>
            </w:r>
          </w:p>
        </w:tc>
      </w:tr>
      <w:tr w:rsidR="00FE3D2C" w:rsidRPr="00100F5C" w14:paraId="222BE756" w14:textId="77777777" w:rsidTr="006B6063">
        <w:trPr>
          <w:trHeight w:val="397"/>
        </w:trPr>
        <w:tc>
          <w:tcPr>
            <w:tcW w:w="1809" w:type="dxa"/>
            <w:vAlign w:val="center"/>
          </w:tcPr>
          <w:p w14:paraId="1FDF7F1D" w14:textId="77777777" w:rsidR="00FE3D2C" w:rsidRPr="00F2299A" w:rsidRDefault="00FE3D2C" w:rsidP="006B6063">
            <w:r>
              <w:t>OrgUnitType.orgUnitLocation</w:t>
            </w:r>
          </w:p>
        </w:tc>
        <w:tc>
          <w:tcPr>
            <w:tcW w:w="2977" w:type="dxa"/>
            <w:vAlign w:val="center"/>
          </w:tcPr>
          <w:p w14:paraId="5C1C463D"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43BF6FAC" w14:textId="07A5FDF8" w:rsidR="00FE3D2C" w:rsidRPr="00100F5C" w:rsidRDefault="006B6063" w:rsidP="006B6063">
            <w:pPr>
              <w:rPr>
                <w:lang w:val="en-US"/>
              </w:rPr>
            </w:pPr>
            <w:r>
              <w:rPr>
                <w:lang w:val="en-US"/>
              </w:rPr>
              <w:t>ImagingOutcome</w:t>
            </w:r>
            <w:r w:rsidR="00FE3D2C" w:rsidRPr="00100F5C">
              <w:rPr>
                <w:lang w:val="en-US"/>
              </w:rPr>
              <w:t>/</w:t>
            </w:r>
            <w:r>
              <w:rPr>
                <w:lang w:val="en-US"/>
              </w:rPr>
              <w:t>ImagingOutcomeHeader</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/orgUnitLocation</w:t>
            </w:r>
          </w:p>
        </w:tc>
      </w:tr>
      <w:tr w:rsidR="00FE3D2C" w:rsidRPr="00F2299A" w14:paraId="6C75BF6B" w14:textId="77777777" w:rsidTr="006B6063">
        <w:trPr>
          <w:trHeight w:val="397"/>
        </w:trPr>
        <w:tc>
          <w:tcPr>
            <w:tcW w:w="1809" w:type="dxa"/>
            <w:vAlign w:val="center"/>
          </w:tcPr>
          <w:p w14:paraId="09569D85" w14:textId="77777777" w:rsidR="00FE3D2C" w:rsidRPr="00F2299A" w:rsidRDefault="00FE3D2C" w:rsidP="006B6063">
            <w:r>
              <w:t>LegalAuthenticatorType.signatureTime</w:t>
            </w:r>
          </w:p>
        </w:tc>
        <w:tc>
          <w:tcPr>
            <w:tcW w:w="2977" w:type="dxa"/>
            <w:vAlign w:val="center"/>
          </w:tcPr>
          <w:p w14:paraId="5AE5B189"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38D8B3C8" w14:textId="79EFDF7E" w:rsidR="00FE3D2C" w:rsidRPr="00F2299A" w:rsidRDefault="006B6063" w:rsidP="006B6063">
            <w:r>
              <w:t>ImagingOutcome</w:t>
            </w:r>
            <w:r w:rsidR="00FE3D2C">
              <w:t>/</w:t>
            </w:r>
            <w:r>
              <w:t>ImagingOutcomeHeader</w:t>
            </w:r>
            <w:r w:rsidR="00FE3D2C">
              <w:t>/</w:t>
            </w:r>
            <w:r w:rsidR="00FB7B9E">
              <w:t>LegalAuthenticator</w:t>
            </w:r>
            <w:r w:rsidR="00FE3D2C">
              <w:t>/signatureTime</w:t>
            </w:r>
          </w:p>
        </w:tc>
      </w:tr>
      <w:tr w:rsidR="00FE3D2C" w:rsidRPr="00F2299A" w14:paraId="4857E79F" w14:textId="77777777" w:rsidTr="006B6063">
        <w:trPr>
          <w:trHeight w:val="397"/>
        </w:trPr>
        <w:tc>
          <w:tcPr>
            <w:tcW w:w="1809" w:type="dxa"/>
            <w:vAlign w:val="center"/>
          </w:tcPr>
          <w:p w14:paraId="7C3D5BD0" w14:textId="77777777" w:rsidR="00FE3D2C" w:rsidRPr="00F2299A" w:rsidRDefault="00FE3D2C" w:rsidP="006B6063">
            <w:r>
              <w:t>LegalAuthenticatorType.legalAuthenticatorHSAId</w:t>
            </w:r>
          </w:p>
        </w:tc>
        <w:tc>
          <w:tcPr>
            <w:tcW w:w="2977" w:type="dxa"/>
            <w:vAlign w:val="center"/>
          </w:tcPr>
          <w:p w14:paraId="58F822C9" w14:textId="77777777" w:rsidR="00FE3D2C" w:rsidRPr="00F2299A" w:rsidRDefault="00FE3D2C" w:rsidP="006B6063">
            <w:pPr>
              <w:rPr>
                <w:rFonts w:eastAsia="Arial Unicode MS" w:cs="Arial"/>
                <w:szCs w:val="20"/>
              </w:rPr>
            </w:pPr>
            <w:r w:rsidRPr="00CC412F">
              <w:rPr>
                <w:rFonts w:cs="Arial"/>
                <w:spacing w:val="-1"/>
              </w:rPr>
              <w:t>Vård- och omsorgsutövare.personal id</w:t>
            </w:r>
          </w:p>
        </w:tc>
        <w:tc>
          <w:tcPr>
            <w:tcW w:w="4111" w:type="dxa"/>
            <w:vAlign w:val="center"/>
          </w:tcPr>
          <w:p w14:paraId="425B6C56" w14:textId="6409E077" w:rsidR="00FE3D2C" w:rsidRPr="00F2299A" w:rsidRDefault="006B6063" w:rsidP="006B6063">
            <w:r>
              <w:t>ImagingOutcome</w:t>
            </w:r>
            <w:r w:rsidR="00FE3D2C">
              <w:t>/</w:t>
            </w:r>
            <w:r>
              <w:t>ImagingOutcomeHeader</w:t>
            </w:r>
            <w:r w:rsidR="00FE3D2C">
              <w:t>/</w:t>
            </w:r>
            <w:r w:rsidR="00FB7B9E">
              <w:t>LegalAuthenticator</w:t>
            </w:r>
            <w:r w:rsidR="00FE3D2C">
              <w:t>/legalAuthenticatorHSAId</w:t>
            </w:r>
          </w:p>
        </w:tc>
      </w:tr>
      <w:tr w:rsidR="00FE3D2C" w:rsidRPr="00F2299A" w14:paraId="321A16F1" w14:textId="77777777" w:rsidTr="006B6063">
        <w:trPr>
          <w:trHeight w:val="397"/>
        </w:trPr>
        <w:tc>
          <w:tcPr>
            <w:tcW w:w="1809" w:type="dxa"/>
            <w:vAlign w:val="center"/>
          </w:tcPr>
          <w:p w14:paraId="6F5DAA6E" w14:textId="77777777" w:rsidR="00FE3D2C" w:rsidRPr="00F2299A" w:rsidRDefault="00FE3D2C" w:rsidP="006B6063">
            <w:r>
              <w:t>LegalAuthenticatorType.legalAuthenticatorName</w:t>
            </w:r>
          </w:p>
        </w:tc>
        <w:tc>
          <w:tcPr>
            <w:tcW w:w="2977" w:type="dxa"/>
            <w:vAlign w:val="center"/>
          </w:tcPr>
          <w:p w14:paraId="77603ED6" w14:textId="77777777" w:rsidR="00FE3D2C" w:rsidRPr="00F2299A" w:rsidRDefault="00FE3D2C" w:rsidP="006B6063">
            <w:pPr>
              <w:rPr>
                <w:rFonts w:cs="Arial"/>
                <w:spacing w:val="-1"/>
                <w:szCs w:val="20"/>
              </w:rPr>
            </w:pPr>
            <w:r w:rsidRPr="00CC412F">
              <w:rPr>
                <w:rFonts w:cs="Arial"/>
                <w:spacing w:val="-1"/>
              </w:rPr>
              <w:t>Vård- och omsorgsutövare.personal namn</w:t>
            </w:r>
          </w:p>
        </w:tc>
        <w:tc>
          <w:tcPr>
            <w:tcW w:w="4111" w:type="dxa"/>
            <w:vAlign w:val="center"/>
          </w:tcPr>
          <w:p w14:paraId="425781C4" w14:textId="79EE2719" w:rsidR="00FE3D2C" w:rsidRPr="00F2299A" w:rsidRDefault="006B6063" w:rsidP="006B6063">
            <w:r>
              <w:t>ImagingOutcome</w:t>
            </w:r>
            <w:r w:rsidR="00FE3D2C">
              <w:t>/</w:t>
            </w:r>
            <w:r>
              <w:t>ImagingOutcomeHeader</w:t>
            </w:r>
            <w:r w:rsidR="00FE3D2C">
              <w:t>/</w:t>
            </w:r>
            <w:r w:rsidR="00FB7B9E">
              <w:t>LegalAuthenticator</w:t>
            </w:r>
            <w:r w:rsidR="00FE3D2C">
              <w:t>/legalAuthenticatorName</w:t>
            </w:r>
          </w:p>
        </w:tc>
      </w:tr>
      <w:tr w:rsidR="00FE3D2C" w:rsidRPr="00F2299A" w14:paraId="24E8D31C" w14:textId="77777777" w:rsidTr="006B6063">
        <w:trPr>
          <w:trHeight w:val="397"/>
        </w:trPr>
        <w:tc>
          <w:tcPr>
            <w:tcW w:w="1809" w:type="dxa"/>
            <w:vAlign w:val="center"/>
          </w:tcPr>
          <w:p w14:paraId="2DEEF41E" w14:textId="77777777" w:rsidR="00FE3D2C" w:rsidRPr="00F2299A" w:rsidRDefault="00FE3D2C" w:rsidP="006B6063">
            <w:r>
              <w:t>LegalAuthenticatorType.legalAuthenticatorRoleCode</w:t>
            </w:r>
          </w:p>
        </w:tc>
        <w:tc>
          <w:tcPr>
            <w:tcW w:w="2977" w:type="dxa"/>
            <w:vAlign w:val="center"/>
          </w:tcPr>
          <w:p w14:paraId="4317F133"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088D0440" w14:textId="1368CE9E" w:rsidR="00FE3D2C" w:rsidRPr="00F2299A" w:rsidRDefault="006B6063" w:rsidP="006B6063">
            <w:pPr>
              <w:rPr>
                <w:lang w:val="en-US"/>
              </w:rPr>
            </w:pPr>
            <w:r>
              <w:t>ImagingOutcome</w:t>
            </w:r>
            <w:r w:rsidR="00FE3D2C">
              <w:t>/</w:t>
            </w:r>
            <w:r>
              <w:t>ImagingOutcomeHeader</w:t>
            </w:r>
            <w:r w:rsidR="00FE3D2C">
              <w:t>/</w:t>
            </w:r>
            <w:r w:rsidR="00FB7B9E">
              <w:t>LegalAuthenticator</w:t>
            </w:r>
            <w:r w:rsidR="00FE3D2C">
              <w:t>/legalAuthenticatorRoleCode</w:t>
            </w:r>
          </w:p>
        </w:tc>
      </w:tr>
      <w:tr w:rsidR="00FE3D2C" w:rsidRPr="00F2299A" w14:paraId="1639AEEB" w14:textId="77777777" w:rsidTr="006B6063">
        <w:trPr>
          <w:trHeight w:val="397"/>
        </w:trPr>
        <w:tc>
          <w:tcPr>
            <w:tcW w:w="1809" w:type="dxa"/>
            <w:vAlign w:val="center"/>
          </w:tcPr>
          <w:p w14:paraId="12F79412" w14:textId="0812F20A" w:rsidR="00FE3D2C" w:rsidRPr="0038751E" w:rsidRDefault="00FB7B9E" w:rsidP="006B6063">
            <w:r>
              <w:t>ImageBodyType.examinationSpeciality</w:t>
            </w:r>
          </w:p>
        </w:tc>
        <w:tc>
          <w:tcPr>
            <w:tcW w:w="2977" w:type="dxa"/>
            <w:vAlign w:val="center"/>
          </w:tcPr>
          <w:p w14:paraId="3EF8212C" w14:textId="77777777" w:rsidR="00FE3D2C" w:rsidRPr="0038751E" w:rsidRDefault="00FE3D2C" w:rsidP="006B6063">
            <w:pPr>
              <w:rPr>
                <w:szCs w:val="20"/>
              </w:rPr>
            </w:pPr>
            <w:r w:rsidRPr="0038751E">
              <w:rPr>
                <w:rFonts w:cs="Arial"/>
                <w:i/>
                <w:color w:val="FF0000"/>
              </w:rPr>
              <w:t>Saknar motsvarighet i V-TIM 2.2</w:t>
            </w:r>
          </w:p>
        </w:tc>
        <w:tc>
          <w:tcPr>
            <w:tcW w:w="4111" w:type="dxa"/>
            <w:vAlign w:val="center"/>
          </w:tcPr>
          <w:p w14:paraId="501D7C62" w14:textId="46FE8DAE" w:rsidR="00FE3D2C" w:rsidRPr="00F2299A" w:rsidRDefault="006B6063" w:rsidP="006B6063">
            <w:r>
              <w:t>ImagingOutcome</w:t>
            </w:r>
            <w:r w:rsidR="00FE3D2C" w:rsidRPr="0038751E">
              <w:t>/</w:t>
            </w:r>
            <w:r w:rsidR="00FB7B9E">
              <w:t>ImagingOutcomeBody/examinationSpeciality</w:t>
            </w:r>
          </w:p>
        </w:tc>
      </w:tr>
      <w:tr w:rsidR="00FE3D2C" w:rsidRPr="00F2299A" w14:paraId="3CB5D069" w14:textId="77777777" w:rsidTr="006B6063">
        <w:trPr>
          <w:trHeight w:val="397"/>
        </w:trPr>
        <w:tc>
          <w:tcPr>
            <w:tcW w:w="1809" w:type="dxa"/>
            <w:vAlign w:val="center"/>
          </w:tcPr>
          <w:p w14:paraId="3DF835C1" w14:textId="4F32D292" w:rsidR="00FE3D2C" w:rsidRPr="00F2299A" w:rsidRDefault="00FE3D2C" w:rsidP="006B6063">
            <w:r>
              <w:t>ImageBodyType.</w:t>
            </w:r>
            <w:r w:rsidR="00FA52CF">
              <w:t>patientData</w:t>
            </w:r>
          </w:p>
        </w:tc>
        <w:tc>
          <w:tcPr>
            <w:tcW w:w="2977" w:type="dxa"/>
            <w:vAlign w:val="center"/>
          </w:tcPr>
          <w:p w14:paraId="7632F26B" w14:textId="77777777" w:rsidR="00FE3D2C" w:rsidRPr="00F2299A" w:rsidRDefault="00FE3D2C" w:rsidP="006B6063">
            <w:pPr>
              <w:rPr>
                <w:szCs w:val="20"/>
              </w:rPr>
            </w:pPr>
            <w:r w:rsidRPr="00583D92">
              <w:rPr>
                <w:szCs w:val="20"/>
              </w:rPr>
              <w:t>Sammanhang identifierare</w:t>
            </w:r>
            <w:r>
              <w:rPr>
                <w:szCs w:val="20"/>
              </w:rPr>
              <w:t>.</w:t>
            </w:r>
            <w:r w:rsidRPr="00583D92">
              <w:rPr>
                <w:szCs w:val="20"/>
              </w:rPr>
              <w:t>vårdenhet namn</w:t>
            </w:r>
          </w:p>
        </w:tc>
        <w:tc>
          <w:tcPr>
            <w:tcW w:w="4111" w:type="dxa"/>
            <w:vAlign w:val="center"/>
          </w:tcPr>
          <w:p w14:paraId="1B8AF3C0" w14:textId="01C60CFD" w:rsidR="00FE3D2C" w:rsidRPr="00F2299A" w:rsidRDefault="006B6063" w:rsidP="006B6063">
            <w:r>
              <w:t>ImagingOutcome</w:t>
            </w:r>
            <w:r w:rsidR="00FE3D2C">
              <w:t>/</w:t>
            </w:r>
            <w:r w:rsidR="00FB7B9E">
              <w:t>ImagingOutcomeBody</w:t>
            </w:r>
            <w:r w:rsidR="00FE3D2C">
              <w:t>/</w:t>
            </w:r>
            <w:r w:rsidR="00FA52CF">
              <w:t>patientData</w:t>
            </w:r>
          </w:p>
        </w:tc>
      </w:tr>
      <w:tr w:rsidR="00FE3D2C" w:rsidRPr="00F2299A" w14:paraId="7D034BC0" w14:textId="77777777" w:rsidTr="006B6063">
        <w:trPr>
          <w:trHeight w:val="397"/>
        </w:trPr>
        <w:tc>
          <w:tcPr>
            <w:tcW w:w="1809" w:type="dxa"/>
            <w:vAlign w:val="center"/>
          </w:tcPr>
          <w:p w14:paraId="260926CF" w14:textId="521D8CF8" w:rsidR="00FE3D2C" w:rsidRPr="00F2299A" w:rsidRDefault="00FE3D2C" w:rsidP="00FB7B9E">
            <w:pPr>
              <w:rPr>
                <w:szCs w:val="20"/>
              </w:rPr>
            </w:pPr>
            <w:r>
              <w:t>ImageBodyType.</w:t>
            </w:r>
            <w:r w:rsidR="00FB7B9E">
              <w:t>typeOfResult</w:t>
            </w:r>
          </w:p>
        </w:tc>
        <w:tc>
          <w:tcPr>
            <w:tcW w:w="2977" w:type="dxa"/>
            <w:vAlign w:val="center"/>
          </w:tcPr>
          <w:p w14:paraId="4822A4CC"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7418F887" w14:textId="27CC94F2" w:rsidR="00FE3D2C" w:rsidRPr="00F2299A" w:rsidRDefault="006B6063" w:rsidP="00FB7B9E">
            <w:pPr>
              <w:rPr>
                <w:lang w:val="en-US"/>
              </w:rPr>
            </w:pPr>
            <w:r>
              <w:t>ImagingOutcome</w:t>
            </w:r>
            <w:r w:rsidR="00FE3D2C">
              <w:t>/</w:t>
            </w:r>
            <w:r w:rsidR="00FB7B9E">
              <w:t>ImagingOutcomeBody</w:t>
            </w:r>
            <w:r w:rsidR="00FE3D2C">
              <w:t>/</w:t>
            </w:r>
            <w:r w:rsidR="00FB7B9E">
              <w:t>typeOfResult</w:t>
            </w:r>
          </w:p>
        </w:tc>
      </w:tr>
      <w:tr w:rsidR="00FE3D2C" w:rsidRPr="00F2299A" w14:paraId="50A84E54" w14:textId="77777777" w:rsidTr="006B6063">
        <w:trPr>
          <w:trHeight w:val="397"/>
        </w:trPr>
        <w:tc>
          <w:tcPr>
            <w:tcW w:w="1809" w:type="dxa"/>
            <w:vAlign w:val="center"/>
          </w:tcPr>
          <w:p w14:paraId="027DF692" w14:textId="77777777" w:rsidR="00FE3D2C" w:rsidRPr="00F2299A" w:rsidRDefault="00FE3D2C" w:rsidP="006B6063">
            <w:pPr>
              <w:rPr>
                <w:szCs w:val="20"/>
              </w:rPr>
            </w:pPr>
            <w:r>
              <w:t>ImageBodyType.resultTime</w:t>
            </w:r>
          </w:p>
        </w:tc>
        <w:tc>
          <w:tcPr>
            <w:tcW w:w="2977" w:type="dxa"/>
            <w:vAlign w:val="center"/>
          </w:tcPr>
          <w:p w14:paraId="3568EF38" w14:textId="77777777" w:rsidR="00FE3D2C" w:rsidRPr="00F2299A" w:rsidRDefault="00FE3D2C" w:rsidP="006B6063">
            <w:pPr>
              <w:rPr>
                <w:szCs w:val="20"/>
              </w:rPr>
            </w:pPr>
            <w:proofErr w:type="gramStart"/>
            <w:r w:rsidRPr="00DD18CB">
              <w:rPr>
                <w:szCs w:val="20"/>
              </w:rPr>
              <w:t>Framställan</w:t>
            </w:r>
            <w:proofErr w:type="gramEnd"/>
            <w:r w:rsidRPr="00DD18CB">
              <w:rPr>
                <w:szCs w:val="20"/>
              </w:rPr>
              <w:t xml:space="preserve"> resultat.svar inkommit tidpunkt</w:t>
            </w:r>
          </w:p>
        </w:tc>
        <w:tc>
          <w:tcPr>
            <w:tcW w:w="4111" w:type="dxa"/>
            <w:vAlign w:val="center"/>
          </w:tcPr>
          <w:p w14:paraId="15AE0952" w14:textId="1775264A" w:rsidR="00FE3D2C" w:rsidRPr="00F2299A" w:rsidRDefault="006B6063" w:rsidP="006B6063">
            <w:pPr>
              <w:rPr>
                <w:lang w:val="en-US"/>
              </w:rPr>
            </w:pPr>
            <w:r>
              <w:t>ImagingOutcome</w:t>
            </w:r>
            <w:r w:rsidR="00FE3D2C">
              <w:t>/</w:t>
            </w:r>
            <w:r w:rsidR="00FB7B9E">
              <w:t>ImagingOutcomeBody</w:t>
            </w:r>
            <w:r w:rsidR="00FE3D2C">
              <w:t>/resultTime</w:t>
            </w:r>
          </w:p>
        </w:tc>
      </w:tr>
      <w:tr w:rsidR="00FE3D2C" w:rsidRPr="00F2299A" w14:paraId="220336A0" w14:textId="77777777" w:rsidTr="006B6063">
        <w:trPr>
          <w:trHeight w:val="397"/>
        </w:trPr>
        <w:tc>
          <w:tcPr>
            <w:tcW w:w="1809" w:type="dxa"/>
            <w:vAlign w:val="center"/>
          </w:tcPr>
          <w:p w14:paraId="63D1C78D" w14:textId="1ADBC5B3" w:rsidR="00FE3D2C" w:rsidRPr="00F2299A" w:rsidRDefault="00FE3D2C" w:rsidP="006B6063">
            <w:r>
              <w:t>ImageBodyType.</w:t>
            </w:r>
            <w:r w:rsidR="004C66FC">
              <w:t>resultReport</w:t>
            </w:r>
          </w:p>
        </w:tc>
        <w:tc>
          <w:tcPr>
            <w:tcW w:w="2977" w:type="dxa"/>
            <w:vAlign w:val="center"/>
          </w:tcPr>
          <w:p w14:paraId="01E160AA" w14:textId="77777777" w:rsidR="00FE3D2C" w:rsidRPr="00F2299A" w:rsidRDefault="00FE3D2C" w:rsidP="006B6063">
            <w:pPr>
              <w:rPr>
                <w:rFonts w:cs="Arial"/>
                <w:szCs w:val="20"/>
              </w:rPr>
            </w:pPr>
            <w:r w:rsidRPr="009D36DB">
              <w:rPr>
                <w:rFonts w:cs="Arial"/>
                <w:szCs w:val="20"/>
              </w:rPr>
              <w:t>Bedömt tillstånd.bedömning</w:t>
            </w:r>
          </w:p>
        </w:tc>
        <w:tc>
          <w:tcPr>
            <w:tcW w:w="4111" w:type="dxa"/>
            <w:vAlign w:val="center"/>
          </w:tcPr>
          <w:p w14:paraId="3E461793" w14:textId="29E84FD2" w:rsidR="00FE3D2C" w:rsidRPr="00F2299A" w:rsidRDefault="006B6063" w:rsidP="006B6063">
            <w:r>
              <w:t>ImagingOutcome</w:t>
            </w:r>
            <w:r w:rsidR="00FE3D2C">
              <w:t>/</w:t>
            </w:r>
            <w:r w:rsidR="00FB7B9E">
              <w:t>ImagingOutcomeBody</w:t>
            </w:r>
            <w:r w:rsidR="00FE3D2C">
              <w:t>/</w:t>
            </w:r>
            <w:r w:rsidR="004C66FC">
              <w:t>resultReport</w:t>
            </w:r>
          </w:p>
        </w:tc>
      </w:tr>
      <w:tr w:rsidR="00FE3D2C" w:rsidRPr="00F2299A" w14:paraId="2C5D64C3" w14:textId="77777777" w:rsidTr="006B6063">
        <w:trPr>
          <w:trHeight w:val="397"/>
        </w:trPr>
        <w:tc>
          <w:tcPr>
            <w:tcW w:w="1809" w:type="dxa"/>
            <w:vAlign w:val="center"/>
          </w:tcPr>
          <w:p w14:paraId="705368E5" w14:textId="77777777" w:rsidR="00FE3D2C" w:rsidRPr="00F2299A" w:rsidRDefault="00FE3D2C" w:rsidP="006B6063">
            <w:r>
              <w:t>ImageBodyType.resultComment</w:t>
            </w:r>
          </w:p>
        </w:tc>
        <w:tc>
          <w:tcPr>
            <w:tcW w:w="2977" w:type="dxa"/>
            <w:vAlign w:val="center"/>
          </w:tcPr>
          <w:p w14:paraId="4AEC120D" w14:textId="77777777" w:rsidR="00FE3D2C" w:rsidRPr="00F2299A" w:rsidRDefault="00FE3D2C" w:rsidP="006B6063">
            <w:pPr>
              <w:rPr>
                <w:rFonts w:eastAsia="Arial Unicode MS" w:cs="Arial"/>
                <w:szCs w:val="20"/>
              </w:rPr>
            </w:pPr>
            <w:proofErr w:type="gramStart"/>
            <w:r w:rsidRPr="009D36DB">
              <w:rPr>
                <w:rFonts w:eastAsia="Arial Unicode MS" w:cs="Arial"/>
                <w:szCs w:val="20"/>
              </w:rPr>
              <w:t>Framställan</w:t>
            </w:r>
            <w:proofErr w:type="gramEnd"/>
            <w:r w:rsidRPr="009D36DB">
              <w:rPr>
                <w:rFonts w:eastAsia="Arial Unicode MS" w:cs="Arial"/>
                <w:szCs w:val="20"/>
              </w:rPr>
              <w:t xml:space="preserve"> resultat.kommentar</w:t>
            </w:r>
          </w:p>
        </w:tc>
        <w:tc>
          <w:tcPr>
            <w:tcW w:w="4111" w:type="dxa"/>
            <w:vAlign w:val="center"/>
          </w:tcPr>
          <w:p w14:paraId="5D7D561C" w14:textId="78A40AE8" w:rsidR="00FE3D2C" w:rsidRPr="00F2299A" w:rsidRDefault="006B6063" w:rsidP="006B6063">
            <w:r>
              <w:t>ImagingOutcome</w:t>
            </w:r>
            <w:r w:rsidR="00FE3D2C">
              <w:t>/</w:t>
            </w:r>
            <w:r w:rsidR="00FB7B9E">
              <w:t>ImagingOutcomeBody</w:t>
            </w:r>
            <w:r w:rsidR="00FE3D2C">
              <w:t>/resultComment</w:t>
            </w:r>
          </w:p>
        </w:tc>
      </w:tr>
      <w:tr w:rsidR="00FE3D2C" w:rsidRPr="00F2299A" w14:paraId="297146E1" w14:textId="77777777" w:rsidTr="006B6063">
        <w:trPr>
          <w:trHeight w:val="397"/>
        </w:trPr>
        <w:tc>
          <w:tcPr>
            <w:tcW w:w="1809" w:type="dxa"/>
            <w:vAlign w:val="center"/>
          </w:tcPr>
          <w:p w14:paraId="15EF5898" w14:textId="77777777" w:rsidR="00FE3D2C" w:rsidRPr="00F2299A" w:rsidRDefault="00FE3D2C" w:rsidP="006B6063">
            <w:r>
              <w:t>ImageBodyType.radiationDose</w:t>
            </w:r>
          </w:p>
        </w:tc>
        <w:tc>
          <w:tcPr>
            <w:tcW w:w="2977" w:type="dxa"/>
            <w:vAlign w:val="center"/>
          </w:tcPr>
          <w:p w14:paraId="1A268B33" w14:textId="77777777" w:rsidR="00FE3D2C" w:rsidRPr="00F2299A" w:rsidRDefault="00FE3D2C" w:rsidP="006B6063">
            <w:pPr>
              <w:rPr>
                <w:rFonts w:cs="Arial"/>
                <w:spacing w:val="-1"/>
                <w:szCs w:val="20"/>
              </w:rPr>
            </w:pPr>
            <w:r w:rsidRPr="00CC412F">
              <w:rPr>
                <w:rFonts w:cs="Arial"/>
                <w:i/>
                <w:color w:val="FF0000"/>
              </w:rPr>
              <w:t>Saknar motsvarighet i V-TIM 2.2</w:t>
            </w:r>
          </w:p>
        </w:tc>
        <w:tc>
          <w:tcPr>
            <w:tcW w:w="4111" w:type="dxa"/>
            <w:vAlign w:val="center"/>
          </w:tcPr>
          <w:p w14:paraId="53B6DE0C" w14:textId="5ABFCBD0" w:rsidR="00FE3D2C" w:rsidRPr="00F2299A" w:rsidRDefault="006B6063" w:rsidP="006B6063">
            <w:r>
              <w:t>ImagingOutcome</w:t>
            </w:r>
            <w:r w:rsidR="00FE3D2C">
              <w:t>/</w:t>
            </w:r>
            <w:r w:rsidR="00FB7B9E">
              <w:t>ImagingOutcomeBody</w:t>
            </w:r>
            <w:r w:rsidR="00FE3D2C">
              <w:t>/radiationDose</w:t>
            </w:r>
          </w:p>
        </w:tc>
      </w:tr>
      <w:tr w:rsidR="00FE3D2C" w:rsidRPr="00F2299A" w14:paraId="1CC60DE1" w14:textId="77777777" w:rsidTr="006B6063">
        <w:trPr>
          <w:trHeight w:val="397"/>
        </w:trPr>
        <w:tc>
          <w:tcPr>
            <w:tcW w:w="1809" w:type="dxa"/>
            <w:vAlign w:val="center"/>
          </w:tcPr>
          <w:p w14:paraId="79B8FB61" w14:textId="77777777" w:rsidR="00FE3D2C" w:rsidRPr="00F2299A" w:rsidRDefault="00FE3D2C" w:rsidP="006B6063">
            <w:r>
              <w:t>ReferralType.referralId</w:t>
            </w:r>
          </w:p>
        </w:tc>
        <w:tc>
          <w:tcPr>
            <w:tcW w:w="2977" w:type="dxa"/>
            <w:vAlign w:val="center"/>
          </w:tcPr>
          <w:p w14:paraId="4890A9AE" w14:textId="77777777" w:rsidR="00FE3D2C" w:rsidRPr="00F2299A" w:rsidRDefault="00FE3D2C" w:rsidP="006B6063">
            <w:pPr>
              <w:rPr>
                <w:rFonts w:cs="Arial"/>
                <w:szCs w:val="20"/>
              </w:rPr>
            </w:pPr>
            <w:proofErr w:type="gramStart"/>
            <w:r w:rsidRPr="000C2578">
              <w:rPr>
                <w:rFonts w:cs="Arial"/>
                <w:szCs w:val="20"/>
              </w:rPr>
              <w:t>Framställan</w:t>
            </w:r>
            <w:proofErr w:type="gramEnd"/>
            <w:r w:rsidRPr="000C2578">
              <w:rPr>
                <w:rFonts w:cs="Arial"/>
                <w:szCs w:val="20"/>
              </w:rPr>
              <w:t xml:space="preserve"> resultat.framställan_id</w:t>
            </w:r>
          </w:p>
        </w:tc>
        <w:tc>
          <w:tcPr>
            <w:tcW w:w="4111" w:type="dxa"/>
            <w:vAlign w:val="center"/>
          </w:tcPr>
          <w:p w14:paraId="70CA5259" w14:textId="15EBE15D" w:rsidR="00FE3D2C" w:rsidRPr="00F2299A" w:rsidRDefault="006B6063" w:rsidP="006B6063">
            <w:r>
              <w:t>ImagingOutcome</w:t>
            </w:r>
            <w:r w:rsidR="00FE3D2C">
              <w:t>/</w:t>
            </w:r>
            <w:r w:rsidR="00FB7B9E">
              <w:t>ImagingOutcomeBody</w:t>
            </w:r>
            <w:r w:rsidR="00FE3D2C">
              <w:t>/</w:t>
            </w:r>
            <w:r w:rsidR="006736AE">
              <w:t>Referral</w:t>
            </w:r>
            <w:r w:rsidR="00FE3D2C">
              <w:t>/referralId</w:t>
            </w:r>
          </w:p>
        </w:tc>
      </w:tr>
      <w:tr w:rsidR="00FE3D2C" w:rsidRPr="00F2299A" w14:paraId="16F8E2D1" w14:textId="77777777" w:rsidTr="006B6063">
        <w:trPr>
          <w:trHeight w:val="397"/>
        </w:trPr>
        <w:tc>
          <w:tcPr>
            <w:tcW w:w="1809" w:type="dxa"/>
            <w:vAlign w:val="center"/>
          </w:tcPr>
          <w:p w14:paraId="750F39CA" w14:textId="17B515F8" w:rsidR="00FE3D2C" w:rsidRPr="00F2299A" w:rsidRDefault="00FE3D2C" w:rsidP="006B6063">
            <w:r>
              <w:t>ReferralType.</w:t>
            </w:r>
            <w:r w:rsidR="004C66FC">
              <w:t>referralReason</w:t>
            </w:r>
          </w:p>
        </w:tc>
        <w:tc>
          <w:tcPr>
            <w:tcW w:w="2977" w:type="dxa"/>
            <w:vAlign w:val="center"/>
          </w:tcPr>
          <w:p w14:paraId="6428FE68" w14:textId="77777777" w:rsidR="00FE3D2C" w:rsidRPr="00F2299A" w:rsidRDefault="00FE3D2C" w:rsidP="006B6063">
            <w:pPr>
              <w:rPr>
                <w:rFonts w:cs="Arial"/>
                <w:szCs w:val="20"/>
              </w:rPr>
            </w:pPr>
            <w:r w:rsidRPr="000C2578">
              <w:rPr>
                <w:rFonts w:cs="Arial"/>
                <w:szCs w:val="20"/>
              </w:rPr>
              <w:t>Hälsofråga.fråga</w:t>
            </w:r>
          </w:p>
        </w:tc>
        <w:tc>
          <w:tcPr>
            <w:tcW w:w="4111" w:type="dxa"/>
            <w:vAlign w:val="center"/>
          </w:tcPr>
          <w:p w14:paraId="13B4B7B9" w14:textId="5F4A3FC7" w:rsidR="00FE3D2C" w:rsidRPr="00F2299A" w:rsidRDefault="006B6063" w:rsidP="006B6063">
            <w:r>
              <w:t>ImagingOutcome</w:t>
            </w:r>
            <w:r w:rsidR="00FE3D2C">
              <w:t>/</w:t>
            </w:r>
            <w:r w:rsidR="00FB7B9E">
              <w:t>ImagingOutcomeBody</w:t>
            </w:r>
            <w:r w:rsidR="00FE3D2C">
              <w:t>/</w:t>
            </w:r>
            <w:r w:rsidR="006736AE">
              <w:t>Referral</w:t>
            </w:r>
            <w:r w:rsidR="00FE3D2C">
              <w:t>/</w:t>
            </w:r>
            <w:r w:rsidR="004C66FC">
              <w:t>referralReason</w:t>
            </w:r>
          </w:p>
        </w:tc>
      </w:tr>
      <w:tr w:rsidR="00FE3D2C" w:rsidRPr="00F2299A" w14:paraId="0D4A2E96" w14:textId="77777777" w:rsidTr="006B6063">
        <w:trPr>
          <w:trHeight w:val="397"/>
        </w:trPr>
        <w:tc>
          <w:tcPr>
            <w:tcW w:w="1809" w:type="dxa"/>
            <w:vAlign w:val="center"/>
          </w:tcPr>
          <w:p w14:paraId="65221EA6" w14:textId="77777777" w:rsidR="00FE3D2C" w:rsidRPr="00F2299A" w:rsidRDefault="00FE3D2C" w:rsidP="006B6063">
            <w:r>
              <w:t>ReferralType.anamnesis</w:t>
            </w:r>
          </w:p>
        </w:tc>
        <w:tc>
          <w:tcPr>
            <w:tcW w:w="2977" w:type="dxa"/>
            <w:vAlign w:val="center"/>
          </w:tcPr>
          <w:p w14:paraId="68FEC562" w14:textId="77777777" w:rsidR="00FE3D2C" w:rsidRPr="00F2299A" w:rsidRDefault="00FE3D2C" w:rsidP="006B6063">
            <w:pPr>
              <w:rPr>
                <w:szCs w:val="20"/>
              </w:rPr>
            </w:pPr>
            <w:r>
              <w:rPr>
                <w:szCs w:val="20"/>
              </w:rPr>
              <w:t>Patientens hälsoöversikt.</w:t>
            </w:r>
            <w:r w:rsidRPr="000C2578">
              <w:rPr>
                <w:szCs w:val="20"/>
              </w:rPr>
              <w:t>aktuell tidigare</w:t>
            </w:r>
          </w:p>
        </w:tc>
        <w:tc>
          <w:tcPr>
            <w:tcW w:w="4111" w:type="dxa"/>
            <w:vAlign w:val="center"/>
          </w:tcPr>
          <w:p w14:paraId="10E71CD7" w14:textId="3C080382" w:rsidR="00FE3D2C" w:rsidRPr="00F2299A" w:rsidRDefault="006B6063" w:rsidP="006B6063">
            <w:r>
              <w:t>ImagingOutcome</w:t>
            </w:r>
            <w:r w:rsidR="00FE3D2C">
              <w:t>/</w:t>
            </w:r>
            <w:r w:rsidR="00FB7B9E">
              <w:t>ImagingOutcomeBody</w:t>
            </w:r>
            <w:r w:rsidR="00FE3D2C">
              <w:t>/</w:t>
            </w:r>
            <w:r w:rsidR="006736AE">
              <w:t>Referral</w:t>
            </w:r>
            <w:r w:rsidR="00FE3D2C">
              <w:t>/anamnesis</w:t>
            </w:r>
          </w:p>
        </w:tc>
      </w:tr>
      <w:tr w:rsidR="00FE3D2C" w:rsidRPr="00F2299A" w14:paraId="7150C89F" w14:textId="77777777" w:rsidTr="006B6063">
        <w:trPr>
          <w:trHeight w:val="397"/>
        </w:trPr>
        <w:tc>
          <w:tcPr>
            <w:tcW w:w="1809" w:type="dxa"/>
            <w:vAlign w:val="center"/>
          </w:tcPr>
          <w:p w14:paraId="71E9F918" w14:textId="77777777" w:rsidR="00FE3D2C" w:rsidRPr="00F2299A" w:rsidRDefault="00FE3D2C" w:rsidP="006B6063">
            <w:r>
              <w:t>ReferralType.careContactId</w:t>
            </w:r>
          </w:p>
        </w:tc>
        <w:tc>
          <w:tcPr>
            <w:tcW w:w="2977" w:type="dxa"/>
            <w:vAlign w:val="center"/>
          </w:tcPr>
          <w:p w14:paraId="38060E4C" w14:textId="77777777" w:rsidR="00FE3D2C" w:rsidRPr="00F2299A" w:rsidRDefault="00FE3D2C" w:rsidP="006B6063">
            <w:pPr>
              <w:rPr>
                <w:szCs w:val="20"/>
              </w:rPr>
            </w:pPr>
            <w:r>
              <w:rPr>
                <w:szCs w:val="20"/>
              </w:rPr>
              <w:t>Kontakt.kontakt_id</w:t>
            </w:r>
          </w:p>
        </w:tc>
        <w:tc>
          <w:tcPr>
            <w:tcW w:w="4111" w:type="dxa"/>
            <w:vAlign w:val="center"/>
          </w:tcPr>
          <w:p w14:paraId="5B5F47C2" w14:textId="0C10184D" w:rsidR="00FE3D2C" w:rsidRPr="00F2299A" w:rsidRDefault="006B6063" w:rsidP="006B6063">
            <w:r>
              <w:t>ImagingOutcome</w:t>
            </w:r>
            <w:r w:rsidR="00FE3D2C">
              <w:t>/</w:t>
            </w:r>
            <w:r w:rsidR="00FB7B9E">
              <w:t>ImagingOutcomeBody</w:t>
            </w:r>
            <w:r w:rsidR="00FE3D2C">
              <w:t>/</w:t>
            </w:r>
            <w:r w:rsidR="006736AE">
              <w:t>Referral</w:t>
            </w:r>
            <w:r w:rsidR="00FE3D2C">
              <w:t>/careContactId</w:t>
            </w:r>
          </w:p>
        </w:tc>
      </w:tr>
      <w:tr w:rsidR="00FE3D2C" w:rsidRPr="00100F5C" w14:paraId="31044EF5" w14:textId="77777777" w:rsidTr="006B6063">
        <w:trPr>
          <w:trHeight w:val="397"/>
        </w:trPr>
        <w:tc>
          <w:tcPr>
            <w:tcW w:w="1809" w:type="dxa"/>
            <w:vAlign w:val="center"/>
          </w:tcPr>
          <w:p w14:paraId="432D7239" w14:textId="77777777" w:rsidR="00FE3D2C" w:rsidRPr="00F2299A" w:rsidRDefault="00FE3D2C" w:rsidP="006B6063">
            <w:r>
              <w:t>HealthcareProfessionalType.authorTime</w:t>
            </w:r>
          </w:p>
        </w:tc>
        <w:tc>
          <w:tcPr>
            <w:tcW w:w="2977" w:type="dxa"/>
            <w:vAlign w:val="center"/>
          </w:tcPr>
          <w:p w14:paraId="4183D54A"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799A56E4" w14:textId="4C9A625D"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/authorTime</w:t>
            </w:r>
          </w:p>
        </w:tc>
      </w:tr>
      <w:tr w:rsidR="00FE3D2C" w:rsidRPr="00100F5C" w14:paraId="50D7D205" w14:textId="77777777" w:rsidTr="006B6063">
        <w:trPr>
          <w:trHeight w:val="397"/>
        </w:trPr>
        <w:tc>
          <w:tcPr>
            <w:tcW w:w="1809" w:type="dxa"/>
            <w:vAlign w:val="center"/>
          </w:tcPr>
          <w:p w14:paraId="0D55D6A9" w14:textId="77777777" w:rsidR="00FE3D2C" w:rsidRPr="00F2299A" w:rsidRDefault="00FE3D2C" w:rsidP="006B6063">
            <w:r>
              <w:t>HealthcareProfessionalType.healthcareProfessionalHSAId</w:t>
            </w:r>
          </w:p>
        </w:tc>
        <w:tc>
          <w:tcPr>
            <w:tcW w:w="2977" w:type="dxa"/>
            <w:vAlign w:val="center"/>
          </w:tcPr>
          <w:p w14:paraId="3118DA14" w14:textId="77777777" w:rsidR="00FE3D2C" w:rsidRPr="00F2299A" w:rsidRDefault="00FE3D2C" w:rsidP="006B6063">
            <w:pPr>
              <w:rPr>
                <w:rFonts w:cs="Arial"/>
                <w:szCs w:val="20"/>
              </w:rPr>
            </w:pPr>
            <w:r w:rsidRPr="00CC412F">
              <w:rPr>
                <w:rFonts w:cs="Arial"/>
                <w:spacing w:val="-1"/>
              </w:rPr>
              <w:t>Vård- och omsorgsutövare.personal id</w:t>
            </w:r>
          </w:p>
        </w:tc>
        <w:tc>
          <w:tcPr>
            <w:tcW w:w="4111" w:type="dxa"/>
            <w:vAlign w:val="center"/>
          </w:tcPr>
          <w:p w14:paraId="2172EC16" w14:textId="2E549F9F"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/healthcareProfessionalHSAId</w:t>
            </w:r>
          </w:p>
        </w:tc>
      </w:tr>
      <w:tr w:rsidR="00FE3D2C" w:rsidRPr="00100F5C" w14:paraId="22FEF4BD" w14:textId="77777777" w:rsidTr="006B6063">
        <w:trPr>
          <w:trHeight w:val="397"/>
        </w:trPr>
        <w:tc>
          <w:tcPr>
            <w:tcW w:w="1809" w:type="dxa"/>
            <w:vAlign w:val="center"/>
          </w:tcPr>
          <w:p w14:paraId="02A0F558" w14:textId="77777777" w:rsidR="00FE3D2C" w:rsidRPr="00F2299A" w:rsidRDefault="00FE3D2C" w:rsidP="006B6063">
            <w:r>
              <w:t>HealthcareProfessionalType.healthcareProfessionalName</w:t>
            </w:r>
          </w:p>
        </w:tc>
        <w:tc>
          <w:tcPr>
            <w:tcW w:w="2977" w:type="dxa"/>
            <w:vAlign w:val="center"/>
          </w:tcPr>
          <w:p w14:paraId="73F0D72E" w14:textId="77777777" w:rsidR="00FE3D2C" w:rsidRPr="00F2299A" w:rsidRDefault="00FE3D2C" w:rsidP="006B6063">
            <w:pPr>
              <w:rPr>
                <w:rFonts w:cs="Arial"/>
                <w:szCs w:val="20"/>
              </w:rPr>
            </w:pPr>
            <w:r w:rsidRPr="00CC412F">
              <w:rPr>
                <w:rFonts w:cs="Arial"/>
                <w:spacing w:val="-1"/>
              </w:rPr>
              <w:t>Vård- och omsorgsutövare.personal namn</w:t>
            </w:r>
          </w:p>
        </w:tc>
        <w:tc>
          <w:tcPr>
            <w:tcW w:w="4111" w:type="dxa"/>
            <w:vAlign w:val="center"/>
          </w:tcPr>
          <w:p w14:paraId="797BF1FA" w14:textId="62A564E0"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/healthcareProfessionalName</w:t>
            </w:r>
          </w:p>
        </w:tc>
      </w:tr>
      <w:tr w:rsidR="00FE3D2C" w:rsidRPr="00100F5C" w14:paraId="1C05B287" w14:textId="77777777" w:rsidTr="006B6063">
        <w:trPr>
          <w:trHeight w:val="397"/>
        </w:trPr>
        <w:tc>
          <w:tcPr>
            <w:tcW w:w="1809" w:type="dxa"/>
            <w:vAlign w:val="center"/>
          </w:tcPr>
          <w:p w14:paraId="29FFC650" w14:textId="77777777" w:rsidR="00FE3D2C" w:rsidRPr="00F2299A" w:rsidRDefault="00FE3D2C" w:rsidP="006B6063">
            <w:r>
              <w:t>HealthcareProfessionalType.healthcareProfessionalRoleCode</w:t>
            </w:r>
          </w:p>
        </w:tc>
        <w:tc>
          <w:tcPr>
            <w:tcW w:w="2977" w:type="dxa"/>
            <w:vAlign w:val="center"/>
          </w:tcPr>
          <w:p w14:paraId="5467A1C2"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26B5803F" w14:textId="0D54C6AF"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/healthcareProfessionalRoleCode</w:t>
            </w:r>
          </w:p>
        </w:tc>
      </w:tr>
      <w:tr w:rsidR="00FE3D2C" w:rsidRPr="00100F5C" w14:paraId="1CEFEA5E" w14:textId="77777777" w:rsidTr="006B6063">
        <w:trPr>
          <w:trHeight w:val="397"/>
        </w:trPr>
        <w:tc>
          <w:tcPr>
            <w:tcW w:w="1809" w:type="dxa"/>
            <w:vAlign w:val="center"/>
          </w:tcPr>
          <w:p w14:paraId="219E9D04" w14:textId="77777777" w:rsidR="00FE3D2C" w:rsidRPr="00F2299A" w:rsidRDefault="00FE3D2C" w:rsidP="006B6063">
            <w:r>
              <w:t>HealthcareProfessionalType.healthcareProfessionalCareUnitHSAId</w:t>
            </w:r>
          </w:p>
        </w:tc>
        <w:tc>
          <w:tcPr>
            <w:tcW w:w="2977" w:type="dxa"/>
            <w:vAlign w:val="center"/>
          </w:tcPr>
          <w:p w14:paraId="5CFA703A" w14:textId="77777777" w:rsidR="00FE3D2C" w:rsidRPr="00F2299A" w:rsidRDefault="00FE3D2C" w:rsidP="006B6063">
            <w:pPr>
              <w:rPr>
                <w:rFonts w:cs="Arial"/>
                <w:spacing w:val="-1"/>
                <w:szCs w:val="20"/>
              </w:rPr>
            </w:pPr>
            <w:r w:rsidRPr="00CC412F">
              <w:rPr>
                <w:rFonts w:cs="Arial"/>
                <w:spacing w:val="-1"/>
              </w:rPr>
              <w:t>Vård- och omsorgsutövare.enhet id</w:t>
            </w:r>
          </w:p>
        </w:tc>
        <w:tc>
          <w:tcPr>
            <w:tcW w:w="4111" w:type="dxa"/>
            <w:vAlign w:val="center"/>
          </w:tcPr>
          <w:p w14:paraId="0EB04FBE" w14:textId="09D0345C"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/healthcareProfessionalCareUnitHSAId</w:t>
            </w:r>
          </w:p>
        </w:tc>
      </w:tr>
      <w:tr w:rsidR="00FE3D2C" w:rsidRPr="00100F5C" w14:paraId="343042B4" w14:textId="77777777" w:rsidTr="006B6063">
        <w:trPr>
          <w:trHeight w:val="397"/>
        </w:trPr>
        <w:tc>
          <w:tcPr>
            <w:tcW w:w="1809" w:type="dxa"/>
            <w:vAlign w:val="center"/>
          </w:tcPr>
          <w:p w14:paraId="3AFED06C" w14:textId="77777777" w:rsidR="00FE3D2C" w:rsidRPr="00F2299A" w:rsidRDefault="00FE3D2C" w:rsidP="006B6063">
            <w:r>
              <w:t>HealthcareProfessionalType.healthcareProfessionalCareGiverHSAId</w:t>
            </w:r>
          </w:p>
        </w:tc>
        <w:tc>
          <w:tcPr>
            <w:tcW w:w="2977" w:type="dxa"/>
            <w:vAlign w:val="center"/>
          </w:tcPr>
          <w:p w14:paraId="5C8E8285" w14:textId="77777777" w:rsidR="00FE3D2C" w:rsidRPr="00F2299A" w:rsidRDefault="00FE3D2C" w:rsidP="006B6063">
            <w:pPr>
              <w:rPr>
                <w:rFonts w:cs="Arial"/>
                <w:spacing w:val="-1"/>
                <w:szCs w:val="20"/>
              </w:rPr>
            </w:pPr>
            <w:r w:rsidRPr="00FE4868">
              <w:rPr>
                <w:rFonts w:cs="Arial"/>
                <w:spacing w:val="-1"/>
                <w:szCs w:val="20"/>
              </w:rPr>
              <w:t>Informationsresurs.vårdgivare id</w:t>
            </w:r>
          </w:p>
        </w:tc>
        <w:tc>
          <w:tcPr>
            <w:tcW w:w="4111" w:type="dxa"/>
            <w:vAlign w:val="center"/>
          </w:tcPr>
          <w:p w14:paraId="62320680" w14:textId="1A43DB85"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/healthcareProfessionalCareGiverHSAId</w:t>
            </w:r>
          </w:p>
        </w:tc>
      </w:tr>
      <w:tr w:rsidR="00FE3D2C" w:rsidRPr="00100F5C" w14:paraId="05987C9D" w14:textId="77777777" w:rsidTr="006B6063">
        <w:trPr>
          <w:trHeight w:val="397"/>
        </w:trPr>
        <w:tc>
          <w:tcPr>
            <w:tcW w:w="1809" w:type="dxa"/>
            <w:vAlign w:val="center"/>
          </w:tcPr>
          <w:p w14:paraId="3A7BC3F0" w14:textId="77777777" w:rsidR="00FE3D2C" w:rsidRPr="00F2299A" w:rsidRDefault="00FE3D2C" w:rsidP="006B6063">
            <w:r>
              <w:t>OrgUnitType.orgUnitHSAId</w:t>
            </w:r>
          </w:p>
        </w:tc>
        <w:tc>
          <w:tcPr>
            <w:tcW w:w="2977" w:type="dxa"/>
            <w:vAlign w:val="center"/>
          </w:tcPr>
          <w:p w14:paraId="3918B225" w14:textId="77777777" w:rsidR="00FE3D2C" w:rsidRPr="00F2299A" w:rsidRDefault="00FE3D2C" w:rsidP="006B6063">
            <w:pPr>
              <w:rPr>
                <w:rFonts w:cs="Arial"/>
                <w:spacing w:val="-1"/>
                <w:szCs w:val="20"/>
              </w:rPr>
            </w:pPr>
            <w:r w:rsidRPr="00CC412F">
              <w:rPr>
                <w:rFonts w:cs="Arial"/>
                <w:spacing w:val="-1"/>
              </w:rPr>
              <w:t>Vård- och omsorgsutövare.enhet id</w:t>
            </w:r>
          </w:p>
        </w:tc>
        <w:tc>
          <w:tcPr>
            <w:tcW w:w="4111" w:type="dxa"/>
            <w:vAlign w:val="center"/>
          </w:tcPr>
          <w:p w14:paraId="0376F4C3" w14:textId="6E570595"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/orgUnitHSAId</w:t>
            </w:r>
          </w:p>
        </w:tc>
      </w:tr>
      <w:tr w:rsidR="00FE3D2C" w:rsidRPr="00100F5C" w14:paraId="0F5575C9" w14:textId="77777777" w:rsidTr="006B6063">
        <w:trPr>
          <w:trHeight w:val="397"/>
        </w:trPr>
        <w:tc>
          <w:tcPr>
            <w:tcW w:w="1809" w:type="dxa"/>
            <w:vAlign w:val="center"/>
          </w:tcPr>
          <w:p w14:paraId="45F1471C" w14:textId="77777777" w:rsidR="00FE3D2C" w:rsidRPr="00F2299A" w:rsidRDefault="00FE3D2C" w:rsidP="006B6063">
            <w:r>
              <w:t>OrgUnitType.orgUnitName</w:t>
            </w:r>
          </w:p>
        </w:tc>
        <w:tc>
          <w:tcPr>
            <w:tcW w:w="2977" w:type="dxa"/>
            <w:vAlign w:val="center"/>
          </w:tcPr>
          <w:p w14:paraId="5441E03A" w14:textId="77777777" w:rsidR="00FE3D2C" w:rsidRPr="00F2299A" w:rsidRDefault="00FE3D2C" w:rsidP="006B6063">
            <w:pPr>
              <w:rPr>
                <w:rFonts w:cs="Arial"/>
                <w:spacing w:val="-1"/>
                <w:szCs w:val="20"/>
              </w:rPr>
            </w:pPr>
            <w:r w:rsidRPr="00CC412F">
              <w:rPr>
                <w:rFonts w:cs="Arial"/>
                <w:spacing w:val="-1"/>
              </w:rPr>
              <w:t>Vård- och omsorgsutövare.enhet namn</w:t>
            </w:r>
          </w:p>
        </w:tc>
        <w:tc>
          <w:tcPr>
            <w:tcW w:w="4111" w:type="dxa"/>
            <w:vAlign w:val="center"/>
          </w:tcPr>
          <w:p w14:paraId="7E43EFDA" w14:textId="50DB4617"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/orgUnitName</w:t>
            </w:r>
          </w:p>
        </w:tc>
      </w:tr>
      <w:tr w:rsidR="00FE3D2C" w:rsidRPr="00100F5C" w14:paraId="207ACA8A" w14:textId="77777777" w:rsidTr="006B6063">
        <w:trPr>
          <w:trHeight w:val="397"/>
        </w:trPr>
        <w:tc>
          <w:tcPr>
            <w:tcW w:w="1809" w:type="dxa"/>
            <w:vAlign w:val="center"/>
          </w:tcPr>
          <w:p w14:paraId="5C944F99" w14:textId="77777777" w:rsidR="00FE3D2C" w:rsidRPr="00F2299A" w:rsidRDefault="00FE3D2C" w:rsidP="006B6063">
            <w:r>
              <w:t>OrgUnitType.orgUnitTelecom</w:t>
            </w:r>
          </w:p>
        </w:tc>
        <w:tc>
          <w:tcPr>
            <w:tcW w:w="2977" w:type="dxa"/>
            <w:vAlign w:val="center"/>
          </w:tcPr>
          <w:p w14:paraId="40BE8789" w14:textId="77777777" w:rsidR="00FE3D2C" w:rsidRPr="00F2299A" w:rsidRDefault="00FE3D2C" w:rsidP="006B6063">
            <w:pPr>
              <w:rPr>
                <w:rFonts w:cs="Arial"/>
                <w:spacing w:val="-1"/>
                <w:szCs w:val="20"/>
              </w:rPr>
            </w:pPr>
            <w:r w:rsidRPr="00CC412F">
              <w:rPr>
                <w:rFonts w:cs="Arial"/>
              </w:rPr>
              <w:t>Tele och eKommunikation.tele ekom adress</w:t>
            </w:r>
          </w:p>
        </w:tc>
        <w:tc>
          <w:tcPr>
            <w:tcW w:w="4111" w:type="dxa"/>
            <w:vAlign w:val="center"/>
          </w:tcPr>
          <w:p w14:paraId="68625C46" w14:textId="773C1E02"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/orgUnitTelecom</w:t>
            </w:r>
          </w:p>
        </w:tc>
      </w:tr>
      <w:tr w:rsidR="00FE3D2C" w:rsidRPr="00100F5C" w14:paraId="0F3017D3" w14:textId="77777777" w:rsidTr="006B6063">
        <w:trPr>
          <w:trHeight w:val="397"/>
        </w:trPr>
        <w:tc>
          <w:tcPr>
            <w:tcW w:w="1809" w:type="dxa"/>
            <w:vAlign w:val="center"/>
          </w:tcPr>
          <w:p w14:paraId="21B8D332" w14:textId="77777777" w:rsidR="00FE3D2C" w:rsidRPr="00F2299A" w:rsidRDefault="00FE3D2C" w:rsidP="006B6063">
            <w:r>
              <w:t>OrgUnitType.orgUnitEmail</w:t>
            </w:r>
          </w:p>
        </w:tc>
        <w:tc>
          <w:tcPr>
            <w:tcW w:w="2977" w:type="dxa"/>
            <w:vAlign w:val="center"/>
          </w:tcPr>
          <w:p w14:paraId="4A8AEE72" w14:textId="77777777" w:rsidR="00FE3D2C" w:rsidRPr="00F2299A" w:rsidRDefault="00FE3D2C" w:rsidP="006B6063">
            <w:pPr>
              <w:rPr>
                <w:rFonts w:cs="Arial"/>
                <w:szCs w:val="20"/>
              </w:rPr>
            </w:pPr>
            <w:r w:rsidRPr="00CC412F">
              <w:rPr>
                <w:rFonts w:cs="Arial"/>
              </w:rPr>
              <w:t>Tele och eKommunikation.tele ekom adress</w:t>
            </w:r>
          </w:p>
        </w:tc>
        <w:tc>
          <w:tcPr>
            <w:tcW w:w="4111" w:type="dxa"/>
            <w:vAlign w:val="center"/>
          </w:tcPr>
          <w:p w14:paraId="4EEA579E" w14:textId="4BFCB6E4"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/orgUnitEmail</w:t>
            </w:r>
          </w:p>
        </w:tc>
      </w:tr>
      <w:tr w:rsidR="00FE3D2C" w:rsidRPr="00100F5C" w14:paraId="54C49ABB" w14:textId="77777777" w:rsidTr="006B6063">
        <w:trPr>
          <w:trHeight w:val="397"/>
        </w:trPr>
        <w:tc>
          <w:tcPr>
            <w:tcW w:w="1809" w:type="dxa"/>
            <w:vAlign w:val="center"/>
          </w:tcPr>
          <w:p w14:paraId="430EC1CF" w14:textId="77777777" w:rsidR="00FE3D2C" w:rsidRPr="00F2299A" w:rsidRDefault="00FE3D2C" w:rsidP="006B6063">
            <w:r>
              <w:t>OrgUnitType.orgUnitAddress</w:t>
            </w:r>
          </w:p>
        </w:tc>
        <w:tc>
          <w:tcPr>
            <w:tcW w:w="2977" w:type="dxa"/>
            <w:vAlign w:val="center"/>
          </w:tcPr>
          <w:p w14:paraId="282DF8F8" w14:textId="77777777" w:rsidR="00FE3D2C" w:rsidRPr="00CC412F" w:rsidRDefault="00FE3D2C" w:rsidP="006B6063">
            <w:pPr>
              <w:rPr>
                <w:rFonts w:cs="Arial"/>
                <w:spacing w:val="-1"/>
              </w:rPr>
            </w:pPr>
            <w:r w:rsidRPr="00CC412F">
              <w:rPr>
                <w:rFonts w:cs="Arial"/>
                <w:spacing w:val="-1"/>
              </w:rPr>
              <w:t>Adress.adress 1,</w:t>
            </w:r>
          </w:p>
          <w:p w14:paraId="06B5029C" w14:textId="77777777" w:rsidR="00FE3D2C" w:rsidRPr="00CC412F" w:rsidRDefault="00FE3D2C" w:rsidP="006B6063">
            <w:pPr>
              <w:rPr>
                <w:rFonts w:cs="Arial"/>
                <w:spacing w:val="-1"/>
              </w:rPr>
            </w:pPr>
            <w:r w:rsidRPr="00CC412F">
              <w:rPr>
                <w:rFonts w:cs="Arial"/>
                <w:spacing w:val="-1"/>
              </w:rPr>
              <w:t>Adress.postnummer &amp;</w:t>
            </w:r>
          </w:p>
          <w:p w14:paraId="6931DD35" w14:textId="77777777" w:rsidR="00FE3D2C" w:rsidRPr="00F2299A" w:rsidRDefault="00FE3D2C" w:rsidP="006B6063">
            <w:pPr>
              <w:rPr>
                <w:rFonts w:cs="Arial"/>
                <w:spacing w:val="-1"/>
                <w:szCs w:val="20"/>
              </w:rPr>
            </w:pPr>
            <w:r w:rsidRPr="00CC412F">
              <w:rPr>
                <w:rFonts w:cs="Arial"/>
                <w:spacing w:val="-1"/>
              </w:rPr>
              <w:t>Adress.postort</w:t>
            </w:r>
          </w:p>
        </w:tc>
        <w:tc>
          <w:tcPr>
            <w:tcW w:w="4111" w:type="dxa"/>
            <w:vAlign w:val="center"/>
          </w:tcPr>
          <w:p w14:paraId="39001F7C" w14:textId="7EE04628"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/orgUnitAddress</w:t>
            </w:r>
          </w:p>
        </w:tc>
      </w:tr>
      <w:tr w:rsidR="00FE3D2C" w:rsidRPr="00100F5C" w14:paraId="6E37E900" w14:textId="77777777" w:rsidTr="006B6063">
        <w:trPr>
          <w:trHeight w:val="397"/>
        </w:trPr>
        <w:tc>
          <w:tcPr>
            <w:tcW w:w="1809" w:type="dxa"/>
            <w:vAlign w:val="center"/>
          </w:tcPr>
          <w:p w14:paraId="1570EB1A" w14:textId="77777777" w:rsidR="00FE3D2C" w:rsidRPr="00F2299A" w:rsidRDefault="00FE3D2C" w:rsidP="006B6063">
            <w:r>
              <w:t>OrgUnitType.orgUnitLocation</w:t>
            </w:r>
          </w:p>
        </w:tc>
        <w:tc>
          <w:tcPr>
            <w:tcW w:w="2977" w:type="dxa"/>
            <w:vAlign w:val="center"/>
          </w:tcPr>
          <w:p w14:paraId="27F7FEE4"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6FFA3E60" w14:textId="2CF8ABF2"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Pr>
                <w:lang w:val="en-US"/>
              </w:rPr>
              <w:t>AccountableHealthcareProfessional</w:t>
            </w:r>
            <w:r w:rsidR="00FE3D2C" w:rsidRPr="00100F5C">
              <w:rPr>
                <w:lang w:val="en-US"/>
              </w:rPr>
              <w:t>/</w:t>
            </w:r>
            <w:r>
              <w:rPr>
                <w:lang w:val="en-US"/>
              </w:rPr>
              <w:t>HealthcareProfessionalOrgUnit</w:t>
            </w:r>
            <w:r w:rsidR="00FE3D2C" w:rsidRPr="00100F5C">
              <w:rPr>
                <w:lang w:val="en-US"/>
              </w:rPr>
              <w:t>/orgUnitLocation</w:t>
            </w:r>
          </w:p>
        </w:tc>
      </w:tr>
      <w:tr w:rsidR="00FE3D2C" w:rsidRPr="00100F5C" w14:paraId="1581B6D4" w14:textId="77777777" w:rsidTr="006B6063">
        <w:trPr>
          <w:trHeight w:val="397"/>
        </w:trPr>
        <w:tc>
          <w:tcPr>
            <w:tcW w:w="1809" w:type="dxa"/>
            <w:vAlign w:val="center"/>
          </w:tcPr>
          <w:p w14:paraId="71F29637" w14:textId="77777777" w:rsidR="00FE3D2C" w:rsidRPr="00296E5F" w:rsidRDefault="00FE3D2C" w:rsidP="006B6063">
            <w:r w:rsidRPr="00296E5F">
              <w:t>LegalAuthenticatorType.signatureTime</w:t>
            </w:r>
          </w:p>
        </w:tc>
        <w:tc>
          <w:tcPr>
            <w:tcW w:w="2977" w:type="dxa"/>
            <w:vAlign w:val="center"/>
          </w:tcPr>
          <w:p w14:paraId="0279A782" w14:textId="77777777" w:rsidR="00FE3D2C" w:rsidRPr="00296E5F" w:rsidRDefault="00FE3D2C" w:rsidP="006B6063">
            <w:pPr>
              <w:rPr>
                <w:rFonts w:cs="Arial"/>
                <w:szCs w:val="20"/>
              </w:rPr>
            </w:pPr>
            <w:r w:rsidRPr="00296E5F">
              <w:rPr>
                <w:rFonts w:cs="Arial"/>
                <w:i/>
                <w:color w:val="FF0000"/>
              </w:rPr>
              <w:t>Saknar motsvarighet i V-TIM 2.2</w:t>
            </w:r>
          </w:p>
        </w:tc>
        <w:tc>
          <w:tcPr>
            <w:tcW w:w="4111" w:type="dxa"/>
            <w:vAlign w:val="center"/>
          </w:tcPr>
          <w:p w14:paraId="101BCC85" w14:textId="5A610957" w:rsidR="00FE3D2C" w:rsidRPr="00100F5C" w:rsidRDefault="006B6063" w:rsidP="00706EFF">
            <w:pPr>
              <w:rPr>
                <w:lang w:val="en-US"/>
              </w:rPr>
            </w:pPr>
            <w:r>
              <w:rPr>
                <w:lang w:val="en-US"/>
              </w:rPr>
              <w:t>ImagingOutcome</w:t>
            </w:r>
            <w:r w:rsidR="00FE3D2C" w:rsidRPr="00296E5F">
              <w:rPr>
                <w:lang w:val="en-US"/>
              </w:rPr>
              <w:t>/</w:t>
            </w:r>
            <w:r w:rsidR="00FB7B9E">
              <w:rPr>
                <w:lang w:val="en-US"/>
              </w:rPr>
              <w:t>ImagingOutcomeBody</w:t>
            </w:r>
            <w:r w:rsidR="00FE3D2C" w:rsidRPr="00296E5F">
              <w:rPr>
                <w:lang w:val="en-US"/>
              </w:rPr>
              <w:t>/</w:t>
            </w:r>
            <w:r w:rsidR="006736AE">
              <w:rPr>
                <w:lang w:val="en-US"/>
              </w:rPr>
              <w:t>Referral</w:t>
            </w:r>
            <w:r w:rsidR="00FE3D2C" w:rsidRPr="00296E5F">
              <w:rPr>
                <w:lang w:val="en-US"/>
              </w:rPr>
              <w:t>/</w:t>
            </w:r>
            <w:r w:rsidR="00706EFF">
              <w:rPr>
                <w:lang w:val="en-US"/>
              </w:rPr>
              <w:t>Attested</w:t>
            </w:r>
            <w:r w:rsidR="00FE3D2C" w:rsidRPr="00296E5F">
              <w:rPr>
                <w:lang w:val="en-US"/>
              </w:rPr>
              <w:t>/signatureTime</w:t>
            </w:r>
          </w:p>
        </w:tc>
      </w:tr>
      <w:tr w:rsidR="00FE3D2C" w:rsidRPr="00100F5C" w14:paraId="1592DF5D" w14:textId="77777777" w:rsidTr="006B6063">
        <w:trPr>
          <w:trHeight w:val="397"/>
        </w:trPr>
        <w:tc>
          <w:tcPr>
            <w:tcW w:w="1809" w:type="dxa"/>
            <w:vAlign w:val="center"/>
          </w:tcPr>
          <w:p w14:paraId="2C4FA973" w14:textId="77777777" w:rsidR="00FE3D2C" w:rsidRPr="00F2299A" w:rsidRDefault="00FE3D2C" w:rsidP="006B6063">
            <w:r>
              <w:t>LegalAuthenticatorType.legalAuthenticatorHSAId</w:t>
            </w:r>
          </w:p>
        </w:tc>
        <w:tc>
          <w:tcPr>
            <w:tcW w:w="2977" w:type="dxa"/>
            <w:vAlign w:val="center"/>
          </w:tcPr>
          <w:p w14:paraId="072470BB" w14:textId="77777777" w:rsidR="00FE3D2C" w:rsidRPr="00F2299A" w:rsidRDefault="00FE3D2C" w:rsidP="006B6063">
            <w:pPr>
              <w:rPr>
                <w:rFonts w:eastAsia="Arial Unicode MS" w:cs="Arial"/>
                <w:szCs w:val="20"/>
              </w:rPr>
            </w:pPr>
            <w:r w:rsidRPr="00CC412F">
              <w:rPr>
                <w:rFonts w:cs="Arial"/>
                <w:spacing w:val="-1"/>
              </w:rPr>
              <w:t>Vård- och omsorgsutövare.personal id</w:t>
            </w:r>
          </w:p>
        </w:tc>
        <w:tc>
          <w:tcPr>
            <w:tcW w:w="4111" w:type="dxa"/>
            <w:vAlign w:val="center"/>
          </w:tcPr>
          <w:p w14:paraId="1C056225" w14:textId="7822DD60"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sidR="00706EFF">
              <w:rPr>
                <w:lang w:val="en-US"/>
              </w:rPr>
              <w:t>Attested</w:t>
            </w:r>
            <w:r w:rsidR="00FE3D2C" w:rsidRPr="00100F5C">
              <w:rPr>
                <w:lang w:val="en-US"/>
              </w:rPr>
              <w:t>/legalAuthenticatorHSAId</w:t>
            </w:r>
          </w:p>
        </w:tc>
      </w:tr>
      <w:tr w:rsidR="00FE3D2C" w:rsidRPr="00100F5C" w14:paraId="27664D4A" w14:textId="77777777" w:rsidTr="006B6063">
        <w:trPr>
          <w:trHeight w:val="397"/>
        </w:trPr>
        <w:tc>
          <w:tcPr>
            <w:tcW w:w="1809" w:type="dxa"/>
            <w:vAlign w:val="center"/>
          </w:tcPr>
          <w:p w14:paraId="3E8FB5EC" w14:textId="77777777" w:rsidR="00FE3D2C" w:rsidRPr="00F2299A" w:rsidRDefault="00FE3D2C" w:rsidP="006B6063">
            <w:r>
              <w:t>LegalAuthenticatorType.legalAuthenticatorName</w:t>
            </w:r>
          </w:p>
        </w:tc>
        <w:tc>
          <w:tcPr>
            <w:tcW w:w="2977" w:type="dxa"/>
            <w:vAlign w:val="center"/>
          </w:tcPr>
          <w:p w14:paraId="2A42EEFC" w14:textId="77777777" w:rsidR="00FE3D2C" w:rsidRPr="00F2299A" w:rsidRDefault="00FE3D2C" w:rsidP="006B6063">
            <w:pPr>
              <w:rPr>
                <w:rFonts w:cs="Arial"/>
                <w:spacing w:val="-1"/>
                <w:szCs w:val="20"/>
              </w:rPr>
            </w:pPr>
            <w:r w:rsidRPr="00CC412F">
              <w:rPr>
                <w:rFonts w:cs="Arial"/>
                <w:spacing w:val="-1"/>
              </w:rPr>
              <w:t>Vård- och omsorgsutövare.personal namn</w:t>
            </w:r>
          </w:p>
        </w:tc>
        <w:tc>
          <w:tcPr>
            <w:tcW w:w="4111" w:type="dxa"/>
            <w:vAlign w:val="center"/>
          </w:tcPr>
          <w:p w14:paraId="64D701A0" w14:textId="747498AB" w:rsidR="00FE3D2C" w:rsidRPr="00100F5C" w:rsidRDefault="006B6063" w:rsidP="00706EFF">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sidR="00706EFF">
              <w:rPr>
                <w:lang w:val="en-US"/>
              </w:rPr>
              <w:t>Attested</w:t>
            </w:r>
            <w:r w:rsidR="00FE3D2C" w:rsidRPr="00100F5C">
              <w:rPr>
                <w:lang w:val="en-US"/>
              </w:rPr>
              <w:t>/legalAuthenticatorName</w:t>
            </w:r>
          </w:p>
        </w:tc>
      </w:tr>
      <w:tr w:rsidR="00FE3D2C" w:rsidRPr="00100F5C" w14:paraId="7453AAD4" w14:textId="77777777" w:rsidTr="006B6063">
        <w:trPr>
          <w:trHeight w:val="397"/>
        </w:trPr>
        <w:tc>
          <w:tcPr>
            <w:tcW w:w="1809" w:type="dxa"/>
            <w:vAlign w:val="center"/>
          </w:tcPr>
          <w:p w14:paraId="1AAFD485" w14:textId="77777777" w:rsidR="00FE3D2C" w:rsidRPr="00F2299A" w:rsidRDefault="00FE3D2C" w:rsidP="006B6063">
            <w:r>
              <w:t>LegalAuthenticatorType.legalAuthenticatorRoleCode</w:t>
            </w:r>
          </w:p>
        </w:tc>
        <w:tc>
          <w:tcPr>
            <w:tcW w:w="2977" w:type="dxa"/>
            <w:vAlign w:val="center"/>
          </w:tcPr>
          <w:p w14:paraId="6678B47A"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3FB09512" w14:textId="1D155763" w:rsidR="00FE3D2C" w:rsidRPr="00F2299A" w:rsidRDefault="006B6063" w:rsidP="00706EFF">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Referral</w:t>
            </w:r>
            <w:r w:rsidR="00FE3D2C" w:rsidRPr="00100F5C">
              <w:rPr>
                <w:lang w:val="en-US"/>
              </w:rPr>
              <w:t>/</w:t>
            </w:r>
            <w:r w:rsidR="00706EFF">
              <w:rPr>
                <w:lang w:val="en-US"/>
              </w:rPr>
              <w:t>Attested</w:t>
            </w:r>
            <w:r w:rsidR="00FE3D2C" w:rsidRPr="00100F5C">
              <w:rPr>
                <w:lang w:val="en-US"/>
              </w:rPr>
              <w:t>/legalAuthenticatorRoleCode</w:t>
            </w:r>
          </w:p>
        </w:tc>
      </w:tr>
      <w:tr w:rsidR="00FE3D2C" w:rsidRPr="00F2299A" w14:paraId="56AA4758" w14:textId="77777777" w:rsidTr="006B6063">
        <w:trPr>
          <w:trHeight w:val="397"/>
        </w:trPr>
        <w:tc>
          <w:tcPr>
            <w:tcW w:w="1809" w:type="dxa"/>
            <w:vAlign w:val="center"/>
          </w:tcPr>
          <w:p w14:paraId="48CD784F" w14:textId="77777777" w:rsidR="00FE3D2C" w:rsidRPr="00F2299A" w:rsidRDefault="00FE3D2C" w:rsidP="006B6063">
            <w:r>
              <w:t>PatientDataType.patientWeight</w:t>
            </w:r>
          </w:p>
        </w:tc>
        <w:tc>
          <w:tcPr>
            <w:tcW w:w="2977" w:type="dxa"/>
            <w:vAlign w:val="center"/>
          </w:tcPr>
          <w:p w14:paraId="0D8D3AC1" w14:textId="77777777" w:rsidR="00FE3D2C" w:rsidRPr="00F2299A" w:rsidRDefault="00FE3D2C" w:rsidP="006B6063">
            <w:pPr>
              <w:rPr>
                <w:szCs w:val="20"/>
              </w:rPr>
            </w:pPr>
            <w:r w:rsidRPr="00595D70">
              <w:rPr>
                <w:szCs w:val="20"/>
              </w:rPr>
              <w:t>Observerat uppfattat tillstånd Värde</w:t>
            </w:r>
            <w:r>
              <w:rPr>
                <w:szCs w:val="20"/>
              </w:rPr>
              <w:t>.värde</w:t>
            </w:r>
          </w:p>
        </w:tc>
        <w:tc>
          <w:tcPr>
            <w:tcW w:w="4111" w:type="dxa"/>
            <w:vAlign w:val="center"/>
          </w:tcPr>
          <w:p w14:paraId="7E13BF99" w14:textId="314C5B83" w:rsidR="00FE3D2C" w:rsidRPr="00F2299A" w:rsidRDefault="006B6063" w:rsidP="006B6063">
            <w:pPr>
              <w:rPr>
                <w:lang w:val="en-US"/>
              </w:rPr>
            </w:pPr>
            <w:r>
              <w:t>ImagingOutcome</w:t>
            </w:r>
            <w:r w:rsidR="00FE3D2C">
              <w:t>/</w:t>
            </w:r>
            <w:r w:rsidR="00FB7B9E">
              <w:t>ImagingOutcomeBody</w:t>
            </w:r>
            <w:r w:rsidR="00FE3D2C">
              <w:t>/</w:t>
            </w:r>
            <w:r w:rsidR="006736AE">
              <w:t>PatientData</w:t>
            </w:r>
            <w:r w:rsidR="00FE3D2C">
              <w:t>/patientWeight</w:t>
            </w:r>
          </w:p>
        </w:tc>
      </w:tr>
      <w:tr w:rsidR="00FE3D2C" w:rsidRPr="00F2299A" w14:paraId="7DA37180" w14:textId="77777777" w:rsidTr="006B6063">
        <w:trPr>
          <w:trHeight w:val="397"/>
        </w:trPr>
        <w:tc>
          <w:tcPr>
            <w:tcW w:w="1809" w:type="dxa"/>
            <w:vAlign w:val="center"/>
          </w:tcPr>
          <w:p w14:paraId="5D7FD10F" w14:textId="77777777" w:rsidR="00FE3D2C" w:rsidRPr="00F2299A" w:rsidRDefault="00FE3D2C" w:rsidP="006B6063">
            <w:r>
              <w:t>PatientDataType.patientLength</w:t>
            </w:r>
          </w:p>
        </w:tc>
        <w:tc>
          <w:tcPr>
            <w:tcW w:w="2977" w:type="dxa"/>
            <w:vAlign w:val="center"/>
          </w:tcPr>
          <w:p w14:paraId="0B842157" w14:textId="77777777" w:rsidR="00FE3D2C" w:rsidRPr="00F2299A" w:rsidRDefault="00FE3D2C" w:rsidP="006B6063">
            <w:pPr>
              <w:rPr>
                <w:rFonts w:cs="Arial"/>
                <w:szCs w:val="20"/>
              </w:rPr>
            </w:pPr>
            <w:r w:rsidRPr="00595D70">
              <w:rPr>
                <w:szCs w:val="20"/>
              </w:rPr>
              <w:t>Observerat uppfattat tillstånd Värde</w:t>
            </w:r>
            <w:r>
              <w:rPr>
                <w:szCs w:val="20"/>
              </w:rPr>
              <w:t>.värde</w:t>
            </w:r>
          </w:p>
        </w:tc>
        <w:tc>
          <w:tcPr>
            <w:tcW w:w="4111" w:type="dxa"/>
            <w:vAlign w:val="center"/>
          </w:tcPr>
          <w:p w14:paraId="66FFC7DE" w14:textId="424E441F" w:rsidR="00FE3D2C" w:rsidRPr="00F2299A" w:rsidRDefault="006B6063" w:rsidP="006B6063">
            <w:r>
              <w:t>ImagingOutcome</w:t>
            </w:r>
            <w:r w:rsidR="00FE3D2C">
              <w:t>/</w:t>
            </w:r>
            <w:r w:rsidR="00FB7B9E">
              <w:t>ImagingOutcomeBody</w:t>
            </w:r>
            <w:r w:rsidR="00FE3D2C">
              <w:t>/</w:t>
            </w:r>
            <w:r w:rsidR="006736AE">
              <w:t>PatientData</w:t>
            </w:r>
            <w:r w:rsidR="00FE3D2C">
              <w:t>/patientLength</w:t>
            </w:r>
          </w:p>
        </w:tc>
      </w:tr>
      <w:tr w:rsidR="00FE3D2C" w:rsidRPr="00F2299A" w14:paraId="4BCF3E20" w14:textId="77777777" w:rsidTr="006B6063">
        <w:trPr>
          <w:trHeight w:val="397"/>
        </w:trPr>
        <w:tc>
          <w:tcPr>
            <w:tcW w:w="1809" w:type="dxa"/>
            <w:vAlign w:val="center"/>
          </w:tcPr>
          <w:p w14:paraId="02464440" w14:textId="77777777" w:rsidR="00FE3D2C" w:rsidRPr="00F2299A" w:rsidRDefault="00FE3D2C" w:rsidP="006B6063">
            <w:r>
              <w:t>ImageRecordingType.id</w:t>
            </w:r>
          </w:p>
        </w:tc>
        <w:tc>
          <w:tcPr>
            <w:tcW w:w="2977" w:type="dxa"/>
            <w:vAlign w:val="center"/>
          </w:tcPr>
          <w:p w14:paraId="5CB4EB65" w14:textId="77777777" w:rsidR="00FE3D2C" w:rsidRPr="00F2299A" w:rsidRDefault="00FE3D2C" w:rsidP="006B6063">
            <w:pPr>
              <w:rPr>
                <w:rFonts w:cs="Arial"/>
                <w:szCs w:val="20"/>
              </w:rPr>
            </w:pPr>
            <w:r>
              <w:rPr>
                <w:rFonts w:cs="Arial"/>
                <w:szCs w:val="20"/>
              </w:rPr>
              <w:t>Aktivitet.aktivitet_id</w:t>
            </w:r>
          </w:p>
        </w:tc>
        <w:tc>
          <w:tcPr>
            <w:tcW w:w="4111" w:type="dxa"/>
            <w:vAlign w:val="center"/>
          </w:tcPr>
          <w:p w14:paraId="23B7589D" w14:textId="7B8EE9B5" w:rsidR="00FE3D2C" w:rsidRPr="00F2299A" w:rsidRDefault="006B6063" w:rsidP="006B6063">
            <w:r>
              <w:t>ImagingOutcome</w:t>
            </w:r>
            <w:r w:rsidR="00FE3D2C">
              <w:t>/</w:t>
            </w:r>
            <w:r w:rsidR="00FB7B9E">
              <w:t>ImagingOutcomeBody</w:t>
            </w:r>
            <w:r w:rsidR="00FE3D2C">
              <w:t>/</w:t>
            </w:r>
            <w:r w:rsidR="006736AE">
              <w:t>ImageRecording</w:t>
            </w:r>
            <w:r w:rsidR="00FE3D2C">
              <w:t>/id</w:t>
            </w:r>
          </w:p>
        </w:tc>
      </w:tr>
      <w:tr w:rsidR="00FE3D2C" w:rsidRPr="00F2299A" w14:paraId="3F11A6D7" w14:textId="77777777" w:rsidTr="006B6063">
        <w:trPr>
          <w:trHeight w:val="397"/>
        </w:trPr>
        <w:tc>
          <w:tcPr>
            <w:tcW w:w="1809" w:type="dxa"/>
            <w:vAlign w:val="center"/>
          </w:tcPr>
          <w:p w14:paraId="688F2937" w14:textId="77777777" w:rsidR="00FE3D2C" w:rsidRPr="00F2299A" w:rsidRDefault="00FE3D2C" w:rsidP="006B6063">
            <w:r>
              <w:t>ImageRecordingType.examinationActivity</w:t>
            </w:r>
          </w:p>
        </w:tc>
        <w:tc>
          <w:tcPr>
            <w:tcW w:w="2977" w:type="dxa"/>
            <w:vAlign w:val="center"/>
          </w:tcPr>
          <w:p w14:paraId="572D09C8" w14:textId="77777777" w:rsidR="00FE3D2C" w:rsidRPr="00F2299A" w:rsidRDefault="00FE3D2C" w:rsidP="006B6063">
            <w:pPr>
              <w:rPr>
                <w:szCs w:val="20"/>
              </w:rPr>
            </w:pPr>
            <w:r>
              <w:rPr>
                <w:szCs w:val="20"/>
              </w:rPr>
              <w:t>Aktivitet.</w:t>
            </w:r>
            <w:r w:rsidRPr="0004532C">
              <w:rPr>
                <w:szCs w:val="20"/>
              </w:rPr>
              <w:t>aktivitetskod</w:t>
            </w:r>
          </w:p>
        </w:tc>
        <w:tc>
          <w:tcPr>
            <w:tcW w:w="4111" w:type="dxa"/>
            <w:vAlign w:val="center"/>
          </w:tcPr>
          <w:p w14:paraId="75DD1F96" w14:textId="46A4BEB0" w:rsidR="00FE3D2C" w:rsidRPr="00F2299A" w:rsidRDefault="006B6063" w:rsidP="006B6063">
            <w:r>
              <w:t>ImagingOutcome</w:t>
            </w:r>
            <w:r w:rsidR="00FE3D2C">
              <w:t>/</w:t>
            </w:r>
            <w:r w:rsidR="00FB7B9E">
              <w:t>ImagingOutcomeBody</w:t>
            </w:r>
            <w:r w:rsidR="00FE3D2C">
              <w:t>/</w:t>
            </w:r>
            <w:r w:rsidR="006736AE">
              <w:t>ImageRecording</w:t>
            </w:r>
            <w:r w:rsidR="00FE3D2C">
              <w:t>/examinationActivity</w:t>
            </w:r>
          </w:p>
        </w:tc>
      </w:tr>
      <w:tr w:rsidR="00FE3D2C" w:rsidRPr="00F2299A" w14:paraId="215AD3E2" w14:textId="77777777" w:rsidTr="006B6063">
        <w:trPr>
          <w:trHeight w:val="397"/>
        </w:trPr>
        <w:tc>
          <w:tcPr>
            <w:tcW w:w="1809" w:type="dxa"/>
            <w:vAlign w:val="center"/>
          </w:tcPr>
          <w:p w14:paraId="233A6EEF" w14:textId="33796290" w:rsidR="00FE3D2C" w:rsidRPr="00F2299A" w:rsidRDefault="00FE3D2C" w:rsidP="006B6063">
            <w:r>
              <w:t>ImageRecordingType.</w:t>
            </w:r>
            <w:r w:rsidR="006A1DB6">
              <w:t>examination</w:t>
            </w:r>
            <w:r>
              <w:t>TimePeriod</w:t>
            </w:r>
          </w:p>
        </w:tc>
        <w:tc>
          <w:tcPr>
            <w:tcW w:w="2977" w:type="dxa"/>
            <w:vAlign w:val="center"/>
          </w:tcPr>
          <w:p w14:paraId="13BE7EB9" w14:textId="77777777" w:rsidR="00FE3D2C" w:rsidRPr="00F2299A" w:rsidRDefault="00FE3D2C" w:rsidP="006B6063">
            <w:pPr>
              <w:rPr>
                <w:szCs w:val="20"/>
              </w:rPr>
            </w:pPr>
            <w:r>
              <w:rPr>
                <w:szCs w:val="20"/>
              </w:rPr>
              <w:t>Aktivitet.</w:t>
            </w:r>
            <w:r w:rsidRPr="0004532C">
              <w:rPr>
                <w:szCs w:val="20"/>
              </w:rPr>
              <w:t>aktivitet tid</w:t>
            </w:r>
          </w:p>
        </w:tc>
        <w:tc>
          <w:tcPr>
            <w:tcW w:w="4111" w:type="dxa"/>
            <w:vAlign w:val="center"/>
          </w:tcPr>
          <w:p w14:paraId="0E104605" w14:textId="34C21DAF" w:rsidR="00FE3D2C" w:rsidRPr="00F2299A" w:rsidRDefault="006B6063" w:rsidP="006B6063">
            <w:r>
              <w:t>ImagingOutcome</w:t>
            </w:r>
            <w:r w:rsidR="00FE3D2C">
              <w:t>/</w:t>
            </w:r>
            <w:r w:rsidR="00FB7B9E">
              <w:t>ImagingOutcomeBody</w:t>
            </w:r>
            <w:r w:rsidR="00FE3D2C">
              <w:t>/</w:t>
            </w:r>
            <w:r w:rsidR="006736AE">
              <w:t>ImageRecording</w:t>
            </w:r>
            <w:r w:rsidR="00FE3D2C">
              <w:t>/</w:t>
            </w:r>
            <w:r w:rsidR="006A1DB6">
              <w:t>examination</w:t>
            </w:r>
            <w:r w:rsidR="00FE3D2C">
              <w:t>TimePeriod</w:t>
            </w:r>
          </w:p>
        </w:tc>
      </w:tr>
      <w:tr w:rsidR="00FE3D2C" w:rsidRPr="00F2299A" w14:paraId="2094D2E1" w14:textId="77777777" w:rsidTr="006B6063">
        <w:trPr>
          <w:trHeight w:val="397"/>
        </w:trPr>
        <w:tc>
          <w:tcPr>
            <w:tcW w:w="1809" w:type="dxa"/>
            <w:vAlign w:val="center"/>
          </w:tcPr>
          <w:p w14:paraId="347F4311" w14:textId="2085A7A0" w:rsidR="00FE3D2C" w:rsidRPr="00F2299A" w:rsidRDefault="00FE3D2C" w:rsidP="006B6063">
            <w:r>
              <w:t>ImageRecordingType.</w:t>
            </w:r>
            <w:r w:rsidR="006A1DB6">
              <w:t>examination</w:t>
            </w:r>
            <w:r>
              <w:t>Status</w:t>
            </w:r>
          </w:p>
        </w:tc>
        <w:tc>
          <w:tcPr>
            <w:tcW w:w="2977" w:type="dxa"/>
            <w:vAlign w:val="center"/>
          </w:tcPr>
          <w:p w14:paraId="113CC556" w14:textId="77777777" w:rsidR="00FE3D2C" w:rsidRPr="00F2299A" w:rsidRDefault="00FE3D2C" w:rsidP="006B6063">
            <w:pPr>
              <w:rPr>
                <w:szCs w:val="20"/>
              </w:rPr>
            </w:pPr>
            <w:r>
              <w:rPr>
                <w:szCs w:val="20"/>
              </w:rPr>
              <w:t>Aktivitet.</w:t>
            </w:r>
            <w:r w:rsidRPr="00CE434D">
              <w:rPr>
                <w:szCs w:val="20"/>
              </w:rPr>
              <w:t>aktivitet typ</w:t>
            </w:r>
          </w:p>
        </w:tc>
        <w:tc>
          <w:tcPr>
            <w:tcW w:w="4111" w:type="dxa"/>
            <w:vAlign w:val="center"/>
          </w:tcPr>
          <w:p w14:paraId="636B25C5" w14:textId="3BB28BD4" w:rsidR="00FE3D2C" w:rsidRPr="00F2299A" w:rsidRDefault="006B6063" w:rsidP="006B6063">
            <w:r>
              <w:t>ImagingOutcome</w:t>
            </w:r>
            <w:r w:rsidR="00FE3D2C">
              <w:t>/</w:t>
            </w:r>
            <w:r w:rsidR="00FB7B9E">
              <w:t>ImagingOutcomeBody</w:t>
            </w:r>
            <w:r w:rsidR="00FE3D2C">
              <w:t>/</w:t>
            </w:r>
            <w:r w:rsidR="006736AE">
              <w:t>ImageRecording</w:t>
            </w:r>
            <w:r w:rsidR="00FE3D2C">
              <w:t>/</w:t>
            </w:r>
            <w:r w:rsidR="006A1DB6">
              <w:t>examination</w:t>
            </w:r>
            <w:r w:rsidR="00FE3D2C">
              <w:t>Status</w:t>
            </w:r>
          </w:p>
        </w:tc>
      </w:tr>
      <w:tr w:rsidR="00FE3D2C" w:rsidRPr="00F2299A" w14:paraId="75680EC7" w14:textId="77777777" w:rsidTr="006B6063">
        <w:trPr>
          <w:trHeight w:val="397"/>
        </w:trPr>
        <w:tc>
          <w:tcPr>
            <w:tcW w:w="1809" w:type="dxa"/>
            <w:vAlign w:val="center"/>
          </w:tcPr>
          <w:p w14:paraId="086AD330" w14:textId="7C85E4AB" w:rsidR="00FE3D2C" w:rsidRPr="00F2299A" w:rsidRDefault="00FE3D2C" w:rsidP="006B6063">
            <w:r>
              <w:t>ImageRecordingType.</w:t>
            </w:r>
            <w:r w:rsidR="006A1DB6">
              <w:t>numberOfImages</w:t>
            </w:r>
          </w:p>
        </w:tc>
        <w:tc>
          <w:tcPr>
            <w:tcW w:w="2977" w:type="dxa"/>
            <w:vAlign w:val="center"/>
          </w:tcPr>
          <w:p w14:paraId="05349CED" w14:textId="77777777" w:rsidR="00FE3D2C" w:rsidRPr="00F2299A" w:rsidRDefault="00FE3D2C" w:rsidP="006B6063">
            <w:pPr>
              <w:rPr>
                <w:szCs w:val="20"/>
              </w:rPr>
            </w:pPr>
            <w:r w:rsidRPr="00043442">
              <w:rPr>
                <w:szCs w:val="20"/>
              </w:rPr>
              <w:t>Analysspecifikation</w:t>
            </w:r>
            <w:r>
              <w:rPr>
                <w:szCs w:val="20"/>
              </w:rPr>
              <w:t>.kvantitet</w:t>
            </w:r>
          </w:p>
        </w:tc>
        <w:tc>
          <w:tcPr>
            <w:tcW w:w="4111" w:type="dxa"/>
            <w:vAlign w:val="center"/>
          </w:tcPr>
          <w:p w14:paraId="4E74E452" w14:textId="7001B28D" w:rsidR="00FE3D2C" w:rsidRPr="00F2299A" w:rsidRDefault="006B6063" w:rsidP="006B6063">
            <w:r>
              <w:t>ImagingOutcome</w:t>
            </w:r>
            <w:r w:rsidR="00FE3D2C">
              <w:t>/</w:t>
            </w:r>
            <w:r w:rsidR="00FB7B9E">
              <w:t>ImagingOutcomeBody</w:t>
            </w:r>
            <w:r w:rsidR="00FE3D2C">
              <w:t>/</w:t>
            </w:r>
            <w:r w:rsidR="006736AE">
              <w:t>ImageRecording</w:t>
            </w:r>
            <w:r w:rsidR="00FE3D2C">
              <w:t>/</w:t>
            </w:r>
            <w:r w:rsidR="006A1DB6">
              <w:t>numberOfImages</w:t>
            </w:r>
          </w:p>
        </w:tc>
      </w:tr>
      <w:tr w:rsidR="00FE3D2C" w:rsidRPr="00F2299A" w14:paraId="19E19F0D" w14:textId="77777777" w:rsidTr="006B6063">
        <w:trPr>
          <w:trHeight w:val="397"/>
        </w:trPr>
        <w:tc>
          <w:tcPr>
            <w:tcW w:w="1809" w:type="dxa"/>
            <w:vAlign w:val="center"/>
          </w:tcPr>
          <w:p w14:paraId="340BE533" w14:textId="283CFDE9" w:rsidR="00FE3D2C" w:rsidRPr="00F2299A" w:rsidRDefault="00FE3D2C" w:rsidP="006B6063">
            <w:pPr>
              <w:rPr>
                <w:szCs w:val="20"/>
              </w:rPr>
            </w:pPr>
            <w:r>
              <w:rPr>
                <w:szCs w:val="20"/>
              </w:rPr>
              <w:t>ImageDicomDataType.</w:t>
            </w:r>
            <w:r w:rsidR="006A1DB6">
              <w:rPr>
                <w:szCs w:val="20"/>
              </w:rPr>
              <w:t>dicom</w:t>
            </w:r>
            <w:r>
              <w:rPr>
                <w:szCs w:val="20"/>
              </w:rPr>
              <w:t>SOP</w:t>
            </w:r>
          </w:p>
        </w:tc>
        <w:tc>
          <w:tcPr>
            <w:tcW w:w="2977" w:type="dxa"/>
            <w:vAlign w:val="center"/>
          </w:tcPr>
          <w:p w14:paraId="4764A793" w14:textId="77777777" w:rsidR="00FE3D2C" w:rsidRPr="00F2299A" w:rsidRDefault="00FE3D2C" w:rsidP="006B6063">
            <w:pPr>
              <w:rPr>
                <w:szCs w:val="20"/>
              </w:rPr>
            </w:pPr>
            <w:r>
              <w:rPr>
                <w:szCs w:val="20"/>
              </w:rPr>
              <w:t>Analysspecifikation.</w:t>
            </w:r>
            <w:r w:rsidRPr="00D160E4">
              <w:rPr>
                <w:szCs w:val="20"/>
              </w:rPr>
              <w:t>analysunderlag typ</w:t>
            </w:r>
          </w:p>
        </w:tc>
        <w:tc>
          <w:tcPr>
            <w:tcW w:w="4111" w:type="dxa"/>
            <w:vAlign w:val="center"/>
          </w:tcPr>
          <w:p w14:paraId="7B7D8844" w14:textId="72CD5045" w:rsidR="00FE3D2C" w:rsidRPr="00F2299A" w:rsidRDefault="006B6063" w:rsidP="006B6063">
            <w:pPr>
              <w:rPr>
                <w:lang w:val="en-US"/>
              </w:rPr>
            </w:pPr>
            <w:r>
              <w:t>ImagingOutcome</w:t>
            </w:r>
            <w:r w:rsidR="00FE3D2C">
              <w:t>/</w:t>
            </w:r>
            <w:r w:rsidR="00FB7B9E">
              <w:t>ImagingOutcomeBody</w:t>
            </w:r>
            <w:r w:rsidR="00FE3D2C">
              <w:t>/</w:t>
            </w:r>
            <w:r w:rsidR="006736AE">
              <w:t>ImageRecording</w:t>
            </w:r>
            <w:r w:rsidR="00FE3D2C">
              <w:t>/</w:t>
            </w:r>
            <w:r w:rsidR="006736AE">
              <w:rPr>
                <w:szCs w:val="20"/>
              </w:rPr>
              <w:t>ImageDicomData</w:t>
            </w:r>
            <w:r w:rsidR="00FE3D2C">
              <w:rPr>
                <w:szCs w:val="20"/>
              </w:rPr>
              <w:t>/</w:t>
            </w:r>
            <w:r w:rsidR="006A1DB6">
              <w:rPr>
                <w:szCs w:val="20"/>
              </w:rPr>
              <w:t>dicom</w:t>
            </w:r>
            <w:r w:rsidR="00FE3D2C">
              <w:rPr>
                <w:szCs w:val="20"/>
              </w:rPr>
              <w:t>SOP</w:t>
            </w:r>
          </w:p>
        </w:tc>
      </w:tr>
      <w:tr w:rsidR="00FE3D2C" w:rsidRPr="00100F5C" w14:paraId="79D8C890" w14:textId="77777777" w:rsidTr="006B6063">
        <w:trPr>
          <w:trHeight w:val="397"/>
        </w:trPr>
        <w:tc>
          <w:tcPr>
            <w:tcW w:w="1809" w:type="dxa"/>
            <w:vAlign w:val="center"/>
          </w:tcPr>
          <w:p w14:paraId="7F9F836B" w14:textId="4F3E6524" w:rsidR="00FE3D2C" w:rsidRPr="00F2299A" w:rsidRDefault="006736AE" w:rsidP="006B6063">
            <w:pPr>
              <w:rPr>
                <w:szCs w:val="20"/>
              </w:rPr>
            </w:pPr>
            <w:r>
              <w:rPr>
                <w:szCs w:val="20"/>
              </w:rPr>
              <w:t>ImageDicomData</w:t>
            </w:r>
            <w:r w:rsidR="00FE3D2C">
              <w:rPr>
                <w:szCs w:val="20"/>
              </w:rPr>
              <w:t>.</w:t>
            </w:r>
            <w:r w:rsidR="006A1DB6">
              <w:rPr>
                <w:szCs w:val="20"/>
              </w:rPr>
              <w:t>dicom</w:t>
            </w:r>
            <w:r w:rsidR="00FE3D2C">
              <w:rPr>
                <w:szCs w:val="20"/>
              </w:rPr>
              <w:t>Value</w:t>
            </w:r>
          </w:p>
        </w:tc>
        <w:tc>
          <w:tcPr>
            <w:tcW w:w="2977" w:type="dxa"/>
            <w:vAlign w:val="center"/>
          </w:tcPr>
          <w:p w14:paraId="2581ADF0" w14:textId="77777777" w:rsidR="00FE3D2C" w:rsidRPr="00F2299A" w:rsidRDefault="00FE3D2C" w:rsidP="006B6063">
            <w:pPr>
              <w:rPr>
                <w:szCs w:val="20"/>
              </w:rPr>
            </w:pPr>
            <w:r>
              <w:rPr>
                <w:szCs w:val="20"/>
              </w:rPr>
              <w:t>Observerat uppfattat tillstånd Värde.värde</w:t>
            </w:r>
          </w:p>
        </w:tc>
        <w:tc>
          <w:tcPr>
            <w:tcW w:w="4111" w:type="dxa"/>
            <w:vAlign w:val="center"/>
          </w:tcPr>
          <w:p w14:paraId="7AFA92A5" w14:textId="4CD196AB" w:rsidR="00FE3D2C" w:rsidRPr="00F2299A"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sidRPr="006736AE">
              <w:rPr>
                <w:lang w:val="en-US"/>
              </w:rPr>
              <w:t>ImageRecording</w:t>
            </w:r>
            <w:r w:rsidR="00FE3D2C" w:rsidRPr="00100F5C">
              <w:rPr>
                <w:lang w:val="en-US"/>
              </w:rPr>
              <w:t>/</w:t>
            </w:r>
            <w:r w:rsidR="006736AE">
              <w:rPr>
                <w:szCs w:val="20"/>
                <w:lang w:val="en-US"/>
              </w:rPr>
              <w:t>ImageDicomData</w:t>
            </w:r>
            <w:r w:rsidR="00FE3D2C" w:rsidRPr="00100F5C">
              <w:rPr>
                <w:szCs w:val="20"/>
                <w:lang w:val="en-US"/>
              </w:rPr>
              <w:t>/</w:t>
            </w:r>
            <w:r w:rsidR="006A1DB6">
              <w:rPr>
                <w:szCs w:val="20"/>
                <w:lang w:val="en-US"/>
              </w:rPr>
              <w:t>dicom</w:t>
            </w:r>
            <w:r w:rsidR="00FE3D2C" w:rsidRPr="00100F5C">
              <w:rPr>
                <w:szCs w:val="20"/>
                <w:lang w:val="en-US"/>
              </w:rPr>
              <w:t>Value</w:t>
            </w:r>
          </w:p>
        </w:tc>
      </w:tr>
      <w:tr w:rsidR="00FE3D2C" w:rsidRPr="00100F5C" w14:paraId="5C4800F8" w14:textId="77777777" w:rsidTr="006B6063">
        <w:trPr>
          <w:trHeight w:val="397"/>
        </w:trPr>
        <w:tc>
          <w:tcPr>
            <w:tcW w:w="1809" w:type="dxa"/>
            <w:vAlign w:val="center"/>
          </w:tcPr>
          <w:p w14:paraId="0C9329A3" w14:textId="241B0DCB" w:rsidR="00FE3D2C" w:rsidRPr="00F2299A" w:rsidRDefault="006736AE" w:rsidP="006B6063">
            <w:r>
              <w:rPr>
                <w:szCs w:val="20"/>
              </w:rPr>
              <w:t>ImageDicomData</w:t>
            </w:r>
            <w:r w:rsidR="00FE3D2C">
              <w:rPr>
                <w:szCs w:val="20"/>
              </w:rPr>
              <w:t>.</w:t>
            </w:r>
            <w:r w:rsidR="006A1DB6">
              <w:rPr>
                <w:szCs w:val="20"/>
              </w:rPr>
              <w:t>dicom</w:t>
            </w:r>
            <w:r w:rsidR="00FE3D2C">
              <w:rPr>
                <w:szCs w:val="20"/>
              </w:rPr>
              <w:t>Reference</w:t>
            </w:r>
          </w:p>
        </w:tc>
        <w:tc>
          <w:tcPr>
            <w:tcW w:w="2977" w:type="dxa"/>
            <w:vAlign w:val="center"/>
          </w:tcPr>
          <w:p w14:paraId="04B1064B" w14:textId="77777777" w:rsidR="00FE3D2C" w:rsidRPr="00F2299A" w:rsidRDefault="00FE3D2C" w:rsidP="006B6063">
            <w:pPr>
              <w:rPr>
                <w:rFonts w:cs="Arial"/>
                <w:szCs w:val="20"/>
              </w:rPr>
            </w:pPr>
            <w:r w:rsidRPr="00D160E4">
              <w:rPr>
                <w:rFonts w:cs="Arial"/>
                <w:szCs w:val="20"/>
              </w:rPr>
              <w:t>Relaterad information</w:t>
            </w:r>
            <w:r>
              <w:rPr>
                <w:rFonts w:cs="Arial"/>
                <w:szCs w:val="20"/>
              </w:rPr>
              <w:t>.</w:t>
            </w:r>
            <w:r w:rsidRPr="00D160E4">
              <w:rPr>
                <w:rFonts w:cs="Arial"/>
                <w:szCs w:val="20"/>
              </w:rPr>
              <w:t>åtkomst relaterad information</w:t>
            </w:r>
          </w:p>
        </w:tc>
        <w:tc>
          <w:tcPr>
            <w:tcW w:w="4111" w:type="dxa"/>
            <w:vAlign w:val="center"/>
          </w:tcPr>
          <w:p w14:paraId="164B27F1" w14:textId="65C82D86"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szCs w:val="20"/>
                <w:lang w:val="en-US"/>
              </w:rPr>
              <w:t>ImageDicomData</w:t>
            </w:r>
            <w:r w:rsidR="00FE3D2C" w:rsidRPr="00100F5C">
              <w:rPr>
                <w:szCs w:val="20"/>
                <w:lang w:val="en-US"/>
              </w:rPr>
              <w:t>/</w:t>
            </w:r>
            <w:r w:rsidR="006A1DB6">
              <w:rPr>
                <w:szCs w:val="20"/>
                <w:lang w:val="en-US"/>
              </w:rPr>
              <w:t>dicom</w:t>
            </w:r>
            <w:r w:rsidR="00FE3D2C" w:rsidRPr="00100F5C">
              <w:rPr>
                <w:szCs w:val="20"/>
                <w:lang w:val="en-US"/>
              </w:rPr>
              <w:t>Reference</w:t>
            </w:r>
          </w:p>
        </w:tc>
      </w:tr>
      <w:tr w:rsidR="00620133" w:rsidRPr="00620133" w14:paraId="4F5767C4" w14:textId="77777777" w:rsidTr="006B6063">
        <w:trPr>
          <w:trHeight w:val="397"/>
        </w:trPr>
        <w:tc>
          <w:tcPr>
            <w:tcW w:w="1809" w:type="dxa"/>
            <w:vAlign w:val="center"/>
          </w:tcPr>
          <w:p w14:paraId="515A21AE" w14:textId="6EEA5AB9" w:rsidR="00FE3D2C" w:rsidRPr="00620133" w:rsidRDefault="00620133" w:rsidP="006B6063">
            <w:r>
              <w:t>Modali</w:t>
            </w:r>
            <w:r w:rsidR="00FE3D2C" w:rsidRPr="00620133">
              <w:t>tyDataType.typeOfModality</w:t>
            </w:r>
          </w:p>
        </w:tc>
        <w:tc>
          <w:tcPr>
            <w:tcW w:w="2977" w:type="dxa"/>
            <w:vAlign w:val="center"/>
          </w:tcPr>
          <w:p w14:paraId="09CAE628" w14:textId="77777777" w:rsidR="00FE3D2C" w:rsidRPr="00620133" w:rsidRDefault="00FE3D2C" w:rsidP="006B6063">
            <w:pPr>
              <w:rPr>
                <w:rFonts w:eastAsia="Arial Unicode MS" w:cs="Arial"/>
                <w:szCs w:val="20"/>
              </w:rPr>
            </w:pPr>
            <w:r w:rsidRPr="00620133">
              <w:rPr>
                <w:rFonts w:eastAsia="Arial Unicode MS" w:cs="Arial"/>
                <w:szCs w:val="20"/>
              </w:rPr>
              <w:t>Metodspecifikation.direkt använd utrustning</w:t>
            </w:r>
          </w:p>
        </w:tc>
        <w:tc>
          <w:tcPr>
            <w:tcW w:w="4111" w:type="dxa"/>
            <w:vAlign w:val="center"/>
          </w:tcPr>
          <w:p w14:paraId="47EC4D1F" w14:textId="656D5945" w:rsidR="00FE3D2C" w:rsidRPr="00620133" w:rsidRDefault="006B6063" w:rsidP="006736AE">
            <w:pPr>
              <w:rPr>
                <w:lang w:val="en-US"/>
              </w:rPr>
            </w:pPr>
            <w:r w:rsidRPr="00620133">
              <w:rPr>
                <w:lang w:val="en-US"/>
              </w:rPr>
              <w:t>ImagingOutcome</w:t>
            </w:r>
            <w:r w:rsidR="00FE3D2C" w:rsidRPr="00620133">
              <w:rPr>
                <w:lang w:val="en-US"/>
              </w:rPr>
              <w:t>/</w:t>
            </w:r>
            <w:r w:rsidR="00FB7B9E" w:rsidRPr="00620133">
              <w:rPr>
                <w:lang w:val="en-US"/>
              </w:rPr>
              <w:t>ImagingOutcomeBody</w:t>
            </w:r>
            <w:r w:rsidR="00FE3D2C" w:rsidRPr="00620133">
              <w:rPr>
                <w:lang w:val="en-US"/>
              </w:rPr>
              <w:t>/</w:t>
            </w:r>
            <w:r w:rsidR="006736AE" w:rsidRPr="00620133">
              <w:rPr>
                <w:lang w:val="en-US"/>
              </w:rPr>
              <w:t>ImageRecording</w:t>
            </w:r>
            <w:r w:rsidR="00FE3D2C" w:rsidRPr="00620133">
              <w:rPr>
                <w:lang w:val="en-US"/>
              </w:rPr>
              <w:t>/</w:t>
            </w:r>
            <w:r w:rsidR="006736AE" w:rsidRPr="00620133">
              <w:rPr>
                <w:lang w:val="en-US"/>
              </w:rPr>
              <w:t>ModalityData</w:t>
            </w:r>
            <w:r w:rsidR="00FE3D2C" w:rsidRPr="00620133">
              <w:rPr>
                <w:lang w:val="en-US"/>
              </w:rPr>
              <w:t>/</w:t>
            </w:r>
            <w:r w:rsidR="006736AE" w:rsidRPr="00620133">
              <w:rPr>
                <w:lang w:val="en-US"/>
              </w:rPr>
              <w:t>typeOfModality</w:t>
            </w:r>
          </w:p>
        </w:tc>
      </w:tr>
      <w:tr w:rsidR="00FE3D2C" w:rsidRPr="00100F5C" w14:paraId="73586B7B" w14:textId="77777777" w:rsidTr="006B6063">
        <w:trPr>
          <w:trHeight w:val="397"/>
        </w:trPr>
        <w:tc>
          <w:tcPr>
            <w:tcW w:w="1809" w:type="dxa"/>
            <w:vAlign w:val="center"/>
          </w:tcPr>
          <w:p w14:paraId="6734AB4F" w14:textId="4925D006" w:rsidR="00FE3D2C" w:rsidRPr="00296E5F" w:rsidRDefault="006736AE" w:rsidP="006B6063">
            <w:r>
              <w:t>ModalityData</w:t>
            </w:r>
            <w:r w:rsidR="00FE3D2C" w:rsidRPr="00296E5F">
              <w:t>.manufacturer</w:t>
            </w:r>
          </w:p>
        </w:tc>
        <w:tc>
          <w:tcPr>
            <w:tcW w:w="2977" w:type="dxa"/>
            <w:vAlign w:val="center"/>
          </w:tcPr>
          <w:p w14:paraId="6A9CDF1F" w14:textId="77777777" w:rsidR="00FE3D2C" w:rsidRPr="00296E5F" w:rsidRDefault="00FE3D2C" w:rsidP="006B6063">
            <w:pPr>
              <w:rPr>
                <w:rFonts w:cs="Arial"/>
                <w:spacing w:val="-1"/>
                <w:szCs w:val="20"/>
              </w:rPr>
            </w:pPr>
            <w:r w:rsidRPr="00296E5F">
              <w:rPr>
                <w:rFonts w:cs="Arial"/>
                <w:i/>
                <w:color w:val="FF0000"/>
              </w:rPr>
              <w:t>Saknar motsvarighet i V-TIM 2.2</w:t>
            </w:r>
          </w:p>
        </w:tc>
        <w:tc>
          <w:tcPr>
            <w:tcW w:w="4111" w:type="dxa"/>
            <w:vAlign w:val="center"/>
          </w:tcPr>
          <w:p w14:paraId="1F2897E8" w14:textId="036D9A40" w:rsidR="00FE3D2C" w:rsidRPr="00100F5C" w:rsidRDefault="006B6063" w:rsidP="006B6063">
            <w:pPr>
              <w:rPr>
                <w:lang w:val="en-US"/>
              </w:rPr>
            </w:pPr>
            <w:r>
              <w:rPr>
                <w:lang w:val="en-US"/>
              </w:rPr>
              <w:t>ImagingOutcome</w:t>
            </w:r>
            <w:r w:rsidR="00FE3D2C" w:rsidRPr="00296E5F">
              <w:rPr>
                <w:lang w:val="en-US"/>
              </w:rPr>
              <w:t>/</w:t>
            </w:r>
            <w:r w:rsidR="00FB7B9E">
              <w:rPr>
                <w:lang w:val="en-US"/>
              </w:rPr>
              <w:t>ImagingOutcomeBody</w:t>
            </w:r>
            <w:r w:rsidR="00FE3D2C" w:rsidRPr="00296E5F">
              <w:rPr>
                <w:lang w:val="en-US"/>
              </w:rPr>
              <w:t>/</w:t>
            </w:r>
            <w:r w:rsidR="006736AE">
              <w:rPr>
                <w:lang w:val="en-US"/>
              </w:rPr>
              <w:t>ImageRecording</w:t>
            </w:r>
            <w:r w:rsidR="00FE3D2C" w:rsidRPr="00296E5F">
              <w:rPr>
                <w:lang w:val="en-US"/>
              </w:rPr>
              <w:t>/</w:t>
            </w:r>
            <w:r w:rsidR="006736AE">
              <w:rPr>
                <w:lang w:val="en-US"/>
              </w:rPr>
              <w:t>ModalityData</w:t>
            </w:r>
            <w:r w:rsidR="00FE3D2C" w:rsidRPr="00296E5F">
              <w:rPr>
                <w:lang w:val="en-US"/>
              </w:rPr>
              <w:t>/manufacturer</w:t>
            </w:r>
          </w:p>
        </w:tc>
      </w:tr>
      <w:tr w:rsidR="00FE3D2C" w:rsidRPr="00F2299A" w14:paraId="49518CD9" w14:textId="77777777" w:rsidTr="006B6063">
        <w:trPr>
          <w:trHeight w:val="397"/>
        </w:trPr>
        <w:tc>
          <w:tcPr>
            <w:tcW w:w="1809" w:type="dxa"/>
            <w:vAlign w:val="center"/>
          </w:tcPr>
          <w:p w14:paraId="22204379" w14:textId="42D53F0E" w:rsidR="00FE3D2C" w:rsidRPr="00F2299A" w:rsidRDefault="006736AE" w:rsidP="006B6063">
            <w:r>
              <w:t>ModalityData</w:t>
            </w:r>
            <w:r w:rsidR="00FE3D2C">
              <w:t>.modelName</w:t>
            </w:r>
          </w:p>
        </w:tc>
        <w:tc>
          <w:tcPr>
            <w:tcW w:w="2977" w:type="dxa"/>
            <w:vAlign w:val="center"/>
          </w:tcPr>
          <w:p w14:paraId="4AC9411D" w14:textId="77777777" w:rsidR="00FE3D2C" w:rsidRPr="00F2299A" w:rsidRDefault="00FE3D2C" w:rsidP="006B6063">
            <w:pPr>
              <w:rPr>
                <w:szCs w:val="20"/>
              </w:rPr>
            </w:pPr>
            <w:r w:rsidRPr="00CC412F">
              <w:rPr>
                <w:rFonts w:cs="Arial"/>
                <w:spacing w:val="-1"/>
              </w:rPr>
              <w:t>Vård- och omsorgsutövare.personal id</w:t>
            </w:r>
          </w:p>
        </w:tc>
        <w:tc>
          <w:tcPr>
            <w:tcW w:w="4111" w:type="dxa"/>
            <w:vAlign w:val="center"/>
          </w:tcPr>
          <w:p w14:paraId="25D3CC4E" w14:textId="0E905866" w:rsidR="00FE3D2C" w:rsidRPr="00F2299A" w:rsidRDefault="006B6063" w:rsidP="006B6063">
            <w:pPr>
              <w:rPr>
                <w:lang w:val="en-US"/>
              </w:rPr>
            </w:pPr>
            <w:r>
              <w:t>ImagingOutcome</w:t>
            </w:r>
            <w:r w:rsidR="00FE3D2C">
              <w:t>/</w:t>
            </w:r>
            <w:r w:rsidR="00FB7B9E">
              <w:t>ImagingOutcomeBody</w:t>
            </w:r>
            <w:r w:rsidR="00FE3D2C">
              <w:t>/</w:t>
            </w:r>
            <w:r w:rsidR="006736AE">
              <w:t>ImageRecording</w:t>
            </w:r>
            <w:r w:rsidR="00FE3D2C">
              <w:t xml:space="preserve"> </w:t>
            </w:r>
            <w:r w:rsidR="006736AE">
              <w:t>ModalityData</w:t>
            </w:r>
            <w:r w:rsidR="00FE3D2C">
              <w:t>/modelName</w:t>
            </w:r>
          </w:p>
        </w:tc>
      </w:tr>
      <w:tr w:rsidR="00FE3D2C" w:rsidRPr="00100F5C" w14:paraId="299CB9DE" w14:textId="77777777" w:rsidTr="006B6063">
        <w:trPr>
          <w:trHeight w:val="397"/>
        </w:trPr>
        <w:tc>
          <w:tcPr>
            <w:tcW w:w="1809" w:type="dxa"/>
            <w:vAlign w:val="center"/>
          </w:tcPr>
          <w:p w14:paraId="589549BB" w14:textId="43881C83" w:rsidR="00FE3D2C" w:rsidRPr="00F2299A" w:rsidRDefault="006736AE" w:rsidP="006B6063">
            <w:r>
              <w:t>ModalityData</w:t>
            </w:r>
            <w:r w:rsidR="00FE3D2C">
              <w:t>.equipmentId</w:t>
            </w:r>
          </w:p>
        </w:tc>
        <w:tc>
          <w:tcPr>
            <w:tcW w:w="2977" w:type="dxa"/>
            <w:vAlign w:val="center"/>
          </w:tcPr>
          <w:p w14:paraId="723A7029" w14:textId="77777777" w:rsidR="00FE3D2C" w:rsidRPr="00F2299A" w:rsidRDefault="00FE3D2C" w:rsidP="006B6063">
            <w:pPr>
              <w:rPr>
                <w:rFonts w:cs="Arial"/>
                <w:szCs w:val="20"/>
              </w:rPr>
            </w:pPr>
            <w:r w:rsidRPr="00CC412F">
              <w:rPr>
                <w:rFonts w:cs="Arial"/>
                <w:spacing w:val="-1"/>
              </w:rPr>
              <w:t>Vård- och omsorgsutövare.personal namn</w:t>
            </w:r>
          </w:p>
        </w:tc>
        <w:tc>
          <w:tcPr>
            <w:tcW w:w="4111" w:type="dxa"/>
            <w:vAlign w:val="center"/>
          </w:tcPr>
          <w:p w14:paraId="46EDBDF2" w14:textId="2BD619BE"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ModalityData</w:t>
            </w:r>
            <w:r w:rsidR="00FE3D2C" w:rsidRPr="00100F5C">
              <w:rPr>
                <w:lang w:val="en-US"/>
              </w:rPr>
              <w:t>/equipmentId</w:t>
            </w:r>
          </w:p>
        </w:tc>
      </w:tr>
      <w:tr w:rsidR="00FE3D2C" w:rsidRPr="00F2299A" w14:paraId="09DC65AC" w14:textId="77777777" w:rsidTr="006B6063">
        <w:trPr>
          <w:trHeight w:val="397"/>
        </w:trPr>
        <w:tc>
          <w:tcPr>
            <w:tcW w:w="1809" w:type="dxa"/>
            <w:vAlign w:val="center"/>
          </w:tcPr>
          <w:p w14:paraId="7C934207" w14:textId="3AFA3CD7" w:rsidR="00FE3D2C" w:rsidRPr="00F2299A" w:rsidRDefault="006736AE" w:rsidP="006B6063">
            <w:r>
              <w:t>ModalityData</w:t>
            </w:r>
            <w:r w:rsidR="00FE3D2C">
              <w:t>.softwareVersion</w:t>
            </w:r>
          </w:p>
        </w:tc>
        <w:tc>
          <w:tcPr>
            <w:tcW w:w="2977" w:type="dxa"/>
            <w:vAlign w:val="center"/>
          </w:tcPr>
          <w:p w14:paraId="3858F237"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47510292" w14:textId="7C9ED5CA" w:rsidR="00FE3D2C" w:rsidRPr="00F2299A" w:rsidRDefault="006B6063" w:rsidP="006B6063">
            <w:r>
              <w:t>ImagingOutcome</w:t>
            </w:r>
            <w:r w:rsidR="00FE3D2C">
              <w:t>/</w:t>
            </w:r>
            <w:r w:rsidR="00FB7B9E">
              <w:t>ImagingOutcomeBody</w:t>
            </w:r>
            <w:r w:rsidR="00FE3D2C">
              <w:t>/</w:t>
            </w:r>
            <w:r w:rsidR="006736AE">
              <w:t>ImageRecording</w:t>
            </w:r>
            <w:r w:rsidR="00FE3D2C">
              <w:t>/</w:t>
            </w:r>
            <w:r w:rsidR="006736AE">
              <w:t>ModalityData</w:t>
            </w:r>
            <w:r w:rsidR="00FE3D2C">
              <w:t>/softwareVersion</w:t>
            </w:r>
          </w:p>
        </w:tc>
      </w:tr>
      <w:tr w:rsidR="00FE3D2C" w:rsidRPr="00100F5C" w14:paraId="436B798F" w14:textId="77777777" w:rsidTr="006B6063">
        <w:trPr>
          <w:trHeight w:val="397"/>
        </w:trPr>
        <w:tc>
          <w:tcPr>
            <w:tcW w:w="1809" w:type="dxa"/>
            <w:vAlign w:val="center"/>
          </w:tcPr>
          <w:p w14:paraId="673527A9" w14:textId="77777777" w:rsidR="00FE3D2C" w:rsidRPr="00F2299A" w:rsidRDefault="00FE3D2C" w:rsidP="006B6063">
            <w:r>
              <w:t>ImageStaticDataType.aperture</w:t>
            </w:r>
          </w:p>
        </w:tc>
        <w:tc>
          <w:tcPr>
            <w:tcW w:w="2977" w:type="dxa"/>
            <w:vAlign w:val="center"/>
          </w:tcPr>
          <w:p w14:paraId="7D3F76BA"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06BAB2D6" w14:textId="587C27AD"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/aperture</w:t>
            </w:r>
          </w:p>
        </w:tc>
      </w:tr>
      <w:tr w:rsidR="00FE3D2C" w:rsidRPr="00100F5C" w14:paraId="3A7DBC57" w14:textId="77777777" w:rsidTr="006B6063">
        <w:trPr>
          <w:trHeight w:val="397"/>
        </w:trPr>
        <w:tc>
          <w:tcPr>
            <w:tcW w:w="1809" w:type="dxa"/>
            <w:vAlign w:val="center"/>
          </w:tcPr>
          <w:p w14:paraId="0D23372C" w14:textId="77777777" w:rsidR="00FE3D2C" w:rsidRPr="00F2299A" w:rsidRDefault="00FE3D2C" w:rsidP="006B6063">
            <w:r>
              <w:t>ImageStaticDataType.exposureTime</w:t>
            </w:r>
          </w:p>
        </w:tc>
        <w:tc>
          <w:tcPr>
            <w:tcW w:w="2977" w:type="dxa"/>
            <w:vAlign w:val="center"/>
          </w:tcPr>
          <w:p w14:paraId="1B084CC2"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287563AD" w14:textId="78F74FCA"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/exposureTime</w:t>
            </w:r>
          </w:p>
        </w:tc>
      </w:tr>
      <w:tr w:rsidR="00FE3D2C" w:rsidRPr="00100F5C" w14:paraId="0EFED6BF" w14:textId="77777777" w:rsidTr="006B6063">
        <w:trPr>
          <w:trHeight w:val="397"/>
        </w:trPr>
        <w:tc>
          <w:tcPr>
            <w:tcW w:w="1809" w:type="dxa"/>
            <w:vAlign w:val="center"/>
          </w:tcPr>
          <w:p w14:paraId="04AF1CF1" w14:textId="77777777" w:rsidR="00FE3D2C" w:rsidRPr="00F2299A" w:rsidRDefault="00FE3D2C" w:rsidP="006B6063">
            <w:r>
              <w:t>ImageStaticDataType.imageCreationTime</w:t>
            </w:r>
          </w:p>
        </w:tc>
        <w:tc>
          <w:tcPr>
            <w:tcW w:w="2977" w:type="dxa"/>
            <w:vAlign w:val="center"/>
          </w:tcPr>
          <w:p w14:paraId="4CF5FA07" w14:textId="77777777" w:rsidR="00FE3D2C" w:rsidRPr="00F2299A" w:rsidRDefault="00FE3D2C" w:rsidP="006B6063">
            <w:pPr>
              <w:rPr>
                <w:szCs w:val="20"/>
              </w:rPr>
            </w:pPr>
            <w:r>
              <w:rPr>
                <w:szCs w:val="20"/>
              </w:rPr>
              <w:t>Analysspecifikation.</w:t>
            </w:r>
            <w:r w:rsidRPr="00C52192">
              <w:rPr>
                <w:szCs w:val="20"/>
              </w:rPr>
              <w:t>insamlingsintervall</w:t>
            </w:r>
          </w:p>
        </w:tc>
        <w:tc>
          <w:tcPr>
            <w:tcW w:w="4111" w:type="dxa"/>
            <w:vAlign w:val="center"/>
          </w:tcPr>
          <w:p w14:paraId="1385CC64" w14:textId="672EDD83"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/imageCreationTime</w:t>
            </w:r>
          </w:p>
        </w:tc>
      </w:tr>
      <w:tr w:rsidR="00FE3D2C" w:rsidRPr="00100F5C" w14:paraId="5AD367C0" w14:textId="77777777" w:rsidTr="006B6063">
        <w:trPr>
          <w:trHeight w:val="397"/>
        </w:trPr>
        <w:tc>
          <w:tcPr>
            <w:tcW w:w="1809" w:type="dxa"/>
            <w:vAlign w:val="center"/>
          </w:tcPr>
          <w:p w14:paraId="61811CA0" w14:textId="77777777" w:rsidR="00FE3D2C" w:rsidRPr="00F2299A" w:rsidRDefault="00FE3D2C" w:rsidP="006B6063">
            <w:r>
              <w:t>ImageStaticDataType.bodyPartExamined</w:t>
            </w:r>
          </w:p>
        </w:tc>
        <w:tc>
          <w:tcPr>
            <w:tcW w:w="2977" w:type="dxa"/>
            <w:vAlign w:val="center"/>
          </w:tcPr>
          <w:p w14:paraId="31340BA7" w14:textId="77777777" w:rsidR="00FE3D2C" w:rsidRPr="00F2299A" w:rsidRDefault="00FE3D2C" w:rsidP="006B6063">
            <w:pPr>
              <w:rPr>
                <w:szCs w:val="20"/>
              </w:rPr>
            </w:pPr>
            <w:r>
              <w:rPr>
                <w:szCs w:val="20"/>
              </w:rPr>
              <w:t>Metodspecifikation.</w:t>
            </w:r>
            <w:r w:rsidRPr="00A30933">
              <w:rPr>
                <w:szCs w:val="20"/>
              </w:rPr>
              <w:t>direkt plats lokalisation för åtgärd</w:t>
            </w:r>
          </w:p>
        </w:tc>
        <w:tc>
          <w:tcPr>
            <w:tcW w:w="4111" w:type="dxa"/>
            <w:vAlign w:val="center"/>
          </w:tcPr>
          <w:p w14:paraId="34AFE43A" w14:textId="4B7BFAF7"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/bodyPartExamined</w:t>
            </w:r>
          </w:p>
        </w:tc>
      </w:tr>
      <w:tr w:rsidR="00FE3D2C" w:rsidRPr="00100F5C" w14:paraId="09DAAF56" w14:textId="77777777" w:rsidTr="006B6063">
        <w:trPr>
          <w:trHeight w:val="397"/>
        </w:trPr>
        <w:tc>
          <w:tcPr>
            <w:tcW w:w="1809" w:type="dxa"/>
            <w:vAlign w:val="center"/>
          </w:tcPr>
          <w:p w14:paraId="7B40130D" w14:textId="77777777" w:rsidR="00FE3D2C" w:rsidRPr="00F2299A" w:rsidRDefault="00FE3D2C" w:rsidP="006B6063">
            <w:pPr>
              <w:rPr>
                <w:szCs w:val="20"/>
              </w:rPr>
            </w:pPr>
            <w:r>
              <w:t>ImageStaticDataType.contrastAgentUsed</w:t>
            </w:r>
          </w:p>
        </w:tc>
        <w:tc>
          <w:tcPr>
            <w:tcW w:w="2977" w:type="dxa"/>
            <w:vAlign w:val="center"/>
          </w:tcPr>
          <w:p w14:paraId="6427E5E9" w14:textId="77777777" w:rsidR="00FE3D2C" w:rsidRPr="00F2299A" w:rsidRDefault="00FE3D2C" w:rsidP="006B6063">
            <w:pPr>
              <w:rPr>
                <w:szCs w:val="20"/>
              </w:rPr>
            </w:pPr>
            <w:r>
              <w:rPr>
                <w:szCs w:val="20"/>
              </w:rPr>
              <w:t>Metodspecifikation.använd substans</w:t>
            </w:r>
          </w:p>
        </w:tc>
        <w:tc>
          <w:tcPr>
            <w:tcW w:w="4111" w:type="dxa"/>
            <w:vAlign w:val="center"/>
          </w:tcPr>
          <w:p w14:paraId="69AC1626" w14:textId="3436AE60" w:rsidR="00FE3D2C" w:rsidRPr="00F2299A"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/contrastAgentUsed</w:t>
            </w:r>
          </w:p>
        </w:tc>
      </w:tr>
      <w:tr w:rsidR="00FE3D2C" w:rsidRPr="00100F5C" w14:paraId="1E473C03" w14:textId="77777777" w:rsidTr="006B6063">
        <w:trPr>
          <w:trHeight w:val="397"/>
        </w:trPr>
        <w:tc>
          <w:tcPr>
            <w:tcW w:w="1809" w:type="dxa"/>
            <w:vAlign w:val="center"/>
          </w:tcPr>
          <w:p w14:paraId="25852F90" w14:textId="77777777" w:rsidR="00FE3D2C" w:rsidRPr="00F2299A" w:rsidRDefault="00FE3D2C" w:rsidP="006B6063">
            <w:pPr>
              <w:rPr>
                <w:szCs w:val="20"/>
              </w:rPr>
            </w:pPr>
            <w:r>
              <w:t>ImageStaticDataType.magneticFieldStrength</w:t>
            </w:r>
          </w:p>
        </w:tc>
        <w:tc>
          <w:tcPr>
            <w:tcW w:w="2977" w:type="dxa"/>
            <w:vAlign w:val="center"/>
          </w:tcPr>
          <w:p w14:paraId="017E7F6F" w14:textId="77777777" w:rsidR="00FE3D2C" w:rsidRPr="00F2299A" w:rsidRDefault="00FE3D2C" w:rsidP="006B6063">
            <w:pPr>
              <w:rPr>
                <w:szCs w:val="20"/>
              </w:rPr>
            </w:pPr>
            <w:r w:rsidRPr="00CC412F">
              <w:rPr>
                <w:rFonts w:cs="Arial"/>
                <w:i/>
                <w:color w:val="FF0000"/>
              </w:rPr>
              <w:t>Saknar motsvarighet i V-TIM 2.2</w:t>
            </w:r>
          </w:p>
        </w:tc>
        <w:tc>
          <w:tcPr>
            <w:tcW w:w="4111" w:type="dxa"/>
            <w:vAlign w:val="center"/>
          </w:tcPr>
          <w:p w14:paraId="6CEB69D0" w14:textId="2F6D9BBD" w:rsidR="00FE3D2C" w:rsidRPr="00F2299A"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/magneticFieldStrength</w:t>
            </w:r>
          </w:p>
        </w:tc>
      </w:tr>
      <w:tr w:rsidR="00FE3D2C" w:rsidRPr="00100F5C" w14:paraId="346B50BB" w14:textId="77777777" w:rsidTr="006B6063">
        <w:trPr>
          <w:trHeight w:val="397"/>
        </w:trPr>
        <w:tc>
          <w:tcPr>
            <w:tcW w:w="1809" w:type="dxa"/>
            <w:vAlign w:val="center"/>
          </w:tcPr>
          <w:p w14:paraId="2DD6103D" w14:textId="77777777" w:rsidR="00FE3D2C" w:rsidRPr="00F2299A" w:rsidRDefault="00FE3D2C" w:rsidP="006B6063">
            <w:r>
              <w:t>ImageStaticDataType.copyRight</w:t>
            </w:r>
          </w:p>
        </w:tc>
        <w:tc>
          <w:tcPr>
            <w:tcW w:w="2977" w:type="dxa"/>
            <w:vAlign w:val="center"/>
          </w:tcPr>
          <w:p w14:paraId="0839C323"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2AFFDA6D" w14:textId="613D84A3"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/copyRight</w:t>
            </w:r>
          </w:p>
        </w:tc>
      </w:tr>
      <w:tr w:rsidR="00FE3D2C" w:rsidRPr="00F2299A" w14:paraId="40174FD9" w14:textId="77777777" w:rsidTr="006B6063">
        <w:trPr>
          <w:trHeight w:val="397"/>
        </w:trPr>
        <w:tc>
          <w:tcPr>
            <w:tcW w:w="1809" w:type="dxa"/>
            <w:vAlign w:val="center"/>
          </w:tcPr>
          <w:p w14:paraId="1404D434" w14:textId="77777777" w:rsidR="00FE3D2C" w:rsidRPr="00F2299A" w:rsidRDefault="00FE3D2C" w:rsidP="006B6063">
            <w:r>
              <w:t>ImageDataType.mediaType</w:t>
            </w:r>
          </w:p>
        </w:tc>
        <w:tc>
          <w:tcPr>
            <w:tcW w:w="2977" w:type="dxa"/>
            <w:vAlign w:val="center"/>
          </w:tcPr>
          <w:p w14:paraId="184D8032" w14:textId="77777777" w:rsidR="00FE3D2C" w:rsidRPr="006F2DD6" w:rsidRDefault="00FE3D2C" w:rsidP="006B6063">
            <w:pPr>
              <w:rPr>
                <w:rFonts w:eastAsia="Arial Unicode MS" w:cs="Arial"/>
                <w:szCs w:val="20"/>
              </w:rPr>
            </w:pPr>
            <w:r>
              <w:rPr>
                <w:rFonts w:cs="Arial"/>
              </w:rPr>
              <w:t>Relaterad information.</w:t>
            </w:r>
            <w:r w:rsidRPr="006F2DD6">
              <w:rPr>
                <w:rFonts w:cs="Arial"/>
              </w:rPr>
              <w:t>relaterad information typ</w:t>
            </w:r>
          </w:p>
        </w:tc>
        <w:tc>
          <w:tcPr>
            <w:tcW w:w="4111" w:type="dxa"/>
            <w:vAlign w:val="center"/>
          </w:tcPr>
          <w:p w14:paraId="703BC591" w14:textId="02E767E5" w:rsidR="00FE3D2C" w:rsidRPr="00F2299A" w:rsidRDefault="006B6063" w:rsidP="006B6063">
            <w:r>
              <w:t>ImagingOutcome</w:t>
            </w:r>
            <w:r w:rsidR="00FE3D2C">
              <w:t>/</w:t>
            </w:r>
            <w:r w:rsidR="00FB7B9E">
              <w:t>ImagingOutcomeBody</w:t>
            </w:r>
            <w:r w:rsidR="00FE3D2C">
              <w:t>/</w:t>
            </w:r>
            <w:r w:rsidR="006736AE">
              <w:t>ImageRecording</w:t>
            </w:r>
            <w:r w:rsidR="00FE3D2C">
              <w:t>/</w:t>
            </w:r>
            <w:r w:rsidR="006736AE">
              <w:t>ImageStructuredData</w:t>
            </w:r>
            <w:r w:rsidR="00FE3D2C">
              <w:t>/</w:t>
            </w:r>
            <w:r w:rsidR="006736AE">
              <w:t>ImageData</w:t>
            </w:r>
            <w:r w:rsidR="00FE3D2C">
              <w:t>/mediaType</w:t>
            </w:r>
          </w:p>
        </w:tc>
      </w:tr>
      <w:tr w:rsidR="00FE3D2C" w:rsidRPr="00100F5C" w14:paraId="36CD5EF2" w14:textId="77777777" w:rsidTr="006B6063">
        <w:trPr>
          <w:trHeight w:val="397"/>
        </w:trPr>
        <w:tc>
          <w:tcPr>
            <w:tcW w:w="1809" w:type="dxa"/>
            <w:vAlign w:val="center"/>
          </w:tcPr>
          <w:p w14:paraId="595F218E" w14:textId="77777777" w:rsidR="00FE3D2C" w:rsidRPr="00F2299A" w:rsidRDefault="00FE3D2C" w:rsidP="006B6063">
            <w:r>
              <w:t>ImageDataType.value</w:t>
            </w:r>
          </w:p>
        </w:tc>
        <w:tc>
          <w:tcPr>
            <w:tcW w:w="2977" w:type="dxa"/>
            <w:vAlign w:val="center"/>
          </w:tcPr>
          <w:p w14:paraId="319729BE" w14:textId="77777777" w:rsidR="00FE3D2C" w:rsidRPr="00F2299A" w:rsidRDefault="00FE3D2C" w:rsidP="006B6063">
            <w:pPr>
              <w:rPr>
                <w:rFonts w:cs="Arial"/>
                <w:spacing w:val="-1"/>
                <w:szCs w:val="20"/>
              </w:rPr>
            </w:pPr>
            <w:r>
              <w:rPr>
                <w:rFonts w:cs="Arial"/>
                <w:spacing w:val="-1"/>
                <w:szCs w:val="20"/>
              </w:rPr>
              <w:t>Relaterad information.</w:t>
            </w:r>
            <w:r w:rsidRPr="00BE7683">
              <w:rPr>
                <w:rFonts w:cs="Arial"/>
                <w:spacing w:val="-1"/>
                <w:szCs w:val="20"/>
              </w:rPr>
              <w:t>relaterat värde</w:t>
            </w:r>
          </w:p>
        </w:tc>
        <w:tc>
          <w:tcPr>
            <w:tcW w:w="4111" w:type="dxa"/>
            <w:vAlign w:val="center"/>
          </w:tcPr>
          <w:p w14:paraId="0F2919BF" w14:textId="6F9EACFF"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w:t>
            </w:r>
            <w:r w:rsidR="006736AE">
              <w:rPr>
                <w:lang w:val="en-US"/>
              </w:rPr>
              <w:t>ImageData</w:t>
            </w:r>
            <w:r w:rsidR="00FE3D2C" w:rsidRPr="00100F5C">
              <w:rPr>
                <w:lang w:val="en-US"/>
              </w:rPr>
              <w:t>/value</w:t>
            </w:r>
          </w:p>
        </w:tc>
      </w:tr>
      <w:tr w:rsidR="00FE3D2C" w:rsidRPr="00F2299A" w14:paraId="1031A7F5" w14:textId="77777777" w:rsidTr="006B6063">
        <w:trPr>
          <w:trHeight w:val="397"/>
        </w:trPr>
        <w:tc>
          <w:tcPr>
            <w:tcW w:w="1809" w:type="dxa"/>
            <w:vAlign w:val="center"/>
          </w:tcPr>
          <w:p w14:paraId="7FC04A58" w14:textId="77777777" w:rsidR="00FE3D2C" w:rsidRPr="00F2299A" w:rsidRDefault="00FE3D2C" w:rsidP="006B6063">
            <w:r>
              <w:t>ImageDataType.reference</w:t>
            </w:r>
          </w:p>
        </w:tc>
        <w:tc>
          <w:tcPr>
            <w:tcW w:w="2977" w:type="dxa"/>
            <w:vAlign w:val="center"/>
          </w:tcPr>
          <w:p w14:paraId="0EF10968" w14:textId="77777777" w:rsidR="00FE3D2C" w:rsidRPr="00F2299A" w:rsidRDefault="00FE3D2C" w:rsidP="006B6063">
            <w:pPr>
              <w:rPr>
                <w:szCs w:val="20"/>
              </w:rPr>
            </w:pPr>
            <w:r>
              <w:rPr>
                <w:szCs w:val="20"/>
              </w:rPr>
              <w:t>Relaterad information.</w:t>
            </w:r>
            <w:r w:rsidRPr="00C71BFF">
              <w:rPr>
                <w:szCs w:val="20"/>
              </w:rPr>
              <w:t>åtkomst relaterad information</w:t>
            </w:r>
          </w:p>
        </w:tc>
        <w:tc>
          <w:tcPr>
            <w:tcW w:w="4111" w:type="dxa"/>
            <w:vAlign w:val="center"/>
          </w:tcPr>
          <w:p w14:paraId="5002A2F0" w14:textId="3256F1B1" w:rsidR="00FE3D2C" w:rsidRPr="00F2299A" w:rsidRDefault="006B6063" w:rsidP="006B6063">
            <w:pPr>
              <w:rPr>
                <w:lang w:val="en-US"/>
              </w:rPr>
            </w:pPr>
            <w:r>
              <w:t>ImagingOutcome</w:t>
            </w:r>
            <w:r w:rsidR="00FE3D2C">
              <w:t>/</w:t>
            </w:r>
            <w:r w:rsidR="00FB7B9E">
              <w:t>ImagingOutcomeBody</w:t>
            </w:r>
            <w:r w:rsidR="00FE3D2C">
              <w:t>/</w:t>
            </w:r>
            <w:r w:rsidR="006736AE">
              <w:t>ImageRecording</w:t>
            </w:r>
            <w:r w:rsidR="00FE3D2C">
              <w:t>/</w:t>
            </w:r>
            <w:r w:rsidR="006736AE">
              <w:t>ImageStructuredData</w:t>
            </w:r>
            <w:r w:rsidR="00FE3D2C">
              <w:t>/</w:t>
            </w:r>
            <w:r w:rsidR="006736AE">
              <w:t>ImageData</w:t>
            </w:r>
            <w:r w:rsidR="00FE3D2C">
              <w:t>/reference</w:t>
            </w:r>
          </w:p>
        </w:tc>
      </w:tr>
      <w:tr w:rsidR="00FE3D2C" w:rsidRPr="00100F5C" w14:paraId="514E4248" w14:textId="77777777" w:rsidTr="006B6063">
        <w:trPr>
          <w:trHeight w:val="397"/>
        </w:trPr>
        <w:tc>
          <w:tcPr>
            <w:tcW w:w="1809" w:type="dxa"/>
            <w:vAlign w:val="center"/>
          </w:tcPr>
          <w:p w14:paraId="5C052284" w14:textId="77777777" w:rsidR="00FE3D2C" w:rsidRPr="00F2299A" w:rsidRDefault="00FE3D2C" w:rsidP="006B6063">
            <w:r>
              <w:t>ImageDataType.burnedInAnnotations</w:t>
            </w:r>
          </w:p>
        </w:tc>
        <w:tc>
          <w:tcPr>
            <w:tcW w:w="2977" w:type="dxa"/>
            <w:vAlign w:val="center"/>
          </w:tcPr>
          <w:p w14:paraId="4C0A0ADA" w14:textId="77777777" w:rsidR="00FE3D2C" w:rsidRPr="00F2299A" w:rsidRDefault="00FE3D2C" w:rsidP="006B6063">
            <w:pPr>
              <w:rPr>
                <w:rFonts w:cs="Arial"/>
                <w:szCs w:val="20"/>
              </w:rPr>
            </w:pPr>
            <w:r w:rsidRPr="00CC412F">
              <w:rPr>
                <w:rFonts w:cs="Arial"/>
                <w:i/>
                <w:color w:val="FF0000"/>
              </w:rPr>
              <w:t>Saknar motsvarighet i V-TIM 2.2</w:t>
            </w:r>
          </w:p>
        </w:tc>
        <w:tc>
          <w:tcPr>
            <w:tcW w:w="4111" w:type="dxa"/>
            <w:vAlign w:val="center"/>
          </w:tcPr>
          <w:p w14:paraId="384F326D" w14:textId="53830A43" w:rsidR="00FE3D2C" w:rsidRPr="00100F5C" w:rsidRDefault="006B6063" w:rsidP="006B6063">
            <w:pPr>
              <w:rPr>
                <w:lang w:val="en-US"/>
              </w:rPr>
            </w:pPr>
            <w:r>
              <w:rPr>
                <w:lang w:val="en-US"/>
              </w:rPr>
              <w:t>ImagingOutcome</w:t>
            </w:r>
            <w:r w:rsidR="00FE3D2C" w:rsidRPr="00100F5C">
              <w:rPr>
                <w:lang w:val="en-US"/>
              </w:rPr>
              <w:t>/</w:t>
            </w:r>
            <w:r w:rsidR="00FB7B9E">
              <w:rPr>
                <w:lang w:val="en-US"/>
              </w:rPr>
              <w:t>ImagingOutcomeBody</w:t>
            </w:r>
            <w:r w:rsidR="00FE3D2C" w:rsidRPr="00100F5C">
              <w:rPr>
                <w:lang w:val="en-US"/>
              </w:rPr>
              <w:t>/</w:t>
            </w:r>
            <w:r w:rsidR="006736AE">
              <w:rPr>
                <w:lang w:val="en-US"/>
              </w:rPr>
              <w:t>ImageRecording</w:t>
            </w:r>
            <w:r w:rsidR="00FE3D2C" w:rsidRPr="00100F5C">
              <w:rPr>
                <w:lang w:val="en-US"/>
              </w:rPr>
              <w:t>/</w:t>
            </w:r>
            <w:r w:rsidR="006736AE">
              <w:rPr>
                <w:lang w:val="en-US"/>
              </w:rPr>
              <w:t>ImageStructuredData</w:t>
            </w:r>
            <w:r w:rsidR="00FE3D2C" w:rsidRPr="00100F5C">
              <w:rPr>
                <w:lang w:val="en-US"/>
              </w:rPr>
              <w:t>/</w:t>
            </w:r>
            <w:r w:rsidR="006736AE">
              <w:rPr>
                <w:lang w:val="en-US"/>
              </w:rPr>
              <w:t>ImageData</w:t>
            </w:r>
            <w:r w:rsidR="00FE3D2C" w:rsidRPr="00100F5C">
              <w:rPr>
                <w:lang w:val="en-US"/>
              </w:rPr>
              <w:t>/burnedInAnnotations</w:t>
            </w:r>
          </w:p>
        </w:tc>
      </w:tr>
      <w:tr w:rsidR="006816AF" w:rsidRPr="00A214E4" w14:paraId="0F9E8F80" w14:textId="77777777" w:rsidTr="006816AF">
        <w:trPr>
          <w:trHeight w:val="397"/>
        </w:trPr>
        <w:tc>
          <w:tcPr>
            <w:tcW w:w="1809" w:type="dxa"/>
          </w:tcPr>
          <w:p w14:paraId="166CD748" w14:textId="3EF63261" w:rsidR="006816AF" w:rsidRDefault="006816AF" w:rsidP="002F51F9">
            <w:pPr>
              <w:rPr>
                <w:szCs w:val="20"/>
              </w:rPr>
            </w:pPr>
            <w:r>
              <w:rPr>
                <w:rFonts w:cs="Arial"/>
                <w:szCs w:val="20"/>
              </w:rPr>
              <w:t>R</w:t>
            </w:r>
            <w:r w:rsidRPr="004F7E80">
              <w:rPr>
                <w:rFonts w:cs="Arial"/>
                <w:szCs w:val="20"/>
              </w:rPr>
              <w:t>esult</w:t>
            </w:r>
            <w:r w:rsidR="00757546">
              <w:rPr>
                <w:rFonts w:cs="Arial"/>
                <w:szCs w:val="20"/>
              </w:rPr>
              <w:t>Type</w:t>
            </w:r>
          </w:p>
        </w:tc>
        <w:tc>
          <w:tcPr>
            <w:tcW w:w="2977" w:type="dxa"/>
          </w:tcPr>
          <w:p w14:paraId="688BA13F"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4FB5E1A6" w14:textId="77777777" w:rsidR="006816AF" w:rsidRPr="00E14FB7" w:rsidRDefault="006816AF" w:rsidP="002F51F9">
            <w:pPr>
              <w:rPr>
                <w:szCs w:val="20"/>
                <w:lang w:val="en-US"/>
              </w:rPr>
            </w:pPr>
            <w:r>
              <w:rPr>
                <w:szCs w:val="20"/>
                <w:lang w:val="en-US"/>
              </w:rPr>
              <w:t>result</w:t>
            </w:r>
          </w:p>
        </w:tc>
      </w:tr>
      <w:tr w:rsidR="006816AF" w:rsidRPr="00A214E4" w14:paraId="7BF4E1D3" w14:textId="77777777" w:rsidTr="006816AF">
        <w:trPr>
          <w:trHeight w:val="397"/>
        </w:trPr>
        <w:tc>
          <w:tcPr>
            <w:tcW w:w="1809" w:type="dxa"/>
          </w:tcPr>
          <w:p w14:paraId="50F3CE15" w14:textId="05F79938" w:rsidR="006816AF" w:rsidRPr="004F7E80" w:rsidRDefault="006816AF" w:rsidP="002F51F9">
            <w:pPr>
              <w:rPr>
                <w:rFonts w:cs="Arial"/>
                <w:szCs w:val="20"/>
              </w:rPr>
            </w:pPr>
            <w:r>
              <w:rPr>
                <w:rFonts w:cs="Arial"/>
                <w:szCs w:val="20"/>
              </w:rPr>
              <w:t>Result</w:t>
            </w:r>
            <w:r w:rsidR="00757546">
              <w:rPr>
                <w:rFonts w:cs="Arial"/>
                <w:szCs w:val="20"/>
              </w:rPr>
              <w:t>Type</w:t>
            </w:r>
            <w:r>
              <w:rPr>
                <w:rFonts w:cs="Arial"/>
                <w:szCs w:val="20"/>
              </w:rPr>
              <w:t>.</w:t>
            </w:r>
            <w:r w:rsidRPr="004F7E80">
              <w:rPr>
                <w:rFonts w:cs="Arial"/>
                <w:szCs w:val="20"/>
              </w:rPr>
              <w:t>resultCode</w:t>
            </w:r>
          </w:p>
        </w:tc>
        <w:tc>
          <w:tcPr>
            <w:tcW w:w="2977" w:type="dxa"/>
          </w:tcPr>
          <w:p w14:paraId="3435D864"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10BB493A" w14:textId="77777777" w:rsidR="006816AF" w:rsidRPr="00E14FB7" w:rsidRDefault="006816AF" w:rsidP="002F51F9">
            <w:pPr>
              <w:rPr>
                <w:szCs w:val="20"/>
                <w:lang w:val="en-US"/>
              </w:rPr>
            </w:pPr>
            <w:r>
              <w:rPr>
                <w:rFonts w:cs="Arial"/>
                <w:szCs w:val="20"/>
              </w:rPr>
              <w:t>result/</w:t>
            </w:r>
            <w:r w:rsidRPr="004F7E80">
              <w:rPr>
                <w:rFonts w:cs="Arial"/>
                <w:szCs w:val="20"/>
              </w:rPr>
              <w:t>resultCode</w:t>
            </w:r>
          </w:p>
        </w:tc>
      </w:tr>
      <w:tr w:rsidR="006816AF" w:rsidRPr="00A214E4" w14:paraId="3850F0C0" w14:textId="77777777" w:rsidTr="006816AF">
        <w:trPr>
          <w:trHeight w:val="397"/>
        </w:trPr>
        <w:tc>
          <w:tcPr>
            <w:tcW w:w="1809" w:type="dxa"/>
          </w:tcPr>
          <w:p w14:paraId="7C885ED9" w14:textId="06BDB4FE" w:rsidR="006816AF" w:rsidRPr="004F7E80" w:rsidRDefault="006816AF" w:rsidP="002F51F9">
            <w:pPr>
              <w:rPr>
                <w:rFonts w:cs="Arial"/>
                <w:szCs w:val="20"/>
              </w:rPr>
            </w:pPr>
            <w:r>
              <w:rPr>
                <w:rFonts w:cs="Arial"/>
                <w:szCs w:val="20"/>
              </w:rPr>
              <w:t>Result</w:t>
            </w:r>
            <w:r w:rsidR="00757546">
              <w:rPr>
                <w:rFonts w:cs="Arial"/>
                <w:szCs w:val="20"/>
              </w:rPr>
              <w:t>Type</w:t>
            </w:r>
            <w:r>
              <w:rPr>
                <w:rFonts w:cs="Arial"/>
                <w:szCs w:val="20"/>
              </w:rPr>
              <w:t>.</w:t>
            </w:r>
            <w:r w:rsidRPr="004F7E80">
              <w:rPr>
                <w:rFonts w:cs="Arial"/>
                <w:szCs w:val="20"/>
              </w:rPr>
              <w:t>errorCode</w:t>
            </w:r>
          </w:p>
        </w:tc>
        <w:tc>
          <w:tcPr>
            <w:tcW w:w="2977" w:type="dxa"/>
          </w:tcPr>
          <w:p w14:paraId="16ABAD23"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531DC665" w14:textId="77777777" w:rsidR="006816AF" w:rsidRPr="00E14FB7" w:rsidRDefault="006816AF" w:rsidP="002F51F9">
            <w:pPr>
              <w:rPr>
                <w:szCs w:val="20"/>
                <w:lang w:val="en-US"/>
              </w:rPr>
            </w:pPr>
            <w:r>
              <w:rPr>
                <w:rFonts w:cs="Arial"/>
                <w:szCs w:val="20"/>
              </w:rPr>
              <w:t>result/</w:t>
            </w:r>
            <w:r w:rsidRPr="004F7E80">
              <w:rPr>
                <w:rFonts w:cs="Arial"/>
                <w:szCs w:val="20"/>
              </w:rPr>
              <w:t>errorCode</w:t>
            </w:r>
          </w:p>
        </w:tc>
      </w:tr>
      <w:tr w:rsidR="006816AF" w:rsidRPr="00A214E4" w14:paraId="23E6535C" w14:textId="77777777" w:rsidTr="006816AF">
        <w:trPr>
          <w:trHeight w:val="397"/>
        </w:trPr>
        <w:tc>
          <w:tcPr>
            <w:tcW w:w="1809" w:type="dxa"/>
          </w:tcPr>
          <w:p w14:paraId="1430CA59" w14:textId="36D517DE" w:rsidR="006816AF" w:rsidRPr="004F7E80" w:rsidRDefault="006816AF" w:rsidP="002F51F9">
            <w:pPr>
              <w:rPr>
                <w:rFonts w:cs="Arial"/>
                <w:szCs w:val="20"/>
              </w:rPr>
            </w:pPr>
            <w:r>
              <w:rPr>
                <w:rFonts w:cs="Arial"/>
                <w:szCs w:val="20"/>
              </w:rPr>
              <w:t>Result</w:t>
            </w:r>
            <w:r w:rsidR="00757546">
              <w:rPr>
                <w:rFonts w:cs="Arial"/>
                <w:szCs w:val="20"/>
              </w:rPr>
              <w:t>Type</w:t>
            </w:r>
            <w:r>
              <w:rPr>
                <w:rFonts w:cs="Arial"/>
                <w:szCs w:val="20"/>
              </w:rPr>
              <w:t>.</w:t>
            </w:r>
            <w:r w:rsidRPr="004F7E80">
              <w:rPr>
                <w:rFonts w:cs="Arial"/>
                <w:szCs w:val="20"/>
              </w:rPr>
              <w:t>subcode</w:t>
            </w:r>
          </w:p>
        </w:tc>
        <w:tc>
          <w:tcPr>
            <w:tcW w:w="2977" w:type="dxa"/>
          </w:tcPr>
          <w:p w14:paraId="2ECF6E95"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66D21115" w14:textId="77777777" w:rsidR="006816AF" w:rsidRPr="00A214E4" w:rsidRDefault="006816AF" w:rsidP="002F51F9">
            <w:pPr>
              <w:rPr>
                <w:szCs w:val="20"/>
              </w:rPr>
            </w:pPr>
            <w:r>
              <w:rPr>
                <w:rFonts w:cs="Arial"/>
                <w:szCs w:val="20"/>
              </w:rPr>
              <w:t>result/</w:t>
            </w:r>
            <w:r w:rsidRPr="004F7E80">
              <w:rPr>
                <w:rFonts w:cs="Arial"/>
                <w:szCs w:val="20"/>
              </w:rPr>
              <w:t>subcode</w:t>
            </w:r>
          </w:p>
        </w:tc>
      </w:tr>
      <w:tr w:rsidR="006816AF" w:rsidRPr="00A214E4" w14:paraId="0637852E" w14:textId="77777777" w:rsidTr="006816AF">
        <w:trPr>
          <w:trHeight w:val="397"/>
        </w:trPr>
        <w:tc>
          <w:tcPr>
            <w:tcW w:w="1809" w:type="dxa"/>
          </w:tcPr>
          <w:p w14:paraId="5618A625" w14:textId="28015DD7" w:rsidR="006816AF" w:rsidRPr="004F7E80" w:rsidRDefault="006816AF" w:rsidP="002F51F9">
            <w:pPr>
              <w:rPr>
                <w:rFonts w:cs="Arial"/>
                <w:szCs w:val="20"/>
              </w:rPr>
            </w:pPr>
            <w:r>
              <w:rPr>
                <w:rFonts w:cs="Arial"/>
                <w:szCs w:val="20"/>
              </w:rPr>
              <w:t>Result</w:t>
            </w:r>
            <w:r w:rsidR="00757546">
              <w:rPr>
                <w:rFonts w:cs="Arial"/>
                <w:szCs w:val="20"/>
              </w:rPr>
              <w:t>Type</w:t>
            </w:r>
            <w:r>
              <w:rPr>
                <w:rFonts w:cs="Arial"/>
                <w:szCs w:val="20"/>
              </w:rPr>
              <w:t>.</w:t>
            </w:r>
            <w:r w:rsidRPr="004F7E80">
              <w:rPr>
                <w:rFonts w:cs="Arial"/>
                <w:szCs w:val="20"/>
              </w:rPr>
              <w:t>logId</w:t>
            </w:r>
          </w:p>
        </w:tc>
        <w:tc>
          <w:tcPr>
            <w:tcW w:w="2977" w:type="dxa"/>
          </w:tcPr>
          <w:p w14:paraId="0AAABC5A"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5308732E" w14:textId="77777777" w:rsidR="006816AF" w:rsidRPr="00A214E4" w:rsidRDefault="006816AF" w:rsidP="002F51F9">
            <w:pPr>
              <w:rPr>
                <w:szCs w:val="20"/>
              </w:rPr>
            </w:pPr>
            <w:r>
              <w:rPr>
                <w:rFonts w:cs="Arial"/>
                <w:szCs w:val="20"/>
              </w:rPr>
              <w:t>result/</w:t>
            </w:r>
            <w:r w:rsidRPr="004F7E80">
              <w:rPr>
                <w:rFonts w:cs="Arial"/>
                <w:szCs w:val="20"/>
              </w:rPr>
              <w:t>logId</w:t>
            </w:r>
          </w:p>
        </w:tc>
      </w:tr>
      <w:tr w:rsidR="006816AF" w:rsidRPr="00A214E4" w14:paraId="195FDD0B" w14:textId="77777777" w:rsidTr="006816AF">
        <w:trPr>
          <w:trHeight w:val="397"/>
        </w:trPr>
        <w:tc>
          <w:tcPr>
            <w:tcW w:w="1809" w:type="dxa"/>
          </w:tcPr>
          <w:p w14:paraId="1AFCE48B" w14:textId="5779D1CD" w:rsidR="006816AF" w:rsidRPr="004F7E80" w:rsidRDefault="006816AF" w:rsidP="002F51F9">
            <w:pPr>
              <w:rPr>
                <w:rFonts w:cs="Arial"/>
                <w:szCs w:val="20"/>
              </w:rPr>
            </w:pPr>
            <w:r>
              <w:rPr>
                <w:rFonts w:cs="Arial"/>
                <w:szCs w:val="20"/>
              </w:rPr>
              <w:t>Result</w:t>
            </w:r>
            <w:r w:rsidR="00757546">
              <w:rPr>
                <w:rFonts w:cs="Arial"/>
                <w:szCs w:val="20"/>
              </w:rPr>
              <w:t>Type</w:t>
            </w:r>
            <w:r>
              <w:rPr>
                <w:rFonts w:cs="Arial"/>
                <w:szCs w:val="20"/>
              </w:rPr>
              <w:t>.</w:t>
            </w:r>
            <w:r w:rsidRPr="004F7E80">
              <w:rPr>
                <w:rFonts w:cs="Arial"/>
                <w:szCs w:val="20"/>
              </w:rPr>
              <w:t>message</w:t>
            </w:r>
          </w:p>
        </w:tc>
        <w:tc>
          <w:tcPr>
            <w:tcW w:w="2977" w:type="dxa"/>
          </w:tcPr>
          <w:p w14:paraId="72D87020" w14:textId="77777777" w:rsidR="006816AF" w:rsidRPr="00A76D6C" w:rsidRDefault="006816AF" w:rsidP="002F51F9">
            <w:pPr>
              <w:rPr>
                <w:rFonts w:cs="Arial"/>
                <w:spacing w:val="-1"/>
                <w:szCs w:val="20"/>
              </w:rPr>
            </w:pPr>
            <w:r w:rsidRPr="00A76D6C">
              <w:rPr>
                <w:rFonts w:cs="Arial"/>
                <w:i/>
                <w:color w:val="FF0000"/>
                <w:szCs w:val="20"/>
              </w:rPr>
              <w:t>Saknar motsvarighet i V-TIM 2.2</w:t>
            </w:r>
          </w:p>
        </w:tc>
        <w:tc>
          <w:tcPr>
            <w:tcW w:w="4111" w:type="dxa"/>
          </w:tcPr>
          <w:p w14:paraId="74526E56" w14:textId="77777777" w:rsidR="006816AF" w:rsidRPr="00A214E4" w:rsidRDefault="006816AF" w:rsidP="002F51F9">
            <w:pPr>
              <w:rPr>
                <w:szCs w:val="20"/>
              </w:rPr>
            </w:pPr>
            <w:r>
              <w:rPr>
                <w:rFonts w:cs="Arial"/>
                <w:szCs w:val="20"/>
              </w:rPr>
              <w:t>result/</w:t>
            </w:r>
            <w:r w:rsidRPr="004F7E80">
              <w:rPr>
                <w:rFonts w:cs="Arial"/>
                <w:szCs w:val="20"/>
              </w:rPr>
              <w: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20" w:name="_Toc357754858"/>
      <w:bookmarkStart w:id="121" w:name="_Toc383102087"/>
      <w:r w:rsidRPr="00CC412F">
        <w:t>Tjänstekontrakt</w:t>
      </w:r>
      <w:bookmarkEnd w:id="93"/>
      <w:bookmarkEnd w:id="120"/>
      <w:bookmarkEnd w:id="121"/>
    </w:p>
    <w:p w14:paraId="0A48ED19" w14:textId="652CA76E" w:rsidR="00F27703" w:rsidRPr="00CC412F" w:rsidRDefault="00F27703" w:rsidP="00F27703">
      <w:pPr>
        <w:pStyle w:val="Heading2"/>
      </w:pPr>
      <w:bookmarkStart w:id="122" w:name="_Toc248640905"/>
      <w:bookmarkStart w:id="123" w:name="_Toc383102088"/>
      <w:r w:rsidRPr="00CC412F">
        <w:t>GetReferralOutcome</w:t>
      </w:r>
      <w:bookmarkEnd w:id="122"/>
      <w:bookmarkEnd w:id="123"/>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1D061B">
      <w:bookmarkStart w:id="124" w:name="_Toc379448266"/>
      <w:r w:rsidRPr="00CC412F">
        <w:t>Gemensamma informationskomponenter</w:t>
      </w:r>
      <w:bookmarkEnd w:id="124"/>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25" w:name="_Toc383102089"/>
      <w:r w:rsidRPr="00CC412F">
        <w:t>Version</w:t>
      </w:r>
      <w:bookmarkEnd w:id="125"/>
    </w:p>
    <w:p w14:paraId="62696F27" w14:textId="418E8125" w:rsidR="007E47C0" w:rsidRPr="00CC412F" w:rsidRDefault="002138EC" w:rsidP="007E47C0">
      <w:r>
        <w:t>2.1</w:t>
      </w:r>
    </w:p>
    <w:p w14:paraId="01DA24DB" w14:textId="77777777" w:rsidR="007E47C0" w:rsidRPr="00CC412F" w:rsidRDefault="007E47C0" w:rsidP="007E47C0"/>
    <w:p w14:paraId="28C49870" w14:textId="77777777" w:rsidR="007E47C0" w:rsidRPr="00CC412F" w:rsidRDefault="007E47C0" w:rsidP="007E47C0">
      <w:pPr>
        <w:pStyle w:val="Heading3"/>
      </w:pPr>
      <w:bookmarkStart w:id="126" w:name="_Toc383102090"/>
      <w:r w:rsidRPr="00CC412F">
        <w:t>Fältregler</w:t>
      </w:r>
      <w:bookmarkEnd w:id="126"/>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6B6063"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6B6063" w:rsidRDefault="007E47C0" w:rsidP="00514BAB">
            <w:pPr>
              <w:rPr>
                <w:b/>
                <w:szCs w:val="20"/>
              </w:rPr>
            </w:pPr>
            <w:r w:rsidRPr="006B6063">
              <w:rPr>
                <w:b/>
                <w:szCs w:val="20"/>
              </w:rPr>
              <w:t>Namn</w:t>
            </w:r>
          </w:p>
        </w:tc>
        <w:tc>
          <w:tcPr>
            <w:tcW w:w="1417" w:type="dxa"/>
            <w:shd w:val="clear" w:color="auto" w:fill="BFBFBF" w:themeFill="background1" w:themeFillShade="BF"/>
            <w:vAlign w:val="bottom"/>
          </w:tcPr>
          <w:p w14:paraId="09721F88" w14:textId="77777777" w:rsidR="007E47C0" w:rsidRPr="006B6063" w:rsidRDefault="007E47C0" w:rsidP="00514BAB">
            <w:pPr>
              <w:rPr>
                <w:b/>
                <w:szCs w:val="20"/>
              </w:rPr>
            </w:pPr>
            <w:r w:rsidRPr="006B6063">
              <w:rPr>
                <w:b/>
                <w:szCs w:val="20"/>
              </w:rPr>
              <w:t>Typ</w:t>
            </w:r>
          </w:p>
        </w:tc>
        <w:tc>
          <w:tcPr>
            <w:tcW w:w="4111" w:type="dxa"/>
            <w:shd w:val="clear" w:color="auto" w:fill="BFBFBF" w:themeFill="background1" w:themeFillShade="BF"/>
            <w:vAlign w:val="bottom"/>
          </w:tcPr>
          <w:p w14:paraId="7A305555" w14:textId="77777777" w:rsidR="007E47C0" w:rsidRPr="006B6063" w:rsidRDefault="007E47C0" w:rsidP="008E0B87">
            <w:pPr>
              <w:rPr>
                <w:b/>
                <w:szCs w:val="20"/>
              </w:rPr>
            </w:pPr>
            <w:r w:rsidRPr="006B6063">
              <w:rPr>
                <w:b/>
                <w:szCs w:val="20"/>
              </w:rPr>
              <w:t>Beskrivning</w:t>
            </w:r>
          </w:p>
        </w:tc>
        <w:tc>
          <w:tcPr>
            <w:tcW w:w="1418" w:type="dxa"/>
            <w:shd w:val="clear" w:color="auto" w:fill="BFBFBF" w:themeFill="background1" w:themeFillShade="BF"/>
            <w:vAlign w:val="bottom"/>
          </w:tcPr>
          <w:p w14:paraId="2B468F2C" w14:textId="47076361" w:rsidR="007E47C0" w:rsidRPr="006B6063" w:rsidRDefault="007E47C0" w:rsidP="003A6D72">
            <w:pPr>
              <w:jc w:val="center"/>
              <w:rPr>
                <w:b/>
                <w:szCs w:val="20"/>
              </w:rPr>
            </w:pPr>
            <w:r w:rsidRPr="006B6063">
              <w:rPr>
                <w:b/>
                <w:szCs w:val="20"/>
              </w:rPr>
              <w:t>Kardi</w:t>
            </w:r>
            <w:r w:rsidR="0027683A" w:rsidRPr="006B6063">
              <w:rPr>
                <w:b/>
                <w:szCs w:val="20"/>
              </w:rPr>
              <w:t>-</w:t>
            </w:r>
            <w:r w:rsidRPr="006B6063">
              <w:rPr>
                <w:b/>
                <w:szCs w:val="20"/>
              </w:rPr>
              <w:t>nalitet</w:t>
            </w:r>
          </w:p>
        </w:tc>
      </w:tr>
      <w:tr w:rsidR="001D061B" w:rsidRPr="006B6063" w14:paraId="75F129A2" w14:textId="77777777" w:rsidTr="008E0B87">
        <w:tc>
          <w:tcPr>
            <w:tcW w:w="2660" w:type="dxa"/>
            <w:shd w:val="clear" w:color="auto" w:fill="D9D9D9" w:themeFill="background1" w:themeFillShade="D9"/>
          </w:tcPr>
          <w:p w14:paraId="14EADC20" w14:textId="1528C327" w:rsidR="001D061B" w:rsidRPr="006B6063" w:rsidRDefault="001D061B" w:rsidP="00514BAB">
            <w:pPr>
              <w:pStyle w:val="TableParagraph"/>
              <w:spacing w:line="229" w:lineRule="exact"/>
              <w:ind w:left="102"/>
              <w:rPr>
                <w:rFonts w:ascii="Georgia" w:eastAsia="Times New Roman" w:hAnsi="Georgia" w:cs="Times New Roman"/>
                <w:b/>
                <w:spacing w:val="-1"/>
                <w:sz w:val="20"/>
                <w:szCs w:val="20"/>
              </w:rPr>
            </w:pPr>
            <w:r w:rsidRPr="006B6063">
              <w:rPr>
                <w:rFonts w:ascii="Georgia" w:hAnsi="Georgia"/>
                <w:b/>
                <w:spacing w:val="-1"/>
                <w:sz w:val="20"/>
                <w:szCs w:val="20"/>
              </w:rPr>
              <w:t>Beg</w:t>
            </w:r>
            <w:r w:rsidRPr="006B6063">
              <w:rPr>
                <w:rFonts w:ascii="Georgia" w:hAnsi="Georgia"/>
                <w:b/>
                <w:sz w:val="20"/>
                <w:szCs w:val="20"/>
              </w:rPr>
              <w:t>ä</w:t>
            </w:r>
            <w:r w:rsidRPr="006B6063">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6B6063"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6B6063"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6B6063"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6B6063" w14:paraId="14058A2F" w14:textId="77777777" w:rsidTr="00514BAB">
        <w:tc>
          <w:tcPr>
            <w:tcW w:w="2660" w:type="dxa"/>
          </w:tcPr>
          <w:p w14:paraId="3BF48D26" w14:textId="3392E100" w:rsidR="001D061B" w:rsidRPr="006B6063" w:rsidRDefault="001D061B" w:rsidP="00514BAB">
            <w:pPr>
              <w:pStyle w:val="TableParagraph"/>
              <w:spacing w:line="229" w:lineRule="exact"/>
              <w:ind w:left="102"/>
              <w:rPr>
                <w:rFonts w:ascii="Georgia" w:hAnsi="Georgia"/>
                <w:b/>
                <w:spacing w:val="-1"/>
                <w:sz w:val="20"/>
                <w:szCs w:val="20"/>
              </w:rPr>
            </w:pPr>
            <w:r w:rsidRPr="006B6063">
              <w:rPr>
                <w:rFonts w:ascii="Georgia" w:hAnsi="Georgia"/>
                <w:sz w:val="20"/>
                <w:szCs w:val="20"/>
              </w:rPr>
              <w:t xml:space="preserve">careUnitHSAid </w:t>
            </w:r>
          </w:p>
        </w:tc>
        <w:tc>
          <w:tcPr>
            <w:tcW w:w="1417" w:type="dxa"/>
          </w:tcPr>
          <w:p w14:paraId="2FD7B895" w14:textId="24CE921F" w:rsidR="001D061B" w:rsidRPr="006B6063" w:rsidRDefault="001D061B" w:rsidP="00514BAB">
            <w:pPr>
              <w:pStyle w:val="TableParagraph"/>
              <w:spacing w:line="226" w:lineRule="exact"/>
              <w:ind w:left="102"/>
              <w:rPr>
                <w:rFonts w:ascii="Georgia" w:eastAsia="Times New Roman" w:hAnsi="Georgia" w:cs="Times New Roman"/>
                <w:spacing w:val="-1"/>
                <w:sz w:val="20"/>
                <w:szCs w:val="20"/>
              </w:rPr>
            </w:pPr>
            <w:r w:rsidRPr="006B6063">
              <w:rPr>
                <w:rFonts w:ascii="Georgia" w:hAnsi="Georgia"/>
                <w:spacing w:val="-1"/>
                <w:sz w:val="20"/>
                <w:szCs w:val="20"/>
              </w:rPr>
              <w:t>HSAidType</w:t>
            </w:r>
          </w:p>
        </w:tc>
        <w:tc>
          <w:tcPr>
            <w:tcW w:w="4111" w:type="dxa"/>
          </w:tcPr>
          <w:p w14:paraId="01D0F470" w14:textId="23C86FED" w:rsidR="001D061B" w:rsidRPr="006B6063" w:rsidRDefault="001D061B" w:rsidP="008E0B87">
            <w:pPr>
              <w:pStyle w:val="TableParagraph"/>
              <w:spacing w:line="226" w:lineRule="exact"/>
              <w:ind w:left="102"/>
              <w:rPr>
                <w:rFonts w:ascii="Georgia" w:eastAsia="Times New Roman" w:hAnsi="Georgia" w:cs="Times New Roman"/>
                <w:spacing w:val="-1"/>
                <w:sz w:val="20"/>
                <w:szCs w:val="20"/>
              </w:rPr>
            </w:pPr>
            <w:r w:rsidRPr="006B6063">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r w:rsidRPr="006B6063">
              <w:rPr>
                <w:spacing w:val="-1"/>
                <w:szCs w:val="20"/>
              </w:rPr>
              <w:t>.</w:t>
            </w:r>
            <w:proofErr w:type="gramEnd"/>
            <w:r w:rsidRPr="006B6063">
              <w:rPr>
                <w:szCs w:val="20"/>
              </w:rPr>
              <w:t>*</w:t>
            </w:r>
          </w:p>
          <w:p w14:paraId="483E2B07" w14:textId="77777777" w:rsidR="001D061B" w:rsidRPr="006B6063"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6B6063" w14:paraId="7D0BDD62" w14:textId="77777777" w:rsidTr="00514BAB">
        <w:tc>
          <w:tcPr>
            <w:tcW w:w="2660" w:type="dxa"/>
          </w:tcPr>
          <w:p w14:paraId="0113580B" w14:textId="4B390697" w:rsidR="001D061B" w:rsidRPr="006B6063" w:rsidRDefault="001D061B" w:rsidP="00514BAB">
            <w:pPr>
              <w:pStyle w:val="TableParagraph"/>
              <w:spacing w:line="229" w:lineRule="exact"/>
              <w:ind w:left="102"/>
              <w:rPr>
                <w:rFonts w:ascii="Georgia" w:hAnsi="Georgia"/>
                <w:sz w:val="20"/>
                <w:szCs w:val="20"/>
              </w:rPr>
            </w:pPr>
            <w:r w:rsidRPr="006B6063">
              <w:rPr>
                <w:rFonts w:ascii="Georgia" w:hAnsi="Georgia"/>
                <w:sz w:val="20"/>
                <w:szCs w:val="20"/>
              </w:rPr>
              <w:t>patientId</w:t>
            </w:r>
          </w:p>
        </w:tc>
        <w:tc>
          <w:tcPr>
            <w:tcW w:w="1417" w:type="dxa"/>
          </w:tcPr>
          <w:p w14:paraId="5E253C1E" w14:textId="65BEB0C9"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PersonIdType</w:t>
            </w:r>
          </w:p>
        </w:tc>
        <w:tc>
          <w:tcPr>
            <w:tcW w:w="4111" w:type="dxa"/>
          </w:tcPr>
          <w:p w14:paraId="5580257D" w14:textId="5F90F85E" w:rsidR="001D061B" w:rsidRPr="006B6063" w:rsidRDefault="001D061B" w:rsidP="008E0B87">
            <w:pPr>
              <w:pStyle w:val="TableParagraph"/>
              <w:spacing w:line="226" w:lineRule="exact"/>
              <w:ind w:left="102"/>
              <w:rPr>
                <w:rFonts w:ascii="Georgia" w:hAnsi="Georgia"/>
                <w:spacing w:val="-1"/>
                <w:sz w:val="20"/>
                <w:szCs w:val="20"/>
              </w:rPr>
            </w:pPr>
            <w:r w:rsidRPr="006B6063">
              <w:rPr>
                <w:rFonts w:ascii="Georgia" w:hAnsi="Georgia"/>
                <w:spacing w:val="-1"/>
                <w:sz w:val="20"/>
                <w:szCs w:val="20"/>
              </w:rPr>
              <w:t xml:space="preserve">Id för patienten. </w:t>
            </w:r>
            <w:r w:rsidRPr="006B6063">
              <w:rPr>
                <w:rFonts w:ascii="Georgia" w:hAnsi="Georgia"/>
                <w:spacing w:val="-1"/>
                <w:sz w:val="20"/>
                <w:szCs w:val="20"/>
              </w:rPr>
              <w:br/>
            </w:r>
            <w:proofErr w:type="gramStart"/>
            <w:r w:rsidRPr="006B6063">
              <w:rPr>
                <w:rFonts w:ascii="Georgia" w:hAnsi="Georgia"/>
                <w:spacing w:val="-1"/>
                <w:sz w:val="20"/>
                <w:szCs w:val="20"/>
              </w:rPr>
              <w:t>value sätts till patientens identifierare.</w:t>
            </w:r>
            <w:proofErr w:type="gramEnd"/>
            <w:r w:rsidRPr="006B6063">
              <w:rPr>
                <w:rFonts w:ascii="Georgia" w:hAnsi="Georgia"/>
                <w:spacing w:val="-1"/>
                <w:sz w:val="20"/>
                <w:szCs w:val="20"/>
              </w:rPr>
              <w:t xml:space="preserve"> Anges med 12 tecken utan avskiljare.</w:t>
            </w:r>
            <w:r w:rsidRPr="006B6063">
              <w:rPr>
                <w:rFonts w:ascii="Georgia" w:hAnsi="Georgia"/>
                <w:spacing w:val="-1"/>
                <w:sz w:val="20"/>
                <w:szCs w:val="20"/>
              </w:rPr>
              <w:br/>
              <w:t xml:space="preserve">Type sätts till OID för typ av identifierare. </w:t>
            </w:r>
            <w:r w:rsidRPr="006B6063">
              <w:rPr>
                <w:rFonts w:ascii="Georgia" w:hAnsi="Georgia"/>
                <w:spacing w:val="-1"/>
                <w:sz w:val="20"/>
                <w:szCs w:val="20"/>
              </w:rPr>
              <w:br/>
              <w:t>För personnummer ska Skatteverkets personnummer (1.2.752.129.2.1.3.1).</w:t>
            </w:r>
            <w:r w:rsidRPr="006B6063">
              <w:rPr>
                <w:rFonts w:ascii="Georgia" w:hAnsi="Georgia"/>
                <w:spacing w:val="-1"/>
                <w:sz w:val="20"/>
                <w:szCs w:val="20"/>
              </w:rPr>
              <w:br/>
              <w:t>För samordningsnummer ska Skatteverkets samordningsnummer (1.2.752.129.2.1.3.3).</w:t>
            </w:r>
            <w:r w:rsidRPr="006B6063">
              <w:rPr>
                <w:rFonts w:ascii="Georgia" w:hAnsi="Georgia"/>
                <w:spacing w:val="-1"/>
                <w:sz w:val="20"/>
                <w:szCs w:val="20"/>
              </w:rPr>
              <w:br/>
              <w:t>För reservnummer används lokalt definierade reservnummet, exempelvis SLL reservnummer (1.2.752.</w:t>
            </w:r>
            <w:proofErr w:type="gramStart"/>
            <w:r w:rsidRPr="006B6063">
              <w:rPr>
                <w:rFonts w:ascii="Georgia" w:hAnsi="Georgia"/>
                <w:spacing w:val="-1"/>
                <w:sz w:val="20"/>
                <w:szCs w:val="20"/>
              </w:rPr>
              <w:t>97.3.1</w:t>
            </w:r>
            <w:proofErr w:type="gramEnd"/>
            <w:r w:rsidRPr="006B6063">
              <w:rPr>
                <w:rFonts w:ascii="Georgia" w:hAnsi="Georgia"/>
                <w:spacing w:val="-1"/>
                <w:sz w:val="20"/>
                <w:szCs w:val="20"/>
              </w:rPr>
              <w:t>.3)</w:t>
            </w:r>
          </w:p>
        </w:tc>
        <w:tc>
          <w:tcPr>
            <w:tcW w:w="1418" w:type="dxa"/>
          </w:tcPr>
          <w:p w14:paraId="302B0281" w14:textId="579516D2"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5F2DC0EA" w14:textId="77777777" w:rsidTr="00514BAB">
        <w:tc>
          <w:tcPr>
            <w:tcW w:w="2660" w:type="dxa"/>
          </w:tcPr>
          <w:p w14:paraId="0E3FE5C8" w14:textId="794EAA3F" w:rsidR="001D061B" w:rsidRPr="006B6063" w:rsidRDefault="001D061B" w:rsidP="00514BAB">
            <w:pPr>
              <w:pStyle w:val="TableParagraph"/>
              <w:spacing w:line="229" w:lineRule="exact"/>
              <w:ind w:left="102"/>
              <w:rPr>
                <w:rFonts w:ascii="Georgia" w:hAnsi="Georgia"/>
                <w:sz w:val="20"/>
                <w:szCs w:val="20"/>
              </w:rPr>
            </w:pPr>
            <w:r w:rsidRPr="006B6063">
              <w:rPr>
                <w:rFonts w:ascii="Georgia" w:hAnsi="Georgia"/>
                <w:sz w:val="20"/>
                <w:szCs w:val="20"/>
              </w:rPr>
              <w:t>timePeriod</w:t>
            </w:r>
          </w:p>
        </w:tc>
        <w:tc>
          <w:tcPr>
            <w:tcW w:w="1417" w:type="dxa"/>
          </w:tcPr>
          <w:p w14:paraId="445EDE7B" w14:textId="59E6198A"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DatePeriodType</w:t>
            </w:r>
          </w:p>
        </w:tc>
        <w:tc>
          <w:tcPr>
            <w:tcW w:w="4111" w:type="dxa"/>
          </w:tcPr>
          <w:p w14:paraId="0689F0B3" w14:textId="6B6E9746" w:rsidR="001D061B" w:rsidRPr="006B6063" w:rsidRDefault="001D061B" w:rsidP="008E0B87">
            <w:pPr>
              <w:pStyle w:val="TableParagraph"/>
              <w:spacing w:line="226" w:lineRule="exact"/>
              <w:ind w:left="102"/>
              <w:rPr>
                <w:rFonts w:ascii="Georgia" w:hAnsi="Georgia"/>
                <w:spacing w:val="-1"/>
                <w:sz w:val="20"/>
                <w:szCs w:val="20"/>
              </w:rPr>
            </w:pPr>
            <w:commentRangeStart w:id="127"/>
            <w:r w:rsidRPr="006B6063">
              <w:rPr>
                <w:rFonts w:ascii="Georgia" w:hAnsi="Georgia"/>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commentRangeEnd w:id="127"/>
            <w:r w:rsidR="002138EC" w:rsidRPr="006B6063">
              <w:rPr>
                <w:rStyle w:val="CommentReference"/>
                <w:rFonts w:ascii="Georgia" w:eastAsia="ヒラギノ角ゴ Pro W3" w:hAnsi="Georgia" w:cs="Times New Roman"/>
                <w:i/>
                <w:color w:val="000000"/>
                <w:sz w:val="20"/>
                <w:szCs w:val="20"/>
                <w:lang w:val="en-GB"/>
              </w:rPr>
              <w:commentReference w:id="127"/>
            </w:r>
          </w:p>
        </w:tc>
        <w:tc>
          <w:tcPr>
            <w:tcW w:w="1418" w:type="dxa"/>
          </w:tcPr>
          <w:p w14:paraId="74E3B899" w14:textId="0CAE57F6"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D10A790" w14:textId="77777777" w:rsidTr="00514BAB">
        <w:tc>
          <w:tcPr>
            <w:tcW w:w="2660" w:type="dxa"/>
          </w:tcPr>
          <w:p w14:paraId="05A32F70" w14:textId="52F8F689" w:rsidR="001D061B" w:rsidRPr="006B6063" w:rsidRDefault="001D061B" w:rsidP="00514BAB">
            <w:pPr>
              <w:pStyle w:val="TableParagraph"/>
              <w:spacing w:line="229" w:lineRule="exact"/>
              <w:ind w:left="102"/>
              <w:rPr>
                <w:rFonts w:ascii="Georgia" w:hAnsi="Georgia"/>
                <w:sz w:val="20"/>
                <w:szCs w:val="20"/>
              </w:rPr>
            </w:pPr>
            <w:proofErr w:type="gramStart"/>
            <w:r w:rsidRPr="006B6063">
              <w:rPr>
                <w:rFonts w:ascii="Georgia" w:hAnsi="Georgia"/>
                <w:sz w:val="20"/>
                <w:szCs w:val="20"/>
              </w:rPr>
              <w:t>..</w:t>
            </w:r>
            <w:proofErr w:type="gramEnd"/>
            <w:r w:rsidRPr="006B6063">
              <w:rPr>
                <w:rFonts w:ascii="Georgia" w:hAnsi="Georgia"/>
                <w:sz w:val="20"/>
                <w:szCs w:val="20"/>
              </w:rPr>
              <w:t>/start</w:t>
            </w:r>
          </w:p>
        </w:tc>
        <w:tc>
          <w:tcPr>
            <w:tcW w:w="1417" w:type="dxa"/>
          </w:tcPr>
          <w:p w14:paraId="605F7E61" w14:textId="3416BA97"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string</w:t>
            </w:r>
          </w:p>
        </w:tc>
        <w:tc>
          <w:tcPr>
            <w:tcW w:w="4111" w:type="dxa"/>
          </w:tcPr>
          <w:p w14:paraId="4A803865" w14:textId="6700FE02" w:rsidR="001D061B" w:rsidRPr="006B6063" w:rsidRDefault="001D061B" w:rsidP="008E0B87">
            <w:pPr>
              <w:pStyle w:val="TableParagraph"/>
              <w:spacing w:line="226" w:lineRule="exact"/>
              <w:ind w:left="102"/>
              <w:rPr>
                <w:rFonts w:ascii="Georgia" w:hAnsi="Georgia"/>
                <w:spacing w:val="-1"/>
                <w:sz w:val="20"/>
                <w:szCs w:val="20"/>
              </w:rPr>
            </w:pPr>
            <w:r w:rsidRPr="006B6063">
              <w:rPr>
                <w:rFonts w:ascii="Georgia" w:hAnsi="Georgia"/>
                <w:spacing w:val="-1"/>
                <w:sz w:val="20"/>
                <w:szCs w:val="20"/>
              </w:rPr>
              <w:t>Startdatum. Format ÅÅÅÅMMDD.</w:t>
            </w:r>
          </w:p>
        </w:tc>
        <w:tc>
          <w:tcPr>
            <w:tcW w:w="1418" w:type="dxa"/>
          </w:tcPr>
          <w:p w14:paraId="34005D86" w14:textId="2C1D73AF"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3568D324" w14:textId="77777777" w:rsidTr="00514BAB">
        <w:tc>
          <w:tcPr>
            <w:tcW w:w="2660" w:type="dxa"/>
          </w:tcPr>
          <w:p w14:paraId="4B92534F" w14:textId="1178D4D6" w:rsidR="001D061B" w:rsidRPr="006B6063" w:rsidRDefault="001D061B" w:rsidP="00514BAB">
            <w:pPr>
              <w:pStyle w:val="TableParagraph"/>
              <w:spacing w:line="229" w:lineRule="exact"/>
              <w:ind w:left="102"/>
              <w:rPr>
                <w:rFonts w:ascii="Georgia" w:hAnsi="Georgia"/>
                <w:sz w:val="20"/>
                <w:szCs w:val="20"/>
              </w:rPr>
            </w:pPr>
            <w:proofErr w:type="gramStart"/>
            <w:r w:rsidRPr="006B6063">
              <w:rPr>
                <w:rFonts w:ascii="Georgia" w:hAnsi="Georgia"/>
                <w:sz w:val="20"/>
                <w:szCs w:val="20"/>
              </w:rPr>
              <w:t>..</w:t>
            </w:r>
            <w:proofErr w:type="gramEnd"/>
            <w:r w:rsidRPr="006B6063">
              <w:rPr>
                <w:rFonts w:ascii="Georgia" w:hAnsi="Georgia"/>
                <w:sz w:val="20"/>
                <w:szCs w:val="20"/>
              </w:rPr>
              <w:t>/end</w:t>
            </w:r>
          </w:p>
        </w:tc>
        <w:tc>
          <w:tcPr>
            <w:tcW w:w="1417" w:type="dxa"/>
          </w:tcPr>
          <w:p w14:paraId="4792DE22" w14:textId="6389D787"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string</w:t>
            </w:r>
          </w:p>
        </w:tc>
        <w:tc>
          <w:tcPr>
            <w:tcW w:w="4111" w:type="dxa"/>
          </w:tcPr>
          <w:p w14:paraId="68608F6C" w14:textId="3A1E4251" w:rsidR="001D061B" w:rsidRPr="006B6063" w:rsidRDefault="001D061B" w:rsidP="008E0B87">
            <w:pPr>
              <w:pStyle w:val="TableParagraph"/>
              <w:spacing w:line="226" w:lineRule="exact"/>
              <w:ind w:left="102"/>
              <w:rPr>
                <w:rFonts w:ascii="Georgia" w:hAnsi="Georgia"/>
                <w:spacing w:val="-1"/>
                <w:sz w:val="20"/>
                <w:szCs w:val="20"/>
              </w:rPr>
            </w:pPr>
            <w:r w:rsidRPr="006B6063">
              <w:rPr>
                <w:rFonts w:ascii="Georgia" w:hAnsi="Georgia"/>
                <w:spacing w:val="-1"/>
                <w:sz w:val="20"/>
                <w:szCs w:val="20"/>
              </w:rPr>
              <w:t>Slutdatum. Format ÅÅÅÅMMDD.</w:t>
            </w:r>
          </w:p>
        </w:tc>
        <w:tc>
          <w:tcPr>
            <w:tcW w:w="1418" w:type="dxa"/>
          </w:tcPr>
          <w:p w14:paraId="5B6B109A" w14:textId="35E2E2F6"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01FFFC0C" w14:textId="77777777" w:rsidTr="00514BAB">
        <w:tc>
          <w:tcPr>
            <w:tcW w:w="2660" w:type="dxa"/>
          </w:tcPr>
          <w:p w14:paraId="1E07FB51" w14:textId="54750910" w:rsidR="001D061B" w:rsidRPr="006B6063" w:rsidRDefault="001D061B" w:rsidP="00514BAB">
            <w:pPr>
              <w:pStyle w:val="TableParagraph"/>
              <w:spacing w:line="229" w:lineRule="exact"/>
              <w:ind w:left="102"/>
              <w:rPr>
                <w:rFonts w:ascii="Georgia" w:hAnsi="Georgia"/>
                <w:sz w:val="20"/>
                <w:szCs w:val="20"/>
              </w:rPr>
            </w:pPr>
            <w:r w:rsidRPr="006B6063">
              <w:rPr>
                <w:rFonts w:ascii="Georgia" w:hAnsi="Georgia"/>
                <w:sz w:val="20"/>
                <w:szCs w:val="20"/>
              </w:rPr>
              <w:t>sourceSystemHSAId</w:t>
            </w:r>
          </w:p>
        </w:tc>
        <w:tc>
          <w:tcPr>
            <w:tcW w:w="1417" w:type="dxa"/>
          </w:tcPr>
          <w:p w14:paraId="33410408" w14:textId="28E98734"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HSAidType</w:t>
            </w:r>
          </w:p>
        </w:tc>
        <w:tc>
          <w:tcPr>
            <w:tcW w:w="4111" w:type="dxa"/>
          </w:tcPr>
          <w:p w14:paraId="21F49EF3" w14:textId="77777777" w:rsidR="001D061B" w:rsidRPr="006B6063" w:rsidRDefault="001D061B" w:rsidP="008E0B87">
            <w:pPr>
              <w:spacing w:line="226" w:lineRule="exact"/>
              <w:ind w:left="102"/>
              <w:rPr>
                <w:szCs w:val="20"/>
              </w:rPr>
            </w:pPr>
            <w:commentRangeStart w:id="128"/>
            <w:r w:rsidRPr="006B6063">
              <w:rPr>
                <w:szCs w:val="20"/>
              </w:rPr>
              <w:t xml:space="preserve">Begränsar sökningen till dokument som är skapade i angivet system. </w:t>
            </w:r>
          </w:p>
          <w:p w14:paraId="40828793" w14:textId="77777777" w:rsidR="001D061B" w:rsidRPr="006B6063" w:rsidRDefault="001D061B" w:rsidP="008E0B87">
            <w:pPr>
              <w:spacing w:line="226" w:lineRule="exact"/>
              <w:ind w:left="102"/>
              <w:rPr>
                <w:szCs w:val="20"/>
              </w:rPr>
            </w:pPr>
          </w:p>
          <w:p w14:paraId="6A97EE30" w14:textId="77777777" w:rsidR="001D061B" w:rsidRPr="006B6063" w:rsidRDefault="001D061B" w:rsidP="008E0B87">
            <w:pPr>
              <w:spacing w:line="226" w:lineRule="exact"/>
              <w:ind w:left="102"/>
              <w:rPr>
                <w:szCs w:val="20"/>
              </w:rPr>
            </w:pPr>
            <w:r w:rsidRPr="006B6063">
              <w:rPr>
                <w:szCs w:val="20"/>
              </w:rPr>
              <w:t>Värdet på detta fält måste överensstämma med värdet på logicalAddress i anropets tekniska kuvertering (ex. SOAP-header).</w:t>
            </w:r>
          </w:p>
          <w:p w14:paraId="619994D5" w14:textId="77777777" w:rsidR="001D061B" w:rsidRPr="006B6063" w:rsidRDefault="001D061B" w:rsidP="008E0B87">
            <w:pPr>
              <w:spacing w:line="226" w:lineRule="exact"/>
              <w:ind w:left="102"/>
              <w:rPr>
                <w:spacing w:val="-1"/>
                <w:szCs w:val="20"/>
              </w:rPr>
            </w:pPr>
          </w:p>
          <w:p w14:paraId="5BEF90B6" w14:textId="77777777" w:rsidR="001D061B" w:rsidRPr="006B6063" w:rsidRDefault="001D061B" w:rsidP="008E0B87">
            <w:pPr>
              <w:spacing w:line="226" w:lineRule="exact"/>
              <w:ind w:left="102"/>
              <w:rPr>
                <w:szCs w:val="20"/>
              </w:rPr>
            </w:pPr>
            <w:r w:rsidRPr="006B6063">
              <w:rPr>
                <w:szCs w:val="20"/>
              </w:rPr>
              <w:t>Det innebär i praktiken att aggregerande tjänster inte används när detta fält anges.</w:t>
            </w:r>
          </w:p>
          <w:p w14:paraId="108F6E16" w14:textId="77777777" w:rsidR="001D061B" w:rsidRPr="006B6063" w:rsidRDefault="001D061B" w:rsidP="008E0B87">
            <w:pPr>
              <w:spacing w:line="226" w:lineRule="exact"/>
              <w:ind w:left="102"/>
              <w:rPr>
                <w:szCs w:val="20"/>
              </w:rPr>
            </w:pPr>
          </w:p>
          <w:p w14:paraId="604463D2" w14:textId="697EFEE8" w:rsidR="001D061B" w:rsidRPr="006B6063" w:rsidRDefault="001D061B" w:rsidP="008E0B87">
            <w:pPr>
              <w:pStyle w:val="TableParagraph"/>
              <w:spacing w:line="226" w:lineRule="exact"/>
              <w:ind w:left="102"/>
              <w:rPr>
                <w:rFonts w:ascii="Georgia" w:hAnsi="Georgia"/>
                <w:spacing w:val="-1"/>
                <w:sz w:val="20"/>
                <w:szCs w:val="20"/>
              </w:rPr>
            </w:pPr>
            <w:r w:rsidRPr="006B6063">
              <w:rPr>
                <w:rFonts w:ascii="Georgia" w:hAnsi="Georgia"/>
                <w:sz w:val="20"/>
                <w:szCs w:val="20"/>
              </w:rPr>
              <w:t>Fältet är tvingande om careContactId angivits.</w:t>
            </w:r>
            <w:commentRangeEnd w:id="128"/>
            <w:r w:rsidR="008E0B87" w:rsidRPr="006B6063">
              <w:rPr>
                <w:rStyle w:val="CommentReference"/>
                <w:rFonts w:ascii="Georgia" w:eastAsia="ヒラギノ角ゴ Pro W3" w:hAnsi="Georgia" w:cs="Times New Roman"/>
                <w:i/>
                <w:color w:val="000000"/>
                <w:sz w:val="20"/>
                <w:szCs w:val="20"/>
                <w:lang w:val="en-GB"/>
              </w:rPr>
              <w:commentReference w:id="128"/>
            </w:r>
          </w:p>
        </w:tc>
        <w:tc>
          <w:tcPr>
            <w:tcW w:w="1418" w:type="dxa"/>
          </w:tcPr>
          <w:p w14:paraId="4805FDF8" w14:textId="77777777"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p w14:paraId="28ECFE51" w14:textId="77777777" w:rsidR="001D061B" w:rsidRPr="006B6063" w:rsidRDefault="001D061B" w:rsidP="003A6D72">
            <w:pPr>
              <w:spacing w:line="229" w:lineRule="exact"/>
              <w:ind w:left="102"/>
              <w:jc w:val="center"/>
              <w:rPr>
                <w:szCs w:val="20"/>
              </w:rPr>
            </w:pPr>
          </w:p>
          <w:p w14:paraId="26E5407F" w14:textId="77777777" w:rsidR="001D061B" w:rsidRPr="006B6063" w:rsidRDefault="001D061B" w:rsidP="003A6D72">
            <w:pPr>
              <w:spacing w:line="229" w:lineRule="exact"/>
              <w:ind w:left="102"/>
              <w:jc w:val="center"/>
              <w:rPr>
                <w:szCs w:val="20"/>
              </w:rPr>
            </w:pPr>
          </w:p>
          <w:p w14:paraId="3AB662FB" w14:textId="77777777" w:rsidR="001D061B" w:rsidRPr="006B6063" w:rsidRDefault="001D061B" w:rsidP="003A6D72">
            <w:pPr>
              <w:spacing w:line="229" w:lineRule="exact"/>
              <w:ind w:left="102"/>
              <w:jc w:val="center"/>
              <w:rPr>
                <w:szCs w:val="20"/>
              </w:rPr>
            </w:pPr>
          </w:p>
        </w:tc>
      </w:tr>
      <w:tr w:rsidR="001D061B" w:rsidRPr="006B6063" w14:paraId="1827FF71" w14:textId="77777777" w:rsidTr="00514BAB">
        <w:tc>
          <w:tcPr>
            <w:tcW w:w="2660" w:type="dxa"/>
          </w:tcPr>
          <w:p w14:paraId="42717F6B" w14:textId="517F5051" w:rsidR="001D061B" w:rsidRPr="006B6063" w:rsidRDefault="001D061B" w:rsidP="00514BAB">
            <w:pPr>
              <w:pStyle w:val="TableParagraph"/>
              <w:spacing w:line="229" w:lineRule="exact"/>
              <w:ind w:left="102"/>
              <w:rPr>
                <w:rFonts w:ascii="Georgia" w:hAnsi="Georgia"/>
                <w:sz w:val="20"/>
                <w:szCs w:val="20"/>
              </w:rPr>
            </w:pPr>
            <w:r w:rsidRPr="006B6063">
              <w:rPr>
                <w:rFonts w:ascii="Georgia" w:hAnsi="Georgia"/>
                <w:sz w:val="20"/>
                <w:szCs w:val="20"/>
              </w:rPr>
              <w:t>careContactId</w:t>
            </w:r>
          </w:p>
        </w:tc>
        <w:tc>
          <w:tcPr>
            <w:tcW w:w="1417" w:type="dxa"/>
          </w:tcPr>
          <w:p w14:paraId="1732142D" w14:textId="1C390B18"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pacing w:val="-1"/>
                <w:sz w:val="20"/>
                <w:szCs w:val="20"/>
              </w:rPr>
              <w:t>string</w:t>
            </w:r>
          </w:p>
        </w:tc>
        <w:tc>
          <w:tcPr>
            <w:tcW w:w="4111" w:type="dxa"/>
          </w:tcPr>
          <w:p w14:paraId="773CAFD3" w14:textId="536B5F20" w:rsidR="001D061B" w:rsidRPr="006B6063" w:rsidRDefault="001D061B" w:rsidP="008E0B87">
            <w:pPr>
              <w:spacing w:line="226" w:lineRule="exact"/>
              <w:ind w:left="102"/>
              <w:rPr>
                <w:szCs w:val="20"/>
              </w:rPr>
            </w:pPr>
            <w:r w:rsidRPr="006B6063">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w:t>
            </w:r>
          </w:p>
        </w:tc>
      </w:tr>
      <w:tr w:rsidR="001D061B" w:rsidRPr="006B6063" w14:paraId="72DB7689" w14:textId="77777777" w:rsidTr="008E0B87">
        <w:tc>
          <w:tcPr>
            <w:tcW w:w="2660" w:type="dxa"/>
            <w:shd w:val="clear" w:color="auto" w:fill="D9D9D9" w:themeFill="background1" w:themeFillShade="D9"/>
          </w:tcPr>
          <w:p w14:paraId="1D1596DB" w14:textId="685F58DB" w:rsidR="001D061B" w:rsidRPr="006B6063" w:rsidRDefault="001D061B" w:rsidP="00514BAB">
            <w:pPr>
              <w:pStyle w:val="TableParagraph"/>
              <w:spacing w:line="229" w:lineRule="exact"/>
              <w:ind w:left="102"/>
              <w:rPr>
                <w:rFonts w:ascii="Georgia" w:hAnsi="Georgia"/>
                <w:sz w:val="20"/>
                <w:szCs w:val="20"/>
              </w:rPr>
            </w:pPr>
            <w:r w:rsidRPr="006B6063">
              <w:rPr>
                <w:rFonts w:ascii="Georgia" w:hAnsi="Georgia"/>
                <w:b/>
                <w:sz w:val="20"/>
                <w:szCs w:val="20"/>
              </w:rPr>
              <w:t>Sv</w:t>
            </w:r>
            <w:r w:rsidRPr="006B6063">
              <w:rPr>
                <w:rFonts w:ascii="Georgia" w:hAnsi="Georgia"/>
                <w:b/>
                <w:spacing w:val="-1"/>
                <w:sz w:val="20"/>
                <w:szCs w:val="20"/>
              </w:rPr>
              <w:t>a</w:t>
            </w:r>
            <w:r w:rsidRPr="006B6063">
              <w:rPr>
                <w:rFonts w:ascii="Georgia" w:hAnsi="Georgia"/>
                <w:b/>
                <w:sz w:val="20"/>
                <w:szCs w:val="20"/>
              </w:rPr>
              <w:t>r</w:t>
            </w:r>
          </w:p>
        </w:tc>
        <w:tc>
          <w:tcPr>
            <w:tcW w:w="1417" w:type="dxa"/>
            <w:shd w:val="clear" w:color="auto" w:fill="D9D9D9" w:themeFill="background1" w:themeFillShade="D9"/>
          </w:tcPr>
          <w:p w14:paraId="60491038" w14:textId="77777777" w:rsidR="001D061B" w:rsidRPr="006B6063"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6B6063"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6B6063" w:rsidRDefault="001D061B" w:rsidP="003A6D72">
            <w:pPr>
              <w:spacing w:line="229" w:lineRule="exact"/>
              <w:ind w:left="102"/>
              <w:jc w:val="center"/>
              <w:rPr>
                <w:szCs w:val="20"/>
              </w:rPr>
            </w:pPr>
          </w:p>
        </w:tc>
      </w:tr>
      <w:tr w:rsidR="001D061B" w:rsidRPr="006B6063" w14:paraId="13713010" w14:textId="77777777" w:rsidTr="00514BAB">
        <w:tc>
          <w:tcPr>
            <w:tcW w:w="2660" w:type="dxa"/>
          </w:tcPr>
          <w:p w14:paraId="16E67BE6" w14:textId="784DA0E4" w:rsidR="001D061B" w:rsidRPr="006B6063" w:rsidRDefault="001D061B" w:rsidP="00514BAB">
            <w:pPr>
              <w:pStyle w:val="TableParagraph"/>
              <w:spacing w:line="229" w:lineRule="exact"/>
              <w:ind w:left="102"/>
              <w:rPr>
                <w:rFonts w:ascii="Georgia" w:hAnsi="Georgia"/>
                <w:b/>
                <w:sz w:val="20"/>
                <w:szCs w:val="20"/>
              </w:rPr>
            </w:pPr>
            <w:r w:rsidRPr="006B6063">
              <w:rPr>
                <w:rFonts w:ascii="Georgia" w:hAnsi="Georgia"/>
                <w:sz w:val="20"/>
                <w:szCs w:val="20"/>
              </w:rPr>
              <w:t>referralOutcome</w:t>
            </w:r>
          </w:p>
        </w:tc>
        <w:tc>
          <w:tcPr>
            <w:tcW w:w="1417" w:type="dxa"/>
          </w:tcPr>
          <w:p w14:paraId="232BF289" w14:textId="55223BD2" w:rsidR="001D061B" w:rsidRPr="006B6063" w:rsidRDefault="001D061B" w:rsidP="00514BAB">
            <w:pPr>
              <w:pStyle w:val="TableParagraph"/>
              <w:spacing w:line="226" w:lineRule="exact"/>
              <w:ind w:left="102"/>
              <w:rPr>
                <w:rFonts w:ascii="Georgia" w:hAnsi="Georgia"/>
                <w:spacing w:val="-1"/>
                <w:sz w:val="20"/>
                <w:szCs w:val="20"/>
              </w:rPr>
            </w:pPr>
            <w:r w:rsidRPr="006B6063">
              <w:rPr>
                <w:rFonts w:ascii="Georgia" w:hAnsi="Georgia"/>
                <w:sz w:val="20"/>
                <w:szCs w:val="20"/>
              </w:rPr>
              <w:t xml:space="preserve">ReferralOutcomeType </w:t>
            </w:r>
          </w:p>
        </w:tc>
        <w:tc>
          <w:tcPr>
            <w:tcW w:w="4111" w:type="dxa"/>
          </w:tcPr>
          <w:p w14:paraId="1D5DBDD5" w14:textId="77777777" w:rsidR="001D061B" w:rsidRPr="006B6063" w:rsidRDefault="001D061B" w:rsidP="008E0B87">
            <w:pPr>
              <w:spacing w:line="229" w:lineRule="exact"/>
              <w:ind w:left="102"/>
              <w:rPr>
                <w:spacing w:val="-1"/>
                <w:szCs w:val="20"/>
              </w:rPr>
            </w:pPr>
            <w:r w:rsidRPr="006B6063">
              <w:rPr>
                <w:szCs w:val="20"/>
              </w:rPr>
              <w:t>Returnerar en patients konsultationsremissvar.</w:t>
            </w:r>
          </w:p>
          <w:p w14:paraId="3048665A" w14:textId="77777777" w:rsidR="001D061B" w:rsidRPr="006B6063" w:rsidRDefault="001D061B" w:rsidP="008E0B87">
            <w:pPr>
              <w:rPr>
                <w:rFonts w:cs="Arial"/>
                <w:b/>
                <w:bCs/>
                <w:szCs w:val="20"/>
              </w:rPr>
            </w:pPr>
          </w:p>
          <w:p w14:paraId="68042C49" w14:textId="77777777" w:rsidR="001D061B" w:rsidRPr="006B6063" w:rsidRDefault="001D061B" w:rsidP="008E0B87">
            <w:pPr>
              <w:spacing w:line="226" w:lineRule="exact"/>
              <w:ind w:left="102"/>
              <w:rPr>
                <w:spacing w:val="-1"/>
                <w:szCs w:val="20"/>
              </w:rPr>
            </w:pPr>
          </w:p>
        </w:tc>
        <w:tc>
          <w:tcPr>
            <w:tcW w:w="1418" w:type="dxa"/>
          </w:tcPr>
          <w:p w14:paraId="0323E768" w14:textId="648B5998"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r w:rsidRPr="006B6063">
              <w:rPr>
                <w:spacing w:val="-1"/>
                <w:szCs w:val="20"/>
              </w:rPr>
              <w:t>.</w:t>
            </w:r>
            <w:proofErr w:type="gramEnd"/>
            <w:r w:rsidRPr="006B6063">
              <w:rPr>
                <w:szCs w:val="20"/>
              </w:rPr>
              <w:t>*</w:t>
            </w:r>
          </w:p>
        </w:tc>
      </w:tr>
      <w:tr w:rsidR="001D061B" w:rsidRPr="006B6063" w14:paraId="60F4ABF9" w14:textId="77777777" w:rsidTr="00514BAB">
        <w:tc>
          <w:tcPr>
            <w:tcW w:w="2660" w:type="dxa"/>
          </w:tcPr>
          <w:p w14:paraId="240E3B3D" w14:textId="25764F98" w:rsidR="001D061B" w:rsidRPr="006B6063" w:rsidRDefault="001D061B" w:rsidP="00514BAB">
            <w:pPr>
              <w:pStyle w:val="TableParagraph"/>
              <w:spacing w:line="229" w:lineRule="exact"/>
              <w:ind w:left="102"/>
              <w:rPr>
                <w:rFonts w:ascii="Georgia" w:hAnsi="Georgia"/>
                <w:sz w:val="20"/>
                <w:szCs w:val="20"/>
              </w:rPr>
            </w:pPr>
            <w:proofErr w:type="gramStart"/>
            <w:r w:rsidRPr="006B6063">
              <w:rPr>
                <w:rFonts w:ascii="Georgia" w:hAnsi="Georgia"/>
                <w:sz w:val="20"/>
                <w:szCs w:val="20"/>
              </w:rPr>
              <w:t>..</w:t>
            </w:r>
            <w:proofErr w:type="gramEnd"/>
            <w:r w:rsidRPr="006B6063">
              <w:rPr>
                <w:rFonts w:ascii="Georgia" w:hAnsi="Georgia"/>
                <w:sz w:val="20"/>
                <w:szCs w:val="20"/>
              </w:rPr>
              <w:t>/referralOutcomeHeader</w:t>
            </w:r>
          </w:p>
        </w:tc>
        <w:tc>
          <w:tcPr>
            <w:tcW w:w="1417" w:type="dxa"/>
          </w:tcPr>
          <w:p w14:paraId="510366DB" w14:textId="46D82F6B" w:rsidR="001D061B" w:rsidRPr="006B6063" w:rsidRDefault="001D061B" w:rsidP="00514BAB">
            <w:pPr>
              <w:pStyle w:val="TableParagraph"/>
              <w:spacing w:line="226" w:lineRule="exact"/>
              <w:ind w:left="102"/>
              <w:rPr>
                <w:rFonts w:ascii="Georgia" w:hAnsi="Georgia"/>
                <w:sz w:val="20"/>
                <w:szCs w:val="20"/>
              </w:rPr>
            </w:pPr>
            <w:r w:rsidRPr="006B6063">
              <w:rPr>
                <w:rFonts w:ascii="Georgia" w:hAnsi="Georgia"/>
                <w:sz w:val="20"/>
                <w:szCs w:val="20"/>
              </w:rPr>
              <w:t>PatientSummaryHeaderType</w:t>
            </w:r>
          </w:p>
        </w:tc>
        <w:tc>
          <w:tcPr>
            <w:tcW w:w="4111" w:type="dxa"/>
          </w:tcPr>
          <w:p w14:paraId="0A8DB548" w14:textId="6E9FF45C" w:rsidR="001D061B" w:rsidRPr="006B6063" w:rsidRDefault="001D061B" w:rsidP="008E0B87">
            <w:pPr>
              <w:spacing w:line="229" w:lineRule="exact"/>
              <w:ind w:left="102"/>
              <w:rPr>
                <w:szCs w:val="20"/>
              </w:rPr>
            </w:pPr>
            <w:r w:rsidRPr="006B6063">
              <w:rPr>
                <w:szCs w:val="20"/>
              </w:rPr>
              <w:t>Innehåller basinformation om dokumentet</w:t>
            </w:r>
          </w:p>
        </w:tc>
        <w:tc>
          <w:tcPr>
            <w:tcW w:w="1418" w:type="dxa"/>
          </w:tcPr>
          <w:p w14:paraId="797036D6" w14:textId="096E5B1F"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2B7B6628" w14:textId="77777777" w:rsidTr="00514BAB">
        <w:tc>
          <w:tcPr>
            <w:tcW w:w="2660" w:type="dxa"/>
          </w:tcPr>
          <w:p w14:paraId="792E643C" w14:textId="380AE15A" w:rsidR="001D061B" w:rsidRPr="006B6063" w:rsidRDefault="001D061B" w:rsidP="00514BAB">
            <w:pPr>
              <w:pStyle w:val="TableParagraph"/>
              <w:spacing w:line="229" w:lineRule="exact"/>
              <w:ind w:left="102"/>
              <w:rPr>
                <w:rFonts w:ascii="Georgia" w:hAnsi="Georgia"/>
                <w:sz w:val="20"/>
                <w:szCs w:val="20"/>
              </w:rPr>
            </w:pPr>
            <w:proofErr w:type="gramStart"/>
            <w:r w:rsidRPr="006B6063">
              <w:rPr>
                <w:rFonts w:ascii="Georgia" w:hAnsi="Georgia"/>
                <w:sz w:val="20"/>
                <w:szCs w:val="20"/>
              </w:rPr>
              <w:t>..</w:t>
            </w:r>
            <w:proofErr w:type="gramEnd"/>
            <w:r w:rsidRPr="006B6063">
              <w:rPr>
                <w:rFonts w:ascii="Georgia" w:hAnsi="Georgia"/>
                <w:sz w:val="20"/>
                <w:szCs w:val="20"/>
              </w:rPr>
              <w:t>/../documentId</w:t>
            </w:r>
          </w:p>
        </w:tc>
        <w:tc>
          <w:tcPr>
            <w:tcW w:w="1417" w:type="dxa"/>
          </w:tcPr>
          <w:p w14:paraId="03C856B9" w14:textId="147404DA" w:rsidR="001D061B" w:rsidRPr="006B6063" w:rsidRDefault="001D061B" w:rsidP="00514BAB">
            <w:pPr>
              <w:pStyle w:val="TableParagraph"/>
              <w:spacing w:line="226" w:lineRule="exact"/>
              <w:ind w:left="102"/>
              <w:rPr>
                <w:rFonts w:ascii="Georgia" w:hAnsi="Georgia"/>
                <w:sz w:val="20"/>
                <w:szCs w:val="20"/>
              </w:rPr>
            </w:pPr>
            <w:r w:rsidRPr="006B6063">
              <w:rPr>
                <w:rFonts w:ascii="Georgia" w:hAnsi="Georgia"/>
                <w:sz w:val="20"/>
                <w:szCs w:val="20"/>
              </w:rPr>
              <w:t>string</w:t>
            </w:r>
          </w:p>
        </w:tc>
        <w:tc>
          <w:tcPr>
            <w:tcW w:w="4111" w:type="dxa"/>
          </w:tcPr>
          <w:p w14:paraId="41EAD9CA" w14:textId="77777777" w:rsidR="001D061B" w:rsidRPr="006B6063" w:rsidRDefault="001D061B" w:rsidP="008E0B87">
            <w:pPr>
              <w:spacing w:line="229" w:lineRule="exact"/>
              <w:ind w:left="102"/>
              <w:rPr>
                <w:szCs w:val="20"/>
              </w:rPr>
            </w:pPr>
            <w:r w:rsidRPr="006B6063">
              <w:rPr>
                <w:szCs w:val="20"/>
              </w:rPr>
              <w:t>Dokumentets identitet som är unik inom källsystemet</w:t>
            </w:r>
          </w:p>
          <w:p w14:paraId="37B3B3AD" w14:textId="77777777" w:rsidR="001D061B" w:rsidRPr="006B6063" w:rsidRDefault="001D061B" w:rsidP="008E0B87">
            <w:pPr>
              <w:spacing w:line="229" w:lineRule="exact"/>
              <w:ind w:left="102"/>
              <w:rPr>
                <w:szCs w:val="20"/>
              </w:rPr>
            </w:pPr>
          </w:p>
        </w:tc>
        <w:tc>
          <w:tcPr>
            <w:tcW w:w="1418" w:type="dxa"/>
          </w:tcPr>
          <w:p w14:paraId="0400BDBB" w14:textId="69B1F5DE"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56A53211" w14:textId="77777777" w:rsidTr="00514BAB">
        <w:tc>
          <w:tcPr>
            <w:tcW w:w="2660" w:type="dxa"/>
          </w:tcPr>
          <w:p w14:paraId="05431F1D" w14:textId="1A7EA167" w:rsidR="001D061B" w:rsidRPr="006B6063" w:rsidRDefault="001D061B" w:rsidP="00514BAB">
            <w:pPr>
              <w:pStyle w:val="TableParagraph"/>
              <w:spacing w:line="229" w:lineRule="exact"/>
              <w:ind w:left="102"/>
              <w:rPr>
                <w:rFonts w:ascii="Georgia" w:hAnsi="Georgia"/>
                <w:sz w:val="20"/>
                <w:szCs w:val="20"/>
              </w:rPr>
            </w:pPr>
            <w:proofErr w:type="gramStart"/>
            <w:r w:rsidRPr="006B6063">
              <w:rPr>
                <w:rFonts w:ascii="Georgia" w:hAnsi="Georgia"/>
                <w:sz w:val="20"/>
                <w:szCs w:val="20"/>
              </w:rPr>
              <w:t>..</w:t>
            </w:r>
            <w:proofErr w:type="gramEnd"/>
            <w:r w:rsidRPr="006B6063">
              <w:rPr>
                <w:rFonts w:ascii="Georgia" w:hAnsi="Georgia"/>
                <w:sz w:val="20"/>
                <w:szCs w:val="20"/>
              </w:rPr>
              <w:t>/../sourceSystemHSAId</w:t>
            </w:r>
          </w:p>
        </w:tc>
        <w:tc>
          <w:tcPr>
            <w:tcW w:w="1417" w:type="dxa"/>
          </w:tcPr>
          <w:p w14:paraId="7B0D418F" w14:textId="07029D20" w:rsidR="001D061B" w:rsidRPr="006B6063" w:rsidRDefault="001D061B" w:rsidP="00514BAB">
            <w:pPr>
              <w:pStyle w:val="TableParagraph"/>
              <w:spacing w:line="226" w:lineRule="exact"/>
              <w:ind w:left="102"/>
              <w:rPr>
                <w:rFonts w:ascii="Georgia" w:hAnsi="Georgia"/>
                <w:sz w:val="20"/>
                <w:szCs w:val="20"/>
              </w:rPr>
            </w:pPr>
            <w:r w:rsidRPr="006B6063">
              <w:rPr>
                <w:rFonts w:ascii="Georgia" w:hAnsi="Georgia"/>
                <w:sz w:val="20"/>
                <w:szCs w:val="20"/>
              </w:rPr>
              <w:t>HSAidType</w:t>
            </w:r>
          </w:p>
        </w:tc>
        <w:tc>
          <w:tcPr>
            <w:tcW w:w="4111" w:type="dxa"/>
          </w:tcPr>
          <w:p w14:paraId="4698FEFA" w14:textId="0A528AA7" w:rsidR="001D061B" w:rsidRPr="006B6063" w:rsidRDefault="001D061B" w:rsidP="008E0B87">
            <w:pPr>
              <w:spacing w:line="229" w:lineRule="exact"/>
              <w:ind w:left="102"/>
              <w:rPr>
                <w:szCs w:val="20"/>
              </w:rPr>
            </w:pPr>
            <w:r w:rsidRPr="006B6063">
              <w:rPr>
                <w:szCs w:val="20"/>
              </w:rPr>
              <w:t>HSAid för det system som dokumentet är skapat i.</w:t>
            </w:r>
          </w:p>
        </w:tc>
        <w:tc>
          <w:tcPr>
            <w:tcW w:w="1418" w:type="dxa"/>
          </w:tcPr>
          <w:p w14:paraId="767A8DF7" w14:textId="1B9DDAB9"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0D621603" w14:textId="77777777" w:rsidTr="00514BAB">
        <w:tc>
          <w:tcPr>
            <w:tcW w:w="2660" w:type="dxa"/>
          </w:tcPr>
          <w:p w14:paraId="06F31655"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/../documentTitle</w:t>
            </w:r>
          </w:p>
          <w:p w14:paraId="02BAF80A" w14:textId="77777777" w:rsidR="001D061B" w:rsidRPr="006B6063"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6B6063" w:rsidRDefault="001D061B" w:rsidP="00514BAB">
            <w:pPr>
              <w:pStyle w:val="TableParagraph"/>
              <w:spacing w:line="226" w:lineRule="exact"/>
              <w:ind w:left="102"/>
              <w:rPr>
                <w:rFonts w:ascii="Georgia" w:hAnsi="Georgia"/>
                <w:sz w:val="20"/>
                <w:szCs w:val="20"/>
              </w:rPr>
            </w:pPr>
            <w:r w:rsidRPr="006B6063">
              <w:rPr>
                <w:rFonts w:ascii="Georgia" w:hAnsi="Georgia"/>
                <w:sz w:val="20"/>
                <w:szCs w:val="20"/>
              </w:rPr>
              <w:t>string</w:t>
            </w:r>
          </w:p>
        </w:tc>
        <w:tc>
          <w:tcPr>
            <w:tcW w:w="4111" w:type="dxa"/>
          </w:tcPr>
          <w:p w14:paraId="11A7B880" w14:textId="77777777" w:rsidR="001D061B" w:rsidRPr="006B6063" w:rsidRDefault="001D061B" w:rsidP="008E0B87">
            <w:pPr>
              <w:spacing w:line="229" w:lineRule="exact"/>
              <w:ind w:left="102"/>
              <w:rPr>
                <w:szCs w:val="20"/>
              </w:rPr>
            </w:pPr>
            <w:r w:rsidRPr="006B6063">
              <w:rPr>
                <w:szCs w:val="20"/>
              </w:rPr>
              <w:t>Titel som beskriver den information som sänds i dokumentet.</w:t>
            </w:r>
          </w:p>
          <w:p w14:paraId="4228D1E8" w14:textId="77777777" w:rsidR="001D061B" w:rsidRPr="006B6063" w:rsidRDefault="001D061B" w:rsidP="008E0B87">
            <w:pPr>
              <w:spacing w:line="229" w:lineRule="exact"/>
              <w:ind w:left="102"/>
              <w:rPr>
                <w:szCs w:val="20"/>
              </w:rPr>
            </w:pPr>
          </w:p>
        </w:tc>
        <w:tc>
          <w:tcPr>
            <w:tcW w:w="1418" w:type="dxa"/>
          </w:tcPr>
          <w:p w14:paraId="3309788A" w14:textId="6A5DB3E7"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F00E13E" w14:textId="77777777" w:rsidTr="00514BAB">
        <w:tc>
          <w:tcPr>
            <w:tcW w:w="2660" w:type="dxa"/>
          </w:tcPr>
          <w:p w14:paraId="2FCDB6E1"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/../documentTime</w:t>
            </w:r>
          </w:p>
          <w:p w14:paraId="24458E08" w14:textId="77777777" w:rsidR="001D061B" w:rsidRPr="006B6063" w:rsidRDefault="001D061B" w:rsidP="008A6494">
            <w:pPr>
              <w:spacing w:line="229" w:lineRule="exact"/>
              <w:ind w:left="102"/>
              <w:rPr>
                <w:szCs w:val="20"/>
              </w:rPr>
            </w:pPr>
          </w:p>
        </w:tc>
        <w:tc>
          <w:tcPr>
            <w:tcW w:w="1417" w:type="dxa"/>
          </w:tcPr>
          <w:p w14:paraId="01EDA7CA" w14:textId="77777777" w:rsidR="001D061B" w:rsidRPr="006B6063" w:rsidRDefault="001D061B" w:rsidP="008A6494">
            <w:pPr>
              <w:spacing w:line="229" w:lineRule="exact"/>
              <w:ind w:left="102"/>
              <w:rPr>
                <w:szCs w:val="20"/>
              </w:rPr>
            </w:pPr>
            <w:r w:rsidRPr="006B6063">
              <w:rPr>
                <w:szCs w:val="20"/>
              </w:rPr>
              <w:t>TimeStampType</w:t>
            </w:r>
          </w:p>
          <w:p w14:paraId="1B668527" w14:textId="77777777" w:rsidR="001D061B" w:rsidRPr="006B6063"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6B6063" w:rsidRDefault="001D061B" w:rsidP="008E0B87">
            <w:pPr>
              <w:spacing w:line="229" w:lineRule="exact"/>
              <w:ind w:left="102"/>
              <w:rPr>
                <w:szCs w:val="20"/>
              </w:rPr>
            </w:pPr>
            <w:r w:rsidRPr="006B6063">
              <w:rPr>
                <w:szCs w:val="20"/>
              </w:rPr>
              <w:t>Tidpunkt då dokument skapades</w:t>
            </w:r>
          </w:p>
        </w:tc>
        <w:tc>
          <w:tcPr>
            <w:tcW w:w="1418" w:type="dxa"/>
          </w:tcPr>
          <w:p w14:paraId="206CF507" w14:textId="6AE4A773"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6BE0FEF8" w14:textId="77777777" w:rsidTr="00514BAB">
        <w:tc>
          <w:tcPr>
            <w:tcW w:w="2660" w:type="dxa"/>
          </w:tcPr>
          <w:p w14:paraId="516E971A" w14:textId="31A25EFD"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/../patientId</w:t>
            </w:r>
          </w:p>
        </w:tc>
        <w:tc>
          <w:tcPr>
            <w:tcW w:w="1417" w:type="dxa"/>
          </w:tcPr>
          <w:p w14:paraId="1AA7A90C" w14:textId="3D22E328" w:rsidR="001D061B" w:rsidRPr="006B6063" w:rsidRDefault="001D061B" w:rsidP="008A6494">
            <w:pPr>
              <w:spacing w:line="229" w:lineRule="exact"/>
              <w:ind w:left="102"/>
              <w:rPr>
                <w:szCs w:val="20"/>
              </w:rPr>
            </w:pPr>
            <w:r w:rsidRPr="006B6063">
              <w:rPr>
                <w:spacing w:val="-1"/>
                <w:szCs w:val="20"/>
              </w:rPr>
              <w:t>PersonIdType</w:t>
            </w:r>
          </w:p>
        </w:tc>
        <w:tc>
          <w:tcPr>
            <w:tcW w:w="4111" w:type="dxa"/>
          </w:tcPr>
          <w:p w14:paraId="7E7147CD" w14:textId="77777777" w:rsidR="001D061B" w:rsidRPr="006B6063" w:rsidRDefault="001D061B" w:rsidP="008E0B87">
            <w:pPr>
              <w:spacing w:line="229" w:lineRule="exact"/>
              <w:ind w:left="102"/>
              <w:rPr>
                <w:szCs w:val="20"/>
              </w:rPr>
            </w:pPr>
            <w:r w:rsidRPr="006B6063">
              <w:rPr>
                <w:szCs w:val="20"/>
              </w:rPr>
              <w:t>Identifierare för patient.</w:t>
            </w:r>
          </w:p>
          <w:p w14:paraId="5ADC6E3F" w14:textId="77777777" w:rsidR="001D061B" w:rsidRPr="006B6063" w:rsidRDefault="001D061B" w:rsidP="008E0B87">
            <w:pPr>
              <w:spacing w:line="226" w:lineRule="exact"/>
              <w:ind w:left="102"/>
              <w:rPr>
                <w:spacing w:val="-1"/>
                <w:szCs w:val="20"/>
              </w:rPr>
            </w:pPr>
          </w:p>
          <w:p w14:paraId="2D0CFAB7" w14:textId="77777777" w:rsidR="001D061B" w:rsidRPr="006B6063" w:rsidRDefault="001D061B" w:rsidP="008E0B87">
            <w:pPr>
              <w:spacing w:line="229" w:lineRule="exact"/>
              <w:ind w:left="102"/>
              <w:rPr>
                <w:szCs w:val="20"/>
              </w:rPr>
            </w:pPr>
          </w:p>
        </w:tc>
        <w:tc>
          <w:tcPr>
            <w:tcW w:w="1418" w:type="dxa"/>
          </w:tcPr>
          <w:p w14:paraId="65FB11A6" w14:textId="557E3A95"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2448E097" w14:textId="77777777" w:rsidTr="00514BAB">
        <w:tc>
          <w:tcPr>
            <w:tcW w:w="2660" w:type="dxa"/>
          </w:tcPr>
          <w:p w14:paraId="42710ADF" w14:textId="1ADCC292"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/../../id</w:t>
            </w:r>
          </w:p>
        </w:tc>
        <w:tc>
          <w:tcPr>
            <w:tcW w:w="1417" w:type="dxa"/>
          </w:tcPr>
          <w:p w14:paraId="05BAEDBF" w14:textId="222119FB" w:rsidR="001D061B" w:rsidRPr="006B6063" w:rsidRDefault="001D061B" w:rsidP="008A6494">
            <w:pPr>
              <w:spacing w:line="229" w:lineRule="exact"/>
              <w:ind w:left="102"/>
              <w:rPr>
                <w:spacing w:val="-1"/>
                <w:szCs w:val="20"/>
              </w:rPr>
            </w:pPr>
            <w:r w:rsidRPr="006B6063">
              <w:rPr>
                <w:szCs w:val="20"/>
              </w:rPr>
              <w:t>string</w:t>
            </w:r>
          </w:p>
        </w:tc>
        <w:tc>
          <w:tcPr>
            <w:tcW w:w="4111" w:type="dxa"/>
          </w:tcPr>
          <w:p w14:paraId="6F3F7EF7" w14:textId="6AEE7BD6" w:rsidR="001D061B" w:rsidRPr="006B6063" w:rsidRDefault="001D061B" w:rsidP="008E0B87">
            <w:pPr>
              <w:spacing w:line="229" w:lineRule="exact"/>
              <w:ind w:left="102"/>
              <w:rPr>
                <w:szCs w:val="20"/>
              </w:rPr>
            </w:pPr>
            <w:r w:rsidRPr="006B6063">
              <w:rPr>
                <w:szCs w:val="20"/>
              </w:rPr>
              <w:t>Identiteten enligt den identitetstyp (type) som angivits. Anges med 12 tecken utan bindestreck.</w:t>
            </w:r>
          </w:p>
        </w:tc>
        <w:tc>
          <w:tcPr>
            <w:tcW w:w="1418" w:type="dxa"/>
          </w:tcPr>
          <w:p w14:paraId="71F6CDFA" w14:textId="5A11AFC9"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28877DBF" w14:textId="77777777" w:rsidTr="00514BAB">
        <w:tc>
          <w:tcPr>
            <w:tcW w:w="2660" w:type="dxa"/>
          </w:tcPr>
          <w:p w14:paraId="064DF5FE" w14:textId="70EFE25F"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/../../type</w:t>
            </w:r>
          </w:p>
        </w:tc>
        <w:tc>
          <w:tcPr>
            <w:tcW w:w="1417" w:type="dxa"/>
          </w:tcPr>
          <w:p w14:paraId="77E2C2B9" w14:textId="3DCC5C7C" w:rsidR="001D061B" w:rsidRPr="006B6063" w:rsidRDefault="001D061B" w:rsidP="008A6494">
            <w:pPr>
              <w:spacing w:line="229" w:lineRule="exact"/>
              <w:ind w:left="102"/>
              <w:rPr>
                <w:szCs w:val="20"/>
              </w:rPr>
            </w:pPr>
            <w:r w:rsidRPr="006B6063">
              <w:rPr>
                <w:szCs w:val="20"/>
              </w:rPr>
              <w:t>string</w:t>
            </w:r>
          </w:p>
        </w:tc>
        <w:tc>
          <w:tcPr>
            <w:tcW w:w="4111" w:type="dxa"/>
          </w:tcPr>
          <w:p w14:paraId="6404D231" w14:textId="77777777" w:rsidR="001D061B" w:rsidRPr="006B6063" w:rsidRDefault="001D061B" w:rsidP="008E0B87">
            <w:pPr>
              <w:spacing w:line="226" w:lineRule="exact"/>
              <w:ind w:left="102"/>
              <w:rPr>
                <w:szCs w:val="20"/>
              </w:rPr>
            </w:pPr>
            <w:r w:rsidRPr="006B6063">
              <w:rPr>
                <w:szCs w:val="20"/>
              </w:rPr>
              <w:t xml:space="preserve">OID för typ av identifierare. </w:t>
            </w:r>
          </w:p>
          <w:p w14:paraId="28009724" w14:textId="77777777" w:rsidR="001D061B" w:rsidRPr="006B6063" w:rsidRDefault="001D061B" w:rsidP="008E0B87">
            <w:pPr>
              <w:spacing w:line="226" w:lineRule="exact"/>
              <w:ind w:left="102"/>
              <w:rPr>
                <w:szCs w:val="20"/>
              </w:rPr>
            </w:pPr>
            <w:r w:rsidRPr="006B6063">
              <w:rPr>
                <w:szCs w:val="20"/>
              </w:rPr>
              <w:t>För personnummer ska Skatteverkets personnummer (1.2.752.129.2.1.3.1).</w:t>
            </w:r>
          </w:p>
          <w:p w14:paraId="39B304CA" w14:textId="77777777" w:rsidR="001D061B" w:rsidRPr="006B6063" w:rsidRDefault="001D061B" w:rsidP="008E0B87">
            <w:pPr>
              <w:spacing w:line="226" w:lineRule="exact"/>
              <w:ind w:left="102"/>
              <w:rPr>
                <w:szCs w:val="20"/>
              </w:rPr>
            </w:pPr>
            <w:r w:rsidRPr="006B6063">
              <w:rPr>
                <w:szCs w:val="20"/>
              </w:rPr>
              <w:t>För samordningsnummer ska Skatteverkets samordningsnummer (1.2.752.129.2.1.3.3).</w:t>
            </w:r>
          </w:p>
          <w:p w14:paraId="51552EEA" w14:textId="23CB8284" w:rsidR="001D061B" w:rsidRPr="006B6063" w:rsidRDefault="001D061B" w:rsidP="008E0B87">
            <w:pPr>
              <w:spacing w:line="229" w:lineRule="exact"/>
              <w:ind w:left="102"/>
              <w:rPr>
                <w:szCs w:val="20"/>
              </w:rPr>
            </w:pPr>
            <w:r w:rsidRPr="006B6063">
              <w:rPr>
                <w:szCs w:val="20"/>
              </w:rPr>
              <w:t>För reservnummer används lokalt definierade reservnummer, exempelvis SLL reservnummer (1.2.752.</w:t>
            </w:r>
            <w:proofErr w:type="gramStart"/>
            <w:r w:rsidRPr="006B6063">
              <w:rPr>
                <w:szCs w:val="20"/>
              </w:rPr>
              <w:t>97.3.1</w:t>
            </w:r>
            <w:proofErr w:type="gramEnd"/>
            <w:r w:rsidRPr="006B6063">
              <w:rPr>
                <w:szCs w:val="20"/>
              </w:rPr>
              <w:t>.3)</w:t>
            </w:r>
          </w:p>
        </w:tc>
        <w:tc>
          <w:tcPr>
            <w:tcW w:w="1418" w:type="dxa"/>
          </w:tcPr>
          <w:p w14:paraId="4BF59CA7" w14:textId="515AC038"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519D9FFE" w14:textId="77777777" w:rsidTr="00514BAB">
        <w:tc>
          <w:tcPr>
            <w:tcW w:w="2660" w:type="dxa"/>
          </w:tcPr>
          <w:p w14:paraId="270FB25C"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/../accountableHealthcareProfessional</w:t>
            </w:r>
          </w:p>
          <w:p w14:paraId="43DC565E" w14:textId="77777777" w:rsidR="001D061B" w:rsidRPr="006B6063" w:rsidRDefault="001D061B" w:rsidP="008A6494">
            <w:pPr>
              <w:spacing w:line="229" w:lineRule="exact"/>
              <w:ind w:left="102"/>
              <w:rPr>
                <w:szCs w:val="20"/>
              </w:rPr>
            </w:pPr>
          </w:p>
        </w:tc>
        <w:tc>
          <w:tcPr>
            <w:tcW w:w="1417" w:type="dxa"/>
          </w:tcPr>
          <w:p w14:paraId="76EA3660" w14:textId="203A3A28" w:rsidR="001D061B" w:rsidRPr="006B6063" w:rsidRDefault="001D061B" w:rsidP="008A6494">
            <w:pPr>
              <w:spacing w:line="229" w:lineRule="exact"/>
              <w:ind w:left="102"/>
              <w:rPr>
                <w:szCs w:val="20"/>
              </w:rPr>
            </w:pPr>
            <w:r w:rsidRPr="006B6063">
              <w:rPr>
                <w:szCs w:val="20"/>
              </w:rPr>
              <w:t>HealthcareProfessionalType</w:t>
            </w:r>
          </w:p>
        </w:tc>
        <w:tc>
          <w:tcPr>
            <w:tcW w:w="4111" w:type="dxa"/>
          </w:tcPr>
          <w:p w14:paraId="74D5D5FD" w14:textId="77777777" w:rsidR="001D061B" w:rsidRPr="006B6063" w:rsidRDefault="001D061B" w:rsidP="008E0B87">
            <w:pPr>
              <w:spacing w:line="226" w:lineRule="exact"/>
              <w:ind w:left="102"/>
              <w:rPr>
                <w:spacing w:val="-1"/>
                <w:szCs w:val="20"/>
              </w:rPr>
            </w:pPr>
            <w:r w:rsidRPr="006B6063">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6B6063" w:rsidRDefault="001D061B" w:rsidP="008E0B87">
            <w:pPr>
              <w:spacing w:line="226" w:lineRule="exact"/>
              <w:ind w:left="102"/>
              <w:rPr>
                <w:szCs w:val="20"/>
              </w:rPr>
            </w:pPr>
          </w:p>
        </w:tc>
        <w:tc>
          <w:tcPr>
            <w:tcW w:w="1418" w:type="dxa"/>
          </w:tcPr>
          <w:p w14:paraId="1737C56D" w14:textId="4A7F335C"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716BD2B9" w14:textId="77777777" w:rsidTr="00514BAB">
        <w:tc>
          <w:tcPr>
            <w:tcW w:w="2660" w:type="dxa"/>
          </w:tcPr>
          <w:p w14:paraId="508002BC"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w:t>
            </w:r>
            <w:r w:rsidRPr="006B6063">
              <w:rPr>
                <w:spacing w:val="-1"/>
                <w:szCs w:val="20"/>
              </w:rPr>
              <w:t>uthorTime</w:t>
            </w:r>
          </w:p>
          <w:p w14:paraId="21B4A040" w14:textId="77777777" w:rsidR="001D061B" w:rsidRPr="006B6063" w:rsidRDefault="001D061B" w:rsidP="008A6494">
            <w:pPr>
              <w:spacing w:line="229" w:lineRule="exact"/>
              <w:ind w:left="102"/>
              <w:rPr>
                <w:szCs w:val="20"/>
              </w:rPr>
            </w:pPr>
          </w:p>
        </w:tc>
        <w:tc>
          <w:tcPr>
            <w:tcW w:w="1417" w:type="dxa"/>
          </w:tcPr>
          <w:p w14:paraId="59F5C621" w14:textId="77777777" w:rsidR="001D061B" w:rsidRPr="006B6063" w:rsidRDefault="001D061B" w:rsidP="008A6494">
            <w:pPr>
              <w:spacing w:line="229" w:lineRule="exact"/>
              <w:ind w:left="102"/>
              <w:rPr>
                <w:rFonts w:cs="Arial"/>
                <w:color w:val="FF0000"/>
                <w:szCs w:val="20"/>
              </w:rPr>
            </w:pPr>
            <w:r w:rsidRPr="006B6063">
              <w:rPr>
                <w:szCs w:val="20"/>
              </w:rPr>
              <w:t>TimeStampType</w:t>
            </w:r>
          </w:p>
          <w:p w14:paraId="297482EE" w14:textId="77777777" w:rsidR="001D061B" w:rsidRPr="006B6063" w:rsidRDefault="001D061B" w:rsidP="008A6494">
            <w:pPr>
              <w:spacing w:line="229" w:lineRule="exact"/>
              <w:ind w:left="102"/>
              <w:rPr>
                <w:szCs w:val="20"/>
              </w:rPr>
            </w:pPr>
          </w:p>
        </w:tc>
        <w:tc>
          <w:tcPr>
            <w:tcW w:w="4111" w:type="dxa"/>
          </w:tcPr>
          <w:p w14:paraId="44BEC60A" w14:textId="77777777" w:rsidR="001D061B" w:rsidRPr="006B6063" w:rsidRDefault="001D061B" w:rsidP="008E0B87">
            <w:pPr>
              <w:spacing w:line="226" w:lineRule="exact"/>
              <w:ind w:left="102"/>
              <w:rPr>
                <w:spacing w:val="-1"/>
                <w:szCs w:val="20"/>
              </w:rPr>
            </w:pPr>
            <w:r w:rsidRPr="006B6063">
              <w:rPr>
                <w:spacing w:val="-1"/>
                <w:szCs w:val="20"/>
              </w:rPr>
              <w:t>Tidpunkt då dokumentet skapades</w:t>
            </w:r>
          </w:p>
          <w:p w14:paraId="75CFA978" w14:textId="77777777" w:rsidR="001D061B" w:rsidRPr="006B6063" w:rsidRDefault="001D061B" w:rsidP="008E0B87">
            <w:pPr>
              <w:spacing w:line="226" w:lineRule="exact"/>
              <w:ind w:left="102"/>
              <w:rPr>
                <w:spacing w:val="-1"/>
                <w:szCs w:val="20"/>
              </w:rPr>
            </w:pPr>
          </w:p>
        </w:tc>
        <w:tc>
          <w:tcPr>
            <w:tcW w:w="1418" w:type="dxa"/>
          </w:tcPr>
          <w:p w14:paraId="3AA54599" w14:textId="65C0569B" w:rsidR="001D061B" w:rsidRPr="006B6063" w:rsidRDefault="001D061B" w:rsidP="003A6D72">
            <w:pPr>
              <w:spacing w:line="229" w:lineRule="exact"/>
              <w:ind w:left="102"/>
              <w:jc w:val="center"/>
              <w:rPr>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70D381CB" w14:textId="77777777" w:rsidTr="00514BAB">
        <w:tc>
          <w:tcPr>
            <w:tcW w:w="2660" w:type="dxa"/>
          </w:tcPr>
          <w:p w14:paraId="7D272A00"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healthcareProfessionalHSAId</w:t>
            </w:r>
          </w:p>
          <w:p w14:paraId="32C9C720" w14:textId="77777777" w:rsidR="001D061B" w:rsidRPr="006B6063" w:rsidRDefault="001D061B" w:rsidP="008A6494">
            <w:pPr>
              <w:spacing w:line="229" w:lineRule="exact"/>
              <w:ind w:left="102"/>
              <w:rPr>
                <w:szCs w:val="20"/>
              </w:rPr>
            </w:pPr>
          </w:p>
        </w:tc>
        <w:tc>
          <w:tcPr>
            <w:tcW w:w="1417" w:type="dxa"/>
          </w:tcPr>
          <w:p w14:paraId="62833982" w14:textId="77777777" w:rsidR="001D061B" w:rsidRPr="006B6063" w:rsidRDefault="001D061B" w:rsidP="008A6494">
            <w:pPr>
              <w:spacing w:line="229" w:lineRule="exact"/>
              <w:ind w:left="102"/>
              <w:rPr>
                <w:rFonts w:cs="Arial"/>
                <w:szCs w:val="20"/>
              </w:rPr>
            </w:pPr>
            <w:r w:rsidRPr="006B6063">
              <w:rPr>
                <w:szCs w:val="20"/>
              </w:rPr>
              <w:t>HSAidType</w:t>
            </w:r>
          </w:p>
          <w:p w14:paraId="01E8F244" w14:textId="77777777" w:rsidR="001D061B" w:rsidRPr="006B6063" w:rsidRDefault="001D061B" w:rsidP="008A6494">
            <w:pPr>
              <w:spacing w:line="229" w:lineRule="exact"/>
              <w:ind w:left="102"/>
              <w:rPr>
                <w:szCs w:val="20"/>
              </w:rPr>
            </w:pPr>
          </w:p>
        </w:tc>
        <w:tc>
          <w:tcPr>
            <w:tcW w:w="4111" w:type="dxa"/>
          </w:tcPr>
          <w:p w14:paraId="60A2D3CC" w14:textId="5F4225A3" w:rsidR="001D061B" w:rsidRPr="006B6063" w:rsidRDefault="001D061B" w:rsidP="008E0B87">
            <w:pPr>
              <w:spacing w:line="226" w:lineRule="exact"/>
              <w:ind w:left="102"/>
              <w:rPr>
                <w:spacing w:val="-1"/>
                <w:szCs w:val="20"/>
              </w:rPr>
            </w:pPr>
            <w:r w:rsidRPr="006B6063">
              <w:rPr>
                <w:spacing w:val="-1"/>
                <w:szCs w:val="20"/>
              </w:rPr>
              <w:t>HSA-id för vård- och omsorgspersonal. Skall anges om tillgänglig.</w:t>
            </w:r>
          </w:p>
        </w:tc>
        <w:tc>
          <w:tcPr>
            <w:tcW w:w="1418" w:type="dxa"/>
          </w:tcPr>
          <w:p w14:paraId="61A422AF" w14:textId="07AAD042"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192F8112" w14:textId="77777777" w:rsidTr="00514BAB">
        <w:tc>
          <w:tcPr>
            <w:tcW w:w="2660" w:type="dxa"/>
          </w:tcPr>
          <w:p w14:paraId="561D0CBF" w14:textId="4E775F9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/../../healthcareProfessionalName</w:t>
            </w:r>
          </w:p>
        </w:tc>
        <w:tc>
          <w:tcPr>
            <w:tcW w:w="1417" w:type="dxa"/>
          </w:tcPr>
          <w:p w14:paraId="337ED381" w14:textId="5499F0DA" w:rsidR="001D061B" w:rsidRPr="006B6063" w:rsidRDefault="001D061B" w:rsidP="008A6494">
            <w:pPr>
              <w:spacing w:line="229" w:lineRule="exact"/>
              <w:ind w:left="102"/>
              <w:rPr>
                <w:szCs w:val="20"/>
              </w:rPr>
            </w:pPr>
            <w:r w:rsidRPr="006B6063">
              <w:rPr>
                <w:spacing w:val="-1"/>
                <w:szCs w:val="20"/>
              </w:rPr>
              <w:t>string</w:t>
            </w:r>
          </w:p>
        </w:tc>
        <w:tc>
          <w:tcPr>
            <w:tcW w:w="4111" w:type="dxa"/>
          </w:tcPr>
          <w:p w14:paraId="2384C6B8" w14:textId="30B9B75C" w:rsidR="001D061B" w:rsidRPr="006B6063" w:rsidRDefault="001D061B" w:rsidP="008E0B87">
            <w:pPr>
              <w:spacing w:line="226" w:lineRule="exact"/>
              <w:ind w:left="102"/>
              <w:rPr>
                <w:spacing w:val="-1"/>
                <w:szCs w:val="20"/>
              </w:rPr>
            </w:pPr>
            <w:r w:rsidRPr="006B6063">
              <w:rPr>
                <w:spacing w:val="-1"/>
                <w:szCs w:val="20"/>
              </w:rPr>
              <w:t>Namn på författaren. Om tillgängligt skall detta anges.</w:t>
            </w:r>
          </w:p>
        </w:tc>
        <w:tc>
          <w:tcPr>
            <w:tcW w:w="1418" w:type="dxa"/>
          </w:tcPr>
          <w:p w14:paraId="37C845EE" w14:textId="5FBC07EE"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43696F2E" w14:textId="77777777" w:rsidTr="00514BAB">
        <w:tc>
          <w:tcPr>
            <w:tcW w:w="2660" w:type="dxa"/>
          </w:tcPr>
          <w:p w14:paraId="3EDB1BF7"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healthcareProfessionalRoleCode</w:t>
            </w:r>
          </w:p>
          <w:p w14:paraId="723D4AFC" w14:textId="77777777" w:rsidR="001D061B" w:rsidRPr="006B6063" w:rsidRDefault="001D061B" w:rsidP="008A6494">
            <w:pPr>
              <w:spacing w:line="229" w:lineRule="exact"/>
              <w:ind w:left="102"/>
              <w:rPr>
                <w:szCs w:val="20"/>
              </w:rPr>
            </w:pPr>
          </w:p>
        </w:tc>
        <w:tc>
          <w:tcPr>
            <w:tcW w:w="1417" w:type="dxa"/>
          </w:tcPr>
          <w:p w14:paraId="76CCADEA" w14:textId="77777777" w:rsidR="001D061B" w:rsidRPr="006B6063" w:rsidRDefault="001D061B" w:rsidP="008A6494">
            <w:pPr>
              <w:spacing w:line="229" w:lineRule="exact"/>
              <w:ind w:left="102"/>
              <w:rPr>
                <w:spacing w:val="-1"/>
                <w:szCs w:val="20"/>
              </w:rPr>
            </w:pPr>
            <w:r w:rsidRPr="006B6063">
              <w:rPr>
                <w:spacing w:val="-1"/>
                <w:szCs w:val="20"/>
              </w:rPr>
              <w:t>CVType</w:t>
            </w:r>
          </w:p>
          <w:p w14:paraId="2538EC63" w14:textId="77777777" w:rsidR="001D061B" w:rsidRPr="006B6063" w:rsidRDefault="001D061B" w:rsidP="008A6494">
            <w:pPr>
              <w:spacing w:line="229" w:lineRule="exact"/>
              <w:ind w:left="102"/>
              <w:rPr>
                <w:rFonts w:cs="Arial"/>
                <w:szCs w:val="20"/>
              </w:rPr>
            </w:pPr>
          </w:p>
          <w:p w14:paraId="13D1478B" w14:textId="77777777" w:rsidR="001D061B" w:rsidRPr="006B6063" w:rsidRDefault="001D061B" w:rsidP="008A6494">
            <w:pPr>
              <w:spacing w:line="226" w:lineRule="exact"/>
              <w:ind w:left="102"/>
              <w:rPr>
                <w:spacing w:val="-1"/>
                <w:szCs w:val="20"/>
              </w:rPr>
            </w:pPr>
          </w:p>
          <w:p w14:paraId="34729EB5" w14:textId="77777777" w:rsidR="001D061B" w:rsidRPr="006B6063" w:rsidRDefault="001D061B" w:rsidP="008A6494">
            <w:pPr>
              <w:spacing w:line="229" w:lineRule="exact"/>
              <w:ind w:left="102"/>
              <w:rPr>
                <w:spacing w:val="-1"/>
                <w:szCs w:val="20"/>
              </w:rPr>
            </w:pPr>
          </w:p>
        </w:tc>
        <w:tc>
          <w:tcPr>
            <w:tcW w:w="4111" w:type="dxa"/>
          </w:tcPr>
          <w:p w14:paraId="2C3F54A8" w14:textId="5EB24E1A" w:rsidR="001D061B" w:rsidRPr="006B6063" w:rsidRDefault="001D061B" w:rsidP="008E0B87">
            <w:pPr>
              <w:spacing w:line="226" w:lineRule="exact"/>
              <w:ind w:left="102"/>
              <w:rPr>
                <w:spacing w:val="-1"/>
                <w:szCs w:val="20"/>
              </w:rPr>
            </w:pPr>
            <w:r w:rsidRPr="006B6063">
              <w:rPr>
                <w:spacing w:val="-1"/>
                <w:szCs w:val="20"/>
              </w:rPr>
              <w:t>Information om personens befattning. Om möjligt skall KV Befattning (OID 1.2.752.129.2.2.1.4) användas.</w:t>
            </w:r>
          </w:p>
        </w:tc>
        <w:tc>
          <w:tcPr>
            <w:tcW w:w="1418" w:type="dxa"/>
          </w:tcPr>
          <w:p w14:paraId="149F6EC6" w14:textId="796B1488"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475DD44F" w14:textId="77777777" w:rsidTr="00514BAB">
        <w:tc>
          <w:tcPr>
            <w:tcW w:w="2660" w:type="dxa"/>
          </w:tcPr>
          <w:p w14:paraId="15BFA886" w14:textId="75A6AAA5"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w:t>
            </w:r>
          </w:p>
        </w:tc>
        <w:tc>
          <w:tcPr>
            <w:tcW w:w="1417" w:type="dxa"/>
          </w:tcPr>
          <w:p w14:paraId="74B0EAD4" w14:textId="15ED74E1"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422DB22A" w14:textId="51A995CF" w:rsidR="001D061B" w:rsidRPr="006B6063" w:rsidRDefault="001D061B" w:rsidP="008E0B87">
            <w:pPr>
              <w:spacing w:line="226" w:lineRule="exact"/>
              <w:ind w:left="102"/>
              <w:rPr>
                <w:spacing w:val="-1"/>
                <w:szCs w:val="20"/>
              </w:rPr>
            </w:pPr>
            <w:r w:rsidRPr="006B6063">
              <w:rPr>
                <w:spacing w:val="-1"/>
                <w:szCs w:val="20"/>
              </w:rPr>
              <w:t xml:space="preserve">Befattningskod. Om code anges skall också </w:t>
            </w:r>
            <w:proofErr w:type="gramStart"/>
            <w:r w:rsidRPr="006B6063">
              <w:rPr>
                <w:spacing w:val="-1"/>
                <w:szCs w:val="20"/>
              </w:rPr>
              <w:t>codeSystem  samt</w:t>
            </w:r>
            <w:proofErr w:type="gramEnd"/>
            <w:r w:rsidRPr="006B6063">
              <w:rPr>
                <w:spacing w:val="-1"/>
                <w:szCs w:val="20"/>
              </w:rPr>
              <w:t xml:space="preserve"> displayName anges.</w:t>
            </w:r>
          </w:p>
        </w:tc>
        <w:tc>
          <w:tcPr>
            <w:tcW w:w="1418" w:type="dxa"/>
          </w:tcPr>
          <w:p w14:paraId="6E18C581" w14:textId="71E4F745"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67934303" w14:textId="77777777" w:rsidTr="00514BAB">
        <w:tc>
          <w:tcPr>
            <w:tcW w:w="2660" w:type="dxa"/>
          </w:tcPr>
          <w:p w14:paraId="66067C4D" w14:textId="177EB1F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w:t>
            </w:r>
          </w:p>
        </w:tc>
        <w:tc>
          <w:tcPr>
            <w:tcW w:w="1417" w:type="dxa"/>
          </w:tcPr>
          <w:p w14:paraId="21DB7EB9" w14:textId="727D3AF2"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7C99567F" w14:textId="494B524B" w:rsidR="001D061B" w:rsidRPr="006B6063" w:rsidRDefault="001D061B" w:rsidP="008E0B87">
            <w:pPr>
              <w:spacing w:line="226" w:lineRule="exact"/>
              <w:ind w:left="102"/>
              <w:rPr>
                <w:spacing w:val="-1"/>
                <w:szCs w:val="20"/>
              </w:rPr>
            </w:pPr>
            <w:r w:rsidRPr="006B6063">
              <w:rPr>
                <w:spacing w:val="-1"/>
                <w:szCs w:val="20"/>
              </w:rPr>
              <w:t>Kodsystem för befattningskod. Om codeSystem anges skall också code samt displayName anges.</w:t>
            </w:r>
          </w:p>
        </w:tc>
        <w:tc>
          <w:tcPr>
            <w:tcW w:w="1418" w:type="dxa"/>
          </w:tcPr>
          <w:p w14:paraId="2198376E" w14:textId="69A0F52A"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33DD5BD4" w14:textId="77777777" w:rsidTr="00514BAB">
        <w:tc>
          <w:tcPr>
            <w:tcW w:w="2660" w:type="dxa"/>
          </w:tcPr>
          <w:p w14:paraId="2A9A894D" w14:textId="4E18AC8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/../../../codeSystemName</w:t>
            </w:r>
          </w:p>
        </w:tc>
        <w:tc>
          <w:tcPr>
            <w:tcW w:w="1417" w:type="dxa"/>
          </w:tcPr>
          <w:p w14:paraId="05920CCB" w14:textId="239EBE8F"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4F01759A" w14:textId="1C014ACB" w:rsidR="001D061B" w:rsidRPr="006B6063" w:rsidRDefault="001D061B" w:rsidP="008E0B87">
            <w:pPr>
              <w:spacing w:line="226" w:lineRule="exact"/>
              <w:ind w:left="102"/>
              <w:rPr>
                <w:spacing w:val="-1"/>
                <w:szCs w:val="20"/>
              </w:rPr>
            </w:pPr>
            <w:r w:rsidRPr="006B6063">
              <w:rPr>
                <w:spacing w:val="-1"/>
                <w:szCs w:val="20"/>
              </w:rPr>
              <w:t>Namn på kodsystem för befattningskod.</w:t>
            </w:r>
          </w:p>
        </w:tc>
        <w:tc>
          <w:tcPr>
            <w:tcW w:w="1418" w:type="dxa"/>
          </w:tcPr>
          <w:p w14:paraId="06097515" w14:textId="789F1539"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56FCB55D" w14:textId="77777777" w:rsidTr="00514BAB">
        <w:tc>
          <w:tcPr>
            <w:tcW w:w="2660" w:type="dxa"/>
          </w:tcPr>
          <w:p w14:paraId="21280B00" w14:textId="37C6A0A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/../../../codeSystemVersion</w:t>
            </w:r>
          </w:p>
        </w:tc>
        <w:tc>
          <w:tcPr>
            <w:tcW w:w="1417" w:type="dxa"/>
          </w:tcPr>
          <w:p w14:paraId="183AB76C" w14:textId="5A0E07C6"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1F9B7B75" w14:textId="674D205A" w:rsidR="001D061B" w:rsidRPr="006B6063" w:rsidRDefault="001D061B" w:rsidP="008E0B87">
            <w:pPr>
              <w:spacing w:line="226" w:lineRule="exact"/>
              <w:ind w:left="102"/>
              <w:rPr>
                <w:spacing w:val="-1"/>
                <w:szCs w:val="20"/>
              </w:rPr>
            </w:pPr>
            <w:r w:rsidRPr="006B6063">
              <w:rPr>
                <w:spacing w:val="-1"/>
                <w:szCs w:val="20"/>
              </w:rPr>
              <w:t>Version på kodsystem för befattningskod.</w:t>
            </w:r>
          </w:p>
        </w:tc>
        <w:tc>
          <w:tcPr>
            <w:tcW w:w="1418" w:type="dxa"/>
          </w:tcPr>
          <w:p w14:paraId="2ADC0D73" w14:textId="14DF0C57"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03DA7BEB" w14:textId="77777777" w:rsidTr="00514BAB">
        <w:tc>
          <w:tcPr>
            <w:tcW w:w="2660" w:type="dxa"/>
          </w:tcPr>
          <w:p w14:paraId="132EDB9D" w14:textId="6FD0A0D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/../../../displayName</w:t>
            </w:r>
          </w:p>
        </w:tc>
        <w:tc>
          <w:tcPr>
            <w:tcW w:w="1417" w:type="dxa"/>
          </w:tcPr>
          <w:p w14:paraId="07ABD893" w14:textId="31B63F7A"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66A03E44" w14:textId="37AE0529" w:rsidR="001D061B" w:rsidRPr="006B6063" w:rsidRDefault="001D061B" w:rsidP="008E0B87">
            <w:pPr>
              <w:spacing w:line="226" w:lineRule="exact"/>
              <w:ind w:left="102"/>
              <w:rPr>
                <w:spacing w:val="-1"/>
                <w:szCs w:val="20"/>
              </w:rPr>
            </w:pPr>
            <w:r w:rsidRPr="006B6063">
              <w:rPr>
                <w:spacing w:val="-1"/>
                <w:szCs w:val="20"/>
              </w:rPr>
              <w:t>Befattningskoden i klartext. Om separat displayName inte finns i producerande system skall samma värde som i code anges.</w:t>
            </w:r>
          </w:p>
        </w:tc>
        <w:tc>
          <w:tcPr>
            <w:tcW w:w="1418" w:type="dxa"/>
          </w:tcPr>
          <w:p w14:paraId="2C819FC1" w14:textId="2A08C791"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414153A7" w14:textId="77777777" w:rsidTr="00514BAB">
        <w:tc>
          <w:tcPr>
            <w:tcW w:w="2660" w:type="dxa"/>
          </w:tcPr>
          <w:p w14:paraId="5A4FD940" w14:textId="02330D48"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/../../../originalText</w:t>
            </w:r>
          </w:p>
        </w:tc>
        <w:tc>
          <w:tcPr>
            <w:tcW w:w="1417" w:type="dxa"/>
          </w:tcPr>
          <w:p w14:paraId="444E40C5" w14:textId="7B912DF0"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09179B37" w14:textId="0B9C4588" w:rsidR="001D061B" w:rsidRPr="006B6063" w:rsidRDefault="001D061B" w:rsidP="008E0B87">
            <w:pPr>
              <w:spacing w:line="226" w:lineRule="exact"/>
              <w:ind w:left="102"/>
              <w:rPr>
                <w:spacing w:val="-1"/>
                <w:szCs w:val="20"/>
              </w:rPr>
            </w:pPr>
            <w:r w:rsidRPr="006B6063">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38984E34" w14:textId="77777777" w:rsidTr="00514BAB">
        <w:tc>
          <w:tcPr>
            <w:tcW w:w="2660" w:type="dxa"/>
          </w:tcPr>
          <w:p w14:paraId="27A98A8B" w14:textId="45FCE50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healthcareProfessionalOrgUnit</w:t>
            </w:r>
          </w:p>
        </w:tc>
        <w:tc>
          <w:tcPr>
            <w:tcW w:w="1417" w:type="dxa"/>
          </w:tcPr>
          <w:p w14:paraId="2E34B31D" w14:textId="11EA0F1D" w:rsidR="001D061B" w:rsidRPr="006B6063" w:rsidRDefault="001D061B" w:rsidP="008A6494">
            <w:pPr>
              <w:spacing w:line="229" w:lineRule="exact"/>
              <w:ind w:left="102"/>
              <w:rPr>
                <w:spacing w:val="-1"/>
                <w:szCs w:val="20"/>
              </w:rPr>
            </w:pPr>
            <w:r w:rsidRPr="006B6063">
              <w:rPr>
                <w:spacing w:val="-1"/>
                <w:szCs w:val="20"/>
              </w:rPr>
              <w:t>OrgUnitType</w:t>
            </w:r>
          </w:p>
        </w:tc>
        <w:tc>
          <w:tcPr>
            <w:tcW w:w="4111" w:type="dxa"/>
          </w:tcPr>
          <w:p w14:paraId="36C8375A" w14:textId="5B528468" w:rsidR="001D061B" w:rsidRPr="006B6063" w:rsidRDefault="001D061B" w:rsidP="008E0B87">
            <w:pPr>
              <w:spacing w:line="226" w:lineRule="exact"/>
              <w:ind w:left="102"/>
              <w:rPr>
                <w:spacing w:val="-1"/>
                <w:szCs w:val="20"/>
              </w:rPr>
            </w:pPr>
            <w:r w:rsidRPr="006B6063">
              <w:rPr>
                <w:spacing w:val="-1"/>
                <w:szCs w:val="20"/>
              </w:rPr>
              <w:t>Den organisation som angiven vård- och omsorgsperson är uppdragstagare på. Om tillgängligt skall detta anges.</w:t>
            </w:r>
          </w:p>
        </w:tc>
        <w:tc>
          <w:tcPr>
            <w:tcW w:w="1418" w:type="dxa"/>
          </w:tcPr>
          <w:p w14:paraId="3A004D0A" w14:textId="07AE5E74"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388E94B6" w14:textId="77777777" w:rsidTr="00514BAB">
        <w:tc>
          <w:tcPr>
            <w:tcW w:w="2660" w:type="dxa"/>
          </w:tcPr>
          <w:p w14:paraId="1C78EAA9" w14:textId="50EBEDFF"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/../../../orgUnitHSAId</w:t>
            </w:r>
          </w:p>
        </w:tc>
        <w:tc>
          <w:tcPr>
            <w:tcW w:w="1417" w:type="dxa"/>
          </w:tcPr>
          <w:p w14:paraId="65CF2830" w14:textId="06162E5A" w:rsidR="001D061B" w:rsidRPr="006B6063" w:rsidRDefault="001D061B" w:rsidP="008A6494">
            <w:pPr>
              <w:spacing w:line="229" w:lineRule="exact"/>
              <w:ind w:left="102"/>
              <w:rPr>
                <w:spacing w:val="-1"/>
                <w:szCs w:val="20"/>
              </w:rPr>
            </w:pPr>
            <w:r w:rsidRPr="006B6063">
              <w:rPr>
                <w:spacing w:val="-1"/>
                <w:szCs w:val="20"/>
              </w:rPr>
              <w:t>HSAidType</w:t>
            </w:r>
          </w:p>
        </w:tc>
        <w:tc>
          <w:tcPr>
            <w:tcW w:w="4111" w:type="dxa"/>
          </w:tcPr>
          <w:p w14:paraId="5745AEA0" w14:textId="1BFCD697" w:rsidR="001D061B" w:rsidRPr="006B6063" w:rsidRDefault="001D061B" w:rsidP="008E0B87">
            <w:pPr>
              <w:spacing w:line="226" w:lineRule="exact"/>
              <w:ind w:left="102"/>
              <w:rPr>
                <w:spacing w:val="-1"/>
                <w:szCs w:val="20"/>
              </w:rPr>
            </w:pPr>
            <w:r w:rsidRPr="006B6063">
              <w:rPr>
                <w:spacing w:val="-1"/>
                <w:szCs w:val="20"/>
              </w:rPr>
              <w:t>HSA-id för organisationsenhet. Om tillgängligt skall detta anges.</w:t>
            </w:r>
          </w:p>
        </w:tc>
        <w:tc>
          <w:tcPr>
            <w:tcW w:w="1418" w:type="dxa"/>
          </w:tcPr>
          <w:p w14:paraId="27490D43" w14:textId="4DC1128E" w:rsidR="001D061B" w:rsidRPr="006B6063" w:rsidRDefault="001D061B" w:rsidP="003A6D72">
            <w:pPr>
              <w:spacing w:line="229"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7CE361F4" w14:textId="77777777" w:rsidTr="00514BAB">
        <w:tc>
          <w:tcPr>
            <w:tcW w:w="2660" w:type="dxa"/>
          </w:tcPr>
          <w:p w14:paraId="09FB9AB7" w14:textId="3A31D902"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/../../../orgUnitname</w:t>
            </w:r>
          </w:p>
        </w:tc>
        <w:tc>
          <w:tcPr>
            <w:tcW w:w="1417" w:type="dxa"/>
          </w:tcPr>
          <w:p w14:paraId="146B1F72" w14:textId="255EF5DF"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6CA21E65" w14:textId="470B452D" w:rsidR="001D061B" w:rsidRPr="006B6063" w:rsidRDefault="001D061B" w:rsidP="008E0B87">
            <w:pPr>
              <w:spacing w:line="226" w:lineRule="exact"/>
              <w:ind w:left="102"/>
              <w:rPr>
                <w:spacing w:val="-1"/>
                <w:szCs w:val="20"/>
              </w:rPr>
            </w:pPr>
            <w:r w:rsidRPr="006B6063">
              <w:rPr>
                <w:spacing w:val="-1"/>
                <w:szCs w:val="20"/>
              </w:rPr>
              <w:t>Namn på organisationsenhet. Om tillgängligt skall detta anges.</w:t>
            </w:r>
          </w:p>
        </w:tc>
        <w:tc>
          <w:tcPr>
            <w:tcW w:w="1418" w:type="dxa"/>
          </w:tcPr>
          <w:p w14:paraId="1669AF09" w14:textId="77777777"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p w14:paraId="2274FB8F" w14:textId="77777777" w:rsidR="001D061B" w:rsidRPr="006B6063" w:rsidRDefault="001D061B" w:rsidP="003A6D72">
            <w:pPr>
              <w:spacing w:line="229" w:lineRule="exact"/>
              <w:ind w:left="102"/>
              <w:jc w:val="center"/>
              <w:rPr>
                <w:spacing w:val="-1"/>
                <w:szCs w:val="20"/>
              </w:rPr>
            </w:pPr>
          </w:p>
        </w:tc>
      </w:tr>
      <w:tr w:rsidR="001D061B" w:rsidRPr="006B6063" w14:paraId="1D477E81" w14:textId="77777777" w:rsidTr="00514BAB">
        <w:tc>
          <w:tcPr>
            <w:tcW w:w="2660" w:type="dxa"/>
          </w:tcPr>
          <w:p w14:paraId="617BA309" w14:textId="5ACCCAAB"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/../../../orgUnitTelecom</w:t>
            </w:r>
          </w:p>
        </w:tc>
        <w:tc>
          <w:tcPr>
            <w:tcW w:w="1417" w:type="dxa"/>
          </w:tcPr>
          <w:p w14:paraId="5F2A6A2F" w14:textId="7D87D79C"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793865B6" w14:textId="5F67858A" w:rsidR="001D061B" w:rsidRPr="006B6063" w:rsidRDefault="001D061B" w:rsidP="008E0B87">
            <w:pPr>
              <w:spacing w:line="226" w:lineRule="exact"/>
              <w:ind w:left="102"/>
              <w:rPr>
                <w:spacing w:val="-1"/>
                <w:szCs w:val="20"/>
              </w:rPr>
            </w:pPr>
            <w:r w:rsidRPr="006B6063">
              <w:rPr>
                <w:spacing w:val="-1"/>
                <w:szCs w:val="20"/>
              </w:rPr>
              <w:t>Telefon till organisationsenhet</w:t>
            </w:r>
          </w:p>
        </w:tc>
        <w:tc>
          <w:tcPr>
            <w:tcW w:w="1418" w:type="dxa"/>
          </w:tcPr>
          <w:p w14:paraId="03A2F2C1" w14:textId="217AE15E"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792FAFA6" w14:textId="77777777" w:rsidTr="00514BAB">
        <w:tc>
          <w:tcPr>
            <w:tcW w:w="2660" w:type="dxa"/>
          </w:tcPr>
          <w:p w14:paraId="75DB6D57" w14:textId="35726DF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/../../../orgUnitEmail</w:t>
            </w:r>
          </w:p>
        </w:tc>
        <w:tc>
          <w:tcPr>
            <w:tcW w:w="1417" w:type="dxa"/>
          </w:tcPr>
          <w:p w14:paraId="7DFE964B" w14:textId="01F15D8C"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2AD8A678" w14:textId="239E7BE8" w:rsidR="001D061B" w:rsidRPr="006B6063" w:rsidRDefault="001D061B" w:rsidP="008E0B87">
            <w:pPr>
              <w:spacing w:line="226" w:lineRule="exact"/>
              <w:ind w:left="102"/>
              <w:rPr>
                <w:spacing w:val="-1"/>
                <w:szCs w:val="20"/>
              </w:rPr>
            </w:pPr>
            <w:r w:rsidRPr="006B6063">
              <w:rPr>
                <w:spacing w:val="-1"/>
                <w:szCs w:val="20"/>
              </w:rPr>
              <w:t>Epost till organisationsenhet.</w:t>
            </w:r>
          </w:p>
        </w:tc>
        <w:tc>
          <w:tcPr>
            <w:tcW w:w="1418" w:type="dxa"/>
          </w:tcPr>
          <w:p w14:paraId="547720BC" w14:textId="12044808"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54DE5728" w14:textId="77777777" w:rsidTr="00514BAB">
        <w:tc>
          <w:tcPr>
            <w:tcW w:w="2660" w:type="dxa"/>
          </w:tcPr>
          <w:p w14:paraId="35C49F80" w14:textId="70C270E5"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/../../../orgUnitAddress</w:t>
            </w:r>
          </w:p>
        </w:tc>
        <w:tc>
          <w:tcPr>
            <w:tcW w:w="1417" w:type="dxa"/>
          </w:tcPr>
          <w:p w14:paraId="5327B1CA" w14:textId="6E71F973"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257B9F26" w14:textId="77777777" w:rsidR="001D061B" w:rsidRPr="006B6063" w:rsidRDefault="001D061B" w:rsidP="008E0B87">
            <w:pPr>
              <w:spacing w:line="226" w:lineRule="exact"/>
              <w:ind w:left="102"/>
              <w:rPr>
                <w:spacing w:val="-1"/>
                <w:szCs w:val="20"/>
              </w:rPr>
            </w:pPr>
            <w:r w:rsidRPr="006B6063">
              <w:rPr>
                <w:spacing w:val="-1"/>
                <w:szCs w:val="20"/>
              </w:rPr>
              <w:t>Postadress till organisationsenhet. Skrivs på ett så naturligt sätt som möjligt, exempelvis:</w:t>
            </w:r>
          </w:p>
          <w:p w14:paraId="12953DB7" w14:textId="77777777" w:rsidR="001D061B" w:rsidRPr="006B6063" w:rsidRDefault="001D061B" w:rsidP="008E0B87">
            <w:pPr>
              <w:spacing w:line="226" w:lineRule="exact"/>
              <w:ind w:left="102"/>
              <w:rPr>
                <w:spacing w:val="-1"/>
                <w:szCs w:val="20"/>
              </w:rPr>
            </w:pPr>
            <w:r w:rsidRPr="006B6063">
              <w:rPr>
                <w:spacing w:val="-1"/>
                <w:szCs w:val="20"/>
              </w:rPr>
              <w:t>”Storgatan 12</w:t>
            </w:r>
          </w:p>
          <w:p w14:paraId="34DC6661" w14:textId="026D3ED8" w:rsidR="001D061B" w:rsidRPr="006B6063" w:rsidRDefault="001D061B" w:rsidP="008E0B87">
            <w:pPr>
              <w:spacing w:line="226" w:lineRule="exact"/>
              <w:ind w:left="102"/>
              <w:rPr>
                <w:spacing w:val="-1"/>
                <w:szCs w:val="20"/>
              </w:rPr>
            </w:pPr>
            <w:r w:rsidRPr="006B6063">
              <w:rPr>
                <w:spacing w:val="-1"/>
                <w:szCs w:val="20"/>
              </w:rPr>
              <w:t>468 91 Lilleby”</w:t>
            </w:r>
          </w:p>
        </w:tc>
        <w:tc>
          <w:tcPr>
            <w:tcW w:w="1418" w:type="dxa"/>
          </w:tcPr>
          <w:p w14:paraId="06506278" w14:textId="3410A223"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63E735E3" w14:textId="77777777" w:rsidTr="00514BAB">
        <w:tc>
          <w:tcPr>
            <w:tcW w:w="2660" w:type="dxa"/>
          </w:tcPr>
          <w:p w14:paraId="63A21191" w14:textId="380B2FDD"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/../../../orgUnitLocation</w:t>
            </w:r>
          </w:p>
        </w:tc>
        <w:tc>
          <w:tcPr>
            <w:tcW w:w="1417" w:type="dxa"/>
          </w:tcPr>
          <w:p w14:paraId="5B88DA2A" w14:textId="2038086E" w:rsidR="001D061B" w:rsidRPr="006B6063" w:rsidRDefault="001D061B" w:rsidP="008A6494">
            <w:pPr>
              <w:spacing w:line="229" w:lineRule="exact"/>
              <w:ind w:left="102"/>
              <w:rPr>
                <w:spacing w:val="-1"/>
                <w:szCs w:val="20"/>
              </w:rPr>
            </w:pPr>
            <w:r w:rsidRPr="006B6063">
              <w:rPr>
                <w:spacing w:val="-1"/>
                <w:szCs w:val="20"/>
              </w:rPr>
              <w:t>string</w:t>
            </w:r>
          </w:p>
        </w:tc>
        <w:tc>
          <w:tcPr>
            <w:tcW w:w="4111" w:type="dxa"/>
          </w:tcPr>
          <w:p w14:paraId="2C266C14" w14:textId="20A820F4" w:rsidR="001D061B" w:rsidRPr="006B6063" w:rsidRDefault="001D061B" w:rsidP="008E0B87">
            <w:pPr>
              <w:spacing w:line="226" w:lineRule="exact"/>
              <w:ind w:left="102"/>
              <w:rPr>
                <w:spacing w:val="-1"/>
                <w:szCs w:val="20"/>
              </w:rPr>
            </w:pPr>
            <w:r w:rsidRPr="006B6063">
              <w:rPr>
                <w:spacing w:val="-1"/>
                <w:szCs w:val="20"/>
              </w:rPr>
              <w:t>Text som anger namnet pa</w:t>
            </w:r>
            <w:r w:rsidRPr="006B6063">
              <w:rPr>
                <w:rFonts w:ascii="Times New Roman" w:hAnsi="Times New Roman"/>
                <w:spacing w:val="-1"/>
                <w:szCs w:val="20"/>
              </w:rPr>
              <w:t>̊</w:t>
            </w:r>
            <w:r w:rsidRPr="006B6063">
              <w:rPr>
                <w:spacing w:val="-1"/>
                <w:szCs w:val="20"/>
              </w:rPr>
              <w:t xml:space="preserve"> plats eller ort fo</w:t>
            </w:r>
            <w:r w:rsidRPr="006B6063">
              <w:rPr>
                <w:rFonts w:cs="Georgia"/>
                <w:spacing w:val="-1"/>
                <w:szCs w:val="20"/>
              </w:rPr>
              <w:t>̈</w:t>
            </w:r>
            <w:r w:rsidRPr="006B6063">
              <w:rPr>
                <w:spacing w:val="-1"/>
                <w:szCs w:val="20"/>
              </w:rPr>
              <w:t>r organisationens fysiska placering</w:t>
            </w:r>
          </w:p>
        </w:tc>
        <w:tc>
          <w:tcPr>
            <w:tcW w:w="1418" w:type="dxa"/>
          </w:tcPr>
          <w:p w14:paraId="590D078B" w14:textId="6D0504EF"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0048629E" w14:textId="77777777" w:rsidTr="00514BAB">
        <w:tc>
          <w:tcPr>
            <w:tcW w:w="2660" w:type="dxa"/>
          </w:tcPr>
          <w:p w14:paraId="73FC0AE8"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healthcareProfessionalCareUnitHSAId</w:t>
            </w:r>
          </w:p>
          <w:p w14:paraId="5A0CEF8F" w14:textId="77777777" w:rsidR="001D061B" w:rsidRPr="006B6063" w:rsidRDefault="001D061B" w:rsidP="008A6494">
            <w:pPr>
              <w:spacing w:line="229" w:lineRule="exact"/>
              <w:ind w:left="102"/>
              <w:rPr>
                <w:szCs w:val="20"/>
              </w:rPr>
            </w:pPr>
          </w:p>
        </w:tc>
        <w:tc>
          <w:tcPr>
            <w:tcW w:w="1417" w:type="dxa"/>
          </w:tcPr>
          <w:p w14:paraId="273B5960" w14:textId="77777777" w:rsidR="001D061B" w:rsidRPr="006B6063" w:rsidRDefault="001D061B" w:rsidP="008A6494">
            <w:pPr>
              <w:spacing w:line="229" w:lineRule="exact"/>
              <w:ind w:left="102"/>
              <w:rPr>
                <w:rFonts w:cs="Arial"/>
                <w:szCs w:val="20"/>
              </w:rPr>
            </w:pPr>
            <w:r w:rsidRPr="006B6063">
              <w:rPr>
                <w:spacing w:val="-1"/>
                <w:szCs w:val="20"/>
              </w:rPr>
              <w:t>HSAidType</w:t>
            </w:r>
          </w:p>
          <w:p w14:paraId="2AE079BD" w14:textId="77777777" w:rsidR="001D061B" w:rsidRPr="006B6063" w:rsidRDefault="001D061B" w:rsidP="008A6494">
            <w:pPr>
              <w:spacing w:line="226" w:lineRule="exact"/>
              <w:ind w:left="102"/>
              <w:rPr>
                <w:spacing w:val="-1"/>
                <w:szCs w:val="20"/>
              </w:rPr>
            </w:pPr>
          </w:p>
          <w:p w14:paraId="3D4F2CEC" w14:textId="77777777" w:rsidR="001D061B" w:rsidRPr="006B6063" w:rsidRDefault="001D061B" w:rsidP="008A6494">
            <w:pPr>
              <w:spacing w:line="229" w:lineRule="exact"/>
              <w:ind w:left="102"/>
              <w:rPr>
                <w:spacing w:val="-1"/>
                <w:szCs w:val="20"/>
              </w:rPr>
            </w:pPr>
          </w:p>
        </w:tc>
        <w:tc>
          <w:tcPr>
            <w:tcW w:w="4111" w:type="dxa"/>
          </w:tcPr>
          <w:p w14:paraId="00AB148A" w14:textId="77777777" w:rsidR="001D061B" w:rsidRPr="006B6063" w:rsidRDefault="001D061B" w:rsidP="008E0B87">
            <w:pPr>
              <w:spacing w:line="229" w:lineRule="exact"/>
              <w:ind w:left="102"/>
              <w:rPr>
                <w:szCs w:val="20"/>
              </w:rPr>
            </w:pPr>
            <w:r w:rsidRPr="006B6063">
              <w:rPr>
                <w:szCs w:val="20"/>
              </w:rPr>
              <w:t xml:space="preserve">HSA-id för Vårdenhet som vård- och omsorgspersonen är uppdragstagare för. Skall anges om tillgänglig. </w:t>
            </w:r>
          </w:p>
          <w:p w14:paraId="217B29C3" w14:textId="77777777" w:rsidR="001D061B" w:rsidRPr="006B6063" w:rsidRDefault="001D061B" w:rsidP="008E0B87">
            <w:pPr>
              <w:spacing w:line="226" w:lineRule="exact"/>
              <w:ind w:left="102"/>
              <w:rPr>
                <w:spacing w:val="-1"/>
                <w:szCs w:val="20"/>
              </w:rPr>
            </w:pPr>
          </w:p>
        </w:tc>
        <w:tc>
          <w:tcPr>
            <w:tcW w:w="1418" w:type="dxa"/>
          </w:tcPr>
          <w:p w14:paraId="0CFDD105" w14:textId="3E3FB38C"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01DFA992" w14:textId="77777777" w:rsidTr="00514BAB">
        <w:tc>
          <w:tcPr>
            <w:tcW w:w="2660" w:type="dxa"/>
          </w:tcPr>
          <w:p w14:paraId="7ADA41FD" w14:textId="7C78F17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healthcareProfessionalCareGiverHSAId</w:t>
            </w:r>
          </w:p>
        </w:tc>
        <w:tc>
          <w:tcPr>
            <w:tcW w:w="1417" w:type="dxa"/>
          </w:tcPr>
          <w:p w14:paraId="46D57C77" w14:textId="77777777" w:rsidR="001D061B" w:rsidRPr="006B6063" w:rsidRDefault="001D061B" w:rsidP="008A6494">
            <w:pPr>
              <w:spacing w:line="226" w:lineRule="exact"/>
              <w:ind w:left="102"/>
              <w:rPr>
                <w:spacing w:val="-1"/>
                <w:szCs w:val="20"/>
              </w:rPr>
            </w:pPr>
            <w:r w:rsidRPr="006B6063">
              <w:rPr>
                <w:spacing w:val="-1"/>
                <w:szCs w:val="20"/>
              </w:rPr>
              <w:t>HSAidType</w:t>
            </w:r>
          </w:p>
          <w:p w14:paraId="2222926E" w14:textId="77777777" w:rsidR="001D061B" w:rsidRPr="006B6063" w:rsidRDefault="001D061B" w:rsidP="008A6494">
            <w:pPr>
              <w:spacing w:line="229" w:lineRule="exact"/>
              <w:ind w:left="102"/>
              <w:rPr>
                <w:spacing w:val="-1"/>
                <w:szCs w:val="20"/>
              </w:rPr>
            </w:pPr>
          </w:p>
        </w:tc>
        <w:tc>
          <w:tcPr>
            <w:tcW w:w="4111" w:type="dxa"/>
          </w:tcPr>
          <w:p w14:paraId="235841D5" w14:textId="0714BE38" w:rsidR="001D061B" w:rsidRPr="006B6063" w:rsidRDefault="001D061B" w:rsidP="008E0B87">
            <w:pPr>
              <w:spacing w:line="229" w:lineRule="exact"/>
              <w:ind w:left="102"/>
              <w:rPr>
                <w:szCs w:val="20"/>
              </w:rPr>
            </w:pPr>
            <w:r w:rsidRPr="006B6063">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2D5F8943" w14:textId="77777777" w:rsidTr="00514BAB">
        <w:tc>
          <w:tcPr>
            <w:tcW w:w="2660" w:type="dxa"/>
          </w:tcPr>
          <w:p w14:paraId="6E99737D" w14:textId="45218AAF"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/../legalAuthenticator</w:t>
            </w:r>
          </w:p>
        </w:tc>
        <w:tc>
          <w:tcPr>
            <w:tcW w:w="1417" w:type="dxa"/>
          </w:tcPr>
          <w:p w14:paraId="0FF072A8" w14:textId="32D23005" w:rsidR="001D061B" w:rsidRPr="006B6063" w:rsidRDefault="001D061B" w:rsidP="008A6494">
            <w:pPr>
              <w:spacing w:line="226" w:lineRule="exact"/>
              <w:ind w:left="102"/>
              <w:rPr>
                <w:spacing w:val="-1"/>
                <w:szCs w:val="20"/>
              </w:rPr>
            </w:pPr>
            <w:r w:rsidRPr="006B6063">
              <w:rPr>
                <w:szCs w:val="20"/>
              </w:rPr>
              <w:t>LegalAuthenticatorType</w:t>
            </w:r>
          </w:p>
        </w:tc>
        <w:tc>
          <w:tcPr>
            <w:tcW w:w="4111" w:type="dxa"/>
          </w:tcPr>
          <w:p w14:paraId="4488FE7E" w14:textId="77777777" w:rsidR="001D061B" w:rsidRPr="006B6063" w:rsidRDefault="001D061B" w:rsidP="008E0B87">
            <w:pPr>
              <w:spacing w:line="229" w:lineRule="exact"/>
              <w:ind w:left="102"/>
              <w:rPr>
                <w:szCs w:val="20"/>
              </w:rPr>
            </w:pPr>
            <w:r w:rsidRPr="006B6063">
              <w:rPr>
                <w:szCs w:val="20"/>
              </w:rPr>
              <w:t>Information om vem som signerat informationen i dokumentet.</w:t>
            </w:r>
          </w:p>
          <w:p w14:paraId="166B4E68" w14:textId="77777777" w:rsidR="001D061B" w:rsidRPr="006B6063" w:rsidRDefault="001D061B" w:rsidP="008E0B87">
            <w:pPr>
              <w:spacing w:line="229" w:lineRule="exact"/>
              <w:ind w:left="102"/>
              <w:rPr>
                <w:spacing w:val="-1"/>
                <w:szCs w:val="20"/>
              </w:rPr>
            </w:pPr>
          </w:p>
        </w:tc>
        <w:tc>
          <w:tcPr>
            <w:tcW w:w="1418" w:type="dxa"/>
          </w:tcPr>
          <w:p w14:paraId="2DABA82D" w14:textId="5697F6F9" w:rsidR="001D061B" w:rsidRPr="006B6063" w:rsidRDefault="001D061B" w:rsidP="003A6D72">
            <w:pPr>
              <w:spacing w:line="226" w:lineRule="exact"/>
              <w:ind w:left="102"/>
              <w:jc w:val="center"/>
              <w:rPr>
                <w:spacing w:val="-1"/>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7E2654B7" w14:textId="77777777" w:rsidTr="00514BAB">
        <w:tc>
          <w:tcPr>
            <w:tcW w:w="2660" w:type="dxa"/>
          </w:tcPr>
          <w:p w14:paraId="1F8CEC90"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/../../signatureTime</w:t>
            </w:r>
          </w:p>
          <w:p w14:paraId="7641A2A2" w14:textId="77777777" w:rsidR="001D061B" w:rsidRPr="006B6063" w:rsidRDefault="001D061B" w:rsidP="008A6494">
            <w:pPr>
              <w:spacing w:line="229" w:lineRule="exact"/>
              <w:ind w:left="102"/>
              <w:rPr>
                <w:szCs w:val="20"/>
              </w:rPr>
            </w:pPr>
          </w:p>
        </w:tc>
        <w:tc>
          <w:tcPr>
            <w:tcW w:w="1417" w:type="dxa"/>
          </w:tcPr>
          <w:p w14:paraId="7C5C225B" w14:textId="77777777" w:rsidR="001D061B" w:rsidRPr="006B6063" w:rsidRDefault="001D061B" w:rsidP="008A6494">
            <w:pPr>
              <w:spacing w:line="229" w:lineRule="exact"/>
              <w:ind w:left="102"/>
              <w:rPr>
                <w:rFonts w:cs="Arial"/>
                <w:color w:val="FF0000"/>
                <w:szCs w:val="20"/>
              </w:rPr>
            </w:pPr>
            <w:r w:rsidRPr="006B6063">
              <w:rPr>
                <w:szCs w:val="20"/>
              </w:rPr>
              <w:t>TimeStampType</w:t>
            </w:r>
          </w:p>
          <w:p w14:paraId="4F092AA5" w14:textId="77777777" w:rsidR="001D061B" w:rsidRPr="006B6063" w:rsidRDefault="001D061B" w:rsidP="008A6494">
            <w:pPr>
              <w:spacing w:line="226" w:lineRule="exact"/>
              <w:ind w:left="102"/>
              <w:rPr>
                <w:szCs w:val="20"/>
              </w:rPr>
            </w:pPr>
          </w:p>
        </w:tc>
        <w:tc>
          <w:tcPr>
            <w:tcW w:w="4111" w:type="dxa"/>
          </w:tcPr>
          <w:p w14:paraId="759EF949" w14:textId="77777777" w:rsidR="001D061B" w:rsidRPr="006B6063" w:rsidRDefault="001D061B" w:rsidP="008E0B87">
            <w:pPr>
              <w:spacing w:line="229" w:lineRule="exact"/>
              <w:ind w:left="102"/>
              <w:rPr>
                <w:szCs w:val="20"/>
              </w:rPr>
            </w:pPr>
            <w:r w:rsidRPr="006B6063">
              <w:rPr>
                <w:szCs w:val="20"/>
              </w:rPr>
              <w:t>Tidpunkt för signering</w:t>
            </w:r>
          </w:p>
          <w:p w14:paraId="2DB5D748" w14:textId="77777777" w:rsidR="001D061B" w:rsidRPr="006B6063" w:rsidRDefault="001D061B" w:rsidP="008E0B87">
            <w:pPr>
              <w:spacing w:line="229" w:lineRule="exact"/>
              <w:ind w:left="102"/>
              <w:rPr>
                <w:szCs w:val="20"/>
              </w:rPr>
            </w:pPr>
          </w:p>
        </w:tc>
        <w:tc>
          <w:tcPr>
            <w:tcW w:w="1418" w:type="dxa"/>
          </w:tcPr>
          <w:p w14:paraId="3410A8BE" w14:textId="6ECE6C03" w:rsidR="001D061B" w:rsidRPr="006B6063" w:rsidRDefault="001D061B" w:rsidP="003A6D72">
            <w:pPr>
              <w:spacing w:line="226"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3E847D87" w14:textId="77777777" w:rsidTr="00514BAB">
        <w:tc>
          <w:tcPr>
            <w:tcW w:w="2660" w:type="dxa"/>
          </w:tcPr>
          <w:p w14:paraId="7BD071D1"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/../../legalAuthenticatorHSAid</w:t>
            </w:r>
          </w:p>
          <w:p w14:paraId="6F684172" w14:textId="77777777" w:rsidR="001D061B" w:rsidRPr="006B6063" w:rsidRDefault="001D061B" w:rsidP="008A6494">
            <w:pPr>
              <w:spacing w:line="229" w:lineRule="exact"/>
              <w:ind w:left="102"/>
              <w:rPr>
                <w:szCs w:val="20"/>
              </w:rPr>
            </w:pPr>
          </w:p>
        </w:tc>
        <w:tc>
          <w:tcPr>
            <w:tcW w:w="1417" w:type="dxa"/>
          </w:tcPr>
          <w:p w14:paraId="06AB649A" w14:textId="77777777" w:rsidR="001D061B" w:rsidRPr="006B6063" w:rsidRDefault="001D061B" w:rsidP="008A6494">
            <w:pPr>
              <w:spacing w:line="229" w:lineRule="exact"/>
              <w:ind w:left="102"/>
              <w:rPr>
                <w:szCs w:val="20"/>
              </w:rPr>
            </w:pPr>
            <w:r w:rsidRPr="006B6063">
              <w:rPr>
                <w:szCs w:val="20"/>
              </w:rPr>
              <w:t>HSAIDType</w:t>
            </w:r>
          </w:p>
          <w:p w14:paraId="0DA3B6AA" w14:textId="77777777" w:rsidR="001D061B" w:rsidRPr="006B6063" w:rsidRDefault="001D061B" w:rsidP="008A6494">
            <w:pPr>
              <w:spacing w:line="229" w:lineRule="exact"/>
              <w:ind w:left="102"/>
              <w:rPr>
                <w:szCs w:val="20"/>
              </w:rPr>
            </w:pPr>
          </w:p>
        </w:tc>
        <w:tc>
          <w:tcPr>
            <w:tcW w:w="4111" w:type="dxa"/>
          </w:tcPr>
          <w:p w14:paraId="5CA36229" w14:textId="783F1D37" w:rsidR="001D061B" w:rsidRPr="006B6063" w:rsidRDefault="001D061B" w:rsidP="008E0B87">
            <w:pPr>
              <w:spacing w:line="229" w:lineRule="exact"/>
              <w:ind w:left="102"/>
              <w:rPr>
                <w:szCs w:val="20"/>
              </w:rPr>
            </w:pPr>
            <w:r w:rsidRPr="006B6063">
              <w:rPr>
                <w:szCs w:val="20"/>
              </w:rPr>
              <w:t>HSA-id för person som signerat dokumentet</w:t>
            </w:r>
          </w:p>
        </w:tc>
        <w:tc>
          <w:tcPr>
            <w:tcW w:w="1418" w:type="dxa"/>
          </w:tcPr>
          <w:p w14:paraId="02F9A6E6" w14:textId="2850CCCE" w:rsidR="001D061B" w:rsidRPr="006B6063" w:rsidRDefault="001D061B" w:rsidP="003A6D72">
            <w:pPr>
              <w:spacing w:line="226"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3E3E4C27" w14:textId="77777777" w:rsidTr="00514BAB">
        <w:tc>
          <w:tcPr>
            <w:tcW w:w="2660" w:type="dxa"/>
          </w:tcPr>
          <w:p w14:paraId="16970830" w14:textId="76FC4995"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/../../legalAuthenticatorName</w:t>
            </w:r>
          </w:p>
        </w:tc>
        <w:tc>
          <w:tcPr>
            <w:tcW w:w="1417" w:type="dxa"/>
          </w:tcPr>
          <w:p w14:paraId="3B21C6FF" w14:textId="479FDC07" w:rsidR="001D061B" w:rsidRPr="006B6063" w:rsidRDefault="001D061B" w:rsidP="008A6494">
            <w:pPr>
              <w:spacing w:line="229" w:lineRule="exact"/>
              <w:ind w:left="102"/>
              <w:rPr>
                <w:szCs w:val="20"/>
              </w:rPr>
            </w:pPr>
            <w:r w:rsidRPr="006B6063">
              <w:rPr>
                <w:szCs w:val="20"/>
              </w:rPr>
              <w:t>string</w:t>
            </w:r>
          </w:p>
        </w:tc>
        <w:tc>
          <w:tcPr>
            <w:tcW w:w="4111" w:type="dxa"/>
          </w:tcPr>
          <w:p w14:paraId="19DBE8E6" w14:textId="5AC8DEF8" w:rsidR="001D061B" w:rsidRPr="006B6063" w:rsidRDefault="001D061B" w:rsidP="008E0B87">
            <w:pPr>
              <w:spacing w:line="229" w:lineRule="exact"/>
              <w:ind w:left="102"/>
              <w:rPr>
                <w:szCs w:val="20"/>
              </w:rPr>
            </w:pPr>
            <w:r w:rsidRPr="006B6063">
              <w:rPr>
                <w:spacing w:val="-1"/>
                <w:szCs w:val="20"/>
              </w:rPr>
              <w:t>Namnen i klartext för signerande person</w:t>
            </w:r>
          </w:p>
        </w:tc>
        <w:tc>
          <w:tcPr>
            <w:tcW w:w="1418" w:type="dxa"/>
          </w:tcPr>
          <w:p w14:paraId="2482853D" w14:textId="671EB58B" w:rsidR="001D061B" w:rsidRPr="006B6063" w:rsidRDefault="001D061B" w:rsidP="003A6D72">
            <w:pPr>
              <w:spacing w:line="226" w:lineRule="exact"/>
              <w:ind w:left="102"/>
              <w:jc w:val="center"/>
              <w:rPr>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6A970436" w14:textId="77777777" w:rsidTr="00514BAB">
        <w:tc>
          <w:tcPr>
            <w:tcW w:w="2660" w:type="dxa"/>
          </w:tcPr>
          <w:p w14:paraId="3E897EA2"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approvedForPatient</w:t>
            </w:r>
          </w:p>
          <w:p w14:paraId="5EE74DC3" w14:textId="77777777" w:rsidR="001D061B" w:rsidRPr="006B6063" w:rsidRDefault="001D061B" w:rsidP="008A6494">
            <w:pPr>
              <w:spacing w:line="229" w:lineRule="exact"/>
              <w:ind w:left="102"/>
              <w:rPr>
                <w:szCs w:val="20"/>
              </w:rPr>
            </w:pPr>
          </w:p>
        </w:tc>
        <w:tc>
          <w:tcPr>
            <w:tcW w:w="1417" w:type="dxa"/>
          </w:tcPr>
          <w:p w14:paraId="3BCBDFB9" w14:textId="77777777" w:rsidR="001D061B" w:rsidRPr="006B6063" w:rsidRDefault="001D061B" w:rsidP="008A6494">
            <w:pPr>
              <w:spacing w:line="229" w:lineRule="exact"/>
              <w:ind w:left="102"/>
              <w:rPr>
                <w:rFonts w:cs="Arial"/>
                <w:color w:val="FF0000"/>
                <w:szCs w:val="20"/>
              </w:rPr>
            </w:pPr>
            <w:r w:rsidRPr="006B6063">
              <w:rPr>
                <w:szCs w:val="20"/>
              </w:rPr>
              <w:t>boolean</w:t>
            </w:r>
          </w:p>
          <w:p w14:paraId="6A9F2886" w14:textId="77777777" w:rsidR="001D061B" w:rsidRPr="006B6063" w:rsidRDefault="001D061B" w:rsidP="008A6494">
            <w:pPr>
              <w:spacing w:line="229" w:lineRule="exact"/>
              <w:ind w:left="102"/>
              <w:rPr>
                <w:szCs w:val="20"/>
              </w:rPr>
            </w:pPr>
          </w:p>
        </w:tc>
        <w:tc>
          <w:tcPr>
            <w:tcW w:w="4111" w:type="dxa"/>
          </w:tcPr>
          <w:p w14:paraId="17529201" w14:textId="77777777" w:rsidR="001D061B" w:rsidRPr="006B6063" w:rsidRDefault="001D061B" w:rsidP="008E0B87">
            <w:pPr>
              <w:spacing w:line="226" w:lineRule="exact"/>
              <w:ind w:left="102"/>
              <w:rPr>
                <w:spacing w:val="-1"/>
                <w:szCs w:val="20"/>
              </w:rPr>
            </w:pPr>
            <w:r w:rsidRPr="006B6063">
              <w:rPr>
                <w:spacing w:val="-1"/>
                <w:szCs w:val="20"/>
              </w:rPr>
              <w:t xml:space="preserve">Anger om information får delas till patient. Värdet sätts i sådant fall till true, i annat fall till false. </w:t>
            </w:r>
          </w:p>
          <w:p w14:paraId="76E29217" w14:textId="77777777" w:rsidR="001D061B" w:rsidRPr="006B6063" w:rsidRDefault="001D061B" w:rsidP="008E0B87">
            <w:pPr>
              <w:spacing w:line="229" w:lineRule="exact"/>
              <w:ind w:left="102"/>
              <w:rPr>
                <w:spacing w:val="-1"/>
                <w:szCs w:val="20"/>
              </w:rPr>
            </w:pPr>
          </w:p>
        </w:tc>
        <w:tc>
          <w:tcPr>
            <w:tcW w:w="1418" w:type="dxa"/>
          </w:tcPr>
          <w:p w14:paraId="6D0B6E65" w14:textId="55B7E304"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383B736D" w14:textId="77777777" w:rsidTr="00514BAB">
        <w:tc>
          <w:tcPr>
            <w:tcW w:w="2660" w:type="dxa"/>
          </w:tcPr>
          <w:p w14:paraId="1AA8E714" w14:textId="5BC7FFF4"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Pr="006B6063">
              <w:rPr>
                <w:spacing w:val="-1"/>
                <w:szCs w:val="20"/>
              </w:rPr>
              <w:t>careContactId</w:t>
            </w:r>
          </w:p>
        </w:tc>
        <w:tc>
          <w:tcPr>
            <w:tcW w:w="1417" w:type="dxa"/>
          </w:tcPr>
          <w:p w14:paraId="5CB5B68B" w14:textId="22B307F0" w:rsidR="001D061B" w:rsidRPr="006B6063" w:rsidRDefault="001D061B" w:rsidP="008A6494">
            <w:pPr>
              <w:spacing w:line="229" w:lineRule="exact"/>
              <w:ind w:left="102"/>
              <w:rPr>
                <w:szCs w:val="20"/>
              </w:rPr>
            </w:pPr>
            <w:r w:rsidRPr="006B6063">
              <w:rPr>
                <w:spacing w:val="-1"/>
                <w:szCs w:val="20"/>
              </w:rPr>
              <w:t>string</w:t>
            </w:r>
          </w:p>
        </w:tc>
        <w:tc>
          <w:tcPr>
            <w:tcW w:w="4111" w:type="dxa"/>
          </w:tcPr>
          <w:p w14:paraId="4228C8E3" w14:textId="494442ED" w:rsidR="001D061B" w:rsidRPr="006B6063" w:rsidRDefault="001D061B" w:rsidP="008E0B87">
            <w:pPr>
              <w:spacing w:line="226" w:lineRule="exact"/>
              <w:ind w:left="102"/>
              <w:rPr>
                <w:spacing w:val="-1"/>
                <w:szCs w:val="20"/>
              </w:rPr>
            </w:pPr>
            <w:r w:rsidRPr="006B6063">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2378DD57" w14:textId="77777777" w:rsidTr="008E0B87">
        <w:tc>
          <w:tcPr>
            <w:tcW w:w="2660" w:type="dxa"/>
            <w:shd w:val="clear" w:color="auto" w:fill="D9D9D9" w:themeFill="background1" w:themeFillShade="D9"/>
          </w:tcPr>
          <w:p w14:paraId="6ED01DFB"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/referralOutcomeBody</w:t>
            </w:r>
          </w:p>
          <w:p w14:paraId="1B2CE25B" w14:textId="77777777" w:rsidR="001D061B" w:rsidRPr="006B6063" w:rsidRDefault="001D061B" w:rsidP="008A6494">
            <w:pPr>
              <w:spacing w:line="229" w:lineRule="exact"/>
              <w:ind w:left="102"/>
              <w:rPr>
                <w:szCs w:val="20"/>
              </w:rPr>
            </w:pPr>
          </w:p>
        </w:tc>
        <w:tc>
          <w:tcPr>
            <w:tcW w:w="1417" w:type="dxa"/>
            <w:shd w:val="clear" w:color="auto" w:fill="D9D9D9" w:themeFill="background1" w:themeFillShade="D9"/>
          </w:tcPr>
          <w:p w14:paraId="411B1C0C" w14:textId="77777777" w:rsidR="001D061B" w:rsidRPr="006B6063" w:rsidRDefault="001D061B" w:rsidP="008A6494">
            <w:pPr>
              <w:spacing w:line="229" w:lineRule="exact"/>
              <w:ind w:left="102"/>
              <w:rPr>
                <w:szCs w:val="20"/>
              </w:rPr>
            </w:pPr>
            <w:r w:rsidRPr="006B6063">
              <w:rPr>
                <w:szCs w:val="20"/>
              </w:rPr>
              <w:t>ReferralOutcomeBodyType</w:t>
            </w:r>
          </w:p>
          <w:p w14:paraId="23F47901" w14:textId="77777777" w:rsidR="001D061B" w:rsidRPr="006B6063" w:rsidRDefault="001D061B" w:rsidP="008A6494">
            <w:pPr>
              <w:spacing w:line="229" w:lineRule="exact"/>
              <w:ind w:left="102"/>
              <w:rPr>
                <w:spacing w:val="-1"/>
                <w:szCs w:val="20"/>
              </w:rPr>
            </w:pPr>
          </w:p>
        </w:tc>
        <w:tc>
          <w:tcPr>
            <w:tcW w:w="4111" w:type="dxa"/>
            <w:shd w:val="clear" w:color="auto" w:fill="D9D9D9" w:themeFill="background1" w:themeFillShade="D9"/>
          </w:tcPr>
          <w:p w14:paraId="74D2DAD3" w14:textId="77777777" w:rsidR="001D061B" w:rsidRPr="006B6063" w:rsidRDefault="001D061B"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682BD411" w14:textId="77777777" w:rsidTr="00514BAB">
        <w:tc>
          <w:tcPr>
            <w:tcW w:w="2660" w:type="dxa"/>
          </w:tcPr>
          <w:p w14:paraId="5B4FE581" w14:textId="74738BE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/../referralOutcomeTypeCode</w:t>
            </w:r>
          </w:p>
        </w:tc>
        <w:tc>
          <w:tcPr>
            <w:tcW w:w="1417" w:type="dxa"/>
          </w:tcPr>
          <w:p w14:paraId="2324694C" w14:textId="0FCA32AC" w:rsidR="001D061B" w:rsidRPr="006B6063" w:rsidRDefault="001D061B" w:rsidP="008A6494">
            <w:pPr>
              <w:spacing w:line="229" w:lineRule="exact"/>
              <w:ind w:left="102"/>
              <w:rPr>
                <w:szCs w:val="20"/>
              </w:rPr>
            </w:pPr>
            <w:r w:rsidRPr="006B6063">
              <w:rPr>
                <w:szCs w:val="20"/>
              </w:rPr>
              <w:t>referralOutcomeTypeCodeEnum</w:t>
            </w:r>
          </w:p>
        </w:tc>
        <w:tc>
          <w:tcPr>
            <w:tcW w:w="4111" w:type="dxa"/>
          </w:tcPr>
          <w:p w14:paraId="5B06B4BE" w14:textId="77777777" w:rsidR="001D061B" w:rsidRPr="006B6063" w:rsidRDefault="001D061B" w:rsidP="008E0B87">
            <w:pPr>
              <w:spacing w:line="226" w:lineRule="exact"/>
              <w:ind w:left="102"/>
              <w:rPr>
                <w:rFonts w:cs="Arial"/>
                <w:color w:val="FF0000"/>
                <w:szCs w:val="20"/>
              </w:rPr>
            </w:pPr>
            <w:r w:rsidRPr="006B6063">
              <w:rPr>
                <w:spacing w:val="-1"/>
                <w:szCs w:val="20"/>
              </w:rPr>
              <w:t xml:space="preserve">Anger typ av svar. </w:t>
            </w:r>
            <w:r w:rsidRPr="006B6063">
              <w:rPr>
                <w:spacing w:val="-1"/>
                <w:szCs w:val="20"/>
              </w:rPr>
              <w:br/>
              <w:t xml:space="preserve">Giltiga koder: </w:t>
            </w:r>
            <w:r w:rsidRPr="006B6063">
              <w:rPr>
                <w:spacing w:val="-1"/>
                <w:szCs w:val="20"/>
              </w:rPr>
              <w:br/>
              <w:t>SR, svar på remissfråga</w:t>
            </w:r>
            <w:r w:rsidRPr="006B6063">
              <w:rPr>
                <w:spacing w:val="-1"/>
                <w:szCs w:val="20"/>
              </w:rPr>
              <w:br/>
              <w:t xml:space="preserve">SS, slutsvar på remissfråga </w:t>
            </w:r>
          </w:p>
          <w:p w14:paraId="46E83D82" w14:textId="77777777" w:rsidR="001D061B" w:rsidRPr="006B6063" w:rsidRDefault="001D061B" w:rsidP="008E0B87">
            <w:pPr>
              <w:spacing w:line="226" w:lineRule="exact"/>
              <w:ind w:left="102"/>
              <w:rPr>
                <w:spacing w:val="-1"/>
                <w:szCs w:val="20"/>
              </w:rPr>
            </w:pPr>
          </w:p>
        </w:tc>
        <w:tc>
          <w:tcPr>
            <w:tcW w:w="1418" w:type="dxa"/>
          </w:tcPr>
          <w:p w14:paraId="568C8735" w14:textId="2B50C912"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0E417CB9" w14:textId="77777777" w:rsidTr="00514BAB">
        <w:tc>
          <w:tcPr>
            <w:tcW w:w="2660" w:type="dxa"/>
          </w:tcPr>
          <w:p w14:paraId="5DA70E04" w14:textId="015A7EA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/../referralOutcomeTitle</w:t>
            </w:r>
          </w:p>
        </w:tc>
        <w:tc>
          <w:tcPr>
            <w:tcW w:w="1417" w:type="dxa"/>
          </w:tcPr>
          <w:p w14:paraId="6CD19919" w14:textId="07BA98E7" w:rsidR="001D061B" w:rsidRPr="006B6063" w:rsidRDefault="001D061B" w:rsidP="008A6494">
            <w:pPr>
              <w:spacing w:line="229" w:lineRule="exact"/>
              <w:ind w:left="102"/>
              <w:rPr>
                <w:szCs w:val="20"/>
              </w:rPr>
            </w:pPr>
            <w:r w:rsidRPr="006B6063">
              <w:rPr>
                <w:szCs w:val="20"/>
              </w:rPr>
              <w:t>string</w:t>
            </w:r>
          </w:p>
        </w:tc>
        <w:tc>
          <w:tcPr>
            <w:tcW w:w="4111" w:type="dxa"/>
          </w:tcPr>
          <w:p w14:paraId="1C889888" w14:textId="77777777" w:rsidR="001D061B" w:rsidRPr="006B6063" w:rsidRDefault="001D061B" w:rsidP="008E0B87">
            <w:pPr>
              <w:spacing w:line="226" w:lineRule="exact"/>
              <w:ind w:left="102"/>
              <w:rPr>
                <w:spacing w:val="-1"/>
                <w:szCs w:val="20"/>
              </w:rPr>
            </w:pPr>
            <w:r w:rsidRPr="006B6063">
              <w:rPr>
                <w:spacing w:val="-1"/>
                <w:szCs w:val="20"/>
              </w:rPr>
              <w:t>Text som beskriver vilken specialitet som utlåtandet gäller. Typen av specialitet som anlitats anges i text.</w:t>
            </w:r>
          </w:p>
          <w:p w14:paraId="3F506ABE" w14:textId="77777777" w:rsidR="001D061B" w:rsidRPr="006B6063" w:rsidRDefault="001D061B" w:rsidP="008E0B87">
            <w:pPr>
              <w:spacing w:line="226" w:lineRule="exact"/>
              <w:ind w:left="102"/>
              <w:rPr>
                <w:spacing w:val="-1"/>
                <w:szCs w:val="20"/>
              </w:rPr>
            </w:pPr>
            <w:r w:rsidRPr="006B6063">
              <w:rPr>
                <w:spacing w:val="-1"/>
                <w:szCs w:val="20"/>
              </w:rPr>
              <w:t xml:space="preserve">Exempel: </w:t>
            </w:r>
          </w:p>
          <w:p w14:paraId="0B1BC83E" w14:textId="77777777" w:rsidR="001D061B" w:rsidRPr="006B6063" w:rsidRDefault="001D061B" w:rsidP="008E0B87">
            <w:pPr>
              <w:spacing w:line="226" w:lineRule="exact"/>
              <w:ind w:left="102"/>
              <w:rPr>
                <w:spacing w:val="-1"/>
                <w:szCs w:val="20"/>
              </w:rPr>
            </w:pPr>
            <w:r w:rsidRPr="006B6063">
              <w:rPr>
                <w:spacing w:val="-1"/>
                <w:szCs w:val="20"/>
              </w:rPr>
              <w:t xml:space="preserve"> Patologi</w:t>
            </w:r>
          </w:p>
          <w:p w14:paraId="43DD99C9" w14:textId="77777777" w:rsidR="001D061B" w:rsidRPr="006B6063" w:rsidRDefault="001D061B" w:rsidP="008E0B87">
            <w:pPr>
              <w:spacing w:line="226" w:lineRule="exact"/>
              <w:ind w:left="102"/>
              <w:rPr>
                <w:spacing w:val="-1"/>
                <w:szCs w:val="20"/>
              </w:rPr>
            </w:pPr>
            <w:r w:rsidRPr="006B6063">
              <w:rPr>
                <w:spacing w:val="-1"/>
                <w:szCs w:val="20"/>
              </w:rPr>
              <w:t xml:space="preserve"> Klinisk fysik </w:t>
            </w:r>
          </w:p>
          <w:p w14:paraId="3FEB58A1" w14:textId="276194C1" w:rsidR="001D061B" w:rsidRPr="006B6063" w:rsidRDefault="001D061B" w:rsidP="008E0B87">
            <w:pPr>
              <w:spacing w:line="226" w:lineRule="exact"/>
              <w:ind w:left="102"/>
              <w:rPr>
                <w:spacing w:val="-1"/>
                <w:szCs w:val="20"/>
              </w:rPr>
            </w:pPr>
            <w:r w:rsidRPr="006B6063">
              <w:rPr>
                <w:spacing w:val="-1"/>
                <w:szCs w:val="20"/>
              </w:rPr>
              <w:t xml:space="preserve"> Logopedi </w:t>
            </w:r>
          </w:p>
        </w:tc>
        <w:tc>
          <w:tcPr>
            <w:tcW w:w="1418" w:type="dxa"/>
          </w:tcPr>
          <w:p w14:paraId="42B3FEC4" w14:textId="659476B2"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32624AA3" w14:textId="77777777" w:rsidTr="00514BAB">
        <w:tc>
          <w:tcPr>
            <w:tcW w:w="2660" w:type="dxa"/>
          </w:tcPr>
          <w:p w14:paraId="065DB0F2" w14:textId="7FD62155"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/../referralOutcomeText</w:t>
            </w:r>
          </w:p>
        </w:tc>
        <w:tc>
          <w:tcPr>
            <w:tcW w:w="1417" w:type="dxa"/>
          </w:tcPr>
          <w:p w14:paraId="5359D961" w14:textId="54C9BD14" w:rsidR="001D061B" w:rsidRPr="006B6063" w:rsidRDefault="001D061B" w:rsidP="008A6494">
            <w:pPr>
              <w:spacing w:line="229" w:lineRule="exact"/>
              <w:ind w:left="102"/>
              <w:rPr>
                <w:szCs w:val="20"/>
              </w:rPr>
            </w:pPr>
            <w:r w:rsidRPr="006B6063">
              <w:rPr>
                <w:szCs w:val="20"/>
              </w:rPr>
              <w:t>string</w:t>
            </w:r>
          </w:p>
        </w:tc>
        <w:tc>
          <w:tcPr>
            <w:tcW w:w="4111" w:type="dxa"/>
          </w:tcPr>
          <w:p w14:paraId="38F5312F" w14:textId="5A678434" w:rsidR="001D061B" w:rsidRPr="006B6063" w:rsidRDefault="001D061B" w:rsidP="008E0B87">
            <w:pPr>
              <w:spacing w:line="226" w:lineRule="exact"/>
              <w:ind w:left="102"/>
              <w:rPr>
                <w:spacing w:val="-1"/>
                <w:szCs w:val="20"/>
              </w:rPr>
            </w:pPr>
            <w:r w:rsidRPr="006B6063">
              <w:rPr>
                <w:spacing w:val="-1"/>
                <w:szCs w:val="20"/>
              </w:rPr>
              <w:t>Text som beskriver det sammanfattande utlåtandet kring undersökningsresultatet</w:t>
            </w:r>
          </w:p>
        </w:tc>
        <w:tc>
          <w:tcPr>
            <w:tcW w:w="1418" w:type="dxa"/>
          </w:tcPr>
          <w:p w14:paraId="316CB4D6" w14:textId="504793DC"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083D0516" w14:textId="77777777" w:rsidTr="00514BAB">
        <w:tc>
          <w:tcPr>
            <w:tcW w:w="2660" w:type="dxa"/>
          </w:tcPr>
          <w:p w14:paraId="27F8D723"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/../clinicalInformation</w:t>
            </w:r>
          </w:p>
          <w:p w14:paraId="106231C2" w14:textId="77777777" w:rsidR="001D061B" w:rsidRPr="006B6063" w:rsidRDefault="001D061B" w:rsidP="008A6494">
            <w:pPr>
              <w:spacing w:line="229" w:lineRule="exact"/>
              <w:ind w:left="102"/>
              <w:rPr>
                <w:szCs w:val="20"/>
              </w:rPr>
            </w:pPr>
          </w:p>
          <w:p w14:paraId="2BF0B135" w14:textId="77777777" w:rsidR="001D061B" w:rsidRPr="006B6063" w:rsidRDefault="001D061B" w:rsidP="008A6494">
            <w:pPr>
              <w:spacing w:line="229" w:lineRule="exact"/>
              <w:ind w:left="102"/>
              <w:rPr>
                <w:szCs w:val="20"/>
              </w:rPr>
            </w:pPr>
          </w:p>
        </w:tc>
        <w:tc>
          <w:tcPr>
            <w:tcW w:w="1417" w:type="dxa"/>
          </w:tcPr>
          <w:p w14:paraId="221BA35D" w14:textId="77777777" w:rsidR="001D061B" w:rsidRPr="006B6063" w:rsidRDefault="001D061B" w:rsidP="008A6494">
            <w:pPr>
              <w:spacing w:line="229" w:lineRule="exact"/>
              <w:ind w:left="102"/>
              <w:rPr>
                <w:szCs w:val="20"/>
              </w:rPr>
            </w:pPr>
            <w:r w:rsidRPr="006B6063">
              <w:rPr>
                <w:szCs w:val="20"/>
              </w:rPr>
              <w:t>ClinicalInformationType</w:t>
            </w:r>
          </w:p>
          <w:p w14:paraId="4BCB1878" w14:textId="77777777" w:rsidR="001D061B" w:rsidRPr="006B6063" w:rsidRDefault="001D061B" w:rsidP="008A6494">
            <w:pPr>
              <w:spacing w:line="229" w:lineRule="exact"/>
              <w:ind w:left="102"/>
              <w:rPr>
                <w:szCs w:val="20"/>
              </w:rPr>
            </w:pPr>
          </w:p>
        </w:tc>
        <w:tc>
          <w:tcPr>
            <w:tcW w:w="4111" w:type="dxa"/>
          </w:tcPr>
          <w:p w14:paraId="1956EFFE" w14:textId="77777777" w:rsidR="001D061B" w:rsidRPr="006B6063" w:rsidRDefault="001D061B" w:rsidP="008E0B87">
            <w:pPr>
              <w:spacing w:line="226" w:lineRule="exact"/>
              <w:ind w:left="102"/>
              <w:rPr>
                <w:spacing w:val="-1"/>
                <w:szCs w:val="20"/>
              </w:rPr>
            </w:pPr>
            <w:r w:rsidRPr="006B6063">
              <w:rPr>
                <w:spacing w:val="-1"/>
                <w:szCs w:val="20"/>
              </w:rPr>
              <w:t>Klinisk information för remissvaret. Dessa kliniska data är direkt kopplat till svaret.</w:t>
            </w:r>
          </w:p>
          <w:p w14:paraId="497681BE" w14:textId="77777777" w:rsidR="001D061B" w:rsidRPr="006B6063" w:rsidRDefault="001D061B" w:rsidP="008E0B87">
            <w:pPr>
              <w:spacing w:line="226" w:lineRule="exact"/>
              <w:ind w:left="102"/>
              <w:rPr>
                <w:spacing w:val="-1"/>
                <w:szCs w:val="20"/>
              </w:rPr>
            </w:pPr>
          </w:p>
        </w:tc>
        <w:tc>
          <w:tcPr>
            <w:tcW w:w="1418" w:type="dxa"/>
          </w:tcPr>
          <w:p w14:paraId="625C412B" w14:textId="3741A882"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w:t>
            </w:r>
          </w:p>
        </w:tc>
      </w:tr>
      <w:tr w:rsidR="001D061B" w:rsidRPr="006B6063" w14:paraId="5FE027E2" w14:textId="77777777" w:rsidTr="00514BAB">
        <w:tc>
          <w:tcPr>
            <w:tcW w:w="2660" w:type="dxa"/>
          </w:tcPr>
          <w:p w14:paraId="3566FA52"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/../../clinicalInformationCode</w:t>
            </w:r>
          </w:p>
          <w:p w14:paraId="4985294F" w14:textId="77777777" w:rsidR="001D061B" w:rsidRPr="006B6063" w:rsidRDefault="001D061B" w:rsidP="008A6494">
            <w:pPr>
              <w:spacing w:line="229" w:lineRule="exact"/>
              <w:ind w:left="102"/>
              <w:rPr>
                <w:szCs w:val="20"/>
              </w:rPr>
            </w:pPr>
          </w:p>
        </w:tc>
        <w:tc>
          <w:tcPr>
            <w:tcW w:w="1417" w:type="dxa"/>
          </w:tcPr>
          <w:p w14:paraId="4A9DE0DF" w14:textId="77777777" w:rsidR="001D061B" w:rsidRPr="006B6063" w:rsidRDefault="001D061B" w:rsidP="008A6494">
            <w:pPr>
              <w:spacing w:line="226" w:lineRule="exact"/>
              <w:ind w:left="102"/>
              <w:rPr>
                <w:rFonts w:cs="Arial"/>
                <w:color w:val="FF0000"/>
                <w:szCs w:val="20"/>
              </w:rPr>
            </w:pPr>
            <w:r w:rsidRPr="006B6063">
              <w:rPr>
                <w:szCs w:val="20"/>
              </w:rPr>
              <w:t>ClinicalInformationCodeType</w:t>
            </w:r>
          </w:p>
          <w:p w14:paraId="25C8B6FC" w14:textId="77777777" w:rsidR="001D061B" w:rsidRPr="006B6063" w:rsidRDefault="001D061B" w:rsidP="008A6494">
            <w:pPr>
              <w:spacing w:line="226" w:lineRule="exact"/>
              <w:ind w:left="102"/>
              <w:rPr>
                <w:rFonts w:cs="Arial"/>
                <w:color w:val="FF0000"/>
                <w:szCs w:val="20"/>
              </w:rPr>
            </w:pPr>
          </w:p>
          <w:p w14:paraId="148E8FD9" w14:textId="77777777" w:rsidR="001D061B" w:rsidRPr="006B6063" w:rsidRDefault="001D061B" w:rsidP="008A6494">
            <w:pPr>
              <w:spacing w:line="229" w:lineRule="exact"/>
              <w:ind w:left="102"/>
              <w:rPr>
                <w:szCs w:val="20"/>
              </w:rPr>
            </w:pPr>
          </w:p>
        </w:tc>
        <w:tc>
          <w:tcPr>
            <w:tcW w:w="4111" w:type="dxa"/>
          </w:tcPr>
          <w:p w14:paraId="2020B193" w14:textId="77777777" w:rsidR="001D061B" w:rsidRPr="006B6063" w:rsidRDefault="001D061B" w:rsidP="008E0B87">
            <w:pPr>
              <w:spacing w:line="226" w:lineRule="exact"/>
              <w:ind w:left="102"/>
              <w:rPr>
                <w:spacing w:val="-1"/>
                <w:szCs w:val="20"/>
              </w:rPr>
            </w:pPr>
            <w:r w:rsidRPr="006B6063">
              <w:rPr>
                <w:spacing w:val="-1"/>
                <w:szCs w:val="20"/>
              </w:rPr>
              <w:t>Kod för åtgärd.</w:t>
            </w:r>
          </w:p>
          <w:p w14:paraId="21490795" w14:textId="77777777" w:rsidR="001D061B" w:rsidRPr="006B6063" w:rsidRDefault="001D061B" w:rsidP="008E0B87">
            <w:pPr>
              <w:spacing w:line="226" w:lineRule="exact"/>
              <w:ind w:left="102"/>
              <w:rPr>
                <w:spacing w:val="-1"/>
                <w:szCs w:val="20"/>
              </w:rPr>
            </w:pPr>
            <w:r w:rsidRPr="006B6063">
              <w:rPr>
                <w:spacing w:val="-1"/>
                <w:szCs w:val="20"/>
              </w:rPr>
              <w:t xml:space="preserve">Koden anges i code. </w:t>
            </w:r>
          </w:p>
          <w:p w14:paraId="3C312AA2" w14:textId="09B494EE" w:rsidR="001D061B" w:rsidRPr="006B6063" w:rsidRDefault="001D061B" w:rsidP="008E0B87">
            <w:pPr>
              <w:spacing w:line="226" w:lineRule="exact"/>
              <w:ind w:left="102"/>
              <w:rPr>
                <w:spacing w:val="-1"/>
                <w:szCs w:val="20"/>
              </w:rPr>
            </w:pPr>
            <w:r w:rsidRPr="006B6063">
              <w:rPr>
                <w:spacing w:val="-1"/>
                <w:szCs w:val="20"/>
              </w:rPr>
              <w:t xml:space="preserve">Kodverkets OID i codeSystem. </w:t>
            </w:r>
          </w:p>
        </w:tc>
        <w:tc>
          <w:tcPr>
            <w:tcW w:w="1418" w:type="dxa"/>
          </w:tcPr>
          <w:p w14:paraId="453D6889" w14:textId="6FC231F8"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4562BE7E" w14:textId="77777777" w:rsidTr="00514BAB">
        <w:tc>
          <w:tcPr>
            <w:tcW w:w="2660" w:type="dxa"/>
          </w:tcPr>
          <w:p w14:paraId="6B9D8E2B" w14:textId="7832BDCA"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w:t>
            </w:r>
          </w:p>
        </w:tc>
        <w:tc>
          <w:tcPr>
            <w:tcW w:w="1417" w:type="dxa"/>
          </w:tcPr>
          <w:p w14:paraId="1663F9BD" w14:textId="4DA7DC4D" w:rsidR="001D061B" w:rsidRPr="006B6063" w:rsidRDefault="001D061B" w:rsidP="008A6494">
            <w:pPr>
              <w:spacing w:line="226" w:lineRule="exact"/>
              <w:ind w:left="102"/>
              <w:rPr>
                <w:szCs w:val="20"/>
              </w:rPr>
            </w:pPr>
            <w:r w:rsidRPr="006B6063">
              <w:rPr>
                <w:szCs w:val="20"/>
              </w:rPr>
              <w:t>string</w:t>
            </w:r>
          </w:p>
        </w:tc>
        <w:tc>
          <w:tcPr>
            <w:tcW w:w="4111" w:type="dxa"/>
          </w:tcPr>
          <w:p w14:paraId="147093B7" w14:textId="3BBB61CC" w:rsidR="001D061B" w:rsidRPr="006B6063" w:rsidRDefault="001D061B" w:rsidP="008E0B87">
            <w:pPr>
              <w:spacing w:line="226" w:lineRule="exact"/>
              <w:ind w:left="102"/>
              <w:rPr>
                <w:spacing w:val="-1"/>
                <w:szCs w:val="20"/>
              </w:rPr>
            </w:pPr>
            <w:r w:rsidRPr="006B6063">
              <w:rPr>
                <w:spacing w:val="-1"/>
                <w:szCs w:val="20"/>
              </w:rPr>
              <w:t>Kod.</w:t>
            </w:r>
          </w:p>
        </w:tc>
        <w:tc>
          <w:tcPr>
            <w:tcW w:w="1418" w:type="dxa"/>
          </w:tcPr>
          <w:p w14:paraId="3DDF94F8" w14:textId="1EA39133"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45432B88" w14:textId="77777777" w:rsidTr="00514BAB">
        <w:tc>
          <w:tcPr>
            <w:tcW w:w="2660" w:type="dxa"/>
          </w:tcPr>
          <w:p w14:paraId="4C7DD87F" w14:textId="3CE9C8B6"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w:t>
            </w:r>
          </w:p>
        </w:tc>
        <w:tc>
          <w:tcPr>
            <w:tcW w:w="1417" w:type="dxa"/>
          </w:tcPr>
          <w:p w14:paraId="12E770E8" w14:textId="6FC5D2D1" w:rsidR="001D061B" w:rsidRPr="006B6063" w:rsidRDefault="001D061B" w:rsidP="008A6494">
            <w:pPr>
              <w:spacing w:line="226" w:lineRule="exact"/>
              <w:ind w:left="102"/>
              <w:rPr>
                <w:szCs w:val="20"/>
              </w:rPr>
            </w:pPr>
            <w:r w:rsidRPr="006B6063">
              <w:rPr>
                <w:szCs w:val="20"/>
              </w:rPr>
              <w:t>string</w:t>
            </w:r>
          </w:p>
        </w:tc>
        <w:tc>
          <w:tcPr>
            <w:tcW w:w="4111" w:type="dxa"/>
          </w:tcPr>
          <w:p w14:paraId="53E335EB" w14:textId="1335A0ED" w:rsidR="001D061B" w:rsidRPr="006B6063" w:rsidRDefault="001D061B" w:rsidP="008E0B87">
            <w:pPr>
              <w:spacing w:line="226" w:lineRule="exact"/>
              <w:ind w:left="102"/>
              <w:rPr>
                <w:spacing w:val="-1"/>
                <w:szCs w:val="20"/>
              </w:rPr>
            </w:pPr>
            <w:r w:rsidRPr="006B6063">
              <w:rPr>
                <w:spacing w:val="-1"/>
                <w:szCs w:val="20"/>
              </w:rPr>
              <w:t xml:space="preserve">Kod kan komma från kodverket ICD-10 (1.2.752.116.1.1.1.1.3) men andra kodverk </w:t>
            </w:r>
            <w:proofErr w:type="gramStart"/>
            <w:r w:rsidRPr="006B6063">
              <w:rPr>
                <w:spacing w:val="-1"/>
                <w:szCs w:val="20"/>
              </w:rPr>
              <w:t>kan  förekomma</w:t>
            </w:r>
            <w:proofErr w:type="gramEnd"/>
            <w:r w:rsidRPr="006B6063">
              <w:rPr>
                <w:spacing w:val="-1"/>
                <w:szCs w:val="20"/>
              </w:rPr>
              <w:t>.</w:t>
            </w:r>
          </w:p>
        </w:tc>
        <w:tc>
          <w:tcPr>
            <w:tcW w:w="1418" w:type="dxa"/>
          </w:tcPr>
          <w:p w14:paraId="4E9856B5" w14:textId="0B6B6776"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5C1DB43D" w14:textId="77777777" w:rsidTr="00514BAB">
        <w:tc>
          <w:tcPr>
            <w:tcW w:w="2660" w:type="dxa"/>
          </w:tcPr>
          <w:p w14:paraId="7A98746E"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/../../clinicalInformationText</w:t>
            </w:r>
          </w:p>
          <w:p w14:paraId="11A56443" w14:textId="77777777" w:rsidR="001D061B" w:rsidRPr="006B6063" w:rsidRDefault="001D061B" w:rsidP="008A6494">
            <w:pPr>
              <w:spacing w:line="229" w:lineRule="exact"/>
              <w:ind w:left="102"/>
              <w:rPr>
                <w:szCs w:val="20"/>
              </w:rPr>
            </w:pPr>
          </w:p>
        </w:tc>
        <w:tc>
          <w:tcPr>
            <w:tcW w:w="1417" w:type="dxa"/>
          </w:tcPr>
          <w:p w14:paraId="11042659" w14:textId="45B78BDC" w:rsidR="001D061B" w:rsidRPr="006B6063" w:rsidRDefault="001D061B" w:rsidP="008A6494">
            <w:pPr>
              <w:spacing w:line="226" w:lineRule="exact"/>
              <w:ind w:left="102"/>
              <w:rPr>
                <w:szCs w:val="20"/>
              </w:rPr>
            </w:pPr>
            <w:r w:rsidRPr="006B6063">
              <w:rPr>
                <w:szCs w:val="20"/>
              </w:rPr>
              <w:t>string</w:t>
            </w:r>
          </w:p>
        </w:tc>
        <w:tc>
          <w:tcPr>
            <w:tcW w:w="4111" w:type="dxa"/>
          </w:tcPr>
          <w:p w14:paraId="2D7D3FFA" w14:textId="77777777" w:rsidR="001D061B" w:rsidRPr="006B6063" w:rsidRDefault="001D061B" w:rsidP="008E0B87">
            <w:pPr>
              <w:spacing w:line="226" w:lineRule="exact"/>
              <w:ind w:left="102"/>
              <w:rPr>
                <w:spacing w:val="-1"/>
                <w:szCs w:val="20"/>
              </w:rPr>
            </w:pPr>
            <w:r w:rsidRPr="006B6063">
              <w:rPr>
                <w:spacing w:val="-1"/>
                <w:szCs w:val="20"/>
              </w:rPr>
              <w:t>Beskrivning av klinisk information</w:t>
            </w:r>
          </w:p>
          <w:p w14:paraId="673FED29" w14:textId="77777777" w:rsidR="001D061B" w:rsidRPr="006B6063" w:rsidRDefault="001D061B" w:rsidP="008E0B87">
            <w:pPr>
              <w:spacing w:line="226" w:lineRule="exact"/>
              <w:ind w:left="102"/>
              <w:rPr>
                <w:spacing w:val="-1"/>
                <w:szCs w:val="20"/>
              </w:rPr>
            </w:pPr>
          </w:p>
        </w:tc>
        <w:tc>
          <w:tcPr>
            <w:tcW w:w="1418" w:type="dxa"/>
          </w:tcPr>
          <w:p w14:paraId="1A7A2D04" w14:textId="390C377B"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4CF2E559" w14:textId="77777777" w:rsidTr="00514BAB">
        <w:tc>
          <w:tcPr>
            <w:tcW w:w="2660" w:type="dxa"/>
          </w:tcPr>
          <w:p w14:paraId="15D81890" w14:textId="1D5561A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w:t>
            </w:r>
          </w:p>
        </w:tc>
        <w:tc>
          <w:tcPr>
            <w:tcW w:w="1417" w:type="dxa"/>
          </w:tcPr>
          <w:p w14:paraId="1E331585" w14:textId="6F8EE5E1" w:rsidR="001D061B" w:rsidRPr="006B6063" w:rsidRDefault="001D061B" w:rsidP="008A6494">
            <w:pPr>
              <w:spacing w:line="226" w:lineRule="exact"/>
              <w:ind w:left="102"/>
              <w:rPr>
                <w:szCs w:val="20"/>
              </w:rPr>
            </w:pPr>
            <w:r w:rsidRPr="006B6063">
              <w:rPr>
                <w:szCs w:val="20"/>
              </w:rPr>
              <w:t>ActType</w:t>
            </w:r>
          </w:p>
        </w:tc>
        <w:tc>
          <w:tcPr>
            <w:tcW w:w="4111" w:type="dxa"/>
          </w:tcPr>
          <w:p w14:paraId="5815CFC3" w14:textId="77777777" w:rsidR="001D061B" w:rsidRPr="006B6063" w:rsidRDefault="001D061B" w:rsidP="008E0B87">
            <w:pPr>
              <w:spacing w:line="226" w:lineRule="exact"/>
              <w:ind w:left="102"/>
              <w:rPr>
                <w:spacing w:val="-1"/>
                <w:szCs w:val="20"/>
              </w:rPr>
            </w:pPr>
            <w:r w:rsidRPr="006B6063">
              <w:rPr>
                <w:spacing w:val="-1"/>
                <w:szCs w:val="20"/>
              </w:rPr>
              <w:t>Utförd åtgärd</w:t>
            </w:r>
          </w:p>
          <w:p w14:paraId="28CD548D" w14:textId="77777777" w:rsidR="001D061B" w:rsidRPr="006B6063" w:rsidRDefault="001D061B" w:rsidP="008E0B87">
            <w:pPr>
              <w:spacing w:line="226" w:lineRule="exact"/>
              <w:ind w:left="102"/>
              <w:rPr>
                <w:spacing w:val="-1"/>
                <w:szCs w:val="20"/>
              </w:rPr>
            </w:pPr>
          </w:p>
        </w:tc>
        <w:tc>
          <w:tcPr>
            <w:tcW w:w="1418" w:type="dxa"/>
          </w:tcPr>
          <w:p w14:paraId="683178C4" w14:textId="57D062C0"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w:t>
            </w:r>
          </w:p>
        </w:tc>
      </w:tr>
      <w:tr w:rsidR="001D061B" w:rsidRPr="006B6063" w14:paraId="0B605341" w14:textId="77777777" w:rsidTr="00514BAB">
        <w:tc>
          <w:tcPr>
            <w:tcW w:w="2660" w:type="dxa"/>
          </w:tcPr>
          <w:p w14:paraId="4FE010AE" w14:textId="09669C83"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/../../actId</w:t>
            </w:r>
          </w:p>
        </w:tc>
        <w:tc>
          <w:tcPr>
            <w:tcW w:w="1417" w:type="dxa"/>
          </w:tcPr>
          <w:p w14:paraId="408F1466" w14:textId="77777777" w:rsidR="001D061B" w:rsidRPr="006B6063" w:rsidRDefault="001D061B" w:rsidP="008A6494">
            <w:pPr>
              <w:spacing w:line="226" w:lineRule="exact"/>
              <w:ind w:left="102"/>
              <w:rPr>
                <w:rFonts w:cs="Arial"/>
                <w:color w:val="FF0000"/>
                <w:szCs w:val="20"/>
              </w:rPr>
            </w:pPr>
            <w:r w:rsidRPr="006B6063">
              <w:rPr>
                <w:szCs w:val="20"/>
              </w:rPr>
              <w:t>string</w:t>
            </w:r>
          </w:p>
          <w:p w14:paraId="61ECC25E" w14:textId="77777777" w:rsidR="001D061B" w:rsidRPr="006B6063" w:rsidRDefault="001D061B" w:rsidP="008A6494">
            <w:pPr>
              <w:spacing w:line="226" w:lineRule="exact"/>
              <w:ind w:left="102"/>
              <w:rPr>
                <w:szCs w:val="20"/>
              </w:rPr>
            </w:pPr>
          </w:p>
        </w:tc>
        <w:tc>
          <w:tcPr>
            <w:tcW w:w="4111" w:type="dxa"/>
          </w:tcPr>
          <w:p w14:paraId="4C0E597B" w14:textId="77777777" w:rsidR="001D061B" w:rsidRPr="006B6063" w:rsidRDefault="001D061B" w:rsidP="008E0B87">
            <w:pPr>
              <w:spacing w:line="226" w:lineRule="exact"/>
              <w:ind w:left="102"/>
              <w:rPr>
                <w:spacing w:val="-1"/>
                <w:szCs w:val="20"/>
              </w:rPr>
            </w:pPr>
            <w:r w:rsidRPr="006B6063">
              <w:rPr>
                <w:spacing w:val="-1"/>
                <w:szCs w:val="20"/>
              </w:rPr>
              <w:t>Åtgärdens identitet som är unik inom det lokala avsändande systemet</w:t>
            </w:r>
          </w:p>
          <w:p w14:paraId="52E98436" w14:textId="77777777" w:rsidR="001D061B" w:rsidRPr="006B6063" w:rsidRDefault="001D061B" w:rsidP="008E0B87">
            <w:pPr>
              <w:spacing w:line="226" w:lineRule="exact"/>
              <w:ind w:left="102"/>
              <w:rPr>
                <w:spacing w:val="-1"/>
                <w:szCs w:val="20"/>
              </w:rPr>
            </w:pPr>
          </w:p>
        </w:tc>
        <w:tc>
          <w:tcPr>
            <w:tcW w:w="1418" w:type="dxa"/>
          </w:tcPr>
          <w:p w14:paraId="6381F351" w14:textId="5D8BA803"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1C47A1AA" w14:textId="77777777" w:rsidTr="00514BAB">
        <w:tc>
          <w:tcPr>
            <w:tcW w:w="2660" w:type="dxa"/>
          </w:tcPr>
          <w:p w14:paraId="2E4BC8F6" w14:textId="0311C5A9"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/../../actCode</w:t>
            </w:r>
          </w:p>
        </w:tc>
        <w:tc>
          <w:tcPr>
            <w:tcW w:w="1417" w:type="dxa"/>
          </w:tcPr>
          <w:p w14:paraId="5BD8A222" w14:textId="77777777" w:rsidR="001D061B" w:rsidRPr="006B6063" w:rsidRDefault="001D061B" w:rsidP="008A6494">
            <w:pPr>
              <w:spacing w:line="226" w:lineRule="exact"/>
              <w:ind w:left="102"/>
              <w:rPr>
                <w:szCs w:val="20"/>
              </w:rPr>
            </w:pPr>
            <w:r w:rsidRPr="006B6063">
              <w:rPr>
                <w:szCs w:val="20"/>
              </w:rPr>
              <w:t>ActCodeType</w:t>
            </w:r>
          </w:p>
          <w:p w14:paraId="20D0E5F8" w14:textId="77777777" w:rsidR="001D061B" w:rsidRPr="006B6063" w:rsidRDefault="001D061B" w:rsidP="008A6494">
            <w:pPr>
              <w:spacing w:line="226" w:lineRule="exact"/>
              <w:ind w:left="102"/>
              <w:rPr>
                <w:szCs w:val="20"/>
              </w:rPr>
            </w:pPr>
          </w:p>
          <w:p w14:paraId="2C695FF5" w14:textId="77777777" w:rsidR="001D061B" w:rsidRPr="006B6063" w:rsidRDefault="001D061B" w:rsidP="008A6494">
            <w:pPr>
              <w:spacing w:line="226" w:lineRule="exact"/>
              <w:ind w:left="102"/>
              <w:rPr>
                <w:szCs w:val="20"/>
              </w:rPr>
            </w:pPr>
          </w:p>
        </w:tc>
        <w:tc>
          <w:tcPr>
            <w:tcW w:w="4111" w:type="dxa"/>
          </w:tcPr>
          <w:p w14:paraId="09132FFE" w14:textId="77777777" w:rsidR="001D061B" w:rsidRPr="006B6063" w:rsidRDefault="001D061B" w:rsidP="008E0B87">
            <w:pPr>
              <w:spacing w:line="226" w:lineRule="exact"/>
              <w:ind w:left="102"/>
              <w:rPr>
                <w:spacing w:val="-1"/>
                <w:szCs w:val="20"/>
              </w:rPr>
            </w:pPr>
            <w:r w:rsidRPr="006B6063">
              <w:rPr>
                <w:spacing w:val="-1"/>
                <w:szCs w:val="20"/>
              </w:rPr>
              <w:t xml:space="preserve">Kod för åtgärd. </w:t>
            </w:r>
          </w:p>
          <w:p w14:paraId="4024CF08" w14:textId="77777777" w:rsidR="001D061B" w:rsidRPr="006B6063" w:rsidRDefault="001D061B" w:rsidP="008E0B87">
            <w:pPr>
              <w:spacing w:line="226" w:lineRule="exact"/>
              <w:ind w:left="102"/>
              <w:rPr>
                <w:spacing w:val="-1"/>
                <w:szCs w:val="20"/>
              </w:rPr>
            </w:pPr>
            <w:r w:rsidRPr="006B6063">
              <w:rPr>
                <w:spacing w:val="-1"/>
                <w:szCs w:val="20"/>
              </w:rPr>
              <w:t xml:space="preserve">Koden anges i code. </w:t>
            </w:r>
          </w:p>
          <w:p w14:paraId="5F2742BE" w14:textId="77777777" w:rsidR="001D061B" w:rsidRPr="006B6063" w:rsidRDefault="001D061B" w:rsidP="008E0B87">
            <w:pPr>
              <w:spacing w:line="226" w:lineRule="exact"/>
              <w:ind w:left="102"/>
              <w:rPr>
                <w:spacing w:val="-1"/>
                <w:szCs w:val="20"/>
              </w:rPr>
            </w:pPr>
            <w:r w:rsidRPr="006B6063">
              <w:rPr>
                <w:spacing w:val="-1"/>
                <w:szCs w:val="20"/>
              </w:rPr>
              <w:t>Kodverkets OID anges i codeSystem.</w:t>
            </w:r>
          </w:p>
          <w:p w14:paraId="00384EE4" w14:textId="77777777" w:rsidR="001D061B" w:rsidRPr="006B6063" w:rsidRDefault="001D061B" w:rsidP="008E0B87">
            <w:pPr>
              <w:spacing w:line="226" w:lineRule="exact"/>
              <w:ind w:left="102"/>
              <w:rPr>
                <w:spacing w:val="-1"/>
                <w:szCs w:val="20"/>
              </w:rPr>
            </w:pPr>
          </w:p>
          <w:p w14:paraId="619304A1" w14:textId="77777777" w:rsidR="001D061B" w:rsidRPr="006B6063" w:rsidRDefault="001D061B" w:rsidP="008E0B87">
            <w:pPr>
              <w:spacing w:line="226" w:lineRule="exact"/>
              <w:ind w:left="102"/>
              <w:rPr>
                <w:spacing w:val="-1"/>
                <w:szCs w:val="20"/>
              </w:rPr>
            </w:pPr>
          </w:p>
        </w:tc>
        <w:tc>
          <w:tcPr>
            <w:tcW w:w="1418" w:type="dxa"/>
          </w:tcPr>
          <w:p w14:paraId="60259164" w14:textId="0B372878"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102BC695" w14:textId="77777777" w:rsidTr="00514BAB">
        <w:tc>
          <w:tcPr>
            <w:tcW w:w="2660" w:type="dxa"/>
          </w:tcPr>
          <w:p w14:paraId="753F9344" w14:textId="7A6DF86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w:t>
            </w:r>
          </w:p>
        </w:tc>
        <w:tc>
          <w:tcPr>
            <w:tcW w:w="1417" w:type="dxa"/>
          </w:tcPr>
          <w:p w14:paraId="2301992E" w14:textId="67DE6831" w:rsidR="001D061B" w:rsidRPr="006B6063" w:rsidRDefault="001D061B" w:rsidP="008A6494">
            <w:pPr>
              <w:spacing w:line="226" w:lineRule="exact"/>
              <w:ind w:left="102"/>
              <w:rPr>
                <w:szCs w:val="20"/>
              </w:rPr>
            </w:pPr>
            <w:r w:rsidRPr="006B6063">
              <w:rPr>
                <w:szCs w:val="20"/>
              </w:rPr>
              <w:t>string</w:t>
            </w:r>
          </w:p>
        </w:tc>
        <w:tc>
          <w:tcPr>
            <w:tcW w:w="4111" w:type="dxa"/>
          </w:tcPr>
          <w:p w14:paraId="0F5E4EC2" w14:textId="5A50209A" w:rsidR="001D061B" w:rsidRPr="006B6063" w:rsidRDefault="001D061B" w:rsidP="008E0B87">
            <w:pPr>
              <w:spacing w:line="226" w:lineRule="exact"/>
              <w:ind w:left="102"/>
              <w:rPr>
                <w:spacing w:val="-1"/>
                <w:szCs w:val="20"/>
              </w:rPr>
            </w:pPr>
            <w:r w:rsidRPr="006B6063">
              <w:rPr>
                <w:spacing w:val="-1"/>
                <w:szCs w:val="20"/>
              </w:rPr>
              <w:t xml:space="preserve">Nullvärde är tillåtet om kod </w:t>
            </w:r>
            <w:proofErr w:type="gramStart"/>
            <w:r w:rsidRPr="006B6063">
              <w:rPr>
                <w:spacing w:val="-1"/>
                <w:szCs w:val="20"/>
              </w:rPr>
              <w:t>ej</w:t>
            </w:r>
            <w:proofErr w:type="gramEnd"/>
            <w:r w:rsidRPr="006B6063">
              <w:rPr>
                <w:spacing w:val="-1"/>
                <w:szCs w:val="20"/>
              </w:rPr>
              <w:t xml:space="preserve"> är tillgänglig, och åtgärdskodstext skall då skrivas i &lt;actText&gt;.</w:t>
            </w:r>
          </w:p>
        </w:tc>
        <w:tc>
          <w:tcPr>
            <w:tcW w:w="1418" w:type="dxa"/>
          </w:tcPr>
          <w:p w14:paraId="3000222C" w14:textId="4EFF9700"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6717062A" w14:textId="77777777" w:rsidTr="00514BAB">
        <w:tc>
          <w:tcPr>
            <w:tcW w:w="2660" w:type="dxa"/>
          </w:tcPr>
          <w:p w14:paraId="5CD1F994" w14:textId="79546AEC"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w:t>
            </w:r>
          </w:p>
        </w:tc>
        <w:tc>
          <w:tcPr>
            <w:tcW w:w="1417" w:type="dxa"/>
          </w:tcPr>
          <w:p w14:paraId="7E6083DF" w14:textId="3696CEA1" w:rsidR="001D061B" w:rsidRPr="006B6063" w:rsidRDefault="001D061B" w:rsidP="008A6494">
            <w:pPr>
              <w:spacing w:line="226" w:lineRule="exact"/>
              <w:ind w:left="102"/>
              <w:rPr>
                <w:szCs w:val="20"/>
              </w:rPr>
            </w:pPr>
            <w:r w:rsidRPr="006B6063">
              <w:rPr>
                <w:szCs w:val="20"/>
              </w:rPr>
              <w:t>string</w:t>
            </w:r>
          </w:p>
        </w:tc>
        <w:tc>
          <w:tcPr>
            <w:tcW w:w="4111" w:type="dxa"/>
          </w:tcPr>
          <w:p w14:paraId="57AFEB6F" w14:textId="5281C9BC" w:rsidR="001D061B" w:rsidRPr="006B6063" w:rsidRDefault="001D061B" w:rsidP="008E0B87">
            <w:pPr>
              <w:spacing w:line="226" w:lineRule="exact"/>
              <w:ind w:left="102"/>
              <w:rPr>
                <w:spacing w:val="-1"/>
                <w:szCs w:val="20"/>
              </w:rPr>
            </w:pPr>
            <w:r w:rsidRPr="006B6063">
              <w:rPr>
                <w:spacing w:val="-1"/>
                <w:szCs w:val="20"/>
              </w:rPr>
              <w:t>Lämpliga kodverk kan vara: KVÅ (1.2.752.116.1.3.2.1.4) men andra kodverk kan förekomma.</w:t>
            </w:r>
          </w:p>
        </w:tc>
        <w:tc>
          <w:tcPr>
            <w:tcW w:w="1418" w:type="dxa"/>
          </w:tcPr>
          <w:p w14:paraId="12E7F10C" w14:textId="58250391"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30DDC09F" w14:textId="77777777" w:rsidTr="00514BAB">
        <w:tc>
          <w:tcPr>
            <w:tcW w:w="2660" w:type="dxa"/>
          </w:tcPr>
          <w:p w14:paraId="104692DC" w14:textId="46336176"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/../../actText</w:t>
            </w:r>
          </w:p>
        </w:tc>
        <w:tc>
          <w:tcPr>
            <w:tcW w:w="1417" w:type="dxa"/>
          </w:tcPr>
          <w:p w14:paraId="7E7CBF0F" w14:textId="3C2ED392" w:rsidR="001D061B" w:rsidRPr="006B6063" w:rsidRDefault="001D061B" w:rsidP="008A6494">
            <w:pPr>
              <w:spacing w:line="226" w:lineRule="exact"/>
              <w:ind w:left="102"/>
              <w:rPr>
                <w:szCs w:val="20"/>
              </w:rPr>
            </w:pPr>
            <w:r w:rsidRPr="006B6063">
              <w:rPr>
                <w:szCs w:val="20"/>
              </w:rPr>
              <w:t>string</w:t>
            </w:r>
          </w:p>
        </w:tc>
        <w:tc>
          <w:tcPr>
            <w:tcW w:w="4111" w:type="dxa"/>
          </w:tcPr>
          <w:p w14:paraId="12BAAB0C" w14:textId="6B774A80" w:rsidR="001D061B" w:rsidRPr="006B6063" w:rsidRDefault="001D061B" w:rsidP="008E0B87">
            <w:pPr>
              <w:spacing w:line="226" w:lineRule="exact"/>
              <w:ind w:left="102"/>
              <w:rPr>
                <w:spacing w:val="-1"/>
                <w:szCs w:val="20"/>
              </w:rPr>
            </w:pPr>
            <w:r w:rsidRPr="006B6063">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248CA502" w14:textId="77777777" w:rsidTr="00514BAB">
        <w:tc>
          <w:tcPr>
            <w:tcW w:w="2660" w:type="dxa"/>
          </w:tcPr>
          <w:p w14:paraId="5BDEE5C4" w14:textId="42A2F134"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/../../actTime</w:t>
            </w:r>
          </w:p>
        </w:tc>
        <w:tc>
          <w:tcPr>
            <w:tcW w:w="1417" w:type="dxa"/>
          </w:tcPr>
          <w:p w14:paraId="000C2991" w14:textId="77777777" w:rsidR="001D061B" w:rsidRPr="006B6063" w:rsidRDefault="001D061B" w:rsidP="008A6494">
            <w:pPr>
              <w:spacing w:line="226" w:lineRule="exact"/>
              <w:ind w:left="102"/>
              <w:rPr>
                <w:szCs w:val="20"/>
              </w:rPr>
            </w:pPr>
            <w:r w:rsidRPr="006B6063">
              <w:rPr>
                <w:szCs w:val="20"/>
              </w:rPr>
              <w:t>TimeStampType</w:t>
            </w:r>
          </w:p>
          <w:p w14:paraId="112169BF" w14:textId="77777777" w:rsidR="001D061B" w:rsidRPr="006B6063" w:rsidRDefault="001D061B" w:rsidP="008A6494">
            <w:pPr>
              <w:spacing w:line="226" w:lineRule="exact"/>
              <w:ind w:left="102"/>
              <w:rPr>
                <w:szCs w:val="20"/>
              </w:rPr>
            </w:pPr>
          </w:p>
        </w:tc>
        <w:tc>
          <w:tcPr>
            <w:tcW w:w="4111" w:type="dxa"/>
          </w:tcPr>
          <w:p w14:paraId="6DA352B3" w14:textId="77777777" w:rsidR="001D061B" w:rsidRPr="006B6063" w:rsidRDefault="001D061B" w:rsidP="008E0B87">
            <w:pPr>
              <w:spacing w:line="226" w:lineRule="exact"/>
              <w:ind w:left="102"/>
              <w:rPr>
                <w:spacing w:val="-1"/>
                <w:szCs w:val="20"/>
              </w:rPr>
            </w:pPr>
            <w:r w:rsidRPr="006B6063">
              <w:rPr>
                <w:spacing w:val="-1"/>
                <w:szCs w:val="20"/>
              </w:rPr>
              <w:t>Tidpunkt då åtgärd genomfördes</w:t>
            </w:r>
          </w:p>
          <w:p w14:paraId="49E27A2F" w14:textId="77777777" w:rsidR="001D061B" w:rsidRPr="006B6063" w:rsidRDefault="001D061B" w:rsidP="008E0B87">
            <w:pPr>
              <w:spacing w:line="226" w:lineRule="exact"/>
              <w:ind w:left="102"/>
              <w:rPr>
                <w:spacing w:val="-1"/>
                <w:szCs w:val="20"/>
              </w:rPr>
            </w:pPr>
          </w:p>
        </w:tc>
        <w:tc>
          <w:tcPr>
            <w:tcW w:w="1418" w:type="dxa"/>
          </w:tcPr>
          <w:p w14:paraId="107646F3" w14:textId="2DA8919E"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34477F99" w14:textId="77777777" w:rsidTr="00514BAB">
        <w:tc>
          <w:tcPr>
            <w:tcW w:w="2660" w:type="dxa"/>
          </w:tcPr>
          <w:p w14:paraId="3CB72206" w14:textId="35F6DCA3"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/../../actResult</w:t>
            </w:r>
          </w:p>
        </w:tc>
        <w:tc>
          <w:tcPr>
            <w:tcW w:w="1417" w:type="dxa"/>
          </w:tcPr>
          <w:p w14:paraId="58A111DA" w14:textId="5A7B1AB3" w:rsidR="001D061B" w:rsidRPr="006B6063" w:rsidRDefault="001D061B" w:rsidP="008A6494">
            <w:pPr>
              <w:spacing w:line="226" w:lineRule="exact"/>
              <w:ind w:left="102"/>
              <w:rPr>
                <w:szCs w:val="20"/>
              </w:rPr>
            </w:pPr>
            <w:r w:rsidRPr="006B6063">
              <w:rPr>
                <w:szCs w:val="20"/>
              </w:rPr>
              <w:t>MultimediaType</w:t>
            </w:r>
          </w:p>
        </w:tc>
        <w:tc>
          <w:tcPr>
            <w:tcW w:w="4111" w:type="dxa"/>
          </w:tcPr>
          <w:p w14:paraId="3FBC3BCA" w14:textId="77777777" w:rsidR="001D061B" w:rsidRPr="006B6063" w:rsidRDefault="001D061B" w:rsidP="008E0B87">
            <w:pPr>
              <w:spacing w:line="226" w:lineRule="exact"/>
              <w:ind w:left="102"/>
              <w:rPr>
                <w:spacing w:val="-1"/>
                <w:szCs w:val="20"/>
              </w:rPr>
            </w:pPr>
            <w:r w:rsidRPr="006B6063">
              <w:rPr>
                <w:spacing w:val="-1"/>
                <w:szCs w:val="20"/>
              </w:rPr>
              <w:t>Resultat av åtgärd. Data i form av bifogade bilder eller liknande</w:t>
            </w:r>
          </w:p>
          <w:p w14:paraId="3636B196" w14:textId="77777777" w:rsidR="001D061B" w:rsidRPr="006B6063" w:rsidRDefault="001D061B" w:rsidP="008E0B87">
            <w:pPr>
              <w:spacing w:line="226" w:lineRule="exact"/>
              <w:ind w:left="102"/>
              <w:rPr>
                <w:spacing w:val="-1"/>
                <w:szCs w:val="20"/>
              </w:rPr>
            </w:pPr>
          </w:p>
        </w:tc>
        <w:tc>
          <w:tcPr>
            <w:tcW w:w="1418" w:type="dxa"/>
          </w:tcPr>
          <w:p w14:paraId="6B4795B7" w14:textId="334E8A67"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w:t>
            </w:r>
          </w:p>
        </w:tc>
      </w:tr>
      <w:tr w:rsidR="001D061B" w:rsidRPr="006B6063" w14:paraId="3354E243" w14:textId="77777777" w:rsidTr="00514BAB">
        <w:tc>
          <w:tcPr>
            <w:tcW w:w="2660" w:type="dxa"/>
          </w:tcPr>
          <w:p w14:paraId="44E6278C" w14:textId="5A78FFFA"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/../../mediaType</w:t>
            </w:r>
          </w:p>
        </w:tc>
        <w:tc>
          <w:tcPr>
            <w:tcW w:w="1417" w:type="dxa"/>
          </w:tcPr>
          <w:p w14:paraId="4C87F3EF" w14:textId="6F00F947" w:rsidR="001D061B" w:rsidRPr="006B6063" w:rsidRDefault="001D061B" w:rsidP="008A6494">
            <w:pPr>
              <w:spacing w:line="226" w:lineRule="exact"/>
              <w:ind w:left="102"/>
              <w:rPr>
                <w:szCs w:val="20"/>
              </w:rPr>
            </w:pPr>
            <w:r w:rsidRPr="006B6063">
              <w:rPr>
                <w:szCs w:val="20"/>
              </w:rPr>
              <w:t>MediaTypeEnum</w:t>
            </w:r>
          </w:p>
        </w:tc>
        <w:tc>
          <w:tcPr>
            <w:tcW w:w="4111" w:type="dxa"/>
          </w:tcPr>
          <w:p w14:paraId="16A5FC02" w14:textId="1368025F" w:rsidR="001D061B" w:rsidRPr="006B6063" w:rsidRDefault="001D061B" w:rsidP="008E0B87">
            <w:pPr>
              <w:spacing w:line="226" w:lineRule="exact"/>
              <w:ind w:left="102"/>
              <w:rPr>
                <w:spacing w:val="-1"/>
                <w:szCs w:val="20"/>
              </w:rPr>
            </w:pPr>
            <w:r w:rsidRPr="006B6063">
              <w:rPr>
                <w:spacing w:val="-1"/>
                <w:szCs w:val="20"/>
              </w:rPr>
              <w:t>Typ av multimedia</w:t>
            </w:r>
          </w:p>
        </w:tc>
        <w:tc>
          <w:tcPr>
            <w:tcW w:w="1418" w:type="dxa"/>
          </w:tcPr>
          <w:p w14:paraId="78C18694" w14:textId="182FA771"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22D52534" w14:textId="77777777" w:rsidTr="00514BAB">
        <w:tc>
          <w:tcPr>
            <w:tcW w:w="2660" w:type="dxa"/>
          </w:tcPr>
          <w:p w14:paraId="59F9A74C" w14:textId="6601055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/../../value</w:t>
            </w:r>
          </w:p>
        </w:tc>
        <w:tc>
          <w:tcPr>
            <w:tcW w:w="1417" w:type="dxa"/>
          </w:tcPr>
          <w:p w14:paraId="5993FCE7" w14:textId="5035F4ED" w:rsidR="001D061B" w:rsidRPr="006B6063" w:rsidRDefault="001D061B" w:rsidP="008A6494">
            <w:pPr>
              <w:spacing w:line="226" w:lineRule="exact"/>
              <w:ind w:left="102"/>
              <w:rPr>
                <w:szCs w:val="20"/>
              </w:rPr>
            </w:pPr>
            <w:r w:rsidRPr="006B6063">
              <w:rPr>
                <w:szCs w:val="20"/>
              </w:rPr>
              <w:t>base64Binary</w:t>
            </w:r>
          </w:p>
        </w:tc>
        <w:tc>
          <w:tcPr>
            <w:tcW w:w="4111" w:type="dxa"/>
          </w:tcPr>
          <w:p w14:paraId="1D5A1225" w14:textId="410215A5" w:rsidR="001D061B" w:rsidRPr="006B6063" w:rsidRDefault="001D061B" w:rsidP="008E0B87">
            <w:pPr>
              <w:spacing w:line="226" w:lineRule="exact"/>
              <w:ind w:left="102"/>
              <w:rPr>
                <w:spacing w:val="-1"/>
                <w:szCs w:val="20"/>
              </w:rPr>
            </w:pPr>
            <w:r w:rsidRPr="006B6063">
              <w:rPr>
                <w:spacing w:val="-1"/>
                <w:szCs w:val="20"/>
              </w:rPr>
              <w:t>Value är binärdata som representerar objektet. Ett och endast ett av value och reference ska anges.</w:t>
            </w:r>
          </w:p>
        </w:tc>
        <w:tc>
          <w:tcPr>
            <w:tcW w:w="1418" w:type="dxa"/>
          </w:tcPr>
          <w:p w14:paraId="2376E252" w14:textId="080523DA"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tc>
      </w:tr>
      <w:tr w:rsidR="001D061B" w:rsidRPr="006B6063" w14:paraId="6A8D56E3" w14:textId="77777777" w:rsidTr="00514BAB">
        <w:tc>
          <w:tcPr>
            <w:tcW w:w="2660" w:type="dxa"/>
          </w:tcPr>
          <w:p w14:paraId="5A99A14E" w14:textId="4B4B357B"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/../../reference</w:t>
            </w:r>
          </w:p>
        </w:tc>
        <w:tc>
          <w:tcPr>
            <w:tcW w:w="1417" w:type="dxa"/>
          </w:tcPr>
          <w:p w14:paraId="52CE0CDE" w14:textId="1F4F828E" w:rsidR="001D061B" w:rsidRPr="006B6063" w:rsidRDefault="001D061B" w:rsidP="008A6494">
            <w:pPr>
              <w:spacing w:line="226" w:lineRule="exact"/>
              <w:ind w:left="102"/>
              <w:rPr>
                <w:szCs w:val="20"/>
              </w:rPr>
            </w:pPr>
            <w:r w:rsidRPr="006B6063">
              <w:rPr>
                <w:szCs w:val="20"/>
              </w:rPr>
              <w:t>anyURI</w:t>
            </w:r>
          </w:p>
        </w:tc>
        <w:tc>
          <w:tcPr>
            <w:tcW w:w="4111" w:type="dxa"/>
          </w:tcPr>
          <w:p w14:paraId="45D09131" w14:textId="48505761" w:rsidR="001D061B" w:rsidRPr="006B6063" w:rsidRDefault="001D061B" w:rsidP="008E0B87">
            <w:pPr>
              <w:spacing w:line="226" w:lineRule="exact"/>
              <w:ind w:left="102"/>
              <w:rPr>
                <w:spacing w:val="-1"/>
                <w:szCs w:val="20"/>
              </w:rPr>
            </w:pPr>
            <w:r w:rsidRPr="006B6063">
              <w:rPr>
                <w:spacing w:val="-1"/>
                <w:szCs w:val="20"/>
              </w:rPr>
              <w:t>Referens till extern bild i form av en URL. Ett och endast ett av value och reference ska anges.</w:t>
            </w:r>
          </w:p>
        </w:tc>
        <w:tc>
          <w:tcPr>
            <w:tcW w:w="1418" w:type="dxa"/>
          </w:tcPr>
          <w:p w14:paraId="4D34FD41" w14:textId="77777777" w:rsidR="001D061B" w:rsidRPr="006B6063" w:rsidRDefault="001D061B" w:rsidP="003A6D72">
            <w:pPr>
              <w:spacing w:line="226" w:lineRule="exact"/>
              <w:ind w:left="102"/>
              <w:jc w:val="center"/>
              <w:rPr>
                <w:spacing w:val="-1"/>
                <w:szCs w:val="20"/>
              </w:rPr>
            </w:pPr>
            <w:r w:rsidRPr="006B6063">
              <w:rPr>
                <w:spacing w:val="-1"/>
                <w:szCs w:val="20"/>
              </w:rPr>
              <w:t>0</w:t>
            </w:r>
            <w:proofErr w:type="gramStart"/>
            <w:r w:rsidRPr="006B6063">
              <w:rPr>
                <w:spacing w:val="-1"/>
                <w:szCs w:val="20"/>
              </w:rPr>
              <w:t>..</w:t>
            </w:r>
            <w:proofErr w:type="gramEnd"/>
            <w:r w:rsidRPr="006B6063">
              <w:rPr>
                <w:spacing w:val="-1"/>
                <w:szCs w:val="20"/>
              </w:rPr>
              <w:t>1</w:t>
            </w:r>
          </w:p>
          <w:p w14:paraId="6D5ED7E5" w14:textId="77777777" w:rsidR="001D061B" w:rsidRPr="006B6063" w:rsidRDefault="001D061B" w:rsidP="003A6D72">
            <w:pPr>
              <w:spacing w:line="226" w:lineRule="exact"/>
              <w:ind w:left="102"/>
              <w:jc w:val="center"/>
              <w:rPr>
                <w:spacing w:val="-1"/>
                <w:szCs w:val="20"/>
              </w:rPr>
            </w:pPr>
          </w:p>
        </w:tc>
      </w:tr>
      <w:tr w:rsidR="001D061B" w:rsidRPr="006B6063" w14:paraId="17D42EDE" w14:textId="77777777" w:rsidTr="00514BAB">
        <w:tc>
          <w:tcPr>
            <w:tcW w:w="2660" w:type="dxa"/>
          </w:tcPr>
          <w:p w14:paraId="6B34FD8C" w14:textId="4216B445"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w:t>
            </w:r>
          </w:p>
        </w:tc>
        <w:tc>
          <w:tcPr>
            <w:tcW w:w="1417" w:type="dxa"/>
          </w:tcPr>
          <w:p w14:paraId="7C0E88B0" w14:textId="77777777" w:rsidR="001D061B" w:rsidRPr="006B6063" w:rsidRDefault="001D061B" w:rsidP="008A6494">
            <w:pPr>
              <w:spacing w:line="226" w:lineRule="exact"/>
              <w:ind w:left="102"/>
              <w:rPr>
                <w:szCs w:val="20"/>
              </w:rPr>
            </w:pPr>
            <w:r w:rsidRPr="006B6063">
              <w:rPr>
                <w:szCs w:val="20"/>
              </w:rPr>
              <w:t>ReferralType</w:t>
            </w:r>
          </w:p>
          <w:p w14:paraId="6AEFD67F" w14:textId="77777777" w:rsidR="001D061B" w:rsidRPr="006B6063" w:rsidRDefault="001D061B" w:rsidP="008A6494">
            <w:pPr>
              <w:spacing w:line="226" w:lineRule="exact"/>
              <w:ind w:left="102"/>
              <w:rPr>
                <w:szCs w:val="20"/>
              </w:rPr>
            </w:pPr>
          </w:p>
        </w:tc>
        <w:tc>
          <w:tcPr>
            <w:tcW w:w="4111" w:type="dxa"/>
          </w:tcPr>
          <w:p w14:paraId="549ECF08" w14:textId="77777777" w:rsidR="001D061B" w:rsidRPr="006B6063" w:rsidRDefault="001D061B" w:rsidP="008E0B87">
            <w:pPr>
              <w:spacing w:line="226" w:lineRule="exact"/>
              <w:ind w:left="102"/>
              <w:rPr>
                <w:spacing w:val="-1"/>
                <w:szCs w:val="20"/>
              </w:rPr>
            </w:pPr>
            <w:r w:rsidRPr="006B6063">
              <w:rPr>
                <w:spacing w:val="-1"/>
                <w:szCs w:val="20"/>
              </w:rPr>
              <w:t>Information om den vårdbegäran som ligger till grund för svaret</w:t>
            </w:r>
          </w:p>
          <w:p w14:paraId="0E04C30C" w14:textId="77777777" w:rsidR="001D061B" w:rsidRPr="006B6063" w:rsidRDefault="001D061B" w:rsidP="008E0B87">
            <w:pPr>
              <w:spacing w:line="226" w:lineRule="exact"/>
              <w:ind w:left="102"/>
              <w:rPr>
                <w:spacing w:val="-1"/>
                <w:szCs w:val="20"/>
              </w:rPr>
            </w:pPr>
          </w:p>
        </w:tc>
        <w:tc>
          <w:tcPr>
            <w:tcW w:w="1418" w:type="dxa"/>
          </w:tcPr>
          <w:p w14:paraId="67BB4F0A" w14:textId="6B7952ED" w:rsidR="001D061B" w:rsidRPr="006B6063" w:rsidRDefault="001D061B" w:rsidP="003A6D72">
            <w:pPr>
              <w:spacing w:line="226" w:lineRule="exact"/>
              <w:ind w:left="102"/>
              <w:jc w:val="center"/>
              <w:rPr>
                <w:spacing w:val="-1"/>
                <w:szCs w:val="20"/>
              </w:rPr>
            </w:pPr>
            <w:r w:rsidRPr="006B6063">
              <w:rPr>
                <w:spacing w:val="-1"/>
                <w:szCs w:val="20"/>
              </w:rPr>
              <w:t>1</w:t>
            </w:r>
            <w:proofErr w:type="gramStart"/>
            <w:r w:rsidRPr="006B6063">
              <w:rPr>
                <w:spacing w:val="-1"/>
                <w:szCs w:val="20"/>
              </w:rPr>
              <w:t>..</w:t>
            </w:r>
            <w:proofErr w:type="gramEnd"/>
            <w:r w:rsidRPr="006B6063">
              <w:rPr>
                <w:spacing w:val="-1"/>
                <w:szCs w:val="20"/>
              </w:rPr>
              <w:t>1</w:t>
            </w:r>
          </w:p>
        </w:tc>
      </w:tr>
      <w:tr w:rsidR="001D061B" w:rsidRPr="006B6063" w14:paraId="322D87DC" w14:textId="77777777" w:rsidTr="00514BAB">
        <w:tc>
          <w:tcPr>
            <w:tcW w:w="2660" w:type="dxa"/>
          </w:tcPr>
          <w:p w14:paraId="17C1CD54" w14:textId="7777777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/../../referralId</w:t>
            </w:r>
          </w:p>
          <w:p w14:paraId="2719C55C" w14:textId="77777777" w:rsidR="001D061B" w:rsidRPr="006B6063" w:rsidRDefault="001D061B" w:rsidP="008A6494">
            <w:pPr>
              <w:spacing w:line="229" w:lineRule="exact"/>
              <w:ind w:left="102"/>
              <w:rPr>
                <w:szCs w:val="20"/>
              </w:rPr>
            </w:pPr>
          </w:p>
        </w:tc>
        <w:tc>
          <w:tcPr>
            <w:tcW w:w="1417" w:type="dxa"/>
          </w:tcPr>
          <w:p w14:paraId="00EED128" w14:textId="77777777" w:rsidR="001D061B" w:rsidRPr="006B6063" w:rsidRDefault="001D061B" w:rsidP="008A6494">
            <w:pPr>
              <w:spacing w:line="229" w:lineRule="exact"/>
              <w:ind w:left="102"/>
              <w:rPr>
                <w:szCs w:val="20"/>
              </w:rPr>
            </w:pPr>
            <w:r w:rsidRPr="006B6063">
              <w:rPr>
                <w:szCs w:val="20"/>
              </w:rPr>
              <w:t>string</w:t>
            </w:r>
          </w:p>
          <w:p w14:paraId="22B5280D" w14:textId="77777777" w:rsidR="001D061B" w:rsidRPr="006B6063" w:rsidRDefault="001D061B" w:rsidP="008A6494">
            <w:pPr>
              <w:spacing w:line="226" w:lineRule="exact"/>
              <w:ind w:left="102"/>
              <w:rPr>
                <w:szCs w:val="20"/>
              </w:rPr>
            </w:pPr>
          </w:p>
        </w:tc>
        <w:tc>
          <w:tcPr>
            <w:tcW w:w="4111" w:type="dxa"/>
          </w:tcPr>
          <w:p w14:paraId="64DAA380" w14:textId="77777777" w:rsidR="001D061B" w:rsidRPr="006B6063" w:rsidRDefault="001D061B" w:rsidP="008E0B87">
            <w:pPr>
              <w:spacing w:line="226" w:lineRule="exact"/>
              <w:ind w:left="102"/>
              <w:rPr>
                <w:spacing w:val="-1"/>
                <w:szCs w:val="20"/>
              </w:rPr>
            </w:pPr>
            <w:r w:rsidRPr="006B6063">
              <w:rPr>
                <w:spacing w:val="-1"/>
                <w:szCs w:val="20"/>
              </w:rPr>
              <w:t>Remissens identitet som är unik inom det lokala avsändade systemet</w:t>
            </w:r>
          </w:p>
          <w:p w14:paraId="1ACE3518" w14:textId="77777777" w:rsidR="001D061B" w:rsidRPr="006B6063" w:rsidRDefault="001D061B" w:rsidP="008E0B87">
            <w:pPr>
              <w:spacing w:line="226" w:lineRule="exact"/>
              <w:ind w:left="102"/>
              <w:rPr>
                <w:spacing w:val="-1"/>
                <w:szCs w:val="20"/>
              </w:rPr>
            </w:pPr>
          </w:p>
        </w:tc>
        <w:tc>
          <w:tcPr>
            <w:tcW w:w="1418" w:type="dxa"/>
          </w:tcPr>
          <w:p w14:paraId="32BF59A4" w14:textId="77777777"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p w14:paraId="73D7A04C" w14:textId="77777777" w:rsidR="001D061B" w:rsidRPr="006B6063" w:rsidRDefault="001D061B" w:rsidP="003A6D72">
            <w:pPr>
              <w:spacing w:line="226" w:lineRule="exact"/>
              <w:ind w:left="102"/>
              <w:jc w:val="center"/>
              <w:rPr>
                <w:spacing w:val="-1"/>
                <w:szCs w:val="20"/>
              </w:rPr>
            </w:pPr>
          </w:p>
        </w:tc>
      </w:tr>
      <w:tr w:rsidR="001D061B" w:rsidRPr="006B6063" w14:paraId="51105C3F" w14:textId="77777777" w:rsidTr="00514BAB">
        <w:tc>
          <w:tcPr>
            <w:tcW w:w="2660" w:type="dxa"/>
          </w:tcPr>
          <w:p w14:paraId="17AC5A0F" w14:textId="3A8FCE62"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w:t>
            </w:r>
            <w:r w:rsidR="004C66FC">
              <w:rPr>
                <w:szCs w:val="20"/>
              </w:rPr>
              <w:t>referralReason</w:t>
            </w:r>
          </w:p>
        </w:tc>
        <w:tc>
          <w:tcPr>
            <w:tcW w:w="1417" w:type="dxa"/>
          </w:tcPr>
          <w:p w14:paraId="21325607" w14:textId="77777777" w:rsidR="001D061B" w:rsidRPr="006B6063" w:rsidRDefault="001D061B" w:rsidP="008A6494">
            <w:pPr>
              <w:spacing w:line="229" w:lineRule="exact"/>
              <w:ind w:left="102"/>
              <w:rPr>
                <w:szCs w:val="20"/>
              </w:rPr>
            </w:pPr>
            <w:r w:rsidRPr="006B6063">
              <w:rPr>
                <w:szCs w:val="20"/>
              </w:rPr>
              <w:t>string</w:t>
            </w:r>
          </w:p>
          <w:p w14:paraId="4A07AAD8" w14:textId="77777777" w:rsidR="001D061B" w:rsidRPr="006B6063" w:rsidRDefault="001D061B" w:rsidP="008A6494">
            <w:pPr>
              <w:spacing w:line="229" w:lineRule="exact"/>
              <w:ind w:left="102"/>
              <w:rPr>
                <w:szCs w:val="20"/>
              </w:rPr>
            </w:pPr>
          </w:p>
        </w:tc>
        <w:tc>
          <w:tcPr>
            <w:tcW w:w="4111" w:type="dxa"/>
          </w:tcPr>
          <w:p w14:paraId="2331FF8E" w14:textId="231AFFAB" w:rsidR="001D061B" w:rsidRPr="006B6063" w:rsidRDefault="001D061B" w:rsidP="008E0B87">
            <w:pPr>
              <w:spacing w:line="226" w:lineRule="exact"/>
              <w:ind w:left="102"/>
              <w:rPr>
                <w:spacing w:val="-1"/>
                <w:szCs w:val="20"/>
              </w:rPr>
            </w:pPr>
            <w:r w:rsidRPr="006B6063">
              <w:rPr>
                <w:spacing w:val="-1"/>
                <w:szCs w:val="20"/>
              </w:rPr>
              <w:t>Text som anger aktuell frågeställning</w:t>
            </w:r>
          </w:p>
        </w:tc>
        <w:tc>
          <w:tcPr>
            <w:tcW w:w="1418" w:type="dxa"/>
          </w:tcPr>
          <w:p w14:paraId="5DCF14A4" w14:textId="77777777"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p w14:paraId="5025B151" w14:textId="77777777" w:rsidR="001D061B" w:rsidRPr="006B6063" w:rsidRDefault="001D061B" w:rsidP="003A6D72">
            <w:pPr>
              <w:spacing w:line="229" w:lineRule="exact"/>
              <w:ind w:left="102"/>
              <w:jc w:val="center"/>
              <w:rPr>
                <w:szCs w:val="20"/>
              </w:rPr>
            </w:pPr>
          </w:p>
        </w:tc>
      </w:tr>
      <w:tr w:rsidR="001D061B" w:rsidRPr="006B6063" w14:paraId="47F34E63" w14:textId="77777777" w:rsidTr="00514BAB">
        <w:tc>
          <w:tcPr>
            <w:tcW w:w="2660" w:type="dxa"/>
          </w:tcPr>
          <w:p w14:paraId="5C13135D" w14:textId="77777777" w:rsidR="001D061B" w:rsidRPr="006B6063" w:rsidRDefault="001D061B" w:rsidP="008A6494">
            <w:pPr>
              <w:spacing w:line="229" w:lineRule="exact"/>
              <w:ind w:left="102"/>
              <w:rPr>
                <w:rFonts w:cs="Arial"/>
                <w:szCs w:val="20"/>
                <w:highlight w:val="yellow"/>
              </w:rPr>
            </w:pPr>
            <w:proofErr w:type="gramStart"/>
            <w:r w:rsidRPr="006B6063">
              <w:rPr>
                <w:szCs w:val="20"/>
                <w:highlight w:val="yellow"/>
              </w:rPr>
              <w:t>..</w:t>
            </w:r>
            <w:proofErr w:type="gramEnd"/>
            <w:r w:rsidRPr="006B6063">
              <w:rPr>
                <w:szCs w:val="20"/>
                <w:highlight w:val="yellow"/>
              </w:rPr>
              <w:t>/../../referralTime</w:t>
            </w:r>
          </w:p>
          <w:p w14:paraId="62DACA19" w14:textId="77777777" w:rsidR="001D061B" w:rsidRPr="006B6063" w:rsidRDefault="001D061B" w:rsidP="008A6494">
            <w:pPr>
              <w:spacing w:line="229" w:lineRule="exact"/>
              <w:ind w:left="102"/>
              <w:rPr>
                <w:b/>
                <w:szCs w:val="20"/>
                <w:highlight w:val="yellow"/>
              </w:rPr>
            </w:pPr>
          </w:p>
          <w:p w14:paraId="6CCB1DDB" w14:textId="77777777" w:rsidR="001D061B" w:rsidRPr="006B6063" w:rsidRDefault="001D061B" w:rsidP="008A6494">
            <w:pPr>
              <w:spacing w:line="229" w:lineRule="exact"/>
              <w:ind w:left="102"/>
              <w:rPr>
                <w:szCs w:val="20"/>
                <w:highlight w:val="yellow"/>
              </w:rPr>
            </w:pPr>
          </w:p>
        </w:tc>
        <w:tc>
          <w:tcPr>
            <w:tcW w:w="1417" w:type="dxa"/>
          </w:tcPr>
          <w:p w14:paraId="7E880FD3" w14:textId="77777777" w:rsidR="001D061B" w:rsidRPr="006B6063" w:rsidRDefault="001D061B" w:rsidP="008A6494">
            <w:pPr>
              <w:spacing w:line="229" w:lineRule="exact"/>
              <w:ind w:left="102"/>
              <w:rPr>
                <w:szCs w:val="20"/>
                <w:highlight w:val="yellow"/>
              </w:rPr>
            </w:pPr>
            <w:r w:rsidRPr="006B6063">
              <w:rPr>
                <w:szCs w:val="20"/>
                <w:highlight w:val="yellow"/>
              </w:rPr>
              <w:t>TimeStampType</w:t>
            </w:r>
          </w:p>
          <w:p w14:paraId="4745554B" w14:textId="77777777" w:rsidR="001D061B" w:rsidRPr="006B6063" w:rsidRDefault="001D061B" w:rsidP="008A6494">
            <w:pPr>
              <w:spacing w:line="229" w:lineRule="exact"/>
              <w:ind w:left="102"/>
              <w:rPr>
                <w:szCs w:val="20"/>
                <w:highlight w:val="yellow"/>
              </w:rPr>
            </w:pPr>
          </w:p>
        </w:tc>
        <w:tc>
          <w:tcPr>
            <w:tcW w:w="4111" w:type="dxa"/>
          </w:tcPr>
          <w:p w14:paraId="44D3FD53" w14:textId="5383EEAA" w:rsidR="001D061B" w:rsidRPr="006B6063" w:rsidRDefault="001D061B" w:rsidP="008E0B87">
            <w:pPr>
              <w:spacing w:line="226" w:lineRule="exact"/>
              <w:ind w:left="102"/>
              <w:rPr>
                <w:spacing w:val="-1"/>
                <w:szCs w:val="20"/>
                <w:highlight w:val="yellow"/>
              </w:rPr>
            </w:pPr>
            <w:r w:rsidRPr="006B6063">
              <w:rPr>
                <w:spacing w:val="-1"/>
                <w:szCs w:val="20"/>
                <w:highlight w:val="yellow"/>
              </w:rPr>
              <w:t xml:space="preserve">Tid då vårdbegäran framställdes. </w:t>
            </w:r>
          </w:p>
          <w:p w14:paraId="49E5E61A" w14:textId="77777777" w:rsidR="001D061B" w:rsidRPr="006B6063" w:rsidRDefault="001D061B" w:rsidP="008E0B87">
            <w:pPr>
              <w:spacing w:line="226" w:lineRule="exact"/>
              <w:ind w:left="102"/>
              <w:rPr>
                <w:spacing w:val="-1"/>
                <w:szCs w:val="20"/>
                <w:highlight w:val="yellow"/>
              </w:rPr>
            </w:pPr>
          </w:p>
        </w:tc>
        <w:tc>
          <w:tcPr>
            <w:tcW w:w="1418" w:type="dxa"/>
          </w:tcPr>
          <w:p w14:paraId="13AA33BE" w14:textId="1F77D71B" w:rsidR="001D061B" w:rsidRPr="006B6063" w:rsidRDefault="008E0B87" w:rsidP="003A6D72">
            <w:pPr>
              <w:spacing w:line="229" w:lineRule="exact"/>
              <w:ind w:left="102"/>
              <w:jc w:val="center"/>
              <w:rPr>
                <w:szCs w:val="20"/>
              </w:rPr>
            </w:pPr>
            <w:r w:rsidRPr="006B6063">
              <w:rPr>
                <w:szCs w:val="20"/>
                <w:highlight w:val="yellow"/>
              </w:rPr>
              <w:t>0</w:t>
            </w:r>
            <w:proofErr w:type="gramStart"/>
            <w:r w:rsidR="001D061B" w:rsidRPr="006B6063">
              <w:rPr>
                <w:szCs w:val="20"/>
                <w:highlight w:val="yellow"/>
              </w:rPr>
              <w:t>..</w:t>
            </w:r>
            <w:proofErr w:type="gramEnd"/>
            <w:r w:rsidR="001D061B" w:rsidRPr="006B6063">
              <w:rPr>
                <w:szCs w:val="20"/>
                <w:highlight w:val="yellow"/>
              </w:rPr>
              <w:t>1</w:t>
            </w:r>
          </w:p>
          <w:p w14:paraId="13B954B5" w14:textId="77777777" w:rsidR="001D061B" w:rsidRPr="006B6063" w:rsidRDefault="001D061B" w:rsidP="003A6D72">
            <w:pPr>
              <w:spacing w:line="229" w:lineRule="exact"/>
              <w:ind w:left="102"/>
              <w:jc w:val="center"/>
              <w:rPr>
                <w:szCs w:val="20"/>
              </w:rPr>
            </w:pPr>
          </w:p>
        </w:tc>
      </w:tr>
      <w:tr w:rsidR="001D061B" w:rsidRPr="006B6063" w14:paraId="3A800774" w14:textId="77777777" w:rsidTr="00514BAB">
        <w:tc>
          <w:tcPr>
            <w:tcW w:w="2660" w:type="dxa"/>
          </w:tcPr>
          <w:p w14:paraId="0A024F39" w14:textId="5CAAC914"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/../../referralAuthor</w:t>
            </w:r>
          </w:p>
        </w:tc>
        <w:tc>
          <w:tcPr>
            <w:tcW w:w="1417" w:type="dxa"/>
          </w:tcPr>
          <w:p w14:paraId="15A5E499" w14:textId="1EF0D93D" w:rsidR="001D061B" w:rsidRPr="006B6063" w:rsidRDefault="001D061B" w:rsidP="008A6494">
            <w:pPr>
              <w:spacing w:line="229" w:lineRule="exact"/>
              <w:ind w:left="102"/>
              <w:rPr>
                <w:szCs w:val="20"/>
              </w:rPr>
            </w:pPr>
            <w:r w:rsidRPr="006B6063">
              <w:rPr>
                <w:szCs w:val="20"/>
              </w:rPr>
              <w:t>HealthcareProfessionalType</w:t>
            </w:r>
          </w:p>
        </w:tc>
        <w:tc>
          <w:tcPr>
            <w:tcW w:w="4111" w:type="dxa"/>
          </w:tcPr>
          <w:p w14:paraId="183F7F7A" w14:textId="18CAABE4" w:rsidR="001D061B" w:rsidRPr="006B6063" w:rsidRDefault="001D061B" w:rsidP="008E0B87">
            <w:pPr>
              <w:spacing w:line="226" w:lineRule="exact"/>
              <w:ind w:left="102"/>
              <w:rPr>
                <w:spacing w:val="-1"/>
                <w:szCs w:val="20"/>
              </w:rPr>
            </w:pPr>
            <w:r w:rsidRPr="006B6063">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2FCF9B8A" w14:textId="77777777" w:rsidTr="00514BAB">
        <w:tc>
          <w:tcPr>
            <w:tcW w:w="2660" w:type="dxa"/>
          </w:tcPr>
          <w:p w14:paraId="09C4B27E" w14:textId="4A8EC2E4"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/../../../authorTime</w:t>
            </w:r>
          </w:p>
        </w:tc>
        <w:tc>
          <w:tcPr>
            <w:tcW w:w="1417" w:type="dxa"/>
          </w:tcPr>
          <w:p w14:paraId="5A004C6F" w14:textId="61D782C9" w:rsidR="001D061B" w:rsidRPr="006B6063" w:rsidRDefault="001D061B" w:rsidP="008A6494">
            <w:pPr>
              <w:spacing w:line="229" w:lineRule="exact"/>
              <w:ind w:left="102"/>
              <w:rPr>
                <w:szCs w:val="20"/>
              </w:rPr>
            </w:pPr>
            <w:r w:rsidRPr="006B6063">
              <w:rPr>
                <w:szCs w:val="20"/>
              </w:rPr>
              <w:t>TimeStampType</w:t>
            </w:r>
          </w:p>
        </w:tc>
        <w:tc>
          <w:tcPr>
            <w:tcW w:w="4111" w:type="dxa"/>
          </w:tcPr>
          <w:p w14:paraId="58813529" w14:textId="23C150AF" w:rsidR="001D061B" w:rsidRPr="006B6063" w:rsidRDefault="001D061B" w:rsidP="008E0B87">
            <w:pPr>
              <w:spacing w:line="226" w:lineRule="exact"/>
              <w:ind w:left="102"/>
              <w:rPr>
                <w:spacing w:val="-1"/>
                <w:szCs w:val="20"/>
              </w:rPr>
            </w:pPr>
            <w:r w:rsidRPr="006B6063">
              <w:rPr>
                <w:spacing w:val="-1"/>
                <w:szCs w:val="20"/>
              </w:rPr>
              <w:t>Tidpunkt då vårdbegäran registrerades i systemet.</w:t>
            </w:r>
          </w:p>
        </w:tc>
        <w:tc>
          <w:tcPr>
            <w:tcW w:w="1418" w:type="dxa"/>
          </w:tcPr>
          <w:p w14:paraId="6FE142E1" w14:textId="4A41001F" w:rsidR="001D061B" w:rsidRPr="006B6063" w:rsidRDefault="001D061B"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1D061B" w:rsidRPr="006B6063" w14:paraId="529C5B84" w14:textId="77777777" w:rsidTr="00514BAB">
        <w:tc>
          <w:tcPr>
            <w:tcW w:w="2660" w:type="dxa"/>
          </w:tcPr>
          <w:p w14:paraId="39927D34" w14:textId="536FAD6B"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/../../../healthcareProfessionalHSAId</w:t>
            </w:r>
          </w:p>
        </w:tc>
        <w:tc>
          <w:tcPr>
            <w:tcW w:w="1417" w:type="dxa"/>
          </w:tcPr>
          <w:p w14:paraId="43DA14D9" w14:textId="7E5CD33C" w:rsidR="001D061B" w:rsidRPr="006B6063" w:rsidRDefault="001D061B" w:rsidP="008A6494">
            <w:pPr>
              <w:spacing w:line="229" w:lineRule="exact"/>
              <w:ind w:left="102"/>
              <w:rPr>
                <w:szCs w:val="20"/>
              </w:rPr>
            </w:pPr>
            <w:r w:rsidRPr="006B6063">
              <w:rPr>
                <w:szCs w:val="20"/>
              </w:rPr>
              <w:t>HSAIdType</w:t>
            </w:r>
          </w:p>
        </w:tc>
        <w:tc>
          <w:tcPr>
            <w:tcW w:w="4111" w:type="dxa"/>
          </w:tcPr>
          <w:p w14:paraId="205EA452" w14:textId="4A209E2E" w:rsidR="001D061B" w:rsidRPr="006B6063" w:rsidRDefault="001D061B" w:rsidP="008E0B87">
            <w:pPr>
              <w:spacing w:line="226" w:lineRule="exact"/>
              <w:ind w:left="102"/>
              <w:rPr>
                <w:spacing w:val="-1"/>
                <w:szCs w:val="20"/>
              </w:rPr>
            </w:pPr>
            <w:r w:rsidRPr="006B6063">
              <w:rPr>
                <w:spacing w:val="-1"/>
                <w:szCs w:val="20"/>
              </w:rPr>
              <w:t>HSA-id för vård- och omsorgspersonal. Skall anges om tillgänglig.</w:t>
            </w:r>
          </w:p>
        </w:tc>
        <w:tc>
          <w:tcPr>
            <w:tcW w:w="1418" w:type="dxa"/>
          </w:tcPr>
          <w:p w14:paraId="69D2AF4F" w14:textId="60612E70"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49655447" w14:textId="77777777" w:rsidTr="00514BAB">
        <w:tc>
          <w:tcPr>
            <w:tcW w:w="2660" w:type="dxa"/>
          </w:tcPr>
          <w:p w14:paraId="67B2D730" w14:textId="4F5F047B"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/../../../healthcareProfessionalName</w:t>
            </w:r>
          </w:p>
        </w:tc>
        <w:tc>
          <w:tcPr>
            <w:tcW w:w="1417" w:type="dxa"/>
          </w:tcPr>
          <w:p w14:paraId="52F63E67" w14:textId="0B3BB09D" w:rsidR="001D061B" w:rsidRPr="006B6063" w:rsidRDefault="001D061B" w:rsidP="008A6494">
            <w:pPr>
              <w:spacing w:line="229" w:lineRule="exact"/>
              <w:ind w:left="102"/>
              <w:rPr>
                <w:szCs w:val="20"/>
              </w:rPr>
            </w:pPr>
            <w:r w:rsidRPr="006B6063">
              <w:rPr>
                <w:szCs w:val="20"/>
              </w:rPr>
              <w:t>string</w:t>
            </w:r>
          </w:p>
        </w:tc>
        <w:tc>
          <w:tcPr>
            <w:tcW w:w="4111" w:type="dxa"/>
          </w:tcPr>
          <w:p w14:paraId="4BC4D9D2" w14:textId="0BF326EB" w:rsidR="001D061B" w:rsidRPr="006B6063" w:rsidRDefault="001D061B" w:rsidP="008E0B87">
            <w:pPr>
              <w:spacing w:line="226" w:lineRule="exact"/>
              <w:ind w:left="102"/>
              <w:rPr>
                <w:spacing w:val="-1"/>
                <w:szCs w:val="20"/>
              </w:rPr>
            </w:pPr>
            <w:r w:rsidRPr="006B6063">
              <w:rPr>
                <w:spacing w:val="-1"/>
                <w:szCs w:val="20"/>
              </w:rPr>
              <w:t>Namn på författaren. Om tillgängligt skall detta anges.</w:t>
            </w:r>
          </w:p>
        </w:tc>
        <w:tc>
          <w:tcPr>
            <w:tcW w:w="1418" w:type="dxa"/>
          </w:tcPr>
          <w:p w14:paraId="59E5366A" w14:textId="0A28BB79"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DE16346" w14:textId="77777777" w:rsidTr="00514BAB">
        <w:tc>
          <w:tcPr>
            <w:tcW w:w="2660" w:type="dxa"/>
          </w:tcPr>
          <w:p w14:paraId="4F4797A0" w14:textId="6AAA420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/../../../healthcareProfessionalRoleCode</w:t>
            </w:r>
          </w:p>
        </w:tc>
        <w:tc>
          <w:tcPr>
            <w:tcW w:w="1417" w:type="dxa"/>
          </w:tcPr>
          <w:p w14:paraId="0890AAD9" w14:textId="20B4F3D2" w:rsidR="001D061B" w:rsidRPr="006B6063" w:rsidRDefault="001D061B" w:rsidP="008A6494">
            <w:pPr>
              <w:spacing w:line="229" w:lineRule="exact"/>
              <w:ind w:left="102"/>
              <w:rPr>
                <w:szCs w:val="20"/>
              </w:rPr>
            </w:pPr>
            <w:r w:rsidRPr="006B6063">
              <w:rPr>
                <w:szCs w:val="20"/>
              </w:rPr>
              <w:t>CVType</w:t>
            </w:r>
          </w:p>
        </w:tc>
        <w:tc>
          <w:tcPr>
            <w:tcW w:w="4111" w:type="dxa"/>
          </w:tcPr>
          <w:p w14:paraId="30F6F284" w14:textId="58FA85DF" w:rsidR="001D061B" w:rsidRPr="006B6063" w:rsidRDefault="001D061B" w:rsidP="008E0B87">
            <w:pPr>
              <w:spacing w:line="226" w:lineRule="exact"/>
              <w:ind w:left="102"/>
              <w:rPr>
                <w:spacing w:val="-1"/>
                <w:szCs w:val="20"/>
              </w:rPr>
            </w:pPr>
            <w:r w:rsidRPr="006B6063">
              <w:rPr>
                <w:spacing w:val="-1"/>
                <w:szCs w:val="20"/>
              </w:rPr>
              <w:t>Information om personens befattning. Om möjligt skall KV Befattning (OID 1.2.752.129.2.2.1.4) användas.</w:t>
            </w:r>
          </w:p>
        </w:tc>
        <w:tc>
          <w:tcPr>
            <w:tcW w:w="1418" w:type="dxa"/>
          </w:tcPr>
          <w:p w14:paraId="0CC287D3" w14:textId="1DEE99E6"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62D7D188" w14:textId="77777777" w:rsidTr="00514BAB">
        <w:tc>
          <w:tcPr>
            <w:tcW w:w="2660" w:type="dxa"/>
          </w:tcPr>
          <w:p w14:paraId="4306E4C6" w14:textId="0C8E495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w:t>
            </w:r>
          </w:p>
        </w:tc>
        <w:tc>
          <w:tcPr>
            <w:tcW w:w="1417" w:type="dxa"/>
          </w:tcPr>
          <w:p w14:paraId="7A8352DF" w14:textId="49A15165" w:rsidR="001D061B" w:rsidRPr="006B6063" w:rsidRDefault="001D061B" w:rsidP="008A6494">
            <w:pPr>
              <w:spacing w:line="229" w:lineRule="exact"/>
              <w:ind w:left="102"/>
              <w:rPr>
                <w:szCs w:val="20"/>
              </w:rPr>
            </w:pPr>
            <w:r w:rsidRPr="006B6063">
              <w:rPr>
                <w:szCs w:val="20"/>
              </w:rPr>
              <w:t>string</w:t>
            </w:r>
          </w:p>
        </w:tc>
        <w:tc>
          <w:tcPr>
            <w:tcW w:w="4111" w:type="dxa"/>
          </w:tcPr>
          <w:p w14:paraId="1B0F3824" w14:textId="4CBC7D03" w:rsidR="001D061B" w:rsidRPr="006B6063" w:rsidRDefault="001D061B" w:rsidP="008E0B87">
            <w:pPr>
              <w:spacing w:line="226" w:lineRule="exact"/>
              <w:ind w:left="102"/>
              <w:rPr>
                <w:spacing w:val="-1"/>
                <w:szCs w:val="20"/>
              </w:rPr>
            </w:pPr>
            <w:r w:rsidRPr="006B6063">
              <w:rPr>
                <w:spacing w:val="-1"/>
                <w:szCs w:val="20"/>
              </w:rPr>
              <w:t xml:space="preserve">Befattningskod. Om code anges skall också </w:t>
            </w:r>
            <w:proofErr w:type="gramStart"/>
            <w:r w:rsidRPr="006B6063">
              <w:rPr>
                <w:spacing w:val="-1"/>
                <w:szCs w:val="20"/>
              </w:rPr>
              <w:t>codeSystem  samt</w:t>
            </w:r>
            <w:proofErr w:type="gramEnd"/>
            <w:r w:rsidRPr="006B6063">
              <w:rPr>
                <w:spacing w:val="-1"/>
                <w:szCs w:val="20"/>
              </w:rPr>
              <w:t xml:space="preserve"> displayName anges.</w:t>
            </w:r>
          </w:p>
        </w:tc>
        <w:tc>
          <w:tcPr>
            <w:tcW w:w="1418" w:type="dxa"/>
          </w:tcPr>
          <w:p w14:paraId="31E96BC2" w14:textId="7614B673"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EEBC870" w14:textId="77777777" w:rsidTr="00514BAB">
        <w:tc>
          <w:tcPr>
            <w:tcW w:w="2660" w:type="dxa"/>
          </w:tcPr>
          <w:p w14:paraId="77FF4EE3" w14:textId="5675273C"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w:t>
            </w:r>
          </w:p>
        </w:tc>
        <w:tc>
          <w:tcPr>
            <w:tcW w:w="1417" w:type="dxa"/>
          </w:tcPr>
          <w:p w14:paraId="18824517" w14:textId="676F0BA0" w:rsidR="001D061B" w:rsidRPr="006B6063" w:rsidRDefault="001D061B" w:rsidP="008A6494">
            <w:pPr>
              <w:spacing w:line="229" w:lineRule="exact"/>
              <w:ind w:left="102"/>
              <w:rPr>
                <w:szCs w:val="20"/>
              </w:rPr>
            </w:pPr>
            <w:r w:rsidRPr="006B6063">
              <w:rPr>
                <w:szCs w:val="20"/>
              </w:rPr>
              <w:t>string</w:t>
            </w:r>
          </w:p>
        </w:tc>
        <w:tc>
          <w:tcPr>
            <w:tcW w:w="4111" w:type="dxa"/>
          </w:tcPr>
          <w:p w14:paraId="58A1491D" w14:textId="2A1DE95F" w:rsidR="001D061B" w:rsidRPr="006B6063" w:rsidRDefault="001D061B" w:rsidP="008E0B87">
            <w:pPr>
              <w:spacing w:line="226" w:lineRule="exact"/>
              <w:ind w:left="102"/>
              <w:rPr>
                <w:spacing w:val="-1"/>
                <w:szCs w:val="20"/>
              </w:rPr>
            </w:pPr>
            <w:r w:rsidRPr="006B6063">
              <w:rPr>
                <w:spacing w:val="-1"/>
                <w:szCs w:val="20"/>
              </w:rPr>
              <w:t>Kodsystem för befattningskod. Om codeSystem anges skall också code samt displayName anges.</w:t>
            </w:r>
          </w:p>
        </w:tc>
        <w:tc>
          <w:tcPr>
            <w:tcW w:w="1418" w:type="dxa"/>
          </w:tcPr>
          <w:p w14:paraId="3E7EBB7F" w14:textId="588E98BC"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D214C58" w14:textId="77777777" w:rsidTr="00514BAB">
        <w:tc>
          <w:tcPr>
            <w:tcW w:w="2660" w:type="dxa"/>
          </w:tcPr>
          <w:p w14:paraId="21FB2A71" w14:textId="517A7434"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/../../../../codeSystemName</w:t>
            </w:r>
          </w:p>
        </w:tc>
        <w:tc>
          <w:tcPr>
            <w:tcW w:w="1417" w:type="dxa"/>
          </w:tcPr>
          <w:p w14:paraId="3B97FCF4" w14:textId="61C8DD7C" w:rsidR="001D061B" w:rsidRPr="006B6063" w:rsidRDefault="001D061B" w:rsidP="008A6494">
            <w:pPr>
              <w:spacing w:line="229" w:lineRule="exact"/>
              <w:ind w:left="102"/>
              <w:rPr>
                <w:szCs w:val="20"/>
              </w:rPr>
            </w:pPr>
            <w:r w:rsidRPr="006B6063">
              <w:rPr>
                <w:szCs w:val="20"/>
              </w:rPr>
              <w:t>string</w:t>
            </w:r>
          </w:p>
        </w:tc>
        <w:tc>
          <w:tcPr>
            <w:tcW w:w="4111" w:type="dxa"/>
          </w:tcPr>
          <w:p w14:paraId="50CFF68E" w14:textId="71E5BBC8" w:rsidR="001D061B" w:rsidRPr="006B6063" w:rsidRDefault="001D061B" w:rsidP="008E0B87">
            <w:pPr>
              <w:spacing w:line="226" w:lineRule="exact"/>
              <w:ind w:left="102"/>
              <w:rPr>
                <w:spacing w:val="-1"/>
                <w:szCs w:val="20"/>
              </w:rPr>
            </w:pPr>
            <w:r w:rsidRPr="006B6063">
              <w:rPr>
                <w:spacing w:val="-1"/>
                <w:szCs w:val="20"/>
              </w:rPr>
              <w:t>Namn på kodsystem för befattningskod.</w:t>
            </w:r>
          </w:p>
        </w:tc>
        <w:tc>
          <w:tcPr>
            <w:tcW w:w="1418" w:type="dxa"/>
          </w:tcPr>
          <w:p w14:paraId="55327E3A" w14:textId="1561CA6A"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8E4E3A4" w14:textId="77777777" w:rsidTr="00514BAB">
        <w:tc>
          <w:tcPr>
            <w:tcW w:w="2660" w:type="dxa"/>
          </w:tcPr>
          <w:p w14:paraId="6B12242E" w14:textId="1FFDCE17"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/../../../../codeSystemVersion</w:t>
            </w:r>
          </w:p>
        </w:tc>
        <w:tc>
          <w:tcPr>
            <w:tcW w:w="1417" w:type="dxa"/>
          </w:tcPr>
          <w:p w14:paraId="3202F5D8" w14:textId="66D81514" w:rsidR="001D061B" w:rsidRPr="006B6063" w:rsidRDefault="001D061B" w:rsidP="008A6494">
            <w:pPr>
              <w:spacing w:line="229" w:lineRule="exact"/>
              <w:ind w:left="102"/>
              <w:rPr>
                <w:szCs w:val="20"/>
              </w:rPr>
            </w:pPr>
            <w:r w:rsidRPr="006B6063">
              <w:rPr>
                <w:szCs w:val="20"/>
              </w:rPr>
              <w:t>string</w:t>
            </w:r>
          </w:p>
        </w:tc>
        <w:tc>
          <w:tcPr>
            <w:tcW w:w="4111" w:type="dxa"/>
          </w:tcPr>
          <w:p w14:paraId="369E2022" w14:textId="0AADA079" w:rsidR="001D061B" w:rsidRPr="006B6063" w:rsidRDefault="001D061B" w:rsidP="008E0B87">
            <w:pPr>
              <w:spacing w:line="226" w:lineRule="exact"/>
              <w:ind w:left="102"/>
              <w:rPr>
                <w:spacing w:val="-1"/>
                <w:szCs w:val="20"/>
              </w:rPr>
            </w:pPr>
            <w:r w:rsidRPr="006B6063">
              <w:rPr>
                <w:spacing w:val="-1"/>
                <w:szCs w:val="20"/>
              </w:rPr>
              <w:t>Version på kodsystem för befattningskod.</w:t>
            </w:r>
          </w:p>
        </w:tc>
        <w:tc>
          <w:tcPr>
            <w:tcW w:w="1418" w:type="dxa"/>
          </w:tcPr>
          <w:p w14:paraId="6B4388D2" w14:textId="41F1ED44"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C6C0435" w14:textId="77777777" w:rsidTr="00514BAB">
        <w:tc>
          <w:tcPr>
            <w:tcW w:w="2660" w:type="dxa"/>
          </w:tcPr>
          <w:p w14:paraId="478133F7" w14:textId="76EA2C82"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/../../../../displayName</w:t>
            </w:r>
          </w:p>
        </w:tc>
        <w:tc>
          <w:tcPr>
            <w:tcW w:w="1417" w:type="dxa"/>
          </w:tcPr>
          <w:p w14:paraId="42B35F40" w14:textId="10BA6D77" w:rsidR="001D061B" w:rsidRPr="006B6063" w:rsidRDefault="001D061B" w:rsidP="008A6494">
            <w:pPr>
              <w:spacing w:line="229" w:lineRule="exact"/>
              <w:ind w:left="102"/>
              <w:rPr>
                <w:szCs w:val="20"/>
              </w:rPr>
            </w:pPr>
            <w:r w:rsidRPr="006B6063">
              <w:rPr>
                <w:szCs w:val="20"/>
              </w:rPr>
              <w:t>string</w:t>
            </w:r>
          </w:p>
        </w:tc>
        <w:tc>
          <w:tcPr>
            <w:tcW w:w="4111" w:type="dxa"/>
          </w:tcPr>
          <w:p w14:paraId="7659EFE4" w14:textId="5B0639FB" w:rsidR="001D061B" w:rsidRPr="006B6063" w:rsidRDefault="001D061B" w:rsidP="008E0B87">
            <w:pPr>
              <w:spacing w:line="226" w:lineRule="exact"/>
              <w:ind w:left="102"/>
              <w:rPr>
                <w:spacing w:val="-1"/>
                <w:szCs w:val="20"/>
              </w:rPr>
            </w:pPr>
            <w:r w:rsidRPr="006B6063">
              <w:rPr>
                <w:spacing w:val="-1"/>
                <w:szCs w:val="20"/>
              </w:rPr>
              <w:t>Befattningskoden i klartext. Om separat displayName inte finns i producerande system skall samma värde som i code anges.</w:t>
            </w:r>
          </w:p>
        </w:tc>
        <w:tc>
          <w:tcPr>
            <w:tcW w:w="1418" w:type="dxa"/>
          </w:tcPr>
          <w:p w14:paraId="7354EF44" w14:textId="18EB4487"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79A9312" w14:textId="77777777" w:rsidTr="00514BAB">
        <w:tc>
          <w:tcPr>
            <w:tcW w:w="2660" w:type="dxa"/>
          </w:tcPr>
          <w:p w14:paraId="101B94F8" w14:textId="5008BC4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/../../../../originalText</w:t>
            </w:r>
          </w:p>
        </w:tc>
        <w:tc>
          <w:tcPr>
            <w:tcW w:w="1417" w:type="dxa"/>
          </w:tcPr>
          <w:p w14:paraId="0D2EA758" w14:textId="7A2CE0F6" w:rsidR="001D061B" w:rsidRPr="006B6063" w:rsidRDefault="001D061B" w:rsidP="008A6494">
            <w:pPr>
              <w:spacing w:line="229" w:lineRule="exact"/>
              <w:ind w:left="102"/>
              <w:rPr>
                <w:szCs w:val="20"/>
              </w:rPr>
            </w:pPr>
            <w:r w:rsidRPr="006B6063">
              <w:rPr>
                <w:szCs w:val="20"/>
              </w:rPr>
              <w:t>string</w:t>
            </w:r>
          </w:p>
        </w:tc>
        <w:tc>
          <w:tcPr>
            <w:tcW w:w="4111" w:type="dxa"/>
          </w:tcPr>
          <w:p w14:paraId="51D685C1" w14:textId="26BF3B66" w:rsidR="001D061B" w:rsidRPr="006B6063" w:rsidRDefault="001D061B" w:rsidP="008E0B87">
            <w:pPr>
              <w:spacing w:line="226" w:lineRule="exact"/>
              <w:ind w:left="102"/>
              <w:rPr>
                <w:spacing w:val="-1"/>
                <w:szCs w:val="20"/>
              </w:rPr>
            </w:pPr>
            <w:r w:rsidRPr="006B6063">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2B445E7" w14:textId="77777777" w:rsidTr="00514BAB">
        <w:tc>
          <w:tcPr>
            <w:tcW w:w="2660" w:type="dxa"/>
          </w:tcPr>
          <w:p w14:paraId="4AD36CD6" w14:textId="28EA5A0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/../../../healthcareProfessionalOrgUnit</w:t>
            </w:r>
          </w:p>
        </w:tc>
        <w:tc>
          <w:tcPr>
            <w:tcW w:w="1417" w:type="dxa"/>
          </w:tcPr>
          <w:p w14:paraId="2C033213" w14:textId="418B9CD9" w:rsidR="001D061B" w:rsidRPr="006B6063" w:rsidRDefault="001D061B" w:rsidP="008A6494">
            <w:pPr>
              <w:spacing w:line="229" w:lineRule="exact"/>
              <w:ind w:left="102"/>
              <w:rPr>
                <w:szCs w:val="20"/>
              </w:rPr>
            </w:pPr>
            <w:r w:rsidRPr="006B6063">
              <w:rPr>
                <w:szCs w:val="20"/>
              </w:rPr>
              <w:t>OrgUnitType</w:t>
            </w:r>
          </w:p>
        </w:tc>
        <w:tc>
          <w:tcPr>
            <w:tcW w:w="4111" w:type="dxa"/>
          </w:tcPr>
          <w:p w14:paraId="11A4BEB3" w14:textId="240D0B6C" w:rsidR="001D061B" w:rsidRPr="006B6063" w:rsidRDefault="001D061B" w:rsidP="008E0B87">
            <w:pPr>
              <w:spacing w:line="226" w:lineRule="exact"/>
              <w:ind w:left="102"/>
              <w:rPr>
                <w:spacing w:val="-1"/>
                <w:szCs w:val="20"/>
              </w:rPr>
            </w:pPr>
            <w:r w:rsidRPr="006B6063">
              <w:rPr>
                <w:spacing w:val="-1"/>
                <w:szCs w:val="20"/>
              </w:rPr>
              <w:t>Den organisation som angiven vård- och omsorgsperson är uppdragstagare på. Om tillgängligt skall detta anges.</w:t>
            </w:r>
          </w:p>
        </w:tc>
        <w:tc>
          <w:tcPr>
            <w:tcW w:w="1418" w:type="dxa"/>
          </w:tcPr>
          <w:p w14:paraId="78348A8D" w14:textId="237BF8DD"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593F6972" w14:textId="77777777" w:rsidTr="00514BAB">
        <w:tc>
          <w:tcPr>
            <w:tcW w:w="2660" w:type="dxa"/>
          </w:tcPr>
          <w:p w14:paraId="33F05497" w14:textId="70BD0F61"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/../../../../orgUnitHSAId</w:t>
            </w:r>
          </w:p>
        </w:tc>
        <w:tc>
          <w:tcPr>
            <w:tcW w:w="1417" w:type="dxa"/>
          </w:tcPr>
          <w:p w14:paraId="25E9E2C0" w14:textId="2003FBB2" w:rsidR="001D061B" w:rsidRPr="006B6063" w:rsidRDefault="001D061B" w:rsidP="008A6494">
            <w:pPr>
              <w:spacing w:line="229" w:lineRule="exact"/>
              <w:ind w:left="102"/>
              <w:rPr>
                <w:szCs w:val="20"/>
              </w:rPr>
            </w:pPr>
            <w:r w:rsidRPr="006B6063">
              <w:rPr>
                <w:szCs w:val="20"/>
              </w:rPr>
              <w:t>HSAIdType</w:t>
            </w:r>
          </w:p>
        </w:tc>
        <w:tc>
          <w:tcPr>
            <w:tcW w:w="4111" w:type="dxa"/>
          </w:tcPr>
          <w:p w14:paraId="18AC9494" w14:textId="53DB8E17" w:rsidR="001D061B" w:rsidRPr="006B6063" w:rsidRDefault="001D061B" w:rsidP="008E0B87">
            <w:pPr>
              <w:spacing w:line="226" w:lineRule="exact"/>
              <w:ind w:left="102"/>
              <w:rPr>
                <w:spacing w:val="-1"/>
                <w:szCs w:val="20"/>
              </w:rPr>
            </w:pPr>
            <w:r w:rsidRPr="006B6063">
              <w:rPr>
                <w:spacing w:val="-1"/>
                <w:szCs w:val="20"/>
              </w:rPr>
              <w:t>HSA-id för organisationsenhet. Om tillgängligt skall detta anges.</w:t>
            </w:r>
          </w:p>
        </w:tc>
        <w:tc>
          <w:tcPr>
            <w:tcW w:w="1418" w:type="dxa"/>
          </w:tcPr>
          <w:p w14:paraId="2FCCA76A" w14:textId="28E6EB90"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787916D" w14:textId="77777777" w:rsidTr="00514BAB">
        <w:tc>
          <w:tcPr>
            <w:tcW w:w="2660" w:type="dxa"/>
          </w:tcPr>
          <w:p w14:paraId="1325A079" w14:textId="76E2BD43"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/../../../../orgUnitname</w:t>
            </w:r>
          </w:p>
        </w:tc>
        <w:tc>
          <w:tcPr>
            <w:tcW w:w="1417" w:type="dxa"/>
          </w:tcPr>
          <w:p w14:paraId="2589FC54" w14:textId="7383BC28" w:rsidR="001D061B" w:rsidRPr="006B6063" w:rsidRDefault="001D061B" w:rsidP="008A6494">
            <w:pPr>
              <w:spacing w:line="229" w:lineRule="exact"/>
              <w:ind w:left="102"/>
              <w:rPr>
                <w:szCs w:val="20"/>
              </w:rPr>
            </w:pPr>
            <w:r w:rsidRPr="006B6063">
              <w:rPr>
                <w:szCs w:val="20"/>
              </w:rPr>
              <w:t>string</w:t>
            </w:r>
          </w:p>
        </w:tc>
        <w:tc>
          <w:tcPr>
            <w:tcW w:w="4111" w:type="dxa"/>
          </w:tcPr>
          <w:p w14:paraId="39A1E919" w14:textId="1FD63E73" w:rsidR="001D061B" w:rsidRPr="006B6063" w:rsidRDefault="001D061B" w:rsidP="008E0B87">
            <w:pPr>
              <w:spacing w:line="226" w:lineRule="exact"/>
              <w:ind w:left="102"/>
              <w:rPr>
                <w:spacing w:val="-1"/>
                <w:szCs w:val="20"/>
              </w:rPr>
            </w:pPr>
            <w:r w:rsidRPr="006B6063">
              <w:rPr>
                <w:spacing w:val="-1"/>
                <w:szCs w:val="20"/>
              </w:rPr>
              <w:t>Namn på organisationsenhet. Om tillgängligt skall detta anges.</w:t>
            </w:r>
          </w:p>
        </w:tc>
        <w:tc>
          <w:tcPr>
            <w:tcW w:w="1418" w:type="dxa"/>
          </w:tcPr>
          <w:p w14:paraId="137841F8" w14:textId="79267540"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3BCF5EA1" w14:textId="77777777" w:rsidTr="00514BAB">
        <w:tc>
          <w:tcPr>
            <w:tcW w:w="2660" w:type="dxa"/>
          </w:tcPr>
          <w:p w14:paraId="7DD8DEA8" w14:textId="1D6E2400"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/../../../../orgUnitTelecom</w:t>
            </w:r>
          </w:p>
        </w:tc>
        <w:tc>
          <w:tcPr>
            <w:tcW w:w="1417" w:type="dxa"/>
          </w:tcPr>
          <w:p w14:paraId="03E2DA35" w14:textId="2567E1DA" w:rsidR="001D061B" w:rsidRPr="006B6063" w:rsidRDefault="001D061B" w:rsidP="008A6494">
            <w:pPr>
              <w:spacing w:line="229" w:lineRule="exact"/>
              <w:ind w:left="102"/>
              <w:rPr>
                <w:szCs w:val="20"/>
              </w:rPr>
            </w:pPr>
            <w:r w:rsidRPr="006B6063">
              <w:rPr>
                <w:szCs w:val="20"/>
              </w:rPr>
              <w:t>string</w:t>
            </w:r>
          </w:p>
        </w:tc>
        <w:tc>
          <w:tcPr>
            <w:tcW w:w="4111" w:type="dxa"/>
          </w:tcPr>
          <w:p w14:paraId="30D9CA71" w14:textId="1D503779" w:rsidR="001D061B" w:rsidRPr="006B6063" w:rsidRDefault="001D061B" w:rsidP="008E0B87">
            <w:pPr>
              <w:spacing w:line="226" w:lineRule="exact"/>
              <w:ind w:left="102"/>
              <w:rPr>
                <w:spacing w:val="-1"/>
                <w:szCs w:val="20"/>
              </w:rPr>
            </w:pPr>
            <w:r w:rsidRPr="006B6063">
              <w:rPr>
                <w:spacing w:val="-1"/>
                <w:szCs w:val="20"/>
              </w:rPr>
              <w:t>Telefon till organisationsenhet</w:t>
            </w:r>
          </w:p>
        </w:tc>
        <w:tc>
          <w:tcPr>
            <w:tcW w:w="1418" w:type="dxa"/>
          </w:tcPr>
          <w:p w14:paraId="2E382AD1" w14:textId="296CD72E"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0C934F8E" w14:textId="77777777" w:rsidTr="00514BAB">
        <w:tc>
          <w:tcPr>
            <w:tcW w:w="2660" w:type="dxa"/>
          </w:tcPr>
          <w:p w14:paraId="6E8FF558" w14:textId="0A5FC01F"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/../../../../orgUnitEmail</w:t>
            </w:r>
          </w:p>
        </w:tc>
        <w:tc>
          <w:tcPr>
            <w:tcW w:w="1417" w:type="dxa"/>
          </w:tcPr>
          <w:p w14:paraId="23C420FD" w14:textId="165A2E52" w:rsidR="001D061B" w:rsidRPr="006B6063" w:rsidRDefault="001D061B" w:rsidP="008A6494">
            <w:pPr>
              <w:spacing w:line="229" w:lineRule="exact"/>
              <w:ind w:left="102"/>
              <w:rPr>
                <w:szCs w:val="20"/>
              </w:rPr>
            </w:pPr>
            <w:r w:rsidRPr="006B6063">
              <w:rPr>
                <w:szCs w:val="20"/>
              </w:rPr>
              <w:t>string</w:t>
            </w:r>
          </w:p>
        </w:tc>
        <w:tc>
          <w:tcPr>
            <w:tcW w:w="4111" w:type="dxa"/>
          </w:tcPr>
          <w:p w14:paraId="363252AB" w14:textId="1CAFB717" w:rsidR="001D061B" w:rsidRPr="006B6063" w:rsidRDefault="001D061B" w:rsidP="008E0B87">
            <w:pPr>
              <w:spacing w:line="226" w:lineRule="exact"/>
              <w:ind w:left="102"/>
              <w:rPr>
                <w:spacing w:val="-1"/>
                <w:szCs w:val="20"/>
              </w:rPr>
            </w:pPr>
            <w:r w:rsidRPr="006B6063">
              <w:rPr>
                <w:spacing w:val="-1"/>
                <w:szCs w:val="20"/>
              </w:rPr>
              <w:t>Epost till organisationsenhet.</w:t>
            </w:r>
          </w:p>
        </w:tc>
        <w:tc>
          <w:tcPr>
            <w:tcW w:w="1418" w:type="dxa"/>
          </w:tcPr>
          <w:p w14:paraId="439A2BE9" w14:textId="1C0FA2C8"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4D65409D" w14:textId="77777777" w:rsidTr="00514BAB">
        <w:tc>
          <w:tcPr>
            <w:tcW w:w="2660" w:type="dxa"/>
          </w:tcPr>
          <w:p w14:paraId="121911D7" w14:textId="406C95A3"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/../../../../orgUnitAddress</w:t>
            </w:r>
          </w:p>
        </w:tc>
        <w:tc>
          <w:tcPr>
            <w:tcW w:w="1417" w:type="dxa"/>
          </w:tcPr>
          <w:p w14:paraId="66CE3101" w14:textId="20B55673" w:rsidR="001D061B" w:rsidRPr="006B6063" w:rsidRDefault="001D061B" w:rsidP="008A6494">
            <w:pPr>
              <w:spacing w:line="229" w:lineRule="exact"/>
              <w:ind w:left="102"/>
              <w:rPr>
                <w:szCs w:val="20"/>
              </w:rPr>
            </w:pPr>
            <w:r w:rsidRPr="006B6063">
              <w:rPr>
                <w:szCs w:val="20"/>
              </w:rPr>
              <w:t>string</w:t>
            </w:r>
          </w:p>
        </w:tc>
        <w:tc>
          <w:tcPr>
            <w:tcW w:w="4111" w:type="dxa"/>
          </w:tcPr>
          <w:p w14:paraId="67C23126" w14:textId="77777777" w:rsidR="001D061B" w:rsidRPr="006B6063" w:rsidRDefault="001D061B" w:rsidP="008E0B87">
            <w:pPr>
              <w:spacing w:line="226" w:lineRule="exact"/>
              <w:ind w:left="102"/>
              <w:rPr>
                <w:spacing w:val="-1"/>
                <w:szCs w:val="20"/>
              </w:rPr>
            </w:pPr>
            <w:r w:rsidRPr="006B6063">
              <w:rPr>
                <w:spacing w:val="-1"/>
                <w:szCs w:val="20"/>
              </w:rPr>
              <w:t>Postadress till organisationsenhet. Skrivs på ett så naturligt sätt som möjligt, exempelvis:</w:t>
            </w:r>
          </w:p>
          <w:p w14:paraId="1FE46190" w14:textId="77777777" w:rsidR="001D061B" w:rsidRPr="006B6063" w:rsidRDefault="001D061B" w:rsidP="008E0B87">
            <w:pPr>
              <w:spacing w:line="226" w:lineRule="exact"/>
              <w:ind w:left="102"/>
              <w:rPr>
                <w:spacing w:val="-1"/>
                <w:szCs w:val="20"/>
              </w:rPr>
            </w:pPr>
            <w:r w:rsidRPr="006B6063">
              <w:rPr>
                <w:spacing w:val="-1"/>
                <w:szCs w:val="20"/>
              </w:rPr>
              <w:t>”Storgatan 12</w:t>
            </w:r>
          </w:p>
          <w:p w14:paraId="0F3AF3A5" w14:textId="177F943A" w:rsidR="001D061B" w:rsidRPr="006B6063" w:rsidRDefault="001D061B" w:rsidP="008E0B87">
            <w:pPr>
              <w:spacing w:line="226" w:lineRule="exact"/>
              <w:ind w:left="102"/>
              <w:rPr>
                <w:spacing w:val="-1"/>
                <w:szCs w:val="20"/>
              </w:rPr>
            </w:pPr>
            <w:r w:rsidRPr="006B6063">
              <w:rPr>
                <w:spacing w:val="-1"/>
                <w:szCs w:val="20"/>
              </w:rPr>
              <w:t>468 91 Lilleby”</w:t>
            </w:r>
          </w:p>
        </w:tc>
        <w:tc>
          <w:tcPr>
            <w:tcW w:w="1418" w:type="dxa"/>
          </w:tcPr>
          <w:p w14:paraId="63A1B337" w14:textId="1466306B"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1CA461DD" w14:textId="77777777" w:rsidTr="00514BAB">
        <w:tc>
          <w:tcPr>
            <w:tcW w:w="2660" w:type="dxa"/>
          </w:tcPr>
          <w:p w14:paraId="12D29FAA" w14:textId="694B120E"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/../../../../orgUnitLocation</w:t>
            </w:r>
          </w:p>
        </w:tc>
        <w:tc>
          <w:tcPr>
            <w:tcW w:w="1417" w:type="dxa"/>
          </w:tcPr>
          <w:p w14:paraId="3543F807" w14:textId="00009AD3" w:rsidR="001D061B" w:rsidRPr="006B6063" w:rsidRDefault="001D061B" w:rsidP="008A6494">
            <w:pPr>
              <w:spacing w:line="229" w:lineRule="exact"/>
              <w:ind w:left="102"/>
              <w:rPr>
                <w:szCs w:val="20"/>
              </w:rPr>
            </w:pPr>
            <w:r w:rsidRPr="006B6063">
              <w:rPr>
                <w:szCs w:val="20"/>
              </w:rPr>
              <w:t>string</w:t>
            </w:r>
          </w:p>
        </w:tc>
        <w:tc>
          <w:tcPr>
            <w:tcW w:w="4111" w:type="dxa"/>
          </w:tcPr>
          <w:p w14:paraId="0B8EF206" w14:textId="32404E2B" w:rsidR="001D061B" w:rsidRPr="006B6063" w:rsidRDefault="001D061B" w:rsidP="008E0B87">
            <w:pPr>
              <w:spacing w:line="226" w:lineRule="exact"/>
              <w:ind w:left="102"/>
              <w:rPr>
                <w:spacing w:val="-1"/>
                <w:szCs w:val="20"/>
              </w:rPr>
            </w:pPr>
            <w:r w:rsidRPr="006B6063">
              <w:rPr>
                <w:spacing w:val="-1"/>
                <w:szCs w:val="20"/>
              </w:rPr>
              <w:t>Text som anger namnet pa</w:t>
            </w:r>
            <w:r w:rsidRPr="006B6063">
              <w:rPr>
                <w:rFonts w:ascii="Times New Roman" w:hAnsi="Times New Roman"/>
                <w:spacing w:val="-1"/>
                <w:szCs w:val="20"/>
              </w:rPr>
              <w:t>̊</w:t>
            </w:r>
            <w:r w:rsidRPr="006B6063">
              <w:rPr>
                <w:spacing w:val="-1"/>
                <w:szCs w:val="20"/>
              </w:rPr>
              <w:t xml:space="preserve"> plats eller ort fo</w:t>
            </w:r>
            <w:r w:rsidRPr="006B6063">
              <w:rPr>
                <w:rFonts w:cs="Georgia"/>
                <w:spacing w:val="-1"/>
                <w:szCs w:val="20"/>
              </w:rPr>
              <w:t>̈</w:t>
            </w:r>
            <w:r w:rsidRPr="006B6063">
              <w:rPr>
                <w:spacing w:val="-1"/>
                <w:szCs w:val="20"/>
              </w:rPr>
              <w:t>r organisationens fysiska placering</w:t>
            </w:r>
          </w:p>
        </w:tc>
        <w:tc>
          <w:tcPr>
            <w:tcW w:w="1418" w:type="dxa"/>
          </w:tcPr>
          <w:p w14:paraId="05E77C9E" w14:textId="6803A654"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1D061B" w:rsidRPr="006B6063" w14:paraId="4A781436" w14:textId="77777777" w:rsidTr="00514BAB">
        <w:tc>
          <w:tcPr>
            <w:tcW w:w="2660" w:type="dxa"/>
          </w:tcPr>
          <w:p w14:paraId="09A093B7" w14:textId="7BAC311B" w:rsidR="001D061B" w:rsidRPr="006B6063" w:rsidRDefault="001D061B" w:rsidP="008A6494">
            <w:pPr>
              <w:spacing w:line="229" w:lineRule="exact"/>
              <w:ind w:left="102"/>
              <w:rPr>
                <w:szCs w:val="20"/>
              </w:rPr>
            </w:pPr>
            <w:proofErr w:type="gramStart"/>
            <w:r w:rsidRPr="006B6063">
              <w:rPr>
                <w:szCs w:val="20"/>
              </w:rPr>
              <w:t>..</w:t>
            </w:r>
            <w:proofErr w:type="gramEnd"/>
            <w:r w:rsidRPr="006B6063">
              <w:rPr>
                <w:szCs w:val="20"/>
              </w:rPr>
              <w:t>/../../careContactId</w:t>
            </w:r>
          </w:p>
        </w:tc>
        <w:tc>
          <w:tcPr>
            <w:tcW w:w="1417" w:type="dxa"/>
          </w:tcPr>
          <w:p w14:paraId="17E4E2AE" w14:textId="77777777" w:rsidR="001D061B" w:rsidRPr="006B6063" w:rsidRDefault="001D061B" w:rsidP="008A6494">
            <w:pPr>
              <w:spacing w:line="229" w:lineRule="exact"/>
              <w:ind w:left="102"/>
              <w:rPr>
                <w:szCs w:val="20"/>
              </w:rPr>
            </w:pPr>
            <w:r w:rsidRPr="006B6063">
              <w:rPr>
                <w:szCs w:val="20"/>
              </w:rPr>
              <w:t>string</w:t>
            </w:r>
          </w:p>
          <w:p w14:paraId="704F97E3" w14:textId="77777777" w:rsidR="001D061B" w:rsidRPr="006B6063" w:rsidRDefault="001D061B" w:rsidP="008A6494">
            <w:pPr>
              <w:spacing w:line="229" w:lineRule="exact"/>
              <w:ind w:left="102"/>
              <w:rPr>
                <w:szCs w:val="20"/>
              </w:rPr>
            </w:pPr>
          </w:p>
        </w:tc>
        <w:tc>
          <w:tcPr>
            <w:tcW w:w="4111" w:type="dxa"/>
          </w:tcPr>
          <w:p w14:paraId="42D8E914" w14:textId="77777777" w:rsidR="001D061B" w:rsidRPr="006B6063" w:rsidRDefault="001D061B" w:rsidP="008E0B87">
            <w:pPr>
              <w:spacing w:line="226" w:lineRule="exact"/>
              <w:ind w:left="102"/>
              <w:rPr>
                <w:rFonts w:cs="Arial"/>
                <w:szCs w:val="20"/>
              </w:rPr>
            </w:pPr>
            <w:r w:rsidRPr="006B6063">
              <w:rPr>
                <w:spacing w:val="-1"/>
                <w:szCs w:val="20"/>
              </w:rPr>
              <w:t>Identitet för den vård- och omsorgskontakt som föranlett den information som omfattas av dokumentet. Identiteten är unik inom</w:t>
            </w:r>
            <w:r w:rsidRPr="006B6063">
              <w:rPr>
                <w:rFonts w:cs="Arial"/>
                <w:szCs w:val="20"/>
              </w:rPr>
              <w:t xml:space="preserve"> </w:t>
            </w:r>
            <w:r w:rsidRPr="006B6063">
              <w:rPr>
                <w:spacing w:val="-1"/>
                <w:szCs w:val="20"/>
              </w:rPr>
              <w:t>källsystemet. Detta ID kan användas för att genom tjänstekontaktet GetCareContacts (annan tjänstedomän) hämta kompletterandekontaktinformation.</w:t>
            </w:r>
          </w:p>
          <w:p w14:paraId="3882D973" w14:textId="77777777" w:rsidR="001D061B" w:rsidRPr="006B6063" w:rsidRDefault="001D061B" w:rsidP="008E0B87">
            <w:pPr>
              <w:spacing w:line="226" w:lineRule="exact"/>
              <w:ind w:left="102"/>
              <w:rPr>
                <w:spacing w:val="-1"/>
                <w:szCs w:val="20"/>
              </w:rPr>
            </w:pPr>
          </w:p>
        </w:tc>
        <w:tc>
          <w:tcPr>
            <w:tcW w:w="1418" w:type="dxa"/>
          </w:tcPr>
          <w:p w14:paraId="0EDCDF88" w14:textId="16728321" w:rsidR="001D061B" w:rsidRPr="006B6063" w:rsidRDefault="001D061B"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8E0B87" w:rsidRPr="006B6063" w14:paraId="318783B5" w14:textId="77777777" w:rsidTr="00514BAB">
        <w:tc>
          <w:tcPr>
            <w:tcW w:w="2660" w:type="dxa"/>
          </w:tcPr>
          <w:p w14:paraId="55FFBD23" w14:textId="2F3B2DE3" w:rsidR="008E0B87" w:rsidRPr="006B6063" w:rsidRDefault="008E0B87" w:rsidP="008A6494">
            <w:pPr>
              <w:spacing w:line="229" w:lineRule="exact"/>
              <w:ind w:left="102"/>
              <w:rPr>
                <w:szCs w:val="20"/>
              </w:rPr>
            </w:pPr>
            <w:r w:rsidRPr="006B6063">
              <w:rPr>
                <w:rFonts w:cs="Arial"/>
                <w:szCs w:val="20"/>
              </w:rPr>
              <w:t>result</w:t>
            </w:r>
          </w:p>
        </w:tc>
        <w:tc>
          <w:tcPr>
            <w:tcW w:w="1417" w:type="dxa"/>
          </w:tcPr>
          <w:p w14:paraId="4F07D363" w14:textId="0C5C313D" w:rsidR="008E0B87" w:rsidRPr="006B6063" w:rsidRDefault="008E0B87" w:rsidP="008A6494">
            <w:pPr>
              <w:spacing w:line="229" w:lineRule="exact"/>
              <w:ind w:left="102"/>
              <w:rPr>
                <w:szCs w:val="20"/>
              </w:rPr>
            </w:pPr>
            <w:r w:rsidRPr="006B6063">
              <w:rPr>
                <w:spacing w:val="-1"/>
                <w:szCs w:val="20"/>
              </w:rPr>
              <w:t>ResultType</w:t>
            </w:r>
          </w:p>
        </w:tc>
        <w:tc>
          <w:tcPr>
            <w:tcW w:w="4111" w:type="dxa"/>
          </w:tcPr>
          <w:p w14:paraId="7A45577A" w14:textId="47D9A77C" w:rsidR="008E0B87" w:rsidRPr="006B6063" w:rsidRDefault="008E0B87" w:rsidP="008E0B87">
            <w:pPr>
              <w:spacing w:line="226" w:lineRule="exact"/>
              <w:ind w:left="102"/>
              <w:rPr>
                <w:spacing w:val="-1"/>
                <w:szCs w:val="20"/>
              </w:rPr>
            </w:pPr>
            <w:r w:rsidRPr="006B6063">
              <w:rPr>
                <w:szCs w:val="20"/>
              </w:rPr>
              <w:t xml:space="preserve">Innehåller information om begäran gick bra eller </w:t>
            </w:r>
            <w:proofErr w:type="gramStart"/>
            <w:r w:rsidRPr="006B6063">
              <w:rPr>
                <w:szCs w:val="20"/>
              </w:rPr>
              <w:t>ej</w:t>
            </w:r>
            <w:proofErr w:type="gramEnd"/>
            <w:r w:rsidRPr="006B6063">
              <w:rPr>
                <w:szCs w:val="20"/>
              </w:rPr>
              <w:t>.</w:t>
            </w:r>
          </w:p>
        </w:tc>
        <w:tc>
          <w:tcPr>
            <w:tcW w:w="1418" w:type="dxa"/>
          </w:tcPr>
          <w:p w14:paraId="5139CD58" w14:textId="03FB0DFA" w:rsidR="008E0B87" w:rsidRPr="006B6063" w:rsidRDefault="008E0B87"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8E0B87" w:rsidRPr="006B6063" w14:paraId="185D3585" w14:textId="77777777" w:rsidTr="00514BAB">
        <w:tc>
          <w:tcPr>
            <w:tcW w:w="2660" w:type="dxa"/>
          </w:tcPr>
          <w:p w14:paraId="36D48F52" w14:textId="5153DFB3" w:rsidR="008E0B87" w:rsidRPr="006B6063" w:rsidRDefault="008E0B87" w:rsidP="008A6494">
            <w:pPr>
              <w:spacing w:line="229" w:lineRule="exact"/>
              <w:ind w:left="102"/>
              <w:rPr>
                <w:szCs w:val="20"/>
              </w:rPr>
            </w:pPr>
            <w:proofErr w:type="gramStart"/>
            <w:r w:rsidRPr="006B6063">
              <w:rPr>
                <w:rFonts w:cs="Arial"/>
                <w:szCs w:val="20"/>
              </w:rPr>
              <w:t>..</w:t>
            </w:r>
            <w:proofErr w:type="gramEnd"/>
            <w:r w:rsidRPr="006B6063">
              <w:rPr>
                <w:rFonts w:cs="Arial"/>
                <w:szCs w:val="20"/>
              </w:rPr>
              <w:t>/resultCode</w:t>
            </w:r>
          </w:p>
        </w:tc>
        <w:tc>
          <w:tcPr>
            <w:tcW w:w="1417" w:type="dxa"/>
          </w:tcPr>
          <w:p w14:paraId="138B0B18" w14:textId="19B9B27E" w:rsidR="008E0B87" w:rsidRPr="006B6063" w:rsidRDefault="008E0B87" w:rsidP="008A6494">
            <w:pPr>
              <w:spacing w:line="229" w:lineRule="exact"/>
              <w:ind w:left="102"/>
              <w:rPr>
                <w:szCs w:val="20"/>
              </w:rPr>
            </w:pPr>
            <w:r w:rsidRPr="006B6063">
              <w:rPr>
                <w:spacing w:val="-1"/>
                <w:szCs w:val="20"/>
              </w:rPr>
              <w:t>ResultCodeEnum</w:t>
            </w:r>
          </w:p>
        </w:tc>
        <w:tc>
          <w:tcPr>
            <w:tcW w:w="4111" w:type="dxa"/>
          </w:tcPr>
          <w:p w14:paraId="58354413" w14:textId="040144CC" w:rsidR="008E0B87" w:rsidRPr="006B6063" w:rsidRDefault="008E0B87" w:rsidP="008E0B87">
            <w:pPr>
              <w:spacing w:line="226" w:lineRule="exact"/>
              <w:ind w:left="102"/>
              <w:rPr>
                <w:spacing w:val="-1"/>
                <w:szCs w:val="20"/>
              </w:rPr>
            </w:pPr>
            <w:r w:rsidRPr="006B6063">
              <w:rPr>
                <w:szCs w:val="20"/>
              </w:rPr>
              <w:t>Kan endast vara OK, INFO eller ERROR</w:t>
            </w:r>
          </w:p>
        </w:tc>
        <w:tc>
          <w:tcPr>
            <w:tcW w:w="1418" w:type="dxa"/>
          </w:tcPr>
          <w:p w14:paraId="0E817B20" w14:textId="3FB9025A" w:rsidR="008E0B87" w:rsidRPr="006B6063" w:rsidRDefault="008E0B87"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8E0B87" w:rsidRPr="006B6063" w14:paraId="48B29AD0" w14:textId="77777777" w:rsidTr="00514BAB">
        <w:tc>
          <w:tcPr>
            <w:tcW w:w="2660" w:type="dxa"/>
          </w:tcPr>
          <w:p w14:paraId="4ADB0050" w14:textId="379C1209" w:rsidR="008E0B87" w:rsidRPr="006B6063" w:rsidRDefault="008E0B87" w:rsidP="008A6494">
            <w:pPr>
              <w:spacing w:line="229" w:lineRule="exact"/>
              <w:ind w:left="102"/>
              <w:rPr>
                <w:szCs w:val="20"/>
                <w:highlight w:val="yellow"/>
              </w:rPr>
            </w:pPr>
            <w:proofErr w:type="gramStart"/>
            <w:r w:rsidRPr="006B6063">
              <w:rPr>
                <w:rFonts w:cs="Arial"/>
                <w:szCs w:val="20"/>
                <w:highlight w:val="yellow"/>
              </w:rPr>
              <w:t>..</w:t>
            </w:r>
            <w:proofErr w:type="gramEnd"/>
            <w:r w:rsidRPr="006B6063">
              <w:rPr>
                <w:rFonts w:cs="Arial"/>
                <w:szCs w:val="20"/>
                <w:highlight w:val="yellow"/>
              </w:rPr>
              <w:t>/errorCode</w:t>
            </w:r>
          </w:p>
        </w:tc>
        <w:tc>
          <w:tcPr>
            <w:tcW w:w="1417" w:type="dxa"/>
          </w:tcPr>
          <w:p w14:paraId="4EA7E477" w14:textId="796CA6DA" w:rsidR="008E0B87" w:rsidRPr="006B6063" w:rsidRDefault="008E0B87" w:rsidP="008A6494">
            <w:pPr>
              <w:spacing w:line="229" w:lineRule="exact"/>
              <w:ind w:left="102"/>
              <w:rPr>
                <w:szCs w:val="20"/>
                <w:highlight w:val="yellow"/>
              </w:rPr>
            </w:pPr>
            <w:r w:rsidRPr="006B6063">
              <w:rPr>
                <w:spacing w:val="-1"/>
                <w:szCs w:val="20"/>
                <w:highlight w:val="yellow"/>
              </w:rPr>
              <w:t>ErrorCodeEnum</w:t>
            </w:r>
          </w:p>
        </w:tc>
        <w:tc>
          <w:tcPr>
            <w:tcW w:w="4111" w:type="dxa"/>
          </w:tcPr>
          <w:p w14:paraId="19F4762F" w14:textId="4BBB24F9" w:rsidR="008E0B87" w:rsidRPr="006B6063" w:rsidRDefault="008E0B87" w:rsidP="008E0B87">
            <w:pPr>
              <w:spacing w:line="226" w:lineRule="exact"/>
              <w:ind w:left="102"/>
              <w:rPr>
                <w:spacing w:val="-1"/>
                <w:szCs w:val="20"/>
                <w:highlight w:val="yellow"/>
              </w:rPr>
            </w:pPr>
            <w:r w:rsidRPr="006B6063">
              <w:rPr>
                <w:szCs w:val="20"/>
                <w:highlight w:val="yellow"/>
              </w:rPr>
              <w:t xml:space="preserve">Sätts endast om resultCode är ERROR, se kapitel </w:t>
            </w:r>
            <w:r w:rsidRPr="006B6063">
              <w:rPr>
                <w:szCs w:val="20"/>
                <w:highlight w:val="yellow"/>
              </w:rPr>
              <w:fldChar w:fldCharType="begin"/>
            </w:r>
            <w:r w:rsidRPr="006B6063">
              <w:rPr>
                <w:szCs w:val="20"/>
                <w:highlight w:val="yellow"/>
              </w:rPr>
              <w:instrText xml:space="preserve"> REF _Ref383164105 \r \h </w:instrText>
            </w:r>
            <w:r w:rsidR="003E5620" w:rsidRPr="006B6063">
              <w:rPr>
                <w:szCs w:val="20"/>
                <w:highlight w:val="yellow"/>
              </w:rPr>
              <w:instrText xml:space="preserve"> \* MERGEFORMAT </w:instrText>
            </w:r>
            <w:r w:rsidRPr="006B6063">
              <w:rPr>
                <w:szCs w:val="20"/>
                <w:highlight w:val="yellow"/>
              </w:rPr>
            </w:r>
            <w:r w:rsidRPr="006B6063">
              <w:rPr>
                <w:szCs w:val="20"/>
                <w:highlight w:val="yellow"/>
              </w:rPr>
              <w:fldChar w:fldCharType="separate"/>
            </w:r>
            <w:r w:rsidRPr="006B6063">
              <w:rPr>
                <w:szCs w:val="20"/>
                <w:highlight w:val="yellow"/>
              </w:rPr>
              <w:t>4.4</w:t>
            </w:r>
            <w:r w:rsidRPr="006B6063">
              <w:rPr>
                <w:szCs w:val="20"/>
                <w:highlight w:val="yellow"/>
              </w:rPr>
              <w:fldChar w:fldCharType="end"/>
            </w:r>
            <w:r w:rsidRPr="006B6063">
              <w:rPr>
                <w:szCs w:val="20"/>
                <w:highlight w:val="yellow"/>
              </w:rPr>
              <w:t xml:space="preserve"> för mer information.</w:t>
            </w:r>
          </w:p>
        </w:tc>
        <w:tc>
          <w:tcPr>
            <w:tcW w:w="1418" w:type="dxa"/>
          </w:tcPr>
          <w:p w14:paraId="5266B174" w14:textId="2805DA68" w:rsidR="008E0B87" w:rsidRPr="006B6063" w:rsidRDefault="008E0B87" w:rsidP="003A6D72">
            <w:pPr>
              <w:spacing w:line="229" w:lineRule="exact"/>
              <w:ind w:left="102"/>
              <w:jc w:val="center"/>
              <w:rPr>
                <w:szCs w:val="20"/>
              </w:rPr>
            </w:pPr>
            <w:r w:rsidRPr="006B6063">
              <w:rPr>
                <w:szCs w:val="20"/>
                <w:highlight w:val="yellow"/>
              </w:rPr>
              <w:t>0</w:t>
            </w:r>
            <w:proofErr w:type="gramStart"/>
            <w:r w:rsidRPr="006B6063">
              <w:rPr>
                <w:szCs w:val="20"/>
                <w:highlight w:val="yellow"/>
              </w:rPr>
              <w:t>..</w:t>
            </w:r>
            <w:proofErr w:type="gramEnd"/>
            <w:r w:rsidRPr="006B6063">
              <w:rPr>
                <w:szCs w:val="20"/>
                <w:highlight w:val="yellow"/>
              </w:rPr>
              <w:t>1</w:t>
            </w:r>
          </w:p>
        </w:tc>
      </w:tr>
      <w:tr w:rsidR="008E0B87" w:rsidRPr="006B6063" w14:paraId="6BE94D2E" w14:textId="77777777" w:rsidTr="00514BAB">
        <w:tc>
          <w:tcPr>
            <w:tcW w:w="2660" w:type="dxa"/>
          </w:tcPr>
          <w:p w14:paraId="06E9F814" w14:textId="0398A0CD" w:rsidR="008E0B87" w:rsidRPr="006B6063" w:rsidRDefault="008E0B87" w:rsidP="008A6494">
            <w:pPr>
              <w:spacing w:line="229" w:lineRule="exact"/>
              <w:ind w:left="102"/>
              <w:rPr>
                <w:szCs w:val="20"/>
              </w:rPr>
            </w:pPr>
            <w:proofErr w:type="gramStart"/>
            <w:r w:rsidRPr="006B6063">
              <w:rPr>
                <w:rFonts w:cs="Arial"/>
                <w:szCs w:val="20"/>
              </w:rPr>
              <w:t>..</w:t>
            </w:r>
            <w:proofErr w:type="gramEnd"/>
            <w:r w:rsidRPr="006B6063">
              <w:rPr>
                <w:rFonts w:cs="Arial"/>
                <w:szCs w:val="20"/>
              </w:rPr>
              <w:t>/subcode</w:t>
            </w:r>
          </w:p>
        </w:tc>
        <w:tc>
          <w:tcPr>
            <w:tcW w:w="1417" w:type="dxa"/>
          </w:tcPr>
          <w:p w14:paraId="58DEDAED" w14:textId="115D83DC" w:rsidR="008E0B87" w:rsidRPr="006B6063" w:rsidRDefault="008E0B87" w:rsidP="008A6494">
            <w:pPr>
              <w:spacing w:line="229" w:lineRule="exact"/>
              <w:ind w:left="102"/>
              <w:rPr>
                <w:szCs w:val="20"/>
              </w:rPr>
            </w:pPr>
            <w:r w:rsidRPr="006B6063">
              <w:rPr>
                <w:spacing w:val="-1"/>
                <w:szCs w:val="20"/>
              </w:rPr>
              <w:t>string</w:t>
            </w:r>
          </w:p>
        </w:tc>
        <w:tc>
          <w:tcPr>
            <w:tcW w:w="4111" w:type="dxa"/>
          </w:tcPr>
          <w:p w14:paraId="788190C2" w14:textId="4B9848EA" w:rsidR="008E0B87" w:rsidRPr="006B6063" w:rsidRDefault="008E0B87" w:rsidP="008E0B87">
            <w:pPr>
              <w:spacing w:line="226" w:lineRule="exact"/>
              <w:ind w:left="102"/>
              <w:rPr>
                <w:spacing w:val="-1"/>
                <w:szCs w:val="20"/>
              </w:rPr>
            </w:pPr>
            <w:r w:rsidRPr="006B6063">
              <w:rPr>
                <w:szCs w:val="20"/>
              </w:rPr>
              <w:t>Inga subkoder är specificerade.</w:t>
            </w:r>
          </w:p>
        </w:tc>
        <w:tc>
          <w:tcPr>
            <w:tcW w:w="1418" w:type="dxa"/>
          </w:tcPr>
          <w:p w14:paraId="1D9B5A70" w14:textId="2C32297A" w:rsidR="008E0B87" w:rsidRPr="006B6063" w:rsidRDefault="008E0B87"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r w:rsidR="008E0B87" w:rsidRPr="006B6063" w14:paraId="10552733" w14:textId="77777777" w:rsidTr="00514BAB">
        <w:tc>
          <w:tcPr>
            <w:tcW w:w="2660" w:type="dxa"/>
          </w:tcPr>
          <w:p w14:paraId="7042DD63" w14:textId="1B6DF973" w:rsidR="008E0B87" w:rsidRPr="006B6063" w:rsidRDefault="008E0B87" w:rsidP="008A6494">
            <w:pPr>
              <w:spacing w:line="229" w:lineRule="exact"/>
              <w:ind w:left="102"/>
              <w:rPr>
                <w:szCs w:val="20"/>
              </w:rPr>
            </w:pPr>
            <w:proofErr w:type="gramStart"/>
            <w:r w:rsidRPr="006B6063">
              <w:rPr>
                <w:rFonts w:cs="Arial"/>
                <w:szCs w:val="20"/>
              </w:rPr>
              <w:t>..</w:t>
            </w:r>
            <w:proofErr w:type="gramEnd"/>
            <w:r w:rsidRPr="006B6063">
              <w:rPr>
                <w:rFonts w:cs="Arial"/>
                <w:szCs w:val="20"/>
              </w:rPr>
              <w:t>/logId</w:t>
            </w:r>
          </w:p>
        </w:tc>
        <w:tc>
          <w:tcPr>
            <w:tcW w:w="1417" w:type="dxa"/>
          </w:tcPr>
          <w:p w14:paraId="50340C96" w14:textId="6507793B" w:rsidR="008E0B87" w:rsidRPr="006B6063" w:rsidRDefault="008E0B87" w:rsidP="008A6494">
            <w:pPr>
              <w:spacing w:line="229" w:lineRule="exact"/>
              <w:ind w:left="102"/>
              <w:rPr>
                <w:szCs w:val="20"/>
              </w:rPr>
            </w:pPr>
            <w:r w:rsidRPr="006B6063">
              <w:rPr>
                <w:spacing w:val="-1"/>
                <w:szCs w:val="20"/>
              </w:rPr>
              <w:t>string</w:t>
            </w:r>
          </w:p>
        </w:tc>
        <w:tc>
          <w:tcPr>
            <w:tcW w:w="4111" w:type="dxa"/>
          </w:tcPr>
          <w:p w14:paraId="77D3A670" w14:textId="6AC2BF12" w:rsidR="008E0B87" w:rsidRPr="006B6063" w:rsidRDefault="008E0B87" w:rsidP="008E0B87">
            <w:pPr>
              <w:spacing w:line="226" w:lineRule="exact"/>
              <w:ind w:left="102"/>
              <w:rPr>
                <w:spacing w:val="-1"/>
                <w:szCs w:val="20"/>
              </w:rPr>
            </w:pPr>
            <w:r w:rsidRPr="006B6063">
              <w:rPr>
                <w:szCs w:val="20"/>
              </w:rPr>
              <w:t>En UUID som kan användas vid felanmälan för att användas vid felsökning av producent.</w:t>
            </w:r>
          </w:p>
        </w:tc>
        <w:tc>
          <w:tcPr>
            <w:tcW w:w="1418" w:type="dxa"/>
          </w:tcPr>
          <w:p w14:paraId="0DA50FA0" w14:textId="4C29124B" w:rsidR="008E0B87" w:rsidRPr="006B6063" w:rsidRDefault="008E0B87" w:rsidP="003A6D72">
            <w:pPr>
              <w:spacing w:line="229" w:lineRule="exact"/>
              <w:ind w:left="102"/>
              <w:jc w:val="center"/>
              <w:rPr>
                <w:szCs w:val="20"/>
              </w:rPr>
            </w:pPr>
            <w:r w:rsidRPr="006B6063">
              <w:rPr>
                <w:szCs w:val="20"/>
              </w:rPr>
              <w:t>1</w:t>
            </w:r>
            <w:proofErr w:type="gramStart"/>
            <w:r w:rsidRPr="006B6063">
              <w:rPr>
                <w:szCs w:val="20"/>
              </w:rPr>
              <w:t>..</w:t>
            </w:r>
            <w:proofErr w:type="gramEnd"/>
            <w:r w:rsidRPr="006B6063">
              <w:rPr>
                <w:szCs w:val="20"/>
              </w:rPr>
              <w:t>1</w:t>
            </w:r>
          </w:p>
        </w:tc>
      </w:tr>
      <w:tr w:rsidR="008E0B87" w:rsidRPr="006B6063" w14:paraId="25EF3B58" w14:textId="77777777" w:rsidTr="00514BAB">
        <w:tc>
          <w:tcPr>
            <w:tcW w:w="2660" w:type="dxa"/>
          </w:tcPr>
          <w:p w14:paraId="2DCD7A3D" w14:textId="5EAFB1A5" w:rsidR="008E0B87" w:rsidRPr="006B6063" w:rsidRDefault="008E0B87" w:rsidP="008A6494">
            <w:pPr>
              <w:spacing w:line="229" w:lineRule="exact"/>
              <w:ind w:left="102"/>
              <w:rPr>
                <w:szCs w:val="20"/>
              </w:rPr>
            </w:pPr>
            <w:proofErr w:type="gramStart"/>
            <w:r w:rsidRPr="006B6063">
              <w:rPr>
                <w:rFonts w:cs="Arial"/>
                <w:szCs w:val="20"/>
              </w:rPr>
              <w:t>..</w:t>
            </w:r>
            <w:proofErr w:type="gramEnd"/>
            <w:r w:rsidRPr="006B6063">
              <w:rPr>
                <w:rFonts w:cs="Arial"/>
                <w:szCs w:val="20"/>
              </w:rPr>
              <w:t>/message</w:t>
            </w:r>
          </w:p>
        </w:tc>
        <w:tc>
          <w:tcPr>
            <w:tcW w:w="1417" w:type="dxa"/>
          </w:tcPr>
          <w:p w14:paraId="3ED73E2B" w14:textId="153EDE16" w:rsidR="008E0B87" w:rsidRPr="006B6063" w:rsidRDefault="008E0B87" w:rsidP="008A6494">
            <w:pPr>
              <w:spacing w:line="229" w:lineRule="exact"/>
              <w:ind w:left="102"/>
              <w:rPr>
                <w:szCs w:val="20"/>
              </w:rPr>
            </w:pPr>
            <w:r w:rsidRPr="006B6063">
              <w:rPr>
                <w:spacing w:val="-1"/>
                <w:szCs w:val="20"/>
              </w:rPr>
              <w:t>string</w:t>
            </w:r>
          </w:p>
        </w:tc>
        <w:tc>
          <w:tcPr>
            <w:tcW w:w="4111" w:type="dxa"/>
          </w:tcPr>
          <w:p w14:paraId="6278C073" w14:textId="27DAAEFC" w:rsidR="008E0B87" w:rsidRPr="006B6063" w:rsidRDefault="008E0B87" w:rsidP="008E0B87">
            <w:pPr>
              <w:spacing w:line="226" w:lineRule="exact"/>
              <w:ind w:left="102"/>
              <w:rPr>
                <w:spacing w:val="-1"/>
                <w:szCs w:val="20"/>
              </w:rPr>
            </w:pPr>
            <w:r w:rsidRPr="006B6063">
              <w:rPr>
                <w:szCs w:val="20"/>
              </w:rPr>
              <w:t>En beskrivande text som kan visas för användaren.</w:t>
            </w:r>
          </w:p>
        </w:tc>
        <w:tc>
          <w:tcPr>
            <w:tcW w:w="1418" w:type="dxa"/>
          </w:tcPr>
          <w:p w14:paraId="4D7BEAE5" w14:textId="0B77CDD8" w:rsidR="008E0B87" w:rsidRPr="006B6063" w:rsidRDefault="008E0B87" w:rsidP="003A6D72">
            <w:pPr>
              <w:spacing w:line="229" w:lineRule="exact"/>
              <w:ind w:left="102"/>
              <w:jc w:val="center"/>
              <w:rPr>
                <w:szCs w:val="20"/>
              </w:rPr>
            </w:pPr>
            <w:r w:rsidRPr="006B6063">
              <w:rPr>
                <w:szCs w:val="20"/>
              </w:rPr>
              <w:t>0</w:t>
            </w:r>
            <w:proofErr w:type="gramStart"/>
            <w:r w:rsidRPr="006B6063">
              <w:rPr>
                <w:szCs w:val="20"/>
              </w:rPr>
              <w:t>..</w:t>
            </w:r>
            <w:proofErr w:type="gramEnd"/>
            <w:r w:rsidRPr="006B6063">
              <w:rPr>
                <w:szCs w:val="20"/>
              </w:rPr>
              <w:t>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9" w:name="_Toc383102091"/>
      <w:r w:rsidRPr="00CC412F">
        <w:t>Övriga regler</w:t>
      </w:r>
      <w:bookmarkEnd w:id="129"/>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Heading2"/>
      </w:pPr>
      <w:r w:rsidRPr="00CC412F">
        <w:br w:type="page"/>
      </w:r>
      <w:bookmarkStart w:id="130" w:name="_Toc248640910"/>
      <w:bookmarkStart w:id="131" w:name="_Toc383102092"/>
      <w:r w:rsidR="00D4194A" w:rsidRPr="00CC412F">
        <w:t>GetMaternityMedicalHistory</w:t>
      </w:r>
      <w:bookmarkEnd w:id="130"/>
      <w:bookmarkEnd w:id="131"/>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D4194A">
      <w:r w:rsidRPr="00CC412F">
        <w:t>Gemensamma informationskomponenter</w:t>
      </w:r>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Heading3"/>
      </w:pPr>
      <w:bookmarkStart w:id="132" w:name="_Toc383102093"/>
      <w:r w:rsidRPr="00CC412F">
        <w:t>Version</w:t>
      </w:r>
      <w:bookmarkEnd w:id="132"/>
    </w:p>
    <w:p w14:paraId="3F345ED5" w14:textId="22175496" w:rsidR="00D4194A" w:rsidRPr="00CC412F" w:rsidRDefault="00D1188C" w:rsidP="00D4194A">
      <w:r w:rsidRPr="00CC412F">
        <w:t>2</w:t>
      </w:r>
      <w:r w:rsidR="00422022" w:rsidRPr="00CC412F">
        <w:t>.1</w:t>
      </w:r>
    </w:p>
    <w:p w14:paraId="5726E4D9" w14:textId="77777777" w:rsidR="00D4194A" w:rsidRPr="00CC412F" w:rsidRDefault="00D4194A" w:rsidP="00D4194A"/>
    <w:p w14:paraId="0A264003" w14:textId="77777777" w:rsidR="00D4194A" w:rsidRPr="00CC412F" w:rsidRDefault="00D4194A" w:rsidP="00D4194A">
      <w:pPr>
        <w:pStyle w:val="Heading3"/>
      </w:pPr>
      <w:bookmarkStart w:id="133" w:name="_Toc383102094"/>
      <w:r w:rsidRPr="00CC412F">
        <w:t>Fältregler</w:t>
      </w:r>
      <w:bookmarkEnd w:id="133"/>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6B6063"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6B6063" w:rsidRDefault="008A6494" w:rsidP="008A6494">
            <w:pPr>
              <w:widowControl/>
              <w:spacing w:line="226" w:lineRule="exact"/>
              <w:ind w:left="102"/>
              <w:rPr>
                <w:b/>
                <w:sz w:val="20"/>
                <w:szCs w:val="20"/>
                <w:lang w:val="sv-SE"/>
              </w:rPr>
            </w:pPr>
            <w:r w:rsidRPr="006B6063">
              <w:rPr>
                <w:b/>
                <w:sz w:val="20"/>
                <w:szCs w:val="20"/>
              </w:rPr>
              <w:t>Na</w:t>
            </w:r>
            <w:r w:rsidRPr="006B6063">
              <w:rPr>
                <w:b/>
                <w:spacing w:val="-3"/>
                <w:sz w:val="20"/>
                <w:szCs w:val="20"/>
              </w:rPr>
              <w:t>m</w:t>
            </w:r>
            <w:r w:rsidRPr="006B6063">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6B6063" w:rsidRDefault="008A6494" w:rsidP="008A6494">
            <w:pPr>
              <w:widowControl/>
              <w:spacing w:line="226" w:lineRule="exact"/>
              <w:ind w:left="102"/>
              <w:rPr>
                <w:b/>
                <w:sz w:val="20"/>
                <w:szCs w:val="20"/>
                <w:lang w:val="sv-SE"/>
              </w:rPr>
            </w:pPr>
            <w:r w:rsidRPr="006B6063">
              <w:rPr>
                <w:b/>
                <w:sz w:val="20"/>
                <w:szCs w:val="20"/>
              </w:rPr>
              <w:t>T</w:t>
            </w:r>
            <w:r w:rsidRPr="006B6063">
              <w:rPr>
                <w:b/>
                <w:spacing w:val="-1"/>
                <w:sz w:val="20"/>
                <w:szCs w:val="20"/>
              </w:rPr>
              <w:t>y</w:t>
            </w:r>
            <w:r w:rsidRPr="006B6063">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6B6063" w:rsidRDefault="008A6494" w:rsidP="008A6494">
            <w:pPr>
              <w:widowControl/>
              <w:spacing w:line="226" w:lineRule="exact"/>
              <w:ind w:left="102"/>
              <w:rPr>
                <w:b/>
                <w:sz w:val="20"/>
                <w:szCs w:val="20"/>
                <w:lang w:val="sv-SE"/>
              </w:rPr>
            </w:pPr>
            <w:r w:rsidRPr="006B6063">
              <w:rPr>
                <w:b/>
                <w:sz w:val="20"/>
                <w:szCs w:val="20"/>
              </w:rPr>
              <w:t>Ko</w:t>
            </w:r>
            <w:r w:rsidRPr="006B6063">
              <w:rPr>
                <w:b/>
                <w:spacing w:val="-2"/>
                <w:sz w:val="20"/>
                <w:szCs w:val="20"/>
              </w:rPr>
              <w:t>m</w:t>
            </w:r>
            <w:r w:rsidRPr="006B6063">
              <w:rPr>
                <w:b/>
                <w:spacing w:val="-3"/>
                <w:sz w:val="20"/>
                <w:szCs w:val="20"/>
              </w:rPr>
              <w:t>m</w:t>
            </w:r>
            <w:r w:rsidRPr="006B6063">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6B6063" w:rsidRDefault="008A6494" w:rsidP="003A6D72">
            <w:pPr>
              <w:widowControl/>
              <w:spacing w:line="226" w:lineRule="exact"/>
              <w:ind w:left="101"/>
              <w:jc w:val="center"/>
              <w:rPr>
                <w:b/>
                <w:sz w:val="20"/>
                <w:szCs w:val="20"/>
                <w:lang w:val="sv-SE"/>
              </w:rPr>
            </w:pPr>
            <w:r w:rsidRPr="006B6063">
              <w:rPr>
                <w:b/>
                <w:sz w:val="20"/>
                <w:szCs w:val="20"/>
              </w:rPr>
              <w:t>Ka</w:t>
            </w:r>
            <w:r w:rsidRPr="006B6063">
              <w:rPr>
                <w:b/>
                <w:spacing w:val="-1"/>
                <w:sz w:val="20"/>
                <w:szCs w:val="20"/>
              </w:rPr>
              <w:t>r</w:t>
            </w:r>
            <w:r w:rsidRPr="006B6063">
              <w:rPr>
                <w:b/>
                <w:sz w:val="20"/>
                <w:szCs w:val="20"/>
              </w:rPr>
              <w:t>di-</w:t>
            </w:r>
          </w:p>
          <w:p w14:paraId="73F908B8" w14:textId="77777777" w:rsidR="008A6494" w:rsidRPr="006B6063" w:rsidRDefault="008A6494" w:rsidP="003A6D72">
            <w:pPr>
              <w:widowControl/>
              <w:ind w:left="102"/>
              <w:jc w:val="center"/>
              <w:rPr>
                <w:sz w:val="20"/>
                <w:szCs w:val="20"/>
                <w:lang w:val="sv-SE"/>
              </w:rPr>
            </w:pPr>
            <w:r w:rsidRPr="006B6063">
              <w:rPr>
                <w:b/>
                <w:sz w:val="20"/>
                <w:szCs w:val="20"/>
              </w:rPr>
              <w:t>n</w:t>
            </w:r>
            <w:r w:rsidRPr="006B6063">
              <w:rPr>
                <w:b/>
                <w:spacing w:val="-1"/>
                <w:sz w:val="20"/>
                <w:szCs w:val="20"/>
              </w:rPr>
              <w:t>alitet</w:t>
            </w:r>
          </w:p>
        </w:tc>
      </w:tr>
      <w:tr w:rsidR="008A6494" w:rsidRPr="006B6063"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6B6063" w:rsidRDefault="008A6494" w:rsidP="008A6494">
            <w:pPr>
              <w:widowControl/>
              <w:spacing w:line="227" w:lineRule="exact"/>
              <w:ind w:left="102"/>
              <w:rPr>
                <w:rFonts w:cs="Times New Roman"/>
                <w:b/>
                <w:sz w:val="20"/>
                <w:szCs w:val="20"/>
                <w:lang w:val="sv-SE"/>
              </w:rPr>
            </w:pPr>
            <w:r w:rsidRPr="006B6063">
              <w:rPr>
                <w:b/>
                <w:spacing w:val="-1"/>
                <w:sz w:val="20"/>
                <w:szCs w:val="20"/>
              </w:rPr>
              <w:t>Beg</w:t>
            </w:r>
            <w:r w:rsidRPr="006B6063">
              <w:rPr>
                <w:b/>
                <w:sz w:val="20"/>
                <w:szCs w:val="20"/>
              </w:rPr>
              <w:t>ä</w:t>
            </w:r>
            <w:r w:rsidRPr="006B6063">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6B6063"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6B6063"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6B6063" w:rsidRDefault="008A6494" w:rsidP="003A6D72">
            <w:pPr>
              <w:widowControl/>
              <w:jc w:val="center"/>
              <w:rPr>
                <w:rFonts w:cs="Times New Roman"/>
                <w:sz w:val="20"/>
                <w:szCs w:val="20"/>
                <w:lang w:val="sv-SE"/>
              </w:rPr>
            </w:pPr>
          </w:p>
        </w:tc>
      </w:tr>
      <w:tr w:rsidR="008A6494" w:rsidRPr="006B6063"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6B6063" w:rsidRDefault="008A6494" w:rsidP="008A6494">
            <w:pPr>
              <w:widowControl/>
              <w:spacing w:line="227" w:lineRule="exact"/>
              <w:ind w:left="102"/>
              <w:rPr>
                <w:rFonts w:cs="Times New Roman"/>
                <w:sz w:val="20"/>
                <w:szCs w:val="20"/>
                <w:lang w:val="sv-SE"/>
              </w:rPr>
            </w:pPr>
            <w:r w:rsidRPr="006B6063">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w:t>
            </w:r>
            <w:r w:rsidRPr="006B6063">
              <w:rPr>
                <w:spacing w:val="-1"/>
                <w:sz w:val="20"/>
                <w:szCs w:val="20"/>
              </w:rPr>
              <w:t>.</w:t>
            </w:r>
            <w:r w:rsidRPr="006B6063">
              <w:rPr>
                <w:sz w:val="20"/>
                <w:szCs w:val="20"/>
              </w:rPr>
              <w:t>*</w:t>
            </w:r>
          </w:p>
          <w:p w14:paraId="25AF8BD3" w14:textId="77777777" w:rsidR="008A6494" w:rsidRPr="006B6063" w:rsidRDefault="008A6494" w:rsidP="003A6D72">
            <w:pPr>
              <w:widowControl/>
              <w:ind w:left="102"/>
              <w:jc w:val="center"/>
              <w:rPr>
                <w:rFonts w:cs="Times New Roman"/>
                <w:sz w:val="20"/>
                <w:szCs w:val="20"/>
                <w:lang w:val="sv-SE"/>
              </w:rPr>
            </w:pPr>
          </w:p>
        </w:tc>
      </w:tr>
      <w:tr w:rsidR="008A6494" w:rsidRPr="006B6063"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Id för patienten. </w:t>
            </w:r>
            <w:r w:rsidRPr="006B6063">
              <w:rPr>
                <w:spacing w:val="-1"/>
                <w:sz w:val="20"/>
                <w:szCs w:val="20"/>
              </w:rPr>
              <w:br/>
            </w:r>
            <w:proofErr w:type="gramStart"/>
            <w:r w:rsidRPr="006B6063">
              <w:rPr>
                <w:spacing w:val="-1"/>
                <w:sz w:val="20"/>
                <w:szCs w:val="20"/>
              </w:rPr>
              <w:t>value</w:t>
            </w:r>
            <w:proofErr w:type="gramEnd"/>
            <w:r w:rsidRPr="006B6063">
              <w:rPr>
                <w:spacing w:val="-1"/>
                <w:sz w:val="20"/>
                <w:szCs w:val="20"/>
              </w:rPr>
              <w:t xml:space="preserve"> sätts till patientens identifierare. Anges med 12 tecken utan avskiljare.</w:t>
            </w:r>
            <w:r w:rsidRPr="006B6063">
              <w:rPr>
                <w:spacing w:val="-1"/>
                <w:sz w:val="20"/>
                <w:szCs w:val="20"/>
              </w:rPr>
              <w:br/>
              <w:t xml:space="preserve">Type sätts till OID för typ av identifierare. </w:t>
            </w:r>
            <w:r w:rsidRPr="006B6063">
              <w:rPr>
                <w:spacing w:val="-1"/>
                <w:sz w:val="20"/>
                <w:szCs w:val="20"/>
              </w:rPr>
              <w:br/>
              <w:t>För personnummer ska Skatteverkets personnummer (1.2.752.129.2.1.3.1).</w:t>
            </w:r>
            <w:r w:rsidRPr="006B6063">
              <w:rPr>
                <w:spacing w:val="-1"/>
                <w:sz w:val="20"/>
                <w:szCs w:val="20"/>
              </w:rPr>
              <w:br/>
              <w:t>För samordningsnummer ska Skatteverkets samordningsnummer (1.2.752.129.2.1.3.3).</w:t>
            </w:r>
            <w:r w:rsidRPr="006B6063">
              <w:rPr>
                <w:spacing w:val="-1"/>
                <w:sz w:val="20"/>
                <w:szCs w:val="20"/>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0BBAEFC9" w14:textId="77777777" w:rsidTr="00265DFD">
        <w:trPr>
          <w:trHeight w:hRule="exact" w:val="1842"/>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6B6063" w:rsidRDefault="00265DFD" w:rsidP="008A6494">
            <w:pPr>
              <w:widowControl/>
              <w:spacing w:line="226" w:lineRule="exact"/>
              <w:ind w:left="102"/>
              <w:rPr>
                <w:rFonts w:cs="Times New Roman"/>
                <w:sz w:val="20"/>
                <w:szCs w:val="20"/>
                <w:lang w:val="sv-SE"/>
              </w:rPr>
            </w:pPr>
            <w:r w:rsidRPr="006B6063">
              <w:rPr>
                <w:sz w:val="20"/>
                <w:szCs w:val="20"/>
              </w:rPr>
              <w:t>date</w:t>
            </w:r>
            <w:r w:rsidR="008A6494" w:rsidRPr="006B6063">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77777777" w:rsidR="008A6494" w:rsidRPr="006B6063" w:rsidRDefault="008A6494" w:rsidP="008A6494">
            <w:pPr>
              <w:widowControl/>
              <w:spacing w:line="229" w:lineRule="exact"/>
              <w:ind w:left="102"/>
              <w:rPr>
                <w:rFonts w:cs="Times New Roman"/>
                <w:sz w:val="20"/>
                <w:szCs w:val="20"/>
                <w:lang w:val="sv-SE"/>
              </w:rPr>
            </w:pPr>
            <w:commentRangeStart w:id="134"/>
            <w:r w:rsidRPr="006B6063">
              <w:rPr>
                <w:spacing w:val="-1"/>
                <w:sz w:val="20"/>
                <w:szCs w:val="20"/>
              </w:rPr>
              <w:t xml:space="preserve">Begränsning av sökningen i tid. Begränsningen sker genom att resultatet innehåller de poster som i något av de tidsfält som ingår i </w:t>
            </w:r>
            <w:r w:rsidRPr="006B6063">
              <w:rPr>
                <w:sz w:val="20"/>
                <w:szCs w:val="20"/>
              </w:rPr>
              <w:t>maternityMedicalRecordHeader</w:t>
            </w:r>
            <w:r w:rsidRPr="006B6063">
              <w:rPr>
                <w:spacing w:val="-1"/>
                <w:sz w:val="20"/>
                <w:szCs w:val="20"/>
              </w:rPr>
              <w:t xml:space="preserve"> anger en tidpunkt som ligger inom det sökta tidsintervallet (start- och slutpunkt inkluderas i intervallet).</w:t>
            </w:r>
            <w:commentRangeEnd w:id="134"/>
            <w:r w:rsidR="00265DFD" w:rsidRPr="006B6063">
              <w:rPr>
                <w:rStyle w:val="CommentReference"/>
                <w:rFonts w:eastAsia="ヒラギノ角ゴ Pro W3" w:cs="Times New Roman"/>
                <w:i/>
                <w:color w:val="000000"/>
                <w:sz w:val="20"/>
                <w:szCs w:val="20"/>
                <w:lang w:val="en-GB"/>
              </w:rPr>
              <w:commentReference w:id="134"/>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0..1</w:t>
            </w:r>
          </w:p>
        </w:tc>
      </w:tr>
      <w:tr w:rsidR="008A6494" w:rsidRPr="006B6063"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6B6063" w:rsidRDefault="008A6494" w:rsidP="008A6494">
            <w:pPr>
              <w:widowControl/>
              <w:spacing w:line="226" w:lineRule="exact"/>
              <w:ind w:left="102"/>
              <w:rPr>
                <w:rFonts w:cs="Times New Roman"/>
                <w:sz w:val="20"/>
                <w:szCs w:val="20"/>
                <w:lang w:val="sv-SE"/>
              </w:rPr>
            </w:pPr>
            <w:r w:rsidRPr="006B6063">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6B6063" w:rsidRDefault="008A6494" w:rsidP="008A6494">
            <w:pPr>
              <w:widowControl/>
              <w:spacing w:line="226" w:lineRule="exact"/>
              <w:ind w:left="102"/>
              <w:rPr>
                <w:rFonts w:cs="Times New Roman"/>
                <w:sz w:val="20"/>
                <w:szCs w:val="20"/>
                <w:lang w:val="sv-SE"/>
              </w:rPr>
            </w:pPr>
            <w:r w:rsidRPr="006B6063">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761742C3" w14:textId="77777777" w:rsidTr="00265DFD">
        <w:trPr>
          <w:trHeight w:hRule="exact" w:val="2854"/>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6B6063" w:rsidRDefault="008A6494" w:rsidP="008A6494">
            <w:pPr>
              <w:widowControl/>
              <w:spacing w:line="226" w:lineRule="exact"/>
              <w:ind w:left="102"/>
              <w:rPr>
                <w:rFonts w:cs="Times New Roman"/>
                <w:sz w:val="20"/>
                <w:szCs w:val="20"/>
                <w:lang w:val="sv-SE"/>
              </w:rPr>
            </w:pPr>
            <w:commentRangeStart w:id="135"/>
            <w:r w:rsidRPr="006B6063">
              <w:rPr>
                <w:sz w:val="20"/>
                <w:szCs w:val="20"/>
              </w:rPr>
              <w:t xml:space="preserve">Begränsar sökningen till dokument som är skapade i angivet system. </w:t>
            </w:r>
          </w:p>
          <w:p w14:paraId="0AA5246D" w14:textId="77777777" w:rsidR="008A6494" w:rsidRPr="006B6063" w:rsidRDefault="008A6494" w:rsidP="008A6494">
            <w:pPr>
              <w:widowControl/>
              <w:spacing w:line="226" w:lineRule="exact"/>
              <w:ind w:left="102"/>
              <w:rPr>
                <w:rFonts w:cs="Times New Roman"/>
                <w:sz w:val="20"/>
                <w:szCs w:val="20"/>
                <w:lang w:val="sv-SE"/>
              </w:rPr>
            </w:pPr>
          </w:p>
          <w:p w14:paraId="7C731713"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Värdet på detta fält måste överensstämma med värdet på logicalAddress i anropets tekniska kuvertering (ex. SOAP-header).</w:t>
            </w:r>
          </w:p>
          <w:p w14:paraId="66493DEB" w14:textId="77777777" w:rsidR="008A6494" w:rsidRPr="006B6063" w:rsidRDefault="008A6494" w:rsidP="008A6494">
            <w:pPr>
              <w:widowControl/>
              <w:spacing w:line="226" w:lineRule="exact"/>
              <w:ind w:left="102"/>
              <w:rPr>
                <w:rFonts w:cs="Times New Roman"/>
                <w:spacing w:val="-1"/>
                <w:sz w:val="20"/>
                <w:szCs w:val="20"/>
                <w:lang w:val="sv-SE"/>
              </w:rPr>
            </w:pPr>
          </w:p>
          <w:p w14:paraId="22D950B1"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Det innebär i praktiken att aggregerande tjänster inte används när detta fält anges.</w:t>
            </w:r>
          </w:p>
          <w:p w14:paraId="05F9547F" w14:textId="77777777" w:rsidR="008A6494" w:rsidRPr="006B6063" w:rsidRDefault="008A6494" w:rsidP="008A6494">
            <w:pPr>
              <w:widowControl/>
              <w:spacing w:line="226" w:lineRule="exact"/>
              <w:ind w:left="102"/>
              <w:rPr>
                <w:rFonts w:cs="Times New Roman"/>
                <w:sz w:val="20"/>
                <w:szCs w:val="20"/>
                <w:lang w:val="sv-SE"/>
              </w:rPr>
            </w:pPr>
          </w:p>
          <w:p w14:paraId="492B367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Fältet är tvingande om careContactId angivits.</w:t>
            </w:r>
            <w:commentRangeEnd w:id="135"/>
            <w:r w:rsidR="00265DFD" w:rsidRPr="006B6063">
              <w:rPr>
                <w:rStyle w:val="CommentReference"/>
                <w:rFonts w:eastAsia="ヒラギノ角ゴ Pro W3" w:cs="Times New Roman"/>
                <w:i/>
                <w:color w:val="000000"/>
                <w:sz w:val="20"/>
                <w:szCs w:val="20"/>
                <w:lang w:val="en-GB"/>
              </w:rPr>
              <w:commentReference w:id="135"/>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0..1</w:t>
            </w:r>
          </w:p>
          <w:p w14:paraId="3054F17C" w14:textId="77777777" w:rsidR="008A6494" w:rsidRPr="006B6063" w:rsidRDefault="008A6494" w:rsidP="003A6D72">
            <w:pPr>
              <w:widowControl/>
              <w:spacing w:line="229" w:lineRule="exact"/>
              <w:ind w:left="102"/>
              <w:jc w:val="center"/>
              <w:rPr>
                <w:rFonts w:cs="Times New Roman"/>
                <w:sz w:val="20"/>
                <w:szCs w:val="20"/>
                <w:lang w:val="sv-SE"/>
              </w:rPr>
            </w:pPr>
          </w:p>
          <w:p w14:paraId="45C0E8EE" w14:textId="77777777" w:rsidR="008A6494" w:rsidRPr="006B6063" w:rsidRDefault="008A6494" w:rsidP="003A6D72">
            <w:pPr>
              <w:widowControl/>
              <w:spacing w:line="229" w:lineRule="exact"/>
              <w:ind w:left="102"/>
              <w:jc w:val="center"/>
              <w:rPr>
                <w:rFonts w:cs="Times New Roman"/>
                <w:sz w:val="20"/>
                <w:szCs w:val="20"/>
                <w:lang w:val="sv-SE"/>
              </w:rPr>
            </w:pPr>
          </w:p>
          <w:p w14:paraId="14B4C5DC" w14:textId="77777777" w:rsidR="008A6494" w:rsidRPr="006B6063" w:rsidRDefault="008A6494" w:rsidP="003A6D72">
            <w:pPr>
              <w:widowControl/>
              <w:spacing w:line="229" w:lineRule="exact"/>
              <w:ind w:left="102"/>
              <w:jc w:val="center"/>
              <w:rPr>
                <w:rFonts w:cs="Times New Roman"/>
                <w:sz w:val="20"/>
                <w:szCs w:val="20"/>
                <w:lang w:val="sv-SE"/>
              </w:rPr>
            </w:pPr>
          </w:p>
        </w:tc>
      </w:tr>
      <w:tr w:rsidR="008A6494" w:rsidRPr="006B6063"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6B6063" w:rsidRDefault="008A6494" w:rsidP="008A6494">
            <w:pPr>
              <w:widowControl/>
              <w:spacing w:line="226" w:lineRule="exact"/>
              <w:ind w:left="102"/>
              <w:rPr>
                <w:rFonts w:cs="Times New Roman"/>
                <w:b/>
                <w:sz w:val="20"/>
                <w:szCs w:val="20"/>
                <w:lang w:val="sv-SE"/>
              </w:rPr>
            </w:pPr>
            <w:r w:rsidRPr="006B6063">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6B6063" w:rsidRDefault="008A6494" w:rsidP="008A6494">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Begränsar sökningen till den vård- och omsorgskontakt som föranlett den information som omfattas av dokumentet. 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w:t>
            </w:r>
          </w:p>
        </w:tc>
      </w:tr>
      <w:tr w:rsidR="008A6494" w:rsidRPr="006B6063"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6B6063" w:rsidRDefault="008A6494" w:rsidP="008A6494">
            <w:pPr>
              <w:widowControl/>
              <w:spacing w:line="226" w:lineRule="exact"/>
              <w:ind w:left="102"/>
              <w:rPr>
                <w:rFonts w:cs="Times New Roman"/>
                <w:sz w:val="20"/>
                <w:szCs w:val="20"/>
                <w:lang w:val="sv-SE"/>
              </w:rPr>
            </w:pPr>
            <w:r w:rsidRPr="006B6063">
              <w:rPr>
                <w:b/>
                <w:sz w:val="20"/>
                <w:szCs w:val="20"/>
              </w:rPr>
              <w:t>Sv</w:t>
            </w:r>
            <w:r w:rsidRPr="006B6063">
              <w:rPr>
                <w:b/>
                <w:spacing w:val="-1"/>
                <w:sz w:val="20"/>
                <w:szCs w:val="20"/>
              </w:rPr>
              <w:t>a</w:t>
            </w:r>
            <w:r w:rsidRPr="006B6063">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6B6063"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6B6063"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6B6063" w:rsidRDefault="008A6494" w:rsidP="003A6D72">
            <w:pPr>
              <w:widowControl/>
              <w:jc w:val="center"/>
              <w:rPr>
                <w:rFonts w:cs="Times New Roman"/>
                <w:sz w:val="20"/>
                <w:szCs w:val="20"/>
                <w:lang w:val="sv-SE"/>
              </w:rPr>
            </w:pPr>
          </w:p>
        </w:tc>
      </w:tr>
      <w:tr w:rsidR="008A6494" w:rsidRPr="006B6063"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6B6063" w:rsidRDefault="008A6494" w:rsidP="000320F0">
            <w:pPr>
              <w:widowControl/>
              <w:spacing w:line="229" w:lineRule="exact"/>
              <w:ind w:left="142"/>
              <w:rPr>
                <w:rFonts w:cs="Times New Roman"/>
                <w:spacing w:val="-1"/>
                <w:sz w:val="20"/>
                <w:szCs w:val="20"/>
                <w:lang w:val="sv-SE"/>
              </w:rPr>
            </w:pPr>
            <w:r w:rsidRPr="006B6063">
              <w:rPr>
                <w:sz w:val="20"/>
                <w:szCs w:val="20"/>
              </w:rPr>
              <w:t xml:space="preserve">En </w:t>
            </w:r>
            <w:proofErr w:type="gramStart"/>
            <w:r w:rsidRPr="006B6063">
              <w:rPr>
                <w:sz w:val="20"/>
                <w:szCs w:val="20"/>
              </w:rPr>
              <w:t>moders</w:t>
            </w:r>
            <w:proofErr w:type="gramEnd"/>
            <w:r w:rsidRPr="006B6063">
              <w:rPr>
                <w:sz w:val="20"/>
                <w:szCs w:val="20"/>
              </w:rPr>
              <w:t xml:space="preserve"> mödravårdsjournal.</w:t>
            </w:r>
          </w:p>
          <w:p w14:paraId="4A5F26D0" w14:textId="77777777" w:rsidR="008A6494" w:rsidRPr="006B6063" w:rsidRDefault="008A6494" w:rsidP="000320F0">
            <w:pPr>
              <w:widowControl/>
              <w:ind w:left="142"/>
              <w:rPr>
                <w:rFonts w:cs="Times New Roman"/>
                <w:b/>
                <w:bCs/>
                <w:sz w:val="20"/>
                <w:szCs w:val="20"/>
                <w:lang w:val="sv-SE"/>
              </w:rPr>
            </w:pPr>
          </w:p>
          <w:p w14:paraId="3F60D2A7" w14:textId="77777777" w:rsidR="008A6494" w:rsidRPr="006B6063"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w:t>
            </w:r>
            <w:r w:rsidRPr="006B6063">
              <w:rPr>
                <w:spacing w:val="-1"/>
                <w:sz w:val="20"/>
                <w:szCs w:val="20"/>
              </w:rPr>
              <w:t>.</w:t>
            </w:r>
            <w:r w:rsidRPr="006B6063">
              <w:rPr>
                <w:sz w:val="20"/>
                <w:szCs w:val="20"/>
              </w:rPr>
              <w:t>*</w:t>
            </w:r>
          </w:p>
        </w:tc>
      </w:tr>
      <w:tr w:rsidR="008A6494" w:rsidRPr="006B6063"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6B6063" w:rsidRDefault="008A6494" w:rsidP="000320F0">
            <w:pPr>
              <w:widowControl/>
              <w:spacing w:line="229" w:lineRule="exact"/>
              <w:ind w:left="142"/>
              <w:rPr>
                <w:rFonts w:cs="Times New Roman"/>
                <w:sz w:val="20"/>
                <w:szCs w:val="20"/>
                <w:lang w:val="sv-SE"/>
              </w:rPr>
            </w:pPr>
            <w:r w:rsidRPr="006B6063">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6B6063" w:rsidRDefault="008A6494" w:rsidP="008A6494">
            <w:pPr>
              <w:widowControl/>
              <w:spacing w:line="229" w:lineRule="exact"/>
              <w:ind w:left="102"/>
              <w:rPr>
                <w:rFonts w:cs="Times New Roman"/>
                <w:b/>
                <w:sz w:val="20"/>
                <w:szCs w:val="20"/>
                <w:lang w:val="sv-SE"/>
              </w:rPr>
            </w:pPr>
            <w:r w:rsidRPr="006B6063">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6B6063" w:rsidRDefault="008A6494" w:rsidP="000320F0">
            <w:pPr>
              <w:pStyle w:val="TableParagraph"/>
              <w:ind w:left="142"/>
              <w:rPr>
                <w:rFonts w:ascii="Georgia" w:hAnsi="Georgia" w:cs="Times New Roman"/>
                <w:sz w:val="20"/>
                <w:szCs w:val="20"/>
                <w:lang w:val="sv-SE"/>
              </w:rPr>
            </w:pPr>
            <w:r w:rsidRPr="006B6063">
              <w:rPr>
                <w:rFonts w:ascii="Georgia" w:hAnsi="Georgia" w:cs="Times New Roman"/>
                <w:sz w:val="20"/>
                <w:szCs w:val="20"/>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../../documentTitle</w:t>
            </w:r>
          </w:p>
          <w:p w14:paraId="66159AA9"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Titel som beskriver den information som sänds i dokumentet.</w:t>
            </w:r>
          </w:p>
          <w:p w14:paraId="6F0DFAE4" w14:textId="77777777" w:rsidR="008A6494" w:rsidRPr="006B6063"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0..1</w:t>
            </w:r>
          </w:p>
        </w:tc>
      </w:tr>
      <w:tr w:rsidR="008A6494" w:rsidRPr="006B6063"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7885065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../../documentTime</w:t>
            </w:r>
          </w:p>
          <w:p w14:paraId="22523452"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ADF50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TimeStampType</w:t>
            </w:r>
          </w:p>
          <w:p w14:paraId="1A9E9D3C"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6B6063" w:rsidRDefault="008A6494" w:rsidP="000320F0">
            <w:pPr>
              <w:pStyle w:val="TableParagraph"/>
              <w:ind w:left="142"/>
              <w:rPr>
                <w:rFonts w:ascii="Georgia" w:hAnsi="Georgia" w:cs="Times New Roman"/>
                <w:sz w:val="20"/>
                <w:szCs w:val="20"/>
                <w:lang w:val="sv-SE"/>
              </w:rPr>
            </w:pPr>
            <w:r w:rsidRPr="006B6063">
              <w:rPr>
                <w:rFonts w:ascii="Georgia" w:hAnsi="Georgia" w:cs="Times New Roman"/>
                <w:sz w:val="20"/>
                <w:szCs w:val="20"/>
              </w:rPr>
              <w:t xml:space="preserve">Id för </w:t>
            </w:r>
            <w:r w:rsidRPr="006B6063">
              <w:rPr>
                <w:rFonts w:ascii="Georgia" w:hAnsi="Georgia" w:cs="Times New Roman"/>
                <w:b/>
                <w:sz w:val="20"/>
                <w:szCs w:val="20"/>
              </w:rPr>
              <w:t>modern</w:t>
            </w:r>
            <w:r w:rsidRPr="006B6063">
              <w:rPr>
                <w:rFonts w:ascii="Georgia" w:hAnsi="Georgia" w:cs="Times New Roman"/>
                <w:sz w:val="20"/>
                <w:szCs w:val="20"/>
              </w:rPr>
              <w:t>.</w:t>
            </w:r>
            <w:r w:rsidRPr="006B6063">
              <w:rPr>
                <w:rFonts w:ascii="Georgia" w:hAnsi="Georgia" w:cs="Times New Roman"/>
                <w:sz w:val="20"/>
                <w:szCs w:val="20"/>
              </w:rPr>
              <w:br/>
            </w:r>
            <w:proofErr w:type="gramStart"/>
            <w:r w:rsidRPr="006B6063">
              <w:rPr>
                <w:rFonts w:ascii="Georgia" w:hAnsi="Georgia" w:cs="Times New Roman"/>
                <w:sz w:val="20"/>
                <w:szCs w:val="20"/>
              </w:rPr>
              <w:t>id</w:t>
            </w:r>
            <w:proofErr w:type="gramEnd"/>
            <w:r w:rsidRPr="006B6063">
              <w:rPr>
                <w:rFonts w:ascii="Georgia" w:hAnsi="Georgia" w:cs="Times New Roman"/>
                <w:sz w:val="20"/>
                <w:szCs w:val="20"/>
              </w:rPr>
              <w:t xml:space="preserve"> sätts till patientens identifierare, anges med 12 siffror utan avskiljare.</w:t>
            </w:r>
            <w:r w:rsidRPr="006B6063">
              <w:rPr>
                <w:rFonts w:ascii="Georgia" w:hAnsi="Georgia" w:cs="Times New Roman"/>
                <w:sz w:val="20"/>
                <w:szCs w:val="20"/>
              </w:rPr>
              <w:br/>
              <w:t xml:space="preserve">Type sätts till OID för typ av identifierare. </w:t>
            </w:r>
            <w:r w:rsidRPr="006B6063">
              <w:rPr>
                <w:rFonts w:ascii="Georgia" w:hAnsi="Georgia" w:cs="Times New Roman"/>
                <w:sz w:val="20"/>
                <w:szCs w:val="20"/>
              </w:rPr>
              <w:br/>
              <w:t>För personnummer ska Skatteverkets personnummer (1.2.752.129.2.1.3.1).</w:t>
            </w:r>
            <w:r w:rsidRPr="006B6063">
              <w:rPr>
                <w:rFonts w:ascii="Georgia" w:hAnsi="Georgia" w:cs="Times New Roman"/>
                <w:sz w:val="20"/>
                <w:szCs w:val="20"/>
              </w:rPr>
              <w:br/>
              <w:t>För samordningsnummer ska Skatteverkets samordningsnummer (1.2.752.129.2.1.3.3).</w:t>
            </w:r>
            <w:r w:rsidRPr="006B6063">
              <w:rPr>
                <w:rFonts w:ascii="Georgia" w:hAnsi="Georgia" w:cs="Times New Roman"/>
                <w:sz w:val="20"/>
                <w:szCs w:val="20"/>
              </w:rPr>
              <w:br/>
              <w:t>För reservnummer används lokalt definierade reservnummet, exempelvis SLL reservnummer (1.2.752.97.3.1.3)</w:t>
            </w:r>
          </w:p>
          <w:p w14:paraId="43E7CAD1" w14:textId="77777777" w:rsidR="008A6494" w:rsidRPr="006B6063"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 xml:space="preserve">Sätts till </w:t>
            </w:r>
            <w:proofErr w:type="gramStart"/>
            <w:r w:rsidRPr="006B6063">
              <w:rPr>
                <w:b/>
                <w:sz w:val="20"/>
                <w:szCs w:val="20"/>
              </w:rPr>
              <w:t>moderns</w:t>
            </w:r>
            <w:proofErr w:type="gramEnd"/>
            <w:r w:rsidRPr="006B6063">
              <w:rPr>
                <w:sz w:val="20"/>
                <w:szCs w:val="20"/>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6B6063" w:rsidRDefault="008A6494" w:rsidP="008A6494">
            <w:pPr>
              <w:widowControl/>
              <w:spacing w:line="226" w:lineRule="exact"/>
              <w:ind w:left="102"/>
              <w:rPr>
                <w:rFonts w:cs="Times New Roman"/>
                <w:sz w:val="20"/>
                <w:szCs w:val="20"/>
                <w:lang w:val="sv-SE"/>
              </w:rPr>
            </w:pPr>
            <w:proofErr w:type="gramStart"/>
            <w:r w:rsidRPr="006B6063">
              <w:rPr>
                <w:sz w:val="20"/>
                <w:szCs w:val="20"/>
              </w:rPr>
              <w:t>type</w:t>
            </w:r>
            <w:proofErr w:type="gramEnd"/>
            <w:r w:rsidRPr="006B6063">
              <w:rPr>
                <w:sz w:val="20"/>
                <w:szCs w:val="20"/>
              </w:rPr>
              <w:t xml:space="preserve"> sätts till OID för typ av identifierare. </w:t>
            </w:r>
            <w:r w:rsidRPr="006B6063">
              <w:rPr>
                <w:sz w:val="20"/>
                <w:szCs w:val="20"/>
              </w:rPr>
              <w:br/>
              <w:t>För personnummer ska Skatteverkets personnummer (1.2.752.129.2.1.3.1).</w:t>
            </w:r>
            <w:r w:rsidRPr="006B6063">
              <w:rPr>
                <w:sz w:val="20"/>
                <w:szCs w:val="20"/>
              </w:rPr>
              <w:br/>
              <w:t>För samordningsnummer ska Skatteverkets samordningsnummer (1.2.752.129.2.1.3.3).</w:t>
            </w:r>
            <w:r w:rsidRPr="006B6063">
              <w:rPr>
                <w:sz w:val="20"/>
                <w:szCs w:val="20"/>
              </w:rPr>
              <w:br/>
              <w:t>För reservnummer används lokalt definierade reservnummet, exempelvis SLL reservnummer (1.2.752.97.3.1.3).</w:t>
            </w:r>
          </w:p>
          <w:p w14:paraId="5F8FA771"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../../accountableHealthcareProfessional</w:t>
            </w:r>
          </w:p>
          <w:p w14:paraId="468571B5"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HealthcareProfessionalType</w:t>
            </w:r>
          </w:p>
          <w:p w14:paraId="1AE5BA7A"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6B6063"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../../../author</w:t>
            </w:r>
            <w:r w:rsidRPr="006B6063">
              <w:rPr>
                <w:spacing w:val="-1"/>
                <w:sz w:val="20"/>
                <w:szCs w:val="20"/>
              </w:rPr>
              <w:t>Time</w:t>
            </w:r>
          </w:p>
          <w:p w14:paraId="6E62787D"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6B6063" w:rsidRDefault="008A6494" w:rsidP="008A6494">
            <w:pPr>
              <w:widowControl/>
              <w:spacing w:line="229" w:lineRule="exact"/>
              <w:ind w:left="102"/>
              <w:rPr>
                <w:rFonts w:cs="Times New Roman"/>
                <w:color w:val="FF0000"/>
                <w:sz w:val="20"/>
                <w:szCs w:val="20"/>
                <w:lang w:val="sv-SE"/>
              </w:rPr>
            </w:pPr>
            <w:r w:rsidRPr="006B6063">
              <w:rPr>
                <w:sz w:val="20"/>
                <w:szCs w:val="20"/>
              </w:rPr>
              <w:t>TimeStampType</w:t>
            </w:r>
          </w:p>
          <w:p w14:paraId="11C87A9D"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Tidpunkt då dokumentet skapades.</w:t>
            </w:r>
          </w:p>
          <w:p w14:paraId="55A477AB" w14:textId="77777777" w:rsidR="008A6494" w:rsidRPr="006B6063"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6B6063" w:rsidRDefault="008A6494" w:rsidP="003A6D72">
            <w:pPr>
              <w:widowControl/>
              <w:spacing w:line="229" w:lineRule="exact"/>
              <w:ind w:left="102"/>
              <w:jc w:val="center"/>
              <w:rPr>
                <w:rFonts w:cs="Times New Roman"/>
                <w:sz w:val="20"/>
                <w:szCs w:val="20"/>
                <w:lang w:val="sv-SE"/>
              </w:rPr>
            </w:pPr>
            <w:r w:rsidRPr="006B6063">
              <w:rPr>
                <w:spacing w:val="-1"/>
                <w:sz w:val="20"/>
                <w:szCs w:val="20"/>
              </w:rPr>
              <w:t>1..1</w:t>
            </w:r>
          </w:p>
        </w:tc>
      </w:tr>
      <w:tr w:rsidR="008A6494" w:rsidRPr="006B6063"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healthcareProfessionalHSAId</w:t>
            </w:r>
          </w:p>
          <w:p w14:paraId="40A5415D" w14:textId="77777777" w:rsidR="008A6494" w:rsidRPr="006B6063"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HSAIdType</w:t>
            </w:r>
          </w:p>
          <w:p w14:paraId="2F813927" w14:textId="77777777" w:rsidR="008A6494" w:rsidRPr="006B6063"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Författarens HSA-id.</w:t>
            </w:r>
          </w:p>
          <w:p w14:paraId="6EA6CDBD"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w:t>
            </w:r>
            <w:r w:rsidRPr="006B6063">
              <w:rPr>
                <w:spacing w:val="-1"/>
                <w:sz w:val="20"/>
                <w:szCs w:val="20"/>
              </w:rPr>
              <w:t>healthcareProfessionalName</w:t>
            </w:r>
          </w:p>
          <w:p w14:paraId="6E6F5925"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p w14:paraId="7F8F6F2D"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Författarens namn.</w:t>
            </w:r>
          </w:p>
          <w:p w14:paraId="3A5E5F36"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4856A152" w14:textId="77777777" w:rsidTr="00265DFD">
        <w:trPr>
          <w:trHeight w:hRule="exact" w:val="1403"/>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healthcareProfessionalRoleCode</w:t>
            </w:r>
          </w:p>
          <w:p w14:paraId="4E9772D3" w14:textId="77777777" w:rsidR="008A6494" w:rsidRPr="006B6063"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CVType </w:t>
            </w:r>
          </w:p>
          <w:p w14:paraId="2820D6D1" w14:textId="77777777" w:rsidR="008A6494" w:rsidRPr="006B6063"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EDDCAAC" w14:textId="77777777" w:rsidR="008A6494" w:rsidRPr="006B6063" w:rsidRDefault="008A6494" w:rsidP="008A6494">
            <w:pPr>
              <w:widowControl/>
              <w:spacing w:line="226" w:lineRule="exact"/>
              <w:ind w:left="102"/>
              <w:rPr>
                <w:rFonts w:cs="Times New Roman"/>
                <w:sz w:val="20"/>
                <w:szCs w:val="20"/>
                <w:lang w:val="sv-SE"/>
              </w:rPr>
            </w:pPr>
            <w:r w:rsidRPr="006B6063">
              <w:rPr>
                <w:sz w:val="20"/>
                <w:szCs w:val="20"/>
              </w:rPr>
              <w:t xml:space="preserve">Information om författarens befattning. Om möjligt skall KV Befattning (OID 1.2.752.129.2.2.1.4), se </w:t>
            </w:r>
            <w:commentRangeStart w:id="136"/>
          </w:p>
          <w:p w14:paraId="6DB4EB8B" w14:textId="77777777" w:rsidR="008A6494" w:rsidRPr="006B6063" w:rsidRDefault="00627F1E" w:rsidP="008A6494">
            <w:pPr>
              <w:widowControl/>
              <w:spacing w:line="226" w:lineRule="exact"/>
              <w:ind w:left="102"/>
              <w:rPr>
                <w:rFonts w:cs="Times New Roman"/>
                <w:spacing w:val="-1"/>
                <w:sz w:val="20"/>
                <w:szCs w:val="20"/>
                <w:lang w:val="sv-SE"/>
              </w:rPr>
            </w:pPr>
            <w:hyperlink r:id="rId26" w:history="1">
              <w:r w:rsidR="008A6494" w:rsidRPr="006B6063">
                <w:rPr>
                  <w:rStyle w:val="Hyperlink"/>
                  <w:sz w:val="20"/>
                  <w:szCs w:val="20"/>
                </w:rPr>
                <w:t>http://www.inera.se/Documents/TJANSTER_PROJEKT/Katalogtjanst_HSA/Innehall/hsa_innehall_befattning.pdf</w:t>
              </w:r>
            </w:hyperlink>
            <w:commentRangeEnd w:id="136"/>
            <w:r w:rsidR="000320F0" w:rsidRPr="006B6063">
              <w:rPr>
                <w:rStyle w:val="CommentReference"/>
                <w:rFonts w:eastAsia="ヒラギノ角ゴ Pro W3" w:cs="Times New Roman"/>
                <w:i/>
                <w:color w:val="000000"/>
                <w:sz w:val="20"/>
                <w:szCs w:val="20"/>
                <w:lang w:val="en-GB"/>
              </w:rPr>
              <w:commentReference w:id="136"/>
            </w:r>
          </w:p>
          <w:p w14:paraId="50BD2323"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 xml:space="preserve">Befattningskod. Om code anges skall också </w:t>
            </w:r>
            <w:proofErr w:type="gramStart"/>
            <w:r w:rsidRPr="006B6063">
              <w:rPr>
                <w:sz w:val="20"/>
                <w:szCs w:val="20"/>
              </w:rPr>
              <w:t>codeSystem  samt</w:t>
            </w:r>
            <w:proofErr w:type="gramEnd"/>
            <w:r w:rsidRPr="006B6063">
              <w:rPr>
                <w:sz w:val="20"/>
                <w:szCs w:val="20"/>
              </w:rPr>
              <w:t xml:space="preserve">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../code</w:t>
            </w:r>
            <w:r w:rsidRPr="006B6063">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../code</w:t>
            </w:r>
            <w:r w:rsidRPr="006B6063">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../code</w:t>
            </w:r>
            <w:r w:rsidRPr="006B6063">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w:t>
            </w:r>
            <w:r w:rsidRPr="006B6063">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Om befattning är beskriven i ett lokalt kodverk utan OID, eller när kod helt saknas, kan en beskrivande text anges i originalText.</w:t>
            </w:r>
          </w:p>
          <w:p w14:paraId="29DDDC2E"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 xml:space="preserve">Om originalText anges skall inget annat värde i </w:t>
            </w:r>
            <w:r w:rsidRPr="006B6063">
              <w:rPr>
                <w:spacing w:val="-1"/>
                <w:sz w:val="20"/>
                <w:szCs w:val="20"/>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6B6063" w:rsidRDefault="008A6494" w:rsidP="003A6D72">
            <w:pPr>
              <w:widowControl/>
              <w:spacing w:line="226" w:lineRule="exact"/>
              <w:ind w:left="102"/>
              <w:jc w:val="center"/>
              <w:rPr>
                <w:rFonts w:cs="Times New Roman"/>
                <w:spacing w:val="-1"/>
                <w:sz w:val="20"/>
                <w:szCs w:val="20"/>
                <w:lang w:val="sv-SE"/>
              </w:rPr>
            </w:pPr>
          </w:p>
        </w:tc>
      </w:tr>
      <w:tr w:rsidR="008A6494" w:rsidRPr="006B6063"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6B6063" w:rsidRDefault="008A6494" w:rsidP="008A6494">
            <w:pPr>
              <w:pStyle w:val="TableParagraph"/>
              <w:spacing w:line="229" w:lineRule="exact"/>
              <w:ind w:left="102"/>
              <w:rPr>
                <w:rFonts w:ascii="Georgia" w:eastAsia="Times New Roman" w:hAnsi="Georgia" w:cs="Times New Roman"/>
                <w:spacing w:val="-1"/>
                <w:sz w:val="20"/>
                <w:szCs w:val="20"/>
                <w:lang w:val="sv-SE"/>
              </w:rPr>
            </w:pPr>
            <w:r w:rsidRPr="006B6063">
              <w:rPr>
                <w:rFonts w:ascii="Georgia" w:hAnsi="Georgia" w:cs="Times New Roman"/>
                <w:spacing w:val="-1"/>
                <w:sz w:val="20"/>
                <w:szCs w:val="20"/>
              </w:rPr>
              <w:t>../</w:t>
            </w:r>
            <w:r w:rsidRPr="006B6063">
              <w:rPr>
                <w:rFonts w:ascii="Georgia" w:eastAsia="Times New Roman" w:hAnsi="Georgia" w:cs="Times New Roman"/>
                <w:spacing w:val="-1"/>
                <w:sz w:val="20"/>
                <w:szCs w:val="20"/>
              </w:rPr>
              <w:t>../../../orgUnitName</w:t>
            </w:r>
          </w:p>
          <w:p w14:paraId="3D527C8E" w14:textId="77777777" w:rsidR="008A6494" w:rsidRPr="006B6063"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 xml:space="preserve">Telefon till </w:t>
            </w:r>
            <w:r w:rsidRPr="006B6063">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Postadress för den organisation som författaren är uppdragstagare på. </w:t>
            </w:r>
            <w:r w:rsidRPr="006B6063">
              <w:rPr>
                <w:sz w:val="20"/>
                <w:szCs w:val="20"/>
              </w:rPr>
              <w:t>Skrivs på ett så naturligt sätt som möjligt, exempelvis:</w:t>
            </w:r>
            <w:r w:rsidRPr="006B6063">
              <w:rPr>
                <w:sz w:val="20"/>
                <w:szCs w:val="20"/>
              </w:rPr>
              <w:br/>
              <w:t>”Storgatan 12</w:t>
            </w:r>
            <w:r w:rsidRPr="006B6063">
              <w:rPr>
                <w:sz w:val="20"/>
                <w:szCs w:val="20"/>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Text som anger namnet pa</w:t>
            </w:r>
            <w:r w:rsidRPr="006B6063">
              <w:rPr>
                <w:rFonts w:ascii="Times New Roman" w:hAnsi="Times New Roman" w:cs="Times New Roman"/>
                <w:sz w:val="20"/>
                <w:szCs w:val="20"/>
              </w:rPr>
              <w:t>̊</w:t>
            </w:r>
            <w:r w:rsidRPr="006B6063">
              <w:rPr>
                <w:sz w:val="20"/>
                <w:szCs w:val="20"/>
              </w:rPr>
              <w:t xml:space="preserve"> plats eller ort fo</w:t>
            </w:r>
            <w:r w:rsidRPr="006B6063">
              <w:rPr>
                <w:rFonts w:cs="Georgia"/>
                <w:sz w:val="20"/>
                <w:szCs w:val="20"/>
              </w:rPr>
              <w:t>̈</w:t>
            </w:r>
            <w:r w:rsidRPr="006B6063">
              <w:rPr>
                <w:sz w:val="20"/>
                <w:szCs w:val="20"/>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../../../healthcareProfessionalCareUnitHSAId</w:t>
            </w:r>
          </w:p>
          <w:p w14:paraId="7AD11221" w14:textId="77777777" w:rsidR="008A6494" w:rsidRPr="006B6063"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HSAIdType</w:t>
            </w:r>
          </w:p>
          <w:p w14:paraId="5243A68C" w14:textId="77777777" w:rsidR="008A6494" w:rsidRPr="006B6063" w:rsidRDefault="008A6494" w:rsidP="008A6494">
            <w:pPr>
              <w:widowControl/>
              <w:spacing w:line="226" w:lineRule="exact"/>
              <w:ind w:left="102"/>
              <w:rPr>
                <w:rFonts w:cs="Times New Roman"/>
                <w:spacing w:val="-1"/>
                <w:sz w:val="20"/>
                <w:szCs w:val="20"/>
                <w:lang w:val="sv-SE"/>
              </w:rPr>
            </w:pPr>
          </w:p>
          <w:p w14:paraId="0859178A" w14:textId="77777777" w:rsidR="008A6494" w:rsidRPr="006B6063"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 för Vårdenhet.</w:t>
            </w:r>
          </w:p>
          <w:p w14:paraId="660050B5" w14:textId="77777777" w:rsidR="008A6494" w:rsidRPr="006B6063" w:rsidRDefault="008A6494" w:rsidP="008A6494">
            <w:pPr>
              <w:widowControl/>
              <w:spacing w:line="229" w:lineRule="exact"/>
              <w:ind w:left="102"/>
              <w:rPr>
                <w:rFonts w:cs="Times New Roman"/>
                <w:sz w:val="20"/>
                <w:szCs w:val="20"/>
                <w:lang w:val="sv-SE"/>
              </w:rPr>
            </w:pPr>
          </w:p>
          <w:p w14:paraId="352512E3"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HSAIdType</w:t>
            </w:r>
          </w:p>
          <w:p w14:paraId="7289DF32" w14:textId="77777777" w:rsidR="008A6494" w:rsidRPr="006B6063"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HSA-id för vårdgivaren, som är vårdgivare för den enhet som författaren är uppdragstagare för.</w:t>
            </w:r>
          </w:p>
          <w:p w14:paraId="11CE0B62"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6B6063" w:rsidRDefault="008A6494" w:rsidP="008A6494">
            <w:pPr>
              <w:widowControl/>
              <w:spacing w:line="226" w:lineRule="exact"/>
              <w:ind w:left="102"/>
              <w:rPr>
                <w:rFonts w:cs="Times New Roman"/>
                <w:spacing w:val="-1"/>
                <w:sz w:val="20"/>
                <w:szCs w:val="20"/>
                <w:lang w:val="sv-SE"/>
              </w:rPr>
            </w:pPr>
            <w:r w:rsidRPr="006B6063">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Information om vem som signerat informationen i dokumentet.</w:t>
            </w:r>
          </w:p>
          <w:p w14:paraId="67778E22"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z w:val="20"/>
                <w:szCs w:val="20"/>
              </w:rPr>
              <w:t>0..1</w:t>
            </w:r>
          </w:p>
        </w:tc>
      </w:tr>
      <w:tr w:rsidR="008A6494" w:rsidRPr="006B6063"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w:t>
            </w:r>
            <w:r w:rsidRPr="006B6063">
              <w:rPr>
                <w:sz w:val="20"/>
                <w:szCs w:val="20"/>
              </w:rPr>
              <w:t>signatureTime</w:t>
            </w:r>
          </w:p>
          <w:p w14:paraId="3E00FDA1"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6B6063" w:rsidRDefault="008A6494" w:rsidP="008A6494">
            <w:pPr>
              <w:widowControl/>
              <w:spacing w:line="229" w:lineRule="exact"/>
              <w:ind w:left="102"/>
              <w:rPr>
                <w:rFonts w:cs="Times New Roman"/>
                <w:color w:val="FF0000"/>
                <w:sz w:val="20"/>
                <w:szCs w:val="20"/>
                <w:lang w:val="sv-SE"/>
              </w:rPr>
            </w:pPr>
            <w:r w:rsidRPr="006B6063">
              <w:rPr>
                <w:sz w:val="20"/>
                <w:szCs w:val="20"/>
              </w:rPr>
              <w:t>TimeStampType</w:t>
            </w:r>
          </w:p>
          <w:p w14:paraId="1DDB45BB"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Tidpunkt för signering.</w:t>
            </w:r>
          </w:p>
          <w:p w14:paraId="5277EFD1" w14:textId="77777777" w:rsidR="008A6494" w:rsidRPr="006B6063"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1..1</w:t>
            </w:r>
          </w:p>
        </w:tc>
      </w:tr>
      <w:tr w:rsidR="008A6494" w:rsidRPr="006B6063"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../../../legalAuthenticatorHSAId</w:t>
            </w:r>
          </w:p>
          <w:p w14:paraId="6A1FBC4F" w14:textId="77777777" w:rsidR="008A6494" w:rsidRPr="006B6063"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HSAIDType</w:t>
            </w:r>
          </w:p>
          <w:p w14:paraId="27764C2E" w14:textId="77777777" w:rsidR="008A6494" w:rsidRPr="006B6063"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0..1</w:t>
            </w:r>
          </w:p>
        </w:tc>
      </w:tr>
      <w:tr w:rsidR="008A6494" w:rsidRPr="006B6063"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6B6063" w:rsidRDefault="008A6494" w:rsidP="003A6D72">
            <w:pPr>
              <w:widowControl/>
              <w:spacing w:line="229" w:lineRule="exact"/>
              <w:ind w:left="102"/>
              <w:jc w:val="center"/>
              <w:rPr>
                <w:rFonts w:cs="Times New Roman"/>
                <w:sz w:val="20"/>
                <w:szCs w:val="20"/>
                <w:lang w:val="sv-SE"/>
              </w:rPr>
            </w:pPr>
            <w:r w:rsidRPr="006B6063">
              <w:rPr>
                <w:sz w:val="20"/>
                <w:szCs w:val="20"/>
              </w:rPr>
              <w:t>0..1</w:t>
            </w:r>
          </w:p>
        </w:tc>
      </w:tr>
      <w:tr w:rsidR="008A6494" w:rsidRPr="006B6063"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approvedForPatient</w:t>
            </w:r>
          </w:p>
          <w:p w14:paraId="1E7516DE"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6B6063" w:rsidRDefault="008A6494" w:rsidP="008A6494">
            <w:pPr>
              <w:widowControl/>
              <w:spacing w:line="229" w:lineRule="exact"/>
              <w:ind w:left="102"/>
              <w:rPr>
                <w:rFonts w:cs="Times New Roman"/>
                <w:color w:val="FF0000"/>
                <w:sz w:val="20"/>
                <w:szCs w:val="20"/>
                <w:lang w:val="sv-SE"/>
              </w:rPr>
            </w:pPr>
            <w:r w:rsidRPr="006B6063">
              <w:rPr>
                <w:sz w:val="20"/>
                <w:szCs w:val="20"/>
              </w:rPr>
              <w:t>boolean</w:t>
            </w:r>
          </w:p>
          <w:p w14:paraId="13EBEDDA" w14:textId="77777777" w:rsidR="008A6494" w:rsidRPr="006B6063"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Anger om information får delas till patient. Värdet sätts i sådant fall till true, i annat fall till false.</w:t>
            </w:r>
          </w:p>
          <w:p w14:paraId="5ABD9F50"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Identitetet för den vård- och omsorgskontakt som föranlett den information som omfattas av dokumentet. 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../maternityMedicalRecordBody</w:t>
            </w:r>
          </w:p>
          <w:p w14:paraId="3A243C17" w14:textId="77777777" w:rsidR="008A6494" w:rsidRPr="006B6063"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MaternityMedicalRecordBodyType</w:t>
            </w:r>
          </w:p>
          <w:p w14:paraId="02F36B46" w14:textId="77777777" w:rsidR="008A6494" w:rsidRPr="006B6063"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Kan bestå av antingen en </w:t>
            </w:r>
            <w:r w:rsidRPr="006B6063">
              <w:rPr>
                <w:sz w:val="20"/>
                <w:szCs w:val="20"/>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6B6063" w:rsidRDefault="008A6494" w:rsidP="008A6494">
            <w:pPr>
              <w:widowControl/>
              <w:spacing w:line="229" w:lineRule="exact"/>
              <w:ind w:left="102"/>
              <w:rPr>
                <w:rFonts w:cs="Times New Roman"/>
                <w:b/>
                <w:i/>
                <w:sz w:val="20"/>
                <w:szCs w:val="20"/>
                <w:lang w:val="sv-SE"/>
              </w:rPr>
            </w:pPr>
            <w:r w:rsidRPr="006B6063">
              <w:rPr>
                <w:b/>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6B6063" w:rsidRDefault="008A6494" w:rsidP="008A6494">
            <w:pPr>
              <w:widowControl/>
              <w:spacing w:line="229" w:lineRule="exact"/>
              <w:ind w:left="102"/>
              <w:rPr>
                <w:rFonts w:cs="Times New Roman"/>
                <w:i/>
                <w:spacing w:val="-1"/>
                <w:sz w:val="20"/>
                <w:szCs w:val="20"/>
                <w:lang w:val="sv-SE"/>
              </w:rPr>
            </w:pPr>
            <w:r w:rsidRPr="006B6063">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6B6063" w:rsidRDefault="008A6494" w:rsidP="008A6494">
            <w:pPr>
              <w:widowControl/>
              <w:spacing w:line="226" w:lineRule="exact"/>
              <w:ind w:left="102"/>
              <w:rPr>
                <w:rFonts w:cs="Times New Roman"/>
                <w:i/>
                <w:spacing w:val="-1"/>
                <w:sz w:val="20"/>
                <w:szCs w:val="20"/>
                <w:lang w:val="sv-SE"/>
              </w:rPr>
            </w:pPr>
            <w:r w:rsidRPr="006B6063">
              <w:rPr>
                <w:i/>
                <w:spacing w:val="-1"/>
                <w:sz w:val="20"/>
                <w:szCs w:val="20"/>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6B6063" w:rsidRDefault="008A6494" w:rsidP="003A6D72">
            <w:pPr>
              <w:widowControl/>
              <w:spacing w:line="226" w:lineRule="exact"/>
              <w:ind w:left="102"/>
              <w:jc w:val="center"/>
              <w:rPr>
                <w:rFonts w:cs="Times New Roman"/>
                <w:i/>
                <w:spacing w:val="-1"/>
                <w:sz w:val="20"/>
                <w:szCs w:val="20"/>
                <w:lang w:val="sv-SE"/>
              </w:rPr>
            </w:pPr>
            <w:r w:rsidRPr="006B6063">
              <w:rPr>
                <w:i/>
                <w:spacing w:val="-1"/>
                <w:sz w:val="20"/>
                <w:szCs w:val="20"/>
              </w:rPr>
              <w:t>0..1</w:t>
            </w:r>
          </w:p>
        </w:tc>
      </w:tr>
      <w:tr w:rsidR="008A6494" w:rsidRPr="006B6063"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6B6063" w:rsidRDefault="008A6494" w:rsidP="008A6494">
            <w:pPr>
              <w:widowControl/>
              <w:spacing w:line="229" w:lineRule="exact"/>
              <w:ind w:left="102"/>
              <w:rPr>
                <w:rFonts w:cs="Times New Roman"/>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6B6063" w:rsidRDefault="008A6494" w:rsidP="008A6494">
            <w:pPr>
              <w:widowControl/>
              <w:spacing w:line="229" w:lineRule="exact"/>
              <w:ind w:left="102"/>
              <w:rPr>
                <w:rFonts w:cs="Times New Roman"/>
                <w:spacing w:val="-1"/>
                <w:sz w:val="20"/>
                <w:szCs w:val="20"/>
                <w:lang w:val="sv-SE"/>
              </w:rPr>
            </w:pPr>
            <w:r w:rsidRPr="006B6063">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6B6063" w:rsidRDefault="008A6494" w:rsidP="008A6494">
            <w:pPr>
              <w:widowControl/>
              <w:spacing w:line="229" w:lineRule="exact"/>
              <w:ind w:left="102"/>
              <w:rPr>
                <w:rFonts w:cs="Times New Roman"/>
                <w:spacing w:val="-1"/>
                <w:sz w:val="20"/>
                <w:szCs w:val="20"/>
                <w:lang w:val="sv-SE"/>
              </w:rPr>
            </w:pPr>
            <w:r w:rsidRPr="006B6063">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8A6494" w:rsidRPr="006B6063"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 xml:space="preserve">Graviditet förlossning enligt kodverk: </w:t>
            </w:r>
          </w:p>
          <w:p w14:paraId="038DF31A" w14:textId="77777777" w:rsidR="008A6494" w:rsidRPr="006B6063"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6B6063"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6B6063" w:rsidRDefault="008A6494" w:rsidP="008A6494">
                  <w:pPr>
                    <w:spacing w:line="229" w:lineRule="exact"/>
                    <w:ind w:left="102"/>
                    <w:rPr>
                      <w:szCs w:val="20"/>
                    </w:rPr>
                  </w:pPr>
                  <w:r w:rsidRPr="006B6063">
                    <w:rPr>
                      <w:szCs w:val="20"/>
                    </w:rPr>
                    <w:t xml:space="preserve">0 = </w:t>
                  </w:r>
                  <w:proofErr w:type="gramStart"/>
                  <w:r w:rsidRPr="006B6063">
                    <w:rPr>
                      <w:szCs w:val="20"/>
                    </w:rPr>
                    <w:t>Ej</w:t>
                  </w:r>
                  <w:proofErr w:type="gramEnd"/>
                  <w:r w:rsidRPr="006B6063">
                    <w:rPr>
                      <w:szCs w:val="20"/>
                    </w:rPr>
                    <w:t xml:space="preserve"> angivet, </w:t>
                  </w:r>
                </w:p>
              </w:tc>
            </w:tr>
            <w:tr w:rsidR="008A6494" w:rsidRPr="006B6063"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6B6063" w:rsidRDefault="008A6494" w:rsidP="008A6494">
                  <w:pPr>
                    <w:spacing w:line="229" w:lineRule="exact"/>
                    <w:ind w:left="102"/>
                    <w:rPr>
                      <w:szCs w:val="20"/>
                    </w:rPr>
                  </w:pPr>
                  <w:r w:rsidRPr="006B6063">
                    <w:rPr>
                      <w:szCs w:val="20"/>
                    </w:rPr>
                    <w:t>1 = X-gravid,</w:t>
                  </w:r>
                </w:p>
              </w:tc>
            </w:tr>
            <w:tr w:rsidR="008A6494" w:rsidRPr="006B6063"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6B6063" w:rsidRDefault="008A6494" w:rsidP="008A6494">
                  <w:pPr>
                    <w:spacing w:line="229" w:lineRule="exact"/>
                    <w:ind w:left="102"/>
                    <w:rPr>
                      <w:szCs w:val="20"/>
                    </w:rPr>
                  </w:pPr>
                  <w:r w:rsidRPr="006B6063">
                    <w:rPr>
                      <w:szCs w:val="20"/>
                    </w:rPr>
                    <w:t>2 = Spontan abort,</w:t>
                  </w:r>
                </w:p>
              </w:tc>
            </w:tr>
            <w:tr w:rsidR="008A6494" w:rsidRPr="006B6063"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6B6063" w:rsidRDefault="008A6494" w:rsidP="008A6494">
                  <w:pPr>
                    <w:spacing w:line="229" w:lineRule="exact"/>
                    <w:ind w:left="102"/>
                    <w:rPr>
                      <w:szCs w:val="20"/>
                    </w:rPr>
                  </w:pPr>
                  <w:r w:rsidRPr="006B6063">
                    <w:rPr>
                      <w:szCs w:val="20"/>
                    </w:rPr>
                    <w:t>4 = Dödfött,</w:t>
                  </w:r>
                </w:p>
              </w:tc>
            </w:tr>
            <w:tr w:rsidR="008A6494" w:rsidRPr="006B6063"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6B6063" w:rsidRDefault="008A6494" w:rsidP="008A6494">
                  <w:pPr>
                    <w:spacing w:line="229" w:lineRule="exact"/>
                    <w:ind w:left="102"/>
                    <w:rPr>
                      <w:szCs w:val="20"/>
                    </w:rPr>
                  </w:pPr>
                  <w:r w:rsidRPr="006B6063">
                    <w:rPr>
                      <w:szCs w:val="20"/>
                    </w:rPr>
                    <w:t>5 = Levande fött</w:t>
                  </w:r>
                </w:p>
              </w:tc>
            </w:tr>
          </w:tbl>
          <w:p w14:paraId="6F7F1FE4"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Kön, giltiga värden 0,1,2 och 9 enligt kodverk med OID 1.2.752.129.2.2.1.1:</w:t>
            </w:r>
          </w:p>
          <w:p w14:paraId="2AA49659" w14:textId="77777777" w:rsidR="008A6494" w:rsidRPr="006B6063" w:rsidRDefault="008A6494" w:rsidP="008A6494">
            <w:pPr>
              <w:widowControl/>
              <w:spacing w:line="226" w:lineRule="exact"/>
              <w:ind w:left="102"/>
              <w:rPr>
                <w:rFonts w:cs="Times New Roman"/>
                <w:spacing w:val="-1"/>
                <w:sz w:val="20"/>
                <w:szCs w:val="20"/>
                <w:lang w:val="sv-SE"/>
              </w:rPr>
            </w:pPr>
          </w:p>
          <w:p w14:paraId="0728A88E"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0 = okänt,</w:t>
            </w:r>
          </w:p>
          <w:p w14:paraId="3DD7095B"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1 = man,</w:t>
            </w:r>
          </w:p>
          <w:p w14:paraId="7D8EC39E"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2 = kvinna,</w:t>
            </w:r>
          </w:p>
          <w:p w14:paraId="68F3834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9 = ej tillämpligt</w:t>
            </w:r>
          </w:p>
          <w:p w14:paraId="60FF1C05" w14:textId="77777777" w:rsidR="008A6494" w:rsidRPr="006B6063"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Trombos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Endokrina sjukdomar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Upprepade urinvägsinfektioner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Diabetes mellitus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8A6494" w:rsidRPr="006B6063"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8A6494" w:rsidRPr="006B6063"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 xml:space="preserve">Bedömning vid 1:a besök: basprogram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8A6494" w:rsidRPr="006B6063" w:rsidRDefault="008A6494" w:rsidP="008A6494">
            <w:pPr>
              <w:widowControl/>
              <w:spacing w:line="229" w:lineRule="exact"/>
              <w:ind w:left="102"/>
              <w:rPr>
                <w:rFonts w:cs="Times New Roman"/>
                <w:b/>
                <w:i/>
                <w:sz w:val="20"/>
                <w:szCs w:val="20"/>
                <w:lang w:val="sv-SE"/>
              </w:rPr>
            </w:pPr>
            <w:r w:rsidRPr="006B6063">
              <w:rPr>
                <w:b/>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8A6494" w:rsidRPr="006B6063" w:rsidRDefault="008A6494" w:rsidP="008A6494">
            <w:pPr>
              <w:widowControl/>
              <w:spacing w:line="229" w:lineRule="exact"/>
              <w:ind w:left="102"/>
              <w:rPr>
                <w:rFonts w:cs="Times New Roman"/>
                <w:i/>
                <w:sz w:val="20"/>
                <w:szCs w:val="20"/>
                <w:lang w:val="sv-SE"/>
              </w:rPr>
            </w:pPr>
            <w:r w:rsidRPr="006B6063">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8A6494" w:rsidRPr="006B6063" w:rsidRDefault="008A6494" w:rsidP="008A6494">
            <w:pPr>
              <w:widowControl/>
              <w:spacing w:line="226" w:lineRule="exact"/>
              <w:ind w:left="102"/>
              <w:rPr>
                <w:rFonts w:cs="Times New Roman"/>
                <w:i/>
                <w:spacing w:val="-1"/>
                <w:sz w:val="20"/>
                <w:szCs w:val="20"/>
                <w:lang w:val="sv-SE"/>
              </w:rPr>
            </w:pPr>
            <w:r w:rsidRPr="006B6063">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8A6494" w:rsidRPr="006B6063" w:rsidRDefault="008A6494" w:rsidP="003A6D72">
            <w:pPr>
              <w:widowControl/>
              <w:spacing w:line="226" w:lineRule="exact"/>
              <w:ind w:left="102"/>
              <w:jc w:val="center"/>
              <w:rPr>
                <w:rFonts w:cs="Times New Roman"/>
                <w:i/>
                <w:spacing w:val="-1"/>
                <w:sz w:val="20"/>
                <w:szCs w:val="20"/>
                <w:lang w:val="sv-SE"/>
              </w:rPr>
            </w:pPr>
            <w:r w:rsidRPr="006B6063">
              <w:rPr>
                <w:i/>
                <w:spacing w:val="-1"/>
                <w:sz w:val="20"/>
                <w:szCs w:val="20"/>
              </w:rPr>
              <w:t>0..1</w:t>
            </w:r>
          </w:p>
        </w:tc>
      </w:tr>
      <w:tr w:rsidR="008A6494" w:rsidRPr="006B6063"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8A6494" w:rsidRPr="006B6063"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8A6494" w:rsidRPr="006B6063" w:rsidRDefault="008A6494"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8A6494" w:rsidRPr="006B6063" w:rsidRDefault="008A6494" w:rsidP="008A6494">
            <w:pPr>
              <w:widowControl/>
              <w:spacing w:line="226" w:lineRule="exact"/>
              <w:ind w:left="102"/>
              <w:rPr>
                <w:rFonts w:cs="Times New Roman"/>
                <w:spacing w:val="-1"/>
                <w:sz w:val="20"/>
                <w:szCs w:val="20"/>
                <w:lang w:val="sv-SE"/>
              </w:rPr>
            </w:pPr>
            <w:r w:rsidRPr="006B6063">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8A6494" w:rsidRPr="006B6063" w:rsidRDefault="008A6494"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93168E" w:rsidRPr="006B6063"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93168E" w:rsidRPr="006B6063" w:rsidRDefault="0093168E" w:rsidP="008A6494">
            <w:pPr>
              <w:widowControl/>
              <w:spacing w:line="229" w:lineRule="exact"/>
              <w:ind w:left="102"/>
              <w:rPr>
                <w:sz w:val="20"/>
                <w:szCs w:val="20"/>
                <w:highlight w:val="yellow"/>
                <w:lang w:val="sv-SE"/>
              </w:rPr>
            </w:pPr>
            <w:r w:rsidRPr="006B6063">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93168E" w:rsidRPr="006B6063" w:rsidRDefault="0093168E" w:rsidP="008A6494">
            <w:pPr>
              <w:widowControl/>
              <w:spacing w:line="229" w:lineRule="exact"/>
              <w:ind w:left="102"/>
              <w:rPr>
                <w:sz w:val="20"/>
                <w:szCs w:val="20"/>
                <w:highlight w:val="yellow"/>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93168E" w:rsidRPr="006B6063" w:rsidRDefault="0093168E" w:rsidP="00CC412F">
            <w:pPr>
              <w:widowControl/>
              <w:spacing w:line="226" w:lineRule="exact"/>
              <w:ind w:left="102"/>
              <w:rPr>
                <w:spacing w:val="-1"/>
                <w:sz w:val="20"/>
                <w:szCs w:val="20"/>
                <w:lang w:val="sv-SE"/>
              </w:rPr>
            </w:pPr>
            <w:r w:rsidRPr="006B6063">
              <w:rPr>
                <w:spacing w:val="-1"/>
                <w:sz w:val="20"/>
                <w:szCs w:val="20"/>
              </w:rPr>
              <w:t>Proteinuri - Protein i urinet [massa / volym]</w:t>
            </w:r>
          </w:p>
          <w:p w14:paraId="374D9CDD" w14:textId="6E88D09C" w:rsidR="0093168E" w:rsidRPr="006B6063" w:rsidRDefault="0093168E" w:rsidP="008A6494">
            <w:pPr>
              <w:widowControl/>
              <w:spacing w:line="226" w:lineRule="exact"/>
              <w:ind w:left="102"/>
              <w:rPr>
                <w:spacing w:val="-1"/>
                <w:sz w:val="20"/>
                <w:szCs w:val="20"/>
                <w:highlight w:val="yellow"/>
                <w:lang w:val="sv-SE"/>
              </w:rPr>
            </w:pPr>
            <w:r w:rsidRPr="006B6063">
              <w:rPr>
                <w:spacing w:val="-1"/>
                <w:sz w:val="20"/>
                <w:szCs w:val="20"/>
              </w:rPr>
              <w:t>Mängden protein skall alltså anges i g/l eller motsvarande. 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93168E" w:rsidRPr="006B6063" w:rsidRDefault="0093168E" w:rsidP="003A6D72">
            <w:pPr>
              <w:widowControl/>
              <w:spacing w:line="226" w:lineRule="exact"/>
              <w:ind w:left="102"/>
              <w:jc w:val="center"/>
              <w:rPr>
                <w:spacing w:val="-1"/>
                <w:sz w:val="20"/>
                <w:szCs w:val="20"/>
                <w:highlight w:val="yellow"/>
                <w:lang w:val="sv-SE"/>
              </w:rPr>
            </w:pPr>
            <w:r w:rsidRPr="006B6063">
              <w:rPr>
                <w:spacing w:val="-1"/>
                <w:sz w:val="20"/>
                <w:szCs w:val="20"/>
              </w:rPr>
              <w:t>0..1</w:t>
            </w:r>
          </w:p>
        </w:tc>
      </w:tr>
      <w:tr w:rsidR="0093168E" w:rsidRPr="006B6063"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93168E" w:rsidRPr="006B6063" w:rsidRDefault="0093168E" w:rsidP="008A6494">
            <w:pPr>
              <w:widowControl/>
              <w:spacing w:line="229" w:lineRule="exact"/>
              <w:ind w:left="102"/>
              <w:rPr>
                <w:sz w:val="20"/>
                <w:szCs w:val="20"/>
                <w:highlight w:val="yellow"/>
                <w:lang w:val="sv-SE"/>
              </w:rPr>
            </w:pPr>
            <w:r w:rsidRPr="006B6063">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93168E" w:rsidRPr="006B6063" w:rsidRDefault="0093168E" w:rsidP="008A6494">
            <w:pPr>
              <w:widowControl/>
              <w:spacing w:line="229" w:lineRule="exact"/>
              <w:ind w:left="102"/>
              <w:rPr>
                <w:sz w:val="20"/>
                <w:szCs w:val="20"/>
                <w:highlight w:val="yellow"/>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93168E" w:rsidRPr="006B6063" w:rsidRDefault="0093168E" w:rsidP="00CC412F">
            <w:pPr>
              <w:widowControl/>
              <w:spacing w:line="226" w:lineRule="exact"/>
              <w:ind w:left="102"/>
              <w:rPr>
                <w:spacing w:val="-1"/>
                <w:sz w:val="20"/>
                <w:szCs w:val="20"/>
                <w:lang w:val="sv-SE"/>
              </w:rPr>
            </w:pPr>
            <w:r w:rsidRPr="006B6063">
              <w:rPr>
                <w:spacing w:val="-1"/>
                <w:sz w:val="20"/>
                <w:szCs w:val="20"/>
              </w:rPr>
              <w:t>Glucosuri - Glucos i urinet [antal / volym]</w:t>
            </w:r>
          </w:p>
          <w:p w14:paraId="58BB8205" w14:textId="77777777" w:rsidR="0093168E" w:rsidRPr="006B6063" w:rsidRDefault="0093168E" w:rsidP="00CC412F">
            <w:pPr>
              <w:widowControl/>
              <w:spacing w:line="226" w:lineRule="exact"/>
              <w:ind w:left="102"/>
              <w:rPr>
                <w:spacing w:val="-1"/>
                <w:sz w:val="20"/>
                <w:szCs w:val="20"/>
                <w:lang w:val="sv-SE"/>
              </w:rPr>
            </w:pPr>
            <w:r w:rsidRPr="006B6063">
              <w:rPr>
                <w:spacing w:val="-1"/>
                <w:sz w:val="20"/>
                <w:szCs w:val="20"/>
              </w:rPr>
              <w:t>Förväntad enhet är mmol/l. Använd INTE mätstickans kodning (0, 1+, 2+…)</w:t>
            </w:r>
          </w:p>
          <w:p w14:paraId="0F1AF5D0" w14:textId="2C77E03F" w:rsidR="0093168E" w:rsidRPr="006B6063" w:rsidRDefault="0093168E" w:rsidP="008A6494">
            <w:pPr>
              <w:widowControl/>
              <w:spacing w:line="226" w:lineRule="exact"/>
              <w:ind w:left="102"/>
              <w:rPr>
                <w:spacing w:val="-1"/>
                <w:sz w:val="20"/>
                <w:szCs w:val="20"/>
                <w:highlight w:val="yellow"/>
                <w:lang w:val="sv-SE"/>
              </w:rPr>
            </w:pPr>
            <w:r w:rsidRPr="006B6063">
              <w:rPr>
                <w:spacing w:val="-1"/>
                <w:sz w:val="20"/>
                <w:szCs w:val="20"/>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93168E" w:rsidRPr="006B6063" w:rsidRDefault="0093168E" w:rsidP="003A6D72">
            <w:pPr>
              <w:widowControl/>
              <w:spacing w:line="226" w:lineRule="exact"/>
              <w:ind w:left="102"/>
              <w:jc w:val="center"/>
              <w:rPr>
                <w:spacing w:val="-1"/>
                <w:sz w:val="20"/>
                <w:szCs w:val="20"/>
                <w:highlight w:val="yellow"/>
                <w:lang w:val="sv-SE"/>
              </w:rPr>
            </w:pPr>
            <w:r w:rsidRPr="006B6063">
              <w:rPr>
                <w:spacing w:val="-1"/>
                <w:sz w:val="20"/>
                <w:szCs w:val="20"/>
              </w:rPr>
              <w:t>0..1</w:t>
            </w:r>
          </w:p>
        </w:tc>
      </w:tr>
      <w:tr w:rsidR="00000D1C" w:rsidRPr="006B6063"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000D1C" w:rsidRPr="006B6063" w:rsidRDefault="00000D1C" w:rsidP="008A6494">
            <w:pPr>
              <w:widowControl/>
              <w:spacing w:line="229" w:lineRule="exact"/>
              <w:ind w:left="102"/>
              <w:rPr>
                <w:rFonts w:cs="Times New Roman"/>
                <w:sz w:val="20"/>
                <w:szCs w:val="20"/>
                <w:lang w:val="sv-SE"/>
              </w:rPr>
            </w:pPr>
            <w:r w:rsidRPr="006B6063">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000D1C" w:rsidRPr="006B6063" w:rsidRDefault="00000D1C" w:rsidP="008A6494">
            <w:pPr>
              <w:widowControl/>
              <w:spacing w:line="229" w:lineRule="exact"/>
              <w:ind w:left="102"/>
              <w:rPr>
                <w:rFonts w:cs="Times New Roman"/>
                <w:sz w:val="20"/>
                <w:szCs w:val="20"/>
                <w:lang w:val="sv-SE"/>
              </w:rPr>
            </w:pPr>
            <w:r w:rsidRPr="006B6063">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000D1C" w:rsidRPr="006B6063" w:rsidRDefault="00000D1C" w:rsidP="008A6494">
            <w:pPr>
              <w:widowControl/>
              <w:spacing w:line="229" w:lineRule="exact"/>
              <w:ind w:left="102"/>
              <w:rPr>
                <w:rFonts w:cs="Times New Roman"/>
                <w:sz w:val="20"/>
                <w:szCs w:val="20"/>
                <w:lang w:val="sv-SE"/>
              </w:rPr>
            </w:pPr>
            <w:r w:rsidRPr="006B6063">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000D1C" w:rsidRPr="006B6063" w:rsidRDefault="00000D1C" w:rsidP="008A6494">
            <w:pPr>
              <w:widowControl/>
              <w:spacing w:line="229" w:lineRule="exact"/>
              <w:ind w:left="102"/>
              <w:rPr>
                <w:rFonts w:cs="Times New Roman"/>
                <w:sz w:val="20"/>
                <w:szCs w:val="20"/>
                <w:lang w:val="sv-SE"/>
              </w:rPr>
            </w:pPr>
            <w:r w:rsidRPr="006B6063">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000D1C" w:rsidRPr="006B6063"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000D1C" w:rsidRPr="006B6063" w:rsidRDefault="00000D1C" w:rsidP="008A6494">
            <w:pPr>
              <w:widowControl/>
              <w:spacing w:line="229" w:lineRule="exact"/>
              <w:ind w:left="102"/>
              <w:rPr>
                <w:rFonts w:cs="Times New Roman"/>
                <w:sz w:val="20"/>
                <w:szCs w:val="20"/>
                <w:lang w:val="sv-SE"/>
              </w:rPr>
            </w:pPr>
            <w:r w:rsidRPr="006B6063">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000D1C" w:rsidRPr="006B6063" w:rsidRDefault="00000D1C"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000D1C" w:rsidRPr="006B6063" w:rsidRDefault="00000D1C" w:rsidP="005B612A">
            <w:pPr>
              <w:widowControl/>
              <w:spacing w:line="226" w:lineRule="exact"/>
              <w:ind w:left="102"/>
              <w:rPr>
                <w:rFonts w:cs="Times New Roman"/>
                <w:spacing w:val="-1"/>
                <w:sz w:val="20"/>
                <w:szCs w:val="20"/>
                <w:lang w:val="sv-SE"/>
              </w:rPr>
            </w:pPr>
            <w:r w:rsidRPr="006B6063">
              <w:rPr>
                <w:spacing w:val="-1"/>
                <w:sz w:val="20"/>
                <w:szCs w:val="20"/>
              </w:rPr>
              <w:t>p-glukos – blodsocker [antal / volym]</w:t>
            </w:r>
          </w:p>
          <w:p w14:paraId="281B1FDA" w14:textId="5EEB3779"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000D1C" w:rsidRPr="006B6063"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FetalPositionCodeEnum</w:t>
            </w:r>
          </w:p>
          <w:p w14:paraId="62D2F208" w14:textId="77777777" w:rsidR="00000D1C" w:rsidRPr="006B6063" w:rsidRDefault="00000D1C"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Fosterläge enligt kodverk:</w:t>
            </w:r>
          </w:p>
          <w:p w14:paraId="6C29D772" w14:textId="77777777" w:rsidR="00000D1C" w:rsidRPr="006B6063" w:rsidRDefault="00000D1C" w:rsidP="008A6494">
            <w:pPr>
              <w:widowControl/>
              <w:spacing w:line="226" w:lineRule="exact"/>
              <w:ind w:left="102"/>
              <w:rPr>
                <w:rFonts w:cs="Times New Roman"/>
                <w:spacing w:val="-1"/>
                <w:sz w:val="20"/>
                <w:szCs w:val="20"/>
                <w:lang w:val="sv-SE"/>
              </w:rPr>
            </w:pPr>
          </w:p>
          <w:p w14:paraId="1C3B28D4"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0 = head (huvud )</w:t>
            </w:r>
          </w:p>
          <w:p w14:paraId="2499FC99"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1 = breech (säte)</w:t>
            </w:r>
          </w:p>
          <w:p w14:paraId="427C3A2C"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 xml:space="preserve">2 = oblique (snedläge) </w:t>
            </w:r>
          </w:p>
          <w:p w14:paraId="32D0737D"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3 = transverse (tvärläge)</w:t>
            </w:r>
          </w:p>
          <w:p w14:paraId="01EB6385" w14:textId="77777777" w:rsidR="00000D1C" w:rsidRPr="006B6063" w:rsidRDefault="00000D1C"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000D1C" w:rsidRPr="006B6063"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Föregående fosterdel enligt kodverk:</w:t>
            </w:r>
          </w:p>
          <w:p w14:paraId="1B6407BB" w14:textId="77777777" w:rsidR="00000D1C" w:rsidRPr="006B6063" w:rsidRDefault="00000D1C" w:rsidP="008A6494">
            <w:pPr>
              <w:widowControl/>
              <w:spacing w:line="226" w:lineRule="exact"/>
              <w:ind w:left="102"/>
              <w:rPr>
                <w:rFonts w:cs="Times New Roman"/>
                <w:spacing w:val="-1"/>
                <w:sz w:val="20"/>
                <w:szCs w:val="20"/>
                <w:lang w:val="sv-SE"/>
              </w:rPr>
            </w:pPr>
          </w:p>
          <w:p w14:paraId="67894A7A"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0= mobile (rörligt),</w:t>
            </w:r>
          </w:p>
          <w:p w14:paraId="18FB1758"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1 = movable (ruckbart),</w:t>
            </w:r>
          </w:p>
          <w:p w14:paraId="73BB4975"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000D1C" w:rsidRPr="006B6063" w14:paraId="0498E0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000D1C" w:rsidRPr="006B6063" w14:paraId="3533829E" w14:textId="77777777" w:rsidTr="00265DFD">
        <w:trPr>
          <w:trHeight w:hRule="exact" w:val="1541"/>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Typ av ledighet enligt kodverk</w:t>
            </w:r>
          </w:p>
          <w:p w14:paraId="5F41E26C" w14:textId="77777777" w:rsidR="00000D1C" w:rsidRPr="006B6063" w:rsidRDefault="00000D1C" w:rsidP="008A6494">
            <w:pPr>
              <w:widowControl/>
              <w:spacing w:line="226" w:lineRule="exact"/>
              <w:ind w:left="102"/>
              <w:rPr>
                <w:rFonts w:cs="Times New Roman"/>
                <w:spacing w:val="-1"/>
                <w:sz w:val="20"/>
                <w:szCs w:val="20"/>
                <w:lang w:val="sv-SE"/>
              </w:rPr>
            </w:pPr>
          </w:p>
          <w:p w14:paraId="7D982970"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0 = Sjukskrivning,</w:t>
            </w:r>
          </w:p>
          <w:p w14:paraId="517AB695"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1 = Havandekapsledighet,</w:t>
            </w:r>
          </w:p>
          <w:p w14:paraId="6BBB4692"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000D1C" w:rsidRPr="006B6063"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w:t>
            </w:r>
          </w:p>
        </w:tc>
      </w:tr>
      <w:tr w:rsidR="00000D1C" w:rsidRPr="006B6063"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1..1</w:t>
            </w:r>
          </w:p>
          <w:p w14:paraId="42AEFEEC" w14:textId="77777777" w:rsidR="00000D1C" w:rsidRPr="006B6063" w:rsidRDefault="00000D1C" w:rsidP="003A6D72">
            <w:pPr>
              <w:widowControl/>
              <w:spacing w:line="226" w:lineRule="exact"/>
              <w:ind w:left="102"/>
              <w:jc w:val="center"/>
              <w:rPr>
                <w:rFonts w:cs="Times New Roman"/>
                <w:spacing w:val="-1"/>
                <w:sz w:val="20"/>
                <w:szCs w:val="20"/>
                <w:lang w:val="sv-SE"/>
              </w:rPr>
            </w:pPr>
          </w:p>
        </w:tc>
      </w:tr>
      <w:tr w:rsidR="00000D1C" w:rsidRPr="006B6063"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000D1C" w:rsidRPr="006B6063" w:rsidRDefault="00000D1C" w:rsidP="008A6494">
            <w:pPr>
              <w:widowControl/>
              <w:spacing w:line="229" w:lineRule="exact"/>
              <w:ind w:left="102"/>
              <w:rPr>
                <w:rFonts w:cs="Times New Roman"/>
                <w:b/>
                <w:i/>
                <w:sz w:val="20"/>
                <w:szCs w:val="20"/>
                <w:lang w:val="sv-SE"/>
              </w:rPr>
            </w:pPr>
            <w:r w:rsidRPr="006B6063">
              <w:rPr>
                <w:b/>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000D1C" w:rsidRPr="006B6063" w:rsidRDefault="00000D1C" w:rsidP="008A6494">
            <w:pPr>
              <w:widowControl/>
              <w:spacing w:line="229" w:lineRule="exact"/>
              <w:ind w:left="102"/>
              <w:rPr>
                <w:rFonts w:cs="Times New Roman"/>
                <w:i/>
                <w:sz w:val="20"/>
                <w:szCs w:val="20"/>
                <w:lang w:val="sv-SE"/>
              </w:rPr>
            </w:pPr>
            <w:r w:rsidRPr="006B6063">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000D1C" w:rsidRPr="006B6063" w:rsidRDefault="00000D1C" w:rsidP="008A6494">
            <w:pPr>
              <w:widowControl/>
              <w:spacing w:line="226" w:lineRule="exact"/>
              <w:ind w:left="102"/>
              <w:rPr>
                <w:rFonts w:cs="Times New Roman"/>
                <w:i/>
                <w:spacing w:val="-1"/>
                <w:sz w:val="20"/>
                <w:szCs w:val="20"/>
                <w:lang w:val="sv-SE"/>
              </w:rPr>
            </w:pPr>
            <w:r w:rsidRPr="006B6063">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000D1C" w:rsidRPr="006B6063" w:rsidRDefault="00000D1C" w:rsidP="003A6D72">
            <w:pPr>
              <w:widowControl/>
              <w:spacing w:line="226" w:lineRule="exact"/>
              <w:ind w:left="102"/>
              <w:jc w:val="center"/>
              <w:rPr>
                <w:rFonts w:cs="Times New Roman"/>
                <w:i/>
                <w:spacing w:val="-1"/>
                <w:sz w:val="20"/>
                <w:szCs w:val="20"/>
                <w:lang w:val="sv-SE"/>
              </w:rPr>
            </w:pPr>
            <w:r w:rsidRPr="006B6063">
              <w:rPr>
                <w:i/>
                <w:spacing w:val="-1"/>
                <w:sz w:val="20"/>
                <w:szCs w:val="20"/>
              </w:rPr>
              <w:t>0..1</w:t>
            </w:r>
          </w:p>
        </w:tc>
      </w:tr>
      <w:tr w:rsidR="00000D1C" w:rsidRPr="006B6063"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000D1C" w:rsidRPr="006B6063"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../../../../breastfeeding</w:t>
            </w:r>
          </w:p>
          <w:p w14:paraId="33D18339" w14:textId="77777777" w:rsidR="00000D1C" w:rsidRPr="006B6063" w:rsidRDefault="00000D1C"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../../../../bloodPressureSystolic</w:t>
            </w:r>
          </w:p>
          <w:p w14:paraId="53A2257F" w14:textId="77777777" w:rsidR="00000D1C" w:rsidRPr="006B6063" w:rsidRDefault="00000D1C"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 xml:space="preserve">Sår/bristningar/klipp utan anmärkning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 xml:space="preserve">Suturer borttagna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 xml:space="preserve">Bäckenbotten utan anmärkning </w:t>
            </w:r>
            <w:r w:rsidRPr="006B6063">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000D1C" w:rsidRPr="006B6063" w:rsidRDefault="00000D1C" w:rsidP="008A6494">
            <w:pPr>
              <w:widowControl/>
              <w:spacing w:line="226" w:lineRule="exact"/>
              <w:ind w:left="102"/>
              <w:rPr>
                <w:rFonts w:cs="Times New Roman"/>
                <w:spacing w:val="-1"/>
                <w:sz w:val="20"/>
                <w:szCs w:val="20"/>
                <w:lang w:val="sv-SE"/>
              </w:rPr>
            </w:pPr>
            <w:r w:rsidRPr="006B6063">
              <w:rPr>
                <w:sz w:val="20"/>
                <w:szCs w:val="20"/>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000D1C" w:rsidRPr="006B6063" w:rsidRDefault="00000D1C" w:rsidP="008A6494">
            <w:pPr>
              <w:widowControl/>
              <w:spacing w:line="226" w:lineRule="exact"/>
              <w:ind w:left="102"/>
              <w:rPr>
                <w:rFonts w:cs="Times New Roman"/>
                <w:spacing w:val="-1"/>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000D1C" w:rsidRPr="006B6063" w:rsidRDefault="00000D1C" w:rsidP="006878CE">
            <w:pPr>
              <w:widowControl/>
              <w:spacing w:line="226" w:lineRule="exact"/>
              <w:ind w:left="142"/>
              <w:rPr>
                <w:rFonts w:cs="Times New Roman"/>
                <w:spacing w:val="-1"/>
                <w:sz w:val="20"/>
                <w:szCs w:val="20"/>
                <w:lang w:val="sv-SE"/>
              </w:rPr>
            </w:pPr>
            <w:r w:rsidRPr="006B6063">
              <w:rPr>
                <w:spacing w:val="-1"/>
                <w:sz w:val="20"/>
                <w:szCs w:val="20"/>
              </w:rPr>
              <w:t xml:space="preserve">Kommentar till uterus med anmärkning. Kan endast anges då </w:t>
            </w:r>
            <w:r w:rsidRPr="006B6063">
              <w:rPr>
                <w:sz w:val="20"/>
                <w:szCs w:val="20"/>
              </w:rPr>
              <w:t>uterusContracted</w:t>
            </w:r>
            <w:r w:rsidRPr="006B6063">
              <w:rPr>
                <w:spacing w:val="-1"/>
                <w:sz w:val="20"/>
                <w:szCs w:val="20"/>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05BE3CD" w14:textId="77777777" w:rsidTr="006878CE">
        <w:trPr>
          <w:trHeight w:hRule="exact" w:val="872"/>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w:t>
            </w:r>
          </w:p>
        </w:tc>
      </w:tr>
      <w:tr w:rsidR="00000D1C" w:rsidRPr="006B6063"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000D1C" w:rsidRPr="006B6063"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000D1C" w:rsidRPr="006B6063"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000D1C" w:rsidRPr="006B6063" w:rsidRDefault="00000D1C" w:rsidP="008A6494">
            <w:pPr>
              <w:widowControl/>
              <w:spacing w:line="229" w:lineRule="exact"/>
              <w:ind w:left="102"/>
              <w:rPr>
                <w:rFonts w:cs="Times New Roman"/>
                <w:sz w:val="20"/>
                <w:szCs w:val="20"/>
                <w:lang w:val="sv-SE"/>
              </w:rPr>
            </w:pPr>
            <w:r w:rsidRPr="006B6063">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000D1C" w:rsidRPr="006B6063" w:rsidRDefault="00000D1C" w:rsidP="008A6494">
            <w:pPr>
              <w:widowControl/>
              <w:spacing w:line="226" w:lineRule="exact"/>
              <w:ind w:left="102"/>
              <w:rPr>
                <w:rFonts w:cs="Times New Roman"/>
                <w:sz w:val="20"/>
                <w:szCs w:val="20"/>
                <w:lang w:val="sv-SE"/>
              </w:rPr>
            </w:pPr>
            <w:r w:rsidRPr="006B6063">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000D1C" w:rsidRPr="006B6063" w:rsidRDefault="00000D1C" w:rsidP="008A6494">
            <w:pPr>
              <w:widowControl/>
              <w:spacing w:line="226" w:lineRule="exact"/>
              <w:ind w:left="102"/>
              <w:rPr>
                <w:rFonts w:cs="Times New Roman"/>
                <w:spacing w:val="-1"/>
                <w:sz w:val="20"/>
                <w:szCs w:val="20"/>
                <w:lang w:val="sv-SE"/>
              </w:rPr>
            </w:pPr>
            <w:r w:rsidRPr="006B6063">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000D1C" w:rsidRPr="006B6063" w:rsidRDefault="00000D1C"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Heading3"/>
      </w:pPr>
      <w:bookmarkStart w:id="137" w:name="_Toc383102095"/>
      <w:r w:rsidRPr="00CC412F">
        <w:t>Övriga regler</w:t>
      </w:r>
      <w:bookmarkEnd w:id="137"/>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Heading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Heading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38" w:name="_Toc248640916"/>
    </w:p>
    <w:p w14:paraId="5D7C2C21" w14:textId="39C1913D" w:rsidR="006878CE" w:rsidRDefault="006878CE">
      <w:pPr>
        <w:spacing w:line="240" w:lineRule="auto"/>
        <w:rPr>
          <w:rFonts w:eastAsia="Times New Roman"/>
          <w:bCs/>
          <w:sz w:val="24"/>
          <w:szCs w:val="26"/>
        </w:rPr>
      </w:pPr>
      <w:bookmarkStart w:id="139" w:name="_Toc383102096"/>
    </w:p>
    <w:p w14:paraId="000EB474" w14:textId="03689080" w:rsidR="00D4194A" w:rsidRPr="00CC412F" w:rsidRDefault="00424B6F" w:rsidP="00D4194A">
      <w:pPr>
        <w:pStyle w:val="Heading2"/>
      </w:pPr>
      <w:r w:rsidRPr="00CC412F">
        <w:t>GetLaboratoryOrderOutcome</w:t>
      </w:r>
      <w:bookmarkEnd w:id="138"/>
      <w:bookmarkEnd w:id="139"/>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Pr="00CC412F" w:rsidRDefault="00424B6F" w:rsidP="00A86FCE">
      <w:pPr>
        <w:spacing w:line="239" w:lineRule="auto"/>
        <w:ind w:right="145"/>
        <w:rPr>
          <w:spacing w:val="-1"/>
        </w:rPr>
      </w:pPr>
      <w:r w:rsidRPr="00CC412F">
        <w:rPr>
          <w:spacing w:val="-1"/>
        </w:rPr>
        <w:t xml:space="preserve">GetLaboratoryOrderOutcome returnerar laboratoriesvar lagrade i beställande enhets journal, och </w:t>
      </w:r>
      <w:commentRangeStart w:id="140"/>
      <w:r w:rsidRPr="00CC412F">
        <w:rPr>
          <w:spacing w:val="-1"/>
        </w:rPr>
        <w:t xml:space="preserve">skall </w:t>
      </w:r>
      <w:proofErr w:type="gramStart"/>
      <w:r w:rsidRPr="00CC412F">
        <w:rPr>
          <w:spacing w:val="-1"/>
        </w:rPr>
        <w:t>ej</w:t>
      </w:r>
      <w:proofErr w:type="gramEnd"/>
      <w:r w:rsidRPr="00CC412F">
        <w:rPr>
          <w:spacing w:val="-1"/>
        </w:rPr>
        <w:t xml:space="preserve"> implementeras för att returnera laboratoriesvar från laboratoriets journal.</w:t>
      </w:r>
      <w:commentRangeEnd w:id="140"/>
      <w:r w:rsidR="006878CE">
        <w:rPr>
          <w:rStyle w:val="CommentReference"/>
          <w:rFonts w:ascii="Arial" w:eastAsia="ヒラギノ角ゴ Pro W3" w:hAnsi="Arial"/>
          <w:i/>
          <w:color w:val="000000"/>
          <w:lang w:val="en-GB"/>
        </w:rPr>
        <w:commentReference w:id="140"/>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41" w:name="_Toc383102097"/>
      <w:r w:rsidRPr="00CC412F">
        <w:t>Version</w:t>
      </w:r>
      <w:bookmarkEnd w:id="141"/>
    </w:p>
    <w:p w14:paraId="174ABF4D" w14:textId="0AB2E490" w:rsidR="00A86FCE" w:rsidRPr="00CC412F" w:rsidRDefault="006878CE" w:rsidP="00A86FCE">
      <w:pPr>
        <w:spacing w:line="239" w:lineRule="auto"/>
        <w:ind w:right="145"/>
        <w:rPr>
          <w:spacing w:val="-1"/>
        </w:rPr>
      </w:pPr>
      <w:r>
        <w:rPr>
          <w:spacing w:val="-1"/>
        </w:rPr>
        <w:t>2.1</w:t>
      </w:r>
    </w:p>
    <w:p w14:paraId="293F348D" w14:textId="77777777" w:rsidR="00A86FCE" w:rsidRPr="00CC412F" w:rsidRDefault="00A86FCE" w:rsidP="00A86FCE">
      <w:pPr>
        <w:spacing w:line="239" w:lineRule="auto"/>
        <w:ind w:right="145"/>
        <w:rPr>
          <w:spacing w:val="-1"/>
        </w:rPr>
      </w:pPr>
    </w:p>
    <w:p w14:paraId="59F23761" w14:textId="4A69DF66" w:rsidR="00A86FCE" w:rsidRPr="00CC412F" w:rsidRDefault="00A86FCE" w:rsidP="00A86FCE">
      <w:pPr>
        <w:pStyle w:val="Heading3"/>
      </w:pPr>
      <w:bookmarkStart w:id="142" w:name="_Toc383102098"/>
      <w:r w:rsidRPr="00CC412F">
        <w:t>Fältregler</w:t>
      </w:r>
      <w:bookmarkEnd w:id="142"/>
    </w:p>
    <w:p w14:paraId="324899A5" w14:textId="6C8E626C" w:rsidR="00A86FCE" w:rsidRPr="00CC412F" w:rsidRDefault="00A86FCE" w:rsidP="00A86FCE">
      <w:pPr>
        <w:spacing w:line="239" w:lineRule="auto"/>
        <w:ind w:right="145"/>
        <w:rPr>
          <w:spacing w:val="-1"/>
        </w:rPr>
      </w:pPr>
    </w:p>
    <w:tbl>
      <w:tblPr>
        <w:tblStyle w:val="TableNormal3"/>
        <w:tblpPr w:leftFromText="180" w:rightFromText="180" w:vertAnchor="text" w:horzAnchor="page" w:tblpX="1528" w:tblpY="-552"/>
        <w:tblW w:w="9639" w:type="dxa"/>
        <w:tblLayout w:type="fixed"/>
        <w:tblLook w:val="01E0" w:firstRow="1" w:lastRow="1" w:firstColumn="1" w:lastColumn="1" w:noHBand="0" w:noVBand="0"/>
      </w:tblPr>
      <w:tblGrid>
        <w:gridCol w:w="2916"/>
        <w:gridCol w:w="1559"/>
        <w:gridCol w:w="3969"/>
        <w:gridCol w:w="1195"/>
      </w:tblGrid>
      <w:tr w:rsidR="00424B6F" w:rsidRPr="006B6063" w14:paraId="0E223065" w14:textId="77777777" w:rsidTr="006878C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A2EE241" w14:textId="77777777" w:rsidR="00424B6F" w:rsidRPr="006B6063" w:rsidRDefault="00424B6F" w:rsidP="003A6D72">
            <w:pPr>
              <w:widowControl/>
              <w:spacing w:line="226" w:lineRule="exact"/>
              <w:ind w:left="102"/>
              <w:rPr>
                <w:rFonts w:cs="Times New Roman"/>
                <w:b/>
                <w:sz w:val="20"/>
                <w:szCs w:val="20"/>
                <w:lang w:val="sv-SE"/>
              </w:rPr>
            </w:pPr>
            <w:r w:rsidRPr="006B6063">
              <w:rPr>
                <w:b/>
                <w:sz w:val="20"/>
                <w:szCs w:val="20"/>
              </w:rPr>
              <w:t>Na</w:t>
            </w:r>
            <w:r w:rsidRPr="006B6063">
              <w:rPr>
                <w:b/>
                <w:spacing w:val="-3"/>
                <w:sz w:val="20"/>
                <w:szCs w:val="20"/>
              </w:rPr>
              <w:t>m</w:t>
            </w:r>
            <w:r w:rsidRPr="006B6063">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3AABE0B" w14:textId="77777777" w:rsidR="00424B6F" w:rsidRPr="006B6063" w:rsidRDefault="00424B6F" w:rsidP="003A6D72">
            <w:pPr>
              <w:widowControl/>
              <w:spacing w:line="226" w:lineRule="exact"/>
              <w:ind w:left="102"/>
              <w:rPr>
                <w:rFonts w:cs="Times New Roman"/>
                <w:b/>
                <w:sz w:val="20"/>
                <w:szCs w:val="20"/>
                <w:lang w:val="sv-SE"/>
              </w:rPr>
            </w:pPr>
            <w:r w:rsidRPr="006B6063">
              <w:rPr>
                <w:b/>
                <w:sz w:val="20"/>
                <w:szCs w:val="20"/>
              </w:rPr>
              <w:t>T</w:t>
            </w:r>
            <w:r w:rsidRPr="006B6063">
              <w:rPr>
                <w:b/>
                <w:spacing w:val="-1"/>
                <w:sz w:val="20"/>
                <w:szCs w:val="20"/>
              </w:rPr>
              <w:t>y</w:t>
            </w:r>
            <w:r w:rsidRPr="006B6063">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8496B15" w14:textId="77777777" w:rsidR="00424B6F" w:rsidRPr="006B6063" w:rsidRDefault="00424B6F" w:rsidP="003A6D72">
            <w:pPr>
              <w:widowControl/>
              <w:spacing w:line="226" w:lineRule="exact"/>
              <w:ind w:left="102"/>
              <w:rPr>
                <w:rFonts w:cs="Times New Roman"/>
                <w:b/>
                <w:sz w:val="20"/>
                <w:szCs w:val="20"/>
                <w:lang w:val="sv-SE"/>
              </w:rPr>
            </w:pPr>
            <w:r w:rsidRPr="006B6063">
              <w:rPr>
                <w:b/>
                <w:sz w:val="20"/>
                <w:szCs w:val="20"/>
              </w:rPr>
              <w:t>Ko</w:t>
            </w:r>
            <w:r w:rsidRPr="006B6063">
              <w:rPr>
                <w:b/>
                <w:spacing w:val="-2"/>
                <w:sz w:val="20"/>
                <w:szCs w:val="20"/>
              </w:rPr>
              <w:t>m</w:t>
            </w:r>
            <w:r w:rsidRPr="006B6063">
              <w:rPr>
                <w:b/>
                <w:spacing w:val="-3"/>
                <w:sz w:val="20"/>
                <w:szCs w:val="20"/>
              </w:rPr>
              <w:t>m</w:t>
            </w:r>
            <w:r w:rsidRPr="006B6063">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9E0295" w14:textId="77777777" w:rsidR="00424B6F" w:rsidRPr="006B6063" w:rsidRDefault="00424B6F" w:rsidP="003A6D72">
            <w:pPr>
              <w:widowControl/>
              <w:spacing w:line="226" w:lineRule="exact"/>
              <w:ind w:left="101"/>
              <w:jc w:val="center"/>
              <w:rPr>
                <w:rFonts w:cs="Times New Roman"/>
                <w:b/>
                <w:sz w:val="20"/>
                <w:szCs w:val="20"/>
                <w:lang w:val="sv-SE"/>
              </w:rPr>
            </w:pPr>
            <w:r w:rsidRPr="006B6063">
              <w:rPr>
                <w:b/>
                <w:sz w:val="20"/>
                <w:szCs w:val="20"/>
              </w:rPr>
              <w:t>Ka</w:t>
            </w:r>
            <w:r w:rsidRPr="006B6063">
              <w:rPr>
                <w:b/>
                <w:spacing w:val="-1"/>
                <w:sz w:val="20"/>
                <w:szCs w:val="20"/>
              </w:rPr>
              <w:t>r</w:t>
            </w:r>
            <w:r w:rsidRPr="006B6063">
              <w:rPr>
                <w:b/>
                <w:sz w:val="20"/>
                <w:szCs w:val="20"/>
              </w:rPr>
              <w:t>di-</w:t>
            </w:r>
          </w:p>
          <w:p w14:paraId="3FD5F4EE" w14:textId="77777777" w:rsidR="00424B6F" w:rsidRPr="006B6063" w:rsidRDefault="00424B6F" w:rsidP="003A6D72">
            <w:pPr>
              <w:widowControl/>
              <w:ind w:left="102"/>
              <w:jc w:val="center"/>
              <w:rPr>
                <w:rFonts w:cs="Times New Roman"/>
                <w:sz w:val="20"/>
                <w:szCs w:val="20"/>
                <w:lang w:val="sv-SE"/>
              </w:rPr>
            </w:pPr>
            <w:r w:rsidRPr="006B6063">
              <w:rPr>
                <w:b/>
                <w:sz w:val="20"/>
                <w:szCs w:val="20"/>
              </w:rPr>
              <w:t>n</w:t>
            </w:r>
            <w:r w:rsidRPr="006B6063">
              <w:rPr>
                <w:b/>
                <w:spacing w:val="-1"/>
                <w:sz w:val="20"/>
                <w:szCs w:val="20"/>
              </w:rPr>
              <w:t>alitet</w:t>
            </w:r>
          </w:p>
        </w:tc>
      </w:tr>
      <w:tr w:rsidR="00424B6F" w:rsidRPr="006B6063" w14:paraId="050E0A30" w14:textId="77777777" w:rsidTr="006878C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0A755AD" w14:textId="77777777" w:rsidR="00424B6F" w:rsidRPr="006B6063" w:rsidRDefault="00424B6F" w:rsidP="003A6D72">
            <w:pPr>
              <w:widowControl/>
              <w:spacing w:line="227" w:lineRule="exact"/>
              <w:ind w:left="102"/>
              <w:rPr>
                <w:rFonts w:cs="Times New Roman"/>
                <w:b/>
                <w:sz w:val="20"/>
                <w:szCs w:val="20"/>
                <w:lang w:val="sv-SE"/>
              </w:rPr>
            </w:pPr>
            <w:r w:rsidRPr="006B6063">
              <w:rPr>
                <w:b/>
                <w:spacing w:val="-1"/>
                <w:sz w:val="20"/>
                <w:szCs w:val="20"/>
              </w:rPr>
              <w:t>Beg</w:t>
            </w:r>
            <w:r w:rsidRPr="006B6063">
              <w:rPr>
                <w:b/>
                <w:sz w:val="20"/>
                <w:szCs w:val="20"/>
              </w:rPr>
              <w:t>ä</w:t>
            </w:r>
            <w:r w:rsidRPr="006B6063">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8EB686" w14:textId="77777777" w:rsidR="00424B6F" w:rsidRPr="006B6063" w:rsidRDefault="00424B6F" w:rsidP="003A6D72">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3FD0302" w14:textId="77777777" w:rsidR="00424B6F" w:rsidRPr="006B6063" w:rsidRDefault="00424B6F" w:rsidP="003A6D72">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690C6A" w14:textId="77777777" w:rsidR="00424B6F" w:rsidRPr="006B6063" w:rsidRDefault="00424B6F" w:rsidP="003A6D72">
            <w:pPr>
              <w:widowControl/>
              <w:jc w:val="center"/>
              <w:rPr>
                <w:rFonts w:cs="Times New Roman"/>
                <w:sz w:val="20"/>
                <w:szCs w:val="20"/>
                <w:lang w:val="sv-SE"/>
              </w:rPr>
            </w:pPr>
          </w:p>
        </w:tc>
      </w:tr>
      <w:tr w:rsidR="00424B6F" w:rsidRPr="006B6063" w14:paraId="51E6DBBE" w14:textId="77777777" w:rsidTr="003A6D72">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6A99873" w14:textId="77777777" w:rsidR="00424B6F" w:rsidRPr="006B6063" w:rsidRDefault="00424B6F" w:rsidP="003A6D72">
            <w:pPr>
              <w:widowControl/>
              <w:spacing w:line="227" w:lineRule="exact"/>
              <w:ind w:left="102"/>
              <w:rPr>
                <w:rFonts w:cs="Times New Roman"/>
                <w:sz w:val="20"/>
                <w:szCs w:val="20"/>
                <w:lang w:val="sv-SE"/>
              </w:rPr>
            </w:pPr>
            <w:r w:rsidRPr="006B6063">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1782FD9F"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w:t>
            </w:r>
            <w:r w:rsidRPr="006B6063">
              <w:rPr>
                <w:spacing w:val="-1"/>
                <w:sz w:val="20"/>
                <w:szCs w:val="20"/>
              </w:rPr>
              <w:t>.</w:t>
            </w:r>
            <w:r w:rsidRPr="006B6063">
              <w:rPr>
                <w:sz w:val="20"/>
                <w:szCs w:val="20"/>
              </w:rPr>
              <w:t>*</w:t>
            </w:r>
          </w:p>
          <w:p w14:paraId="17487616" w14:textId="77777777" w:rsidR="00424B6F" w:rsidRPr="006B6063" w:rsidRDefault="00424B6F" w:rsidP="003A6D72">
            <w:pPr>
              <w:widowControl/>
              <w:ind w:left="102"/>
              <w:jc w:val="center"/>
              <w:rPr>
                <w:rFonts w:cs="Times New Roman"/>
                <w:sz w:val="20"/>
                <w:szCs w:val="20"/>
                <w:lang w:val="sv-SE"/>
              </w:rPr>
            </w:pPr>
          </w:p>
        </w:tc>
      </w:tr>
      <w:tr w:rsidR="00424B6F" w:rsidRPr="006B6063" w14:paraId="391B1A40" w14:textId="77777777" w:rsidTr="003A6D72">
        <w:trPr>
          <w:trHeight w:hRule="exact" w:val="2571"/>
          <w:tblHeader/>
        </w:trPr>
        <w:tc>
          <w:tcPr>
            <w:tcW w:w="2916" w:type="dxa"/>
            <w:tcBorders>
              <w:top w:val="single" w:sz="5" w:space="0" w:color="000000"/>
              <w:left w:val="single" w:sz="5" w:space="0" w:color="000000"/>
              <w:bottom w:val="single" w:sz="5" w:space="0" w:color="000000"/>
              <w:right w:val="single" w:sz="5" w:space="0" w:color="000000"/>
            </w:tcBorders>
          </w:tcPr>
          <w:p w14:paraId="2088F93E"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Id för patienten. </w:t>
            </w:r>
            <w:r w:rsidRPr="006B6063">
              <w:rPr>
                <w:spacing w:val="-1"/>
                <w:sz w:val="20"/>
                <w:szCs w:val="20"/>
              </w:rPr>
              <w:br/>
            </w:r>
            <w:proofErr w:type="gramStart"/>
            <w:r w:rsidRPr="006B6063">
              <w:rPr>
                <w:spacing w:val="-1"/>
                <w:sz w:val="20"/>
                <w:szCs w:val="20"/>
              </w:rPr>
              <w:t>value</w:t>
            </w:r>
            <w:proofErr w:type="gramEnd"/>
            <w:r w:rsidRPr="006B6063">
              <w:rPr>
                <w:spacing w:val="-1"/>
                <w:sz w:val="20"/>
                <w:szCs w:val="20"/>
              </w:rPr>
              <w:t xml:space="preserve"> sätts till patientens identifierare. Anges med 12 tecken utan avskiljare.</w:t>
            </w:r>
            <w:r w:rsidRPr="006B6063">
              <w:rPr>
                <w:spacing w:val="-1"/>
                <w:sz w:val="20"/>
                <w:szCs w:val="20"/>
              </w:rPr>
              <w:br/>
              <w:t xml:space="preserve">Type sätts till OID för typ av identifierare. </w:t>
            </w:r>
            <w:r w:rsidRPr="006B6063">
              <w:rPr>
                <w:spacing w:val="-1"/>
                <w:sz w:val="20"/>
                <w:szCs w:val="20"/>
              </w:rPr>
              <w:br/>
              <w:t>För personnummer ska Skatteverkets personnummer (1.2.752.129.2.1.3.1).</w:t>
            </w:r>
            <w:r w:rsidRPr="006B6063">
              <w:rPr>
                <w:spacing w:val="-1"/>
                <w:sz w:val="20"/>
                <w:szCs w:val="20"/>
              </w:rPr>
              <w:br/>
              <w:t>För samordningsnummer ska Skatteverkets samordningsnummer (1.2.752.129.2.1.3.3).</w:t>
            </w:r>
            <w:r w:rsidRPr="006B6063">
              <w:rPr>
                <w:spacing w:val="-1"/>
                <w:sz w:val="20"/>
                <w:szCs w:val="20"/>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73770C2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60D0E148" w14:textId="77777777" w:rsidTr="00E05FED">
        <w:trPr>
          <w:trHeight w:hRule="exact" w:val="2187"/>
          <w:tblHeader/>
        </w:trPr>
        <w:tc>
          <w:tcPr>
            <w:tcW w:w="2916" w:type="dxa"/>
            <w:tcBorders>
              <w:top w:val="single" w:sz="5" w:space="0" w:color="000000"/>
              <w:left w:val="single" w:sz="5" w:space="0" w:color="000000"/>
              <w:bottom w:val="single" w:sz="5" w:space="0" w:color="000000"/>
              <w:right w:val="single" w:sz="5" w:space="0" w:color="000000"/>
            </w:tcBorders>
          </w:tcPr>
          <w:p w14:paraId="5FCAE57C" w14:textId="31D0A58F" w:rsidR="00424B6F" w:rsidRPr="006B6063" w:rsidRDefault="00E05FED" w:rsidP="003A6D72">
            <w:pPr>
              <w:widowControl/>
              <w:spacing w:line="226" w:lineRule="exact"/>
              <w:ind w:left="102"/>
              <w:rPr>
                <w:rFonts w:cs="Times New Roman"/>
                <w:sz w:val="20"/>
                <w:szCs w:val="20"/>
                <w:lang w:val="sv-SE"/>
              </w:rPr>
            </w:pPr>
            <w:r w:rsidRPr="006B6063">
              <w:rPr>
                <w:sz w:val="20"/>
                <w:szCs w:val="20"/>
              </w:rPr>
              <w:t>date</w:t>
            </w:r>
            <w:r w:rsidR="00424B6F" w:rsidRPr="006B6063">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6B6063" w:rsidRDefault="00424B6F" w:rsidP="003A6D72">
            <w:pPr>
              <w:widowControl/>
              <w:spacing w:line="229" w:lineRule="exact"/>
              <w:ind w:left="102"/>
              <w:rPr>
                <w:rFonts w:cs="Times New Roman"/>
                <w:sz w:val="20"/>
                <w:szCs w:val="20"/>
                <w:lang w:val="sv-SE"/>
              </w:rPr>
            </w:pPr>
            <w:commentRangeStart w:id="143"/>
            <w:r w:rsidRPr="006B6063">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commentRangeEnd w:id="143"/>
            <w:r w:rsidR="00E05FED" w:rsidRPr="006B6063">
              <w:rPr>
                <w:rStyle w:val="CommentReference"/>
                <w:rFonts w:eastAsia="ヒラギノ角ゴ Pro W3" w:cs="Times New Roman"/>
                <w:i/>
                <w:color w:val="000000"/>
                <w:sz w:val="20"/>
                <w:szCs w:val="20"/>
                <w:lang w:val="en-GB"/>
              </w:rPr>
              <w:commentReference w:id="143"/>
            </w:r>
          </w:p>
        </w:tc>
        <w:tc>
          <w:tcPr>
            <w:tcW w:w="1195" w:type="dxa"/>
            <w:tcBorders>
              <w:top w:val="single" w:sz="5" w:space="0" w:color="000000"/>
              <w:left w:val="single" w:sz="5" w:space="0" w:color="000000"/>
              <w:bottom w:val="single" w:sz="5" w:space="0" w:color="000000"/>
              <w:right w:val="single" w:sz="5" w:space="0" w:color="000000"/>
            </w:tcBorders>
          </w:tcPr>
          <w:p w14:paraId="600CA989"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18BB6E32" w14:textId="77777777" w:rsidTr="003A6D72">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485F724E"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480B88A0" w:rsidR="00424B6F" w:rsidRPr="006B6063" w:rsidRDefault="003733A4" w:rsidP="003A6D72">
            <w:pPr>
              <w:widowControl/>
              <w:spacing w:line="226" w:lineRule="exact"/>
              <w:ind w:left="102"/>
              <w:rPr>
                <w:rFonts w:cs="Times New Roman"/>
                <w:sz w:val="20"/>
                <w:szCs w:val="20"/>
                <w:lang w:val="sv-SE"/>
              </w:rPr>
            </w:pPr>
            <w:r w:rsidRPr="006B6063">
              <w:rPr>
                <w:spacing w:val="-1"/>
                <w:sz w:val="20"/>
                <w:szCs w:val="20"/>
              </w:rPr>
              <w:t>Startdatum. Format ÅÅÅÅ</w:t>
            </w:r>
            <w:r w:rsidR="00424B6F" w:rsidRPr="006B6063">
              <w:rPr>
                <w:spacing w:val="-1"/>
                <w:sz w:val="20"/>
                <w:szCs w:val="20"/>
              </w:rPr>
              <w:t>MMDD.</w:t>
            </w:r>
          </w:p>
        </w:tc>
        <w:tc>
          <w:tcPr>
            <w:tcW w:w="1195" w:type="dxa"/>
            <w:tcBorders>
              <w:top w:val="single" w:sz="5" w:space="0" w:color="000000"/>
              <w:left w:val="single" w:sz="5" w:space="0" w:color="000000"/>
              <w:bottom w:val="single" w:sz="5" w:space="0" w:color="000000"/>
              <w:right w:val="single" w:sz="5" w:space="0" w:color="000000"/>
            </w:tcBorders>
          </w:tcPr>
          <w:p w14:paraId="23DAB76C"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7B38DDE9" w14:textId="77777777" w:rsidTr="003A6D72">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697F4456"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376B9C4E"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 xml:space="preserve">Slutdatum. Format </w:t>
            </w:r>
            <w:r w:rsidR="003733A4" w:rsidRPr="006B6063">
              <w:rPr>
                <w:spacing w:val="-1"/>
                <w:sz w:val="20"/>
                <w:szCs w:val="20"/>
              </w:rPr>
              <w:t>ÅÅÅÅ</w:t>
            </w:r>
            <w:r w:rsidRPr="006B6063">
              <w:rPr>
                <w:spacing w:val="-1"/>
                <w:sz w:val="20"/>
                <w:szCs w:val="20"/>
              </w:rPr>
              <w:t>MMDD.</w:t>
            </w:r>
          </w:p>
        </w:tc>
        <w:tc>
          <w:tcPr>
            <w:tcW w:w="1195" w:type="dxa"/>
            <w:tcBorders>
              <w:top w:val="single" w:sz="5" w:space="0" w:color="000000"/>
              <w:left w:val="single" w:sz="5" w:space="0" w:color="000000"/>
              <w:bottom w:val="single" w:sz="5" w:space="0" w:color="000000"/>
              <w:right w:val="single" w:sz="5" w:space="0" w:color="000000"/>
            </w:tcBorders>
          </w:tcPr>
          <w:p w14:paraId="07F91F77"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597183F8" w14:textId="77777777" w:rsidTr="00E05FED">
        <w:trPr>
          <w:trHeight w:hRule="exact" w:val="2978"/>
          <w:tblHeader/>
        </w:trPr>
        <w:tc>
          <w:tcPr>
            <w:tcW w:w="2916" w:type="dxa"/>
            <w:tcBorders>
              <w:top w:val="single" w:sz="5" w:space="0" w:color="000000"/>
              <w:left w:val="single" w:sz="5" w:space="0" w:color="000000"/>
              <w:bottom w:val="single" w:sz="5" w:space="0" w:color="000000"/>
              <w:right w:val="single" w:sz="5" w:space="0" w:color="000000"/>
            </w:tcBorders>
          </w:tcPr>
          <w:p w14:paraId="4FA6310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6B6063" w:rsidRDefault="00424B6F" w:rsidP="003A6D72">
            <w:pPr>
              <w:widowControl/>
              <w:spacing w:line="226" w:lineRule="exact"/>
              <w:ind w:left="102"/>
              <w:rPr>
                <w:rFonts w:cs="Times New Roman"/>
                <w:sz w:val="20"/>
                <w:szCs w:val="20"/>
                <w:lang w:val="sv-SE"/>
              </w:rPr>
            </w:pPr>
            <w:commentRangeStart w:id="144"/>
            <w:r w:rsidRPr="006B6063">
              <w:rPr>
                <w:sz w:val="20"/>
                <w:szCs w:val="20"/>
              </w:rPr>
              <w:t xml:space="preserve">Begränsar sökningen till dokument som är skapade i angivet system. </w:t>
            </w:r>
          </w:p>
          <w:p w14:paraId="15BB4907" w14:textId="77777777" w:rsidR="00424B6F" w:rsidRPr="006B6063" w:rsidRDefault="00424B6F" w:rsidP="003A6D72">
            <w:pPr>
              <w:widowControl/>
              <w:spacing w:line="226" w:lineRule="exact"/>
              <w:ind w:left="102"/>
              <w:rPr>
                <w:rFonts w:cs="Times New Roman"/>
                <w:sz w:val="20"/>
                <w:szCs w:val="20"/>
                <w:lang w:val="sv-SE"/>
              </w:rPr>
            </w:pPr>
          </w:p>
          <w:p w14:paraId="4CED4A0A"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Värdet på detta fält måste överensstämma med värdet på logicalAddress i anropets tekniska kuvertering (ex. SOAP-header).</w:t>
            </w:r>
          </w:p>
          <w:p w14:paraId="463E39D3" w14:textId="77777777" w:rsidR="00424B6F" w:rsidRPr="006B6063" w:rsidRDefault="00424B6F" w:rsidP="003A6D72">
            <w:pPr>
              <w:widowControl/>
              <w:spacing w:line="226" w:lineRule="exact"/>
              <w:ind w:left="102"/>
              <w:rPr>
                <w:rFonts w:cs="Times New Roman"/>
                <w:spacing w:val="-1"/>
                <w:sz w:val="20"/>
                <w:szCs w:val="20"/>
                <w:lang w:val="sv-SE"/>
              </w:rPr>
            </w:pPr>
          </w:p>
          <w:p w14:paraId="5C3D257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Det innebär i praktiken att aggregerande tjänster inte används när detta fält anges.</w:t>
            </w:r>
          </w:p>
          <w:p w14:paraId="30D37A49" w14:textId="77777777" w:rsidR="00424B6F" w:rsidRPr="006B6063" w:rsidRDefault="00424B6F" w:rsidP="003A6D72">
            <w:pPr>
              <w:widowControl/>
              <w:spacing w:line="226" w:lineRule="exact"/>
              <w:ind w:left="102"/>
              <w:rPr>
                <w:rFonts w:cs="Times New Roman"/>
                <w:sz w:val="20"/>
                <w:szCs w:val="20"/>
                <w:lang w:val="sv-SE"/>
              </w:rPr>
            </w:pPr>
          </w:p>
          <w:p w14:paraId="3C070881" w14:textId="6543E197" w:rsidR="00424B6F" w:rsidRPr="006B6063" w:rsidRDefault="00424B6F" w:rsidP="003A6D72">
            <w:pPr>
              <w:widowControl/>
              <w:spacing w:line="229" w:lineRule="exact"/>
              <w:ind w:left="102"/>
              <w:rPr>
                <w:rFonts w:cs="Times New Roman"/>
                <w:sz w:val="20"/>
                <w:szCs w:val="20"/>
                <w:lang w:val="sv-SE"/>
              </w:rPr>
            </w:pPr>
            <w:r w:rsidRPr="006B6063">
              <w:rPr>
                <w:sz w:val="20"/>
                <w:szCs w:val="20"/>
              </w:rPr>
              <w:t>Fältet är tvingande om c</w:t>
            </w:r>
            <w:r w:rsidR="00E963F1" w:rsidRPr="006B6063">
              <w:rPr>
                <w:sz w:val="20"/>
                <w:szCs w:val="20"/>
              </w:rPr>
              <w:t>§</w:t>
            </w:r>
            <w:r w:rsidRPr="006B6063">
              <w:rPr>
                <w:sz w:val="20"/>
                <w:szCs w:val="20"/>
              </w:rPr>
              <w:t>areContactId angivits.</w:t>
            </w:r>
            <w:commentRangeEnd w:id="144"/>
            <w:r w:rsidR="00E05FED" w:rsidRPr="006B6063">
              <w:rPr>
                <w:rStyle w:val="CommentReference"/>
                <w:rFonts w:eastAsia="ヒラギノ角ゴ Pro W3" w:cs="Times New Roman"/>
                <w:i/>
                <w:color w:val="000000"/>
                <w:sz w:val="20"/>
                <w:szCs w:val="20"/>
                <w:lang w:val="en-GB"/>
              </w:rPr>
              <w:commentReference w:id="144"/>
            </w:r>
          </w:p>
        </w:tc>
        <w:tc>
          <w:tcPr>
            <w:tcW w:w="1195" w:type="dxa"/>
            <w:tcBorders>
              <w:top w:val="single" w:sz="5" w:space="0" w:color="000000"/>
              <w:left w:val="single" w:sz="5" w:space="0" w:color="000000"/>
              <w:bottom w:val="single" w:sz="5" w:space="0" w:color="000000"/>
              <w:right w:val="single" w:sz="5" w:space="0" w:color="000000"/>
            </w:tcBorders>
          </w:tcPr>
          <w:p w14:paraId="74DE095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p w14:paraId="051A2016" w14:textId="77777777" w:rsidR="00424B6F" w:rsidRPr="006B6063" w:rsidRDefault="00424B6F" w:rsidP="003A6D72">
            <w:pPr>
              <w:widowControl/>
              <w:spacing w:line="229" w:lineRule="exact"/>
              <w:ind w:left="102"/>
              <w:jc w:val="center"/>
              <w:rPr>
                <w:rFonts w:cs="Times New Roman"/>
                <w:sz w:val="20"/>
                <w:szCs w:val="20"/>
                <w:lang w:val="sv-SE"/>
              </w:rPr>
            </w:pPr>
          </w:p>
          <w:p w14:paraId="564DA3AA" w14:textId="77777777" w:rsidR="00424B6F" w:rsidRPr="006B6063" w:rsidRDefault="00424B6F" w:rsidP="003A6D72">
            <w:pPr>
              <w:widowControl/>
              <w:spacing w:line="229" w:lineRule="exact"/>
              <w:ind w:left="102"/>
              <w:jc w:val="center"/>
              <w:rPr>
                <w:rFonts w:cs="Times New Roman"/>
                <w:sz w:val="20"/>
                <w:szCs w:val="20"/>
                <w:lang w:val="sv-SE"/>
              </w:rPr>
            </w:pPr>
          </w:p>
          <w:p w14:paraId="7B8C8905" w14:textId="77777777" w:rsidR="00424B6F" w:rsidRPr="006B6063" w:rsidRDefault="00424B6F" w:rsidP="003A6D72">
            <w:pPr>
              <w:widowControl/>
              <w:spacing w:line="229" w:lineRule="exact"/>
              <w:ind w:left="102"/>
              <w:jc w:val="center"/>
              <w:rPr>
                <w:rFonts w:cs="Times New Roman"/>
                <w:sz w:val="20"/>
                <w:szCs w:val="20"/>
                <w:lang w:val="sv-SE"/>
              </w:rPr>
            </w:pPr>
          </w:p>
        </w:tc>
      </w:tr>
      <w:tr w:rsidR="00424B6F" w:rsidRPr="006B6063" w14:paraId="48D9D67A" w14:textId="77777777" w:rsidTr="003A6D72">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72E0A45F" w14:textId="77777777" w:rsidR="00424B6F" w:rsidRPr="006B6063" w:rsidRDefault="00424B6F" w:rsidP="003A6D72">
            <w:pPr>
              <w:widowControl/>
              <w:spacing w:line="226" w:lineRule="exact"/>
              <w:ind w:left="102"/>
              <w:rPr>
                <w:rFonts w:cs="Times New Roman"/>
                <w:b/>
                <w:sz w:val="20"/>
                <w:szCs w:val="20"/>
                <w:lang w:val="sv-SE"/>
              </w:rPr>
            </w:pPr>
            <w:r w:rsidRPr="006B6063">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6B6063" w:rsidRDefault="00424B6F" w:rsidP="003A6D72">
            <w:pPr>
              <w:widowControl/>
              <w:spacing w:line="229" w:lineRule="exact"/>
              <w:ind w:left="102"/>
              <w:rPr>
                <w:rFonts w:cs="Times New Roman"/>
                <w:spacing w:val="-1"/>
                <w:sz w:val="20"/>
                <w:szCs w:val="20"/>
                <w:lang w:val="sv-SE"/>
              </w:rPr>
            </w:pPr>
            <w:r w:rsidRPr="006B6063">
              <w:rPr>
                <w:spacing w:val="-1"/>
                <w:sz w:val="20"/>
                <w:szCs w:val="20"/>
              </w:rPr>
              <w:t>Begränsar sökningen till den vård- och omsorgskontakt där den vårdbegäran som låg till grund för laboratoriesvaret skapades.</w:t>
            </w:r>
          </w:p>
          <w:p w14:paraId="142773D2" w14:textId="77777777" w:rsidR="00424B6F" w:rsidRPr="006B6063" w:rsidRDefault="00424B6F" w:rsidP="003A6D72">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892F550"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w:t>
            </w:r>
          </w:p>
        </w:tc>
      </w:tr>
      <w:tr w:rsidR="00424B6F" w:rsidRPr="006B6063" w14:paraId="6F458277" w14:textId="77777777" w:rsidTr="006878C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4FD8ADE" w14:textId="77777777" w:rsidR="00424B6F" w:rsidRPr="006B6063" w:rsidRDefault="00424B6F" w:rsidP="003A6D72">
            <w:pPr>
              <w:widowControl/>
              <w:spacing w:line="226" w:lineRule="exact"/>
              <w:ind w:left="102"/>
              <w:rPr>
                <w:rFonts w:cs="Times New Roman"/>
                <w:sz w:val="20"/>
                <w:szCs w:val="20"/>
                <w:lang w:val="sv-SE"/>
              </w:rPr>
            </w:pPr>
            <w:r w:rsidRPr="006B6063">
              <w:rPr>
                <w:b/>
                <w:sz w:val="20"/>
                <w:szCs w:val="20"/>
              </w:rPr>
              <w:t>Sv</w:t>
            </w:r>
            <w:r w:rsidRPr="006B6063">
              <w:rPr>
                <w:b/>
                <w:spacing w:val="-1"/>
                <w:sz w:val="20"/>
                <w:szCs w:val="20"/>
              </w:rPr>
              <w:t>a</w:t>
            </w:r>
            <w:r w:rsidRPr="006B6063">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C556D0" w14:textId="77777777" w:rsidR="00424B6F" w:rsidRPr="006B6063" w:rsidRDefault="00424B6F" w:rsidP="003A6D72">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6A0668B" w14:textId="77777777" w:rsidR="00424B6F" w:rsidRPr="006B6063" w:rsidRDefault="00424B6F" w:rsidP="003A6D72">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28ABB70" w14:textId="77777777" w:rsidR="00424B6F" w:rsidRPr="006B6063" w:rsidRDefault="00424B6F" w:rsidP="003A6D72">
            <w:pPr>
              <w:widowControl/>
              <w:jc w:val="center"/>
              <w:rPr>
                <w:rFonts w:cs="Times New Roman"/>
                <w:sz w:val="20"/>
                <w:szCs w:val="20"/>
                <w:lang w:val="sv-SE"/>
              </w:rPr>
            </w:pPr>
          </w:p>
        </w:tc>
      </w:tr>
      <w:tr w:rsidR="00424B6F" w:rsidRPr="006B6063" w14:paraId="2E2543D8" w14:textId="77777777" w:rsidTr="003A6D72">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58AAF3B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6B6063" w:rsidRDefault="00424B6F" w:rsidP="003A6D72">
            <w:pPr>
              <w:widowControl/>
              <w:spacing w:line="229" w:lineRule="exact"/>
              <w:ind w:left="102"/>
              <w:rPr>
                <w:rFonts w:cs="Times New Roman"/>
                <w:spacing w:val="-1"/>
                <w:sz w:val="20"/>
                <w:szCs w:val="20"/>
                <w:lang w:val="sv-SE"/>
              </w:rPr>
            </w:pPr>
            <w:r w:rsidRPr="006B6063">
              <w:rPr>
                <w:sz w:val="20"/>
                <w:szCs w:val="20"/>
              </w:rPr>
              <w:t xml:space="preserve">Returnerar en </w:t>
            </w:r>
            <w:proofErr w:type="gramStart"/>
            <w:r w:rsidRPr="006B6063">
              <w:rPr>
                <w:sz w:val="20"/>
                <w:szCs w:val="20"/>
              </w:rPr>
              <w:t>patients</w:t>
            </w:r>
            <w:proofErr w:type="gramEnd"/>
            <w:r w:rsidRPr="006B6063">
              <w:rPr>
                <w:sz w:val="20"/>
                <w:szCs w:val="20"/>
              </w:rPr>
              <w:t xml:space="preserve"> laboratoriesvar.</w:t>
            </w:r>
          </w:p>
          <w:p w14:paraId="4C0ABFA3" w14:textId="77777777" w:rsidR="00424B6F" w:rsidRPr="006B6063" w:rsidRDefault="00424B6F" w:rsidP="003A6D72">
            <w:pPr>
              <w:widowControl/>
              <w:rPr>
                <w:rFonts w:cs="Times New Roman"/>
                <w:b/>
                <w:bCs/>
                <w:sz w:val="20"/>
                <w:szCs w:val="20"/>
                <w:lang w:val="sv-SE"/>
              </w:rPr>
            </w:pPr>
          </w:p>
          <w:p w14:paraId="53669AFE" w14:textId="77777777" w:rsidR="00424B6F" w:rsidRPr="006B6063" w:rsidRDefault="00424B6F" w:rsidP="003A6D72">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2254E6C1"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w:t>
            </w:r>
            <w:r w:rsidRPr="006B6063">
              <w:rPr>
                <w:spacing w:val="-1"/>
                <w:sz w:val="20"/>
                <w:szCs w:val="20"/>
              </w:rPr>
              <w:t>.</w:t>
            </w:r>
            <w:r w:rsidRPr="006B6063">
              <w:rPr>
                <w:sz w:val="20"/>
                <w:szCs w:val="20"/>
              </w:rPr>
              <w:t>*</w:t>
            </w:r>
          </w:p>
        </w:tc>
      </w:tr>
      <w:tr w:rsidR="00424B6F" w:rsidRPr="006B6063" w14:paraId="3587AD03" w14:textId="77777777" w:rsidTr="003A6D72">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66A8851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19002492"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11639599" w14:textId="77777777" w:rsidTr="00E963F1">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310519DE" w14:textId="77777777" w:rsidR="00424B6F" w:rsidRPr="006B6063" w:rsidRDefault="00424B6F" w:rsidP="003A6D72">
            <w:pPr>
              <w:widowControl/>
              <w:spacing w:line="229" w:lineRule="exact"/>
              <w:ind w:left="102"/>
              <w:rPr>
                <w:rFonts w:cs="Times New Roman"/>
                <w:b/>
                <w:sz w:val="20"/>
                <w:szCs w:val="20"/>
                <w:lang w:val="sv-SE"/>
              </w:rPr>
            </w:pPr>
            <w:r w:rsidRPr="006B6063">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914789B"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30A59159" w14:textId="77777777" w:rsidTr="003A6D72">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58FC9953" w14:textId="77777777" w:rsidTr="003A6D72">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5AC5C97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../../documentTime</w:t>
            </w:r>
          </w:p>
          <w:p w14:paraId="70CEB4AB"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TimeStampType</w:t>
            </w:r>
          </w:p>
          <w:p w14:paraId="28B28849"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305C1E21"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4F37D3EC" w14:textId="77777777" w:rsidTr="003A6D72">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6D92EDF9"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 xml:space="preserve">Id för patienten. </w:t>
            </w:r>
          </w:p>
          <w:p w14:paraId="7F406EDA" w14:textId="77777777" w:rsidR="00424B6F" w:rsidRPr="006B6063" w:rsidRDefault="00424B6F" w:rsidP="003A6D72">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5E9A3A5"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499F327D" w14:textId="77777777" w:rsidTr="003A6D72">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2BC9DC8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651DF725"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4A033FA2" w14:textId="77777777" w:rsidTr="00E963F1">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7B60BC6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 xml:space="preserve">Type sätts till OID för typ av identifierare. </w:t>
            </w:r>
          </w:p>
          <w:p w14:paraId="78E71024"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För personnummer ska Skatteverkets personnummer (1.2.752.129.2.1.3.1).</w:t>
            </w:r>
          </w:p>
          <w:p w14:paraId="536339ED"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För samordningsnummer ska Skatteverkets samordningsnummer (1.2.752.129.2.1.3.3).</w:t>
            </w:r>
          </w:p>
          <w:p w14:paraId="20B214E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För reservnummer används lokalt definierade reservnummet, exempelvis SLL reservnummer (1.2.752.97.3.1.3)</w:t>
            </w:r>
          </w:p>
          <w:p w14:paraId="6AD80F7F"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DD75C77"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314CE595" w14:textId="77777777" w:rsidTr="00E963F1">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79AD142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../../accountableHealthcareProfessional</w:t>
            </w:r>
          </w:p>
          <w:p w14:paraId="7FEBD284"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39A0B890" w:rsidR="00424B6F" w:rsidRPr="006B6063" w:rsidRDefault="00424B6F" w:rsidP="00E963F1">
            <w:pPr>
              <w:widowControl/>
              <w:spacing w:line="229" w:lineRule="exact"/>
              <w:ind w:left="102"/>
              <w:rPr>
                <w:rFonts w:cs="Times New Roman"/>
                <w:sz w:val="20"/>
                <w:szCs w:val="20"/>
                <w:lang w:val="sv-SE"/>
              </w:rPr>
            </w:pPr>
            <w:r w:rsidRPr="006B6063">
              <w:rPr>
                <w:spacing w:val="-1"/>
                <w:sz w:val="20"/>
                <w:szCs w:val="20"/>
              </w:rPr>
              <w:t>Information om den hälso- och sjukvårdsperson som framställt vårdbegäran som ligger till grund för svaret, nedan kalla</w:t>
            </w:r>
            <w:r w:rsidR="00E963F1" w:rsidRPr="006B6063">
              <w:rPr>
                <w:spacing w:val="-1"/>
                <w:sz w:val="20"/>
                <w:szCs w:val="20"/>
              </w:rPr>
              <w:t>d</w:t>
            </w:r>
            <w:r w:rsidRPr="006B6063">
              <w:rPr>
                <w:spacing w:val="-1"/>
                <w:sz w:val="20"/>
                <w:szCs w:val="20"/>
              </w:rPr>
              <w:t xml:space="preserve"> författare.</w:t>
            </w:r>
          </w:p>
        </w:tc>
        <w:tc>
          <w:tcPr>
            <w:tcW w:w="1195" w:type="dxa"/>
            <w:tcBorders>
              <w:top w:val="single" w:sz="5" w:space="0" w:color="000000"/>
              <w:left w:val="single" w:sz="5" w:space="0" w:color="000000"/>
              <w:bottom w:val="single" w:sz="5" w:space="0" w:color="000000"/>
              <w:right w:val="single" w:sz="5" w:space="0" w:color="000000"/>
            </w:tcBorders>
          </w:tcPr>
          <w:p w14:paraId="08795209"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26C35238" w14:textId="77777777" w:rsidTr="003A6D72">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6E105573"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w:t>
            </w:r>
            <w:r w:rsidRPr="006B6063">
              <w:rPr>
                <w:spacing w:val="-1"/>
                <w:sz w:val="20"/>
                <w:szCs w:val="20"/>
              </w:rPr>
              <w:t>uthorTime</w:t>
            </w:r>
          </w:p>
          <w:p w14:paraId="03AB1232"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6B6063" w:rsidRDefault="00424B6F" w:rsidP="003A6D72">
            <w:pPr>
              <w:widowControl/>
              <w:spacing w:line="229" w:lineRule="exact"/>
              <w:ind w:left="102"/>
              <w:rPr>
                <w:rFonts w:cs="Times New Roman"/>
                <w:color w:val="FF0000"/>
                <w:sz w:val="20"/>
                <w:szCs w:val="20"/>
                <w:lang w:val="sv-SE"/>
              </w:rPr>
            </w:pPr>
            <w:r w:rsidRPr="006B6063">
              <w:rPr>
                <w:sz w:val="20"/>
                <w:szCs w:val="20"/>
              </w:rPr>
              <w:t>TimeStampType</w:t>
            </w:r>
          </w:p>
          <w:p w14:paraId="0A3FEC91"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6B6063" w:rsidRDefault="00424B6F" w:rsidP="003A6D72">
            <w:pPr>
              <w:widowControl/>
              <w:spacing w:line="229" w:lineRule="exact"/>
              <w:ind w:left="102"/>
              <w:rPr>
                <w:rFonts w:cs="Times New Roman"/>
                <w:sz w:val="20"/>
                <w:szCs w:val="20"/>
                <w:lang w:val="sv-SE"/>
              </w:rPr>
            </w:pPr>
            <w:r w:rsidRPr="006B6063">
              <w:rPr>
                <w:spacing w:val="-1"/>
                <w:sz w:val="20"/>
                <w:szCs w:val="20"/>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65631FAE" w14:textId="77777777" w:rsidR="00424B6F" w:rsidRPr="006B6063" w:rsidRDefault="00424B6F" w:rsidP="003A6D72">
            <w:pPr>
              <w:widowControl/>
              <w:spacing w:line="229" w:lineRule="exact"/>
              <w:ind w:left="102"/>
              <w:jc w:val="center"/>
              <w:rPr>
                <w:rFonts w:cs="Times New Roman"/>
                <w:sz w:val="20"/>
                <w:szCs w:val="20"/>
                <w:lang w:val="sv-SE"/>
              </w:rPr>
            </w:pPr>
            <w:r w:rsidRPr="006B6063">
              <w:rPr>
                <w:spacing w:val="-1"/>
                <w:sz w:val="20"/>
                <w:szCs w:val="20"/>
              </w:rPr>
              <w:t>1..1</w:t>
            </w:r>
          </w:p>
        </w:tc>
      </w:tr>
      <w:tr w:rsidR="00424B6F" w:rsidRPr="006B6063" w14:paraId="2C554869" w14:textId="77777777" w:rsidTr="003A6D72">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2E35F96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healthcareProfessionalHSAId</w:t>
            </w:r>
          </w:p>
          <w:p w14:paraId="67AE7E39" w14:textId="77777777" w:rsidR="00424B6F" w:rsidRPr="006B6063" w:rsidRDefault="00424B6F" w:rsidP="003A6D72">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HSAIdType</w:t>
            </w:r>
          </w:p>
          <w:p w14:paraId="5CA36492" w14:textId="77777777" w:rsidR="00424B6F" w:rsidRPr="006B6063" w:rsidRDefault="00424B6F" w:rsidP="003A6D72">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Författarens HSA-id</w:t>
            </w:r>
          </w:p>
          <w:p w14:paraId="1BA48FF3"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13332669"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7C1E67BA" w14:textId="77777777" w:rsidTr="003A6D72">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EC7BBC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6B6063" w:rsidRDefault="00424B6F" w:rsidP="003A6D72">
            <w:pPr>
              <w:widowControl/>
              <w:spacing w:line="229"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438FBBA4"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2AFF2973" w14:textId="77777777" w:rsidTr="003A6D72">
        <w:trPr>
          <w:trHeight w:hRule="exact" w:val="1548"/>
          <w:tblHeader/>
        </w:trPr>
        <w:tc>
          <w:tcPr>
            <w:tcW w:w="2916" w:type="dxa"/>
            <w:tcBorders>
              <w:top w:val="single" w:sz="5" w:space="0" w:color="000000"/>
              <w:left w:val="single" w:sz="5" w:space="0" w:color="000000"/>
              <w:bottom w:val="single" w:sz="5" w:space="0" w:color="000000"/>
              <w:right w:val="single" w:sz="5" w:space="0" w:color="000000"/>
            </w:tcBorders>
          </w:tcPr>
          <w:p w14:paraId="357E530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healthcareProfessionalRoleCode</w:t>
            </w:r>
          </w:p>
          <w:p w14:paraId="4A439173" w14:textId="77777777" w:rsidR="00424B6F" w:rsidRPr="006B6063" w:rsidRDefault="00424B6F" w:rsidP="003A6D72">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CVType </w:t>
            </w:r>
          </w:p>
          <w:p w14:paraId="4E5241A9" w14:textId="77777777" w:rsidR="00424B6F" w:rsidRPr="006B6063" w:rsidRDefault="00424B6F" w:rsidP="003A6D72">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Information om personens befattning. Om möjligt skall KV Befattning (OID 1.2.752.129.2.2.1.4), se </w:t>
            </w:r>
          </w:p>
          <w:p w14:paraId="5D562D63" w14:textId="77777777" w:rsidR="00424B6F" w:rsidRPr="006B6063" w:rsidRDefault="00424B6F" w:rsidP="003A6D72">
            <w:pPr>
              <w:widowControl/>
              <w:spacing w:line="226" w:lineRule="exact"/>
              <w:ind w:left="102"/>
              <w:rPr>
                <w:rFonts w:cs="Times New Roman"/>
                <w:spacing w:val="-1"/>
                <w:sz w:val="20"/>
                <w:szCs w:val="20"/>
                <w:lang w:val="sv-SE"/>
              </w:rPr>
            </w:pPr>
            <w:commentRangeStart w:id="145"/>
            <w:r w:rsidRPr="006B6063">
              <w:rPr>
                <w:spacing w:val="-1"/>
                <w:sz w:val="20"/>
                <w:szCs w:val="20"/>
              </w:rPr>
              <w:t>http://www.inera.se/Documents/TJANSTER_PROJEKT/Katalogtjanst_HSA/Innehall/hsa_innehall_befattning.pdf</w:t>
            </w:r>
            <w:commentRangeEnd w:id="145"/>
            <w:r w:rsidR="00E04897" w:rsidRPr="006B6063">
              <w:rPr>
                <w:rStyle w:val="CommentReference"/>
                <w:rFonts w:eastAsia="ヒラギノ角ゴ Pro W3" w:cs="Times New Roman"/>
                <w:i/>
                <w:color w:val="000000"/>
                <w:sz w:val="20"/>
                <w:szCs w:val="20"/>
                <w:lang w:val="en-GB"/>
              </w:rPr>
              <w:commentReference w:id="145"/>
            </w:r>
          </w:p>
          <w:p w14:paraId="4E18097A" w14:textId="77777777" w:rsidR="00424B6F" w:rsidRPr="006B6063" w:rsidRDefault="00424B6F" w:rsidP="003A6D72">
            <w:pPr>
              <w:widowControl/>
              <w:spacing w:line="226" w:lineRule="exact"/>
              <w:ind w:left="102"/>
              <w:rPr>
                <w:rFonts w:cs="Times New Roman"/>
                <w:spacing w:val="-1"/>
                <w:sz w:val="20"/>
                <w:szCs w:val="20"/>
                <w:lang w:val="sv-SE"/>
              </w:rPr>
            </w:pPr>
          </w:p>
          <w:p w14:paraId="0B307759"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5F45A1"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2F783229" w14:textId="77777777" w:rsidTr="003A6D72">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9E5F33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06B24202" w:rsidR="00424B6F" w:rsidRPr="006B6063" w:rsidRDefault="00424B6F" w:rsidP="003A6D72">
            <w:pPr>
              <w:widowControl/>
              <w:spacing w:line="226" w:lineRule="exact"/>
              <w:ind w:left="102"/>
              <w:rPr>
                <w:rFonts w:cs="Times New Roman"/>
                <w:sz w:val="20"/>
                <w:szCs w:val="20"/>
                <w:lang w:val="sv-SE"/>
              </w:rPr>
            </w:pPr>
            <w:r w:rsidRPr="006B6063">
              <w:rPr>
                <w:sz w:val="20"/>
                <w:szCs w:val="20"/>
              </w:rPr>
              <w:t xml:space="preserve">Befattningskod. Om code anges skall också </w:t>
            </w:r>
            <w:r w:rsidR="00F45A00" w:rsidRPr="006B6063">
              <w:rPr>
                <w:sz w:val="20"/>
                <w:szCs w:val="20"/>
              </w:rPr>
              <w:t>codeSystem samt</w:t>
            </w:r>
            <w:r w:rsidRPr="006B6063">
              <w:rPr>
                <w:sz w:val="20"/>
                <w:szCs w:val="20"/>
              </w:rPr>
              <w:t xml:space="preserve"> displayName anges.</w:t>
            </w:r>
          </w:p>
        </w:tc>
        <w:tc>
          <w:tcPr>
            <w:tcW w:w="1195" w:type="dxa"/>
            <w:tcBorders>
              <w:top w:val="single" w:sz="5" w:space="0" w:color="000000"/>
              <w:left w:val="single" w:sz="5" w:space="0" w:color="000000"/>
              <w:bottom w:val="single" w:sz="5" w:space="0" w:color="000000"/>
              <w:right w:val="single" w:sz="5" w:space="0" w:color="000000"/>
            </w:tcBorders>
          </w:tcPr>
          <w:p w14:paraId="352D8C9D"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B8170C2" w14:textId="77777777" w:rsidTr="003A6D72">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3129218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1A23D3CF"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05CFC219" w14:textId="77777777" w:rsidTr="003A6D72">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FCFA40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A5EA9D9"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p w14:paraId="5CA6CB3D" w14:textId="77777777" w:rsidR="00424B6F" w:rsidRPr="006B6063" w:rsidRDefault="00424B6F" w:rsidP="003A6D72">
            <w:pPr>
              <w:widowControl/>
              <w:spacing w:line="226" w:lineRule="exact"/>
              <w:ind w:left="102"/>
              <w:jc w:val="center"/>
              <w:rPr>
                <w:rFonts w:cs="Times New Roman"/>
                <w:spacing w:val="-1"/>
                <w:sz w:val="20"/>
                <w:szCs w:val="20"/>
                <w:lang w:val="sv-SE"/>
              </w:rPr>
            </w:pPr>
          </w:p>
        </w:tc>
      </w:tr>
      <w:tr w:rsidR="00424B6F" w:rsidRPr="006B6063" w14:paraId="7EA3B3A4" w14:textId="77777777" w:rsidTr="003A6D72">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E55F1E2"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6B1D0CA"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133954B" w14:textId="77777777" w:rsidTr="00F45A00">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692F87BF"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p w14:paraId="0AD88B8D" w14:textId="77777777" w:rsidR="00424B6F" w:rsidRPr="006B6063" w:rsidRDefault="00424B6F" w:rsidP="003A6D72">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42EC476"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7B535B3" w14:textId="77777777" w:rsidTr="003A6D72">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2F34174"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w:t>
            </w:r>
            <w:r w:rsidRPr="006B6063">
              <w:rPr>
                <w:spacing w:val="-1"/>
                <w:sz w:val="20"/>
                <w:szCs w:val="20"/>
              </w:rPr>
              <w:t>../originalText</w:t>
            </w:r>
          </w:p>
          <w:p w14:paraId="1922C580" w14:textId="77777777" w:rsidR="00424B6F" w:rsidRPr="006B6063" w:rsidRDefault="00424B6F" w:rsidP="003A6D72">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p w14:paraId="1723AD61" w14:textId="77777777" w:rsidR="00424B6F" w:rsidRPr="006B6063" w:rsidRDefault="00424B6F" w:rsidP="003A6D72">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1499B4AE"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31C62531" w14:textId="77777777" w:rsidTr="00F45A00">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2DDA009A"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2BC4A3A1"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1..1</w:t>
            </w:r>
          </w:p>
        </w:tc>
      </w:tr>
      <w:tr w:rsidR="00424B6F" w:rsidRPr="006B6063" w14:paraId="0872F8EE" w14:textId="77777777" w:rsidTr="003A6D72">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98D8A24"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03B31681"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1..1</w:t>
            </w:r>
          </w:p>
        </w:tc>
      </w:tr>
      <w:tr w:rsidR="00424B6F" w:rsidRPr="006B6063" w14:paraId="6F21EF4B" w14:textId="77777777" w:rsidTr="003A6D72">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DC4806D"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9B2E5AD"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1..1</w:t>
            </w:r>
          </w:p>
        </w:tc>
      </w:tr>
      <w:tr w:rsidR="00424B6F" w:rsidRPr="006B6063" w14:paraId="152EDDD5" w14:textId="77777777" w:rsidTr="003A6D72">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E5FB1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9E5EFD7"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0..1</w:t>
            </w:r>
          </w:p>
        </w:tc>
      </w:tr>
      <w:tr w:rsidR="00424B6F" w:rsidRPr="006B6063" w14:paraId="50C9EA17" w14:textId="77777777" w:rsidTr="003A6D72">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4200E382"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738BAF1D"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0..1</w:t>
            </w:r>
          </w:p>
        </w:tc>
      </w:tr>
      <w:tr w:rsidR="00424B6F" w:rsidRPr="006B6063" w14:paraId="76B9F659" w14:textId="77777777" w:rsidTr="00F45A00">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D26464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Postadress för den organisation som författaren är uppdragstagare på. Skrivs på ett så naturligt sätt som möjligt, exempelvis:</w:t>
            </w:r>
            <w:r w:rsidRPr="006B6063">
              <w:rPr>
                <w:sz w:val="20"/>
                <w:szCs w:val="20"/>
              </w:rPr>
              <w:br/>
              <w:t>”Storgatan 12</w:t>
            </w:r>
            <w:r w:rsidRPr="006B6063">
              <w:rPr>
                <w:sz w:val="20"/>
                <w:szCs w:val="20"/>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52A09D28"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0..1</w:t>
            </w:r>
          </w:p>
        </w:tc>
      </w:tr>
      <w:tr w:rsidR="00424B6F" w:rsidRPr="006B6063" w14:paraId="042DA37C" w14:textId="77777777" w:rsidTr="003A6D72">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572CA6F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../../../../orgUnitLocation</w:t>
            </w:r>
          </w:p>
          <w:p w14:paraId="670E74FF" w14:textId="77777777" w:rsidR="00424B6F" w:rsidRPr="006B6063" w:rsidRDefault="00424B6F" w:rsidP="003A6D72">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Text som anger namnet pa</w:t>
            </w:r>
            <w:r w:rsidRPr="006B6063">
              <w:rPr>
                <w:rFonts w:ascii="Times New Roman" w:hAnsi="Times New Roman" w:cs="Times New Roman"/>
                <w:sz w:val="20"/>
                <w:szCs w:val="20"/>
              </w:rPr>
              <w:t>̊</w:t>
            </w:r>
            <w:r w:rsidRPr="006B6063">
              <w:rPr>
                <w:sz w:val="20"/>
                <w:szCs w:val="20"/>
              </w:rPr>
              <w:t xml:space="preserve"> plats eller ort fo</w:t>
            </w:r>
            <w:r w:rsidRPr="006B6063">
              <w:rPr>
                <w:rFonts w:cs="Georgia"/>
                <w:sz w:val="20"/>
                <w:szCs w:val="20"/>
              </w:rPr>
              <w:t>̈</w:t>
            </w:r>
            <w:r w:rsidRPr="006B6063">
              <w:rPr>
                <w:sz w:val="20"/>
                <w:szCs w:val="20"/>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CF72C2A" w14:textId="77777777" w:rsidR="00424B6F" w:rsidRPr="006B6063" w:rsidRDefault="00424B6F" w:rsidP="003A6D72">
            <w:pPr>
              <w:widowControl/>
              <w:spacing w:line="226" w:lineRule="exact"/>
              <w:ind w:left="102"/>
              <w:jc w:val="center"/>
              <w:rPr>
                <w:rFonts w:cs="Times New Roman"/>
                <w:sz w:val="20"/>
                <w:szCs w:val="20"/>
                <w:lang w:val="sv-SE"/>
              </w:rPr>
            </w:pPr>
            <w:r w:rsidRPr="006B6063">
              <w:rPr>
                <w:sz w:val="20"/>
                <w:szCs w:val="20"/>
              </w:rPr>
              <w:t>0..1</w:t>
            </w:r>
          </w:p>
          <w:p w14:paraId="41661482" w14:textId="77777777" w:rsidR="00424B6F" w:rsidRPr="006B6063" w:rsidRDefault="00424B6F" w:rsidP="003A6D72">
            <w:pPr>
              <w:widowControl/>
              <w:spacing w:line="226" w:lineRule="exact"/>
              <w:ind w:left="102"/>
              <w:jc w:val="center"/>
              <w:rPr>
                <w:rFonts w:cs="Times New Roman"/>
                <w:sz w:val="20"/>
                <w:szCs w:val="20"/>
                <w:lang w:val="sv-SE"/>
              </w:rPr>
            </w:pPr>
          </w:p>
        </w:tc>
      </w:tr>
      <w:tr w:rsidR="00424B6F" w:rsidRPr="006B6063" w14:paraId="08382605" w14:textId="77777777" w:rsidTr="003A6D72">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65E580D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healthcareProfessionalCareUnitHSAId</w:t>
            </w:r>
          </w:p>
          <w:p w14:paraId="308DC706"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6B6063" w:rsidRDefault="00424B6F" w:rsidP="003A6D72">
            <w:pPr>
              <w:widowControl/>
              <w:spacing w:line="229" w:lineRule="exact"/>
              <w:ind w:left="102"/>
              <w:rPr>
                <w:rFonts w:cs="Times New Roman"/>
                <w:sz w:val="20"/>
                <w:szCs w:val="20"/>
                <w:lang w:val="sv-SE"/>
              </w:rPr>
            </w:pPr>
            <w:r w:rsidRPr="006B6063">
              <w:rPr>
                <w:spacing w:val="-1"/>
                <w:sz w:val="20"/>
                <w:szCs w:val="20"/>
              </w:rPr>
              <w:t>HSAIdType</w:t>
            </w:r>
          </w:p>
          <w:p w14:paraId="3E190CDE" w14:textId="77777777" w:rsidR="00424B6F" w:rsidRPr="006B6063" w:rsidRDefault="00424B6F" w:rsidP="003A6D72">
            <w:pPr>
              <w:widowControl/>
              <w:spacing w:line="226" w:lineRule="exact"/>
              <w:ind w:left="102"/>
              <w:rPr>
                <w:rFonts w:cs="Times New Roman"/>
                <w:spacing w:val="-1"/>
                <w:sz w:val="20"/>
                <w:szCs w:val="20"/>
                <w:lang w:val="sv-SE"/>
              </w:rPr>
            </w:pPr>
          </w:p>
          <w:p w14:paraId="620F79BD" w14:textId="77777777" w:rsidR="00424B6F" w:rsidRPr="006B6063" w:rsidRDefault="00424B6F" w:rsidP="003A6D72">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6ECDF1D"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4FF05EF5" w14:textId="77777777" w:rsidTr="00F45A00">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6D17300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HSAIdType</w:t>
            </w:r>
          </w:p>
          <w:p w14:paraId="42FD0CE8"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6B6063" w:rsidRDefault="00424B6F" w:rsidP="003A6D72">
            <w:pPr>
              <w:widowControl/>
              <w:spacing w:line="229" w:lineRule="exact"/>
              <w:ind w:left="102"/>
              <w:rPr>
                <w:rFonts w:cs="Times New Roman"/>
                <w:sz w:val="20"/>
                <w:szCs w:val="20"/>
                <w:lang w:val="sv-SE"/>
              </w:rPr>
            </w:pPr>
            <w:r w:rsidRPr="006B6063">
              <w:rPr>
                <w:spacing w:val="-1"/>
                <w:sz w:val="20"/>
                <w:szCs w:val="20"/>
              </w:rPr>
              <w:t xml:space="preserve">HSA-id för vårdgivaren, som är vårdgivare för den enhet som författaren är uppdragstagare för. </w:t>
            </w:r>
            <w:r w:rsidRPr="006B6063">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DF44B0F" w14:textId="77777777" w:rsidR="00424B6F" w:rsidRPr="006B6063" w:rsidRDefault="00424B6F" w:rsidP="003A6D72">
            <w:pPr>
              <w:widowControl/>
              <w:spacing w:line="229" w:lineRule="exact"/>
              <w:ind w:left="102"/>
              <w:jc w:val="center"/>
              <w:rPr>
                <w:rFonts w:cs="Times New Roman"/>
                <w:sz w:val="20"/>
                <w:szCs w:val="20"/>
                <w:lang w:val="sv-SE"/>
              </w:rPr>
            </w:pPr>
            <w:r w:rsidRPr="006B6063">
              <w:rPr>
                <w:spacing w:val="-1"/>
                <w:sz w:val="20"/>
                <w:szCs w:val="20"/>
              </w:rPr>
              <w:t>0..1</w:t>
            </w:r>
          </w:p>
        </w:tc>
      </w:tr>
      <w:tr w:rsidR="00424B6F" w:rsidRPr="006B6063" w14:paraId="7034D4E2" w14:textId="77777777" w:rsidTr="003A6D72">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5377C095"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6B6063" w:rsidRDefault="00424B6F" w:rsidP="003A6D72">
            <w:pPr>
              <w:widowControl/>
              <w:spacing w:line="229" w:lineRule="exact"/>
              <w:ind w:left="102"/>
              <w:rPr>
                <w:rFonts w:cs="Times New Roman"/>
                <w:sz w:val="20"/>
                <w:szCs w:val="20"/>
                <w:highlight w:val="yellow"/>
                <w:lang w:val="sv-SE"/>
              </w:rPr>
            </w:pPr>
            <w:r w:rsidRPr="006B6063">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Information om vem som signerat informationen i dokumentet.</w:t>
            </w:r>
          </w:p>
          <w:p w14:paraId="7F25482D" w14:textId="77777777" w:rsidR="00424B6F" w:rsidRPr="006B6063" w:rsidRDefault="00424B6F" w:rsidP="003A6D72">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44EDB03"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6E7B841B" w14:textId="77777777" w:rsidTr="003A6D72">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35D7D74A"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../../../signatureTime</w:t>
            </w:r>
          </w:p>
          <w:p w14:paraId="346B0F05"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6B6063" w:rsidRDefault="00424B6F" w:rsidP="003A6D72">
            <w:pPr>
              <w:widowControl/>
              <w:spacing w:line="229" w:lineRule="exact"/>
              <w:ind w:left="102"/>
              <w:rPr>
                <w:rFonts w:cs="Times New Roman"/>
                <w:color w:val="FF0000"/>
                <w:sz w:val="20"/>
                <w:szCs w:val="20"/>
                <w:lang w:val="sv-SE"/>
              </w:rPr>
            </w:pPr>
            <w:r w:rsidRPr="006B6063">
              <w:rPr>
                <w:sz w:val="20"/>
                <w:szCs w:val="20"/>
              </w:rPr>
              <w:t>TimeStampType</w:t>
            </w:r>
          </w:p>
          <w:p w14:paraId="55A98951"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Tidpunkt för signering av svaret</w:t>
            </w:r>
          </w:p>
          <w:p w14:paraId="4CB553F8"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3632B28"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z w:val="20"/>
                <w:szCs w:val="20"/>
              </w:rPr>
              <w:t>1..1</w:t>
            </w:r>
          </w:p>
        </w:tc>
      </w:tr>
      <w:tr w:rsidR="00424B6F" w:rsidRPr="006B6063" w14:paraId="31168805" w14:textId="77777777" w:rsidTr="003A6D72">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1387F33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../../../legalAuthenticatorHSAId</w:t>
            </w:r>
          </w:p>
          <w:p w14:paraId="6189BAE0"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HSAIdType</w:t>
            </w:r>
          </w:p>
          <w:p w14:paraId="6A5700FC"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3B045AA7"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z w:val="20"/>
                <w:szCs w:val="20"/>
              </w:rPr>
              <w:t>0..1</w:t>
            </w:r>
          </w:p>
        </w:tc>
      </w:tr>
      <w:tr w:rsidR="00424B6F" w:rsidRPr="006B6063" w14:paraId="368B3CB1" w14:textId="77777777" w:rsidTr="003A6D72">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486CE90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approvedForPatient</w:t>
            </w:r>
          </w:p>
          <w:p w14:paraId="1533A641"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6B6063" w:rsidRDefault="00424B6F" w:rsidP="003A6D72">
            <w:pPr>
              <w:widowControl/>
              <w:spacing w:line="229" w:lineRule="exact"/>
              <w:ind w:left="102"/>
              <w:rPr>
                <w:rFonts w:cs="Times New Roman"/>
                <w:color w:val="FF0000"/>
                <w:sz w:val="20"/>
                <w:szCs w:val="20"/>
                <w:lang w:val="sv-SE"/>
              </w:rPr>
            </w:pPr>
            <w:r w:rsidRPr="006B6063">
              <w:rPr>
                <w:sz w:val="20"/>
                <w:szCs w:val="20"/>
              </w:rPr>
              <w:t>boolean</w:t>
            </w:r>
          </w:p>
          <w:p w14:paraId="69FE712B"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Anger om information får delas till patient. Värdet sätts i sådant fall till true, i annat fall till false. </w:t>
            </w:r>
          </w:p>
          <w:p w14:paraId="3444C130"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CB428BA"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6D84281A" w14:textId="77777777" w:rsidTr="003A6D72">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16A412F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Pr="006B6063">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Identitetet för den vård- och omsorgskontakt som föranlett den information som omfattas av dokumentet. 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4760F42C"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D3BEDC0" w14:textId="77777777" w:rsidTr="00F45A00">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8D6AB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../laboratoryOrderOutcomeBody</w:t>
            </w:r>
          </w:p>
          <w:p w14:paraId="5D439A03"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578536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23BED3"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5C97E5"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68A54556" w14:textId="77777777" w:rsidTr="00F45A00">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2F1CDC7B" w14:textId="64E344C4" w:rsidR="00424B6F" w:rsidRPr="006B6063" w:rsidRDefault="00424B6F" w:rsidP="003A6D72">
            <w:pPr>
              <w:widowControl/>
              <w:spacing w:line="229" w:lineRule="exact"/>
              <w:ind w:left="102"/>
              <w:rPr>
                <w:rFonts w:cs="Times New Roman"/>
                <w:sz w:val="20"/>
                <w:szCs w:val="20"/>
                <w:lang w:val="sv-SE"/>
              </w:rPr>
            </w:pPr>
            <w:r w:rsidRPr="006B6063">
              <w:rPr>
                <w:sz w:val="20"/>
                <w:szCs w:val="20"/>
              </w:rPr>
              <w:t>../../</w:t>
            </w:r>
            <w:r w:rsidR="004C66FC">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Text som anger vilken typ av svar som avses. </w:t>
            </w:r>
          </w:p>
          <w:p w14:paraId="72BEB374"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DEF = definitivtsvar</w:t>
            </w:r>
          </w:p>
          <w:p w14:paraId="18F768A2"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TILL = tilläggssvar</w:t>
            </w:r>
          </w:p>
          <w:p w14:paraId="6675D7E8"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51E8BCF1"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3A5434CF" w14:textId="77777777" w:rsidTr="003A6D72">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2761E1A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6B6063" w:rsidRDefault="00424B6F" w:rsidP="003A6D72">
            <w:pPr>
              <w:widowControl/>
              <w:spacing w:line="229" w:lineRule="exact"/>
              <w:ind w:left="102"/>
              <w:rPr>
                <w:rFonts w:cs="Times New Roman"/>
                <w:color w:val="FF0000"/>
                <w:sz w:val="20"/>
                <w:szCs w:val="20"/>
                <w:lang w:val="sv-SE"/>
              </w:rPr>
            </w:pPr>
            <w:r w:rsidRPr="006B6063">
              <w:rPr>
                <w:sz w:val="20"/>
                <w:szCs w:val="20"/>
              </w:rPr>
              <w:t>TimeStampType</w:t>
            </w:r>
          </w:p>
          <w:p w14:paraId="0F39D1D4" w14:textId="77777777" w:rsidR="00424B6F" w:rsidRPr="006B6063" w:rsidRDefault="00424B6F" w:rsidP="003A6D72">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283953E5"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1A49F00E" w14:textId="77777777" w:rsidTr="003A6D72">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4B7AC10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Text som anger vilken typ av labenhet som undersökningsresultatet härrör från. </w:t>
            </w:r>
          </w:p>
          <w:p w14:paraId="1824655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474FD8E6"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p w14:paraId="5D40CEC9" w14:textId="77777777" w:rsidR="00424B6F" w:rsidRPr="006B6063" w:rsidRDefault="00424B6F" w:rsidP="003A6D72">
            <w:pPr>
              <w:widowControl/>
              <w:spacing w:line="226" w:lineRule="exact"/>
              <w:ind w:left="102"/>
              <w:jc w:val="center"/>
              <w:rPr>
                <w:rFonts w:cs="Times New Roman"/>
                <w:spacing w:val="-1"/>
                <w:sz w:val="20"/>
                <w:szCs w:val="20"/>
                <w:lang w:val="sv-SE"/>
              </w:rPr>
            </w:pPr>
          </w:p>
        </w:tc>
      </w:tr>
      <w:tr w:rsidR="00424B6F" w:rsidRPr="006B6063" w14:paraId="261AAE1A" w14:textId="77777777" w:rsidTr="003A6D72">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18B064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2AA564D9"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1BD3BD19" w14:textId="77777777" w:rsidTr="003A6D72">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895EA0B"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31300F9D"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18E027D3" w14:textId="77777777" w:rsidTr="003A6D72">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50A315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1F83A867"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38A91FD8" w14:textId="77777777" w:rsidTr="003A6D72">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6A648A2A"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7F6F886"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6A224F4F" w14:textId="77777777" w:rsidTr="003A6D72">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4B37824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2F6E7F00"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p w14:paraId="3D0B0096" w14:textId="77777777" w:rsidR="00424B6F" w:rsidRPr="006B6063" w:rsidRDefault="00424B6F" w:rsidP="003A6D72">
            <w:pPr>
              <w:widowControl/>
              <w:spacing w:line="226" w:lineRule="exact"/>
              <w:ind w:left="102"/>
              <w:jc w:val="center"/>
              <w:rPr>
                <w:rFonts w:cs="Times New Roman"/>
                <w:spacing w:val="-1"/>
                <w:sz w:val="20"/>
                <w:szCs w:val="20"/>
                <w:lang w:val="sv-SE"/>
              </w:rPr>
            </w:pPr>
          </w:p>
        </w:tc>
      </w:tr>
      <w:tr w:rsidR="00424B6F" w:rsidRPr="006B6063" w14:paraId="436D0A33" w14:textId="77777777" w:rsidTr="00C02E30">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41497B3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750FD60"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p w14:paraId="4914F0F7" w14:textId="77777777" w:rsidR="00424B6F" w:rsidRPr="006B6063" w:rsidRDefault="00424B6F" w:rsidP="003A6D72">
            <w:pPr>
              <w:widowControl/>
              <w:spacing w:line="226" w:lineRule="exact"/>
              <w:ind w:left="102"/>
              <w:jc w:val="center"/>
              <w:rPr>
                <w:rFonts w:cs="Times New Roman"/>
                <w:spacing w:val="-1"/>
                <w:sz w:val="20"/>
                <w:szCs w:val="20"/>
                <w:lang w:val="sv-SE"/>
              </w:rPr>
            </w:pPr>
          </w:p>
        </w:tc>
      </w:tr>
      <w:tr w:rsidR="00424B6F" w:rsidRPr="006B6063" w14:paraId="0250F2D9" w14:textId="77777777" w:rsidTr="00C02E30">
        <w:trPr>
          <w:trHeight w:hRule="exact" w:val="1513"/>
          <w:tblHeader/>
        </w:trPr>
        <w:tc>
          <w:tcPr>
            <w:tcW w:w="2916" w:type="dxa"/>
            <w:tcBorders>
              <w:top w:val="single" w:sz="5" w:space="0" w:color="000000"/>
              <w:left w:val="single" w:sz="5" w:space="0" w:color="000000"/>
              <w:bottom w:val="single" w:sz="5" w:space="0" w:color="000000"/>
              <w:right w:val="single" w:sz="5" w:space="0" w:color="000000"/>
            </w:tcBorders>
          </w:tcPr>
          <w:p w14:paraId="492D118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 xml:space="preserve">Information om personens befattning. Om möjligt skall KV Befattning (OID 1.2.752.129.2.2.1.4), se </w:t>
            </w:r>
          </w:p>
          <w:p w14:paraId="0DCC454B" w14:textId="77777777" w:rsidR="00424B6F" w:rsidRPr="006B6063" w:rsidRDefault="00424B6F" w:rsidP="003A6D72">
            <w:pPr>
              <w:widowControl/>
              <w:spacing w:line="226" w:lineRule="exact"/>
              <w:ind w:left="102"/>
              <w:rPr>
                <w:rFonts w:cs="Times New Roman"/>
                <w:spacing w:val="-1"/>
                <w:sz w:val="20"/>
                <w:szCs w:val="20"/>
                <w:lang w:val="sv-SE"/>
              </w:rPr>
            </w:pPr>
            <w:commentRangeStart w:id="146"/>
            <w:r w:rsidRPr="006B6063">
              <w:rPr>
                <w:spacing w:val="-1"/>
                <w:sz w:val="20"/>
                <w:szCs w:val="20"/>
              </w:rPr>
              <w:t>http://www.inera.se/Documents/TJANSTER_PROJEKT/Katalogtjanst_HSA/Innehall/hsa_innehall_befattning.pdf</w:t>
            </w:r>
            <w:commentRangeEnd w:id="146"/>
            <w:r w:rsidR="00F45A00" w:rsidRPr="006B6063">
              <w:rPr>
                <w:rStyle w:val="CommentReference"/>
                <w:rFonts w:eastAsia="ヒラギノ角ゴ Pro W3" w:cs="Times New Roman"/>
                <w:i/>
                <w:color w:val="000000"/>
                <w:sz w:val="20"/>
                <w:szCs w:val="20"/>
                <w:lang w:val="en-GB"/>
              </w:rPr>
              <w:commentReference w:id="146"/>
            </w:r>
          </w:p>
          <w:p w14:paraId="708AFA60" w14:textId="77777777" w:rsidR="00424B6F" w:rsidRPr="006B6063" w:rsidRDefault="00424B6F" w:rsidP="003A6D72">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1EB4348E"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7AD0328C" w14:textId="77777777" w:rsidTr="003A6D72">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7681185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0B589B13"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Befattningskod. Om co</w:t>
            </w:r>
            <w:r w:rsidR="00C02E30" w:rsidRPr="006B6063">
              <w:rPr>
                <w:sz w:val="20"/>
                <w:szCs w:val="20"/>
              </w:rPr>
              <w:t>de anges skall också codeSystem</w:t>
            </w:r>
            <w:r w:rsidRPr="006B6063">
              <w:rPr>
                <w:sz w:val="20"/>
                <w:szCs w:val="20"/>
              </w:rPr>
              <w:t xml:space="preserv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16A6C79"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5D0E127" w14:textId="77777777" w:rsidTr="00C02E30">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03027D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A4A0C90"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759BE578" w14:textId="77777777" w:rsidTr="003A6D72">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95A842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4614FD2"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p w14:paraId="143FFB64" w14:textId="77777777" w:rsidR="00424B6F" w:rsidRPr="006B6063" w:rsidRDefault="00424B6F" w:rsidP="003A6D72">
            <w:pPr>
              <w:widowControl/>
              <w:spacing w:line="226" w:lineRule="exact"/>
              <w:ind w:left="102"/>
              <w:jc w:val="center"/>
              <w:rPr>
                <w:rFonts w:cs="Times New Roman"/>
                <w:spacing w:val="-1"/>
                <w:sz w:val="20"/>
                <w:szCs w:val="20"/>
                <w:lang w:val="sv-SE"/>
              </w:rPr>
            </w:pPr>
          </w:p>
        </w:tc>
      </w:tr>
      <w:tr w:rsidR="00424B6F" w:rsidRPr="006B6063" w14:paraId="116C7E7C" w14:textId="77777777" w:rsidTr="003A6D72">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78BF2AF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6B6063" w:rsidRDefault="00424B6F" w:rsidP="003A6D72">
            <w:pPr>
              <w:widowControl/>
              <w:spacing w:line="226" w:lineRule="exact"/>
              <w:ind w:left="102"/>
              <w:rPr>
                <w:rFonts w:cs="Times New Roman"/>
                <w:sz w:val="20"/>
                <w:szCs w:val="20"/>
                <w:lang w:val="sv-SE"/>
              </w:rPr>
            </w:pPr>
            <w:r w:rsidRPr="006B606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82E407B"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571AA8A2" w14:textId="77777777" w:rsidTr="003A6D72">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0A3D1FA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p w14:paraId="0C749B0D" w14:textId="77777777" w:rsidR="00424B6F" w:rsidRPr="006B6063" w:rsidRDefault="00424B6F" w:rsidP="003A6D72">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EA5BB99"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3A6E9875" w14:textId="77777777" w:rsidTr="003A6D72">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34C436B4" w14:textId="77777777" w:rsidR="00424B6F" w:rsidRPr="006B6063" w:rsidRDefault="00424B6F" w:rsidP="003A6D72">
            <w:pPr>
              <w:widowControl/>
              <w:spacing w:line="226" w:lineRule="exact"/>
              <w:ind w:left="102"/>
              <w:rPr>
                <w:rFonts w:cs="Times New Roman"/>
                <w:spacing w:val="-1"/>
                <w:sz w:val="20"/>
                <w:szCs w:val="20"/>
                <w:lang w:val="sv-SE"/>
              </w:rPr>
            </w:pPr>
            <w:r w:rsidRPr="006B6063">
              <w:rPr>
                <w:sz w:val="20"/>
                <w:szCs w:val="20"/>
              </w:rPr>
              <w:t>../../../</w:t>
            </w:r>
            <w:r w:rsidRPr="006B6063">
              <w:rPr>
                <w:spacing w:val="-1"/>
                <w:sz w:val="20"/>
                <w:szCs w:val="20"/>
              </w:rPr>
              <w:t>../originalText</w:t>
            </w:r>
          </w:p>
          <w:p w14:paraId="667367C9" w14:textId="77777777" w:rsidR="00424B6F" w:rsidRPr="006B6063" w:rsidRDefault="00424B6F" w:rsidP="003A6D72">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string</w:t>
            </w:r>
          </w:p>
          <w:p w14:paraId="5C6DE4F9" w14:textId="77777777" w:rsidR="00424B6F" w:rsidRPr="006B6063" w:rsidRDefault="00424B6F" w:rsidP="003A6D72">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40DB5C3E"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F1620FF" w14:textId="77777777" w:rsidTr="003A6D72">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FDB837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EA8717A"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0632BBDB" w14:textId="77777777" w:rsidTr="003A6D72">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EFCC20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991B753"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44EEF991" w14:textId="77777777" w:rsidTr="003A6D72">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635D65B9"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6322B10C"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1..1</w:t>
            </w:r>
          </w:p>
        </w:tc>
      </w:tr>
      <w:tr w:rsidR="00424B6F" w:rsidRPr="006B6063" w14:paraId="72CDA623" w14:textId="77777777" w:rsidTr="003A6D72">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EE9123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689E2C7"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5139D160" w14:textId="77777777" w:rsidTr="003A6D72">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566B6F3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0A49EDF0"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642CC544" w14:textId="77777777" w:rsidTr="003A6D72">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2222AC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25706704" w14:textId="77777777" w:rsidR="00424B6F" w:rsidRPr="006B6063" w:rsidRDefault="00424B6F" w:rsidP="003A6D72">
            <w:pPr>
              <w:widowControl/>
              <w:spacing w:line="226" w:lineRule="exact"/>
              <w:ind w:left="102"/>
              <w:jc w:val="center"/>
              <w:rPr>
                <w:rFonts w:cs="Times New Roman"/>
                <w:spacing w:val="-1"/>
                <w:sz w:val="20"/>
                <w:szCs w:val="20"/>
                <w:lang w:val="sv-SE"/>
              </w:rPr>
            </w:pPr>
            <w:r w:rsidRPr="006B6063">
              <w:rPr>
                <w:spacing w:val="-1"/>
                <w:sz w:val="20"/>
                <w:szCs w:val="20"/>
              </w:rPr>
              <w:t>0..1</w:t>
            </w:r>
          </w:p>
        </w:tc>
      </w:tr>
      <w:tr w:rsidR="00424B6F" w:rsidRPr="006B6063" w14:paraId="3AB389B0" w14:textId="77777777" w:rsidTr="003A6D72">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2498A01D" w14:textId="77777777" w:rsidR="00424B6F" w:rsidRPr="006B6063" w:rsidRDefault="00424B6F" w:rsidP="003A6D72">
            <w:pPr>
              <w:widowControl/>
              <w:spacing w:line="229" w:lineRule="exact"/>
              <w:ind w:left="102"/>
              <w:rPr>
                <w:rFonts w:cs="Times New Roman"/>
                <w:b/>
                <w:sz w:val="20"/>
                <w:szCs w:val="20"/>
                <w:lang w:val="sv-SE"/>
              </w:rPr>
            </w:pPr>
            <w:r w:rsidRPr="006B6063">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Text som anger namnet pa</w:t>
            </w:r>
            <w:r w:rsidRPr="006B6063">
              <w:rPr>
                <w:rFonts w:ascii="Times New Roman" w:hAnsi="Times New Roman" w:cs="Times New Roman"/>
                <w:spacing w:val="-1"/>
                <w:sz w:val="20"/>
                <w:szCs w:val="20"/>
              </w:rPr>
              <w:t>̊</w:t>
            </w:r>
            <w:r w:rsidRPr="006B6063">
              <w:rPr>
                <w:spacing w:val="-1"/>
                <w:sz w:val="20"/>
                <w:szCs w:val="20"/>
              </w:rPr>
              <w:t xml:space="preserve"> plats eller ort fo</w:t>
            </w:r>
            <w:r w:rsidRPr="006B6063">
              <w:rPr>
                <w:rFonts w:cs="Georgia"/>
                <w:spacing w:val="-1"/>
                <w:sz w:val="20"/>
                <w:szCs w:val="20"/>
              </w:rPr>
              <w:t>̈</w:t>
            </w:r>
            <w:r w:rsidRPr="006B6063">
              <w:rPr>
                <w:spacing w:val="-1"/>
                <w:sz w:val="20"/>
                <w:szCs w:val="20"/>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76CF9AF"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7E95888B" w14:textId="77777777" w:rsidTr="003A6D72">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14B5F9F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6B6063" w:rsidRDefault="00424B6F" w:rsidP="003A6D72">
            <w:pPr>
              <w:widowControl/>
              <w:spacing w:line="226" w:lineRule="exact"/>
              <w:ind w:left="102"/>
              <w:rPr>
                <w:rFonts w:cs="Times New Roman"/>
                <w:spacing w:val="-1"/>
                <w:sz w:val="20"/>
                <w:szCs w:val="20"/>
                <w:lang w:val="sv-SE"/>
              </w:rPr>
            </w:pPr>
            <w:r w:rsidRPr="006B6063">
              <w:rPr>
                <w:spacing w:val="-1"/>
                <w:sz w:val="20"/>
                <w:szCs w:val="20"/>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6BB7A082"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w:t>
            </w:r>
          </w:p>
        </w:tc>
      </w:tr>
      <w:tr w:rsidR="00424B6F" w:rsidRPr="006B6063" w14:paraId="4408ECFD" w14:textId="77777777" w:rsidTr="003A6D72">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49A43D4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A002E9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5B8689AE" w14:textId="77777777" w:rsidTr="003A6D72">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578895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En unik identifierare i form av en UID som garanterar global unikhet för instansidentifieraren. 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26BDD44E"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4FFF7160" w14:textId="77777777" w:rsidTr="003A6D72">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35CADC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p w14:paraId="44155E50" w14:textId="77777777" w:rsidR="00424B6F" w:rsidRPr="006B6063" w:rsidRDefault="00424B6F" w:rsidP="003A6D72">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0F4F248"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6431D294" w14:textId="77777777" w:rsidTr="003A6D72">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15AD49B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1504620A"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5C487C19" w14:textId="77777777" w:rsidTr="003A6D72">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6668536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BE0707F"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27E8A70D" w14:textId="77777777" w:rsidTr="003A6D72">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63CDB24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3B9D984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456C289C" w14:textId="77777777" w:rsidTr="00C02E30">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235D78D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Kod och klartext som anger vilken åtgärd som avses, enligt kodverket NPU. 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102A64D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7AEE0D0C" w14:textId="77777777" w:rsidTr="003A6D72">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15EB69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E908FEC"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68A459F4" w14:textId="77777777" w:rsidTr="003A6D72">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9778E0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03ABE54"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5B3974A4" w14:textId="77777777" w:rsidTr="003A6D72">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41BE3C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1FC81E27"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741FCB03" w14:textId="77777777" w:rsidTr="00C02E30">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463C937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F35202A"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57BF4667" w14:textId="77777777" w:rsidTr="003A6D72">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02BC378B"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Text som anger åtgärdens status. Då det är möjligt ska KV åtgärdsstatus följas. Exempel från KV åtgärdsstatus:</w:t>
            </w:r>
          </w:p>
          <w:p w14:paraId="381A3E25" w14:textId="77777777" w:rsidR="00424B6F" w:rsidRPr="006B6063" w:rsidRDefault="00424B6F" w:rsidP="003A6D72">
            <w:pPr>
              <w:widowControl/>
              <w:spacing w:line="226" w:lineRule="exact"/>
              <w:ind w:left="102"/>
              <w:rPr>
                <w:rFonts w:cs="Times New Roman"/>
                <w:sz w:val="20"/>
                <w:szCs w:val="20"/>
                <w:lang w:val="sv-SE"/>
              </w:rPr>
            </w:pPr>
            <w:r w:rsidRPr="006B6063">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61CEDB48"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2A9BFFB8"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5FFCB0D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innehåller en kommentar som avser den utförda analysen</w:t>
            </w:r>
          </w:p>
        </w:tc>
        <w:tc>
          <w:tcPr>
            <w:tcW w:w="1195" w:type="dxa"/>
            <w:tcBorders>
              <w:top w:val="single" w:sz="5" w:space="0" w:color="000000"/>
              <w:left w:val="single" w:sz="5" w:space="0" w:color="000000"/>
              <w:bottom w:val="single" w:sz="5" w:space="0" w:color="000000"/>
              <w:right w:val="single" w:sz="5" w:space="0" w:color="000000"/>
            </w:tcBorders>
          </w:tcPr>
          <w:p w14:paraId="2D0B6E87"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3A3DE14D" w14:textId="77777777" w:rsidTr="003A6D72">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3DAE050B"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beskriver vilket typ av material som användes vid analysen. Ange provmaterial i klartext. Exempel: Plasma</w:t>
            </w:r>
          </w:p>
          <w:p w14:paraId="53BCC539"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Både provmaterial och lokalisation bör anges i klartext när så är lämpligt för aktuell undersökning. 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0BE70F2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68E44B85"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2F92A6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beskriver den metod som använts i analystjänsten</w:t>
            </w:r>
          </w:p>
        </w:tc>
        <w:tc>
          <w:tcPr>
            <w:tcW w:w="1195" w:type="dxa"/>
            <w:tcBorders>
              <w:top w:val="single" w:sz="5" w:space="0" w:color="000000"/>
              <w:left w:val="single" w:sz="5" w:space="0" w:color="000000"/>
              <w:bottom w:val="single" w:sz="5" w:space="0" w:color="000000"/>
              <w:right w:val="single" w:sz="5" w:space="0" w:color="000000"/>
            </w:tcBorders>
          </w:tcPr>
          <w:p w14:paraId="284B395C"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16347104"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19322A0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Anger samband med annan utförd analystjänst</w:t>
            </w:r>
          </w:p>
        </w:tc>
        <w:tc>
          <w:tcPr>
            <w:tcW w:w="1195" w:type="dxa"/>
            <w:tcBorders>
              <w:top w:val="single" w:sz="5" w:space="0" w:color="000000"/>
              <w:left w:val="single" w:sz="5" w:space="0" w:color="000000"/>
              <w:bottom w:val="single" w:sz="5" w:space="0" w:color="000000"/>
              <w:right w:val="single" w:sz="5" w:space="0" w:color="000000"/>
            </w:tcBorders>
          </w:tcPr>
          <w:p w14:paraId="2D544DAB"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w:t>
            </w:r>
          </w:p>
        </w:tc>
      </w:tr>
      <w:tr w:rsidR="00424B6F" w:rsidRPr="006B6063" w14:paraId="1D6EA913"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4E05C6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8D423D0"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2D2E9680" w14:textId="77777777" w:rsidTr="003A6D72">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3958EE7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En unik identifierare i form av en UID som garanterar global unikhet för instansidentifieraren. 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6FD08296"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64DC5626"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6F507674"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7E3C2820"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072DDCE5"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3E1D9D3"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Information om ett resultatet/Utfallet av en analystjänst</w:t>
            </w:r>
          </w:p>
        </w:tc>
        <w:tc>
          <w:tcPr>
            <w:tcW w:w="1195" w:type="dxa"/>
            <w:tcBorders>
              <w:top w:val="single" w:sz="5" w:space="0" w:color="000000"/>
              <w:left w:val="single" w:sz="5" w:space="0" w:color="000000"/>
              <w:bottom w:val="single" w:sz="5" w:space="0" w:color="000000"/>
              <w:right w:val="single" w:sz="5" w:space="0" w:color="000000"/>
            </w:tcBorders>
          </w:tcPr>
          <w:p w14:paraId="36877F5D"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4D82A2C7"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57FE2F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Det specifika värdet för resultatet/utfallet</w:t>
            </w:r>
          </w:p>
        </w:tc>
        <w:tc>
          <w:tcPr>
            <w:tcW w:w="1195" w:type="dxa"/>
            <w:tcBorders>
              <w:top w:val="single" w:sz="5" w:space="0" w:color="000000"/>
              <w:left w:val="single" w:sz="5" w:space="0" w:color="000000"/>
              <w:bottom w:val="single" w:sz="5" w:space="0" w:color="000000"/>
              <w:right w:val="single" w:sz="5" w:space="0" w:color="000000"/>
            </w:tcBorders>
          </w:tcPr>
          <w:p w14:paraId="6B1631D5"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1CF9150C" w14:textId="77777777" w:rsidTr="003A6D72">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7AB837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4C9C230A"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2C56BD7C" w14:textId="77777777" w:rsidTr="003A6D72">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AA91BB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TimeStampType</w:t>
            </w:r>
          </w:p>
          <w:p w14:paraId="04D33256" w14:textId="77777777" w:rsidR="00424B6F" w:rsidRPr="006B6063" w:rsidRDefault="00424B6F" w:rsidP="003A6D72">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43A50251"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3186E499" w14:textId="77777777" w:rsidTr="003A6D72">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16B012A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Kod som anger om resultatet ligger utanför referensintervall. Sant = Ja, resultatet ligger utanför referens-intervall</w:t>
            </w:r>
          </w:p>
          <w:p w14:paraId="47821CEA"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Falskt = Nej, resultatet ligger inte utanför referens-intervall</w:t>
            </w:r>
          </w:p>
        </w:tc>
        <w:tc>
          <w:tcPr>
            <w:tcW w:w="1195" w:type="dxa"/>
            <w:tcBorders>
              <w:top w:val="single" w:sz="5" w:space="0" w:color="000000"/>
              <w:left w:val="single" w:sz="5" w:space="0" w:color="000000"/>
              <w:bottom w:val="single" w:sz="5" w:space="0" w:color="000000"/>
              <w:right w:val="single" w:sz="5" w:space="0" w:color="000000"/>
            </w:tcBorders>
          </w:tcPr>
          <w:p w14:paraId="659C2010"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5856E66F" w14:textId="77777777" w:rsidTr="003A6D72">
        <w:trPr>
          <w:trHeight w:hRule="exact" w:val="652"/>
          <w:tblHeader/>
        </w:trPr>
        <w:tc>
          <w:tcPr>
            <w:tcW w:w="2916" w:type="dxa"/>
            <w:tcBorders>
              <w:top w:val="single" w:sz="5" w:space="0" w:color="000000"/>
              <w:left w:val="single" w:sz="5" w:space="0" w:color="000000"/>
              <w:bottom w:val="single" w:sz="5" w:space="0" w:color="000000"/>
              <w:right w:val="single" w:sz="5" w:space="0" w:color="000000"/>
            </w:tcBorders>
          </w:tcPr>
          <w:p w14:paraId="1EFC92C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innehåller en kommentar avseende resultatet/utfallet</w:t>
            </w:r>
          </w:p>
        </w:tc>
        <w:tc>
          <w:tcPr>
            <w:tcW w:w="1195" w:type="dxa"/>
            <w:tcBorders>
              <w:top w:val="single" w:sz="5" w:space="0" w:color="000000"/>
              <w:left w:val="single" w:sz="5" w:space="0" w:color="000000"/>
              <w:bottom w:val="single" w:sz="5" w:space="0" w:color="000000"/>
              <w:right w:val="single" w:sz="5" w:space="0" w:color="000000"/>
            </w:tcBorders>
          </w:tcPr>
          <w:p w14:paraId="79449D63"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7AA85D9B" w14:textId="77777777" w:rsidTr="003A6D72">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8D319C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innehåller det referensintervall som använts i analysen</w:t>
            </w:r>
          </w:p>
        </w:tc>
        <w:tc>
          <w:tcPr>
            <w:tcW w:w="1195" w:type="dxa"/>
            <w:tcBorders>
              <w:top w:val="single" w:sz="5" w:space="0" w:color="000000"/>
              <w:left w:val="single" w:sz="5" w:space="0" w:color="000000"/>
              <w:bottom w:val="single" w:sz="5" w:space="0" w:color="000000"/>
              <w:right w:val="single" w:sz="5" w:space="0" w:color="000000"/>
            </w:tcBorders>
          </w:tcPr>
          <w:p w14:paraId="38DC68AC"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25786E6E" w14:textId="77777777" w:rsidTr="003A6D72">
        <w:trPr>
          <w:trHeight w:hRule="exact" w:val="659"/>
          <w:tblHeader/>
        </w:trPr>
        <w:tc>
          <w:tcPr>
            <w:tcW w:w="2916" w:type="dxa"/>
            <w:tcBorders>
              <w:top w:val="single" w:sz="5" w:space="0" w:color="000000"/>
              <w:left w:val="single" w:sz="5" w:space="0" w:color="000000"/>
              <w:bottom w:val="single" w:sz="5" w:space="0" w:color="000000"/>
              <w:right w:val="single" w:sz="5" w:space="0" w:color="000000"/>
            </w:tcBorders>
          </w:tcPr>
          <w:p w14:paraId="281BFC52"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beskriver den population som referensintervallet gäller för</w:t>
            </w:r>
          </w:p>
        </w:tc>
        <w:tc>
          <w:tcPr>
            <w:tcW w:w="1195" w:type="dxa"/>
            <w:tcBorders>
              <w:top w:val="single" w:sz="5" w:space="0" w:color="000000"/>
              <w:left w:val="single" w:sz="5" w:space="0" w:color="000000"/>
              <w:bottom w:val="single" w:sz="5" w:space="0" w:color="000000"/>
              <w:right w:val="single" w:sz="5" w:space="0" w:color="000000"/>
            </w:tcBorders>
          </w:tcPr>
          <w:p w14:paraId="3C18FB96"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tr w:rsidR="00424B6F" w:rsidRPr="006B6063" w14:paraId="7FB30BCC" w14:textId="77777777" w:rsidTr="003A6D72">
        <w:trPr>
          <w:trHeight w:hRule="exact" w:val="718"/>
          <w:tblHeader/>
        </w:trPr>
        <w:tc>
          <w:tcPr>
            <w:tcW w:w="2916" w:type="dxa"/>
            <w:tcBorders>
              <w:top w:val="single" w:sz="5" w:space="0" w:color="000000"/>
              <w:left w:val="single" w:sz="5" w:space="0" w:color="000000"/>
              <w:bottom w:val="single" w:sz="5" w:space="0" w:color="000000"/>
              <w:right w:val="single" w:sz="5" w:space="0" w:color="000000"/>
            </w:tcBorders>
          </w:tcPr>
          <w:p w14:paraId="183129A3"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08640225"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2AD57765" w14:textId="77777777" w:rsidTr="003A6D72">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12D8807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6158E852"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1..1</w:t>
            </w:r>
          </w:p>
        </w:tc>
      </w:tr>
      <w:tr w:rsidR="00424B6F" w:rsidRPr="006B6063" w14:paraId="2F1FDD5E" w14:textId="77777777" w:rsidTr="003A6D72">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5A521CDB"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6B6063" w:rsidRDefault="00424B6F" w:rsidP="003A6D72">
            <w:pPr>
              <w:widowControl/>
              <w:spacing w:line="229" w:lineRule="exact"/>
              <w:ind w:left="102"/>
              <w:rPr>
                <w:rFonts w:cs="Times New Roman"/>
                <w:sz w:val="20"/>
                <w:szCs w:val="20"/>
                <w:lang w:val="sv-SE"/>
              </w:rPr>
            </w:pPr>
            <w:r w:rsidRPr="006B6063">
              <w:rPr>
                <w:sz w:val="20"/>
                <w:szCs w:val="20"/>
              </w:rPr>
              <w:t>Text som anger aktuell frågeställning</w:t>
            </w:r>
          </w:p>
        </w:tc>
        <w:tc>
          <w:tcPr>
            <w:tcW w:w="1195" w:type="dxa"/>
            <w:tcBorders>
              <w:top w:val="single" w:sz="5" w:space="0" w:color="000000"/>
              <w:left w:val="single" w:sz="5" w:space="0" w:color="000000"/>
              <w:bottom w:val="single" w:sz="5" w:space="0" w:color="000000"/>
              <w:right w:val="single" w:sz="5" w:space="0" w:color="000000"/>
            </w:tcBorders>
          </w:tcPr>
          <w:p w14:paraId="64230912" w14:textId="77777777" w:rsidR="00424B6F" w:rsidRPr="006B6063" w:rsidRDefault="00424B6F" w:rsidP="003A6D72">
            <w:pPr>
              <w:widowControl/>
              <w:spacing w:line="229" w:lineRule="exact"/>
              <w:ind w:left="102"/>
              <w:jc w:val="center"/>
              <w:rPr>
                <w:rFonts w:cs="Times New Roman"/>
                <w:sz w:val="20"/>
                <w:szCs w:val="20"/>
                <w:lang w:val="sv-SE"/>
              </w:rPr>
            </w:pPr>
            <w:r w:rsidRPr="006B6063">
              <w:rPr>
                <w:sz w:val="20"/>
                <w:szCs w:val="20"/>
              </w:rPr>
              <w:t>0..1</w:t>
            </w:r>
          </w:p>
        </w:tc>
      </w:tr>
      <w:bookmarkEnd w:id="1"/>
    </w:tbl>
    <w:p w14:paraId="65ED89DE" w14:textId="77777777" w:rsidR="00793064" w:rsidRPr="00CC412F" w:rsidRDefault="00793064">
      <w:pPr>
        <w:spacing w:line="240" w:lineRule="auto"/>
        <w:rPr>
          <w:rFonts w:eastAsia="Times New Roman"/>
          <w:bCs/>
          <w:sz w:val="30"/>
          <w:szCs w:val="28"/>
        </w:rPr>
      </w:pPr>
    </w:p>
    <w:p w14:paraId="478AAC42" w14:textId="77777777" w:rsidR="00E13C32" w:rsidRPr="00CC412F" w:rsidRDefault="00E13C32" w:rsidP="00E13C32">
      <w:pPr>
        <w:pStyle w:val="Heading3"/>
      </w:pPr>
      <w:bookmarkStart w:id="147" w:name="_Toc383102099"/>
      <w:r w:rsidRPr="00CC412F">
        <w:t>Övriga regler</w:t>
      </w:r>
      <w:bookmarkEnd w:id="147"/>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48" w:name="_Toc381706864"/>
      <w:r>
        <w:br w:type="page"/>
      </w:r>
    </w:p>
    <w:p w14:paraId="18DE7A5C" w14:textId="29FC87BA" w:rsidR="00CC412F" w:rsidRPr="00CC412F" w:rsidRDefault="00CC412F" w:rsidP="00CC412F">
      <w:pPr>
        <w:pStyle w:val="Heading2"/>
      </w:pPr>
      <w:bookmarkStart w:id="149" w:name="_Toc383102100"/>
      <w:r w:rsidRPr="00CC412F">
        <w:t>GetECGOutcome</w:t>
      </w:r>
      <w:bookmarkEnd w:id="148"/>
      <w:bookmarkEnd w:id="149"/>
    </w:p>
    <w:p w14:paraId="62131C16" w14:textId="77777777" w:rsidR="002B3273" w:rsidRDefault="002B3273" w:rsidP="002B3273">
      <w:r>
        <w:t xml:space="preserve">Tjänstekontraktet GetECGOutcome returnerar EKG-resultat för patienter, lagrade i journalsystem. Tjänstekontraktet skall ingå i tjänstedomänen </w:t>
      </w:r>
      <w:proofErr w:type="gramStart"/>
      <w:r>
        <w:t>riv:clinicalprocess</w:t>
      </w:r>
      <w:proofErr w:type="gramEnd"/>
      <w:r>
        <w:t>:healthcond:actoutcome (svensk benämning: Hantera hälsorelaterade tillstånd, utfall av aktivitet).</w:t>
      </w:r>
    </w:p>
    <w:p w14:paraId="122967CA" w14:textId="77777777" w:rsidR="002B3273" w:rsidRDefault="002B3273" w:rsidP="002B3273"/>
    <w:p w14:paraId="597F6428" w14:textId="77777777" w:rsidR="002B3273" w:rsidRDefault="002B3273" w:rsidP="002B3273">
      <w:r>
        <w:t>Tjänstekontraktet baseras på existerande RIV-specifikations informationsmodell från NPÖ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07324015" w14:textId="77777777" w:rsidR="002B3273" w:rsidRDefault="002B3273" w:rsidP="002B3273"/>
    <w:p w14:paraId="2DD1082C" w14:textId="77777777" w:rsidR="002B3273" w:rsidRDefault="002B3273" w:rsidP="002B3273">
      <w:r>
        <w:t>Det utformas enligt principerna för tjänstekontrakt enligt RIV-TA 2.1 och tjänsteutvecklingen som sker inom ramen för Journal på Nätet. Exempel på konsumerande system och tjänster är nästa generation av NPÖ, Mina Vårdkontakters tjänster Min Journal och Mitt Vårdflöde samt överföring till patientens eget hälsokonto genom prenumerationstjänsten för HälsaFörMig.</w:t>
      </w:r>
    </w:p>
    <w:p w14:paraId="47334FB5" w14:textId="77777777" w:rsidR="002B3273" w:rsidRDefault="002B3273" w:rsidP="002B3273"/>
    <w:p w14:paraId="1685B6C9" w14:textId="77777777" w:rsidR="002B3273" w:rsidRDefault="002B3273" w:rsidP="002B3273">
      <w:r>
        <w:t xml:space="preserve">Angående </w:t>
      </w:r>
      <w:proofErr w:type="gramStart"/>
      <w:r>
        <w:t>EKG:ets</w:t>
      </w:r>
      <w:proofErr w:type="gramEnd"/>
      <w:r>
        <w:t xml:space="preserve"> mätvärden så anger NPÖ:s RIV-specifikation att mätvärden, bild eller motsvarande som representerar själva EKG-kurvans värden kan anges i fälten för ecg&lt;*&gt;Data. Tre möjliga sätt finns och producenten skall fylla i så många av dem som den har möjlighet att göra. Det första (Alternativ 1) är en uppsättning strukturerade mätvärden från undersökningen inklusive tolkningen av det aktuella EKG:et, som baseras på industristandards och en genomgång av de format och datainnehåll (XML) som ledande tillverkares EKG-utrustning kan ge,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statistik bild i något av de tillåtna formaten enligt HL7 multimediatyper (inkl. PDF).</w:t>
      </w:r>
    </w:p>
    <w:p w14:paraId="22C2034E" w14:textId="77777777" w:rsidR="002B3273" w:rsidRDefault="002B3273" w:rsidP="002B3273"/>
    <w:p w14:paraId="0805895A" w14:textId="643522BB" w:rsidR="002B3273" w:rsidRDefault="002B3273" w:rsidP="002B3273">
      <w:r>
        <w:t xml:space="preserve">Det finns ett flertal gratisprodukter för att visa EKG-information. De är dock sällan godkända för kliniskt bruk och många är tillverkarspecifika. Generellt stödjer de även standard DICOM, HL7 eller båda. Vi har även varit i kontakt med </w:t>
      </w:r>
      <w:r w:rsidR="00785DA6">
        <w:t>en leverantör av EKG-henteringssystem</w:t>
      </w:r>
      <w:r>
        <w:t xml:space="preserve"> som uppger att de i dagsläget inte har export till DICOM men de rekommenderar ändå att det är det formatet man väljer för att ge dynamisk data som kan visas upp på ett flexibelt sätt om man inte kan presentera det strukturerade detaljerade mätdatat.</w:t>
      </w:r>
    </w:p>
    <w:p w14:paraId="6932A841" w14:textId="77777777" w:rsidR="00796ADF" w:rsidRPr="00CC412F" w:rsidRDefault="00796ADF" w:rsidP="00CC412F"/>
    <w:p w14:paraId="79447741" w14:textId="77777777" w:rsidR="00CC412F" w:rsidRPr="00CC412F" w:rsidRDefault="00CC412F" w:rsidP="00CC412F">
      <w:pPr>
        <w:pStyle w:val="Heading3"/>
      </w:pPr>
      <w:bookmarkStart w:id="150" w:name="_Toc369180398"/>
      <w:bookmarkStart w:id="151" w:name="_Toc371334461"/>
      <w:bookmarkStart w:id="152" w:name="_Toc381706865"/>
      <w:bookmarkStart w:id="153" w:name="_Toc383102101"/>
      <w:r w:rsidRPr="00CC412F">
        <w:t>Version</w:t>
      </w:r>
      <w:bookmarkEnd w:id="150"/>
      <w:bookmarkEnd w:id="151"/>
      <w:bookmarkEnd w:id="152"/>
      <w:bookmarkEnd w:id="153"/>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54" w:name="_Toc369180404"/>
      <w:bookmarkStart w:id="155" w:name="_Toc371334462"/>
      <w:bookmarkStart w:id="156" w:name="_Toc381706866"/>
      <w:bookmarkStart w:id="157" w:name="_Toc383102102"/>
      <w:r w:rsidRPr="00CC412F">
        <w:t>Fältregler</w:t>
      </w:r>
      <w:bookmarkEnd w:id="154"/>
      <w:bookmarkEnd w:id="155"/>
      <w:bookmarkEnd w:id="156"/>
      <w:bookmarkEnd w:id="157"/>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Change w:id="158">
          <w:tblGrid>
            <w:gridCol w:w="2802"/>
            <w:gridCol w:w="1701"/>
            <w:gridCol w:w="3827"/>
            <w:gridCol w:w="1192"/>
          </w:tblGrid>
        </w:tblGridChange>
      </w:tblGrid>
      <w:tr w:rsidR="00136240" w:rsidRPr="00D02AB9" w14:paraId="6A8EFEE9" w14:textId="77777777" w:rsidTr="00C02E30">
        <w:tc>
          <w:tcPr>
            <w:tcW w:w="2802" w:type="dxa"/>
            <w:shd w:val="clear" w:color="auto" w:fill="BFBFBF" w:themeFill="background1" w:themeFillShade="BF"/>
          </w:tcPr>
          <w:p w14:paraId="18EFFD55" w14:textId="77777777" w:rsidR="00136240" w:rsidRPr="00D02AB9" w:rsidRDefault="00136240">
            <w:pPr>
              <w:rPr>
                <w:b/>
                <w:szCs w:val="20"/>
              </w:rPr>
            </w:pPr>
            <w:r w:rsidRPr="00D02AB9">
              <w:rPr>
                <w:b/>
                <w:szCs w:val="20"/>
              </w:rPr>
              <w:t>Namn</w:t>
            </w:r>
          </w:p>
        </w:tc>
        <w:tc>
          <w:tcPr>
            <w:tcW w:w="1701" w:type="dxa"/>
            <w:shd w:val="clear" w:color="auto" w:fill="BFBFBF" w:themeFill="background1" w:themeFillShade="BF"/>
          </w:tcPr>
          <w:p w14:paraId="49D65229" w14:textId="77777777" w:rsidR="00136240" w:rsidRPr="00D02AB9" w:rsidRDefault="00136240">
            <w:pPr>
              <w:rPr>
                <w:b/>
                <w:szCs w:val="20"/>
              </w:rPr>
            </w:pPr>
            <w:r w:rsidRPr="00D02AB9">
              <w:rPr>
                <w:b/>
                <w:szCs w:val="20"/>
              </w:rPr>
              <w:t>Typ</w:t>
            </w:r>
          </w:p>
        </w:tc>
        <w:tc>
          <w:tcPr>
            <w:tcW w:w="3827" w:type="dxa"/>
            <w:shd w:val="clear" w:color="auto" w:fill="BFBFBF" w:themeFill="background1" w:themeFillShade="BF"/>
          </w:tcPr>
          <w:p w14:paraId="3E1AD625" w14:textId="77777777" w:rsidR="00136240" w:rsidRPr="00D02AB9" w:rsidRDefault="00136240">
            <w:pPr>
              <w:rPr>
                <w:b/>
                <w:szCs w:val="20"/>
              </w:rPr>
            </w:pPr>
            <w:r w:rsidRPr="00D02AB9">
              <w:rPr>
                <w:b/>
                <w:szCs w:val="20"/>
              </w:rPr>
              <w:t>Beskrivning</w:t>
            </w:r>
          </w:p>
        </w:tc>
        <w:tc>
          <w:tcPr>
            <w:tcW w:w="1192" w:type="dxa"/>
            <w:shd w:val="clear" w:color="auto" w:fill="BFBFBF" w:themeFill="background1" w:themeFillShade="BF"/>
          </w:tcPr>
          <w:p w14:paraId="26962ED2" w14:textId="302C44BF" w:rsidR="00136240" w:rsidRPr="00D02AB9" w:rsidRDefault="00136240">
            <w:pPr>
              <w:jc w:val="center"/>
              <w:rPr>
                <w:b/>
                <w:szCs w:val="20"/>
              </w:rPr>
            </w:pPr>
            <w:r w:rsidRPr="00D02AB9">
              <w:rPr>
                <w:b/>
                <w:szCs w:val="20"/>
              </w:rPr>
              <w:t>Kardin</w:t>
            </w:r>
            <w:r w:rsidR="00C8549F" w:rsidRPr="00D02AB9">
              <w:rPr>
                <w:b/>
                <w:szCs w:val="20"/>
              </w:rPr>
              <w:t>-</w:t>
            </w:r>
            <w:r w:rsidRPr="00D02AB9">
              <w:rPr>
                <w:b/>
                <w:szCs w:val="20"/>
              </w:rPr>
              <w:t>alitet</w:t>
            </w:r>
          </w:p>
        </w:tc>
      </w:tr>
      <w:tr w:rsidR="00136240" w:rsidRPr="00D02AB9" w14:paraId="2C0A9211" w14:textId="77777777" w:rsidTr="00C02E30">
        <w:tc>
          <w:tcPr>
            <w:tcW w:w="2802" w:type="dxa"/>
            <w:shd w:val="clear" w:color="auto" w:fill="D9D9D9" w:themeFill="background1" w:themeFillShade="D9"/>
          </w:tcPr>
          <w:p w14:paraId="0AD61B92" w14:textId="77777777" w:rsidR="00136240" w:rsidRPr="00D02AB9" w:rsidRDefault="00136240">
            <w:pPr>
              <w:rPr>
                <w:b/>
                <w:szCs w:val="20"/>
              </w:rPr>
            </w:pPr>
            <w:r w:rsidRPr="00D02AB9">
              <w:rPr>
                <w:b/>
                <w:szCs w:val="20"/>
              </w:rPr>
              <w:t>Begäran</w:t>
            </w:r>
          </w:p>
        </w:tc>
        <w:tc>
          <w:tcPr>
            <w:tcW w:w="1701" w:type="dxa"/>
            <w:shd w:val="clear" w:color="auto" w:fill="D9D9D9" w:themeFill="background1" w:themeFillShade="D9"/>
          </w:tcPr>
          <w:p w14:paraId="52EC6B3B" w14:textId="77777777" w:rsidR="00136240" w:rsidRPr="00D02AB9" w:rsidRDefault="00136240">
            <w:pPr>
              <w:rPr>
                <w:b/>
                <w:szCs w:val="20"/>
              </w:rPr>
            </w:pPr>
          </w:p>
        </w:tc>
        <w:tc>
          <w:tcPr>
            <w:tcW w:w="3827" w:type="dxa"/>
            <w:shd w:val="clear" w:color="auto" w:fill="D9D9D9" w:themeFill="background1" w:themeFillShade="D9"/>
          </w:tcPr>
          <w:p w14:paraId="52DAA34E" w14:textId="77777777" w:rsidR="00136240" w:rsidRPr="00D02AB9" w:rsidRDefault="00136240">
            <w:pPr>
              <w:rPr>
                <w:b/>
                <w:szCs w:val="20"/>
              </w:rPr>
            </w:pPr>
          </w:p>
        </w:tc>
        <w:tc>
          <w:tcPr>
            <w:tcW w:w="1192" w:type="dxa"/>
            <w:shd w:val="clear" w:color="auto" w:fill="D9D9D9" w:themeFill="background1" w:themeFillShade="D9"/>
          </w:tcPr>
          <w:p w14:paraId="28B7BE41" w14:textId="77777777" w:rsidR="00136240" w:rsidRPr="00D02AB9" w:rsidRDefault="00136240">
            <w:pPr>
              <w:jc w:val="center"/>
              <w:rPr>
                <w:b/>
                <w:szCs w:val="20"/>
              </w:rPr>
            </w:pPr>
          </w:p>
        </w:tc>
      </w:tr>
      <w:tr w:rsidR="00136240" w:rsidRPr="00D02AB9" w14:paraId="41BC9119" w14:textId="77777777" w:rsidTr="003A6D72">
        <w:tc>
          <w:tcPr>
            <w:tcW w:w="2802" w:type="dxa"/>
          </w:tcPr>
          <w:p w14:paraId="2C925079" w14:textId="1978762F" w:rsidR="00136240" w:rsidRPr="00D02AB9" w:rsidRDefault="00136240">
            <w:pPr>
              <w:rPr>
                <w:szCs w:val="20"/>
              </w:rPr>
            </w:pPr>
            <w:r w:rsidRPr="00D02AB9">
              <w:rPr>
                <w:szCs w:val="20"/>
              </w:rPr>
              <w:t xml:space="preserve">careUnitHSAId </w:t>
            </w:r>
          </w:p>
        </w:tc>
        <w:tc>
          <w:tcPr>
            <w:tcW w:w="1701" w:type="dxa"/>
          </w:tcPr>
          <w:p w14:paraId="0425F193" w14:textId="3D5AA59E" w:rsidR="00136240" w:rsidRPr="00D02AB9" w:rsidRDefault="00136240">
            <w:pPr>
              <w:rPr>
                <w:szCs w:val="20"/>
              </w:rPr>
            </w:pPr>
            <w:r w:rsidRPr="00D02AB9">
              <w:rPr>
                <w:spacing w:val="-1"/>
                <w:szCs w:val="20"/>
              </w:rPr>
              <w:t>HSAIdType</w:t>
            </w:r>
          </w:p>
        </w:tc>
        <w:tc>
          <w:tcPr>
            <w:tcW w:w="3827" w:type="dxa"/>
          </w:tcPr>
          <w:p w14:paraId="3EB1500C" w14:textId="59906F3F" w:rsidR="00136240" w:rsidRPr="00D02AB9" w:rsidRDefault="00136240">
            <w:pPr>
              <w:rPr>
                <w:szCs w:val="20"/>
              </w:rPr>
            </w:pPr>
            <w:r w:rsidRPr="00D02AB9">
              <w:rPr>
                <w:spacing w:val="-1"/>
                <w:szCs w:val="20"/>
              </w:rPr>
              <w:t>Filtrering på PDL-enhet vilket motsvarar careUnitHSAId i healthcareProfessionalType.</w:t>
            </w:r>
          </w:p>
        </w:tc>
        <w:tc>
          <w:tcPr>
            <w:tcW w:w="1192" w:type="dxa"/>
          </w:tcPr>
          <w:p w14:paraId="15089D5B" w14:textId="77777777" w:rsidR="00136240" w:rsidRPr="00D02AB9" w:rsidRDefault="00136240" w:rsidP="003A6D72">
            <w:pPr>
              <w:spacing w:line="229" w:lineRule="exact"/>
              <w:ind w:left="142"/>
              <w:jc w:val="center"/>
              <w:rPr>
                <w:szCs w:val="20"/>
              </w:rPr>
            </w:pPr>
            <w:r w:rsidRPr="00D02AB9">
              <w:rPr>
                <w:szCs w:val="20"/>
              </w:rPr>
              <w:t>0</w:t>
            </w:r>
            <w:proofErr w:type="gramStart"/>
            <w:r w:rsidRPr="00D02AB9">
              <w:rPr>
                <w:szCs w:val="20"/>
              </w:rPr>
              <w:t>.</w:t>
            </w:r>
            <w:r w:rsidRPr="00D02AB9">
              <w:rPr>
                <w:spacing w:val="-1"/>
                <w:szCs w:val="20"/>
              </w:rPr>
              <w:t>.</w:t>
            </w:r>
            <w:proofErr w:type="gramEnd"/>
            <w:r w:rsidRPr="00D02AB9">
              <w:rPr>
                <w:szCs w:val="20"/>
              </w:rPr>
              <w:t>*</w:t>
            </w:r>
          </w:p>
          <w:p w14:paraId="6AF12F9D" w14:textId="77777777" w:rsidR="00136240" w:rsidRPr="00D02AB9" w:rsidRDefault="00136240">
            <w:pPr>
              <w:jc w:val="center"/>
              <w:rPr>
                <w:szCs w:val="20"/>
              </w:rPr>
            </w:pPr>
          </w:p>
        </w:tc>
      </w:tr>
      <w:tr w:rsidR="00136240" w:rsidRPr="00D02AB9" w14:paraId="12968043" w14:textId="77777777" w:rsidTr="003A6D72">
        <w:tc>
          <w:tcPr>
            <w:tcW w:w="2802" w:type="dxa"/>
          </w:tcPr>
          <w:p w14:paraId="7A1737AE" w14:textId="06895AE5" w:rsidR="00136240" w:rsidRPr="00D02AB9" w:rsidRDefault="00136240">
            <w:pPr>
              <w:rPr>
                <w:szCs w:val="20"/>
              </w:rPr>
            </w:pPr>
            <w:r w:rsidRPr="00D02AB9">
              <w:rPr>
                <w:i/>
                <w:szCs w:val="20"/>
              </w:rPr>
              <w:t>patientId</w:t>
            </w:r>
          </w:p>
        </w:tc>
        <w:tc>
          <w:tcPr>
            <w:tcW w:w="1701" w:type="dxa"/>
          </w:tcPr>
          <w:p w14:paraId="67C018FA" w14:textId="5E70A475" w:rsidR="00136240" w:rsidRPr="00D02AB9" w:rsidRDefault="00136240">
            <w:pPr>
              <w:rPr>
                <w:szCs w:val="20"/>
              </w:rPr>
            </w:pPr>
            <w:r w:rsidRPr="00D02AB9">
              <w:rPr>
                <w:i/>
                <w:spacing w:val="-1"/>
                <w:szCs w:val="20"/>
              </w:rPr>
              <w:t>PersonIdType</w:t>
            </w:r>
          </w:p>
        </w:tc>
        <w:tc>
          <w:tcPr>
            <w:tcW w:w="3827" w:type="dxa"/>
          </w:tcPr>
          <w:p w14:paraId="4F8B17F2" w14:textId="22620F39" w:rsidR="00136240" w:rsidRPr="00D02AB9" w:rsidRDefault="00136240">
            <w:pPr>
              <w:rPr>
                <w:szCs w:val="20"/>
              </w:rPr>
            </w:pPr>
            <w:r w:rsidRPr="00D02AB9">
              <w:rPr>
                <w:i/>
                <w:spacing w:val="-1"/>
                <w:szCs w:val="20"/>
              </w:rPr>
              <w:t xml:space="preserve">Id för patienten. </w:t>
            </w:r>
            <w:r w:rsidRPr="00D02AB9">
              <w:rPr>
                <w:i/>
                <w:spacing w:val="-1"/>
                <w:szCs w:val="20"/>
              </w:rPr>
              <w:br/>
            </w:r>
            <w:proofErr w:type="gramStart"/>
            <w:r w:rsidRPr="00D02AB9">
              <w:rPr>
                <w:i/>
                <w:spacing w:val="-1"/>
                <w:szCs w:val="20"/>
              </w:rPr>
              <w:t>id sätts till patientens identifierare.</w:t>
            </w:r>
            <w:proofErr w:type="gramEnd"/>
            <w:r w:rsidRPr="00D02AB9">
              <w:rPr>
                <w:i/>
                <w:spacing w:val="-1"/>
                <w:szCs w:val="20"/>
              </w:rPr>
              <w:t xml:space="preserve"> Anges med 12 tecken utan avskiljare.</w:t>
            </w:r>
            <w:r w:rsidRPr="00D02AB9">
              <w:rPr>
                <w:i/>
                <w:spacing w:val="-1"/>
                <w:szCs w:val="20"/>
              </w:rPr>
              <w:br/>
              <w:t xml:space="preserve">Type sätts till OID för typ av identifierare. </w:t>
            </w:r>
            <w:r w:rsidRPr="00D02AB9">
              <w:rPr>
                <w:i/>
                <w:spacing w:val="-1"/>
                <w:szCs w:val="20"/>
              </w:rPr>
              <w:br/>
              <w:t>För personnummer ska Skatteverkets personnummer (1.2.752.129.2.1.3.1).</w:t>
            </w:r>
            <w:r w:rsidRPr="00D02AB9">
              <w:rPr>
                <w:i/>
                <w:spacing w:val="-1"/>
                <w:szCs w:val="20"/>
              </w:rPr>
              <w:br/>
              <w:t>För samordningsnummer ska Skatteverkets samordningsnummer (1.2.752.129.2.1.3.3).</w:t>
            </w:r>
            <w:r w:rsidRPr="00D02AB9">
              <w:rPr>
                <w:i/>
                <w:spacing w:val="-1"/>
                <w:szCs w:val="20"/>
              </w:rPr>
              <w:br/>
              <w:t>För reservnummer används lokalt definierade reservnummet, exempelvis SLL reservnummer (1.2.752.</w:t>
            </w:r>
            <w:proofErr w:type="gramStart"/>
            <w:r w:rsidRPr="00D02AB9">
              <w:rPr>
                <w:i/>
                <w:spacing w:val="-1"/>
                <w:szCs w:val="20"/>
              </w:rPr>
              <w:t>97.3.1</w:t>
            </w:r>
            <w:proofErr w:type="gramEnd"/>
            <w:r w:rsidRPr="00D02AB9">
              <w:rPr>
                <w:i/>
                <w:spacing w:val="-1"/>
                <w:szCs w:val="20"/>
              </w:rPr>
              <w:t>.3)</w:t>
            </w:r>
          </w:p>
        </w:tc>
        <w:tc>
          <w:tcPr>
            <w:tcW w:w="1192" w:type="dxa"/>
          </w:tcPr>
          <w:p w14:paraId="262272B0" w14:textId="26EEB4B5" w:rsidR="00136240" w:rsidRPr="00D02AB9" w:rsidRDefault="00136240">
            <w:pPr>
              <w:jc w:val="center"/>
              <w:rPr>
                <w:szCs w:val="20"/>
              </w:rPr>
            </w:pPr>
            <w:r w:rsidRPr="00D02AB9">
              <w:rPr>
                <w:i/>
                <w:szCs w:val="20"/>
              </w:rPr>
              <w:t>1</w:t>
            </w:r>
            <w:proofErr w:type="gramStart"/>
            <w:r w:rsidRPr="00D02AB9">
              <w:rPr>
                <w:i/>
                <w:szCs w:val="20"/>
              </w:rPr>
              <w:t>..</w:t>
            </w:r>
            <w:proofErr w:type="gramEnd"/>
            <w:r w:rsidRPr="00D02AB9">
              <w:rPr>
                <w:i/>
                <w:szCs w:val="20"/>
              </w:rPr>
              <w:t>1</w:t>
            </w:r>
          </w:p>
        </w:tc>
      </w:tr>
      <w:tr w:rsidR="00136240" w:rsidRPr="00D02AB9" w14:paraId="7E01D694" w14:textId="77777777" w:rsidTr="003A6D72">
        <w:tc>
          <w:tcPr>
            <w:tcW w:w="2802" w:type="dxa"/>
          </w:tcPr>
          <w:p w14:paraId="32C35844" w14:textId="181C8471" w:rsidR="00136240" w:rsidRPr="00D02AB9" w:rsidRDefault="004B3466">
            <w:pPr>
              <w:rPr>
                <w:szCs w:val="20"/>
              </w:rPr>
            </w:pPr>
            <w:commentRangeStart w:id="159"/>
            <w:r w:rsidRPr="00D02AB9">
              <w:rPr>
                <w:i/>
                <w:szCs w:val="20"/>
              </w:rPr>
              <w:t>date</w:t>
            </w:r>
            <w:r w:rsidR="00136240" w:rsidRPr="00D02AB9">
              <w:rPr>
                <w:i/>
                <w:szCs w:val="20"/>
              </w:rPr>
              <w:t>Period</w:t>
            </w:r>
          </w:p>
        </w:tc>
        <w:tc>
          <w:tcPr>
            <w:tcW w:w="1701" w:type="dxa"/>
          </w:tcPr>
          <w:p w14:paraId="0B1DFEF3" w14:textId="545C4EBA" w:rsidR="00136240" w:rsidRPr="00D02AB9" w:rsidRDefault="004B3466">
            <w:pPr>
              <w:rPr>
                <w:szCs w:val="20"/>
              </w:rPr>
            </w:pPr>
            <w:r w:rsidRPr="00D02AB9">
              <w:rPr>
                <w:i/>
                <w:spacing w:val="-1"/>
                <w:szCs w:val="20"/>
              </w:rPr>
              <w:t>Date</w:t>
            </w:r>
            <w:r w:rsidR="00136240" w:rsidRPr="00D02AB9">
              <w:rPr>
                <w:i/>
                <w:spacing w:val="-1"/>
                <w:szCs w:val="20"/>
              </w:rPr>
              <w:t>PeriodType</w:t>
            </w:r>
          </w:p>
        </w:tc>
        <w:tc>
          <w:tcPr>
            <w:tcW w:w="3827" w:type="dxa"/>
          </w:tcPr>
          <w:p w14:paraId="18CA6661" w14:textId="6C03230C" w:rsidR="00136240" w:rsidRPr="00D02AB9" w:rsidRDefault="00136240">
            <w:pPr>
              <w:rPr>
                <w:szCs w:val="20"/>
              </w:rPr>
            </w:pPr>
            <w:r w:rsidRPr="00D02AB9">
              <w:rPr>
                <w:i/>
                <w:spacing w:val="-1"/>
                <w:szCs w:val="20"/>
              </w:rPr>
              <w:t>Begränsning av sökningen i tid, vilket innebär att endast svar returneras som där någon angiven tidpunkt (se nedan; svarets authorTime, resultTime samt remissens authorTime) ligger inom tidsperioden i begäran.</w:t>
            </w:r>
          </w:p>
        </w:tc>
        <w:tc>
          <w:tcPr>
            <w:tcW w:w="1192" w:type="dxa"/>
          </w:tcPr>
          <w:p w14:paraId="27C65043" w14:textId="4F64697C" w:rsidR="00136240" w:rsidRPr="00D02AB9" w:rsidRDefault="00136240">
            <w:pPr>
              <w:jc w:val="center"/>
              <w:rPr>
                <w:szCs w:val="20"/>
              </w:rPr>
            </w:pPr>
            <w:r w:rsidRPr="00D02AB9">
              <w:rPr>
                <w:i/>
                <w:szCs w:val="20"/>
              </w:rPr>
              <w:t>0</w:t>
            </w:r>
            <w:proofErr w:type="gramStart"/>
            <w:r w:rsidRPr="00D02AB9">
              <w:rPr>
                <w:i/>
                <w:szCs w:val="20"/>
              </w:rPr>
              <w:t>..</w:t>
            </w:r>
            <w:proofErr w:type="gramEnd"/>
            <w:r w:rsidRPr="00D02AB9">
              <w:rPr>
                <w:i/>
                <w:szCs w:val="20"/>
              </w:rPr>
              <w:t>1</w:t>
            </w:r>
            <w:commentRangeEnd w:id="159"/>
            <w:r w:rsidR="006076A2" w:rsidRPr="00D02AB9">
              <w:rPr>
                <w:rStyle w:val="CommentReference"/>
                <w:rFonts w:eastAsia="ヒラギノ角ゴ Pro W3"/>
                <w:i/>
                <w:color w:val="000000"/>
                <w:sz w:val="20"/>
                <w:szCs w:val="20"/>
                <w:lang w:val="en-GB"/>
              </w:rPr>
              <w:commentReference w:id="159"/>
            </w:r>
          </w:p>
        </w:tc>
      </w:tr>
      <w:tr w:rsidR="00136240" w:rsidRPr="00D02AB9" w14:paraId="6743DFBF" w14:textId="77777777" w:rsidTr="003A6D72">
        <w:tc>
          <w:tcPr>
            <w:tcW w:w="2802" w:type="dxa"/>
          </w:tcPr>
          <w:p w14:paraId="2791ED78" w14:textId="5A2FAA10" w:rsidR="00136240" w:rsidRPr="00D02AB9" w:rsidRDefault="00136240">
            <w:pPr>
              <w:rPr>
                <w:szCs w:val="20"/>
              </w:rPr>
            </w:pPr>
            <w:proofErr w:type="gramStart"/>
            <w:r w:rsidRPr="00D02AB9">
              <w:rPr>
                <w:szCs w:val="20"/>
              </w:rPr>
              <w:t>..</w:t>
            </w:r>
            <w:proofErr w:type="gramEnd"/>
            <w:r w:rsidRPr="00D02AB9">
              <w:rPr>
                <w:szCs w:val="20"/>
              </w:rPr>
              <w:t>/start</w:t>
            </w:r>
          </w:p>
        </w:tc>
        <w:tc>
          <w:tcPr>
            <w:tcW w:w="1701" w:type="dxa"/>
          </w:tcPr>
          <w:p w14:paraId="244FD842" w14:textId="719C16DB" w:rsidR="00136240" w:rsidRPr="00D02AB9" w:rsidRDefault="00136240">
            <w:pPr>
              <w:rPr>
                <w:szCs w:val="20"/>
              </w:rPr>
            </w:pPr>
            <w:r w:rsidRPr="00D02AB9">
              <w:rPr>
                <w:spacing w:val="-1"/>
                <w:szCs w:val="20"/>
              </w:rPr>
              <w:t>string</w:t>
            </w:r>
          </w:p>
        </w:tc>
        <w:tc>
          <w:tcPr>
            <w:tcW w:w="3827" w:type="dxa"/>
          </w:tcPr>
          <w:p w14:paraId="26281047" w14:textId="0C25B0BE" w:rsidR="00136240" w:rsidRPr="00D02AB9" w:rsidRDefault="00136240">
            <w:pPr>
              <w:rPr>
                <w:szCs w:val="20"/>
              </w:rPr>
            </w:pPr>
            <w:r w:rsidRPr="00D02AB9">
              <w:rPr>
                <w:spacing w:val="-1"/>
                <w:szCs w:val="20"/>
              </w:rPr>
              <w:t>Startdatum. Format ÅÅÅÅMMDD.</w:t>
            </w:r>
          </w:p>
        </w:tc>
        <w:tc>
          <w:tcPr>
            <w:tcW w:w="1192" w:type="dxa"/>
          </w:tcPr>
          <w:p w14:paraId="6A054563" w14:textId="1CFA3321"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5FAAAC13" w14:textId="77777777" w:rsidTr="003A6D72">
        <w:tc>
          <w:tcPr>
            <w:tcW w:w="2802" w:type="dxa"/>
          </w:tcPr>
          <w:p w14:paraId="31EB9B19" w14:textId="4588451E" w:rsidR="00136240" w:rsidRPr="00D02AB9" w:rsidRDefault="00136240">
            <w:pPr>
              <w:rPr>
                <w:szCs w:val="20"/>
              </w:rPr>
            </w:pPr>
            <w:proofErr w:type="gramStart"/>
            <w:r w:rsidRPr="00D02AB9">
              <w:rPr>
                <w:szCs w:val="20"/>
              </w:rPr>
              <w:t>..</w:t>
            </w:r>
            <w:proofErr w:type="gramEnd"/>
            <w:r w:rsidRPr="00D02AB9">
              <w:rPr>
                <w:szCs w:val="20"/>
              </w:rPr>
              <w:t>/end</w:t>
            </w:r>
          </w:p>
        </w:tc>
        <w:tc>
          <w:tcPr>
            <w:tcW w:w="1701" w:type="dxa"/>
          </w:tcPr>
          <w:p w14:paraId="36A9D976" w14:textId="17D0585B" w:rsidR="00136240" w:rsidRPr="00D02AB9" w:rsidRDefault="00136240">
            <w:pPr>
              <w:rPr>
                <w:szCs w:val="20"/>
              </w:rPr>
            </w:pPr>
            <w:r w:rsidRPr="00D02AB9">
              <w:rPr>
                <w:spacing w:val="-1"/>
                <w:szCs w:val="20"/>
              </w:rPr>
              <w:t>string</w:t>
            </w:r>
          </w:p>
        </w:tc>
        <w:tc>
          <w:tcPr>
            <w:tcW w:w="3827" w:type="dxa"/>
          </w:tcPr>
          <w:p w14:paraId="2D08535E" w14:textId="2EDA6756" w:rsidR="00136240" w:rsidRPr="00D02AB9" w:rsidRDefault="00136240">
            <w:pPr>
              <w:rPr>
                <w:szCs w:val="20"/>
              </w:rPr>
            </w:pPr>
            <w:r w:rsidRPr="00D02AB9">
              <w:rPr>
                <w:spacing w:val="-1"/>
                <w:szCs w:val="20"/>
              </w:rPr>
              <w:t>Slutdatum. Format ÅÅÅÅMMDD.</w:t>
            </w:r>
          </w:p>
        </w:tc>
        <w:tc>
          <w:tcPr>
            <w:tcW w:w="1192" w:type="dxa"/>
          </w:tcPr>
          <w:p w14:paraId="33730C46" w14:textId="0BBB24A3"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32AC6015" w14:textId="77777777" w:rsidTr="003A6D72">
        <w:tc>
          <w:tcPr>
            <w:tcW w:w="2802" w:type="dxa"/>
          </w:tcPr>
          <w:p w14:paraId="31983C28" w14:textId="25794540" w:rsidR="00136240" w:rsidRPr="00D02AB9" w:rsidRDefault="00136240">
            <w:pPr>
              <w:rPr>
                <w:szCs w:val="20"/>
              </w:rPr>
            </w:pPr>
            <w:r w:rsidRPr="00D02AB9">
              <w:rPr>
                <w:szCs w:val="20"/>
              </w:rPr>
              <w:t>sourceSystemHSAId</w:t>
            </w:r>
          </w:p>
        </w:tc>
        <w:tc>
          <w:tcPr>
            <w:tcW w:w="1701" w:type="dxa"/>
          </w:tcPr>
          <w:p w14:paraId="3848898C" w14:textId="38627F64" w:rsidR="00136240" w:rsidRPr="00D02AB9" w:rsidRDefault="00136240">
            <w:pPr>
              <w:rPr>
                <w:szCs w:val="20"/>
              </w:rPr>
            </w:pPr>
            <w:r w:rsidRPr="00D02AB9">
              <w:rPr>
                <w:spacing w:val="-1"/>
                <w:szCs w:val="20"/>
              </w:rPr>
              <w:t>HSAIdType</w:t>
            </w:r>
          </w:p>
        </w:tc>
        <w:tc>
          <w:tcPr>
            <w:tcW w:w="3827" w:type="dxa"/>
          </w:tcPr>
          <w:p w14:paraId="35BE02AF" w14:textId="77777777" w:rsidR="00136240" w:rsidRPr="00D02AB9" w:rsidRDefault="00136240" w:rsidP="003A6D72">
            <w:pPr>
              <w:spacing w:line="226" w:lineRule="exact"/>
              <w:rPr>
                <w:szCs w:val="20"/>
              </w:rPr>
            </w:pPr>
            <w:commentRangeStart w:id="160"/>
            <w:r w:rsidRPr="00D02AB9">
              <w:rPr>
                <w:szCs w:val="20"/>
              </w:rPr>
              <w:t xml:space="preserve">Begränsar sökningen till dokument som är skapade i angivet system. </w:t>
            </w:r>
          </w:p>
          <w:p w14:paraId="5579C7DE" w14:textId="77777777" w:rsidR="00136240" w:rsidRPr="00D02AB9" w:rsidRDefault="00136240" w:rsidP="003A6D72">
            <w:pPr>
              <w:spacing w:line="226" w:lineRule="exact"/>
              <w:rPr>
                <w:szCs w:val="20"/>
              </w:rPr>
            </w:pPr>
          </w:p>
          <w:p w14:paraId="3BF576C0" w14:textId="77777777" w:rsidR="00136240" w:rsidRPr="00D02AB9" w:rsidRDefault="00136240" w:rsidP="003A6D72">
            <w:pPr>
              <w:spacing w:line="226" w:lineRule="exact"/>
              <w:rPr>
                <w:szCs w:val="20"/>
              </w:rPr>
            </w:pPr>
            <w:r w:rsidRPr="00D02AB9">
              <w:rPr>
                <w:szCs w:val="20"/>
              </w:rPr>
              <w:t>Värdet på detta fält måste överensstämma med värdet på logicalAddress i anropets tekniska kuvertering (ex. SOAP-header).</w:t>
            </w:r>
          </w:p>
          <w:p w14:paraId="52D97B31" w14:textId="77777777" w:rsidR="00136240" w:rsidRPr="00D02AB9" w:rsidRDefault="00136240" w:rsidP="003A6D72">
            <w:pPr>
              <w:spacing w:line="226" w:lineRule="exact"/>
              <w:rPr>
                <w:spacing w:val="-1"/>
                <w:szCs w:val="20"/>
              </w:rPr>
            </w:pPr>
          </w:p>
          <w:p w14:paraId="7C57DFAA" w14:textId="77777777" w:rsidR="00136240" w:rsidRPr="00D02AB9" w:rsidRDefault="00136240" w:rsidP="003A6D72">
            <w:pPr>
              <w:spacing w:line="226" w:lineRule="exact"/>
              <w:rPr>
                <w:szCs w:val="20"/>
              </w:rPr>
            </w:pPr>
            <w:r w:rsidRPr="00D02AB9">
              <w:rPr>
                <w:szCs w:val="20"/>
              </w:rPr>
              <w:t>Det innebär i praktiken att aggregerande tjänster inte används när detta fält anges.</w:t>
            </w:r>
          </w:p>
          <w:p w14:paraId="522C66EE" w14:textId="77777777" w:rsidR="00136240" w:rsidRPr="00D02AB9" w:rsidRDefault="00136240" w:rsidP="003A6D72">
            <w:pPr>
              <w:spacing w:line="226" w:lineRule="exact"/>
              <w:rPr>
                <w:szCs w:val="20"/>
              </w:rPr>
            </w:pPr>
          </w:p>
          <w:p w14:paraId="0C75A124" w14:textId="77777777" w:rsidR="00136240" w:rsidRPr="00D02AB9" w:rsidRDefault="00136240" w:rsidP="003A6D72">
            <w:pPr>
              <w:spacing w:line="226" w:lineRule="exact"/>
              <w:rPr>
                <w:szCs w:val="20"/>
              </w:rPr>
            </w:pPr>
            <w:r w:rsidRPr="00D02AB9">
              <w:rPr>
                <w:szCs w:val="20"/>
              </w:rPr>
              <w:t>Fältet är tvingande om careContactId angivits.</w:t>
            </w:r>
          </w:p>
          <w:p w14:paraId="17B38C0A" w14:textId="77777777" w:rsidR="00136240" w:rsidRPr="00D02AB9" w:rsidRDefault="00136240" w:rsidP="003A6D72">
            <w:pPr>
              <w:spacing w:line="226" w:lineRule="exact"/>
              <w:rPr>
                <w:szCs w:val="20"/>
              </w:rPr>
            </w:pPr>
            <w:r w:rsidRPr="00D02AB9">
              <w:rPr>
                <w:szCs w:val="20"/>
              </w:rPr>
              <w:t>Värdet på detta fält måste överensstämma med värdet på logicalAddress i anropets tekniska kuvertering (ex. SOAP-header).</w:t>
            </w:r>
          </w:p>
          <w:p w14:paraId="5E102AAE" w14:textId="77777777" w:rsidR="00136240" w:rsidRPr="00D02AB9" w:rsidRDefault="00136240" w:rsidP="003A6D72">
            <w:pPr>
              <w:spacing w:line="226" w:lineRule="exact"/>
              <w:rPr>
                <w:spacing w:val="-1"/>
                <w:szCs w:val="20"/>
              </w:rPr>
            </w:pPr>
          </w:p>
          <w:p w14:paraId="2D424741" w14:textId="77777777" w:rsidR="00136240" w:rsidRPr="00D02AB9" w:rsidRDefault="00136240" w:rsidP="003A6D72">
            <w:pPr>
              <w:spacing w:line="226" w:lineRule="exact"/>
              <w:rPr>
                <w:szCs w:val="20"/>
              </w:rPr>
            </w:pPr>
            <w:r w:rsidRPr="00D02AB9">
              <w:rPr>
                <w:szCs w:val="20"/>
              </w:rPr>
              <w:t>Det innebär i praktiken att aggregerande tjänster inte används när detta fält anges.</w:t>
            </w:r>
          </w:p>
          <w:p w14:paraId="62B44D9F" w14:textId="77777777" w:rsidR="00136240" w:rsidRPr="00D02AB9" w:rsidRDefault="00136240" w:rsidP="003A6D72">
            <w:pPr>
              <w:spacing w:line="226" w:lineRule="exact"/>
              <w:rPr>
                <w:szCs w:val="20"/>
              </w:rPr>
            </w:pPr>
          </w:p>
          <w:p w14:paraId="7B7275F4" w14:textId="3A12B1C4" w:rsidR="00136240" w:rsidRPr="00D02AB9" w:rsidRDefault="00136240">
            <w:pPr>
              <w:rPr>
                <w:szCs w:val="20"/>
              </w:rPr>
            </w:pPr>
            <w:r w:rsidRPr="00D02AB9">
              <w:rPr>
                <w:szCs w:val="20"/>
              </w:rPr>
              <w:t>Fältet är tvingande om careContactId angivits.</w:t>
            </w:r>
            <w:commentRangeEnd w:id="160"/>
            <w:r w:rsidR="00A27DA6" w:rsidRPr="00D02AB9">
              <w:rPr>
                <w:rStyle w:val="CommentReference"/>
                <w:rFonts w:eastAsia="ヒラギノ角ゴ Pro W3"/>
                <w:i/>
                <w:color w:val="000000"/>
                <w:sz w:val="20"/>
                <w:szCs w:val="20"/>
                <w:lang w:val="en-GB"/>
              </w:rPr>
              <w:commentReference w:id="160"/>
            </w:r>
          </w:p>
        </w:tc>
        <w:tc>
          <w:tcPr>
            <w:tcW w:w="1192" w:type="dxa"/>
          </w:tcPr>
          <w:p w14:paraId="7A3A8058" w14:textId="77777777" w:rsidR="00136240" w:rsidRPr="00D02AB9" w:rsidRDefault="00136240" w:rsidP="003A6D72">
            <w:pPr>
              <w:spacing w:line="229" w:lineRule="exact"/>
              <w:ind w:left="142"/>
              <w:jc w:val="center"/>
              <w:rPr>
                <w:szCs w:val="20"/>
              </w:rPr>
            </w:pPr>
            <w:r w:rsidRPr="00D02AB9">
              <w:rPr>
                <w:szCs w:val="20"/>
              </w:rPr>
              <w:t>0</w:t>
            </w:r>
            <w:proofErr w:type="gramStart"/>
            <w:r w:rsidRPr="00D02AB9">
              <w:rPr>
                <w:szCs w:val="20"/>
              </w:rPr>
              <w:t>..</w:t>
            </w:r>
            <w:proofErr w:type="gramEnd"/>
            <w:r w:rsidRPr="00D02AB9">
              <w:rPr>
                <w:szCs w:val="20"/>
              </w:rPr>
              <w:t>1</w:t>
            </w:r>
          </w:p>
          <w:p w14:paraId="315AAF7F" w14:textId="77777777" w:rsidR="00136240" w:rsidRPr="00D02AB9" w:rsidRDefault="00136240" w:rsidP="003A6D72">
            <w:pPr>
              <w:spacing w:line="229" w:lineRule="exact"/>
              <w:ind w:left="142"/>
              <w:jc w:val="center"/>
              <w:rPr>
                <w:szCs w:val="20"/>
              </w:rPr>
            </w:pPr>
          </w:p>
          <w:p w14:paraId="7F0B7AF7" w14:textId="77777777" w:rsidR="00136240" w:rsidRPr="00D02AB9" w:rsidRDefault="00136240" w:rsidP="003A6D72">
            <w:pPr>
              <w:spacing w:line="229" w:lineRule="exact"/>
              <w:ind w:left="142"/>
              <w:jc w:val="center"/>
              <w:rPr>
                <w:szCs w:val="20"/>
              </w:rPr>
            </w:pPr>
          </w:p>
          <w:p w14:paraId="586B97D3" w14:textId="77777777" w:rsidR="00136240" w:rsidRPr="00D02AB9" w:rsidRDefault="00136240">
            <w:pPr>
              <w:jc w:val="center"/>
              <w:rPr>
                <w:szCs w:val="20"/>
              </w:rPr>
            </w:pPr>
          </w:p>
        </w:tc>
      </w:tr>
      <w:tr w:rsidR="00136240" w:rsidRPr="00D02AB9" w14:paraId="14F5B0F0" w14:textId="77777777" w:rsidTr="003A6D72">
        <w:tc>
          <w:tcPr>
            <w:tcW w:w="2802" w:type="dxa"/>
          </w:tcPr>
          <w:p w14:paraId="19EEC4B9" w14:textId="76796225" w:rsidR="00136240" w:rsidRPr="00D02AB9" w:rsidRDefault="00136240">
            <w:pPr>
              <w:rPr>
                <w:szCs w:val="20"/>
              </w:rPr>
            </w:pPr>
            <w:r w:rsidRPr="00D02AB9">
              <w:rPr>
                <w:szCs w:val="20"/>
              </w:rPr>
              <w:t>careContactId</w:t>
            </w:r>
          </w:p>
        </w:tc>
        <w:tc>
          <w:tcPr>
            <w:tcW w:w="1701" w:type="dxa"/>
          </w:tcPr>
          <w:p w14:paraId="77FD9E6F" w14:textId="29B70E91" w:rsidR="00136240" w:rsidRPr="00D02AB9" w:rsidRDefault="00136240">
            <w:pPr>
              <w:rPr>
                <w:szCs w:val="20"/>
              </w:rPr>
            </w:pPr>
            <w:r w:rsidRPr="00D02AB9">
              <w:rPr>
                <w:spacing w:val="-1"/>
                <w:szCs w:val="20"/>
              </w:rPr>
              <w:t>string</w:t>
            </w:r>
          </w:p>
        </w:tc>
        <w:tc>
          <w:tcPr>
            <w:tcW w:w="3827" w:type="dxa"/>
          </w:tcPr>
          <w:p w14:paraId="57B3EF20" w14:textId="1435AEDC" w:rsidR="00136240" w:rsidRPr="00D02AB9" w:rsidRDefault="00193014">
            <w:pPr>
              <w:rPr>
                <w:szCs w:val="20"/>
              </w:rPr>
            </w:pPr>
            <w:r w:rsidRPr="00D02AB9">
              <w:rPr>
                <w:spacing w:val="-1"/>
                <w:szCs w:val="20"/>
              </w:rPr>
              <w:t xml:space="preserve">Begränsar sökningen till </w:t>
            </w:r>
            <w:proofErr w:type="gramStart"/>
            <w:r w:rsidRPr="00D02AB9">
              <w:rPr>
                <w:spacing w:val="-1"/>
                <w:szCs w:val="20"/>
              </w:rPr>
              <w:t>dom</w:t>
            </w:r>
            <w:proofErr w:type="gramEnd"/>
            <w:r w:rsidR="00136240" w:rsidRPr="00D02AB9">
              <w:rPr>
                <w:spacing w:val="-1"/>
                <w:szCs w:val="20"/>
              </w:rPr>
              <w:t xml:space="preserve"> vård- och omsorgskontakt</w:t>
            </w:r>
            <w:r w:rsidRPr="00D02AB9">
              <w:rPr>
                <w:spacing w:val="-1"/>
                <w:szCs w:val="20"/>
              </w:rPr>
              <w:t>er</w:t>
            </w:r>
            <w:r w:rsidR="00136240" w:rsidRPr="00D02AB9">
              <w:rPr>
                <w:spacing w:val="-1"/>
                <w:szCs w:val="20"/>
              </w:rPr>
              <w:t xml:space="preserve"> som föranlett den information som omfattas av dokumentet. Identiteten är unik inom källsystemet</w:t>
            </w:r>
            <w:r w:rsidR="00136240" w:rsidRPr="00D02AB9">
              <w:rPr>
                <w:szCs w:val="20"/>
              </w:rPr>
              <w:t>.</w:t>
            </w:r>
          </w:p>
        </w:tc>
        <w:tc>
          <w:tcPr>
            <w:tcW w:w="1192" w:type="dxa"/>
          </w:tcPr>
          <w:p w14:paraId="2CE9808F" w14:textId="6FD265F8"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w:t>
            </w:r>
          </w:p>
        </w:tc>
      </w:tr>
      <w:tr w:rsidR="00136240" w:rsidRPr="00D02AB9" w14:paraId="17148CB3" w14:textId="77777777" w:rsidTr="00C02E30">
        <w:tc>
          <w:tcPr>
            <w:tcW w:w="2802" w:type="dxa"/>
            <w:shd w:val="clear" w:color="auto" w:fill="D9D9D9" w:themeFill="background1" w:themeFillShade="D9"/>
          </w:tcPr>
          <w:p w14:paraId="3091A980" w14:textId="2F839025" w:rsidR="00136240" w:rsidRPr="00D02AB9" w:rsidRDefault="00136240">
            <w:pPr>
              <w:rPr>
                <w:b/>
                <w:szCs w:val="20"/>
              </w:rPr>
            </w:pPr>
            <w:r w:rsidRPr="00D02AB9">
              <w:rPr>
                <w:b/>
                <w:szCs w:val="20"/>
              </w:rPr>
              <w:t>Svar</w:t>
            </w:r>
          </w:p>
        </w:tc>
        <w:tc>
          <w:tcPr>
            <w:tcW w:w="1701" w:type="dxa"/>
            <w:shd w:val="clear" w:color="auto" w:fill="D9D9D9" w:themeFill="background1" w:themeFillShade="D9"/>
          </w:tcPr>
          <w:p w14:paraId="5F2063D2" w14:textId="1E66B6FA" w:rsidR="00136240" w:rsidRPr="00D02AB9" w:rsidRDefault="00136240">
            <w:pPr>
              <w:rPr>
                <w:b/>
                <w:szCs w:val="20"/>
              </w:rPr>
            </w:pPr>
          </w:p>
        </w:tc>
        <w:tc>
          <w:tcPr>
            <w:tcW w:w="3827" w:type="dxa"/>
            <w:shd w:val="clear" w:color="auto" w:fill="D9D9D9" w:themeFill="background1" w:themeFillShade="D9"/>
          </w:tcPr>
          <w:p w14:paraId="78A264B3" w14:textId="37CBBEE2" w:rsidR="00136240" w:rsidRPr="00D02AB9" w:rsidRDefault="00136240">
            <w:pPr>
              <w:rPr>
                <w:b/>
                <w:szCs w:val="20"/>
              </w:rPr>
            </w:pPr>
          </w:p>
        </w:tc>
        <w:tc>
          <w:tcPr>
            <w:tcW w:w="1192" w:type="dxa"/>
            <w:shd w:val="clear" w:color="auto" w:fill="D9D9D9" w:themeFill="background1" w:themeFillShade="D9"/>
          </w:tcPr>
          <w:p w14:paraId="08FE1912" w14:textId="77777777" w:rsidR="00136240" w:rsidRPr="00D02AB9" w:rsidRDefault="00136240">
            <w:pPr>
              <w:jc w:val="center"/>
              <w:rPr>
                <w:b/>
                <w:szCs w:val="20"/>
              </w:rPr>
            </w:pPr>
          </w:p>
        </w:tc>
      </w:tr>
      <w:tr w:rsidR="00136240" w:rsidRPr="00D02AB9" w14:paraId="6907EA96" w14:textId="77777777" w:rsidTr="003A6D72">
        <w:tc>
          <w:tcPr>
            <w:tcW w:w="2802" w:type="dxa"/>
          </w:tcPr>
          <w:p w14:paraId="2A000C92" w14:textId="3D518E53" w:rsidR="00136240" w:rsidRPr="00D02AB9" w:rsidRDefault="00136240" w:rsidP="003A6D72">
            <w:pPr>
              <w:spacing w:line="229" w:lineRule="exact"/>
              <w:rPr>
                <w:szCs w:val="20"/>
              </w:rPr>
            </w:pPr>
            <w:r w:rsidRPr="00D02AB9">
              <w:rPr>
                <w:szCs w:val="20"/>
              </w:rPr>
              <w:t xml:space="preserve"> ECG</w:t>
            </w:r>
            <w:r w:rsidR="00FD3F35" w:rsidRPr="00D02AB9">
              <w:rPr>
                <w:szCs w:val="20"/>
              </w:rPr>
              <w:t>Outcome</w:t>
            </w:r>
          </w:p>
          <w:p w14:paraId="18A0B537" w14:textId="7DFE8FEF" w:rsidR="00136240" w:rsidRPr="00D02AB9" w:rsidRDefault="00136240">
            <w:pPr>
              <w:rPr>
                <w:szCs w:val="20"/>
              </w:rPr>
            </w:pPr>
          </w:p>
        </w:tc>
        <w:tc>
          <w:tcPr>
            <w:tcW w:w="1701" w:type="dxa"/>
          </w:tcPr>
          <w:p w14:paraId="5EEF15D4" w14:textId="7CCDDD11" w:rsidR="00136240" w:rsidRPr="00D02AB9" w:rsidRDefault="00136240" w:rsidP="003A6D72">
            <w:pPr>
              <w:spacing w:line="229" w:lineRule="exact"/>
              <w:rPr>
                <w:szCs w:val="20"/>
              </w:rPr>
            </w:pPr>
            <w:r w:rsidRPr="00D02AB9">
              <w:rPr>
                <w:szCs w:val="20"/>
              </w:rPr>
              <w:t>ECG</w:t>
            </w:r>
            <w:r w:rsidR="00FD3F35" w:rsidRPr="00D02AB9">
              <w:rPr>
                <w:szCs w:val="20"/>
              </w:rPr>
              <w:t>Outcome</w:t>
            </w:r>
            <w:r w:rsidRPr="00D02AB9">
              <w:rPr>
                <w:szCs w:val="20"/>
              </w:rPr>
              <w:t>Type</w:t>
            </w:r>
          </w:p>
          <w:p w14:paraId="1451E40D" w14:textId="2198CD09" w:rsidR="00136240" w:rsidRPr="00D02AB9" w:rsidRDefault="00136240">
            <w:pPr>
              <w:rPr>
                <w:szCs w:val="20"/>
              </w:rPr>
            </w:pPr>
          </w:p>
        </w:tc>
        <w:tc>
          <w:tcPr>
            <w:tcW w:w="3827" w:type="dxa"/>
          </w:tcPr>
          <w:p w14:paraId="24A675A1" w14:textId="15254939" w:rsidR="00136240" w:rsidRPr="00D02AB9" w:rsidRDefault="00136240">
            <w:pPr>
              <w:rPr>
                <w:szCs w:val="20"/>
              </w:rPr>
            </w:pPr>
            <w:r w:rsidRPr="00D02AB9">
              <w:rPr>
                <w:szCs w:val="20"/>
              </w:rPr>
              <w:t>De EKG-resultat(dokument) som matchar begäran.</w:t>
            </w:r>
          </w:p>
        </w:tc>
        <w:tc>
          <w:tcPr>
            <w:tcW w:w="1192" w:type="dxa"/>
          </w:tcPr>
          <w:p w14:paraId="20FB7017" w14:textId="5276D610" w:rsidR="00136240" w:rsidRPr="00D02AB9" w:rsidRDefault="00136240">
            <w:pPr>
              <w:jc w:val="center"/>
              <w:rPr>
                <w:szCs w:val="20"/>
              </w:rPr>
            </w:pPr>
            <w:r w:rsidRPr="00D02AB9">
              <w:rPr>
                <w:szCs w:val="20"/>
              </w:rPr>
              <w:t>0</w:t>
            </w:r>
            <w:proofErr w:type="gramStart"/>
            <w:r w:rsidRPr="00D02AB9">
              <w:rPr>
                <w:szCs w:val="20"/>
              </w:rPr>
              <w:t>.</w:t>
            </w:r>
            <w:r w:rsidRPr="00D02AB9">
              <w:rPr>
                <w:spacing w:val="-1"/>
                <w:szCs w:val="20"/>
              </w:rPr>
              <w:t>.</w:t>
            </w:r>
            <w:proofErr w:type="gramEnd"/>
            <w:r w:rsidRPr="00D02AB9">
              <w:rPr>
                <w:szCs w:val="20"/>
              </w:rPr>
              <w:t>*</w:t>
            </w:r>
          </w:p>
        </w:tc>
      </w:tr>
      <w:tr w:rsidR="00136240" w:rsidRPr="00D02AB9" w14:paraId="5309853C" w14:textId="77777777" w:rsidTr="003A6D72">
        <w:tc>
          <w:tcPr>
            <w:tcW w:w="2802" w:type="dxa"/>
          </w:tcPr>
          <w:p w14:paraId="33FF1328" w14:textId="199FCFA5" w:rsidR="00136240" w:rsidRPr="00D02AB9" w:rsidRDefault="00136240" w:rsidP="003A6D72">
            <w:pPr>
              <w:spacing w:line="229" w:lineRule="exact"/>
              <w:rPr>
                <w:i/>
                <w:szCs w:val="20"/>
              </w:rPr>
            </w:pPr>
            <w:proofErr w:type="gramStart"/>
            <w:r w:rsidRPr="00D02AB9">
              <w:rPr>
                <w:i/>
                <w:szCs w:val="20"/>
              </w:rPr>
              <w:t>..</w:t>
            </w:r>
            <w:proofErr w:type="gramEnd"/>
            <w:r w:rsidRPr="00D02AB9">
              <w:rPr>
                <w:i/>
                <w:szCs w:val="20"/>
              </w:rPr>
              <w:t>/ECG</w:t>
            </w:r>
            <w:r w:rsidR="00FD3F35" w:rsidRPr="00D02AB9">
              <w:rPr>
                <w:i/>
                <w:szCs w:val="20"/>
              </w:rPr>
              <w:t>Outcome</w:t>
            </w:r>
            <w:r w:rsidRPr="00D02AB9">
              <w:rPr>
                <w:i/>
                <w:szCs w:val="20"/>
              </w:rPr>
              <w:t>Header</w:t>
            </w:r>
          </w:p>
          <w:p w14:paraId="1AF545D4" w14:textId="7A6467CD" w:rsidR="00136240" w:rsidRPr="00D02AB9" w:rsidRDefault="00136240">
            <w:pPr>
              <w:rPr>
                <w:szCs w:val="20"/>
              </w:rPr>
            </w:pPr>
          </w:p>
        </w:tc>
        <w:tc>
          <w:tcPr>
            <w:tcW w:w="1701" w:type="dxa"/>
          </w:tcPr>
          <w:p w14:paraId="4E849913" w14:textId="5B8EBC39" w:rsidR="00136240" w:rsidRPr="00D02AB9" w:rsidRDefault="00136240">
            <w:pPr>
              <w:rPr>
                <w:szCs w:val="20"/>
              </w:rPr>
            </w:pPr>
            <w:r w:rsidRPr="00D02AB9">
              <w:rPr>
                <w:i/>
                <w:szCs w:val="20"/>
              </w:rPr>
              <w:t>PatientSummaryHeaderType</w:t>
            </w:r>
          </w:p>
        </w:tc>
        <w:tc>
          <w:tcPr>
            <w:tcW w:w="3827" w:type="dxa"/>
          </w:tcPr>
          <w:p w14:paraId="4FF15D8B" w14:textId="0DD7B69E" w:rsidR="00136240" w:rsidRPr="00D02AB9" w:rsidRDefault="00136240">
            <w:pPr>
              <w:rPr>
                <w:szCs w:val="20"/>
              </w:rPr>
            </w:pPr>
            <w:r w:rsidRPr="00D02AB9">
              <w:rPr>
                <w:i/>
                <w:szCs w:val="20"/>
              </w:rPr>
              <w:t>Innehåller basinformation om dokumentet</w:t>
            </w:r>
          </w:p>
        </w:tc>
        <w:tc>
          <w:tcPr>
            <w:tcW w:w="1192" w:type="dxa"/>
          </w:tcPr>
          <w:p w14:paraId="799E900F" w14:textId="2785920F" w:rsidR="00136240" w:rsidRPr="00D02AB9" w:rsidRDefault="00136240">
            <w:pPr>
              <w:jc w:val="center"/>
              <w:rPr>
                <w:szCs w:val="20"/>
              </w:rPr>
            </w:pPr>
            <w:r w:rsidRPr="00D02AB9">
              <w:rPr>
                <w:i/>
                <w:szCs w:val="20"/>
              </w:rPr>
              <w:t>1</w:t>
            </w:r>
            <w:proofErr w:type="gramStart"/>
            <w:r w:rsidRPr="00D02AB9">
              <w:rPr>
                <w:i/>
                <w:szCs w:val="20"/>
              </w:rPr>
              <w:t>..</w:t>
            </w:r>
            <w:proofErr w:type="gramEnd"/>
            <w:r w:rsidRPr="00D02AB9">
              <w:rPr>
                <w:i/>
                <w:szCs w:val="20"/>
              </w:rPr>
              <w:t>1</w:t>
            </w:r>
          </w:p>
        </w:tc>
      </w:tr>
      <w:tr w:rsidR="00136240" w:rsidRPr="00D02AB9" w14:paraId="6DF86A15" w14:textId="77777777" w:rsidTr="003A6D72">
        <w:tc>
          <w:tcPr>
            <w:tcW w:w="2802" w:type="dxa"/>
          </w:tcPr>
          <w:p w14:paraId="2F493D51" w14:textId="4A4107F0" w:rsidR="00136240" w:rsidRPr="00D02AB9" w:rsidRDefault="00136240">
            <w:pPr>
              <w:rPr>
                <w:szCs w:val="20"/>
              </w:rPr>
            </w:pPr>
            <w:proofErr w:type="gramStart"/>
            <w:r w:rsidRPr="00D02AB9">
              <w:rPr>
                <w:szCs w:val="20"/>
              </w:rPr>
              <w:t>..</w:t>
            </w:r>
            <w:proofErr w:type="gramEnd"/>
            <w:r w:rsidRPr="00D02AB9">
              <w:rPr>
                <w:szCs w:val="20"/>
              </w:rPr>
              <w:t>/../documentId</w:t>
            </w:r>
          </w:p>
        </w:tc>
        <w:tc>
          <w:tcPr>
            <w:tcW w:w="1701" w:type="dxa"/>
          </w:tcPr>
          <w:p w14:paraId="27C22332" w14:textId="3BDA6EC2" w:rsidR="00136240" w:rsidRPr="00D02AB9" w:rsidRDefault="00136240">
            <w:pPr>
              <w:rPr>
                <w:szCs w:val="20"/>
              </w:rPr>
            </w:pPr>
            <w:r w:rsidRPr="00D02AB9">
              <w:rPr>
                <w:szCs w:val="20"/>
              </w:rPr>
              <w:t>string</w:t>
            </w:r>
          </w:p>
        </w:tc>
        <w:tc>
          <w:tcPr>
            <w:tcW w:w="3827" w:type="dxa"/>
          </w:tcPr>
          <w:p w14:paraId="45D7E9E2" w14:textId="77777777" w:rsidR="00136240" w:rsidRPr="00D02AB9" w:rsidRDefault="00136240" w:rsidP="003A6D72">
            <w:pPr>
              <w:pStyle w:val="TableParagraph"/>
              <w:rPr>
                <w:rFonts w:ascii="Georgia" w:hAnsi="Georgia" w:cs="Times New Roman"/>
                <w:sz w:val="20"/>
                <w:szCs w:val="20"/>
              </w:rPr>
            </w:pPr>
            <w:r w:rsidRPr="00D02AB9">
              <w:rPr>
                <w:rFonts w:ascii="Georgia" w:hAnsi="Georgia" w:cs="Times New Roman"/>
                <w:sz w:val="20"/>
                <w:szCs w:val="20"/>
              </w:rPr>
              <w:t>Dokumentets identitet som är unik inom källsystemet. Svars-id i npö rivspec 2.2.0 avsnitt 5.2</w:t>
            </w:r>
          </w:p>
          <w:p w14:paraId="1AF9D6C0" w14:textId="7B45FF4C" w:rsidR="00136240" w:rsidRPr="00D02AB9" w:rsidRDefault="00136240">
            <w:pPr>
              <w:rPr>
                <w:szCs w:val="20"/>
              </w:rPr>
            </w:pPr>
          </w:p>
        </w:tc>
        <w:tc>
          <w:tcPr>
            <w:tcW w:w="1192" w:type="dxa"/>
          </w:tcPr>
          <w:p w14:paraId="7DB0429D" w14:textId="0734620A"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1B300D39" w14:textId="77777777" w:rsidTr="003A6D72">
        <w:tc>
          <w:tcPr>
            <w:tcW w:w="2802" w:type="dxa"/>
          </w:tcPr>
          <w:p w14:paraId="6E0A9AF1" w14:textId="7FA1D26D" w:rsidR="00136240" w:rsidRPr="00D02AB9" w:rsidRDefault="00136240">
            <w:pPr>
              <w:rPr>
                <w:szCs w:val="20"/>
              </w:rPr>
            </w:pPr>
            <w:proofErr w:type="gramStart"/>
            <w:r w:rsidRPr="00D02AB9">
              <w:rPr>
                <w:szCs w:val="20"/>
              </w:rPr>
              <w:t>..</w:t>
            </w:r>
            <w:proofErr w:type="gramEnd"/>
            <w:r w:rsidRPr="00D02AB9">
              <w:rPr>
                <w:szCs w:val="20"/>
              </w:rPr>
              <w:t>/../sourceSystemHSAId</w:t>
            </w:r>
          </w:p>
        </w:tc>
        <w:tc>
          <w:tcPr>
            <w:tcW w:w="1701" w:type="dxa"/>
          </w:tcPr>
          <w:p w14:paraId="27E6FE5F" w14:textId="7E1293A8" w:rsidR="00136240" w:rsidRPr="00D02AB9" w:rsidRDefault="00136240">
            <w:pPr>
              <w:rPr>
                <w:szCs w:val="20"/>
              </w:rPr>
            </w:pPr>
            <w:r w:rsidRPr="00D02AB9">
              <w:rPr>
                <w:szCs w:val="20"/>
              </w:rPr>
              <w:t>HSAIdType</w:t>
            </w:r>
          </w:p>
        </w:tc>
        <w:tc>
          <w:tcPr>
            <w:tcW w:w="3827" w:type="dxa"/>
          </w:tcPr>
          <w:p w14:paraId="63B94EDD" w14:textId="29B7A22C" w:rsidR="00136240" w:rsidRPr="00D02AB9" w:rsidRDefault="00136240">
            <w:pPr>
              <w:rPr>
                <w:szCs w:val="20"/>
              </w:rPr>
            </w:pPr>
            <w:r w:rsidRPr="00D02AB9">
              <w:rPr>
                <w:szCs w:val="20"/>
              </w:rPr>
              <w:t>HSA-id för det system som dokumentet är skapat i.</w:t>
            </w:r>
          </w:p>
        </w:tc>
        <w:tc>
          <w:tcPr>
            <w:tcW w:w="1192" w:type="dxa"/>
          </w:tcPr>
          <w:p w14:paraId="571351A5" w14:textId="04D53B7E"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0B9EF0A2" w14:textId="77777777" w:rsidTr="003A6D72">
        <w:tc>
          <w:tcPr>
            <w:tcW w:w="2802" w:type="dxa"/>
          </w:tcPr>
          <w:p w14:paraId="1D77F4DD" w14:textId="03580B85" w:rsidR="00136240" w:rsidRPr="00D02AB9" w:rsidRDefault="00136240">
            <w:pPr>
              <w:rPr>
                <w:szCs w:val="20"/>
              </w:rPr>
            </w:pPr>
            <w:proofErr w:type="gramStart"/>
            <w:r w:rsidRPr="00D02AB9">
              <w:rPr>
                <w:szCs w:val="20"/>
              </w:rPr>
              <w:t>..</w:t>
            </w:r>
            <w:proofErr w:type="gramEnd"/>
            <w:r w:rsidRPr="00D02AB9">
              <w:rPr>
                <w:szCs w:val="20"/>
              </w:rPr>
              <w:t>/../documentTitle</w:t>
            </w:r>
          </w:p>
        </w:tc>
        <w:tc>
          <w:tcPr>
            <w:tcW w:w="1701" w:type="dxa"/>
          </w:tcPr>
          <w:p w14:paraId="1DF97BC2" w14:textId="63BEB060" w:rsidR="00136240" w:rsidRPr="00D02AB9" w:rsidRDefault="00136240">
            <w:pPr>
              <w:rPr>
                <w:szCs w:val="20"/>
              </w:rPr>
            </w:pPr>
            <w:r w:rsidRPr="00D02AB9">
              <w:rPr>
                <w:szCs w:val="20"/>
              </w:rPr>
              <w:t>string</w:t>
            </w:r>
          </w:p>
        </w:tc>
        <w:tc>
          <w:tcPr>
            <w:tcW w:w="3827" w:type="dxa"/>
          </w:tcPr>
          <w:p w14:paraId="070D812B" w14:textId="25814285" w:rsidR="00136240" w:rsidRPr="00D02AB9" w:rsidRDefault="00136240">
            <w:pPr>
              <w:rPr>
                <w:szCs w:val="20"/>
              </w:rPr>
            </w:pPr>
            <w:r w:rsidRPr="00D02AB9">
              <w:rPr>
                <w:szCs w:val="20"/>
              </w:rPr>
              <w:t>Titel som beskriver den information som sänds i dokumentet. (t.ex. 12-avl. vilo-EKG)</w:t>
            </w:r>
          </w:p>
        </w:tc>
        <w:tc>
          <w:tcPr>
            <w:tcW w:w="1192" w:type="dxa"/>
          </w:tcPr>
          <w:p w14:paraId="2C21113C" w14:textId="6AE1B484"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65088D38" w14:textId="77777777" w:rsidTr="003A6D72">
        <w:tc>
          <w:tcPr>
            <w:tcW w:w="2802" w:type="dxa"/>
          </w:tcPr>
          <w:p w14:paraId="6B82356A" w14:textId="6FD721BD" w:rsidR="00136240" w:rsidRPr="00CF5277" w:rsidRDefault="00136240">
            <w:pPr>
              <w:rPr>
                <w:szCs w:val="20"/>
                <w:highlight w:val="yellow"/>
              </w:rPr>
            </w:pPr>
            <w:proofErr w:type="gramStart"/>
            <w:r w:rsidRPr="00CF5277">
              <w:rPr>
                <w:szCs w:val="20"/>
                <w:highlight w:val="yellow"/>
              </w:rPr>
              <w:t>..</w:t>
            </w:r>
            <w:proofErr w:type="gramEnd"/>
            <w:r w:rsidRPr="00CF5277">
              <w:rPr>
                <w:szCs w:val="20"/>
                <w:highlight w:val="yellow"/>
              </w:rPr>
              <w:t>/../documentTime</w:t>
            </w:r>
          </w:p>
        </w:tc>
        <w:tc>
          <w:tcPr>
            <w:tcW w:w="1701" w:type="dxa"/>
          </w:tcPr>
          <w:p w14:paraId="7D48170B" w14:textId="2B363E2E" w:rsidR="00136240" w:rsidRPr="00CF5277" w:rsidRDefault="00136240">
            <w:pPr>
              <w:rPr>
                <w:szCs w:val="20"/>
                <w:highlight w:val="yellow"/>
              </w:rPr>
            </w:pPr>
            <w:r w:rsidRPr="00CF5277">
              <w:rPr>
                <w:szCs w:val="20"/>
                <w:highlight w:val="yellow"/>
              </w:rPr>
              <w:t>TimeStampType</w:t>
            </w:r>
          </w:p>
        </w:tc>
        <w:tc>
          <w:tcPr>
            <w:tcW w:w="3827" w:type="dxa"/>
          </w:tcPr>
          <w:p w14:paraId="5AFC418D" w14:textId="77777777" w:rsidR="00136240" w:rsidRPr="00CF5277" w:rsidRDefault="00136240" w:rsidP="003A6D72">
            <w:pPr>
              <w:spacing w:line="229" w:lineRule="exact"/>
              <w:rPr>
                <w:szCs w:val="20"/>
                <w:highlight w:val="yellow"/>
              </w:rPr>
            </w:pPr>
            <w:r w:rsidRPr="00CF5277">
              <w:rPr>
                <w:szCs w:val="20"/>
                <w:highlight w:val="yellow"/>
              </w:rPr>
              <w:t xml:space="preserve">Händelsetidpunkt, om relevant.  </w:t>
            </w:r>
          </w:p>
          <w:p w14:paraId="5C29CD11" w14:textId="3DB861B7" w:rsidR="00136240" w:rsidRPr="00CF5277" w:rsidRDefault="00136240">
            <w:pPr>
              <w:rPr>
                <w:szCs w:val="20"/>
                <w:highlight w:val="yellow"/>
              </w:rPr>
            </w:pPr>
          </w:p>
        </w:tc>
        <w:tc>
          <w:tcPr>
            <w:tcW w:w="1192" w:type="dxa"/>
          </w:tcPr>
          <w:p w14:paraId="4AACDF8A" w14:textId="1A6BAC12" w:rsidR="00136240" w:rsidRPr="00D02AB9" w:rsidRDefault="00136240">
            <w:pPr>
              <w:jc w:val="center"/>
              <w:rPr>
                <w:szCs w:val="20"/>
              </w:rPr>
            </w:pPr>
            <w:r w:rsidRPr="00CF5277">
              <w:rPr>
                <w:szCs w:val="20"/>
                <w:highlight w:val="yellow"/>
              </w:rPr>
              <w:t>0</w:t>
            </w:r>
            <w:proofErr w:type="gramStart"/>
            <w:r w:rsidRPr="00CF5277">
              <w:rPr>
                <w:szCs w:val="20"/>
                <w:highlight w:val="yellow"/>
              </w:rPr>
              <w:t>..</w:t>
            </w:r>
            <w:proofErr w:type="gramEnd"/>
            <w:r w:rsidRPr="00CF5277">
              <w:rPr>
                <w:szCs w:val="20"/>
                <w:highlight w:val="yellow"/>
              </w:rPr>
              <w:t>1</w:t>
            </w:r>
          </w:p>
        </w:tc>
      </w:tr>
      <w:tr w:rsidR="00136240" w:rsidRPr="00D02AB9" w14:paraId="56931075" w14:textId="77777777" w:rsidTr="003A6D72">
        <w:tc>
          <w:tcPr>
            <w:tcW w:w="2802" w:type="dxa"/>
          </w:tcPr>
          <w:p w14:paraId="141E8041" w14:textId="2FB4ECF5" w:rsidR="00136240" w:rsidRPr="00D02AB9" w:rsidRDefault="00136240">
            <w:pPr>
              <w:rPr>
                <w:szCs w:val="20"/>
              </w:rPr>
            </w:pPr>
            <w:proofErr w:type="gramStart"/>
            <w:r w:rsidRPr="00D02AB9">
              <w:rPr>
                <w:i/>
                <w:szCs w:val="20"/>
              </w:rPr>
              <w:t>..</w:t>
            </w:r>
            <w:proofErr w:type="gramEnd"/>
            <w:r w:rsidRPr="00D02AB9">
              <w:rPr>
                <w:i/>
                <w:szCs w:val="20"/>
              </w:rPr>
              <w:t>/../patientId</w:t>
            </w:r>
          </w:p>
        </w:tc>
        <w:tc>
          <w:tcPr>
            <w:tcW w:w="1701" w:type="dxa"/>
          </w:tcPr>
          <w:p w14:paraId="712AE818" w14:textId="4AF3323E" w:rsidR="00136240" w:rsidRPr="00D02AB9" w:rsidRDefault="00136240">
            <w:pPr>
              <w:rPr>
                <w:szCs w:val="20"/>
              </w:rPr>
            </w:pPr>
            <w:r w:rsidRPr="00D02AB9">
              <w:rPr>
                <w:i/>
                <w:spacing w:val="-1"/>
                <w:szCs w:val="20"/>
              </w:rPr>
              <w:t>PersonIdType</w:t>
            </w:r>
          </w:p>
        </w:tc>
        <w:tc>
          <w:tcPr>
            <w:tcW w:w="3827" w:type="dxa"/>
          </w:tcPr>
          <w:p w14:paraId="1616E08D" w14:textId="6EDB5A0C" w:rsidR="00136240" w:rsidRPr="00D02AB9" w:rsidRDefault="00136240">
            <w:pPr>
              <w:rPr>
                <w:szCs w:val="20"/>
              </w:rPr>
            </w:pPr>
            <w:r w:rsidRPr="00D02AB9">
              <w:rPr>
                <w:i/>
                <w:szCs w:val="20"/>
              </w:rPr>
              <w:t xml:space="preserve">Identifierare för patient. </w:t>
            </w:r>
          </w:p>
        </w:tc>
        <w:tc>
          <w:tcPr>
            <w:tcW w:w="1192" w:type="dxa"/>
          </w:tcPr>
          <w:p w14:paraId="06B13035" w14:textId="701A8348" w:rsidR="00136240" w:rsidRPr="00D02AB9" w:rsidRDefault="00136240">
            <w:pPr>
              <w:jc w:val="center"/>
              <w:rPr>
                <w:szCs w:val="20"/>
              </w:rPr>
            </w:pPr>
            <w:r w:rsidRPr="00D02AB9">
              <w:rPr>
                <w:i/>
                <w:szCs w:val="20"/>
              </w:rPr>
              <w:t>1</w:t>
            </w:r>
            <w:proofErr w:type="gramStart"/>
            <w:r w:rsidRPr="00D02AB9">
              <w:rPr>
                <w:i/>
                <w:szCs w:val="20"/>
              </w:rPr>
              <w:t>..</w:t>
            </w:r>
            <w:proofErr w:type="gramEnd"/>
            <w:r w:rsidRPr="00D02AB9">
              <w:rPr>
                <w:i/>
                <w:szCs w:val="20"/>
              </w:rPr>
              <w:t>1</w:t>
            </w:r>
          </w:p>
        </w:tc>
      </w:tr>
      <w:tr w:rsidR="00136240" w:rsidRPr="00D02AB9" w14:paraId="7A177453" w14:textId="77777777" w:rsidTr="003A6D72">
        <w:tc>
          <w:tcPr>
            <w:tcW w:w="2802" w:type="dxa"/>
          </w:tcPr>
          <w:p w14:paraId="62EB42FA" w14:textId="442B43FD" w:rsidR="00136240" w:rsidRPr="00D02AB9" w:rsidRDefault="00136240">
            <w:pPr>
              <w:rPr>
                <w:szCs w:val="20"/>
              </w:rPr>
            </w:pPr>
            <w:proofErr w:type="gramStart"/>
            <w:r w:rsidRPr="00D02AB9">
              <w:rPr>
                <w:szCs w:val="20"/>
              </w:rPr>
              <w:t>..</w:t>
            </w:r>
            <w:proofErr w:type="gramEnd"/>
            <w:r w:rsidRPr="00D02AB9">
              <w:rPr>
                <w:szCs w:val="20"/>
              </w:rPr>
              <w:t>/../../id</w:t>
            </w:r>
          </w:p>
        </w:tc>
        <w:tc>
          <w:tcPr>
            <w:tcW w:w="1701" w:type="dxa"/>
          </w:tcPr>
          <w:p w14:paraId="76754EED" w14:textId="4ADC0ADD" w:rsidR="00136240" w:rsidRPr="00D02AB9" w:rsidRDefault="00136240">
            <w:pPr>
              <w:rPr>
                <w:szCs w:val="20"/>
              </w:rPr>
            </w:pPr>
            <w:r w:rsidRPr="00D02AB9">
              <w:rPr>
                <w:szCs w:val="20"/>
              </w:rPr>
              <w:t>string</w:t>
            </w:r>
          </w:p>
        </w:tc>
        <w:tc>
          <w:tcPr>
            <w:tcW w:w="3827" w:type="dxa"/>
          </w:tcPr>
          <w:p w14:paraId="0D61DFB3" w14:textId="7699A4D6" w:rsidR="00136240" w:rsidRPr="00D02AB9" w:rsidRDefault="00136240">
            <w:pPr>
              <w:rPr>
                <w:szCs w:val="20"/>
              </w:rPr>
            </w:pPr>
            <w:r w:rsidRPr="00D02AB9">
              <w:rPr>
                <w:szCs w:val="20"/>
              </w:rPr>
              <w:t>Identiteten enligt den identitetstyp (type) som angivits. Anges med 12 tecken utan bindestreck.</w:t>
            </w:r>
          </w:p>
        </w:tc>
        <w:tc>
          <w:tcPr>
            <w:tcW w:w="1192" w:type="dxa"/>
          </w:tcPr>
          <w:p w14:paraId="7ECF8468" w14:textId="7F559CCD"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3729840B" w14:textId="77777777" w:rsidTr="003A6D72">
        <w:tc>
          <w:tcPr>
            <w:tcW w:w="2802" w:type="dxa"/>
          </w:tcPr>
          <w:p w14:paraId="70D69FBE" w14:textId="126D5671" w:rsidR="00136240" w:rsidRPr="00D02AB9" w:rsidRDefault="00136240">
            <w:pPr>
              <w:rPr>
                <w:szCs w:val="20"/>
              </w:rPr>
            </w:pPr>
            <w:proofErr w:type="gramStart"/>
            <w:r w:rsidRPr="00D02AB9">
              <w:rPr>
                <w:szCs w:val="20"/>
              </w:rPr>
              <w:t>..</w:t>
            </w:r>
            <w:proofErr w:type="gramEnd"/>
            <w:r w:rsidRPr="00D02AB9">
              <w:rPr>
                <w:szCs w:val="20"/>
              </w:rPr>
              <w:t>/../../type</w:t>
            </w:r>
          </w:p>
        </w:tc>
        <w:tc>
          <w:tcPr>
            <w:tcW w:w="1701" w:type="dxa"/>
          </w:tcPr>
          <w:p w14:paraId="74BB2525" w14:textId="0799EB2C" w:rsidR="00136240" w:rsidRPr="00D02AB9" w:rsidRDefault="00136240">
            <w:pPr>
              <w:rPr>
                <w:szCs w:val="20"/>
              </w:rPr>
            </w:pPr>
            <w:r w:rsidRPr="00D02AB9">
              <w:rPr>
                <w:szCs w:val="20"/>
              </w:rPr>
              <w:t>string</w:t>
            </w:r>
          </w:p>
        </w:tc>
        <w:tc>
          <w:tcPr>
            <w:tcW w:w="3827" w:type="dxa"/>
          </w:tcPr>
          <w:p w14:paraId="4A8CF6A6" w14:textId="36DF9A5A" w:rsidR="00136240" w:rsidRPr="00D02AB9" w:rsidRDefault="00136240">
            <w:pPr>
              <w:rPr>
                <w:szCs w:val="20"/>
              </w:rPr>
            </w:pPr>
            <w:r w:rsidRPr="00D02AB9">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w:t>
            </w:r>
            <w:proofErr w:type="gramStart"/>
            <w:r w:rsidRPr="00D02AB9">
              <w:rPr>
                <w:szCs w:val="20"/>
              </w:rPr>
              <w:t>97.3.1</w:t>
            </w:r>
            <w:proofErr w:type="gramEnd"/>
            <w:r w:rsidRPr="00D02AB9">
              <w:rPr>
                <w:szCs w:val="20"/>
              </w:rPr>
              <w:t>.3)</w:t>
            </w:r>
          </w:p>
        </w:tc>
        <w:tc>
          <w:tcPr>
            <w:tcW w:w="1192" w:type="dxa"/>
          </w:tcPr>
          <w:p w14:paraId="1CDF2209" w14:textId="3B313E58"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1F087CCA" w14:textId="77777777" w:rsidTr="003A6D72">
        <w:tc>
          <w:tcPr>
            <w:tcW w:w="2802" w:type="dxa"/>
          </w:tcPr>
          <w:p w14:paraId="6B319307" w14:textId="77777777" w:rsidR="00136240" w:rsidRPr="00D02AB9" w:rsidRDefault="00136240" w:rsidP="003A6D72">
            <w:pPr>
              <w:spacing w:line="229" w:lineRule="exact"/>
              <w:rPr>
                <w:i/>
                <w:szCs w:val="20"/>
              </w:rPr>
            </w:pPr>
            <w:proofErr w:type="gramStart"/>
            <w:r w:rsidRPr="00D02AB9">
              <w:rPr>
                <w:i/>
                <w:szCs w:val="20"/>
              </w:rPr>
              <w:t>..</w:t>
            </w:r>
            <w:proofErr w:type="gramEnd"/>
            <w:r w:rsidRPr="00D02AB9">
              <w:rPr>
                <w:i/>
                <w:szCs w:val="20"/>
              </w:rPr>
              <w:t>/../accountableHealthcareProfessional</w:t>
            </w:r>
          </w:p>
          <w:p w14:paraId="073DF717" w14:textId="5AE25DC9" w:rsidR="00136240" w:rsidRPr="00D02AB9" w:rsidRDefault="00136240">
            <w:pPr>
              <w:rPr>
                <w:szCs w:val="20"/>
              </w:rPr>
            </w:pPr>
          </w:p>
        </w:tc>
        <w:tc>
          <w:tcPr>
            <w:tcW w:w="1701" w:type="dxa"/>
          </w:tcPr>
          <w:p w14:paraId="67E2644F" w14:textId="77777777" w:rsidR="00136240" w:rsidRPr="00D02AB9" w:rsidRDefault="00136240" w:rsidP="003A6D72">
            <w:pPr>
              <w:spacing w:line="229" w:lineRule="exact"/>
              <w:rPr>
                <w:i/>
                <w:szCs w:val="20"/>
              </w:rPr>
            </w:pPr>
            <w:r w:rsidRPr="00D02AB9">
              <w:rPr>
                <w:i/>
                <w:szCs w:val="20"/>
              </w:rPr>
              <w:t>HealthcareProfessionalType</w:t>
            </w:r>
          </w:p>
          <w:p w14:paraId="1080FAE9" w14:textId="7FD300DD" w:rsidR="00136240" w:rsidRPr="00D02AB9" w:rsidRDefault="00136240">
            <w:pPr>
              <w:rPr>
                <w:szCs w:val="20"/>
              </w:rPr>
            </w:pPr>
          </w:p>
        </w:tc>
        <w:tc>
          <w:tcPr>
            <w:tcW w:w="3827" w:type="dxa"/>
          </w:tcPr>
          <w:p w14:paraId="3F268866" w14:textId="4B701BE0" w:rsidR="00136240" w:rsidRPr="00D02AB9" w:rsidRDefault="00136240" w:rsidP="002F51F9">
            <w:pPr>
              <w:rPr>
                <w:szCs w:val="20"/>
              </w:rPr>
            </w:pPr>
            <w:r w:rsidRPr="00D02AB9">
              <w:rPr>
                <w:i/>
                <w:szCs w:val="20"/>
              </w:rPr>
              <w:t>Ansvarig hälso- och sjukvårdsperson</w:t>
            </w:r>
            <w:proofErr w:type="gramStart"/>
            <w:r w:rsidRPr="00D02AB9">
              <w:rPr>
                <w:i/>
                <w:szCs w:val="20"/>
              </w:rPr>
              <w:t>.Ansvarig</w:t>
            </w:r>
            <w:proofErr w:type="gramEnd"/>
            <w:r w:rsidRPr="00D02AB9">
              <w:rPr>
                <w:i/>
                <w:szCs w:val="20"/>
              </w:rPr>
              <w:t xml:space="preserve"> för </w:t>
            </w:r>
            <w:del w:id="161" w:author="Andreas Bjärkmar" w:date="2014-03-28T10:50:00Z">
              <w:r w:rsidRPr="002F51F9" w:rsidDel="002F51F9">
                <w:rPr>
                  <w:i/>
                  <w:szCs w:val="20"/>
                  <w:highlight w:val="yellow"/>
                  <w:rPrChange w:id="162" w:author="Andreas Bjärkmar" w:date="2014-03-28T10:50:00Z">
                    <w:rPr>
                      <w:i/>
                      <w:szCs w:val="20"/>
                    </w:rPr>
                  </w:rPrChange>
                </w:rPr>
                <w:delText>undersökningsresultatet</w:delText>
              </w:r>
            </w:del>
            <w:ins w:id="163" w:author="Andreas Bjärkmar" w:date="2014-03-28T10:50:00Z">
              <w:r w:rsidR="002F51F9" w:rsidRPr="002F51F9">
                <w:rPr>
                  <w:i/>
                  <w:szCs w:val="20"/>
                  <w:highlight w:val="yellow"/>
                  <w:rPrChange w:id="164" w:author="Andreas Bjärkmar" w:date="2014-03-28T10:50:00Z">
                    <w:rPr>
                      <w:i/>
                      <w:szCs w:val="20"/>
                    </w:rPr>
                  </w:rPrChange>
                </w:rPr>
                <w:t>det samlade dokumentet</w:t>
              </w:r>
            </w:ins>
            <w:r w:rsidRPr="002F51F9">
              <w:rPr>
                <w:i/>
                <w:szCs w:val="20"/>
                <w:highlight w:val="yellow"/>
                <w:rPrChange w:id="165" w:author="Andreas Bjärkmar" w:date="2014-03-28T10:50:00Z">
                  <w:rPr>
                    <w:i/>
                    <w:szCs w:val="20"/>
                  </w:rPr>
                </w:rPrChange>
              </w:rPr>
              <w:t>.</w:t>
            </w:r>
          </w:p>
        </w:tc>
        <w:tc>
          <w:tcPr>
            <w:tcW w:w="1192" w:type="dxa"/>
          </w:tcPr>
          <w:p w14:paraId="444B7D08" w14:textId="6FF01B3B" w:rsidR="00136240" w:rsidRPr="00D02AB9" w:rsidRDefault="00136240">
            <w:pPr>
              <w:jc w:val="center"/>
              <w:rPr>
                <w:szCs w:val="20"/>
              </w:rPr>
            </w:pPr>
            <w:r w:rsidRPr="00D02AB9">
              <w:rPr>
                <w:i/>
                <w:szCs w:val="20"/>
              </w:rPr>
              <w:t>1</w:t>
            </w:r>
            <w:proofErr w:type="gramStart"/>
            <w:r w:rsidRPr="00D02AB9">
              <w:rPr>
                <w:i/>
                <w:szCs w:val="20"/>
              </w:rPr>
              <w:t>..</w:t>
            </w:r>
            <w:proofErr w:type="gramEnd"/>
            <w:r w:rsidRPr="00D02AB9">
              <w:rPr>
                <w:i/>
                <w:szCs w:val="20"/>
              </w:rPr>
              <w:t>1</w:t>
            </w:r>
          </w:p>
        </w:tc>
      </w:tr>
      <w:tr w:rsidR="00136240" w:rsidRPr="00D02AB9" w14:paraId="183C3A6A" w14:textId="77777777" w:rsidTr="003A6D72">
        <w:tc>
          <w:tcPr>
            <w:tcW w:w="2802" w:type="dxa"/>
          </w:tcPr>
          <w:p w14:paraId="69519673"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/../../a</w:t>
            </w:r>
            <w:r w:rsidRPr="00D02AB9">
              <w:rPr>
                <w:spacing w:val="-1"/>
                <w:szCs w:val="20"/>
              </w:rPr>
              <w:t>uthorTime</w:t>
            </w:r>
          </w:p>
          <w:p w14:paraId="04C2E491" w14:textId="0C3BBBAF" w:rsidR="00136240" w:rsidRPr="00D02AB9" w:rsidRDefault="00136240">
            <w:pPr>
              <w:rPr>
                <w:szCs w:val="20"/>
              </w:rPr>
            </w:pPr>
          </w:p>
        </w:tc>
        <w:tc>
          <w:tcPr>
            <w:tcW w:w="1701" w:type="dxa"/>
          </w:tcPr>
          <w:p w14:paraId="7A05A8E5" w14:textId="77777777" w:rsidR="00136240" w:rsidRPr="00D02AB9" w:rsidRDefault="00136240" w:rsidP="003A6D72">
            <w:pPr>
              <w:spacing w:line="229" w:lineRule="exact"/>
              <w:rPr>
                <w:rFonts w:cs="Arial"/>
                <w:color w:val="FF0000"/>
                <w:szCs w:val="20"/>
                <w:lang w:val="en-US"/>
              </w:rPr>
            </w:pPr>
            <w:r w:rsidRPr="00D02AB9">
              <w:rPr>
                <w:szCs w:val="20"/>
              </w:rPr>
              <w:t>TimeStampType</w:t>
            </w:r>
          </w:p>
          <w:p w14:paraId="4C0B5D51" w14:textId="5745B6C1" w:rsidR="00136240" w:rsidRPr="00D02AB9" w:rsidRDefault="00136240">
            <w:pPr>
              <w:rPr>
                <w:szCs w:val="20"/>
              </w:rPr>
            </w:pPr>
          </w:p>
        </w:tc>
        <w:tc>
          <w:tcPr>
            <w:tcW w:w="3827" w:type="dxa"/>
          </w:tcPr>
          <w:p w14:paraId="462D4157" w14:textId="77777777" w:rsidR="00136240" w:rsidRPr="00D02AB9" w:rsidRDefault="00136240" w:rsidP="003A6D72">
            <w:pPr>
              <w:spacing w:line="226" w:lineRule="exact"/>
              <w:rPr>
                <w:szCs w:val="20"/>
              </w:rPr>
            </w:pPr>
            <w:r w:rsidRPr="00D02AB9">
              <w:rPr>
                <w:spacing w:val="-1"/>
                <w:szCs w:val="20"/>
              </w:rPr>
              <w:t>Tidpunkt då dokumentet skapades.</w:t>
            </w:r>
            <w:r w:rsidRPr="00D02AB9">
              <w:rPr>
                <w:szCs w:val="20"/>
              </w:rPr>
              <w:t xml:space="preserve"> </w:t>
            </w:r>
            <w:r w:rsidRPr="00D02AB9">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D02AB9" w:rsidRDefault="00136240">
            <w:pPr>
              <w:rPr>
                <w:szCs w:val="20"/>
              </w:rPr>
            </w:pPr>
          </w:p>
        </w:tc>
        <w:tc>
          <w:tcPr>
            <w:tcW w:w="1192" w:type="dxa"/>
          </w:tcPr>
          <w:p w14:paraId="083945ED" w14:textId="51309307"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5E812433" w14:textId="77777777" w:rsidTr="003A6D72">
        <w:tc>
          <w:tcPr>
            <w:tcW w:w="2802" w:type="dxa"/>
          </w:tcPr>
          <w:p w14:paraId="4F854703"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w:t>
            </w:r>
            <w:r w:rsidRPr="00D02AB9">
              <w:rPr>
                <w:spacing w:val="-1"/>
                <w:szCs w:val="20"/>
              </w:rPr>
              <w:t>healthcareProfessionalHSAId</w:t>
            </w:r>
          </w:p>
          <w:p w14:paraId="796EE1F4" w14:textId="7D7FEBBC" w:rsidR="00136240" w:rsidRPr="00D02AB9" w:rsidRDefault="00136240">
            <w:pPr>
              <w:rPr>
                <w:szCs w:val="20"/>
              </w:rPr>
            </w:pPr>
          </w:p>
        </w:tc>
        <w:tc>
          <w:tcPr>
            <w:tcW w:w="1701" w:type="dxa"/>
          </w:tcPr>
          <w:p w14:paraId="47022544" w14:textId="77777777" w:rsidR="00136240" w:rsidRPr="00D02AB9" w:rsidRDefault="00136240" w:rsidP="003A6D72">
            <w:pPr>
              <w:spacing w:line="229" w:lineRule="exact"/>
              <w:rPr>
                <w:rFonts w:cs="Arial"/>
                <w:szCs w:val="20"/>
                <w:lang w:val="en-US"/>
              </w:rPr>
            </w:pPr>
            <w:r w:rsidRPr="00D02AB9">
              <w:rPr>
                <w:szCs w:val="20"/>
              </w:rPr>
              <w:t>HSAIdType</w:t>
            </w:r>
          </w:p>
          <w:p w14:paraId="69DFB30B" w14:textId="58BD9EBF" w:rsidR="00136240" w:rsidRPr="00D02AB9" w:rsidRDefault="00136240">
            <w:pPr>
              <w:rPr>
                <w:szCs w:val="20"/>
              </w:rPr>
            </w:pPr>
          </w:p>
        </w:tc>
        <w:tc>
          <w:tcPr>
            <w:tcW w:w="3827" w:type="dxa"/>
          </w:tcPr>
          <w:p w14:paraId="45E493A6" w14:textId="385C801D" w:rsidR="00136240" w:rsidRPr="00D02AB9" w:rsidRDefault="00136240">
            <w:pPr>
              <w:rPr>
                <w:szCs w:val="20"/>
              </w:rPr>
            </w:pPr>
            <w:r w:rsidRPr="00D02AB9">
              <w:rPr>
                <w:spacing w:val="-1"/>
                <w:szCs w:val="20"/>
              </w:rPr>
              <w:t>HSA-id för vård- och omsorgspersonal. Skall anges om tillgänglig. (Enligt NPÖ riv-spec 2.2.0 avsnitt 4.1.39 beslutsregel: I de fall då HSA-id inte finns tillgängligt i systemet kan Orgnr + lokalt id anges.)</w:t>
            </w:r>
          </w:p>
        </w:tc>
        <w:tc>
          <w:tcPr>
            <w:tcW w:w="1192" w:type="dxa"/>
          </w:tcPr>
          <w:p w14:paraId="6D011B4C" w14:textId="4FABAD47"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FC3C8CF" w14:textId="77777777" w:rsidTr="003A6D72">
        <w:tc>
          <w:tcPr>
            <w:tcW w:w="2802" w:type="dxa"/>
          </w:tcPr>
          <w:p w14:paraId="1B56A075" w14:textId="08236758"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healthcareProfessionalName</w:t>
            </w:r>
          </w:p>
        </w:tc>
        <w:tc>
          <w:tcPr>
            <w:tcW w:w="1701" w:type="dxa"/>
          </w:tcPr>
          <w:p w14:paraId="65565981" w14:textId="514059AF" w:rsidR="00136240" w:rsidRPr="00D02AB9" w:rsidRDefault="00136240">
            <w:pPr>
              <w:rPr>
                <w:szCs w:val="20"/>
              </w:rPr>
            </w:pPr>
            <w:r w:rsidRPr="00D02AB9">
              <w:rPr>
                <w:spacing w:val="-1"/>
                <w:szCs w:val="20"/>
              </w:rPr>
              <w:t>string</w:t>
            </w:r>
          </w:p>
        </w:tc>
        <w:tc>
          <w:tcPr>
            <w:tcW w:w="3827" w:type="dxa"/>
          </w:tcPr>
          <w:p w14:paraId="3CB4A220" w14:textId="2CBD69B0" w:rsidR="00136240" w:rsidRPr="00D02AB9" w:rsidRDefault="00136240">
            <w:pPr>
              <w:rPr>
                <w:szCs w:val="20"/>
              </w:rPr>
            </w:pPr>
            <w:r w:rsidRPr="00D02AB9">
              <w:rPr>
                <w:spacing w:val="-1"/>
                <w:szCs w:val="20"/>
              </w:rPr>
              <w:t>Namn på vård- och omsorgspersonal. Om tillgängligt skall detta anges.</w:t>
            </w:r>
          </w:p>
        </w:tc>
        <w:tc>
          <w:tcPr>
            <w:tcW w:w="1192" w:type="dxa"/>
          </w:tcPr>
          <w:p w14:paraId="78BC6D8E" w14:textId="798C59FA"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8E07FEE" w14:textId="77777777" w:rsidTr="003A6D72">
        <w:tc>
          <w:tcPr>
            <w:tcW w:w="2802" w:type="dxa"/>
          </w:tcPr>
          <w:p w14:paraId="1864D23F" w14:textId="77777777" w:rsidR="00136240" w:rsidRPr="00D02AB9" w:rsidRDefault="00136240" w:rsidP="003A6D72">
            <w:pPr>
              <w:spacing w:line="229" w:lineRule="exact"/>
              <w:rPr>
                <w:i/>
                <w:szCs w:val="20"/>
              </w:rPr>
            </w:pPr>
            <w:proofErr w:type="gramStart"/>
            <w:r w:rsidRPr="00D02AB9">
              <w:rPr>
                <w:i/>
                <w:szCs w:val="20"/>
              </w:rPr>
              <w:t>..</w:t>
            </w:r>
            <w:proofErr w:type="gramEnd"/>
            <w:r w:rsidRPr="00D02AB9">
              <w:rPr>
                <w:i/>
                <w:szCs w:val="20"/>
              </w:rPr>
              <w:t>/../../</w:t>
            </w:r>
            <w:r w:rsidRPr="00D02AB9">
              <w:rPr>
                <w:i/>
                <w:spacing w:val="-1"/>
                <w:szCs w:val="20"/>
              </w:rPr>
              <w:t>healthcareProfessionalRoleCode</w:t>
            </w:r>
          </w:p>
          <w:p w14:paraId="0449B06A" w14:textId="77777777" w:rsidR="00136240" w:rsidRPr="00D02AB9" w:rsidRDefault="00136240">
            <w:pPr>
              <w:rPr>
                <w:szCs w:val="20"/>
              </w:rPr>
            </w:pPr>
          </w:p>
        </w:tc>
        <w:tc>
          <w:tcPr>
            <w:tcW w:w="1701" w:type="dxa"/>
          </w:tcPr>
          <w:p w14:paraId="6EE26944" w14:textId="77777777" w:rsidR="00136240" w:rsidRPr="00D02AB9" w:rsidRDefault="00136240" w:rsidP="003A6D72">
            <w:pPr>
              <w:spacing w:line="226" w:lineRule="exact"/>
              <w:rPr>
                <w:i/>
                <w:spacing w:val="-1"/>
                <w:szCs w:val="20"/>
              </w:rPr>
            </w:pPr>
            <w:r w:rsidRPr="00D02AB9">
              <w:rPr>
                <w:i/>
                <w:spacing w:val="-1"/>
                <w:szCs w:val="20"/>
              </w:rPr>
              <w:t xml:space="preserve">CVType </w:t>
            </w:r>
          </w:p>
          <w:p w14:paraId="45759DA0" w14:textId="77777777" w:rsidR="00136240" w:rsidRPr="00D02AB9" w:rsidRDefault="00136240">
            <w:pPr>
              <w:rPr>
                <w:szCs w:val="20"/>
              </w:rPr>
            </w:pPr>
          </w:p>
        </w:tc>
        <w:tc>
          <w:tcPr>
            <w:tcW w:w="3827" w:type="dxa"/>
          </w:tcPr>
          <w:p w14:paraId="7EED403F" w14:textId="77777777" w:rsidR="00136240" w:rsidRPr="00D02AB9" w:rsidRDefault="00136240" w:rsidP="003A6D72">
            <w:pPr>
              <w:spacing w:line="226" w:lineRule="exact"/>
              <w:rPr>
                <w:i/>
                <w:szCs w:val="20"/>
              </w:rPr>
            </w:pPr>
            <w:r w:rsidRPr="00D02AB9">
              <w:rPr>
                <w:i/>
                <w:szCs w:val="20"/>
              </w:rPr>
              <w:t xml:space="preserve">Information om ansvarige personens befattning. Om möjligt skall KV Befattning (OID 1.2.752.129.2.2.1.4), se </w:t>
            </w:r>
          </w:p>
          <w:p w14:paraId="6EC6BC7A" w14:textId="77777777" w:rsidR="00136240" w:rsidRPr="00D02AB9" w:rsidRDefault="00627F1E" w:rsidP="003A6D72">
            <w:pPr>
              <w:spacing w:line="226" w:lineRule="exact"/>
              <w:rPr>
                <w:rStyle w:val="Hyperlink"/>
                <w:i/>
                <w:szCs w:val="20"/>
              </w:rPr>
            </w:pPr>
            <w:hyperlink r:id="rId27" w:history="1">
              <w:r w:rsidR="00136240" w:rsidRPr="00D02AB9">
                <w:rPr>
                  <w:rStyle w:val="Hyperlink"/>
                  <w:i/>
                  <w:szCs w:val="20"/>
                </w:rPr>
                <w:t>http://www.inera.se/Documents/TJANSTER_PROJEKT/Katalogtjanst_HSA/Innehall/hsa_innehall_befattning.pdf</w:t>
              </w:r>
            </w:hyperlink>
            <w:r w:rsidR="00136240" w:rsidRPr="00D02AB9">
              <w:rPr>
                <w:rStyle w:val="Hyperlink"/>
                <w:i/>
                <w:szCs w:val="20"/>
              </w:rPr>
              <w:t xml:space="preserve">. </w:t>
            </w:r>
          </w:p>
          <w:p w14:paraId="59397D72" w14:textId="77777777" w:rsidR="00136240" w:rsidRPr="00D02AB9" w:rsidRDefault="00136240" w:rsidP="003A6D72">
            <w:pPr>
              <w:spacing w:line="226" w:lineRule="exact"/>
              <w:rPr>
                <w:i/>
                <w:spacing w:val="-1"/>
                <w:szCs w:val="20"/>
              </w:rPr>
            </w:pPr>
            <w:r w:rsidRPr="00D02AB9">
              <w:rPr>
                <w:i/>
                <w:spacing w:val="-1"/>
                <w:szCs w:val="20"/>
              </w:rPr>
              <w:t>Om befattningskod enligt detta kodverk saknas, skall befattning anges i originalText, se nedan.</w:t>
            </w:r>
          </w:p>
          <w:p w14:paraId="6C24C162" w14:textId="77777777" w:rsidR="00136240" w:rsidRPr="00D02AB9" w:rsidRDefault="00136240">
            <w:pPr>
              <w:rPr>
                <w:szCs w:val="20"/>
              </w:rPr>
            </w:pPr>
          </w:p>
        </w:tc>
        <w:tc>
          <w:tcPr>
            <w:tcW w:w="1192" w:type="dxa"/>
          </w:tcPr>
          <w:p w14:paraId="591BC1A3" w14:textId="0D8E5243"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60F6810D" w14:textId="77777777" w:rsidTr="003A6D72">
        <w:tc>
          <w:tcPr>
            <w:tcW w:w="2802" w:type="dxa"/>
          </w:tcPr>
          <w:p w14:paraId="77988EA5" w14:textId="27F691A2"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p>
        </w:tc>
        <w:tc>
          <w:tcPr>
            <w:tcW w:w="1701" w:type="dxa"/>
          </w:tcPr>
          <w:p w14:paraId="32A55132" w14:textId="393DBDA8" w:rsidR="00136240" w:rsidRPr="00D02AB9" w:rsidRDefault="00136240">
            <w:pPr>
              <w:rPr>
                <w:szCs w:val="20"/>
              </w:rPr>
            </w:pPr>
            <w:r w:rsidRPr="00D02AB9">
              <w:rPr>
                <w:spacing w:val="-1"/>
                <w:szCs w:val="20"/>
              </w:rPr>
              <w:t>string</w:t>
            </w:r>
          </w:p>
        </w:tc>
        <w:tc>
          <w:tcPr>
            <w:tcW w:w="3827" w:type="dxa"/>
          </w:tcPr>
          <w:p w14:paraId="0B28AB62" w14:textId="10A1ACA7" w:rsidR="00136240" w:rsidRPr="00D02AB9" w:rsidRDefault="00136240">
            <w:pPr>
              <w:rPr>
                <w:szCs w:val="20"/>
              </w:rPr>
            </w:pPr>
            <w:r w:rsidRPr="00D02AB9">
              <w:rPr>
                <w:szCs w:val="20"/>
              </w:rPr>
              <w:t xml:space="preserve">Befattningskod. Om code anges skall också </w:t>
            </w:r>
            <w:proofErr w:type="gramStart"/>
            <w:r w:rsidRPr="00D02AB9">
              <w:rPr>
                <w:szCs w:val="20"/>
              </w:rPr>
              <w:t>codeSystem  samt</w:t>
            </w:r>
            <w:proofErr w:type="gramEnd"/>
            <w:r w:rsidRPr="00D02AB9">
              <w:rPr>
                <w:szCs w:val="20"/>
              </w:rPr>
              <w:t xml:space="preserve"> displayName anges.</w:t>
            </w:r>
          </w:p>
        </w:tc>
        <w:tc>
          <w:tcPr>
            <w:tcW w:w="1192" w:type="dxa"/>
          </w:tcPr>
          <w:p w14:paraId="32437544" w14:textId="2569353F"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9E9172E" w14:textId="77777777" w:rsidTr="003A6D72">
        <w:tc>
          <w:tcPr>
            <w:tcW w:w="2802" w:type="dxa"/>
          </w:tcPr>
          <w:p w14:paraId="6BC1B745" w14:textId="502C7CAA"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w:t>
            </w:r>
          </w:p>
        </w:tc>
        <w:tc>
          <w:tcPr>
            <w:tcW w:w="1701" w:type="dxa"/>
          </w:tcPr>
          <w:p w14:paraId="01A0D352" w14:textId="55B76A3C" w:rsidR="00136240" w:rsidRPr="00D02AB9" w:rsidRDefault="00136240">
            <w:pPr>
              <w:rPr>
                <w:szCs w:val="20"/>
              </w:rPr>
            </w:pPr>
            <w:r w:rsidRPr="00D02AB9">
              <w:rPr>
                <w:spacing w:val="-1"/>
                <w:szCs w:val="20"/>
              </w:rPr>
              <w:t>string</w:t>
            </w:r>
          </w:p>
        </w:tc>
        <w:tc>
          <w:tcPr>
            <w:tcW w:w="3827" w:type="dxa"/>
          </w:tcPr>
          <w:p w14:paraId="11D7B101" w14:textId="78736FE3" w:rsidR="00136240" w:rsidRPr="00D02AB9" w:rsidRDefault="00136240">
            <w:pPr>
              <w:rPr>
                <w:szCs w:val="20"/>
              </w:rPr>
            </w:pPr>
            <w:r w:rsidRPr="00D02AB9">
              <w:rPr>
                <w:szCs w:val="20"/>
              </w:rPr>
              <w:t>Kodsystem för befattningskod. Om codeSystem anges skall också code samt displayName anges.</w:t>
            </w:r>
          </w:p>
        </w:tc>
        <w:tc>
          <w:tcPr>
            <w:tcW w:w="1192" w:type="dxa"/>
          </w:tcPr>
          <w:p w14:paraId="1AAE4065" w14:textId="7F984D7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97534E3" w14:textId="77777777" w:rsidTr="003A6D72">
        <w:tc>
          <w:tcPr>
            <w:tcW w:w="2802" w:type="dxa"/>
          </w:tcPr>
          <w:p w14:paraId="6E2B0F8B" w14:textId="10E11E76"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SystemName</w:t>
            </w:r>
          </w:p>
        </w:tc>
        <w:tc>
          <w:tcPr>
            <w:tcW w:w="1701" w:type="dxa"/>
          </w:tcPr>
          <w:p w14:paraId="0500492A" w14:textId="275A3FF4" w:rsidR="00136240" w:rsidRPr="00D02AB9" w:rsidRDefault="00136240">
            <w:pPr>
              <w:rPr>
                <w:szCs w:val="20"/>
              </w:rPr>
            </w:pPr>
            <w:r w:rsidRPr="00D02AB9">
              <w:rPr>
                <w:spacing w:val="-1"/>
                <w:szCs w:val="20"/>
              </w:rPr>
              <w:t>string</w:t>
            </w:r>
          </w:p>
        </w:tc>
        <w:tc>
          <w:tcPr>
            <w:tcW w:w="3827" w:type="dxa"/>
          </w:tcPr>
          <w:p w14:paraId="77037D49" w14:textId="4C543820" w:rsidR="00136240" w:rsidRPr="00D02AB9" w:rsidRDefault="00136240">
            <w:pPr>
              <w:rPr>
                <w:szCs w:val="20"/>
              </w:rPr>
            </w:pPr>
            <w:r w:rsidRPr="00D02AB9">
              <w:rPr>
                <w:szCs w:val="20"/>
              </w:rPr>
              <w:t>Namn på kodsystem för befattningskod.</w:t>
            </w:r>
          </w:p>
        </w:tc>
        <w:tc>
          <w:tcPr>
            <w:tcW w:w="1192" w:type="dxa"/>
          </w:tcPr>
          <w:p w14:paraId="5BEA6017" w14:textId="55F9FE36"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59CE870" w14:textId="77777777" w:rsidTr="003A6D72">
        <w:tc>
          <w:tcPr>
            <w:tcW w:w="2802" w:type="dxa"/>
          </w:tcPr>
          <w:p w14:paraId="307ABCD6" w14:textId="729A4E9B"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SystemVersion</w:t>
            </w:r>
          </w:p>
        </w:tc>
        <w:tc>
          <w:tcPr>
            <w:tcW w:w="1701" w:type="dxa"/>
          </w:tcPr>
          <w:p w14:paraId="6FAB2572" w14:textId="24C68D37" w:rsidR="00136240" w:rsidRPr="00D02AB9" w:rsidRDefault="00136240">
            <w:pPr>
              <w:rPr>
                <w:szCs w:val="20"/>
              </w:rPr>
            </w:pPr>
            <w:r w:rsidRPr="00D02AB9">
              <w:rPr>
                <w:spacing w:val="-1"/>
                <w:szCs w:val="20"/>
              </w:rPr>
              <w:t>string</w:t>
            </w:r>
          </w:p>
        </w:tc>
        <w:tc>
          <w:tcPr>
            <w:tcW w:w="3827" w:type="dxa"/>
          </w:tcPr>
          <w:p w14:paraId="13C8801A" w14:textId="70244906" w:rsidR="00136240" w:rsidRPr="00D02AB9" w:rsidRDefault="00136240">
            <w:pPr>
              <w:rPr>
                <w:szCs w:val="20"/>
              </w:rPr>
            </w:pPr>
            <w:r w:rsidRPr="00D02AB9">
              <w:rPr>
                <w:szCs w:val="20"/>
              </w:rPr>
              <w:t>Version på kodsystem för befattningskod.</w:t>
            </w:r>
          </w:p>
        </w:tc>
        <w:tc>
          <w:tcPr>
            <w:tcW w:w="1192" w:type="dxa"/>
          </w:tcPr>
          <w:p w14:paraId="0DE71853" w14:textId="3B12676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8E68655" w14:textId="77777777" w:rsidTr="003A6D72">
        <w:tc>
          <w:tcPr>
            <w:tcW w:w="2802" w:type="dxa"/>
          </w:tcPr>
          <w:p w14:paraId="1F8E0B0C" w14:textId="4C160747"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../displayName</w:t>
            </w:r>
          </w:p>
        </w:tc>
        <w:tc>
          <w:tcPr>
            <w:tcW w:w="1701" w:type="dxa"/>
          </w:tcPr>
          <w:p w14:paraId="274A96AA" w14:textId="04220A5C" w:rsidR="00136240" w:rsidRPr="00D02AB9" w:rsidRDefault="00136240">
            <w:pPr>
              <w:rPr>
                <w:szCs w:val="20"/>
              </w:rPr>
            </w:pPr>
            <w:r w:rsidRPr="00D02AB9">
              <w:rPr>
                <w:spacing w:val="-1"/>
                <w:szCs w:val="20"/>
              </w:rPr>
              <w:t>string</w:t>
            </w:r>
          </w:p>
        </w:tc>
        <w:tc>
          <w:tcPr>
            <w:tcW w:w="3827" w:type="dxa"/>
          </w:tcPr>
          <w:p w14:paraId="7382C049" w14:textId="28F41D8D" w:rsidR="00136240" w:rsidRPr="00D02AB9" w:rsidRDefault="00136240">
            <w:pPr>
              <w:rPr>
                <w:szCs w:val="20"/>
              </w:rPr>
            </w:pPr>
            <w:r w:rsidRPr="00D02AB9">
              <w:rPr>
                <w:szCs w:val="20"/>
              </w:rPr>
              <w:t>Befattningskoden i klartext. Om separat displayName inte finns i producerande system skall samma värde som i code anges.</w:t>
            </w:r>
          </w:p>
        </w:tc>
        <w:tc>
          <w:tcPr>
            <w:tcW w:w="1192" w:type="dxa"/>
          </w:tcPr>
          <w:p w14:paraId="7A17AA20" w14:textId="381E718E"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7A32CC8" w14:textId="77777777" w:rsidTr="003A6D72">
        <w:tc>
          <w:tcPr>
            <w:tcW w:w="2802" w:type="dxa"/>
          </w:tcPr>
          <w:p w14:paraId="3EBC5CB2" w14:textId="02F72B6F"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../originalText</w:t>
            </w:r>
          </w:p>
        </w:tc>
        <w:tc>
          <w:tcPr>
            <w:tcW w:w="1701" w:type="dxa"/>
          </w:tcPr>
          <w:p w14:paraId="5B3CEF34" w14:textId="5F49E271" w:rsidR="00136240" w:rsidRPr="00D02AB9" w:rsidRDefault="00136240">
            <w:pPr>
              <w:rPr>
                <w:szCs w:val="20"/>
              </w:rPr>
            </w:pPr>
            <w:r w:rsidRPr="00D02AB9">
              <w:rPr>
                <w:spacing w:val="-1"/>
                <w:szCs w:val="20"/>
              </w:rPr>
              <w:t>string</w:t>
            </w:r>
          </w:p>
        </w:tc>
        <w:tc>
          <w:tcPr>
            <w:tcW w:w="3827" w:type="dxa"/>
          </w:tcPr>
          <w:p w14:paraId="3080EDD5" w14:textId="77777777" w:rsidR="00136240" w:rsidRPr="00D02AB9" w:rsidRDefault="00136240" w:rsidP="003A6D72">
            <w:pPr>
              <w:spacing w:line="229" w:lineRule="exact"/>
              <w:rPr>
                <w:szCs w:val="20"/>
              </w:rPr>
            </w:pPr>
            <w:r w:rsidRPr="00D02AB9">
              <w:rPr>
                <w:szCs w:val="20"/>
              </w:rPr>
              <w:t>Om befattning är beskriven i ett lokalt kodverk utan OID, eller när kod helt saknas, kan en beskrivande text anges i originalText.</w:t>
            </w:r>
          </w:p>
          <w:p w14:paraId="76DCFDF7" w14:textId="5D30DA9F" w:rsidR="00136240" w:rsidRPr="00D02AB9" w:rsidRDefault="00136240">
            <w:pPr>
              <w:rPr>
                <w:szCs w:val="20"/>
              </w:rPr>
            </w:pPr>
            <w:r w:rsidRPr="00D02AB9">
              <w:rPr>
                <w:szCs w:val="20"/>
              </w:rPr>
              <w:t xml:space="preserve">Om originalText anges skall inget annat värde i </w:t>
            </w:r>
            <w:r w:rsidRPr="00D02AB9">
              <w:rPr>
                <w:spacing w:val="-1"/>
                <w:szCs w:val="20"/>
              </w:rPr>
              <w:t>healthcareProfessionalRoleCode anges.</w:t>
            </w:r>
          </w:p>
        </w:tc>
        <w:tc>
          <w:tcPr>
            <w:tcW w:w="1192" w:type="dxa"/>
          </w:tcPr>
          <w:p w14:paraId="1707F733" w14:textId="363FE23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66130BF" w14:textId="77777777" w:rsidTr="003A6D72">
        <w:tc>
          <w:tcPr>
            <w:tcW w:w="2802" w:type="dxa"/>
          </w:tcPr>
          <w:p w14:paraId="39F9B28C" w14:textId="4BD68417" w:rsidR="00136240" w:rsidRPr="00D02AB9" w:rsidRDefault="00136240">
            <w:pPr>
              <w:rPr>
                <w:szCs w:val="20"/>
              </w:rPr>
            </w:pPr>
            <w:proofErr w:type="gramStart"/>
            <w:r w:rsidRPr="00D02AB9">
              <w:rPr>
                <w:i/>
                <w:spacing w:val="-1"/>
                <w:szCs w:val="20"/>
              </w:rPr>
              <w:t>..</w:t>
            </w:r>
            <w:proofErr w:type="gramEnd"/>
            <w:r w:rsidRPr="00D02AB9">
              <w:rPr>
                <w:i/>
                <w:spacing w:val="-1"/>
                <w:szCs w:val="20"/>
              </w:rPr>
              <w:t>/../../healthcareProfessionalOrgUnit</w:t>
            </w:r>
          </w:p>
        </w:tc>
        <w:tc>
          <w:tcPr>
            <w:tcW w:w="1701" w:type="dxa"/>
          </w:tcPr>
          <w:p w14:paraId="3B43800C" w14:textId="7F9648F5" w:rsidR="00136240" w:rsidRPr="00D02AB9" w:rsidRDefault="00136240">
            <w:pPr>
              <w:rPr>
                <w:szCs w:val="20"/>
              </w:rPr>
            </w:pPr>
            <w:r w:rsidRPr="00D02AB9">
              <w:rPr>
                <w:i/>
                <w:spacing w:val="-1"/>
                <w:szCs w:val="20"/>
              </w:rPr>
              <w:t>OrgUnitType</w:t>
            </w:r>
          </w:p>
        </w:tc>
        <w:tc>
          <w:tcPr>
            <w:tcW w:w="3827" w:type="dxa"/>
          </w:tcPr>
          <w:p w14:paraId="27942860" w14:textId="4379E0B4" w:rsidR="00136240" w:rsidRPr="00D02AB9" w:rsidRDefault="00136240">
            <w:pPr>
              <w:rPr>
                <w:szCs w:val="20"/>
              </w:rPr>
            </w:pPr>
            <w:r w:rsidRPr="00D02AB9">
              <w:rPr>
                <w:i/>
                <w:szCs w:val="20"/>
              </w:rPr>
              <w:t>Den organisation som angiven vård- och omsorgsperson är uppdragstagare på. Om tillgängligt skall detta anges.</w:t>
            </w:r>
          </w:p>
        </w:tc>
        <w:tc>
          <w:tcPr>
            <w:tcW w:w="1192" w:type="dxa"/>
          </w:tcPr>
          <w:p w14:paraId="79DDA072" w14:textId="35AE436A"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236C31F8" w14:textId="77777777" w:rsidTr="003A6D72">
        <w:tc>
          <w:tcPr>
            <w:tcW w:w="2802" w:type="dxa"/>
          </w:tcPr>
          <w:p w14:paraId="1997E8A1" w14:textId="795D142B" w:rsidR="00136240" w:rsidRPr="00D02AB9" w:rsidRDefault="00136240">
            <w:pPr>
              <w:rPr>
                <w:szCs w:val="20"/>
              </w:rPr>
            </w:pPr>
            <w:proofErr w:type="gramStart"/>
            <w:r w:rsidRPr="00D02AB9">
              <w:rPr>
                <w:szCs w:val="20"/>
              </w:rPr>
              <w:t>..</w:t>
            </w:r>
            <w:proofErr w:type="gramEnd"/>
            <w:r w:rsidRPr="00D02AB9">
              <w:rPr>
                <w:szCs w:val="20"/>
              </w:rPr>
              <w:t>/../../../orgUnitHSAId</w:t>
            </w:r>
          </w:p>
        </w:tc>
        <w:tc>
          <w:tcPr>
            <w:tcW w:w="1701" w:type="dxa"/>
          </w:tcPr>
          <w:p w14:paraId="73C428C6" w14:textId="02DBAD96" w:rsidR="00136240" w:rsidRPr="00D02AB9" w:rsidRDefault="00136240">
            <w:pPr>
              <w:rPr>
                <w:szCs w:val="20"/>
              </w:rPr>
            </w:pPr>
            <w:r w:rsidRPr="00D02AB9">
              <w:rPr>
                <w:spacing w:val="-1"/>
                <w:szCs w:val="20"/>
              </w:rPr>
              <w:t>HSAIdType</w:t>
            </w:r>
          </w:p>
        </w:tc>
        <w:tc>
          <w:tcPr>
            <w:tcW w:w="3827" w:type="dxa"/>
          </w:tcPr>
          <w:p w14:paraId="475D2E4A" w14:textId="409EFFA0" w:rsidR="00136240" w:rsidRPr="00D02AB9" w:rsidRDefault="00136240">
            <w:pPr>
              <w:rPr>
                <w:szCs w:val="20"/>
              </w:rPr>
            </w:pPr>
            <w:r w:rsidRPr="00D02AB9">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6FA025A" w14:textId="77777777" w:rsidTr="003A6D72">
        <w:tc>
          <w:tcPr>
            <w:tcW w:w="2802" w:type="dxa"/>
          </w:tcPr>
          <w:p w14:paraId="08C5CA58" w14:textId="4EE9AB4F" w:rsidR="00136240" w:rsidRPr="00D02AB9" w:rsidRDefault="00136240">
            <w:pPr>
              <w:rPr>
                <w:szCs w:val="20"/>
              </w:rPr>
            </w:pPr>
            <w:proofErr w:type="gramStart"/>
            <w:r w:rsidRPr="00D02AB9">
              <w:rPr>
                <w:szCs w:val="20"/>
              </w:rPr>
              <w:t>..</w:t>
            </w:r>
            <w:proofErr w:type="gramEnd"/>
            <w:r w:rsidRPr="00D02AB9">
              <w:rPr>
                <w:szCs w:val="20"/>
              </w:rPr>
              <w:t>/../../../orgUnitName</w:t>
            </w:r>
          </w:p>
        </w:tc>
        <w:tc>
          <w:tcPr>
            <w:tcW w:w="1701" w:type="dxa"/>
          </w:tcPr>
          <w:p w14:paraId="26F03DE1" w14:textId="755DE2DE" w:rsidR="00136240" w:rsidRPr="00D02AB9" w:rsidRDefault="00136240">
            <w:pPr>
              <w:rPr>
                <w:szCs w:val="20"/>
              </w:rPr>
            </w:pPr>
            <w:r w:rsidRPr="00D02AB9">
              <w:rPr>
                <w:spacing w:val="-1"/>
                <w:szCs w:val="20"/>
              </w:rPr>
              <w:t>string</w:t>
            </w:r>
          </w:p>
        </w:tc>
        <w:tc>
          <w:tcPr>
            <w:tcW w:w="3827" w:type="dxa"/>
          </w:tcPr>
          <w:p w14:paraId="6982A525" w14:textId="2DD55171" w:rsidR="00136240" w:rsidRPr="00D02AB9" w:rsidRDefault="00136240">
            <w:pPr>
              <w:rPr>
                <w:szCs w:val="20"/>
              </w:rPr>
            </w:pPr>
            <w:r w:rsidRPr="00D02AB9">
              <w:rPr>
                <w:spacing w:val="-1"/>
                <w:szCs w:val="20"/>
              </w:rPr>
              <w:t>Namn på organisationsenhet. Om tillgängligt skall detta anges.</w:t>
            </w:r>
          </w:p>
        </w:tc>
        <w:tc>
          <w:tcPr>
            <w:tcW w:w="1192" w:type="dxa"/>
          </w:tcPr>
          <w:p w14:paraId="5406766C" w14:textId="6BA21A04"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BB9F789" w14:textId="77777777" w:rsidTr="003A6D72">
        <w:tc>
          <w:tcPr>
            <w:tcW w:w="2802" w:type="dxa"/>
          </w:tcPr>
          <w:p w14:paraId="1038E681" w14:textId="44CCED9C" w:rsidR="00136240" w:rsidRPr="00D02AB9" w:rsidRDefault="00136240">
            <w:pPr>
              <w:rPr>
                <w:szCs w:val="20"/>
              </w:rPr>
            </w:pPr>
            <w:proofErr w:type="gramStart"/>
            <w:r w:rsidRPr="00D02AB9">
              <w:rPr>
                <w:szCs w:val="20"/>
              </w:rPr>
              <w:t>..</w:t>
            </w:r>
            <w:proofErr w:type="gramEnd"/>
            <w:r w:rsidRPr="00D02AB9">
              <w:rPr>
                <w:szCs w:val="20"/>
              </w:rPr>
              <w:t>/../../../orgUnitTelecom</w:t>
            </w:r>
          </w:p>
        </w:tc>
        <w:tc>
          <w:tcPr>
            <w:tcW w:w="1701" w:type="dxa"/>
          </w:tcPr>
          <w:p w14:paraId="71EF91FE" w14:textId="04C451B7" w:rsidR="00136240" w:rsidRPr="00D02AB9" w:rsidRDefault="00136240">
            <w:pPr>
              <w:rPr>
                <w:szCs w:val="20"/>
              </w:rPr>
            </w:pPr>
            <w:r w:rsidRPr="00D02AB9">
              <w:rPr>
                <w:spacing w:val="-1"/>
                <w:szCs w:val="20"/>
              </w:rPr>
              <w:t>string</w:t>
            </w:r>
          </w:p>
        </w:tc>
        <w:tc>
          <w:tcPr>
            <w:tcW w:w="3827" w:type="dxa"/>
          </w:tcPr>
          <w:p w14:paraId="0EC0A0C8" w14:textId="7A7F9D5D" w:rsidR="00136240" w:rsidRPr="00D02AB9" w:rsidRDefault="00136240">
            <w:pPr>
              <w:rPr>
                <w:szCs w:val="20"/>
              </w:rPr>
            </w:pPr>
            <w:r w:rsidRPr="00D02AB9">
              <w:rPr>
                <w:szCs w:val="20"/>
              </w:rPr>
              <w:t xml:space="preserve">Telefon till </w:t>
            </w:r>
            <w:r w:rsidRPr="00D02AB9">
              <w:rPr>
                <w:spacing w:val="-1"/>
                <w:szCs w:val="20"/>
              </w:rPr>
              <w:t>organisationsenhet.</w:t>
            </w:r>
          </w:p>
        </w:tc>
        <w:tc>
          <w:tcPr>
            <w:tcW w:w="1192" w:type="dxa"/>
          </w:tcPr>
          <w:p w14:paraId="0EE4D487" w14:textId="0CC4E85B"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0810F913" w14:textId="77777777" w:rsidTr="003A6D72">
        <w:tc>
          <w:tcPr>
            <w:tcW w:w="2802" w:type="dxa"/>
          </w:tcPr>
          <w:p w14:paraId="285A4153" w14:textId="7912B05D" w:rsidR="00136240" w:rsidRPr="00D02AB9" w:rsidRDefault="00136240">
            <w:pPr>
              <w:rPr>
                <w:szCs w:val="20"/>
              </w:rPr>
            </w:pPr>
            <w:proofErr w:type="gramStart"/>
            <w:r w:rsidRPr="00D02AB9">
              <w:rPr>
                <w:szCs w:val="20"/>
              </w:rPr>
              <w:t>..</w:t>
            </w:r>
            <w:proofErr w:type="gramEnd"/>
            <w:r w:rsidRPr="00D02AB9">
              <w:rPr>
                <w:szCs w:val="20"/>
              </w:rPr>
              <w:t>/../../../orgUnitEmail</w:t>
            </w:r>
          </w:p>
        </w:tc>
        <w:tc>
          <w:tcPr>
            <w:tcW w:w="1701" w:type="dxa"/>
          </w:tcPr>
          <w:p w14:paraId="2988DF0D" w14:textId="5D04E0A9" w:rsidR="00136240" w:rsidRPr="00D02AB9" w:rsidRDefault="00136240">
            <w:pPr>
              <w:rPr>
                <w:szCs w:val="20"/>
              </w:rPr>
            </w:pPr>
            <w:r w:rsidRPr="00D02AB9">
              <w:rPr>
                <w:spacing w:val="-1"/>
                <w:szCs w:val="20"/>
              </w:rPr>
              <w:t>string</w:t>
            </w:r>
          </w:p>
        </w:tc>
        <w:tc>
          <w:tcPr>
            <w:tcW w:w="3827" w:type="dxa"/>
          </w:tcPr>
          <w:p w14:paraId="02E1BDA8" w14:textId="1F2B9D6C" w:rsidR="00136240" w:rsidRPr="00D02AB9" w:rsidRDefault="00136240">
            <w:pPr>
              <w:rPr>
                <w:szCs w:val="20"/>
              </w:rPr>
            </w:pPr>
            <w:r w:rsidRPr="00D02AB9">
              <w:rPr>
                <w:szCs w:val="20"/>
              </w:rPr>
              <w:t xml:space="preserve">Epost till </w:t>
            </w:r>
            <w:r w:rsidRPr="00D02AB9">
              <w:rPr>
                <w:spacing w:val="-1"/>
                <w:szCs w:val="20"/>
              </w:rPr>
              <w:t>organisationsenhet</w:t>
            </w:r>
            <w:r w:rsidRPr="00D02AB9">
              <w:rPr>
                <w:szCs w:val="20"/>
              </w:rPr>
              <w:t>.</w:t>
            </w:r>
          </w:p>
        </w:tc>
        <w:tc>
          <w:tcPr>
            <w:tcW w:w="1192" w:type="dxa"/>
          </w:tcPr>
          <w:p w14:paraId="293597E5" w14:textId="6742EC88"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7CC379E0" w14:textId="77777777" w:rsidTr="003A6D72">
        <w:tc>
          <w:tcPr>
            <w:tcW w:w="2802" w:type="dxa"/>
          </w:tcPr>
          <w:p w14:paraId="0E2FFFF5" w14:textId="0D79155F" w:rsidR="00136240" w:rsidRPr="00D02AB9" w:rsidRDefault="00136240">
            <w:pPr>
              <w:rPr>
                <w:szCs w:val="20"/>
              </w:rPr>
            </w:pPr>
            <w:proofErr w:type="gramStart"/>
            <w:r w:rsidRPr="00D02AB9">
              <w:rPr>
                <w:szCs w:val="20"/>
              </w:rPr>
              <w:t>..</w:t>
            </w:r>
            <w:proofErr w:type="gramEnd"/>
            <w:r w:rsidRPr="00D02AB9">
              <w:rPr>
                <w:szCs w:val="20"/>
              </w:rPr>
              <w:t>/../../../orgUnitAddress</w:t>
            </w:r>
          </w:p>
        </w:tc>
        <w:tc>
          <w:tcPr>
            <w:tcW w:w="1701" w:type="dxa"/>
          </w:tcPr>
          <w:p w14:paraId="627B1A5E" w14:textId="79358991" w:rsidR="00136240" w:rsidRPr="00D02AB9" w:rsidRDefault="00136240">
            <w:pPr>
              <w:rPr>
                <w:szCs w:val="20"/>
              </w:rPr>
            </w:pPr>
            <w:r w:rsidRPr="00D02AB9">
              <w:rPr>
                <w:spacing w:val="-1"/>
                <w:szCs w:val="20"/>
              </w:rPr>
              <w:t>string</w:t>
            </w:r>
          </w:p>
        </w:tc>
        <w:tc>
          <w:tcPr>
            <w:tcW w:w="3827" w:type="dxa"/>
          </w:tcPr>
          <w:p w14:paraId="27AF631D" w14:textId="15EB7863" w:rsidR="00136240" w:rsidRPr="00D02AB9" w:rsidRDefault="00136240">
            <w:pPr>
              <w:rPr>
                <w:szCs w:val="20"/>
              </w:rPr>
            </w:pPr>
            <w:r w:rsidRPr="00D02AB9">
              <w:rPr>
                <w:spacing w:val="-1"/>
                <w:szCs w:val="20"/>
              </w:rPr>
              <w:t>Postadress till organisationsenhet. Skrivs på ett så naturligt sätt som möjligt, exempelvis:</w:t>
            </w:r>
            <w:r w:rsidRPr="00D02AB9">
              <w:rPr>
                <w:spacing w:val="-1"/>
                <w:szCs w:val="20"/>
              </w:rPr>
              <w:br/>
              <w:t>”Storgatan 12</w:t>
            </w:r>
            <w:r w:rsidRPr="00D02AB9">
              <w:rPr>
                <w:spacing w:val="-1"/>
                <w:szCs w:val="20"/>
              </w:rPr>
              <w:br/>
              <w:t>468 91 Lilleby”</w:t>
            </w:r>
          </w:p>
        </w:tc>
        <w:tc>
          <w:tcPr>
            <w:tcW w:w="1192" w:type="dxa"/>
          </w:tcPr>
          <w:p w14:paraId="0E7A16A5" w14:textId="0576396C"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1591060C" w14:textId="77777777" w:rsidTr="003A6D72">
        <w:tc>
          <w:tcPr>
            <w:tcW w:w="2802" w:type="dxa"/>
          </w:tcPr>
          <w:p w14:paraId="72278095" w14:textId="23859457" w:rsidR="00136240" w:rsidRPr="00D02AB9" w:rsidRDefault="00136240">
            <w:pPr>
              <w:rPr>
                <w:szCs w:val="20"/>
              </w:rPr>
            </w:pPr>
            <w:proofErr w:type="gramStart"/>
            <w:r w:rsidRPr="00D02AB9">
              <w:rPr>
                <w:szCs w:val="20"/>
              </w:rPr>
              <w:t>..</w:t>
            </w:r>
            <w:proofErr w:type="gramEnd"/>
            <w:r w:rsidRPr="00D02AB9">
              <w:rPr>
                <w:szCs w:val="20"/>
              </w:rPr>
              <w:t>/../../../orgUnitLocation</w:t>
            </w:r>
          </w:p>
        </w:tc>
        <w:tc>
          <w:tcPr>
            <w:tcW w:w="1701" w:type="dxa"/>
          </w:tcPr>
          <w:p w14:paraId="707CB7DB" w14:textId="5698989C" w:rsidR="00136240" w:rsidRPr="00D02AB9" w:rsidRDefault="00136240">
            <w:pPr>
              <w:rPr>
                <w:szCs w:val="20"/>
              </w:rPr>
            </w:pPr>
            <w:r w:rsidRPr="00D02AB9">
              <w:rPr>
                <w:spacing w:val="-1"/>
                <w:szCs w:val="20"/>
              </w:rPr>
              <w:t>string</w:t>
            </w:r>
          </w:p>
        </w:tc>
        <w:tc>
          <w:tcPr>
            <w:tcW w:w="3827" w:type="dxa"/>
          </w:tcPr>
          <w:p w14:paraId="7BA643C4" w14:textId="37236BB1" w:rsidR="00136240" w:rsidRPr="00D02AB9" w:rsidRDefault="00136240">
            <w:pPr>
              <w:rPr>
                <w:szCs w:val="20"/>
              </w:rPr>
            </w:pPr>
            <w:r w:rsidRPr="00D02AB9">
              <w:rPr>
                <w:szCs w:val="20"/>
              </w:rPr>
              <w:t>Text som anger namnet pa</w:t>
            </w:r>
            <w:r w:rsidRPr="00D02AB9">
              <w:rPr>
                <w:rFonts w:ascii="Times New Roman" w:hAnsi="Times New Roman"/>
                <w:szCs w:val="20"/>
              </w:rPr>
              <w:t>̊</w:t>
            </w:r>
            <w:r w:rsidRPr="00D02AB9">
              <w:rPr>
                <w:szCs w:val="20"/>
              </w:rPr>
              <w:t xml:space="preserve"> plats eller ort fo</w:t>
            </w:r>
            <w:r w:rsidRPr="00D02AB9">
              <w:rPr>
                <w:rFonts w:cs="Georgia"/>
                <w:szCs w:val="20"/>
              </w:rPr>
              <w:t>̈</w:t>
            </w:r>
            <w:r w:rsidRPr="00D02AB9">
              <w:rPr>
                <w:szCs w:val="20"/>
              </w:rPr>
              <w:t>r organisationens fysiska placering.</w:t>
            </w:r>
          </w:p>
        </w:tc>
        <w:tc>
          <w:tcPr>
            <w:tcW w:w="1192" w:type="dxa"/>
          </w:tcPr>
          <w:p w14:paraId="3482B61B" w14:textId="64E74907"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7DD4CFE0" w14:textId="77777777" w:rsidTr="003A6D72">
        <w:tc>
          <w:tcPr>
            <w:tcW w:w="2802" w:type="dxa"/>
          </w:tcPr>
          <w:p w14:paraId="17E988AF"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/../../healthcareProfessional</w:t>
            </w:r>
            <w:r w:rsidRPr="00D02AB9">
              <w:rPr>
                <w:spacing w:val="-1"/>
                <w:szCs w:val="20"/>
              </w:rPr>
              <w:t>CareUnitHSAId</w:t>
            </w:r>
          </w:p>
          <w:p w14:paraId="140934B7" w14:textId="77777777" w:rsidR="00136240" w:rsidRPr="00D02AB9" w:rsidRDefault="00136240">
            <w:pPr>
              <w:rPr>
                <w:szCs w:val="20"/>
              </w:rPr>
            </w:pPr>
          </w:p>
        </w:tc>
        <w:tc>
          <w:tcPr>
            <w:tcW w:w="1701" w:type="dxa"/>
          </w:tcPr>
          <w:p w14:paraId="752D4DB4" w14:textId="77777777" w:rsidR="00136240" w:rsidRPr="00D02AB9" w:rsidRDefault="00136240" w:rsidP="003A6D72">
            <w:pPr>
              <w:spacing w:line="229" w:lineRule="exact"/>
              <w:rPr>
                <w:rFonts w:cs="Arial"/>
                <w:szCs w:val="20"/>
                <w:lang w:val="en-US"/>
              </w:rPr>
            </w:pPr>
            <w:r w:rsidRPr="00D02AB9">
              <w:rPr>
                <w:spacing w:val="-1"/>
                <w:szCs w:val="20"/>
              </w:rPr>
              <w:t>HSAIdType</w:t>
            </w:r>
          </w:p>
          <w:p w14:paraId="660AF211" w14:textId="77777777" w:rsidR="00136240" w:rsidRPr="00D02AB9" w:rsidRDefault="00136240" w:rsidP="003A6D72">
            <w:pPr>
              <w:spacing w:line="226" w:lineRule="exact"/>
              <w:rPr>
                <w:spacing w:val="-1"/>
                <w:szCs w:val="20"/>
              </w:rPr>
            </w:pPr>
          </w:p>
          <w:p w14:paraId="6F2D0494" w14:textId="77777777" w:rsidR="00136240" w:rsidRPr="00D02AB9" w:rsidRDefault="00136240">
            <w:pPr>
              <w:rPr>
                <w:szCs w:val="20"/>
              </w:rPr>
            </w:pPr>
          </w:p>
        </w:tc>
        <w:tc>
          <w:tcPr>
            <w:tcW w:w="3827" w:type="dxa"/>
          </w:tcPr>
          <w:p w14:paraId="4CF563CC" w14:textId="77777777" w:rsidR="00136240" w:rsidRPr="00D02AB9" w:rsidRDefault="00136240" w:rsidP="003A6D72">
            <w:pPr>
              <w:spacing w:line="226" w:lineRule="exact"/>
              <w:rPr>
                <w:szCs w:val="20"/>
              </w:rPr>
            </w:pPr>
            <w:r w:rsidRPr="00D02AB9">
              <w:rPr>
                <w:szCs w:val="20"/>
              </w:rPr>
              <w:t xml:space="preserve">HSA-id för vårdenhet (pdl-ansvar) som vård- och omsorgspersonen är uppdragstagare för. Skall anges om tillgänglig. </w:t>
            </w:r>
          </w:p>
          <w:p w14:paraId="308C2915" w14:textId="77777777" w:rsidR="00136240" w:rsidRPr="00D02AB9" w:rsidRDefault="00136240">
            <w:pPr>
              <w:rPr>
                <w:szCs w:val="20"/>
              </w:rPr>
            </w:pPr>
          </w:p>
        </w:tc>
        <w:tc>
          <w:tcPr>
            <w:tcW w:w="1192" w:type="dxa"/>
          </w:tcPr>
          <w:p w14:paraId="0C10DC01" w14:textId="7D0258FB"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FE89EF0" w14:textId="77777777" w:rsidTr="003A6D72">
        <w:tc>
          <w:tcPr>
            <w:tcW w:w="2802" w:type="dxa"/>
          </w:tcPr>
          <w:p w14:paraId="6837C972" w14:textId="5E1C8726" w:rsidR="00136240" w:rsidRPr="00D02AB9" w:rsidRDefault="00136240">
            <w:pPr>
              <w:rPr>
                <w:szCs w:val="20"/>
              </w:rPr>
            </w:pPr>
            <w:proofErr w:type="gramStart"/>
            <w:r w:rsidRPr="00D02AB9">
              <w:rPr>
                <w:szCs w:val="20"/>
              </w:rPr>
              <w:t>..</w:t>
            </w:r>
            <w:proofErr w:type="gramEnd"/>
            <w:r w:rsidRPr="00D02AB9">
              <w:rPr>
                <w:szCs w:val="20"/>
              </w:rPr>
              <w:t>/../../healthcareProfessional</w:t>
            </w:r>
            <w:r w:rsidRPr="00D02AB9">
              <w:rPr>
                <w:spacing w:val="-1"/>
                <w:szCs w:val="20"/>
              </w:rPr>
              <w:t>CareGiverHSAId</w:t>
            </w:r>
          </w:p>
        </w:tc>
        <w:tc>
          <w:tcPr>
            <w:tcW w:w="1701" w:type="dxa"/>
          </w:tcPr>
          <w:p w14:paraId="0779A14A" w14:textId="77777777" w:rsidR="00136240" w:rsidRPr="00D02AB9" w:rsidRDefault="00136240" w:rsidP="003A6D72">
            <w:pPr>
              <w:spacing w:line="226" w:lineRule="exact"/>
              <w:rPr>
                <w:spacing w:val="-1"/>
                <w:szCs w:val="20"/>
                <w:lang w:val="en-US"/>
              </w:rPr>
            </w:pPr>
            <w:r w:rsidRPr="00D02AB9">
              <w:rPr>
                <w:spacing w:val="-1"/>
                <w:szCs w:val="20"/>
              </w:rPr>
              <w:t>HSAIdType</w:t>
            </w:r>
          </w:p>
          <w:p w14:paraId="640C0BF8" w14:textId="77777777" w:rsidR="00136240" w:rsidRPr="00D02AB9" w:rsidRDefault="00136240">
            <w:pPr>
              <w:rPr>
                <w:szCs w:val="20"/>
              </w:rPr>
            </w:pPr>
          </w:p>
        </w:tc>
        <w:tc>
          <w:tcPr>
            <w:tcW w:w="3827" w:type="dxa"/>
          </w:tcPr>
          <w:p w14:paraId="3D340FAC" w14:textId="602D373F" w:rsidR="00136240" w:rsidRPr="00D02AB9" w:rsidRDefault="00136240">
            <w:pPr>
              <w:rPr>
                <w:szCs w:val="20"/>
              </w:rPr>
            </w:pPr>
            <w:r w:rsidRPr="00D02AB9">
              <w:rPr>
                <w:szCs w:val="20"/>
              </w:rPr>
              <w:t>HSA-id för vårdgivaren, som är vårdgivare för den enhet som författaren är uppdragstagare för. Skall anges om tillgänglig.</w:t>
            </w:r>
          </w:p>
        </w:tc>
        <w:tc>
          <w:tcPr>
            <w:tcW w:w="1192" w:type="dxa"/>
          </w:tcPr>
          <w:p w14:paraId="114A0684" w14:textId="41AD61E6"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54E2E90" w14:textId="77777777" w:rsidTr="003A6D72">
        <w:tc>
          <w:tcPr>
            <w:tcW w:w="2802" w:type="dxa"/>
          </w:tcPr>
          <w:p w14:paraId="7A2644BC" w14:textId="3391919E" w:rsidR="00136240" w:rsidRPr="00D02AB9" w:rsidRDefault="00136240">
            <w:pPr>
              <w:rPr>
                <w:szCs w:val="20"/>
              </w:rPr>
            </w:pPr>
            <w:proofErr w:type="gramStart"/>
            <w:r w:rsidRPr="00D02AB9">
              <w:rPr>
                <w:i/>
                <w:szCs w:val="20"/>
              </w:rPr>
              <w:t>..</w:t>
            </w:r>
            <w:proofErr w:type="gramEnd"/>
            <w:r w:rsidRPr="00D02AB9">
              <w:rPr>
                <w:i/>
                <w:szCs w:val="20"/>
              </w:rPr>
              <w:t>/../legalAuthenticator</w:t>
            </w:r>
          </w:p>
        </w:tc>
        <w:tc>
          <w:tcPr>
            <w:tcW w:w="1701" w:type="dxa"/>
          </w:tcPr>
          <w:p w14:paraId="2927E18D" w14:textId="728C24CD" w:rsidR="00136240" w:rsidRPr="00D02AB9" w:rsidRDefault="00136240">
            <w:pPr>
              <w:rPr>
                <w:szCs w:val="20"/>
              </w:rPr>
            </w:pPr>
            <w:r w:rsidRPr="00D02AB9">
              <w:rPr>
                <w:i/>
                <w:szCs w:val="20"/>
              </w:rPr>
              <w:t>LegalAuthenticatorType</w:t>
            </w:r>
          </w:p>
        </w:tc>
        <w:tc>
          <w:tcPr>
            <w:tcW w:w="3827" w:type="dxa"/>
          </w:tcPr>
          <w:p w14:paraId="056CB47A" w14:textId="77777777" w:rsidR="00136240" w:rsidRPr="00D02AB9" w:rsidRDefault="00136240" w:rsidP="003A6D72">
            <w:pPr>
              <w:spacing w:line="229" w:lineRule="exact"/>
              <w:rPr>
                <w:i/>
                <w:szCs w:val="20"/>
              </w:rPr>
            </w:pPr>
            <w:r w:rsidRPr="00D02AB9">
              <w:rPr>
                <w:i/>
                <w:szCs w:val="20"/>
              </w:rPr>
              <w:t>Information om vem som signerat informationen i dokumentet.</w:t>
            </w:r>
          </w:p>
          <w:p w14:paraId="1E3EFBB7" w14:textId="77777777" w:rsidR="00136240" w:rsidRPr="00D02AB9" w:rsidRDefault="00136240">
            <w:pPr>
              <w:rPr>
                <w:szCs w:val="20"/>
              </w:rPr>
            </w:pPr>
          </w:p>
        </w:tc>
        <w:tc>
          <w:tcPr>
            <w:tcW w:w="1192" w:type="dxa"/>
          </w:tcPr>
          <w:p w14:paraId="714B6AD4" w14:textId="3654644B" w:rsidR="00136240" w:rsidRPr="00D02AB9" w:rsidRDefault="00136240">
            <w:pPr>
              <w:jc w:val="center"/>
              <w:rPr>
                <w:szCs w:val="20"/>
              </w:rPr>
            </w:pPr>
            <w:r w:rsidRPr="00D02AB9">
              <w:rPr>
                <w:i/>
                <w:szCs w:val="20"/>
              </w:rPr>
              <w:t>0</w:t>
            </w:r>
            <w:proofErr w:type="gramStart"/>
            <w:r w:rsidRPr="00D02AB9">
              <w:rPr>
                <w:i/>
                <w:szCs w:val="20"/>
              </w:rPr>
              <w:t>..</w:t>
            </w:r>
            <w:proofErr w:type="gramEnd"/>
            <w:r w:rsidRPr="00D02AB9">
              <w:rPr>
                <w:i/>
                <w:szCs w:val="20"/>
              </w:rPr>
              <w:t>1</w:t>
            </w:r>
          </w:p>
        </w:tc>
      </w:tr>
      <w:tr w:rsidR="00136240" w:rsidRPr="00D02AB9" w14:paraId="0CA59529" w14:textId="77777777" w:rsidTr="003A6D72">
        <w:tc>
          <w:tcPr>
            <w:tcW w:w="2802" w:type="dxa"/>
          </w:tcPr>
          <w:p w14:paraId="5E985F05"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/../../signatureTime</w:t>
            </w:r>
          </w:p>
          <w:p w14:paraId="3D2E79A2" w14:textId="77777777" w:rsidR="00136240" w:rsidRPr="00D02AB9" w:rsidRDefault="00136240">
            <w:pPr>
              <w:rPr>
                <w:szCs w:val="20"/>
              </w:rPr>
            </w:pPr>
          </w:p>
        </w:tc>
        <w:tc>
          <w:tcPr>
            <w:tcW w:w="1701" w:type="dxa"/>
          </w:tcPr>
          <w:p w14:paraId="1682317D" w14:textId="77777777" w:rsidR="00136240" w:rsidRPr="00D02AB9" w:rsidRDefault="00136240" w:rsidP="003A6D72">
            <w:pPr>
              <w:spacing w:line="229" w:lineRule="exact"/>
              <w:rPr>
                <w:rFonts w:cs="Arial"/>
                <w:color w:val="FF0000"/>
                <w:szCs w:val="20"/>
                <w:lang w:val="en-US"/>
              </w:rPr>
            </w:pPr>
            <w:r w:rsidRPr="00D02AB9">
              <w:rPr>
                <w:szCs w:val="20"/>
              </w:rPr>
              <w:t>TimeStampType</w:t>
            </w:r>
          </w:p>
          <w:p w14:paraId="170E3D51" w14:textId="77777777" w:rsidR="00136240" w:rsidRPr="00D02AB9" w:rsidRDefault="00136240">
            <w:pPr>
              <w:rPr>
                <w:szCs w:val="20"/>
              </w:rPr>
            </w:pPr>
          </w:p>
        </w:tc>
        <w:tc>
          <w:tcPr>
            <w:tcW w:w="3827" w:type="dxa"/>
          </w:tcPr>
          <w:p w14:paraId="1BB146C1" w14:textId="77777777" w:rsidR="00136240" w:rsidRPr="00D02AB9" w:rsidRDefault="00136240" w:rsidP="003A6D72">
            <w:pPr>
              <w:spacing w:line="229" w:lineRule="exact"/>
              <w:rPr>
                <w:szCs w:val="20"/>
              </w:rPr>
            </w:pPr>
            <w:r w:rsidRPr="00D02AB9">
              <w:rPr>
                <w:szCs w:val="20"/>
              </w:rPr>
              <w:t>Tidpunkt för signering.</w:t>
            </w:r>
          </w:p>
          <w:p w14:paraId="442FE714" w14:textId="77777777" w:rsidR="00136240" w:rsidRPr="00D02AB9" w:rsidRDefault="00136240">
            <w:pPr>
              <w:rPr>
                <w:szCs w:val="20"/>
              </w:rPr>
            </w:pPr>
          </w:p>
        </w:tc>
        <w:tc>
          <w:tcPr>
            <w:tcW w:w="1192" w:type="dxa"/>
          </w:tcPr>
          <w:p w14:paraId="7CC0D483" w14:textId="7AF41262"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4DAD3748" w14:textId="77777777" w:rsidTr="003A6D72">
        <w:tc>
          <w:tcPr>
            <w:tcW w:w="2802" w:type="dxa"/>
          </w:tcPr>
          <w:p w14:paraId="00722341"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/../../legalAuthenticatorHSAId</w:t>
            </w:r>
          </w:p>
          <w:p w14:paraId="17B2A468" w14:textId="77777777" w:rsidR="00136240" w:rsidRPr="00D02AB9" w:rsidRDefault="00136240">
            <w:pPr>
              <w:rPr>
                <w:szCs w:val="20"/>
              </w:rPr>
            </w:pPr>
          </w:p>
        </w:tc>
        <w:tc>
          <w:tcPr>
            <w:tcW w:w="1701" w:type="dxa"/>
          </w:tcPr>
          <w:p w14:paraId="35BF2C96" w14:textId="77777777" w:rsidR="00136240" w:rsidRPr="00D02AB9" w:rsidRDefault="00136240" w:rsidP="003A6D72">
            <w:pPr>
              <w:spacing w:line="229" w:lineRule="exact"/>
              <w:rPr>
                <w:szCs w:val="20"/>
                <w:lang w:val="en-US"/>
              </w:rPr>
            </w:pPr>
            <w:r w:rsidRPr="00D02AB9">
              <w:rPr>
                <w:szCs w:val="20"/>
              </w:rPr>
              <w:t>HSAIdType</w:t>
            </w:r>
          </w:p>
          <w:p w14:paraId="03F6E2B8" w14:textId="77777777" w:rsidR="00136240" w:rsidRPr="00D02AB9" w:rsidRDefault="00136240">
            <w:pPr>
              <w:rPr>
                <w:szCs w:val="20"/>
              </w:rPr>
            </w:pPr>
          </w:p>
        </w:tc>
        <w:tc>
          <w:tcPr>
            <w:tcW w:w="3827" w:type="dxa"/>
          </w:tcPr>
          <w:p w14:paraId="31645814" w14:textId="021E4446" w:rsidR="00136240" w:rsidRPr="00D02AB9" w:rsidRDefault="00136240">
            <w:pPr>
              <w:rPr>
                <w:szCs w:val="20"/>
              </w:rPr>
            </w:pPr>
            <w:r w:rsidRPr="00D02AB9">
              <w:rPr>
                <w:szCs w:val="20"/>
              </w:rPr>
              <w:t xml:space="preserve">HSA-id för person som signerat dokumentet. </w:t>
            </w:r>
            <w:r w:rsidRPr="00D02AB9">
              <w:rPr>
                <w:spacing w:val="-1"/>
                <w:szCs w:val="20"/>
              </w:rPr>
              <w:t>HSA-id för vård- och omsorgspersonal. Skall anges om tillgänglig. (Enligt NPÖ riv-spec 2.2.0 avsnitt 4.1.39 beslutsregel: I de fall då HSA-id inte finns tillgängligt i systemet kan Orgnr + lokalt id anges.)</w:t>
            </w:r>
          </w:p>
        </w:tc>
        <w:tc>
          <w:tcPr>
            <w:tcW w:w="1192" w:type="dxa"/>
          </w:tcPr>
          <w:p w14:paraId="7193C9AF" w14:textId="5E2DDED6"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6A6E0D23" w14:textId="77777777" w:rsidTr="003A6D72">
        <w:tc>
          <w:tcPr>
            <w:tcW w:w="2802" w:type="dxa"/>
          </w:tcPr>
          <w:p w14:paraId="20CA946F"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/../../legalAuthenticatorName</w:t>
            </w:r>
          </w:p>
          <w:p w14:paraId="602E44EC" w14:textId="77777777" w:rsidR="00136240" w:rsidRPr="00D02AB9" w:rsidRDefault="00136240">
            <w:pPr>
              <w:rPr>
                <w:szCs w:val="20"/>
              </w:rPr>
            </w:pPr>
          </w:p>
        </w:tc>
        <w:tc>
          <w:tcPr>
            <w:tcW w:w="1701" w:type="dxa"/>
          </w:tcPr>
          <w:p w14:paraId="6A170319" w14:textId="16AD24E4" w:rsidR="00136240" w:rsidRPr="00D02AB9" w:rsidRDefault="00136240">
            <w:pPr>
              <w:rPr>
                <w:szCs w:val="20"/>
              </w:rPr>
            </w:pPr>
            <w:r w:rsidRPr="00D02AB9">
              <w:rPr>
                <w:szCs w:val="20"/>
              </w:rPr>
              <w:t>String</w:t>
            </w:r>
          </w:p>
        </w:tc>
        <w:tc>
          <w:tcPr>
            <w:tcW w:w="3827" w:type="dxa"/>
          </w:tcPr>
          <w:p w14:paraId="0FDECF78" w14:textId="0B6D0C02" w:rsidR="00136240" w:rsidRPr="00D02AB9" w:rsidRDefault="00136240">
            <w:pPr>
              <w:rPr>
                <w:szCs w:val="20"/>
              </w:rPr>
            </w:pPr>
            <w:r w:rsidRPr="00D02AB9">
              <w:rPr>
                <w:szCs w:val="20"/>
              </w:rPr>
              <w:t>Namnen i klartext för signerande person.</w:t>
            </w:r>
          </w:p>
        </w:tc>
        <w:tc>
          <w:tcPr>
            <w:tcW w:w="1192" w:type="dxa"/>
          </w:tcPr>
          <w:p w14:paraId="71C9EBF5" w14:textId="71725FA5"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264FBB40" w14:textId="77777777" w:rsidTr="003A6D72">
        <w:tc>
          <w:tcPr>
            <w:tcW w:w="2802" w:type="dxa"/>
          </w:tcPr>
          <w:p w14:paraId="4BCC429D"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w:t>
            </w:r>
            <w:r w:rsidRPr="00D02AB9">
              <w:rPr>
                <w:spacing w:val="-1"/>
                <w:szCs w:val="20"/>
              </w:rPr>
              <w:t>approvedForPatient</w:t>
            </w:r>
          </w:p>
          <w:p w14:paraId="27F1D076" w14:textId="77777777" w:rsidR="00136240" w:rsidRPr="00D02AB9" w:rsidRDefault="00136240">
            <w:pPr>
              <w:rPr>
                <w:szCs w:val="20"/>
              </w:rPr>
            </w:pPr>
          </w:p>
        </w:tc>
        <w:tc>
          <w:tcPr>
            <w:tcW w:w="1701" w:type="dxa"/>
          </w:tcPr>
          <w:p w14:paraId="76245CAB" w14:textId="77777777" w:rsidR="00136240" w:rsidRPr="00D02AB9" w:rsidRDefault="00136240" w:rsidP="003A6D72">
            <w:pPr>
              <w:spacing w:line="229" w:lineRule="exact"/>
              <w:rPr>
                <w:rFonts w:cs="Arial"/>
                <w:color w:val="FF0000"/>
                <w:szCs w:val="20"/>
              </w:rPr>
            </w:pPr>
            <w:r w:rsidRPr="00D02AB9">
              <w:rPr>
                <w:szCs w:val="20"/>
              </w:rPr>
              <w:t>boolean</w:t>
            </w:r>
          </w:p>
          <w:p w14:paraId="0CD697BA" w14:textId="77777777" w:rsidR="00136240" w:rsidRPr="00D02AB9" w:rsidRDefault="00136240">
            <w:pPr>
              <w:rPr>
                <w:szCs w:val="20"/>
              </w:rPr>
            </w:pPr>
          </w:p>
        </w:tc>
        <w:tc>
          <w:tcPr>
            <w:tcW w:w="3827" w:type="dxa"/>
          </w:tcPr>
          <w:p w14:paraId="6C0411F1" w14:textId="77777777" w:rsidR="00136240" w:rsidRPr="00D02AB9" w:rsidRDefault="00136240" w:rsidP="003A6D72">
            <w:pPr>
              <w:spacing w:line="226" w:lineRule="exact"/>
              <w:rPr>
                <w:spacing w:val="-1"/>
                <w:szCs w:val="20"/>
              </w:rPr>
            </w:pPr>
            <w:r w:rsidRPr="00D02AB9">
              <w:rPr>
                <w:spacing w:val="-1"/>
                <w:szCs w:val="20"/>
              </w:rPr>
              <w:t xml:space="preserve">Anger om information får delas till patient. Värdet sätts i sådant fall till true, i annat fall till false. </w:t>
            </w:r>
          </w:p>
          <w:p w14:paraId="2C250D8A" w14:textId="77777777" w:rsidR="00136240" w:rsidRPr="00D02AB9" w:rsidRDefault="00136240">
            <w:pPr>
              <w:rPr>
                <w:szCs w:val="20"/>
              </w:rPr>
            </w:pPr>
          </w:p>
        </w:tc>
        <w:tc>
          <w:tcPr>
            <w:tcW w:w="1192" w:type="dxa"/>
          </w:tcPr>
          <w:p w14:paraId="24853BB1" w14:textId="73313446"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12A390BB" w14:textId="77777777" w:rsidTr="003A6D72">
        <w:tc>
          <w:tcPr>
            <w:tcW w:w="2802" w:type="dxa"/>
          </w:tcPr>
          <w:p w14:paraId="5BCF3C16" w14:textId="41AF46A8"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careContactId</w:t>
            </w:r>
          </w:p>
        </w:tc>
        <w:tc>
          <w:tcPr>
            <w:tcW w:w="1701" w:type="dxa"/>
          </w:tcPr>
          <w:p w14:paraId="3840F22B" w14:textId="7C368427" w:rsidR="00136240" w:rsidRPr="00D02AB9" w:rsidRDefault="00136240">
            <w:pPr>
              <w:rPr>
                <w:szCs w:val="20"/>
              </w:rPr>
            </w:pPr>
            <w:r w:rsidRPr="00D02AB9">
              <w:rPr>
                <w:spacing w:val="-1"/>
                <w:szCs w:val="20"/>
              </w:rPr>
              <w:t>string</w:t>
            </w:r>
          </w:p>
        </w:tc>
        <w:tc>
          <w:tcPr>
            <w:tcW w:w="3827" w:type="dxa"/>
          </w:tcPr>
          <w:p w14:paraId="2E97396F" w14:textId="5278C64D" w:rsidR="00136240" w:rsidRPr="00D02AB9" w:rsidRDefault="00136240">
            <w:pPr>
              <w:rPr>
                <w:szCs w:val="20"/>
              </w:rPr>
            </w:pPr>
            <w:r w:rsidRPr="00D02AB9">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0E5775C0" w14:textId="77777777" w:rsidTr="003A6D72">
        <w:tc>
          <w:tcPr>
            <w:tcW w:w="2802" w:type="dxa"/>
          </w:tcPr>
          <w:p w14:paraId="27F411CE" w14:textId="372E6510" w:rsidR="00136240" w:rsidRPr="00D02AB9" w:rsidRDefault="00136240">
            <w:pPr>
              <w:rPr>
                <w:szCs w:val="20"/>
              </w:rPr>
            </w:pPr>
            <w:proofErr w:type="gramStart"/>
            <w:r w:rsidRPr="00D02AB9">
              <w:rPr>
                <w:szCs w:val="20"/>
              </w:rPr>
              <w:t>..</w:t>
            </w:r>
            <w:proofErr w:type="gramEnd"/>
            <w:r w:rsidRPr="00D02AB9">
              <w:rPr>
                <w:szCs w:val="20"/>
              </w:rPr>
              <w:t>/../nullified</w:t>
            </w:r>
          </w:p>
        </w:tc>
        <w:tc>
          <w:tcPr>
            <w:tcW w:w="1701" w:type="dxa"/>
          </w:tcPr>
          <w:p w14:paraId="595BC455" w14:textId="09E7E4F7" w:rsidR="00136240" w:rsidRPr="00D02AB9" w:rsidRDefault="00136240">
            <w:pPr>
              <w:rPr>
                <w:szCs w:val="20"/>
              </w:rPr>
            </w:pPr>
            <w:r w:rsidRPr="00D02AB9">
              <w:rPr>
                <w:spacing w:val="-1"/>
                <w:szCs w:val="20"/>
              </w:rPr>
              <w:t>boolean</w:t>
            </w:r>
          </w:p>
        </w:tc>
        <w:tc>
          <w:tcPr>
            <w:tcW w:w="3827" w:type="dxa"/>
          </w:tcPr>
          <w:p w14:paraId="3087C912" w14:textId="20479C84" w:rsidR="00136240" w:rsidRPr="00D02AB9" w:rsidRDefault="00136240">
            <w:pPr>
              <w:rPr>
                <w:szCs w:val="20"/>
              </w:rPr>
            </w:pPr>
            <w:r w:rsidRPr="00D02AB9">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D49BA32" w14:textId="77777777" w:rsidTr="003A6D72">
        <w:tc>
          <w:tcPr>
            <w:tcW w:w="2802" w:type="dxa"/>
          </w:tcPr>
          <w:p w14:paraId="4C4D0CBC" w14:textId="66DB873A" w:rsidR="00136240" w:rsidRPr="00D02AB9" w:rsidRDefault="00136240">
            <w:pPr>
              <w:rPr>
                <w:szCs w:val="20"/>
              </w:rPr>
            </w:pPr>
            <w:proofErr w:type="gramStart"/>
            <w:r w:rsidRPr="00D02AB9">
              <w:rPr>
                <w:szCs w:val="20"/>
              </w:rPr>
              <w:t>..</w:t>
            </w:r>
            <w:proofErr w:type="gramEnd"/>
            <w:r w:rsidRPr="00D02AB9">
              <w:rPr>
                <w:szCs w:val="20"/>
              </w:rPr>
              <w:t>/../nullifiedReason</w:t>
            </w:r>
          </w:p>
        </w:tc>
        <w:tc>
          <w:tcPr>
            <w:tcW w:w="1701" w:type="dxa"/>
          </w:tcPr>
          <w:p w14:paraId="42EE54CC" w14:textId="0EDFBA7A" w:rsidR="00136240" w:rsidRPr="00D02AB9" w:rsidRDefault="00136240">
            <w:pPr>
              <w:rPr>
                <w:szCs w:val="20"/>
              </w:rPr>
            </w:pPr>
            <w:r w:rsidRPr="00D02AB9">
              <w:rPr>
                <w:spacing w:val="-1"/>
                <w:szCs w:val="20"/>
              </w:rPr>
              <w:t>string</w:t>
            </w:r>
          </w:p>
        </w:tc>
        <w:tc>
          <w:tcPr>
            <w:tcW w:w="3827" w:type="dxa"/>
          </w:tcPr>
          <w:p w14:paraId="4C380168" w14:textId="38019E35" w:rsidR="00136240" w:rsidRPr="00D02AB9" w:rsidRDefault="00136240">
            <w:pPr>
              <w:rPr>
                <w:szCs w:val="20"/>
              </w:rPr>
            </w:pPr>
            <w:r w:rsidRPr="00D02AB9">
              <w:rPr>
                <w:spacing w:val="-1"/>
                <w:szCs w:val="20"/>
              </w:rPr>
              <w:t>Anger orsak till makulering</w:t>
            </w:r>
          </w:p>
        </w:tc>
        <w:tc>
          <w:tcPr>
            <w:tcW w:w="1192" w:type="dxa"/>
          </w:tcPr>
          <w:p w14:paraId="1B9AD0D2" w14:textId="311F2076"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3573C6D" w14:textId="77777777" w:rsidTr="003A6D72">
        <w:tc>
          <w:tcPr>
            <w:tcW w:w="2802" w:type="dxa"/>
          </w:tcPr>
          <w:p w14:paraId="3078C298" w14:textId="164D5819" w:rsidR="00136240" w:rsidRPr="00D02AB9" w:rsidRDefault="00136240" w:rsidP="009869FF">
            <w:pPr>
              <w:rPr>
                <w:szCs w:val="20"/>
                <w:highlight w:val="yellow"/>
              </w:rPr>
            </w:pPr>
            <w:proofErr w:type="gramStart"/>
            <w:r w:rsidRPr="00D02AB9">
              <w:rPr>
                <w:i/>
                <w:szCs w:val="20"/>
                <w:highlight w:val="yellow"/>
              </w:rPr>
              <w:t>..</w:t>
            </w:r>
            <w:proofErr w:type="gramEnd"/>
            <w:r w:rsidRPr="00D02AB9">
              <w:rPr>
                <w:i/>
                <w:szCs w:val="20"/>
                <w:highlight w:val="yellow"/>
              </w:rPr>
              <w:t>/ECG</w:t>
            </w:r>
            <w:r w:rsidR="009869FF" w:rsidRPr="00D02AB9">
              <w:rPr>
                <w:i/>
                <w:szCs w:val="20"/>
                <w:highlight w:val="yellow"/>
              </w:rPr>
              <w:t>Outcome</w:t>
            </w:r>
            <w:r w:rsidRPr="00D02AB9">
              <w:rPr>
                <w:i/>
                <w:szCs w:val="20"/>
                <w:highlight w:val="yellow"/>
              </w:rPr>
              <w:t>Body</w:t>
            </w:r>
          </w:p>
        </w:tc>
        <w:tc>
          <w:tcPr>
            <w:tcW w:w="1701" w:type="dxa"/>
          </w:tcPr>
          <w:p w14:paraId="23CDFE10" w14:textId="0D33357E" w:rsidR="00136240" w:rsidRPr="00D02AB9" w:rsidRDefault="00136240">
            <w:pPr>
              <w:rPr>
                <w:szCs w:val="20"/>
                <w:highlight w:val="yellow"/>
              </w:rPr>
            </w:pPr>
            <w:r w:rsidRPr="00D02AB9">
              <w:rPr>
                <w:i/>
                <w:spacing w:val="-1"/>
                <w:szCs w:val="20"/>
                <w:highlight w:val="yellow"/>
              </w:rPr>
              <w:t>ECG</w:t>
            </w:r>
            <w:r w:rsidR="004A4493" w:rsidRPr="00D02AB9">
              <w:rPr>
                <w:i/>
                <w:spacing w:val="-1"/>
                <w:szCs w:val="20"/>
                <w:highlight w:val="yellow"/>
              </w:rPr>
              <w:t>Outcome</w:t>
            </w:r>
            <w:r w:rsidRPr="00D02AB9">
              <w:rPr>
                <w:i/>
                <w:spacing w:val="-1"/>
                <w:szCs w:val="20"/>
                <w:highlight w:val="yellow"/>
              </w:rPr>
              <w:t>BodyType</w:t>
            </w:r>
          </w:p>
        </w:tc>
        <w:tc>
          <w:tcPr>
            <w:tcW w:w="3827" w:type="dxa"/>
          </w:tcPr>
          <w:p w14:paraId="3098722C" w14:textId="77777777" w:rsidR="00136240" w:rsidRPr="00D02AB9" w:rsidRDefault="00136240">
            <w:pPr>
              <w:rPr>
                <w:szCs w:val="20"/>
                <w:highlight w:val="yellow"/>
              </w:rPr>
            </w:pPr>
          </w:p>
        </w:tc>
        <w:tc>
          <w:tcPr>
            <w:tcW w:w="1192" w:type="dxa"/>
          </w:tcPr>
          <w:p w14:paraId="6360CAF6" w14:textId="64BE640E" w:rsidR="00136240" w:rsidRPr="00D02AB9" w:rsidRDefault="00136240">
            <w:pPr>
              <w:jc w:val="center"/>
              <w:rPr>
                <w:szCs w:val="20"/>
              </w:rPr>
            </w:pPr>
            <w:r w:rsidRPr="00D02AB9">
              <w:rPr>
                <w:i/>
                <w:spacing w:val="-1"/>
                <w:szCs w:val="20"/>
                <w:highlight w:val="yellow"/>
              </w:rPr>
              <w:t>1</w:t>
            </w:r>
            <w:proofErr w:type="gramStart"/>
            <w:r w:rsidRPr="00D02AB9">
              <w:rPr>
                <w:i/>
                <w:spacing w:val="-1"/>
                <w:szCs w:val="20"/>
                <w:highlight w:val="yellow"/>
              </w:rPr>
              <w:t>..</w:t>
            </w:r>
            <w:proofErr w:type="gramEnd"/>
            <w:r w:rsidRPr="00D02AB9">
              <w:rPr>
                <w:i/>
                <w:spacing w:val="-1"/>
                <w:szCs w:val="20"/>
                <w:highlight w:val="yellow"/>
              </w:rPr>
              <w:t>1</w:t>
            </w:r>
          </w:p>
        </w:tc>
      </w:tr>
      <w:tr w:rsidR="00136240" w:rsidRPr="00D02AB9" w14:paraId="7E113BBB" w14:textId="77777777" w:rsidTr="003A6D72">
        <w:tc>
          <w:tcPr>
            <w:tcW w:w="2802" w:type="dxa"/>
          </w:tcPr>
          <w:p w14:paraId="14B5DB25" w14:textId="7711475F" w:rsidR="00136240" w:rsidRPr="00D02AB9" w:rsidRDefault="00136240">
            <w:pPr>
              <w:rPr>
                <w:szCs w:val="20"/>
              </w:rPr>
            </w:pPr>
            <w:proofErr w:type="gramStart"/>
            <w:r w:rsidRPr="00D02AB9">
              <w:rPr>
                <w:szCs w:val="20"/>
              </w:rPr>
              <w:t>..</w:t>
            </w:r>
            <w:proofErr w:type="gramEnd"/>
            <w:r w:rsidRPr="00D02AB9">
              <w:rPr>
                <w:szCs w:val="20"/>
              </w:rPr>
              <w:t>/../examinationSpeciality</w:t>
            </w:r>
          </w:p>
        </w:tc>
        <w:tc>
          <w:tcPr>
            <w:tcW w:w="1701" w:type="dxa"/>
          </w:tcPr>
          <w:p w14:paraId="1FA4E11A" w14:textId="6CEC02FE" w:rsidR="00136240" w:rsidRPr="00D02AB9" w:rsidRDefault="00136240">
            <w:pPr>
              <w:rPr>
                <w:szCs w:val="20"/>
              </w:rPr>
            </w:pPr>
            <w:r w:rsidRPr="00D02AB9">
              <w:rPr>
                <w:szCs w:val="20"/>
              </w:rPr>
              <w:t>CVType</w:t>
            </w:r>
          </w:p>
        </w:tc>
        <w:tc>
          <w:tcPr>
            <w:tcW w:w="3827" w:type="dxa"/>
          </w:tcPr>
          <w:p w14:paraId="353BB14D" w14:textId="77777777" w:rsidR="00136240" w:rsidRPr="00D02AB9" w:rsidRDefault="00136240" w:rsidP="003A6D72">
            <w:pPr>
              <w:spacing w:line="226" w:lineRule="exact"/>
              <w:rPr>
                <w:spacing w:val="-1"/>
                <w:szCs w:val="20"/>
              </w:rPr>
            </w:pPr>
            <w:r w:rsidRPr="00D02AB9">
              <w:rPr>
                <w:spacing w:val="-1"/>
                <w:szCs w:val="20"/>
              </w:rPr>
              <w:t xml:space="preserve">Undersökningstyp. </w:t>
            </w:r>
          </w:p>
          <w:p w14:paraId="4E0DA785" w14:textId="174A3FBC" w:rsidR="00136240" w:rsidRPr="00D02AB9" w:rsidRDefault="00136240" w:rsidP="003A6D72">
            <w:pPr>
              <w:spacing w:line="226" w:lineRule="exact"/>
              <w:rPr>
                <w:spacing w:val="-1"/>
                <w:szCs w:val="20"/>
              </w:rPr>
            </w:pPr>
            <w:r w:rsidRPr="00D02AB9">
              <w:rPr>
                <w:spacing w:val="-1"/>
                <w:szCs w:val="20"/>
              </w:rPr>
              <w:t>Text som beskriver vilken specialitet som utlåtandet gäller.</w:t>
            </w:r>
            <w:r w:rsidR="003F7E35" w:rsidRPr="00D02AB9">
              <w:rPr>
                <w:spacing w:val="-1"/>
                <w:szCs w:val="20"/>
              </w:rPr>
              <w:t xml:space="preserve"> </w:t>
            </w:r>
            <w:r w:rsidRPr="00D02AB9">
              <w:rPr>
                <w:spacing w:val="-1"/>
                <w:szCs w:val="20"/>
              </w:rPr>
              <w:t xml:space="preserve">Exempel: </w:t>
            </w:r>
          </w:p>
          <w:p w14:paraId="7CE07D44" w14:textId="77777777" w:rsidR="00136240" w:rsidRPr="00D02AB9" w:rsidRDefault="00136240" w:rsidP="003A6D72">
            <w:pPr>
              <w:spacing w:line="226" w:lineRule="exact"/>
              <w:rPr>
                <w:spacing w:val="-1"/>
                <w:szCs w:val="20"/>
              </w:rPr>
            </w:pPr>
            <w:r w:rsidRPr="00D02AB9">
              <w:rPr>
                <w:spacing w:val="-1"/>
                <w:szCs w:val="20"/>
              </w:rPr>
              <w:t xml:space="preserve">Typen av specialitet som anlitats anges i text Exempel: Patologi Klinisk fysik Logopedi </w:t>
            </w:r>
          </w:p>
          <w:p w14:paraId="20715705" w14:textId="07C167E2" w:rsidR="00136240" w:rsidRPr="00D02AB9" w:rsidRDefault="00136240" w:rsidP="00297366">
            <w:pPr>
              <w:rPr>
                <w:szCs w:val="20"/>
              </w:rPr>
            </w:pPr>
            <w:r w:rsidRPr="00D02AB9">
              <w:rPr>
                <w:spacing w:val="-1"/>
                <w:szCs w:val="20"/>
              </w:rPr>
              <w:t>(not. General</w:t>
            </w:r>
            <w:r w:rsidR="00297366" w:rsidRPr="00D02AB9">
              <w:rPr>
                <w:spacing w:val="-1"/>
                <w:szCs w:val="20"/>
              </w:rPr>
              <w:t xml:space="preserve">iserad från </w:t>
            </w:r>
            <w:r w:rsidR="00297366" w:rsidRPr="00D02AB9">
              <w:rPr>
                <w:spacing w:val="-1"/>
                <w:szCs w:val="20"/>
                <w:highlight w:val="yellow"/>
              </w:rPr>
              <w:t>npö riv-</w:t>
            </w:r>
            <w:commentRangeStart w:id="166"/>
            <w:r w:rsidR="00297366" w:rsidRPr="00D02AB9">
              <w:rPr>
                <w:spacing w:val="-1"/>
                <w:szCs w:val="20"/>
                <w:highlight w:val="yellow"/>
              </w:rPr>
              <w:t>spec</w:t>
            </w:r>
            <w:commentRangeEnd w:id="166"/>
            <w:r w:rsidR="00297366" w:rsidRPr="00D02AB9">
              <w:rPr>
                <w:rStyle w:val="CommentReference"/>
                <w:rFonts w:eastAsia="ヒラギノ角ゴ Pro W3"/>
                <w:i/>
                <w:color w:val="000000"/>
                <w:sz w:val="20"/>
                <w:szCs w:val="20"/>
                <w:lang w:val="en-GB"/>
              </w:rPr>
              <w:commentReference w:id="166"/>
            </w:r>
            <w:r w:rsidR="00297366" w:rsidRPr="00D02AB9">
              <w:rPr>
                <w:spacing w:val="-1"/>
                <w:szCs w:val="20"/>
              </w:rPr>
              <w:t xml:space="preserve"> för bild- och funktions</w:t>
            </w:r>
            <w:r w:rsidRPr="00D02AB9">
              <w:rPr>
                <w:spacing w:val="-1"/>
                <w:szCs w:val="20"/>
              </w:rPr>
              <w:t>undersökningar)</w:t>
            </w:r>
          </w:p>
        </w:tc>
        <w:tc>
          <w:tcPr>
            <w:tcW w:w="1192" w:type="dxa"/>
          </w:tcPr>
          <w:p w14:paraId="3724139D" w14:textId="710D569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CA37070" w14:textId="77777777" w:rsidTr="003A6D72">
        <w:tc>
          <w:tcPr>
            <w:tcW w:w="2802" w:type="dxa"/>
          </w:tcPr>
          <w:p w14:paraId="762D82FF" w14:textId="07F3CFC3" w:rsidR="00136240" w:rsidRPr="00D02AB9" w:rsidRDefault="00136240" w:rsidP="007B26F0">
            <w:pPr>
              <w:rPr>
                <w:szCs w:val="20"/>
                <w:highlight w:val="yellow"/>
              </w:rPr>
            </w:pPr>
            <w:proofErr w:type="gramStart"/>
            <w:r w:rsidRPr="00D02AB9">
              <w:rPr>
                <w:szCs w:val="20"/>
                <w:highlight w:val="yellow"/>
              </w:rPr>
              <w:t>..</w:t>
            </w:r>
            <w:proofErr w:type="gramEnd"/>
            <w:r w:rsidRPr="00D02AB9">
              <w:rPr>
                <w:szCs w:val="20"/>
                <w:highlight w:val="yellow"/>
              </w:rPr>
              <w:t>/../</w:t>
            </w:r>
            <w:r w:rsidR="007B26F0" w:rsidRPr="00D02AB9">
              <w:rPr>
                <w:szCs w:val="20"/>
                <w:highlight w:val="yellow"/>
              </w:rPr>
              <w:t>typeOfResult</w:t>
            </w:r>
          </w:p>
        </w:tc>
        <w:tc>
          <w:tcPr>
            <w:tcW w:w="1701" w:type="dxa"/>
          </w:tcPr>
          <w:p w14:paraId="4B075976" w14:textId="07FF6710" w:rsidR="00136240" w:rsidRPr="00D02AB9" w:rsidRDefault="00136240">
            <w:pPr>
              <w:rPr>
                <w:szCs w:val="20"/>
                <w:highlight w:val="yellow"/>
              </w:rPr>
            </w:pPr>
            <w:r w:rsidRPr="00D02AB9">
              <w:rPr>
                <w:szCs w:val="20"/>
                <w:highlight w:val="yellow"/>
              </w:rPr>
              <w:t>string</w:t>
            </w:r>
          </w:p>
        </w:tc>
        <w:tc>
          <w:tcPr>
            <w:tcW w:w="3827" w:type="dxa"/>
          </w:tcPr>
          <w:p w14:paraId="6C21899B" w14:textId="77777777" w:rsidR="00136240" w:rsidRPr="00D02AB9" w:rsidRDefault="00136240" w:rsidP="003A6D72">
            <w:pPr>
              <w:spacing w:line="226" w:lineRule="exact"/>
              <w:rPr>
                <w:spacing w:val="-1"/>
                <w:szCs w:val="20"/>
                <w:highlight w:val="yellow"/>
              </w:rPr>
            </w:pPr>
            <w:r w:rsidRPr="00D02AB9">
              <w:rPr>
                <w:spacing w:val="-1"/>
                <w:szCs w:val="20"/>
                <w:highlight w:val="yellow"/>
              </w:rPr>
              <w:t xml:space="preserve">Svarstyp. PREL = Preliminärsvar (denna typ är ny och finns </w:t>
            </w:r>
            <w:proofErr w:type="gramStart"/>
            <w:r w:rsidRPr="00D02AB9">
              <w:rPr>
                <w:spacing w:val="-1"/>
                <w:szCs w:val="20"/>
                <w:highlight w:val="yellow"/>
              </w:rPr>
              <w:t>ej</w:t>
            </w:r>
            <w:proofErr w:type="gramEnd"/>
            <w:r w:rsidRPr="00D02AB9">
              <w:rPr>
                <w:spacing w:val="-1"/>
                <w:szCs w:val="20"/>
                <w:highlight w:val="yellow"/>
              </w:rPr>
              <w:t xml:space="preserve"> i NPÖ:s riv-specifikation)</w:t>
            </w:r>
          </w:p>
          <w:p w14:paraId="5DA8F35F" w14:textId="77777777" w:rsidR="00136240" w:rsidRPr="00D02AB9" w:rsidRDefault="00136240" w:rsidP="003A6D72">
            <w:pPr>
              <w:spacing w:line="226" w:lineRule="exact"/>
              <w:rPr>
                <w:spacing w:val="-1"/>
                <w:szCs w:val="20"/>
                <w:highlight w:val="yellow"/>
              </w:rPr>
            </w:pPr>
            <w:r w:rsidRPr="00D02AB9">
              <w:rPr>
                <w:spacing w:val="-1"/>
                <w:szCs w:val="20"/>
                <w:highlight w:val="yellow"/>
              </w:rPr>
              <w:t xml:space="preserve">DEF = Definitivsvar </w:t>
            </w:r>
          </w:p>
          <w:p w14:paraId="358D6B4A" w14:textId="77777777" w:rsidR="00136240" w:rsidRPr="00D02AB9" w:rsidRDefault="00136240" w:rsidP="003A6D72">
            <w:pPr>
              <w:spacing w:line="226" w:lineRule="exact"/>
              <w:rPr>
                <w:spacing w:val="-1"/>
                <w:szCs w:val="20"/>
                <w:highlight w:val="yellow"/>
              </w:rPr>
            </w:pPr>
            <w:r w:rsidRPr="00D02AB9">
              <w:rPr>
                <w:spacing w:val="-1"/>
                <w:szCs w:val="20"/>
                <w:highlight w:val="yellow"/>
              </w:rPr>
              <w:t xml:space="preserve">TILL = Tilläggssvar </w:t>
            </w:r>
          </w:p>
          <w:p w14:paraId="7D79840A" w14:textId="0D59BF51" w:rsidR="00136240" w:rsidRPr="00D02AB9" w:rsidRDefault="00136240">
            <w:pPr>
              <w:rPr>
                <w:szCs w:val="20"/>
                <w:highlight w:val="yellow"/>
              </w:rPr>
            </w:pPr>
            <w:r w:rsidRPr="00D02AB9">
              <w:rPr>
                <w:spacing w:val="-1"/>
                <w:szCs w:val="20"/>
                <w:highlight w:val="yellow"/>
              </w:rPr>
              <w:t>DEF sätts som förvalt värde. Den senaste statusen är den som ska skickas med.</w:t>
            </w:r>
            <w:r w:rsidRPr="00D02AB9">
              <w:rPr>
                <w:szCs w:val="20"/>
                <w:highlight w:val="yellow"/>
              </w:rPr>
              <w:t xml:space="preserve"> </w:t>
            </w:r>
          </w:p>
        </w:tc>
        <w:tc>
          <w:tcPr>
            <w:tcW w:w="1192" w:type="dxa"/>
          </w:tcPr>
          <w:p w14:paraId="39CB7064" w14:textId="470D3A33" w:rsidR="00136240" w:rsidRPr="00D02AB9" w:rsidRDefault="00136240">
            <w:pPr>
              <w:jc w:val="center"/>
              <w:rPr>
                <w:szCs w:val="20"/>
              </w:rPr>
            </w:pPr>
            <w:r w:rsidRPr="00D02AB9">
              <w:rPr>
                <w:spacing w:val="-1"/>
                <w:szCs w:val="20"/>
                <w:highlight w:val="yellow"/>
              </w:rPr>
              <w:t>1.1</w:t>
            </w:r>
          </w:p>
        </w:tc>
      </w:tr>
      <w:tr w:rsidR="00136240" w:rsidRPr="00D02AB9" w14:paraId="7FA8F404" w14:textId="77777777" w:rsidTr="003A6D72">
        <w:tc>
          <w:tcPr>
            <w:tcW w:w="2802" w:type="dxa"/>
          </w:tcPr>
          <w:p w14:paraId="351D56CC" w14:textId="617EA412" w:rsidR="00136240" w:rsidRPr="00D02AB9" w:rsidRDefault="00136240">
            <w:pPr>
              <w:rPr>
                <w:szCs w:val="20"/>
              </w:rPr>
            </w:pPr>
            <w:proofErr w:type="gramStart"/>
            <w:r w:rsidRPr="00D02AB9">
              <w:rPr>
                <w:szCs w:val="20"/>
              </w:rPr>
              <w:t>..</w:t>
            </w:r>
            <w:proofErr w:type="gramEnd"/>
            <w:r w:rsidRPr="00D02AB9">
              <w:rPr>
                <w:szCs w:val="20"/>
              </w:rPr>
              <w:t>/../resultTime</w:t>
            </w:r>
          </w:p>
        </w:tc>
        <w:tc>
          <w:tcPr>
            <w:tcW w:w="1701" w:type="dxa"/>
          </w:tcPr>
          <w:p w14:paraId="4197AF58" w14:textId="526935CF" w:rsidR="00136240" w:rsidRPr="00D02AB9" w:rsidRDefault="00136240">
            <w:pPr>
              <w:rPr>
                <w:szCs w:val="20"/>
              </w:rPr>
            </w:pPr>
            <w:r w:rsidRPr="00D02AB9">
              <w:rPr>
                <w:szCs w:val="20"/>
              </w:rPr>
              <w:t>TimeStampType</w:t>
            </w:r>
          </w:p>
        </w:tc>
        <w:tc>
          <w:tcPr>
            <w:tcW w:w="3827" w:type="dxa"/>
          </w:tcPr>
          <w:p w14:paraId="732E97A3" w14:textId="294215ED" w:rsidR="00136240" w:rsidRPr="00D02AB9" w:rsidRDefault="00136240">
            <w:pPr>
              <w:rPr>
                <w:szCs w:val="20"/>
              </w:rPr>
            </w:pPr>
            <w:r w:rsidRPr="00D02AB9">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4AD95257" w14:textId="77777777" w:rsidTr="003A6D72">
        <w:tc>
          <w:tcPr>
            <w:tcW w:w="2802" w:type="dxa"/>
          </w:tcPr>
          <w:p w14:paraId="0FA64587" w14:textId="7EBB3F7B" w:rsidR="00136240" w:rsidRPr="00D02AB9" w:rsidRDefault="00136240">
            <w:pPr>
              <w:rPr>
                <w:szCs w:val="20"/>
              </w:rPr>
            </w:pPr>
            <w:proofErr w:type="gramStart"/>
            <w:r w:rsidRPr="00D02AB9">
              <w:rPr>
                <w:szCs w:val="20"/>
              </w:rPr>
              <w:t>..</w:t>
            </w:r>
            <w:proofErr w:type="gramEnd"/>
            <w:r w:rsidRPr="00D02AB9">
              <w:rPr>
                <w:szCs w:val="20"/>
              </w:rPr>
              <w:t>/../resultReport</w:t>
            </w:r>
          </w:p>
        </w:tc>
        <w:tc>
          <w:tcPr>
            <w:tcW w:w="1701" w:type="dxa"/>
          </w:tcPr>
          <w:p w14:paraId="78C5FA1F" w14:textId="707F606B" w:rsidR="00136240" w:rsidRPr="00D02AB9" w:rsidRDefault="00136240">
            <w:pPr>
              <w:rPr>
                <w:szCs w:val="20"/>
              </w:rPr>
            </w:pPr>
            <w:r w:rsidRPr="00D02AB9">
              <w:rPr>
                <w:spacing w:val="-1"/>
                <w:szCs w:val="20"/>
              </w:rPr>
              <w:t>string</w:t>
            </w:r>
          </w:p>
        </w:tc>
        <w:tc>
          <w:tcPr>
            <w:tcW w:w="3827" w:type="dxa"/>
          </w:tcPr>
          <w:p w14:paraId="5E196C4C" w14:textId="61A2EA1F" w:rsidR="00136240" w:rsidRPr="00D02AB9" w:rsidRDefault="00136240">
            <w:pPr>
              <w:rPr>
                <w:szCs w:val="20"/>
              </w:rPr>
            </w:pPr>
            <w:r w:rsidRPr="00D02AB9">
              <w:rPr>
                <w:spacing w:val="-1"/>
                <w:szCs w:val="20"/>
              </w:rPr>
              <w:t>Text som beskriver utlåtandet kring undersökningsresultatet</w:t>
            </w:r>
          </w:p>
        </w:tc>
        <w:tc>
          <w:tcPr>
            <w:tcW w:w="1192" w:type="dxa"/>
          </w:tcPr>
          <w:p w14:paraId="105C9553" w14:textId="41FC8DD7"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7E6E8DEF" w14:textId="77777777" w:rsidTr="003A6D72">
        <w:tc>
          <w:tcPr>
            <w:tcW w:w="2802" w:type="dxa"/>
          </w:tcPr>
          <w:p w14:paraId="0E38AE7F" w14:textId="10DA3E23" w:rsidR="00136240" w:rsidRPr="00D02AB9" w:rsidRDefault="00136240">
            <w:pPr>
              <w:rPr>
                <w:szCs w:val="20"/>
              </w:rPr>
            </w:pPr>
            <w:proofErr w:type="gramStart"/>
            <w:r w:rsidRPr="00D02AB9">
              <w:rPr>
                <w:szCs w:val="20"/>
              </w:rPr>
              <w:t>..</w:t>
            </w:r>
            <w:proofErr w:type="gramEnd"/>
            <w:r w:rsidRPr="00D02AB9">
              <w:rPr>
                <w:szCs w:val="20"/>
              </w:rPr>
              <w:t>/../resultComment</w:t>
            </w:r>
          </w:p>
        </w:tc>
        <w:tc>
          <w:tcPr>
            <w:tcW w:w="1701" w:type="dxa"/>
          </w:tcPr>
          <w:p w14:paraId="2F8AFE47" w14:textId="1F8E6DB4" w:rsidR="00136240" w:rsidRPr="00D02AB9" w:rsidRDefault="00136240">
            <w:pPr>
              <w:rPr>
                <w:szCs w:val="20"/>
              </w:rPr>
            </w:pPr>
            <w:r w:rsidRPr="00D02AB9">
              <w:rPr>
                <w:spacing w:val="-1"/>
                <w:szCs w:val="20"/>
              </w:rPr>
              <w:t>String</w:t>
            </w:r>
          </w:p>
        </w:tc>
        <w:tc>
          <w:tcPr>
            <w:tcW w:w="3827" w:type="dxa"/>
          </w:tcPr>
          <w:p w14:paraId="0249AFDB" w14:textId="36135394" w:rsidR="00136240" w:rsidRPr="00D02AB9" w:rsidRDefault="00136240">
            <w:pPr>
              <w:rPr>
                <w:szCs w:val="20"/>
              </w:rPr>
            </w:pPr>
            <w:r w:rsidRPr="00D02AB9">
              <w:rPr>
                <w:spacing w:val="-1"/>
                <w:szCs w:val="20"/>
              </w:rPr>
              <w:t xml:space="preserve">Kommentar till utlåtandet </w:t>
            </w:r>
          </w:p>
        </w:tc>
        <w:tc>
          <w:tcPr>
            <w:tcW w:w="1192" w:type="dxa"/>
          </w:tcPr>
          <w:p w14:paraId="5FEC11AA" w14:textId="1E7A2FA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57EFE60" w14:textId="77777777" w:rsidTr="003A6D72">
        <w:tc>
          <w:tcPr>
            <w:tcW w:w="2802" w:type="dxa"/>
          </w:tcPr>
          <w:p w14:paraId="39FFB6F7" w14:textId="5083002B" w:rsidR="00136240" w:rsidRPr="00D02AB9" w:rsidRDefault="00136240">
            <w:pPr>
              <w:rPr>
                <w:szCs w:val="20"/>
              </w:rPr>
            </w:pPr>
            <w:proofErr w:type="gramStart"/>
            <w:r w:rsidRPr="00D02AB9">
              <w:rPr>
                <w:i/>
                <w:szCs w:val="20"/>
              </w:rPr>
              <w:t>..</w:t>
            </w:r>
            <w:proofErr w:type="gramEnd"/>
            <w:r w:rsidRPr="00D02AB9">
              <w:rPr>
                <w:i/>
                <w:szCs w:val="20"/>
              </w:rPr>
              <w:t>/../patientData</w:t>
            </w:r>
          </w:p>
        </w:tc>
        <w:tc>
          <w:tcPr>
            <w:tcW w:w="1701" w:type="dxa"/>
          </w:tcPr>
          <w:p w14:paraId="221AE731" w14:textId="4CAA5E0B" w:rsidR="00136240" w:rsidRPr="00D02AB9" w:rsidRDefault="00136240">
            <w:pPr>
              <w:rPr>
                <w:szCs w:val="20"/>
              </w:rPr>
            </w:pPr>
            <w:r w:rsidRPr="00D02AB9">
              <w:rPr>
                <w:i/>
                <w:spacing w:val="-1"/>
                <w:szCs w:val="20"/>
              </w:rPr>
              <w:t>PatientDataType</w:t>
            </w:r>
          </w:p>
        </w:tc>
        <w:tc>
          <w:tcPr>
            <w:tcW w:w="3827" w:type="dxa"/>
          </w:tcPr>
          <w:p w14:paraId="7D2404E2" w14:textId="3EE69F77" w:rsidR="00136240" w:rsidRPr="00D02AB9" w:rsidRDefault="00136240">
            <w:pPr>
              <w:rPr>
                <w:szCs w:val="20"/>
              </w:rPr>
            </w:pPr>
            <w:r w:rsidRPr="00D02AB9">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2EBA4525" w14:textId="77777777" w:rsidTr="003A6D72">
        <w:tc>
          <w:tcPr>
            <w:tcW w:w="2802" w:type="dxa"/>
          </w:tcPr>
          <w:p w14:paraId="33F17A66" w14:textId="4CA49731" w:rsidR="00136240" w:rsidRPr="00D02AB9" w:rsidRDefault="00136240">
            <w:pPr>
              <w:rPr>
                <w:szCs w:val="20"/>
              </w:rPr>
            </w:pPr>
            <w:proofErr w:type="gramStart"/>
            <w:r w:rsidRPr="00D02AB9">
              <w:rPr>
                <w:szCs w:val="20"/>
              </w:rPr>
              <w:t>..</w:t>
            </w:r>
            <w:proofErr w:type="gramEnd"/>
            <w:r w:rsidRPr="00D02AB9">
              <w:rPr>
                <w:szCs w:val="20"/>
              </w:rPr>
              <w:t>/</w:t>
            </w:r>
            <w:proofErr w:type="gramStart"/>
            <w:r w:rsidRPr="00D02AB9">
              <w:rPr>
                <w:szCs w:val="20"/>
              </w:rPr>
              <w:t>..</w:t>
            </w:r>
            <w:proofErr w:type="gramEnd"/>
            <w:r w:rsidRPr="00D02AB9">
              <w:rPr>
                <w:szCs w:val="20"/>
              </w:rPr>
              <w:t>/../PatientWeight</w:t>
            </w:r>
          </w:p>
        </w:tc>
        <w:tc>
          <w:tcPr>
            <w:tcW w:w="1701" w:type="dxa"/>
          </w:tcPr>
          <w:p w14:paraId="51F16682" w14:textId="6149078B" w:rsidR="00136240" w:rsidRPr="00D02AB9" w:rsidRDefault="00136240">
            <w:pPr>
              <w:rPr>
                <w:szCs w:val="20"/>
              </w:rPr>
            </w:pPr>
            <w:r w:rsidRPr="00D02AB9">
              <w:rPr>
                <w:spacing w:val="-1"/>
                <w:szCs w:val="20"/>
              </w:rPr>
              <w:t>PQType</w:t>
            </w:r>
          </w:p>
        </w:tc>
        <w:tc>
          <w:tcPr>
            <w:tcW w:w="3827" w:type="dxa"/>
          </w:tcPr>
          <w:p w14:paraId="34F65FB2" w14:textId="49B34A0B" w:rsidR="00136240" w:rsidRPr="00D02AB9" w:rsidRDefault="00136240">
            <w:pPr>
              <w:rPr>
                <w:szCs w:val="20"/>
              </w:rPr>
            </w:pPr>
            <w:r w:rsidRPr="00D02AB9">
              <w:rPr>
                <w:spacing w:val="-1"/>
                <w:szCs w:val="20"/>
              </w:rPr>
              <w:t>Patientens vikt vid undersökningstillfället i kg.</w:t>
            </w:r>
          </w:p>
        </w:tc>
        <w:tc>
          <w:tcPr>
            <w:tcW w:w="1192" w:type="dxa"/>
          </w:tcPr>
          <w:p w14:paraId="7E2C6D12" w14:textId="77777777" w:rsidR="00136240" w:rsidRPr="00D02AB9" w:rsidRDefault="00136240" w:rsidP="003A6D72">
            <w:pPr>
              <w:spacing w:line="226" w:lineRule="exact"/>
              <w:ind w:left="142"/>
              <w:jc w:val="center"/>
              <w:rPr>
                <w:spacing w:val="-1"/>
                <w:szCs w:val="20"/>
              </w:rPr>
            </w:pPr>
            <w:r w:rsidRPr="00D02AB9">
              <w:rPr>
                <w:spacing w:val="-1"/>
                <w:szCs w:val="20"/>
              </w:rPr>
              <w:t>0</w:t>
            </w:r>
            <w:proofErr w:type="gramStart"/>
            <w:r w:rsidRPr="00D02AB9">
              <w:rPr>
                <w:spacing w:val="-1"/>
                <w:szCs w:val="20"/>
              </w:rPr>
              <w:t>..</w:t>
            </w:r>
            <w:proofErr w:type="gramEnd"/>
            <w:r w:rsidRPr="00D02AB9">
              <w:rPr>
                <w:spacing w:val="-1"/>
                <w:szCs w:val="20"/>
              </w:rPr>
              <w:t>1</w:t>
            </w:r>
          </w:p>
          <w:p w14:paraId="6AC1FAAA" w14:textId="592F4ACA" w:rsidR="00136240" w:rsidRPr="00D02AB9" w:rsidRDefault="00136240">
            <w:pPr>
              <w:jc w:val="center"/>
              <w:rPr>
                <w:szCs w:val="20"/>
              </w:rPr>
            </w:pPr>
          </w:p>
        </w:tc>
      </w:tr>
      <w:tr w:rsidR="00136240" w:rsidRPr="00D02AB9" w14:paraId="582A0536" w14:textId="77777777" w:rsidTr="003A6D72">
        <w:tc>
          <w:tcPr>
            <w:tcW w:w="2802" w:type="dxa"/>
          </w:tcPr>
          <w:p w14:paraId="3AFB59CF" w14:textId="45C46934" w:rsidR="00136240" w:rsidRPr="00D02AB9" w:rsidRDefault="008A79FA">
            <w:pPr>
              <w:rPr>
                <w:szCs w:val="20"/>
              </w:rPr>
            </w:pPr>
            <w:proofErr w:type="gramStart"/>
            <w:r w:rsidRPr="00D02AB9">
              <w:rPr>
                <w:szCs w:val="20"/>
              </w:rPr>
              <w:t>..</w:t>
            </w:r>
            <w:proofErr w:type="gramEnd"/>
            <w:r w:rsidRPr="00D02AB9">
              <w:rPr>
                <w:szCs w:val="20"/>
              </w:rPr>
              <w:t>/</w:t>
            </w:r>
            <w:proofErr w:type="gramStart"/>
            <w:r w:rsidRPr="00D02AB9">
              <w:rPr>
                <w:szCs w:val="20"/>
              </w:rPr>
              <w:t>..</w:t>
            </w:r>
            <w:proofErr w:type="gramEnd"/>
            <w:r w:rsidRPr="00D02AB9">
              <w:rPr>
                <w:szCs w:val="20"/>
              </w:rPr>
              <w:t>/../PatientLength</w:t>
            </w:r>
          </w:p>
        </w:tc>
        <w:tc>
          <w:tcPr>
            <w:tcW w:w="1701" w:type="dxa"/>
          </w:tcPr>
          <w:p w14:paraId="57B12AF9" w14:textId="74D4677E" w:rsidR="00136240" w:rsidRPr="00D02AB9" w:rsidRDefault="00136240">
            <w:pPr>
              <w:rPr>
                <w:szCs w:val="20"/>
              </w:rPr>
            </w:pPr>
            <w:r w:rsidRPr="00D02AB9">
              <w:rPr>
                <w:spacing w:val="-1"/>
                <w:szCs w:val="20"/>
              </w:rPr>
              <w:t>PQType</w:t>
            </w:r>
          </w:p>
        </w:tc>
        <w:tc>
          <w:tcPr>
            <w:tcW w:w="3827" w:type="dxa"/>
          </w:tcPr>
          <w:p w14:paraId="42CA64F4" w14:textId="13935333" w:rsidR="00136240" w:rsidRPr="00D02AB9" w:rsidRDefault="00136240">
            <w:pPr>
              <w:rPr>
                <w:szCs w:val="20"/>
              </w:rPr>
            </w:pPr>
            <w:r w:rsidRPr="00D02AB9">
              <w:rPr>
                <w:spacing w:val="-1"/>
                <w:szCs w:val="20"/>
              </w:rPr>
              <w:t>Patientens längd vid undersökningstillfället i cm.</w:t>
            </w:r>
          </w:p>
        </w:tc>
        <w:tc>
          <w:tcPr>
            <w:tcW w:w="1192" w:type="dxa"/>
          </w:tcPr>
          <w:p w14:paraId="4A772743" w14:textId="15EB79E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1950809" w14:textId="77777777" w:rsidTr="003A6D72">
        <w:tc>
          <w:tcPr>
            <w:tcW w:w="2802" w:type="dxa"/>
          </w:tcPr>
          <w:p w14:paraId="5F16DA95" w14:textId="32FF920D" w:rsidR="00136240" w:rsidRPr="00D02AB9" w:rsidRDefault="00136240">
            <w:pPr>
              <w:rPr>
                <w:szCs w:val="20"/>
              </w:rPr>
            </w:pPr>
          </w:p>
        </w:tc>
        <w:tc>
          <w:tcPr>
            <w:tcW w:w="1701" w:type="dxa"/>
          </w:tcPr>
          <w:p w14:paraId="0ACC6A89" w14:textId="3EF408BA" w:rsidR="00136240" w:rsidRPr="00D02AB9" w:rsidRDefault="00136240">
            <w:pPr>
              <w:rPr>
                <w:szCs w:val="20"/>
              </w:rPr>
            </w:pPr>
          </w:p>
        </w:tc>
        <w:tc>
          <w:tcPr>
            <w:tcW w:w="3827" w:type="dxa"/>
          </w:tcPr>
          <w:p w14:paraId="5F1FCC87" w14:textId="0E827CA2" w:rsidR="00136240" w:rsidRPr="00D02AB9" w:rsidRDefault="00136240">
            <w:pPr>
              <w:rPr>
                <w:szCs w:val="20"/>
              </w:rPr>
            </w:pPr>
          </w:p>
        </w:tc>
        <w:tc>
          <w:tcPr>
            <w:tcW w:w="1192" w:type="dxa"/>
          </w:tcPr>
          <w:p w14:paraId="61F6512D" w14:textId="7CC0E0F1" w:rsidR="00136240" w:rsidRPr="00D02AB9" w:rsidRDefault="00136240">
            <w:pPr>
              <w:jc w:val="center"/>
              <w:rPr>
                <w:szCs w:val="20"/>
              </w:rPr>
            </w:pPr>
          </w:p>
        </w:tc>
      </w:tr>
      <w:tr w:rsidR="00136240" w:rsidRPr="00D02AB9" w14:paraId="79EEF0E2" w14:textId="77777777" w:rsidTr="003A6D72">
        <w:tc>
          <w:tcPr>
            <w:tcW w:w="2802" w:type="dxa"/>
          </w:tcPr>
          <w:p w14:paraId="0D620F33" w14:textId="05B0A3D5" w:rsidR="00136240" w:rsidRPr="00D02AB9" w:rsidRDefault="00136240">
            <w:pPr>
              <w:rPr>
                <w:szCs w:val="20"/>
              </w:rPr>
            </w:pPr>
            <w:proofErr w:type="gramStart"/>
            <w:r w:rsidRPr="00D02AB9">
              <w:rPr>
                <w:i/>
                <w:szCs w:val="20"/>
              </w:rPr>
              <w:t>..</w:t>
            </w:r>
            <w:proofErr w:type="gramEnd"/>
            <w:r w:rsidRPr="00D02AB9">
              <w:rPr>
                <w:i/>
                <w:szCs w:val="20"/>
              </w:rPr>
              <w:t>/../ecgRecording</w:t>
            </w:r>
          </w:p>
        </w:tc>
        <w:tc>
          <w:tcPr>
            <w:tcW w:w="1701" w:type="dxa"/>
          </w:tcPr>
          <w:p w14:paraId="05EDC769" w14:textId="05D8468D" w:rsidR="00136240" w:rsidRPr="00D02AB9" w:rsidRDefault="00EF5B44">
            <w:pPr>
              <w:rPr>
                <w:szCs w:val="20"/>
              </w:rPr>
            </w:pPr>
            <w:r w:rsidRPr="00D02AB9">
              <w:rPr>
                <w:i/>
                <w:spacing w:val="-1"/>
                <w:szCs w:val="20"/>
              </w:rPr>
              <w:t>ECG</w:t>
            </w:r>
            <w:r w:rsidR="00136240" w:rsidRPr="00D02AB9">
              <w:rPr>
                <w:i/>
                <w:spacing w:val="-1"/>
                <w:szCs w:val="20"/>
              </w:rPr>
              <w:t>RecordingType</w:t>
            </w:r>
          </w:p>
        </w:tc>
        <w:tc>
          <w:tcPr>
            <w:tcW w:w="3827" w:type="dxa"/>
          </w:tcPr>
          <w:p w14:paraId="0E07BD3F" w14:textId="188D30D6" w:rsidR="00136240" w:rsidRPr="00D02AB9" w:rsidRDefault="00136240">
            <w:pPr>
              <w:rPr>
                <w:szCs w:val="20"/>
              </w:rPr>
            </w:pPr>
            <w:r w:rsidRPr="00D02AB9">
              <w:rPr>
                <w:i/>
                <w:spacing w:val="-1"/>
                <w:szCs w:val="20"/>
              </w:rPr>
              <w:t xml:space="preserve">Beskrivning av ekg-tagning(ar). EKG tas som en eller flera tagningar (noll tillåts i fall då tillgång till ekg-tagningsdata </w:t>
            </w:r>
            <w:proofErr w:type="gramStart"/>
            <w:r w:rsidRPr="00D02AB9">
              <w:rPr>
                <w:i/>
                <w:spacing w:val="-1"/>
                <w:szCs w:val="20"/>
              </w:rPr>
              <w:t>ej</w:t>
            </w:r>
            <w:proofErr w:type="gramEnd"/>
            <w:r w:rsidRPr="00D02AB9">
              <w:rPr>
                <w:i/>
                <w:spacing w:val="-1"/>
                <w:szCs w:val="20"/>
              </w:rPr>
              <w:t xml:space="preserve"> är möjlig, utan endast (remiss och) sammanfattande utlåtande finns). Svarsunderlag i NPÖ riv-spec 2.2.0 avsnitt 5.2</w:t>
            </w:r>
          </w:p>
        </w:tc>
        <w:tc>
          <w:tcPr>
            <w:tcW w:w="1192" w:type="dxa"/>
          </w:tcPr>
          <w:p w14:paraId="59F3D2E8" w14:textId="7B97306B"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w:t>
            </w:r>
          </w:p>
        </w:tc>
      </w:tr>
      <w:tr w:rsidR="00136240" w:rsidRPr="00D02AB9" w14:paraId="313B13EF" w14:textId="77777777" w:rsidTr="003A6D72">
        <w:tc>
          <w:tcPr>
            <w:tcW w:w="2802" w:type="dxa"/>
          </w:tcPr>
          <w:p w14:paraId="5E9C0FCD" w14:textId="72297F4A" w:rsidR="00136240" w:rsidRPr="00D02AB9" w:rsidRDefault="00136240">
            <w:pPr>
              <w:rPr>
                <w:szCs w:val="20"/>
              </w:rPr>
            </w:pPr>
            <w:proofErr w:type="gramStart"/>
            <w:r w:rsidRPr="00D02AB9">
              <w:rPr>
                <w:szCs w:val="20"/>
              </w:rPr>
              <w:t>..</w:t>
            </w:r>
            <w:proofErr w:type="gramEnd"/>
            <w:r w:rsidRPr="00D02AB9">
              <w:rPr>
                <w:szCs w:val="20"/>
              </w:rPr>
              <w:t>/../../recordingId</w:t>
            </w:r>
          </w:p>
        </w:tc>
        <w:tc>
          <w:tcPr>
            <w:tcW w:w="1701" w:type="dxa"/>
          </w:tcPr>
          <w:p w14:paraId="24171580" w14:textId="3D0534FE" w:rsidR="00136240" w:rsidRPr="00D02AB9" w:rsidRDefault="00136240">
            <w:pPr>
              <w:rPr>
                <w:szCs w:val="20"/>
              </w:rPr>
            </w:pPr>
            <w:r w:rsidRPr="00D02AB9">
              <w:rPr>
                <w:spacing w:val="-1"/>
                <w:szCs w:val="20"/>
              </w:rPr>
              <w:t>IIType</w:t>
            </w:r>
          </w:p>
        </w:tc>
        <w:tc>
          <w:tcPr>
            <w:tcW w:w="3827" w:type="dxa"/>
          </w:tcPr>
          <w:p w14:paraId="701A81F5" w14:textId="0BCEB889" w:rsidR="00136240" w:rsidRPr="00D02AB9" w:rsidRDefault="00136240">
            <w:pPr>
              <w:rPr>
                <w:szCs w:val="20"/>
              </w:rPr>
            </w:pPr>
            <w:r w:rsidRPr="00D02AB9">
              <w:rPr>
                <w:spacing w:val="-1"/>
                <w:szCs w:val="20"/>
              </w:rPr>
              <w:t xml:space="preserve">Id för EKG-tagningen som är unikt inom källsystemet. </w:t>
            </w:r>
          </w:p>
        </w:tc>
        <w:tc>
          <w:tcPr>
            <w:tcW w:w="1192" w:type="dxa"/>
          </w:tcPr>
          <w:p w14:paraId="43F88CB7" w14:textId="148A2575"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3758C4E2" w14:textId="77777777" w:rsidTr="003A6D72">
        <w:tc>
          <w:tcPr>
            <w:tcW w:w="2802" w:type="dxa"/>
          </w:tcPr>
          <w:p w14:paraId="42788E4B" w14:textId="12CBAA23" w:rsidR="00136240" w:rsidRPr="00D02AB9" w:rsidRDefault="00136240">
            <w:pPr>
              <w:rPr>
                <w:szCs w:val="20"/>
              </w:rPr>
            </w:pPr>
            <w:proofErr w:type="gramStart"/>
            <w:r w:rsidRPr="00D02AB9">
              <w:rPr>
                <w:szCs w:val="20"/>
              </w:rPr>
              <w:t>..</w:t>
            </w:r>
            <w:proofErr w:type="gramEnd"/>
            <w:r w:rsidRPr="00D02AB9">
              <w:rPr>
                <w:szCs w:val="20"/>
              </w:rPr>
              <w:t>/../../examinationActivity</w:t>
            </w:r>
          </w:p>
        </w:tc>
        <w:tc>
          <w:tcPr>
            <w:tcW w:w="1701" w:type="dxa"/>
          </w:tcPr>
          <w:p w14:paraId="25F79E40" w14:textId="2A4AAFC5" w:rsidR="00136240" w:rsidRPr="00D02AB9" w:rsidRDefault="00136240">
            <w:pPr>
              <w:rPr>
                <w:szCs w:val="20"/>
              </w:rPr>
            </w:pPr>
            <w:r w:rsidRPr="00D02AB9">
              <w:rPr>
                <w:szCs w:val="20"/>
              </w:rPr>
              <w:t>CVType</w:t>
            </w:r>
          </w:p>
        </w:tc>
        <w:tc>
          <w:tcPr>
            <w:tcW w:w="3827" w:type="dxa"/>
          </w:tcPr>
          <w:p w14:paraId="277ED046" w14:textId="0E45F51B" w:rsidR="00136240" w:rsidRPr="00D02AB9" w:rsidRDefault="00136240">
            <w:pPr>
              <w:rPr>
                <w:szCs w:val="20"/>
              </w:rPr>
            </w:pPr>
            <w:r w:rsidRPr="00D02AB9">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47A5734A" w14:textId="77777777" w:rsidTr="003A6D72">
        <w:tc>
          <w:tcPr>
            <w:tcW w:w="2802" w:type="dxa"/>
          </w:tcPr>
          <w:p w14:paraId="6385E499" w14:textId="14358C99" w:rsidR="00136240" w:rsidRPr="00D02AB9" w:rsidRDefault="00136240">
            <w:pPr>
              <w:rPr>
                <w:szCs w:val="20"/>
              </w:rPr>
            </w:pPr>
            <w:proofErr w:type="gramStart"/>
            <w:r w:rsidRPr="00D02AB9">
              <w:rPr>
                <w:szCs w:val="20"/>
              </w:rPr>
              <w:t>..</w:t>
            </w:r>
            <w:proofErr w:type="gramEnd"/>
            <w:r w:rsidRPr="00D02AB9">
              <w:rPr>
                <w:szCs w:val="20"/>
              </w:rPr>
              <w:t>/../../examinationTimePeriod</w:t>
            </w:r>
          </w:p>
        </w:tc>
        <w:tc>
          <w:tcPr>
            <w:tcW w:w="1701" w:type="dxa"/>
          </w:tcPr>
          <w:p w14:paraId="229F9AE6" w14:textId="655F7EEE" w:rsidR="00136240" w:rsidRPr="00D02AB9" w:rsidRDefault="00136240">
            <w:pPr>
              <w:rPr>
                <w:szCs w:val="20"/>
              </w:rPr>
            </w:pPr>
            <w:r w:rsidRPr="00D02AB9">
              <w:rPr>
                <w:spacing w:val="-1"/>
                <w:szCs w:val="20"/>
              </w:rPr>
              <w:t>TimePeriodType</w:t>
            </w:r>
          </w:p>
        </w:tc>
        <w:tc>
          <w:tcPr>
            <w:tcW w:w="3827" w:type="dxa"/>
          </w:tcPr>
          <w:p w14:paraId="600630CF" w14:textId="1B9556E4" w:rsidR="00136240" w:rsidRPr="00D02AB9" w:rsidRDefault="00136240">
            <w:pPr>
              <w:rPr>
                <w:szCs w:val="20"/>
              </w:rPr>
            </w:pPr>
            <w:r w:rsidRPr="00D02AB9">
              <w:rPr>
                <w:spacing w:val="-1"/>
                <w:szCs w:val="20"/>
              </w:rPr>
              <w:t>Tidpunkt då EKG-insamlingen startar och slutar</w:t>
            </w:r>
          </w:p>
        </w:tc>
        <w:tc>
          <w:tcPr>
            <w:tcW w:w="1192" w:type="dxa"/>
          </w:tcPr>
          <w:p w14:paraId="688B6B6F" w14:textId="4B3327EB"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51905AC3" w14:textId="77777777" w:rsidTr="003A6D72">
        <w:tc>
          <w:tcPr>
            <w:tcW w:w="2802" w:type="dxa"/>
          </w:tcPr>
          <w:p w14:paraId="3144C24A" w14:textId="048F39F7" w:rsidR="00136240" w:rsidRPr="00D02AB9" w:rsidRDefault="00136240">
            <w:pPr>
              <w:rPr>
                <w:szCs w:val="20"/>
              </w:rPr>
            </w:pPr>
            <w:proofErr w:type="gramStart"/>
            <w:r w:rsidRPr="00D02AB9">
              <w:rPr>
                <w:szCs w:val="20"/>
              </w:rPr>
              <w:t>..</w:t>
            </w:r>
            <w:proofErr w:type="gramEnd"/>
            <w:r w:rsidRPr="00D02AB9">
              <w:rPr>
                <w:szCs w:val="20"/>
              </w:rPr>
              <w:t>/../../examinationStatus</w:t>
            </w:r>
          </w:p>
        </w:tc>
        <w:tc>
          <w:tcPr>
            <w:tcW w:w="1701" w:type="dxa"/>
          </w:tcPr>
          <w:p w14:paraId="35DE53A5" w14:textId="05AF792C" w:rsidR="00136240" w:rsidRPr="00D02AB9" w:rsidRDefault="00136240">
            <w:pPr>
              <w:rPr>
                <w:szCs w:val="20"/>
              </w:rPr>
            </w:pPr>
            <w:r w:rsidRPr="00D02AB9">
              <w:rPr>
                <w:spacing w:val="-1"/>
                <w:szCs w:val="20"/>
              </w:rPr>
              <w:t>CVType</w:t>
            </w:r>
          </w:p>
        </w:tc>
        <w:tc>
          <w:tcPr>
            <w:tcW w:w="3827" w:type="dxa"/>
          </w:tcPr>
          <w:p w14:paraId="37C8488E" w14:textId="77777777" w:rsidR="00136240" w:rsidRPr="00D02AB9" w:rsidRDefault="00136240" w:rsidP="003A6D72">
            <w:pPr>
              <w:spacing w:line="226" w:lineRule="exact"/>
              <w:rPr>
                <w:spacing w:val="-1"/>
                <w:szCs w:val="20"/>
              </w:rPr>
            </w:pPr>
            <w:r w:rsidRPr="00D02AB9">
              <w:rPr>
                <w:spacing w:val="-1"/>
                <w:szCs w:val="20"/>
              </w:rPr>
              <w:t>Text som anger åtgärdens status. Då det är</w:t>
            </w:r>
          </w:p>
          <w:p w14:paraId="19943293" w14:textId="77777777" w:rsidR="00136240" w:rsidRPr="00D02AB9" w:rsidRDefault="00136240" w:rsidP="003A6D72">
            <w:pPr>
              <w:spacing w:line="226" w:lineRule="exact"/>
              <w:rPr>
                <w:spacing w:val="-1"/>
                <w:szCs w:val="20"/>
              </w:rPr>
            </w:pPr>
            <w:r w:rsidRPr="00D02AB9">
              <w:rPr>
                <w:spacing w:val="-1"/>
                <w:szCs w:val="20"/>
              </w:rPr>
              <w:t>möjligt ska KV åtgärdsstatus följas. Exempel:</w:t>
            </w:r>
          </w:p>
          <w:p w14:paraId="2D3BB4B6" w14:textId="6564F3B6" w:rsidR="00136240" w:rsidRPr="00D02AB9" w:rsidRDefault="00136240">
            <w:pPr>
              <w:rPr>
                <w:szCs w:val="20"/>
              </w:rPr>
            </w:pPr>
            <w:r w:rsidRPr="00D02AB9">
              <w:rPr>
                <w:spacing w:val="-1"/>
                <w:szCs w:val="20"/>
              </w:rPr>
              <w:t>Planerad, Pågående, Avklarad</w:t>
            </w:r>
          </w:p>
        </w:tc>
        <w:tc>
          <w:tcPr>
            <w:tcW w:w="1192" w:type="dxa"/>
          </w:tcPr>
          <w:p w14:paraId="669086CD" w14:textId="6CE683CD"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8CE4FEA" w14:textId="77777777" w:rsidTr="003A6D72">
        <w:tc>
          <w:tcPr>
            <w:tcW w:w="2802" w:type="dxa"/>
          </w:tcPr>
          <w:p w14:paraId="29F6C115" w14:textId="63ADA4E1" w:rsidR="00136240" w:rsidRPr="00D02AB9" w:rsidRDefault="00136240">
            <w:pPr>
              <w:rPr>
                <w:szCs w:val="20"/>
                <w:highlight w:val="yellow"/>
              </w:rPr>
            </w:pPr>
            <w:proofErr w:type="gramStart"/>
            <w:r w:rsidRPr="00D02AB9">
              <w:rPr>
                <w:szCs w:val="20"/>
                <w:highlight w:val="yellow"/>
              </w:rPr>
              <w:t>..</w:t>
            </w:r>
            <w:proofErr w:type="gramEnd"/>
            <w:r w:rsidRPr="00D02AB9">
              <w:rPr>
                <w:szCs w:val="20"/>
                <w:highlight w:val="yellow"/>
              </w:rPr>
              <w:t>/../</w:t>
            </w:r>
            <w:r w:rsidR="00095333" w:rsidRPr="00D02AB9">
              <w:rPr>
                <w:szCs w:val="20"/>
                <w:highlight w:val="yellow"/>
              </w:rPr>
              <w:t>../</w:t>
            </w:r>
            <w:r w:rsidR="00FA52CF">
              <w:rPr>
                <w:szCs w:val="20"/>
                <w:highlight w:val="yellow"/>
              </w:rPr>
              <w:t>patientData</w:t>
            </w:r>
          </w:p>
        </w:tc>
        <w:tc>
          <w:tcPr>
            <w:tcW w:w="1701" w:type="dxa"/>
          </w:tcPr>
          <w:p w14:paraId="7A5A1F16" w14:textId="626E8437" w:rsidR="00136240" w:rsidRPr="00D02AB9" w:rsidRDefault="00136240">
            <w:pPr>
              <w:rPr>
                <w:szCs w:val="20"/>
                <w:highlight w:val="yellow"/>
              </w:rPr>
            </w:pPr>
            <w:r w:rsidRPr="00D02AB9">
              <w:rPr>
                <w:szCs w:val="20"/>
                <w:highlight w:val="yellow"/>
              </w:rPr>
              <w:t>string</w:t>
            </w:r>
          </w:p>
        </w:tc>
        <w:tc>
          <w:tcPr>
            <w:tcW w:w="3827" w:type="dxa"/>
          </w:tcPr>
          <w:p w14:paraId="2A8760FD" w14:textId="44D32452" w:rsidR="00136240" w:rsidRPr="00D02AB9" w:rsidRDefault="00136240">
            <w:pPr>
              <w:rPr>
                <w:szCs w:val="20"/>
                <w:highlight w:val="yellow"/>
              </w:rPr>
            </w:pPr>
            <w:r w:rsidRPr="00D02AB9">
              <w:rPr>
                <w:spacing w:val="-1"/>
                <w:szCs w:val="20"/>
                <w:highlight w:val="yellow"/>
              </w:rPr>
              <w:t xml:space="preserve">Text som anger vilken typ av labenhet som undersökningsresultatet härrör från. T ex MR-lab, CT inom bild. (not. Generaliserad från npö riv-spec för </w:t>
            </w:r>
            <w:proofErr w:type="gramStart"/>
            <w:r w:rsidRPr="00D02AB9">
              <w:rPr>
                <w:spacing w:val="-1"/>
                <w:szCs w:val="20"/>
                <w:highlight w:val="yellow"/>
              </w:rPr>
              <w:t>b&amp;f</w:t>
            </w:r>
            <w:proofErr w:type="gramEnd"/>
            <w:r w:rsidRPr="00D02AB9">
              <w:rPr>
                <w:spacing w:val="-1"/>
                <w:szCs w:val="20"/>
                <w:highlight w:val="yellow"/>
              </w:rPr>
              <w:t xml:space="preserve"> undersökningar)</w:t>
            </w:r>
          </w:p>
        </w:tc>
        <w:tc>
          <w:tcPr>
            <w:tcW w:w="1192" w:type="dxa"/>
          </w:tcPr>
          <w:p w14:paraId="26A09058" w14:textId="73253EAB" w:rsidR="00136240" w:rsidRPr="00D02AB9" w:rsidRDefault="00136240">
            <w:pPr>
              <w:jc w:val="center"/>
              <w:rPr>
                <w:szCs w:val="20"/>
              </w:rPr>
            </w:pPr>
            <w:r w:rsidRPr="00D02AB9">
              <w:rPr>
                <w:spacing w:val="-1"/>
                <w:szCs w:val="20"/>
                <w:highlight w:val="yellow"/>
              </w:rPr>
              <w:t>0</w:t>
            </w:r>
            <w:proofErr w:type="gramStart"/>
            <w:r w:rsidRPr="00D02AB9">
              <w:rPr>
                <w:spacing w:val="-1"/>
                <w:szCs w:val="20"/>
                <w:highlight w:val="yellow"/>
              </w:rPr>
              <w:t>..</w:t>
            </w:r>
            <w:proofErr w:type="gramEnd"/>
            <w:r w:rsidRPr="00D02AB9">
              <w:rPr>
                <w:spacing w:val="-1"/>
                <w:szCs w:val="20"/>
                <w:highlight w:val="yellow"/>
              </w:rPr>
              <w:t>1</w:t>
            </w:r>
          </w:p>
        </w:tc>
      </w:tr>
      <w:tr w:rsidR="00136240" w:rsidRPr="00D02AB9" w14:paraId="09E93E7A" w14:textId="77777777" w:rsidTr="003A6D72">
        <w:tc>
          <w:tcPr>
            <w:tcW w:w="2802" w:type="dxa"/>
          </w:tcPr>
          <w:p w14:paraId="76E22100" w14:textId="77777777" w:rsidR="00136240" w:rsidRPr="00D02AB9" w:rsidRDefault="00136240" w:rsidP="003A6D72">
            <w:pPr>
              <w:spacing w:line="229" w:lineRule="exact"/>
              <w:rPr>
                <w:i/>
                <w:szCs w:val="20"/>
              </w:rPr>
            </w:pPr>
            <w:proofErr w:type="gramStart"/>
            <w:r w:rsidRPr="00D02AB9">
              <w:rPr>
                <w:i/>
                <w:szCs w:val="20"/>
              </w:rPr>
              <w:t>..</w:t>
            </w:r>
            <w:proofErr w:type="gramEnd"/>
            <w:r w:rsidRPr="00D02AB9">
              <w:rPr>
                <w:i/>
                <w:szCs w:val="20"/>
              </w:rPr>
              <w:t>/../accountableHealthcareProfessional</w:t>
            </w:r>
          </w:p>
          <w:p w14:paraId="1DDCBCF2" w14:textId="6A82FF6F" w:rsidR="00136240" w:rsidRPr="00D02AB9" w:rsidRDefault="00136240">
            <w:pPr>
              <w:rPr>
                <w:szCs w:val="20"/>
              </w:rPr>
            </w:pPr>
          </w:p>
        </w:tc>
        <w:tc>
          <w:tcPr>
            <w:tcW w:w="1701" w:type="dxa"/>
          </w:tcPr>
          <w:p w14:paraId="5C18F901" w14:textId="77777777" w:rsidR="00136240" w:rsidRPr="00D02AB9" w:rsidRDefault="00136240" w:rsidP="003A6D72">
            <w:pPr>
              <w:spacing w:line="229" w:lineRule="exact"/>
              <w:rPr>
                <w:i/>
                <w:szCs w:val="20"/>
              </w:rPr>
            </w:pPr>
            <w:r w:rsidRPr="00D02AB9">
              <w:rPr>
                <w:i/>
                <w:szCs w:val="20"/>
              </w:rPr>
              <w:t>HealthcareProfessionalType</w:t>
            </w:r>
          </w:p>
          <w:p w14:paraId="384949FC" w14:textId="55E26D2B" w:rsidR="00136240" w:rsidRPr="00D02AB9" w:rsidRDefault="00136240">
            <w:pPr>
              <w:rPr>
                <w:szCs w:val="20"/>
              </w:rPr>
            </w:pPr>
          </w:p>
        </w:tc>
        <w:tc>
          <w:tcPr>
            <w:tcW w:w="3827" w:type="dxa"/>
          </w:tcPr>
          <w:p w14:paraId="6EA8199E" w14:textId="38AFD934" w:rsidR="00136240" w:rsidRPr="00D02AB9" w:rsidRDefault="00136240" w:rsidP="002F51F9">
            <w:pPr>
              <w:rPr>
                <w:szCs w:val="20"/>
              </w:rPr>
            </w:pPr>
            <w:r w:rsidRPr="00D02AB9">
              <w:rPr>
                <w:i/>
                <w:szCs w:val="20"/>
              </w:rPr>
              <w:t>Ansv</w:t>
            </w:r>
            <w:r w:rsidR="00771FE5" w:rsidRPr="00D02AB9">
              <w:rPr>
                <w:i/>
                <w:szCs w:val="20"/>
              </w:rPr>
              <w:t>arig hälso- och sjukvårdsperson</w:t>
            </w:r>
            <w:r w:rsidRPr="00D02AB9">
              <w:rPr>
                <w:i/>
                <w:szCs w:val="20"/>
              </w:rPr>
              <w:t xml:space="preserve"> för </w:t>
            </w:r>
            <w:del w:id="167" w:author="Andreas Bjärkmar" w:date="2014-03-28T10:54:00Z">
              <w:r w:rsidRPr="00F01C22" w:rsidDel="002F51F9">
                <w:rPr>
                  <w:i/>
                  <w:szCs w:val="20"/>
                  <w:highlight w:val="yellow"/>
                  <w:rPrChange w:id="168" w:author="Andreas Bjärkmar" w:date="2014-03-28T10:57:00Z">
                    <w:rPr>
                      <w:i/>
                      <w:szCs w:val="20"/>
                    </w:rPr>
                  </w:rPrChange>
                </w:rPr>
                <w:delText>undersökningsresultatet.</w:delText>
              </w:r>
            </w:del>
            <w:ins w:id="169" w:author="Andreas Bjärkmar" w:date="2014-03-28T10:54:00Z">
              <w:r w:rsidR="002F51F9" w:rsidRPr="00F01C22">
                <w:rPr>
                  <w:i/>
                  <w:szCs w:val="20"/>
                  <w:highlight w:val="yellow"/>
                  <w:rPrChange w:id="170" w:author="Andreas Bjärkmar" w:date="2014-03-28T10:57:00Z">
                    <w:rPr>
                      <w:i/>
                      <w:szCs w:val="20"/>
                    </w:rPr>
                  </w:rPrChange>
                </w:rPr>
                <w:t xml:space="preserve">undersökningsunderlaget. </w:t>
              </w:r>
            </w:ins>
            <w:ins w:id="171" w:author="Andreas Bjärkmar" w:date="2014-03-28T10:55:00Z">
              <w:r w:rsidR="002F51F9" w:rsidRPr="00F01C22">
                <w:rPr>
                  <w:i/>
                  <w:szCs w:val="20"/>
                  <w:highlight w:val="yellow"/>
                  <w:rPrChange w:id="172" w:author="Andreas Bjärkmar" w:date="2014-03-28T10:57:00Z">
                    <w:rPr>
                      <w:i/>
                      <w:szCs w:val="20"/>
                    </w:rPr>
                  </w:rPrChange>
                </w:rPr>
                <w:t>Ansvarar för information som härstammar från insamlingstillfället. Det är denna person som har den fysiska kontakten med patienten vid insamlandet av datan som utlåtandet grundar sig på.</w:t>
              </w:r>
            </w:ins>
          </w:p>
        </w:tc>
        <w:tc>
          <w:tcPr>
            <w:tcW w:w="1192" w:type="dxa"/>
          </w:tcPr>
          <w:p w14:paraId="41EBB0C5" w14:textId="66CA74B2" w:rsidR="00136240" w:rsidRPr="00D02AB9" w:rsidRDefault="00136240">
            <w:pPr>
              <w:jc w:val="center"/>
              <w:rPr>
                <w:szCs w:val="20"/>
              </w:rPr>
            </w:pPr>
            <w:r w:rsidRPr="00D02AB9">
              <w:rPr>
                <w:i/>
                <w:szCs w:val="20"/>
              </w:rPr>
              <w:t>0</w:t>
            </w:r>
            <w:proofErr w:type="gramStart"/>
            <w:r w:rsidRPr="00D02AB9">
              <w:rPr>
                <w:i/>
                <w:szCs w:val="20"/>
              </w:rPr>
              <w:t>..</w:t>
            </w:r>
            <w:proofErr w:type="gramEnd"/>
            <w:r w:rsidRPr="00D02AB9">
              <w:rPr>
                <w:i/>
                <w:szCs w:val="20"/>
              </w:rPr>
              <w:t>1</w:t>
            </w:r>
          </w:p>
        </w:tc>
      </w:tr>
      <w:tr w:rsidR="00136240" w:rsidRPr="00D02AB9" w14:paraId="41BE2051" w14:textId="77777777" w:rsidTr="00F01C22">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173" w:author="Andreas Bjärkmar" w:date="2014-03-28T10:57:00Z">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818"/>
          <w:trPrChange w:id="174" w:author="Andreas Bjärkmar" w:date="2014-03-28T10:57:00Z">
            <w:trPr>
              <w:trHeight w:val="1613"/>
            </w:trPr>
          </w:trPrChange>
        </w:trPr>
        <w:tc>
          <w:tcPr>
            <w:tcW w:w="2802" w:type="dxa"/>
            <w:tcPrChange w:id="175" w:author="Andreas Bjärkmar" w:date="2014-03-28T10:57:00Z">
              <w:tcPr>
                <w:tcW w:w="2802" w:type="dxa"/>
              </w:tcPr>
            </w:tcPrChange>
          </w:tcPr>
          <w:p w14:paraId="7FEBAC26"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/../../a</w:t>
            </w:r>
            <w:r w:rsidRPr="00D02AB9">
              <w:rPr>
                <w:spacing w:val="-1"/>
                <w:szCs w:val="20"/>
              </w:rPr>
              <w:t>uthorTime</w:t>
            </w:r>
          </w:p>
          <w:p w14:paraId="4A12323D" w14:textId="77777777" w:rsidR="00136240" w:rsidRPr="00D02AB9" w:rsidRDefault="00136240">
            <w:pPr>
              <w:rPr>
                <w:szCs w:val="20"/>
              </w:rPr>
            </w:pPr>
          </w:p>
        </w:tc>
        <w:tc>
          <w:tcPr>
            <w:tcW w:w="1701" w:type="dxa"/>
            <w:tcPrChange w:id="176" w:author="Andreas Bjärkmar" w:date="2014-03-28T10:57:00Z">
              <w:tcPr>
                <w:tcW w:w="1701" w:type="dxa"/>
              </w:tcPr>
            </w:tcPrChange>
          </w:tcPr>
          <w:p w14:paraId="0F3825B1" w14:textId="77777777" w:rsidR="00136240" w:rsidRPr="00D02AB9" w:rsidRDefault="00136240" w:rsidP="003A6D72">
            <w:pPr>
              <w:spacing w:line="229" w:lineRule="exact"/>
              <w:rPr>
                <w:rFonts w:cs="Arial"/>
                <w:color w:val="FF0000"/>
                <w:szCs w:val="20"/>
              </w:rPr>
            </w:pPr>
            <w:r w:rsidRPr="00D02AB9">
              <w:rPr>
                <w:szCs w:val="20"/>
              </w:rPr>
              <w:t>TimeStampType</w:t>
            </w:r>
          </w:p>
          <w:p w14:paraId="1DC2D937" w14:textId="77777777" w:rsidR="00136240" w:rsidRPr="00D02AB9" w:rsidRDefault="00136240">
            <w:pPr>
              <w:rPr>
                <w:szCs w:val="20"/>
              </w:rPr>
            </w:pPr>
          </w:p>
        </w:tc>
        <w:tc>
          <w:tcPr>
            <w:tcW w:w="3827" w:type="dxa"/>
            <w:tcPrChange w:id="177" w:author="Andreas Bjärkmar" w:date="2014-03-28T10:57:00Z">
              <w:tcPr>
                <w:tcW w:w="3827" w:type="dxa"/>
              </w:tcPr>
            </w:tcPrChange>
          </w:tcPr>
          <w:p w14:paraId="5713C76E" w14:textId="0BA23FBF" w:rsidR="00136240" w:rsidRPr="00D02AB9" w:rsidRDefault="00136240" w:rsidP="00F01C22">
            <w:pPr>
              <w:spacing w:line="226" w:lineRule="exact"/>
              <w:rPr>
                <w:szCs w:val="20"/>
              </w:rPr>
            </w:pPr>
            <w:r w:rsidRPr="00F01C22">
              <w:rPr>
                <w:spacing w:val="-1"/>
                <w:szCs w:val="20"/>
                <w:highlight w:val="yellow"/>
                <w:rPrChange w:id="178" w:author="Andreas Bjärkmar" w:date="2014-03-28T10:58:00Z">
                  <w:rPr>
                    <w:spacing w:val="-1"/>
                    <w:szCs w:val="20"/>
                  </w:rPr>
                </w:rPrChange>
              </w:rPr>
              <w:t xml:space="preserve">Tidpunkt då </w:t>
            </w:r>
            <w:del w:id="179" w:author="Andreas Bjärkmar" w:date="2014-03-28T10:56:00Z">
              <w:r w:rsidRPr="00F01C22" w:rsidDel="002F51F9">
                <w:rPr>
                  <w:spacing w:val="-1"/>
                  <w:szCs w:val="20"/>
                  <w:highlight w:val="yellow"/>
                  <w:rPrChange w:id="180" w:author="Andreas Bjärkmar" w:date="2014-03-28T10:58:00Z">
                    <w:rPr>
                      <w:spacing w:val="-1"/>
                      <w:szCs w:val="20"/>
                    </w:rPr>
                  </w:rPrChange>
                </w:rPr>
                <w:delText xml:space="preserve">dokumentet </w:delText>
              </w:r>
            </w:del>
            <w:ins w:id="181" w:author="Andreas Bjärkmar" w:date="2014-03-28T10:56:00Z">
              <w:r w:rsidR="002F51F9" w:rsidRPr="00F01C22">
                <w:rPr>
                  <w:spacing w:val="-1"/>
                  <w:szCs w:val="20"/>
                  <w:highlight w:val="yellow"/>
                  <w:rPrChange w:id="182" w:author="Andreas Bjärkmar" w:date="2014-03-28T10:58:00Z">
                    <w:rPr>
                      <w:spacing w:val="-1"/>
                      <w:szCs w:val="20"/>
                    </w:rPr>
                  </w:rPrChange>
                </w:rPr>
                <w:t xml:space="preserve">innehållet i </w:t>
              </w:r>
            </w:ins>
            <w:ins w:id="183" w:author="Andreas Bjärkmar" w:date="2014-03-28T10:57:00Z">
              <w:r w:rsidR="00F01C22" w:rsidRPr="00F01C22">
                <w:rPr>
                  <w:spacing w:val="-1"/>
                  <w:szCs w:val="20"/>
                  <w:highlight w:val="yellow"/>
                  <w:rPrChange w:id="184" w:author="Andreas Bjärkmar" w:date="2014-03-28T10:58:00Z">
                    <w:rPr>
                      <w:spacing w:val="-1"/>
                      <w:szCs w:val="20"/>
                    </w:rPr>
                  </w:rPrChange>
                </w:rPr>
                <w:t>ecgRecording</w:t>
              </w:r>
            </w:ins>
            <w:ins w:id="185" w:author="Andreas Bjärkmar" w:date="2014-03-28T10:56:00Z">
              <w:r w:rsidR="002F51F9" w:rsidRPr="00F01C22">
                <w:rPr>
                  <w:spacing w:val="-1"/>
                  <w:szCs w:val="20"/>
                  <w:highlight w:val="yellow"/>
                  <w:rPrChange w:id="186" w:author="Andreas Bjärkmar" w:date="2014-03-28T10:58:00Z">
                    <w:rPr>
                      <w:spacing w:val="-1"/>
                      <w:szCs w:val="20"/>
                    </w:rPr>
                  </w:rPrChange>
                </w:rPr>
                <w:t xml:space="preserve"> </w:t>
              </w:r>
            </w:ins>
            <w:r w:rsidRPr="00F01C22">
              <w:rPr>
                <w:spacing w:val="-1"/>
                <w:szCs w:val="20"/>
                <w:highlight w:val="yellow"/>
                <w:rPrChange w:id="187" w:author="Andreas Bjärkmar" w:date="2014-03-28T10:58:00Z">
                  <w:rPr>
                    <w:spacing w:val="-1"/>
                    <w:szCs w:val="20"/>
                  </w:rPr>
                </w:rPrChange>
              </w:rPr>
              <w:t>skapades.</w:t>
            </w:r>
            <w:ins w:id="188" w:author="Andreas Bjärkmar" w:date="2014-03-28T10:57:00Z">
              <w:r w:rsidR="00F01C22" w:rsidRPr="00F01C22">
                <w:rPr>
                  <w:spacing w:val="-1"/>
                  <w:szCs w:val="20"/>
                  <w:highlight w:val="yellow"/>
                  <w:rPrChange w:id="189" w:author="Andreas Bjärkmar" w:date="2014-03-28T10:58:00Z">
                    <w:rPr>
                      <w:spacing w:val="-1"/>
                      <w:szCs w:val="20"/>
                    </w:rPr>
                  </w:rPrChange>
                </w:rPr>
                <w:t xml:space="preserve"> </w:t>
              </w:r>
            </w:ins>
            <w:del w:id="190" w:author="Andreas Bjärkmar" w:date="2014-03-28T10:57:00Z">
              <w:r w:rsidRPr="00F01C22" w:rsidDel="00F01C22">
                <w:rPr>
                  <w:szCs w:val="20"/>
                  <w:highlight w:val="yellow"/>
                  <w:rPrChange w:id="191" w:author="Andreas Bjärkmar" w:date="2014-03-28T10:58:00Z">
                    <w:rPr>
                      <w:szCs w:val="20"/>
                    </w:rPr>
                  </w:rPrChange>
                </w:rPr>
                <w:delText xml:space="preserve"> </w:delText>
              </w:r>
              <w:r w:rsidRPr="00F01C22" w:rsidDel="00F01C22">
                <w:rPr>
                  <w:spacing w:val="-1"/>
                  <w:szCs w:val="20"/>
                  <w:highlight w:val="yellow"/>
                  <w:rPrChange w:id="192" w:author="Andreas Bjärkmar" w:date="2014-03-28T10:58:00Z">
                    <w:rPr>
                      <w:spacing w:val="-1"/>
                      <w:szCs w:val="20"/>
                    </w:rPr>
                  </w:rPrChange>
                </w:rPr>
                <w:delText xml:space="preserve">Det är den senaste tidpunkten då informationen uppdaterats i systemet som ska finnas här i de fall informationen har ändrats efter det att den skapades. </w:delText>
              </w:r>
            </w:del>
            <w:r w:rsidRPr="00F01C22">
              <w:rPr>
                <w:spacing w:val="-1"/>
                <w:szCs w:val="20"/>
                <w:highlight w:val="yellow"/>
                <w:rPrChange w:id="193" w:author="Andreas Bjärkmar" w:date="2014-03-28T10:58:00Z">
                  <w:rPr>
                    <w:spacing w:val="-1"/>
                    <w:szCs w:val="20"/>
                  </w:rPr>
                </w:rPrChange>
              </w:rPr>
              <w:t>Registreringstidpunkt i NPÖ riv-spec 2.2.0 avsnitt 5.2</w:t>
            </w:r>
          </w:p>
        </w:tc>
        <w:tc>
          <w:tcPr>
            <w:tcW w:w="1192" w:type="dxa"/>
            <w:tcPrChange w:id="194" w:author="Andreas Bjärkmar" w:date="2014-03-28T10:57:00Z">
              <w:tcPr>
                <w:tcW w:w="1192" w:type="dxa"/>
              </w:tcPr>
            </w:tcPrChange>
          </w:tcPr>
          <w:p w14:paraId="2CD6A67F" w14:textId="4FDE3C94"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4F3444E7" w14:textId="77777777" w:rsidTr="003A6D72">
        <w:tc>
          <w:tcPr>
            <w:tcW w:w="2802" w:type="dxa"/>
          </w:tcPr>
          <w:p w14:paraId="1BC6EB49"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w:t>
            </w:r>
            <w:r w:rsidRPr="00D02AB9">
              <w:rPr>
                <w:spacing w:val="-1"/>
                <w:szCs w:val="20"/>
              </w:rPr>
              <w:t>healthcareProfessionalHSAId</w:t>
            </w:r>
          </w:p>
          <w:p w14:paraId="039D5705" w14:textId="77777777" w:rsidR="00136240" w:rsidRPr="00D02AB9" w:rsidRDefault="00136240">
            <w:pPr>
              <w:rPr>
                <w:szCs w:val="20"/>
              </w:rPr>
            </w:pPr>
          </w:p>
        </w:tc>
        <w:tc>
          <w:tcPr>
            <w:tcW w:w="1701" w:type="dxa"/>
          </w:tcPr>
          <w:p w14:paraId="393D0A1D" w14:textId="77777777" w:rsidR="00136240" w:rsidRPr="00D02AB9" w:rsidRDefault="00136240" w:rsidP="003A6D72">
            <w:pPr>
              <w:spacing w:line="229" w:lineRule="exact"/>
              <w:rPr>
                <w:rFonts w:cs="Arial"/>
                <w:szCs w:val="20"/>
              </w:rPr>
            </w:pPr>
            <w:r w:rsidRPr="00D02AB9">
              <w:rPr>
                <w:szCs w:val="20"/>
              </w:rPr>
              <w:t>HSAIdType</w:t>
            </w:r>
          </w:p>
          <w:p w14:paraId="54D73BAE" w14:textId="77777777" w:rsidR="00136240" w:rsidRPr="00D02AB9" w:rsidRDefault="00136240">
            <w:pPr>
              <w:rPr>
                <w:szCs w:val="20"/>
              </w:rPr>
            </w:pPr>
          </w:p>
        </w:tc>
        <w:tc>
          <w:tcPr>
            <w:tcW w:w="3827" w:type="dxa"/>
          </w:tcPr>
          <w:p w14:paraId="4751F761" w14:textId="75B9D605" w:rsidR="00136240" w:rsidRPr="00D02AB9" w:rsidRDefault="00136240">
            <w:pPr>
              <w:rPr>
                <w:szCs w:val="20"/>
              </w:rPr>
            </w:pPr>
            <w:r w:rsidRPr="00D02AB9">
              <w:rPr>
                <w:spacing w:val="-1"/>
                <w:szCs w:val="20"/>
              </w:rPr>
              <w:t>HSA-id för vård- och omsorgspersonal. Skall anges om tillgänglig. (Enligt NPÖ riv-spec 2.2.0 avsnitt 4.1.39 beslutsregel: I de fall då HSA-id inte finns tillgängligt i systemet kan Orgnr + lokalt id anges.)</w:t>
            </w:r>
          </w:p>
        </w:tc>
        <w:tc>
          <w:tcPr>
            <w:tcW w:w="1192" w:type="dxa"/>
          </w:tcPr>
          <w:p w14:paraId="2E8C15FD" w14:textId="755475B3"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074D9CD7" w14:textId="77777777" w:rsidTr="003A6D72">
        <w:tc>
          <w:tcPr>
            <w:tcW w:w="2802" w:type="dxa"/>
          </w:tcPr>
          <w:p w14:paraId="0CB39C18" w14:textId="443445D8"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healthcareProfessionalName</w:t>
            </w:r>
          </w:p>
        </w:tc>
        <w:tc>
          <w:tcPr>
            <w:tcW w:w="1701" w:type="dxa"/>
          </w:tcPr>
          <w:p w14:paraId="559E43A0" w14:textId="24684603" w:rsidR="00136240" w:rsidRPr="00D02AB9" w:rsidRDefault="00136240">
            <w:pPr>
              <w:rPr>
                <w:szCs w:val="20"/>
              </w:rPr>
            </w:pPr>
            <w:r w:rsidRPr="00D02AB9">
              <w:rPr>
                <w:spacing w:val="-1"/>
                <w:szCs w:val="20"/>
              </w:rPr>
              <w:t>string</w:t>
            </w:r>
          </w:p>
        </w:tc>
        <w:tc>
          <w:tcPr>
            <w:tcW w:w="3827" w:type="dxa"/>
          </w:tcPr>
          <w:p w14:paraId="33952785" w14:textId="4F52B310" w:rsidR="00136240" w:rsidRPr="00D02AB9" w:rsidRDefault="00136240">
            <w:pPr>
              <w:rPr>
                <w:szCs w:val="20"/>
              </w:rPr>
            </w:pPr>
            <w:r w:rsidRPr="00D02AB9">
              <w:rPr>
                <w:spacing w:val="-1"/>
                <w:szCs w:val="20"/>
              </w:rPr>
              <w:t>Namn på vård- och omsorgspersonal. Om tillgängligt skall detta anges.</w:t>
            </w:r>
          </w:p>
        </w:tc>
        <w:tc>
          <w:tcPr>
            <w:tcW w:w="1192" w:type="dxa"/>
          </w:tcPr>
          <w:p w14:paraId="7C19DD59" w14:textId="32AC3BB7"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1BEB194" w14:textId="77777777" w:rsidTr="003A6D72">
        <w:tc>
          <w:tcPr>
            <w:tcW w:w="2802" w:type="dxa"/>
          </w:tcPr>
          <w:p w14:paraId="147B9939" w14:textId="77777777" w:rsidR="00136240" w:rsidRPr="00D02AB9" w:rsidRDefault="00136240" w:rsidP="003A6D72">
            <w:pPr>
              <w:spacing w:line="229" w:lineRule="exact"/>
              <w:rPr>
                <w:i/>
                <w:szCs w:val="20"/>
              </w:rPr>
            </w:pPr>
            <w:proofErr w:type="gramStart"/>
            <w:r w:rsidRPr="00D02AB9">
              <w:rPr>
                <w:i/>
                <w:szCs w:val="20"/>
              </w:rPr>
              <w:t>..</w:t>
            </w:r>
            <w:proofErr w:type="gramEnd"/>
            <w:r w:rsidRPr="00D02AB9">
              <w:rPr>
                <w:i/>
                <w:szCs w:val="20"/>
              </w:rPr>
              <w:t>/../../</w:t>
            </w:r>
            <w:r w:rsidRPr="00D02AB9">
              <w:rPr>
                <w:i/>
                <w:spacing w:val="-1"/>
                <w:szCs w:val="20"/>
              </w:rPr>
              <w:t>healthcareProfessionalRoleCode</w:t>
            </w:r>
          </w:p>
          <w:p w14:paraId="4786A12C" w14:textId="6DE51223" w:rsidR="00136240" w:rsidRPr="00D02AB9" w:rsidRDefault="00136240">
            <w:pPr>
              <w:rPr>
                <w:szCs w:val="20"/>
              </w:rPr>
            </w:pPr>
          </w:p>
        </w:tc>
        <w:tc>
          <w:tcPr>
            <w:tcW w:w="1701" w:type="dxa"/>
          </w:tcPr>
          <w:p w14:paraId="64B1ECF5" w14:textId="77777777" w:rsidR="00136240" w:rsidRPr="00D02AB9" w:rsidRDefault="00136240" w:rsidP="003A6D72">
            <w:pPr>
              <w:spacing w:line="226" w:lineRule="exact"/>
              <w:rPr>
                <w:i/>
                <w:spacing w:val="-1"/>
                <w:szCs w:val="20"/>
              </w:rPr>
            </w:pPr>
            <w:r w:rsidRPr="00D02AB9">
              <w:rPr>
                <w:i/>
                <w:spacing w:val="-1"/>
                <w:szCs w:val="20"/>
              </w:rPr>
              <w:t xml:space="preserve">CVType </w:t>
            </w:r>
          </w:p>
          <w:p w14:paraId="12E1F040" w14:textId="6F6777C5" w:rsidR="00136240" w:rsidRPr="00D02AB9" w:rsidRDefault="00136240">
            <w:pPr>
              <w:rPr>
                <w:szCs w:val="20"/>
              </w:rPr>
            </w:pPr>
          </w:p>
        </w:tc>
        <w:tc>
          <w:tcPr>
            <w:tcW w:w="3827" w:type="dxa"/>
          </w:tcPr>
          <w:p w14:paraId="18DC5743" w14:textId="77777777" w:rsidR="00136240" w:rsidRPr="00D02AB9" w:rsidRDefault="00136240" w:rsidP="003A6D72">
            <w:pPr>
              <w:spacing w:line="226" w:lineRule="exact"/>
              <w:rPr>
                <w:i/>
                <w:szCs w:val="20"/>
              </w:rPr>
            </w:pPr>
            <w:r w:rsidRPr="00D02AB9">
              <w:rPr>
                <w:i/>
                <w:szCs w:val="20"/>
              </w:rPr>
              <w:t xml:space="preserve">Information om ansvarige personens befattning. Om möjligt skall KV Befattning (OID 1.2.752.129.2.2.1.4), se </w:t>
            </w:r>
          </w:p>
          <w:commentRangeStart w:id="195"/>
          <w:p w14:paraId="580C5A2A" w14:textId="77777777" w:rsidR="00136240" w:rsidRPr="00D02AB9" w:rsidRDefault="00136240" w:rsidP="003A6D72">
            <w:pPr>
              <w:spacing w:line="226" w:lineRule="exact"/>
              <w:rPr>
                <w:rStyle w:val="Hyperlink"/>
                <w:i/>
                <w:szCs w:val="20"/>
              </w:rPr>
            </w:pPr>
            <w:r w:rsidRPr="00D02AB9">
              <w:fldChar w:fldCharType="begin"/>
            </w:r>
            <w:r w:rsidRPr="00D02AB9">
              <w:rPr>
                <w:szCs w:val="20"/>
              </w:rPr>
              <w:instrText xml:space="preserve"> HYPERLINK "http://www.inera.se/Documents/TJANSTER_PROJEKT/Katalogtjanst_HSA/Innehall/hsa_innehall_befattning.pdf" </w:instrText>
            </w:r>
            <w:r w:rsidRPr="00D02AB9">
              <w:fldChar w:fldCharType="separate"/>
            </w:r>
            <w:r w:rsidRPr="00D02AB9">
              <w:rPr>
                <w:rStyle w:val="Hyperlink"/>
                <w:i/>
                <w:szCs w:val="20"/>
              </w:rPr>
              <w:t>http://www.inera.se/Documents/TJANSTER_PROJEKT/Katalogtjanst_HSA/Innehall/hsa_innehall_befattning.pdf</w:t>
            </w:r>
            <w:r w:rsidRPr="00D02AB9">
              <w:rPr>
                <w:rStyle w:val="Hyperlink"/>
                <w:i/>
                <w:szCs w:val="20"/>
              </w:rPr>
              <w:fldChar w:fldCharType="end"/>
            </w:r>
            <w:r w:rsidRPr="00D02AB9">
              <w:rPr>
                <w:rStyle w:val="Hyperlink"/>
                <w:i/>
                <w:szCs w:val="20"/>
              </w:rPr>
              <w:t xml:space="preserve">. </w:t>
            </w:r>
            <w:commentRangeEnd w:id="195"/>
            <w:r w:rsidR="00EF5B44" w:rsidRPr="00D02AB9">
              <w:rPr>
                <w:rStyle w:val="CommentReference"/>
                <w:rFonts w:eastAsia="ヒラギノ角ゴ Pro W3"/>
                <w:i/>
                <w:color w:val="000000"/>
                <w:sz w:val="20"/>
                <w:szCs w:val="20"/>
                <w:lang w:val="en-GB"/>
              </w:rPr>
              <w:commentReference w:id="195"/>
            </w:r>
          </w:p>
          <w:p w14:paraId="6CEBD944" w14:textId="77777777" w:rsidR="00136240" w:rsidRPr="00D02AB9" w:rsidRDefault="00136240" w:rsidP="003A6D72">
            <w:pPr>
              <w:spacing w:line="226" w:lineRule="exact"/>
              <w:rPr>
                <w:i/>
                <w:spacing w:val="-1"/>
                <w:szCs w:val="20"/>
              </w:rPr>
            </w:pPr>
            <w:r w:rsidRPr="00D02AB9">
              <w:rPr>
                <w:i/>
                <w:spacing w:val="-1"/>
                <w:szCs w:val="20"/>
              </w:rPr>
              <w:t>Om befattningskod enligt detta kodverk saknas, skall befattning anges i originalText, se nedan.</w:t>
            </w:r>
          </w:p>
          <w:p w14:paraId="00CA83DF" w14:textId="7234D1F4" w:rsidR="00136240" w:rsidRPr="00D02AB9" w:rsidRDefault="00136240">
            <w:pPr>
              <w:rPr>
                <w:szCs w:val="20"/>
              </w:rPr>
            </w:pPr>
          </w:p>
        </w:tc>
        <w:tc>
          <w:tcPr>
            <w:tcW w:w="1192" w:type="dxa"/>
          </w:tcPr>
          <w:p w14:paraId="7431B376" w14:textId="2EFB0801"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496AFF8A" w14:textId="77777777" w:rsidTr="003A6D72">
        <w:tc>
          <w:tcPr>
            <w:tcW w:w="2802" w:type="dxa"/>
          </w:tcPr>
          <w:p w14:paraId="0BA78586" w14:textId="6F6EE368"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p>
        </w:tc>
        <w:tc>
          <w:tcPr>
            <w:tcW w:w="1701" w:type="dxa"/>
          </w:tcPr>
          <w:p w14:paraId="650A46AE" w14:textId="0C16ECD8" w:rsidR="00136240" w:rsidRPr="00D02AB9" w:rsidRDefault="00136240">
            <w:pPr>
              <w:rPr>
                <w:szCs w:val="20"/>
              </w:rPr>
            </w:pPr>
            <w:r w:rsidRPr="00D02AB9">
              <w:rPr>
                <w:spacing w:val="-1"/>
                <w:szCs w:val="20"/>
              </w:rPr>
              <w:t>string</w:t>
            </w:r>
          </w:p>
        </w:tc>
        <w:tc>
          <w:tcPr>
            <w:tcW w:w="3827" w:type="dxa"/>
          </w:tcPr>
          <w:p w14:paraId="57944CF4" w14:textId="6688C8D9" w:rsidR="00136240" w:rsidRPr="00D02AB9" w:rsidRDefault="00136240">
            <w:pPr>
              <w:rPr>
                <w:szCs w:val="20"/>
              </w:rPr>
            </w:pPr>
            <w:r w:rsidRPr="00D02AB9">
              <w:rPr>
                <w:szCs w:val="20"/>
              </w:rPr>
              <w:t xml:space="preserve">Befattningskod. Om code anges skall också </w:t>
            </w:r>
            <w:proofErr w:type="gramStart"/>
            <w:r w:rsidRPr="00D02AB9">
              <w:rPr>
                <w:szCs w:val="20"/>
              </w:rPr>
              <w:t>codeSystem  samt</w:t>
            </w:r>
            <w:proofErr w:type="gramEnd"/>
            <w:r w:rsidRPr="00D02AB9">
              <w:rPr>
                <w:szCs w:val="20"/>
              </w:rPr>
              <w:t xml:space="preserve"> displayName anges.</w:t>
            </w:r>
          </w:p>
        </w:tc>
        <w:tc>
          <w:tcPr>
            <w:tcW w:w="1192" w:type="dxa"/>
          </w:tcPr>
          <w:p w14:paraId="6F59219A" w14:textId="288E1762"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E07522C" w14:textId="77777777" w:rsidTr="003A6D72">
        <w:tc>
          <w:tcPr>
            <w:tcW w:w="2802" w:type="dxa"/>
          </w:tcPr>
          <w:p w14:paraId="28DA2EDF" w14:textId="6E23C950"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w:t>
            </w:r>
          </w:p>
        </w:tc>
        <w:tc>
          <w:tcPr>
            <w:tcW w:w="1701" w:type="dxa"/>
          </w:tcPr>
          <w:p w14:paraId="5544DD67" w14:textId="6DEF0389" w:rsidR="00136240" w:rsidRPr="00D02AB9" w:rsidRDefault="00136240">
            <w:pPr>
              <w:rPr>
                <w:szCs w:val="20"/>
              </w:rPr>
            </w:pPr>
            <w:r w:rsidRPr="00D02AB9">
              <w:rPr>
                <w:spacing w:val="-1"/>
                <w:szCs w:val="20"/>
              </w:rPr>
              <w:t>string</w:t>
            </w:r>
          </w:p>
        </w:tc>
        <w:tc>
          <w:tcPr>
            <w:tcW w:w="3827" w:type="dxa"/>
          </w:tcPr>
          <w:p w14:paraId="4DEEA1B1" w14:textId="05679A2E" w:rsidR="00136240" w:rsidRPr="00D02AB9" w:rsidRDefault="00136240">
            <w:pPr>
              <w:rPr>
                <w:szCs w:val="20"/>
              </w:rPr>
            </w:pPr>
            <w:r w:rsidRPr="00D02AB9">
              <w:rPr>
                <w:szCs w:val="20"/>
              </w:rPr>
              <w:t>Kodsystem för befattningskod. Om codeSystem anges skall också code samt displayName anges.</w:t>
            </w:r>
          </w:p>
        </w:tc>
        <w:tc>
          <w:tcPr>
            <w:tcW w:w="1192" w:type="dxa"/>
          </w:tcPr>
          <w:p w14:paraId="56BDE502" w14:textId="7292907A"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741B0FA" w14:textId="77777777" w:rsidTr="003A6D72">
        <w:tc>
          <w:tcPr>
            <w:tcW w:w="2802" w:type="dxa"/>
          </w:tcPr>
          <w:p w14:paraId="09E830AA" w14:textId="7BBD9A3E"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SystemName</w:t>
            </w:r>
          </w:p>
        </w:tc>
        <w:tc>
          <w:tcPr>
            <w:tcW w:w="1701" w:type="dxa"/>
          </w:tcPr>
          <w:p w14:paraId="2B9F9298" w14:textId="33D33B87" w:rsidR="00136240" w:rsidRPr="00D02AB9" w:rsidRDefault="00136240">
            <w:pPr>
              <w:rPr>
                <w:szCs w:val="20"/>
              </w:rPr>
            </w:pPr>
            <w:r w:rsidRPr="00D02AB9">
              <w:rPr>
                <w:spacing w:val="-1"/>
                <w:szCs w:val="20"/>
              </w:rPr>
              <w:t>string</w:t>
            </w:r>
          </w:p>
        </w:tc>
        <w:tc>
          <w:tcPr>
            <w:tcW w:w="3827" w:type="dxa"/>
          </w:tcPr>
          <w:p w14:paraId="23C7AAD6" w14:textId="499F7F63" w:rsidR="00136240" w:rsidRPr="00D02AB9" w:rsidRDefault="00136240">
            <w:pPr>
              <w:rPr>
                <w:szCs w:val="20"/>
              </w:rPr>
            </w:pPr>
            <w:r w:rsidRPr="00D02AB9">
              <w:rPr>
                <w:szCs w:val="20"/>
              </w:rPr>
              <w:t>Namn på kodsystem för befattningskod.</w:t>
            </w:r>
          </w:p>
        </w:tc>
        <w:tc>
          <w:tcPr>
            <w:tcW w:w="1192" w:type="dxa"/>
          </w:tcPr>
          <w:p w14:paraId="3DF19082" w14:textId="06E6CE8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7B82011" w14:textId="77777777" w:rsidTr="003A6D72">
        <w:tc>
          <w:tcPr>
            <w:tcW w:w="2802" w:type="dxa"/>
          </w:tcPr>
          <w:p w14:paraId="2E2F5A49" w14:textId="5F8E21E1"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../code</w:t>
            </w:r>
            <w:r w:rsidRPr="00D02AB9">
              <w:rPr>
                <w:szCs w:val="20"/>
              </w:rPr>
              <w:t>SystemVersion</w:t>
            </w:r>
          </w:p>
        </w:tc>
        <w:tc>
          <w:tcPr>
            <w:tcW w:w="1701" w:type="dxa"/>
          </w:tcPr>
          <w:p w14:paraId="69A778E9" w14:textId="6AB692D9" w:rsidR="00136240" w:rsidRPr="00D02AB9" w:rsidRDefault="00136240">
            <w:pPr>
              <w:rPr>
                <w:szCs w:val="20"/>
              </w:rPr>
            </w:pPr>
            <w:r w:rsidRPr="00D02AB9">
              <w:rPr>
                <w:spacing w:val="-1"/>
                <w:szCs w:val="20"/>
              </w:rPr>
              <w:t>string</w:t>
            </w:r>
          </w:p>
        </w:tc>
        <w:tc>
          <w:tcPr>
            <w:tcW w:w="3827" w:type="dxa"/>
          </w:tcPr>
          <w:p w14:paraId="58D66D0B" w14:textId="792C6E10" w:rsidR="00136240" w:rsidRPr="00D02AB9" w:rsidRDefault="00136240">
            <w:pPr>
              <w:rPr>
                <w:szCs w:val="20"/>
              </w:rPr>
            </w:pPr>
            <w:r w:rsidRPr="00D02AB9">
              <w:rPr>
                <w:szCs w:val="20"/>
              </w:rPr>
              <w:t>Version på kodsystem för befattningskod.</w:t>
            </w:r>
          </w:p>
        </w:tc>
        <w:tc>
          <w:tcPr>
            <w:tcW w:w="1192" w:type="dxa"/>
          </w:tcPr>
          <w:p w14:paraId="35221624" w14:textId="388756D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22B09AE" w14:textId="77777777" w:rsidTr="003A6D72">
        <w:tc>
          <w:tcPr>
            <w:tcW w:w="2802" w:type="dxa"/>
          </w:tcPr>
          <w:p w14:paraId="6DB326D5" w14:textId="3B1B8033"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../displayName</w:t>
            </w:r>
          </w:p>
        </w:tc>
        <w:tc>
          <w:tcPr>
            <w:tcW w:w="1701" w:type="dxa"/>
          </w:tcPr>
          <w:p w14:paraId="0CE5A08F" w14:textId="2911F54D" w:rsidR="00136240" w:rsidRPr="00D02AB9" w:rsidRDefault="00136240">
            <w:pPr>
              <w:rPr>
                <w:szCs w:val="20"/>
              </w:rPr>
            </w:pPr>
            <w:r w:rsidRPr="00D02AB9">
              <w:rPr>
                <w:spacing w:val="-1"/>
                <w:szCs w:val="20"/>
              </w:rPr>
              <w:t>string</w:t>
            </w:r>
          </w:p>
        </w:tc>
        <w:tc>
          <w:tcPr>
            <w:tcW w:w="3827" w:type="dxa"/>
          </w:tcPr>
          <w:p w14:paraId="604D4612" w14:textId="30FC5D78" w:rsidR="00136240" w:rsidRPr="00D02AB9" w:rsidRDefault="00136240">
            <w:pPr>
              <w:rPr>
                <w:szCs w:val="20"/>
              </w:rPr>
            </w:pPr>
            <w:r w:rsidRPr="00D02AB9">
              <w:rPr>
                <w:szCs w:val="20"/>
              </w:rPr>
              <w:t>Befattningskoden i klartext. Om separat displayName inte finns i producerande system skall samma värde som i code anges.</w:t>
            </w:r>
          </w:p>
        </w:tc>
        <w:tc>
          <w:tcPr>
            <w:tcW w:w="1192" w:type="dxa"/>
          </w:tcPr>
          <w:p w14:paraId="0F85FC41" w14:textId="5C9A9DE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0C30FA7" w14:textId="77777777" w:rsidTr="003A6D72">
        <w:tc>
          <w:tcPr>
            <w:tcW w:w="2802" w:type="dxa"/>
          </w:tcPr>
          <w:p w14:paraId="681F174C" w14:textId="32A8BAE7" w:rsidR="00136240" w:rsidRPr="00D02AB9" w:rsidRDefault="00136240">
            <w:pPr>
              <w:rPr>
                <w:szCs w:val="20"/>
              </w:rPr>
            </w:pPr>
            <w:proofErr w:type="gramStart"/>
            <w:r w:rsidRPr="00D02AB9">
              <w:rPr>
                <w:szCs w:val="20"/>
              </w:rPr>
              <w:t>..</w:t>
            </w:r>
            <w:proofErr w:type="gramEnd"/>
            <w:r w:rsidRPr="00D02AB9">
              <w:rPr>
                <w:szCs w:val="20"/>
              </w:rPr>
              <w:t>/../../</w:t>
            </w:r>
            <w:r w:rsidRPr="00D02AB9">
              <w:rPr>
                <w:spacing w:val="-1"/>
                <w:szCs w:val="20"/>
              </w:rPr>
              <w:t>../originalText</w:t>
            </w:r>
          </w:p>
        </w:tc>
        <w:tc>
          <w:tcPr>
            <w:tcW w:w="1701" w:type="dxa"/>
          </w:tcPr>
          <w:p w14:paraId="0BCDBC91" w14:textId="0E16FFCB" w:rsidR="00136240" w:rsidRPr="00D02AB9" w:rsidRDefault="00136240">
            <w:pPr>
              <w:rPr>
                <w:szCs w:val="20"/>
              </w:rPr>
            </w:pPr>
            <w:r w:rsidRPr="00D02AB9">
              <w:rPr>
                <w:spacing w:val="-1"/>
                <w:szCs w:val="20"/>
              </w:rPr>
              <w:t>string</w:t>
            </w:r>
          </w:p>
        </w:tc>
        <w:tc>
          <w:tcPr>
            <w:tcW w:w="3827" w:type="dxa"/>
          </w:tcPr>
          <w:p w14:paraId="235FDA5A" w14:textId="77777777" w:rsidR="00136240" w:rsidRPr="00D02AB9" w:rsidRDefault="00136240" w:rsidP="003A6D72">
            <w:pPr>
              <w:spacing w:line="229" w:lineRule="exact"/>
              <w:rPr>
                <w:szCs w:val="20"/>
              </w:rPr>
            </w:pPr>
            <w:r w:rsidRPr="00D02AB9">
              <w:rPr>
                <w:szCs w:val="20"/>
              </w:rPr>
              <w:t>Om befattning är beskriven i ett lokalt kodverk utan OID, eller när kod helt saknas, kan en beskrivande text anges i originalText.</w:t>
            </w:r>
          </w:p>
          <w:p w14:paraId="6EC7C71D" w14:textId="2F486CBD" w:rsidR="00136240" w:rsidRPr="00D02AB9" w:rsidRDefault="00136240">
            <w:pPr>
              <w:rPr>
                <w:szCs w:val="20"/>
              </w:rPr>
            </w:pPr>
            <w:r w:rsidRPr="00D02AB9">
              <w:rPr>
                <w:szCs w:val="20"/>
              </w:rPr>
              <w:t xml:space="preserve">Om originalText anges skall inget annat värde i </w:t>
            </w:r>
            <w:r w:rsidRPr="00D02AB9">
              <w:rPr>
                <w:spacing w:val="-1"/>
                <w:szCs w:val="20"/>
              </w:rPr>
              <w:t>healthcareProfessionalRoleCode anges.</w:t>
            </w:r>
          </w:p>
        </w:tc>
        <w:tc>
          <w:tcPr>
            <w:tcW w:w="1192" w:type="dxa"/>
          </w:tcPr>
          <w:p w14:paraId="012E8578" w14:textId="0880516D"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DE738D3" w14:textId="77777777" w:rsidTr="003A6D72">
        <w:tc>
          <w:tcPr>
            <w:tcW w:w="2802" w:type="dxa"/>
          </w:tcPr>
          <w:p w14:paraId="063C6951" w14:textId="3DC07001" w:rsidR="00136240" w:rsidRPr="00D02AB9" w:rsidRDefault="00136240">
            <w:pPr>
              <w:rPr>
                <w:szCs w:val="20"/>
              </w:rPr>
            </w:pPr>
            <w:proofErr w:type="gramStart"/>
            <w:r w:rsidRPr="00D02AB9">
              <w:rPr>
                <w:i/>
                <w:spacing w:val="-1"/>
                <w:szCs w:val="20"/>
              </w:rPr>
              <w:t>..</w:t>
            </w:r>
            <w:proofErr w:type="gramEnd"/>
            <w:r w:rsidRPr="00D02AB9">
              <w:rPr>
                <w:i/>
                <w:spacing w:val="-1"/>
                <w:szCs w:val="20"/>
              </w:rPr>
              <w:t>/../../healthcareProfessionalOrgUnit</w:t>
            </w:r>
          </w:p>
        </w:tc>
        <w:tc>
          <w:tcPr>
            <w:tcW w:w="1701" w:type="dxa"/>
          </w:tcPr>
          <w:p w14:paraId="56A0F9CD" w14:textId="1A95B30D" w:rsidR="00136240" w:rsidRPr="00D02AB9" w:rsidRDefault="00136240">
            <w:pPr>
              <w:rPr>
                <w:szCs w:val="20"/>
              </w:rPr>
            </w:pPr>
            <w:r w:rsidRPr="00D02AB9">
              <w:rPr>
                <w:i/>
                <w:spacing w:val="-1"/>
                <w:szCs w:val="20"/>
              </w:rPr>
              <w:t>OrgUnitType</w:t>
            </w:r>
          </w:p>
        </w:tc>
        <w:tc>
          <w:tcPr>
            <w:tcW w:w="3827" w:type="dxa"/>
          </w:tcPr>
          <w:p w14:paraId="18D94B4F" w14:textId="7C02C7A5" w:rsidR="00136240" w:rsidRPr="00D02AB9" w:rsidRDefault="00136240">
            <w:pPr>
              <w:rPr>
                <w:szCs w:val="20"/>
              </w:rPr>
            </w:pPr>
            <w:r w:rsidRPr="00D02AB9">
              <w:rPr>
                <w:i/>
                <w:szCs w:val="20"/>
              </w:rPr>
              <w:t>Den organisation som angiven vård- och omsorgsperson är uppdragstagare på. Om tillgängligt skall detta anges.</w:t>
            </w:r>
          </w:p>
        </w:tc>
        <w:tc>
          <w:tcPr>
            <w:tcW w:w="1192" w:type="dxa"/>
          </w:tcPr>
          <w:p w14:paraId="632AD982" w14:textId="11B2018D"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51D3EF41" w14:textId="77777777" w:rsidTr="003A6D72">
        <w:tc>
          <w:tcPr>
            <w:tcW w:w="2802" w:type="dxa"/>
          </w:tcPr>
          <w:p w14:paraId="2A7BE65F" w14:textId="74F23465" w:rsidR="00136240" w:rsidRPr="00D02AB9" w:rsidRDefault="00136240">
            <w:pPr>
              <w:rPr>
                <w:szCs w:val="20"/>
              </w:rPr>
            </w:pPr>
            <w:proofErr w:type="gramStart"/>
            <w:r w:rsidRPr="00D02AB9">
              <w:rPr>
                <w:szCs w:val="20"/>
              </w:rPr>
              <w:t>..</w:t>
            </w:r>
            <w:proofErr w:type="gramEnd"/>
            <w:r w:rsidRPr="00D02AB9">
              <w:rPr>
                <w:szCs w:val="20"/>
              </w:rPr>
              <w:t>/../../../orgUnitHSAId</w:t>
            </w:r>
          </w:p>
        </w:tc>
        <w:tc>
          <w:tcPr>
            <w:tcW w:w="1701" w:type="dxa"/>
          </w:tcPr>
          <w:p w14:paraId="6E419DC1" w14:textId="0AD0ED0C" w:rsidR="00136240" w:rsidRPr="00D02AB9" w:rsidRDefault="00136240">
            <w:pPr>
              <w:rPr>
                <w:szCs w:val="20"/>
              </w:rPr>
            </w:pPr>
            <w:r w:rsidRPr="00D02AB9">
              <w:rPr>
                <w:spacing w:val="-1"/>
                <w:szCs w:val="20"/>
              </w:rPr>
              <w:t>HSAIdType</w:t>
            </w:r>
          </w:p>
        </w:tc>
        <w:tc>
          <w:tcPr>
            <w:tcW w:w="3827" w:type="dxa"/>
          </w:tcPr>
          <w:p w14:paraId="664DEDBF" w14:textId="0C229DA2" w:rsidR="00136240" w:rsidRPr="00D02AB9" w:rsidRDefault="00136240">
            <w:pPr>
              <w:rPr>
                <w:szCs w:val="20"/>
              </w:rPr>
            </w:pPr>
            <w:r w:rsidRPr="00D02AB9">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7839320" w14:textId="77777777" w:rsidTr="003A6D72">
        <w:tc>
          <w:tcPr>
            <w:tcW w:w="2802" w:type="dxa"/>
          </w:tcPr>
          <w:p w14:paraId="4A8E7D7C" w14:textId="2F1903E7" w:rsidR="00136240" w:rsidRPr="00D02AB9" w:rsidRDefault="00136240">
            <w:pPr>
              <w:rPr>
                <w:szCs w:val="20"/>
              </w:rPr>
            </w:pPr>
            <w:proofErr w:type="gramStart"/>
            <w:r w:rsidRPr="00D02AB9">
              <w:rPr>
                <w:szCs w:val="20"/>
              </w:rPr>
              <w:t>..</w:t>
            </w:r>
            <w:proofErr w:type="gramEnd"/>
            <w:r w:rsidRPr="00D02AB9">
              <w:rPr>
                <w:szCs w:val="20"/>
              </w:rPr>
              <w:t>/../../../orgUnitName</w:t>
            </w:r>
          </w:p>
        </w:tc>
        <w:tc>
          <w:tcPr>
            <w:tcW w:w="1701" w:type="dxa"/>
          </w:tcPr>
          <w:p w14:paraId="5770D4F6" w14:textId="6DB774C1" w:rsidR="00136240" w:rsidRPr="00D02AB9" w:rsidRDefault="00136240">
            <w:pPr>
              <w:rPr>
                <w:szCs w:val="20"/>
              </w:rPr>
            </w:pPr>
            <w:r w:rsidRPr="00D02AB9">
              <w:rPr>
                <w:spacing w:val="-1"/>
                <w:szCs w:val="20"/>
              </w:rPr>
              <w:t>string</w:t>
            </w:r>
          </w:p>
        </w:tc>
        <w:tc>
          <w:tcPr>
            <w:tcW w:w="3827" w:type="dxa"/>
          </w:tcPr>
          <w:p w14:paraId="1EA6D62F" w14:textId="32070707" w:rsidR="00136240" w:rsidRPr="00D02AB9" w:rsidRDefault="00136240">
            <w:pPr>
              <w:rPr>
                <w:szCs w:val="20"/>
              </w:rPr>
            </w:pPr>
            <w:r w:rsidRPr="00D02AB9">
              <w:rPr>
                <w:spacing w:val="-1"/>
                <w:szCs w:val="20"/>
              </w:rPr>
              <w:t>Namn på organisationsenhet. Om tillgängligt skall detta anges.</w:t>
            </w:r>
          </w:p>
        </w:tc>
        <w:tc>
          <w:tcPr>
            <w:tcW w:w="1192" w:type="dxa"/>
          </w:tcPr>
          <w:p w14:paraId="0173835F" w14:textId="52A55535"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F89FF17" w14:textId="77777777" w:rsidTr="003A6D72">
        <w:tc>
          <w:tcPr>
            <w:tcW w:w="2802" w:type="dxa"/>
          </w:tcPr>
          <w:p w14:paraId="1DB014A3" w14:textId="2BC2BEE7" w:rsidR="00136240" w:rsidRPr="00D02AB9" w:rsidRDefault="00136240">
            <w:pPr>
              <w:rPr>
                <w:szCs w:val="20"/>
              </w:rPr>
            </w:pPr>
            <w:proofErr w:type="gramStart"/>
            <w:r w:rsidRPr="00D02AB9">
              <w:rPr>
                <w:szCs w:val="20"/>
              </w:rPr>
              <w:t>..</w:t>
            </w:r>
            <w:proofErr w:type="gramEnd"/>
            <w:r w:rsidRPr="00D02AB9">
              <w:rPr>
                <w:szCs w:val="20"/>
              </w:rPr>
              <w:t>/../../../orgUnitTelecom</w:t>
            </w:r>
          </w:p>
        </w:tc>
        <w:tc>
          <w:tcPr>
            <w:tcW w:w="1701" w:type="dxa"/>
          </w:tcPr>
          <w:p w14:paraId="07146046" w14:textId="692265ED" w:rsidR="00136240" w:rsidRPr="00D02AB9" w:rsidRDefault="00136240">
            <w:pPr>
              <w:rPr>
                <w:szCs w:val="20"/>
              </w:rPr>
            </w:pPr>
            <w:r w:rsidRPr="00D02AB9">
              <w:rPr>
                <w:spacing w:val="-1"/>
                <w:szCs w:val="20"/>
              </w:rPr>
              <w:t>string</w:t>
            </w:r>
          </w:p>
        </w:tc>
        <w:tc>
          <w:tcPr>
            <w:tcW w:w="3827" w:type="dxa"/>
          </w:tcPr>
          <w:p w14:paraId="33BE139B" w14:textId="67AD3646" w:rsidR="00136240" w:rsidRPr="00D02AB9" w:rsidRDefault="00136240">
            <w:pPr>
              <w:rPr>
                <w:szCs w:val="20"/>
              </w:rPr>
            </w:pPr>
            <w:r w:rsidRPr="00D02AB9">
              <w:rPr>
                <w:szCs w:val="20"/>
              </w:rPr>
              <w:t xml:space="preserve">Telefon till </w:t>
            </w:r>
            <w:r w:rsidRPr="00D02AB9">
              <w:rPr>
                <w:spacing w:val="-1"/>
                <w:szCs w:val="20"/>
              </w:rPr>
              <w:t>organisationsenhet.</w:t>
            </w:r>
          </w:p>
        </w:tc>
        <w:tc>
          <w:tcPr>
            <w:tcW w:w="1192" w:type="dxa"/>
          </w:tcPr>
          <w:p w14:paraId="1E02E14D" w14:textId="7B07FAF6"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69F379BE" w14:textId="77777777" w:rsidTr="003A6D72">
        <w:tc>
          <w:tcPr>
            <w:tcW w:w="2802" w:type="dxa"/>
          </w:tcPr>
          <w:p w14:paraId="1C0C176F" w14:textId="7C339FE8" w:rsidR="00136240" w:rsidRPr="00D02AB9" w:rsidRDefault="00136240">
            <w:pPr>
              <w:rPr>
                <w:szCs w:val="20"/>
              </w:rPr>
            </w:pPr>
            <w:proofErr w:type="gramStart"/>
            <w:r w:rsidRPr="00D02AB9">
              <w:rPr>
                <w:szCs w:val="20"/>
              </w:rPr>
              <w:t>..</w:t>
            </w:r>
            <w:proofErr w:type="gramEnd"/>
            <w:r w:rsidRPr="00D02AB9">
              <w:rPr>
                <w:szCs w:val="20"/>
              </w:rPr>
              <w:t>/../../../orgUnitEmail</w:t>
            </w:r>
          </w:p>
        </w:tc>
        <w:tc>
          <w:tcPr>
            <w:tcW w:w="1701" w:type="dxa"/>
          </w:tcPr>
          <w:p w14:paraId="16EBBD64" w14:textId="638A80E3" w:rsidR="00136240" w:rsidRPr="00D02AB9" w:rsidRDefault="00136240">
            <w:pPr>
              <w:rPr>
                <w:szCs w:val="20"/>
              </w:rPr>
            </w:pPr>
            <w:r w:rsidRPr="00D02AB9">
              <w:rPr>
                <w:spacing w:val="-1"/>
                <w:szCs w:val="20"/>
              </w:rPr>
              <w:t>string</w:t>
            </w:r>
          </w:p>
        </w:tc>
        <w:tc>
          <w:tcPr>
            <w:tcW w:w="3827" w:type="dxa"/>
          </w:tcPr>
          <w:p w14:paraId="6CCD646A" w14:textId="537F7D2C" w:rsidR="00136240" w:rsidRPr="00D02AB9" w:rsidRDefault="00136240">
            <w:pPr>
              <w:rPr>
                <w:szCs w:val="20"/>
              </w:rPr>
            </w:pPr>
            <w:r w:rsidRPr="00D02AB9">
              <w:rPr>
                <w:szCs w:val="20"/>
              </w:rPr>
              <w:t xml:space="preserve">Epost till </w:t>
            </w:r>
            <w:r w:rsidRPr="00D02AB9">
              <w:rPr>
                <w:spacing w:val="-1"/>
                <w:szCs w:val="20"/>
              </w:rPr>
              <w:t>organisationsenhet</w:t>
            </w:r>
            <w:r w:rsidRPr="00D02AB9">
              <w:rPr>
                <w:szCs w:val="20"/>
              </w:rPr>
              <w:t>.</w:t>
            </w:r>
          </w:p>
        </w:tc>
        <w:tc>
          <w:tcPr>
            <w:tcW w:w="1192" w:type="dxa"/>
          </w:tcPr>
          <w:p w14:paraId="1E923477" w14:textId="5CF1F2B9"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4513FE4B" w14:textId="77777777" w:rsidTr="003A6D72">
        <w:tc>
          <w:tcPr>
            <w:tcW w:w="2802" w:type="dxa"/>
          </w:tcPr>
          <w:p w14:paraId="3C9256EC" w14:textId="48F99912" w:rsidR="00136240" w:rsidRPr="00D02AB9" w:rsidRDefault="00136240">
            <w:pPr>
              <w:rPr>
                <w:szCs w:val="20"/>
              </w:rPr>
            </w:pPr>
            <w:proofErr w:type="gramStart"/>
            <w:r w:rsidRPr="00D02AB9">
              <w:rPr>
                <w:szCs w:val="20"/>
              </w:rPr>
              <w:t>..</w:t>
            </w:r>
            <w:proofErr w:type="gramEnd"/>
            <w:r w:rsidRPr="00D02AB9">
              <w:rPr>
                <w:szCs w:val="20"/>
              </w:rPr>
              <w:t>/../../../orgUnitAddress</w:t>
            </w:r>
          </w:p>
        </w:tc>
        <w:tc>
          <w:tcPr>
            <w:tcW w:w="1701" w:type="dxa"/>
          </w:tcPr>
          <w:p w14:paraId="551D80F6" w14:textId="2A7216AA" w:rsidR="00136240" w:rsidRPr="00D02AB9" w:rsidRDefault="00136240">
            <w:pPr>
              <w:rPr>
                <w:szCs w:val="20"/>
              </w:rPr>
            </w:pPr>
            <w:r w:rsidRPr="00D02AB9">
              <w:rPr>
                <w:spacing w:val="-1"/>
                <w:szCs w:val="20"/>
              </w:rPr>
              <w:t>string</w:t>
            </w:r>
          </w:p>
        </w:tc>
        <w:tc>
          <w:tcPr>
            <w:tcW w:w="3827" w:type="dxa"/>
          </w:tcPr>
          <w:p w14:paraId="67E9466A" w14:textId="75DC4A67" w:rsidR="00136240" w:rsidRPr="00D02AB9" w:rsidRDefault="00136240">
            <w:pPr>
              <w:rPr>
                <w:szCs w:val="20"/>
              </w:rPr>
            </w:pPr>
            <w:r w:rsidRPr="00D02AB9">
              <w:rPr>
                <w:spacing w:val="-1"/>
                <w:szCs w:val="20"/>
              </w:rPr>
              <w:t>Postadress till organisationsenhet. Skrivs på ett så naturligt sätt som möjligt, exempelvis:</w:t>
            </w:r>
            <w:r w:rsidRPr="00D02AB9">
              <w:rPr>
                <w:spacing w:val="-1"/>
                <w:szCs w:val="20"/>
              </w:rPr>
              <w:br/>
              <w:t>”Storgatan 12</w:t>
            </w:r>
            <w:r w:rsidRPr="00D02AB9">
              <w:rPr>
                <w:spacing w:val="-1"/>
                <w:szCs w:val="20"/>
              </w:rPr>
              <w:br/>
              <w:t>468 91 Lilleby”</w:t>
            </w:r>
          </w:p>
        </w:tc>
        <w:tc>
          <w:tcPr>
            <w:tcW w:w="1192" w:type="dxa"/>
          </w:tcPr>
          <w:p w14:paraId="7B3F43AB" w14:textId="1F1F38AC"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136240" w:rsidRPr="00D02AB9" w14:paraId="75092F24" w14:textId="77777777" w:rsidTr="003A6D72">
        <w:tc>
          <w:tcPr>
            <w:tcW w:w="2802" w:type="dxa"/>
          </w:tcPr>
          <w:p w14:paraId="2B0F50CC" w14:textId="0BCDDDA7" w:rsidR="00136240" w:rsidRPr="00D02AB9" w:rsidRDefault="00136240">
            <w:pPr>
              <w:rPr>
                <w:szCs w:val="20"/>
              </w:rPr>
            </w:pPr>
            <w:proofErr w:type="gramStart"/>
            <w:r w:rsidRPr="00D02AB9">
              <w:rPr>
                <w:szCs w:val="20"/>
              </w:rPr>
              <w:t>..</w:t>
            </w:r>
            <w:proofErr w:type="gramEnd"/>
            <w:r w:rsidRPr="00D02AB9">
              <w:rPr>
                <w:szCs w:val="20"/>
              </w:rPr>
              <w:t>/../../../orgUnitLocation</w:t>
            </w:r>
          </w:p>
        </w:tc>
        <w:tc>
          <w:tcPr>
            <w:tcW w:w="1701" w:type="dxa"/>
          </w:tcPr>
          <w:p w14:paraId="059B7BE1" w14:textId="73BD07DD" w:rsidR="00136240" w:rsidRPr="00D02AB9" w:rsidRDefault="00136240">
            <w:pPr>
              <w:rPr>
                <w:szCs w:val="20"/>
              </w:rPr>
            </w:pPr>
            <w:r w:rsidRPr="00D02AB9">
              <w:rPr>
                <w:spacing w:val="-1"/>
                <w:szCs w:val="20"/>
              </w:rPr>
              <w:t>string</w:t>
            </w:r>
          </w:p>
        </w:tc>
        <w:tc>
          <w:tcPr>
            <w:tcW w:w="3827" w:type="dxa"/>
          </w:tcPr>
          <w:p w14:paraId="38EC0B14" w14:textId="35E38BF7" w:rsidR="00136240" w:rsidRPr="00D02AB9" w:rsidRDefault="00136240">
            <w:pPr>
              <w:rPr>
                <w:szCs w:val="20"/>
              </w:rPr>
            </w:pPr>
            <w:r w:rsidRPr="00D02AB9">
              <w:rPr>
                <w:szCs w:val="20"/>
              </w:rPr>
              <w:t>Text som anger namnet pa</w:t>
            </w:r>
            <w:r w:rsidRPr="00D02AB9">
              <w:rPr>
                <w:rFonts w:ascii="Times New Roman" w:hAnsi="Times New Roman"/>
                <w:szCs w:val="20"/>
              </w:rPr>
              <w:t>̊</w:t>
            </w:r>
            <w:r w:rsidRPr="00D02AB9">
              <w:rPr>
                <w:szCs w:val="20"/>
              </w:rPr>
              <w:t xml:space="preserve"> plats eller ort fo</w:t>
            </w:r>
            <w:r w:rsidRPr="00D02AB9">
              <w:rPr>
                <w:rFonts w:cs="Georgia"/>
                <w:szCs w:val="20"/>
              </w:rPr>
              <w:t>̈</w:t>
            </w:r>
            <w:r w:rsidRPr="00D02AB9">
              <w:rPr>
                <w:szCs w:val="20"/>
              </w:rPr>
              <w:t>r organisationens fysiska placering.</w:t>
            </w:r>
          </w:p>
        </w:tc>
        <w:tc>
          <w:tcPr>
            <w:tcW w:w="1192" w:type="dxa"/>
          </w:tcPr>
          <w:p w14:paraId="5271DBC6" w14:textId="757D651C"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9869FF" w:rsidRPr="00D02AB9" w14:paraId="0665E4C0" w14:textId="77777777" w:rsidTr="003A6D72">
        <w:tc>
          <w:tcPr>
            <w:tcW w:w="2802" w:type="dxa"/>
          </w:tcPr>
          <w:p w14:paraId="669CCFF7" w14:textId="77777777" w:rsidR="00136240" w:rsidRPr="00D02AB9" w:rsidRDefault="00136240" w:rsidP="003A6D72">
            <w:pPr>
              <w:spacing w:line="229" w:lineRule="exact"/>
              <w:rPr>
                <w:color w:val="FF0000"/>
                <w:szCs w:val="20"/>
                <w:highlight w:val="yellow"/>
              </w:rPr>
            </w:pPr>
            <w:proofErr w:type="gramStart"/>
            <w:r w:rsidRPr="00D02AB9">
              <w:rPr>
                <w:color w:val="FF0000"/>
                <w:szCs w:val="20"/>
                <w:highlight w:val="yellow"/>
              </w:rPr>
              <w:t>..</w:t>
            </w:r>
            <w:proofErr w:type="gramEnd"/>
            <w:r w:rsidRPr="00D02AB9">
              <w:rPr>
                <w:color w:val="FF0000"/>
                <w:szCs w:val="20"/>
                <w:highlight w:val="yellow"/>
              </w:rPr>
              <w:t>/../../healthcareProfessional</w:t>
            </w:r>
            <w:r w:rsidRPr="00D02AB9">
              <w:rPr>
                <w:color w:val="FF0000"/>
                <w:spacing w:val="-1"/>
                <w:szCs w:val="20"/>
                <w:highlight w:val="yellow"/>
              </w:rPr>
              <w:t>CareUnitHSAId</w:t>
            </w:r>
          </w:p>
          <w:p w14:paraId="7C626DB6" w14:textId="303E1137" w:rsidR="00136240" w:rsidRPr="00D02AB9" w:rsidRDefault="00136240">
            <w:pPr>
              <w:rPr>
                <w:color w:val="FF0000"/>
                <w:szCs w:val="20"/>
                <w:highlight w:val="yellow"/>
              </w:rPr>
            </w:pPr>
          </w:p>
        </w:tc>
        <w:tc>
          <w:tcPr>
            <w:tcW w:w="1701" w:type="dxa"/>
          </w:tcPr>
          <w:p w14:paraId="2E43D192" w14:textId="77777777" w:rsidR="00136240" w:rsidRPr="00D02AB9" w:rsidRDefault="00136240" w:rsidP="003A6D72">
            <w:pPr>
              <w:spacing w:line="226" w:lineRule="exact"/>
              <w:rPr>
                <w:color w:val="FF0000"/>
                <w:spacing w:val="-1"/>
                <w:szCs w:val="20"/>
                <w:highlight w:val="yellow"/>
              </w:rPr>
            </w:pPr>
          </w:p>
          <w:p w14:paraId="6717E636" w14:textId="476CB3E4" w:rsidR="00136240" w:rsidRPr="00D02AB9" w:rsidRDefault="00136240">
            <w:pPr>
              <w:rPr>
                <w:color w:val="FF0000"/>
                <w:szCs w:val="20"/>
                <w:highlight w:val="yellow"/>
              </w:rPr>
            </w:pPr>
          </w:p>
        </w:tc>
        <w:tc>
          <w:tcPr>
            <w:tcW w:w="3827" w:type="dxa"/>
          </w:tcPr>
          <w:p w14:paraId="7ACB87F5" w14:textId="02E7320B" w:rsidR="00136240" w:rsidRPr="00D02AB9" w:rsidRDefault="009869FF" w:rsidP="003A6D72">
            <w:pPr>
              <w:spacing w:line="226" w:lineRule="exact"/>
              <w:rPr>
                <w:color w:val="FF0000"/>
                <w:szCs w:val="20"/>
                <w:highlight w:val="yellow"/>
              </w:rPr>
            </w:pPr>
            <w:r w:rsidRPr="00D02AB9">
              <w:rPr>
                <w:color w:val="FF0000"/>
                <w:szCs w:val="20"/>
                <w:highlight w:val="yellow"/>
              </w:rPr>
              <w:t xml:space="preserve">Skall </w:t>
            </w:r>
            <w:proofErr w:type="gramStart"/>
            <w:r w:rsidRPr="00D02AB9">
              <w:rPr>
                <w:color w:val="FF0000"/>
                <w:szCs w:val="20"/>
                <w:highlight w:val="yellow"/>
              </w:rPr>
              <w:t>ej</w:t>
            </w:r>
            <w:proofErr w:type="gramEnd"/>
            <w:r w:rsidRPr="00D02AB9">
              <w:rPr>
                <w:color w:val="FF0000"/>
                <w:szCs w:val="20"/>
                <w:highlight w:val="yellow"/>
              </w:rPr>
              <w:t xml:space="preserve"> anges</w:t>
            </w:r>
          </w:p>
          <w:p w14:paraId="1AE792A4" w14:textId="36612246" w:rsidR="00136240" w:rsidRPr="00D02AB9" w:rsidRDefault="00136240">
            <w:pPr>
              <w:rPr>
                <w:color w:val="FF0000"/>
                <w:szCs w:val="20"/>
                <w:highlight w:val="yellow"/>
              </w:rPr>
            </w:pPr>
          </w:p>
        </w:tc>
        <w:tc>
          <w:tcPr>
            <w:tcW w:w="1192" w:type="dxa"/>
          </w:tcPr>
          <w:p w14:paraId="40F15C12" w14:textId="1D6E5AC0" w:rsidR="00136240" w:rsidRPr="00D02AB9" w:rsidRDefault="00136240">
            <w:pPr>
              <w:jc w:val="center"/>
              <w:rPr>
                <w:color w:val="FF0000"/>
                <w:szCs w:val="20"/>
              </w:rPr>
            </w:pPr>
            <w:r w:rsidRPr="00D02AB9">
              <w:rPr>
                <w:color w:val="FF0000"/>
                <w:spacing w:val="-1"/>
                <w:szCs w:val="20"/>
                <w:highlight w:val="yellow"/>
              </w:rPr>
              <w:t>0</w:t>
            </w:r>
            <w:proofErr w:type="gramStart"/>
            <w:r w:rsidR="009869FF" w:rsidRPr="00D02AB9">
              <w:rPr>
                <w:color w:val="FF0000"/>
                <w:spacing w:val="-1"/>
                <w:szCs w:val="20"/>
                <w:highlight w:val="yellow"/>
              </w:rPr>
              <w:t>..</w:t>
            </w:r>
            <w:proofErr w:type="gramEnd"/>
            <w:r w:rsidR="009869FF" w:rsidRPr="00D02AB9">
              <w:rPr>
                <w:color w:val="FF0000"/>
                <w:spacing w:val="-1"/>
                <w:szCs w:val="20"/>
                <w:highlight w:val="yellow"/>
              </w:rPr>
              <w:t>0</w:t>
            </w:r>
          </w:p>
        </w:tc>
      </w:tr>
      <w:tr w:rsidR="009869FF" w:rsidRPr="00D02AB9" w14:paraId="4BBF15B3" w14:textId="77777777" w:rsidTr="003A6D72">
        <w:tc>
          <w:tcPr>
            <w:tcW w:w="2802" w:type="dxa"/>
          </w:tcPr>
          <w:p w14:paraId="7D92CEAD" w14:textId="3F5F441D" w:rsidR="00136240" w:rsidRPr="00D02AB9" w:rsidRDefault="00136240">
            <w:pPr>
              <w:rPr>
                <w:color w:val="FF0000"/>
                <w:szCs w:val="20"/>
                <w:highlight w:val="yellow"/>
              </w:rPr>
            </w:pPr>
            <w:proofErr w:type="gramStart"/>
            <w:r w:rsidRPr="00D02AB9">
              <w:rPr>
                <w:color w:val="FF0000"/>
                <w:szCs w:val="20"/>
                <w:highlight w:val="yellow"/>
              </w:rPr>
              <w:t>..</w:t>
            </w:r>
            <w:proofErr w:type="gramEnd"/>
            <w:r w:rsidRPr="00D02AB9">
              <w:rPr>
                <w:color w:val="FF0000"/>
                <w:szCs w:val="20"/>
                <w:highlight w:val="yellow"/>
              </w:rPr>
              <w:t>/../../healthcareProfessional</w:t>
            </w:r>
            <w:r w:rsidRPr="00D02AB9">
              <w:rPr>
                <w:color w:val="FF0000"/>
                <w:spacing w:val="-1"/>
                <w:szCs w:val="20"/>
                <w:highlight w:val="yellow"/>
              </w:rPr>
              <w:t>CareGiverHSAId</w:t>
            </w:r>
          </w:p>
        </w:tc>
        <w:tc>
          <w:tcPr>
            <w:tcW w:w="1701" w:type="dxa"/>
          </w:tcPr>
          <w:p w14:paraId="06756910" w14:textId="77777777" w:rsidR="00136240" w:rsidRPr="00D02AB9" w:rsidRDefault="00136240">
            <w:pPr>
              <w:rPr>
                <w:color w:val="FF0000"/>
                <w:szCs w:val="20"/>
                <w:highlight w:val="yellow"/>
              </w:rPr>
            </w:pPr>
          </w:p>
        </w:tc>
        <w:tc>
          <w:tcPr>
            <w:tcW w:w="3827" w:type="dxa"/>
          </w:tcPr>
          <w:p w14:paraId="4606E2A8" w14:textId="473A99F1" w:rsidR="00136240" w:rsidRPr="00D02AB9" w:rsidRDefault="009869FF">
            <w:pPr>
              <w:rPr>
                <w:color w:val="FF0000"/>
                <w:szCs w:val="20"/>
                <w:highlight w:val="yellow"/>
              </w:rPr>
            </w:pPr>
            <w:r w:rsidRPr="00D02AB9">
              <w:rPr>
                <w:color w:val="FF0000"/>
                <w:szCs w:val="20"/>
                <w:highlight w:val="yellow"/>
              </w:rPr>
              <w:t xml:space="preserve">Skall </w:t>
            </w:r>
            <w:proofErr w:type="gramStart"/>
            <w:r w:rsidRPr="00D02AB9">
              <w:rPr>
                <w:color w:val="FF0000"/>
                <w:szCs w:val="20"/>
                <w:highlight w:val="yellow"/>
              </w:rPr>
              <w:t>ej</w:t>
            </w:r>
            <w:proofErr w:type="gramEnd"/>
            <w:r w:rsidRPr="00D02AB9">
              <w:rPr>
                <w:color w:val="FF0000"/>
                <w:szCs w:val="20"/>
                <w:highlight w:val="yellow"/>
              </w:rPr>
              <w:t xml:space="preserve"> anges</w:t>
            </w:r>
          </w:p>
        </w:tc>
        <w:tc>
          <w:tcPr>
            <w:tcW w:w="1192" w:type="dxa"/>
          </w:tcPr>
          <w:p w14:paraId="113224EB" w14:textId="19E54448" w:rsidR="00136240" w:rsidRPr="00D02AB9" w:rsidRDefault="00136240">
            <w:pPr>
              <w:jc w:val="center"/>
              <w:rPr>
                <w:color w:val="FF0000"/>
                <w:szCs w:val="20"/>
              </w:rPr>
            </w:pPr>
            <w:r w:rsidRPr="00D02AB9">
              <w:rPr>
                <w:color w:val="FF0000"/>
                <w:spacing w:val="-1"/>
                <w:szCs w:val="20"/>
                <w:highlight w:val="yellow"/>
              </w:rPr>
              <w:t>0</w:t>
            </w:r>
            <w:proofErr w:type="gramStart"/>
            <w:r w:rsidR="009869FF" w:rsidRPr="00D02AB9">
              <w:rPr>
                <w:color w:val="FF0000"/>
                <w:spacing w:val="-1"/>
                <w:szCs w:val="20"/>
                <w:highlight w:val="yellow"/>
              </w:rPr>
              <w:t>..</w:t>
            </w:r>
            <w:proofErr w:type="gramEnd"/>
            <w:r w:rsidR="009869FF" w:rsidRPr="00D02AB9">
              <w:rPr>
                <w:color w:val="FF0000"/>
                <w:spacing w:val="-1"/>
                <w:szCs w:val="20"/>
              </w:rPr>
              <w:t>0</w:t>
            </w:r>
          </w:p>
        </w:tc>
      </w:tr>
      <w:tr w:rsidR="00136240" w:rsidRPr="00D02AB9" w14:paraId="2CA82114" w14:textId="77777777" w:rsidTr="003A6D72">
        <w:tc>
          <w:tcPr>
            <w:tcW w:w="2802" w:type="dxa"/>
          </w:tcPr>
          <w:p w14:paraId="29AEC07E" w14:textId="58C6CB9F" w:rsidR="00136240" w:rsidRPr="00D02AB9" w:rsidRDefault="00136240">
            <w:pPr>
              <w:rPr>
                <w:szCs w:val="20"/>
              </w:rPr>
            </w:pPr>
            <w:proofErr w:type="gramStart"/>
            <w:r w:rsidRPr="00D02AB9">
              <w:rPr>
                <w:i/>
                <w:szCs w:val="20"/>
              </w:rPr>
              <w:t>..</w:t>
            </w:r>
            <w:proofErr w:type="gramEnd"/>
            <w:r w:rsidRPr="00D02AB9">
              <w:rPr>
                <w:i/>
                <w:szCs w:val="20"/>
              </w:rPr>
              <w:t>/../../modalityData</w:t>
            </w:r>
          </w:p>
        </w:tc>
        <w:tc>
          <w:tcPr>
            <w:tcW w:w="1701" w:type="dxa"/>
          </w:tcPr>
          <w:p w14:paraId="301B710D" w14:textId="3E40A9C7" w:rsidR="00136240" w:rsidRPr="00D02AB9" w:rsidRDefault="006736AE">
            <w:pPr>
              <w:rPr>
                <w:szCs w:val="20"/>
              </w:rPr>
            </w:pPr>
            <w:r>
              <w:rPr>
                <w:i/>
                <w:spacing w:val="-1"/>
                <w:szCs w:val="20"/>
              </w:rPr>
              <w:t>ModalityData</w:t>
            </w:r>
          </w:p>
        </w:tc>
        <w:tc>
          <w:tcPr>
            <w:tcW w:w="3827" w:type="dxa"/>
          </w:tcPr>
          <w:p w14:paraId="27CCB9F2" w14:textId="57CE0DF5" w:rsidR="00136240" w:rsidRPr="00D02AB9" w:rsidRDefault="00136240">
            <w:pPr>
              <w:rPr>
                <w:szCs w:val="20"/>
              </w:rPr>
            </w:pPr>
            <w:r w:rsidRPr="00D02AB9">
              <w:rPr>
                <w:i/>
                <w:spacing w:val="-1"/>
                <w:szCs w:val="20"/>
              </w:rPr>
              <w:t>Information om ekg-utrustningen som använts</w:t>
            </w:r>
          </w:p>
        </w:tc>
        <w:tc>
          <w:tcPr>
            <w:tcW w:w="1192" w:type="dxa"/>
          </w:tcPr>
          <w:p w14:paraId="7406318F" w14:textId="16FA632C"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5E70A8" w:rsidRPr="00D02AB9" w14:paraId="162002AC" w14:textId="77777777" w:rsidTr="006B6063">
        <w:tc>
          <w:tcPr>
            <w:tcW w:w="2802" w:type="dxa"/>
          </w:tcPr>
          <w:p w14:paraId="026C7262" w14:textId="3029EE99" w:rsidR="002161F4" w:rsidRPr="00D02AB9" w:rsidRDefault="002161F4" w:rsidP="002161F4">
            <w:pPr>
              <w:rPr>
                <w:color w:val="FF0000"/>
                <w:szCs w:val="20"/>
                <w:highlight w:val="yellow"/>
              </w:rPr>
            </w:pPr>
            <w:proofErr w:type="gramStart"/>
            <w:r w:rsidRPr="00D02AB9">
              <w:rPr>
                <w:color w:val="FF0000"/>
                <w:szCs w:val="20"/>
                <w:highlight w:val="yellow"/>
              </w:rPr>
              <w:t>..</w:t>
            </w:r>
            <w:proofErr w:type="gramEnd"/>
            <w:r w:rsidRPr="00D02AB9">
              <w:rPr>
                <w:color w:val="FF0000"/>
                <w:szCs w:val="20"/>
                <w:highlight w:val="yellow"/>
              </w:rPr>
              <w:t>/../../../typeOfModality</w:t>
            </w:r>
          </w:p>
        </w:tc>
        <w:tc>
          <w:tcPr>
            <w:tcW w:w="1701" w:type="dxa"/>
          </w:tcPr>
          <w:p w14:paraId="156CD207" w14:textId="3DF6969A" w:rsidR="002161F4" w:rsidRPr="00D02AB9" w:rsidRDefault="002161F4" w:rsidP="006B6063">
            <w:pPr>
              <w:rPr>
                <w:color w:val="FF0000"/>
                <w:szCs w:val="20"/>
                <w:highlight w:val="yellow"/>
              </w:rPr>
            </w:pPr>
          </w:p>
        </w:tc>
        <w:tc>
          <w:tcPr>
            <w:tcW w:w="3827" w:type="dxa"/>
          </w:tcPr>
          <w:p w14:paraId="0AC20168" w14:textId="68AEBBFA" w:rsidR="002161F4" w:rsidRPr="00D02AB9" w:rsidRDefault="00F87C79" w:rsidP="006B6063">
            <w:pPr>
              <w:rPr>
                <w:color w:val="FF0000"/>
                <w:szCs w:val="20"/>
                <w:highlight w:val="yellow"/>
              </w:rPr>
            </w:pPr>
            <w:r w:rsidRPr="00D02AB9">
              <w:rPr>
                <w:color w:val="FF0000"/>
                <w:spacing w:val="-1"/>
                <w:szCs w:val="20"/>
                <w:highlight w:val="yellow"/>
              </w:rPr>
              <w:t xml:space="preserve">Skall </w:t>
            </w:r>
            <w:proofErr w:type="gramStart"/>
            <w:r w:rsidRPr="00D02AB9">
              <w:rPr>
                <w:color w:val="FF0000"/>
                <w:spacing w:val="-1"/>
                <w:szCs w:val="20"/>
                <w:highlight w:val="yellow"/>
              </w:rPr>
              <w:t>ej</w:t>
            </w:r>
            <w:proofErr w:type="gramEnd"/>
            <w:r w:rsidRPr="00D02AB9">
              <w:rPr>
                <w:color w:val="FF0000"/>
                <w:spacing w:val="-1"/>
                <w:szCs w:val="20"/>
                <w:highlight w:val="yellow"/>
              </w:rPr>
              <w:t xml:space="preserve"> anges.</w:t>
            </w:r>
          </w:p>
        </w:tc>
        <w:tc>
          <w:tcPr>
            <w:tcW w:w="1192" w:type="dxa"/>
          </w:tcPr>
          <w:p w14:paraId="4FBCB95D" w14:textId="5E5D478E" w:rsidR="002161F4" w:rsidRPr="00D02AB9" w:rsidRDefault="00F87C79" w:rsidP="006B6063">
            <w:pPr>
              <w:jc w:val="center"/>
              <w:rPr>
                <w:color w:val="FF0000"/>
                <w:szCs w:val="20"/>
              </w:rPr>
            </w:pPr>
            <w:r w:rsidRPr="00D02AB9">
              <w:rPr>
                <w:color w:val="FF0000"/>
                <w:spacing w:val="-1"/>
                <w:szCs w:val="20"/>
                <w:highlight w:val="yellow"/>
              </w:rPr>
              <w:t>0</w:t>
            </w:r>
            <w:proofErr w:type="gramStart"/>
            <w:r w:rsidRPr="00D02AB9">
              <w:rPr>
                <w:color w:val="FF0000"/>
                <w:spacing w:val="-1"/>
                <w:szCs w:val="20"/>
                <w:highlight w:val="yellow"/>
              </w:rPr>
              <w:t>..</w:t>
            </w:r>
            <w:proofErr w:type="gramEnd"/>
            <w:r w:rsidRPr="00D02AB9">
              <w:rPr>
                <w:color w:val="FF0000"/>
                <w:spacing w:val="-1"/>
                <w:szCs w:val="20"/>
                <w:highlight w:val="yellow"/>
              </w:rPr>
              <w:t>0</w:t>
            </w:r>
          </w:p>
        </w:tc>
      </w:tr>
      <w:tr w:rsidR="00136240" w:rsidRPr="00D02AB9" w14:paraId="77AB4009" w14:textId="77777777" w:rsidTr="003A6D72">
        <w:tc>
          <w:tcPr>
            <w:tcW w:w="2802" w:type="dxa"/>
          </w:tcPr>
          <w:p w14:paraId="4909C5EB" w14:textId="1EBB496E" w:rsidR="00136240" w:rsidRPr="00D02AB9" w:rsidRDefault="00136240">
            <w:pPr>
              <w:rPr>
                <w:szCs w:val="20"/>
              </w:rPr>
            </w:pPr>
            <w:proofErr w:type="gramStart"/>
            <w:r w:rsidRPr="00D02AB9">
              <w:rPr>
                <w:szCs w:val="20"/>
              </w:rPr>
              <w:t>..</w:t>
            </w:r>
            <w:proofErr w:type="gramEnd"/>
            <w:r w:rsidRPr="00D02AB9">
              <w:rPr>
                <w:szCs w:val="20"/>
              </w:rPr>
              <w:t>/../../../manufacturer</w:t>
            </w:r>
          </w:p>
        </w:tc>
        <w:tc>
          <w:tcPr>
            <w:tcW w:w="1701" w:type="dxa"/>
          </w:tcPr>
          <w:p w14:paraId="16FAB76B" w14:textId="11FCCE84" w:rsidR="00136240" w:rsidRPr="00D02AB9" w:rsidRDefault="00136240">
            <w:pPr>
              <w:rPr>
                <w:szCs w:val="20"/>
              </w:rPr>
            </w:pPr>
            <w:r w:rsidRPr="00D02AB9">
              <w:rPr>
                <w:spacing w:val="-1"/>
                <w:szCs w:val="20"/>
              </w:rPr>
              <w:t>string</w:t>
            </w:r>
          </w:p>
        </w:tc>
        <w:tc>
          <w:tcPr>
            <w:tcW w:w="3827" w:type="dxa"/>
          </w:tcPr>
          <w:p w14:paraId="2B5B3EB1" w14:textId="2A8B515B" w:rsidR="00136240" w:rsidRPr="00D02AB9" w:rsidRDefault="00136240">
            <w:pPr>
              <w:rPr>
                <w:szCs w:val="20"/>
              </w:rPr>
            </w:pPr>
            <w:r w:rsidRPr="00D02AB9">
              <w:rPr>
                <w:spacing w:val="-1"/>
                <w:szCs w:val="20"/>
              </w:rPr>
              <w:t>Producerande utrustnings tillverkare.</w:t>
            </w:r>
          </w:p>
        </w:tc>
        <w:tc>
          <w:tcPr>
            <w:tcW w:w="1192" w:type="dxa"/>
          </w:tcPr>
          <w:p w14:paraId="6680D654" w14:textId="3DBCDAC3"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CDF6B9E" w14:textId="77777777" w:rsidTr="003A6D72">
        <w:tc>
          <w:tcPr>
            <w:tcW w:w="2802" w:type="dxa"/>
          </w:tcPr>
          <w:p w14:paraId="7FC48C35" w14:textId="1121485B" w:rsidR="00136240" w:rsidRPr="00D02AB9" w:rsidRDefault="00136240">
            <w:pPr>
              <w:rPr>
                <w:szCs w:val="20"/>
              </w:rPr>
            </w:pPr>
            <w:proofErr w:type="gramStart"/>
            <w:r w:rsidRPr="00D02AB9">
              <w:rPr>
                <w:szCs w:val="20"/>
              </w:rPr>
              <w:t>..</w:t>
            </w:r>
            <w:proofErr w:type="gramEnd"/>
            <w:r w:rsidRPr="00D02AB9">
              <w:rPr>
                <w:szCs w:val="20"/>
              </w:rPr>
              <w:t>/../../../modelName</w:t>
            </w:r>
          </w:p>
        </w:tc>
        <w:tc>
          <w:tcPr>
            <w:tcW w:w="1701" w:type="dxa"/>
          </w:tcPr>
          <w:p w14:paraId="3243BFAC" w14:textId="44E1728C" w:rsidR="00136240" w:rsidRPr="00D02AB9" w:rsidRDefault="00136240">
            <w:pPr>
              <w:rPr>
                <w:szCs w:val="20"/>
              </w:rPr>
            </w:pPr>
            <w:r w:rsidRPr="00D02AB9">
              <w:rPr>
                <w:spacing w:val="-1"/>
                <w:szCs w:val="20"/>
              </w:rPr>
              <w:t>string</w:t>
            </w:r>
          </w:p>
        </w:tc>
        <w:tc>
          <w:tcPr>
            <w:tcW w:w="3827" w:type="dxa"/>
          </w:tcPr>
          <w:p w14:paraId="6C1CEB0B" w14:textId="17F43423" w:rsidR="00136240" w:rsidRPr="00D02AB9" w:rsidRDefault="00136240">
            <w:pPr>
              <w:rPr>
                <w:szCs w:val="20"/>
              </w:rPr>
            </w:pPr>
            <w:r w:rsidRPr="00D02AB9">
              <w:rPr>
                <w:spacing w:val="-1"/>
                <w:szCs w:val="20"/>
              </w:rPr>
              <w:t>Producerande utrustnings modellnamn.</w:t>
            </w:r>
          </w:p>
        </w:tc>
        <w:tc>
          <w:tcPr>
            <w:tcW w:w="1192" w:type="dxa"/>
          </w:tcPr>
          <w:p w14:paraId="2C7202BA" w14:textId="0E80DCF0"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1CDBB05" w14:textId="77777777" w:rsidTr="003A6D72">
        <w:tc>
          <w:tcPr>
            <w:tcW w:w="2802" w:type="dxa"/>
          </w:tcPr>
          <w:p w14:paraId="12306245" w14:textId="00A89BD6" w:rsidR="00136240" w:rsidRPr="00D02AB9" w:rsidRDefault="00136240">
            <w:pPr>
              <w:rPr>
                <w:szCs w:val="20"/>
              </w:rPr>
            </w:pPr>
            <w:proofErr w:type="gramStart"/>
            <w:r w:rsidRPr="00D02AB9">
              <w:rPr>
                <w:szCs w:val="20"/>
              </w:rPr>
              <w:t>..</w:t>
            </w:r>
            <w:proofErr w:type="gramEnd"/>
            <w:r w:rsidRPr="00D02AB9">
              <w:rPr>
                <w:szCs w:val="20"/>
              </w:rPr>
              <w:t>/../../../equipmentId</w:t>
            </w:r>
          </w:p>
        </w:tc>
        <w:tc>
          <w:tcPr>
            <w:tcW w:w="1701" w:type="dxa"/>
          </w:tcPr>
          <w:p w14:paraId="6536AAAF" w14:textId="5F6F2081" w:rsidR="00136240" w:rsidRPr="00D02AB9" w:rsidRDefault="00136240">
            <w:pPr>
              <w:rPr>
                <w:szCs w:val="20"/>
              </w:rPr>
            </w:pPr>
            <w:r w:rsidRPr="00D02AB9">
              <w:rPr>
                <w:spacing w:val="-1"/>
                <w:szCs w:val="20"/>
              </w:rPr>
              <w:t>string</w:t>
            </w:r>
          </w:p>
        </w:tc>
        <w:tc>
          <w:tcPr>
            <w:tcW w:w="3827" w:type="dxa"/>
          </w:tcPr>
          <w:p w14:paraId="7D3EEF8F" w14:textId="453EE4CF" w:rsidR="00136240" w:rsidRPr="00D02AB9" w:rsidRDefault="00136240">
            <w:pPr>
              <w:rPr>
                <w:szCs w:val="20"/>
              </w:rPr>
            </w:pPr>
            <w:r w:rsidRPr="00D02AB9">
              <w:rPr>
                <w:spacing w:val="-1"/>
                <w:szCs w:val="20"/>
              </w:rPr>
              <w:t xml:space="preserve">Identifierare för utrustningen. Kan </w:t>
            </w:r>
            <w:proofErr w:type="gramStart"/>
            <w:r w:rsidRPr="00D02AB9">
              <w:rPr>
                <w:spacing w:val="-1"/>
                <w:szCs w:val="20"/>
              </w:rPr>
              <w:t>tex</w:t>
            </w:r>
            <w:proofErr w:type="gramEnd"/>
            <w:r w:rsidRPr="00D02AB9">
              <w:rPr>
                <w:spacing w:val="-1"/>
                <w:szCs w:val="20"/>
              </w:rPr>
              <w:t xml:space="preserve"> vara serienummer eller inventarienummer.</w:t>
            </w:r>
          </w:p>
        </w:tc>
        <w:tc>
          <w:tcPr>
            <w:tcW w:w="1192" w:type="dxa"/>
          </w:tcPr>
          <w:p w14:paraId="7279480B" w14:textId="18DCA661"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65C1D69" w14:textId="77777777" w:rsidTr="003A6D72">
        <w:tc>
          <w:tcPr>
            <w:tcW w:w="2802" w:type="dxa"/>
          </w:tcPr>
          <w:p w14:paraId="3C8C6D62" w14:textId="3BAF0BB1" w:rsidR="00136240" w:rsidRPr="00D02AB9" w:rsidRDefault="00136240">
            <w:pPr>
              <w:rPr>
                <w:szCs w:val="20"/>
              </w:rPr>
            </w:pPr>
            <w:proofErr w:type="gramStart"/>
            <w:r w:rsidRPr="00D02AB9">
              <w:rPr>
                <w:szCs w:val="20"/>
              </w:rPr>
              <w:t>..</w:t>
            </w:r>
            <w:proofErr w:type="gramEnd"/>
            <w:r w:rsidRPr="00D02AB9">
              <w:rPr>
                <w:szCs w:val="20"/>
              </w:rPr>
              <w:t>/../../../softwareVer</w:t>
            </w:r>
            <w:r w:rsidR="004D72D7" w:rsidRPr="00D02AB9">
              <w:rPr>
                <w:szCs w:val="20"/>
              </w:rPr>
              <w:t>s</w:t>
            </w:r>
            <w:r w:rsidRPr="00D02AB9">
              <w:rPr>
                <w:szCs w:val="20"/>
              </w:rPr>
              <w:t>ion</w:t>
            </w:r>
          </w:p>
        </w:tc>
        <w:tc>
          <w:tcPr>
            <w:tcW w:w="1701" w:type="dxa"/>
          </w:tcPr>
          <w:p w14:paraId="724D15C6" w14:textId="45459A34" w:rsidR="00136240" w:rsidRPr="00D02AB9" w:rsidRDefault="00136240">
            <w:pPr>
              <w:rPr>
                <w:szCs w:val="20"/>
              </w:rPr>
            </w:pPr>
            <w:r w:rsidRPr="00D02AB9">
              <w:rPr>
                <w:spacing w:val="-1"/>
                <w:szCs w:val="20"/>
              </w:rPr>
              <w:t>string</w:t>
            </w:r>
          </w:p>
        </w:tc>
        <w:tc>
          <w:tcPr>
            <w:tcW w:w="3827" w:type="dxa"/>
          </w:tcPr>
          <w:p w14:paraId="12495095" w14:textId="1A399888" w:rsidR="00136240" w:rsidRPr="00D02AB9" w:rsidRDefault="00136240">
            <w:pPr>
              <w:rPr>
                <w:szCs w:val="20"/>
              </w:rPr>
            </w:pPr>
            <w:r w:rsidRPr="00D02AB9">
              <w:rPr>
                <w:spacing w:val="-1"/>
                <w:szCs w:val="20"/>
              </w:rPr>
              <w:t>Text som anger tillverkarens version av mjukvaran på den producerande enheten (EKG-apparaten)</w:t>
            </w:r>
          </w:p>
        </w:tc>
        <w:tc>
          <w:tcPr>
            <w:tcW w:w="1192" w:type="dxa"/>
          </w:tcPr>
          <w:p w14:paraId="21A51D27" w14:textId="2E9D5281"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3A6D1CF" w14:textId="77777777" w:rsidTr="003A6D72">
        <w:tc>
          <w:tcPr>
            <w:tcW w:w="2802" w:type="dxa"/>
          </w:tcPr>
          <w:p w14:paraId="26E1207C" w14:textId="12EF3B36" w:rsidR="00136240" w:rsidRPr="00D02AB9" w:rsidRDefault="00136240" w:rsidP="004D72D7">
            <w:pPr>
              <w:rPr>
                <w:szCs w:val="20"/>
              </w:rPr>
            </w:pPr>
            <w:proofErr w:type="gramStart"/>
            <w:r w:rsidRPr="00D02AB9">
              <w:rPr>
                <w:szCs w:val="20"/>
              </w:rPr>
              <w:t>..</w:t>
            </w:r>
            <w:proofErr w:type="gramEnd"/>
            <w:r w:rsidRPr="00D02AB9">
              <w:rPr>
                <w:szCs w:val="20"/>
              </w:rPr>
              <w:t>/../../../</w:t>
            </w:r>
            <w:r w:rsidR="004D72D7" w:rsidRPr="00D02AB9">
              <w:rPr>
                <w:szCs w:val="20"/>
              </w:rPr>
              <w:t>l</w:t>
            </w:r>
            <w:r w:rsidRPr="00D02AB9">
              <w:rPr>
                <w:szCs w:val="20"/>
              </w:rPr>
              <w:t>ineFilter</w:t>
            </w:r>
          </w:p>
        </w:tc>
        <w:tc>
          <w:tcPr>
            <w:tcW w:w="1701" w:type="dxa"/>
          </w:tcPr>
          <w:p w14:paraId="25A7F8A2" w14:textId="2657CA1F" w:rsidR="00136240" w:rsidRPr="00D02AB9" w:rsidRDefault="00136240">
            <w:pPr>
              <w:rPr>
                <w:szCs w:val="20"/>
              </w:rPr>
            </w:pPr>
            <w:r w:rsidRPr="00D02AB9">
              <w:rPr>
                <w:spacing w:val="-1"/>
                <w:szCs w:val="20"/>
              </w:rPr>
              <w:t>PQType</w:t>
            </w:r>
          </w:p>
        </w:tc>
        <w:tc>
          <w:tcPr>
            <w:tcW w:w="3827" w:type="dxa"/>
          </w:tcPr>
          <w:p w14:paraId="37FA328C" w14:textId="4E4A4C14" w:rsidR="00136240" w:rsidRPr="00D02AB9" w:rsidRDefault="00136240">
            <w:pPr>
              <w:rPr>
                <w:szCs w:val="20"/>
              </w:rPr>
            </w:pPr>
            <w:r w:rsidRPr="00D02AB9">
              <w:rPr>
                <w:spacing w:val="-1"/>
                <w:szCs w:val="20"/>
              </w:rPr>
              <w:t xml:space="preserve">Frekvens för nätfilter 50/60Hz. </w:t>
            </w:r>
            <w:r w:rsidR="002161F4" w:rsidRPr="00D02AB9">
              <w:rPr>
                <w:spacing w:val="-1"/>
                <w:szCs w:val="20"/>
              </w:rPr>
              <w:t xml:space="preserve">Värde </w:t>
            </w:r>
            <w:r w:rsidRPr="00D02AB9">
              <w:rPr>
                <w:spacing w:val="-1"/>
                <w:szCs w:val="20"/>
              </w:rPr>
              <w:t>anges i</w:t>
            </w:r>
            <w:r w:rsidR="002161F4" w:rsidRPr="00D02AB9">
              <w:rPr>
                <w:spacing w:val="-1"/>
                <w:szCs w:val="20"/>
              </w:rPr>
              <w:t xml:space="preserve"> </w:t>
            </w:r>
            <w:r w:rsidRPr="00D02AB9">
              <w:rPr>
                <w:spacing w:val="-1"/>
                <w:szCs w:val="20"/>
              </w:rPr>
              <w:t xml:space="preserve">Hz. Är inställd beroende på region, </w:t>
            </w:r>
            <w:proofErr w:type="gramStart"/>
            <w:r w:rsidRPr="00D02AB9">
              <w:rPr>
                <w:spacing w:val="-1"/>
                <w:szCs w:val="20"/>
              </w:rPr>
              <w:t>dvs</w:t>
            </w:r>
            <w:proofErr w:type="gramEnd"/>
            <w:r w:rsidRPr="00D02AB9">
              <w:rPr>
                <w:spacing w:val="-1"/>
                <w:szCs w:val="20"/>
              </w:rPr>
              <w:t xml:space="preserve"> europa, usa, konfiguration hos modaliteten</w:t>
            </w:r>
          </w:p>
        </w:tc>
        <w:tc>
          <w:tcPr>
            <w:tcW w:w="1192" w:type="dxa"/>
          </w:tcPr>
          <w:p w14:paraId="1471FA95" w14:textId="270E19E2"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608AFA3" w14:textId="77777777" w:rsidTr="003A6D72">
        <w:tc>
          <w:tcPr>
            <w:tcW w:w="2802" w:type="dxa"/>
          </w:tcPr>
          <w:p w14:paraId="61CBEE6E" w14:textId="0C3DD8B3" w:rsidR="00136240" w:rsidRPr="00D02AB9" w:rsidRDefault="00136240" w:rsidP="004D72D7">
            <w:pPr>
              <w:rPr>
                <w:szCs w:val="20"/>
              </w:rPr>
            </w:pPr>
            <w:proofErr w:type="gramStart"/>
            <w:r w:rsidRPr="00D02AB9">
              <w:rPr>
                <w:szCs w:val="20"/>
              </w:rPr>
              <w:t>..</w:t>
            </w:r>
            <w:proofErr w:type="gramEnd"/>
            <w:r w:rsidRPr="00D02AB9">
              <w:rPr>
                <w:szCs w:val="20"/>
              </w:rPr>
              <w:t>/../../</w:t>
            </w:r>
            <w:r w:rsidR="004D72D7" w:rsidRPr="00D02AB9">
              <w:rPr>
                <w:szCs w:val="20"/>
              </w:rPr>
              <w:t>p</w:t>
            </w:r>
            <w:r w:rsidRPr="00D02AB9">
              <w:rPr>
                <w:szCs w:val="20"/>
              </w:rPr>
              <w:t>acemaker</w:t>
            </w:r>
          </w:p>
        </w:tc>
        <w:tc>
          <w:tcPr>
            <w:tcW w:w="1701" w:type="dxa"/>
          </w:tcPr>
          <w:p w14:paraId="6786D218" w14:textId="202575E7" w:rsidR="00136240" w:rsidRPr="00D02AB9" w:rsidRDefault="00136240">
            <w:pPr>
              <w:rPr>
                <w:szCs w:val="20"/>
              </w:rPr>
            </w:pPr>
            <w:r w:rsidRPr="00D02AB9">
              <w:rPr>
                <w:spacing w:val="-1"/>
                <w:szCs w:val="20"/>
              </w:rPr>
              <w:t>boolean</w:t>
            </w:r>
          </w:p>
        </w:tc>
        <w:tc>
          <w:tcPr>
            <w:tcW w:w="3827" w:type="dxa"/>
          </w:tcPr>
          <w:p w14:paraId="3A36BE48" w14:textId="5828E32D" w:rsidR="00136240" w:rsidRPr="00D02AB9" w:rsidRDefault="00136240">
            <w:pPr>
              <w:rPr>
                <w:szCs w:val="20"/>
              </w:rPr>
            </w:pPr>
            <w:r w:rsidRPr="00D02AB9">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C65CBF2" w14:textId="77777777" w:rsidTr="003A6D72">
        <w:tc>
          <w:tcPr>
            <w:tcW w:w="2802" w:type="dxa"/>
          </w:tcPr>
          <w:p w14:paraId="3839CB12" w14:textId="212DF6AF" w:rsidR="00136240" w:rsidRPr="00D02AB9" w:rsidRDefault="00136240">
            <w:pPr>
              <w:rPr>
                <w:szCs w:val="20"/>
              </w:rPr>
            </w:pPr>
            <w:proofErr w:type="gramStart"/>
            <w:r w:rsidRPr="00D02AB9">
              <w:rPr>
                <w:i/>
                <w:szCs w:val="20"/>
              </w:rPr>
              <w:t>..</w:t>
            </w:r>
            <w:proofErr w:type="gramEnd"/>
            <w:r w:rsidRPr="00D02AB9">
              <w:rPr>
                <w:i/>
                <w:szCs w:val="20"/>
              </w:rPr>
              <w:t>/../../ecgStructuredData</w:t>
            </w:r>
          </w:p>
        </w:tc>
        <w:tc>
          <w:tcPr>
            <w:tcW w:w="1701" w:type="dxa"/>
          </w:tcPr>
          <w:p w14:paraId="1C305280" w14:textId="7B5D6CFD" w:rsidR="00136240" w:rsidRPr="00D02AB9" w:rsidRDefault="00136240">
            <w:pPr>
              <w:rPr>
                <w:szCs w:val="20"/>
              </w:rPr>
            </w:pPr>
            <w:r w:rsidRPr="00D02AB9">
              <w:rPr>
                <w:i/>
                <w:spacing w:val="-1"/>
                <w:szCs w:val="20"/>
              </w:rPr>
              <w:t>ecgStructuredDataType</w:t>
            </w:r>
          </w:p>
        </w:tc>
        <w:tc>
          <w:tcPr>
            <w:tcW w:w="3827" w:type="dxa"/>
          </w:tcPr>
          <w:p w14:paraId="2DE6A4A6" w14:textId="4A2B28CF" w:rsidR="00136240" w:rsidRPr="00D02AB9" w:rsidRDefault="00136240">
            <w:pPr>
              <w:rPr>
                <w:szCs w:val="20"/>
              </w:rPr>
            </w:pPr>
            <w:r w:rsidRPr="00D02AB9">
              <w:rPr>
                <w:i/>
                <w:spacing w:val="-1"/>
                <w:szCs w:val="20"/>
              </w:rPr>
              <w:t>Alternativ 1. Strukturerad mätdata för ekg-tagningen</w:t>
            </w:r>
          </w:p>
        </w:tc>
        <w:tc>
          <w:tcPr>
            <w:tcW w:w="1192" w:type="dxa"/>
          </w:tcPr>
          <w:p w14:paraId="04473FC3" w14:textId="74C973A0"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w:t>
            </w:r>
          </w:p>
        </w:tc>
      </w:tr>
      <w:tr w:rsidR="00136240" w:rsidRPr="00D02AB9" w14:paraId="68A55034" w14:textId="77777777" w:rsidTr="003A6D72">
        <w:tc>
          <w:tcPr>
            <w:tcW w:w="2802" w:type="dxa"/>
          </w:tcPr>
          <w:p w14:paraId="284DCDEB" w14:textId="3043097F" w:rsidR="00136240" w:rsidRPr="00D02AB9" w:rsidRDefault="00136240">
            <w:pPr>
              <w:rPr>
                <w:szCs w:val="20"/>
              </w:rPr>
            </w:pPr>
            <w:proofErr w:type="gramStart"/>
            <w:r w:rsidRPr="00D02AB9">
              <w:rPr>
                <w:i/>
                <w:szCs w:val="20"/>
              </w:rPr>
              <w:t>..</w:t>
            </w:r>
            <w:proofErr w:type="gramEnd"/>
            <w:r w:rsidRPr="00D02AB9">
              <w:rPr>
                <w:i/>
                <w:szCs w:val="20"/>
              </w:rPr>
              <w:t>/../../../</w:t>
            </w:r>
            <w:r w:rsidR="005E7CC5" w:rsidRPr="00D02AB9">
              <w:rPr>
                <w:i/>
                <w:szCs w:val="20"/>
              </w:rPr>
              <w:t>u</w:t>
            </w:r>
            <w:r w:rsidRPr="00D02AB9">
              <w:rPr>
                <w:i/>
                <w:szCs w:val="20"/>
              </w:rPr>
              <w:t>sedFilters</w:t>
            </w:r>
          </w:p>
        </w:tc>
        <w:tc>
          <w:tcPr>
            <w:tcW w:w="1701" w:type="dxa"/>
          </w:tcPr>
          <w:p w14:paraId="4BE18364" w14:textId="29B45382" w:rsidR="00136240" w:rsidRPr="00D02AB9" w:rsidRDefault="00136240">
            <w:pPr>
              <w:rPr>
                <w:szCs w:val="20"/>
              </w:rPr>
            </w:pPr>
            <w:r w:rsidRPr="00D02AB9">
              <w:rPr>
                <w:i/>
                <w:spacing w:val="-1"/>
                <w:szCs w:val="20"/>
              </w:rPr>
              <w:t>UsedFilterType</w:t>
            </w:r>
          </w:p>
        </w:tc>
        <w:tc>
          <w:tcPr>
            <w:tcW w:w="3827" w:type="dxa"/>
          </w:tcPr>
          <w:p w14:paraId="66364B38" w14:textId="05F470AE" w:rsidR="00136240" w:rsidRPr="00D02AB9" w:rsidRDefault="00136240">
            <w:pPr>
              <w:rPr>
                <w:szCs w:val="20"/>
              </w:rPr>
            </w:pPr>
            <w:r w:rsidRPr="00D02AB9">
              <w:rPr>
                <w:i/>
                <w:spacing w:val="-1"/>
                <w:szCs w:val="20"/>
              </w:rPr>
              <w:t>Filter som applicerats på signalen vid tagningen. Kan ändras i olika tagningar inom samma mätning.</w:t>
            </w:r>
          </w:p>
        </w:tc>
        <w:tc>
          <w:tcPr>
            <w:tcW w:w="1192" w:type="dxa"/>
          </w:tcPr>
          <w:p w14:paraId="4BF09C34" w14:textId="0D937D82"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w:t>
            </w:r>
          </w:p>
        </w:tc>
      </w:tr>
      <w:tr w:rsidR="00136240" w:rsidRPr="00D02AB9" w14:paraId="050211A8" w14:textId="77777777" w:rsidTr="003A6D72">
        <w:tc>
          <w:tcPr>
            <w:tcW w:w="2802" w:type="dxa"/>
          </w:tcPr>
          <w:p w14:paraId="2902C883" w14:textId="0318C005"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f</w:t>
            </w:r>
            <w:r w:rsidRPr="00D02AB9">
              <w:rPr>
                <w:szCs w:val="20"/>
              </w:rPr>
              <w:t>ilterName</w:t>
            </w:r>
          </w:p>
        </w:tc>
        <w:tc>
          <w:tcPr>
            <w:tcW w:w="1701" w:type="dxa"/>
          </w:tcPr>
          <w:p w14:paraId="6AD31976" w14:textId="0D94511D" w:rsidR="00136240" w:rsidRPr="00D02AB9" w:rsidRDefault="00136240">
            <w:pPr>
              <w:rPr>
                <w:szCs w:val="20"/>
              </w:rPr>
            </w:pPr>
            <w:r w:rsidRPr="00D02AB9">
              <w:rPr>
                <w:spacing w:val="-1"/>
                <w:szCs w:val="20"/>
              </w:rPr>
              <w:t>string</w:t>
            </w:r>
          </w:p>
        </w:tc>
        <w:tc>
          <w:tcPr>
            <w:tcW w:w="3827" w:type="dxa"/>
          </w:tcPr>
          <w:p w14:paraId="3F84B5D5" w14:textId="0DF88F7E" w:rsidR="00136240" w:rsidRPr="00D02AB9" w:rsidRDefault="00136240">
            <w:pPr>
              <w:rPr>
                <w:szCs w:val="20"/>
              </w:rPr>
            </w:pPr>
            <w:r w:rsidRPr="00D02AB9">
              <w:rPr>
                <w:spacing w:val="-1"/>
                <w:szCs w:val="20"/>
              </w:rPr>
              <w:t>Namn för filtret. Kan även vara adaptiva och olinjära.</w:t>
            </w:r>
          </w:p>
        </w:tc>
        <w:tc>
          <w:tcPr>
            <w:tcW w:w="1192" w:type="dxa"/>
          </w:tcPr>
          <w:p w14:paraId="614090DB" w14:textId="13A592F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8C839A6" w14:textId="77777777" w:rsidTr="003A6D72">
        <w:tc>
          <w:tcPr>
            <w:tcW w:w="2802" w:type="dxa"/>
          </w:tcPr>
          <w:p w14:paraId="3B6C0351" w14:textId="62C2AFD7"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l</w:t>
            </w:r>
            <w:r w:rsidRPr="00D02AB9">
              <w:rPr>
                <w:szCs w:val="20"/>
              </w:rPr>
              <w:t>owerFrequency</w:t>
            </w:r>
          </w:p>
        </w:tc>
        <w:tc>
          <w:tcPr>
            <w:tcW w:w="1701" w:type="dxa"/>
          </w:tcPr>
          <w:p w14:paraId="39C8177D" w14:textId="7978ED7C" w:rsidR="00136240" w:rsidRPr="00D02AB9" w:rsidRDefault="00136240">
            <w:pPr>
              <w:rPr>
                <w:szCs w:val="20"/>
              </w:rPr>
            </w:pPr>
            <w:r w:rsidRPr="00D02AB9">
              <w:rPr>
                <w:spacing w:val="-1"/>
                <w:szCs w:val="20"/>
              </w:rPr>
              <w:t>PQType</w:t>
            </w:r>
          </w:p>
        </w:tc>
        <w:tc>
          <w:tcPr>
            <w:tcW w:w="3827" w:type="dxa"/>
          </w:tcPr>
          <w:p w14:paraId="4C39E0D0" w14:textId="6A743CFA" w:rsidR="00136240" w:rsidRPr="00D02AB9" w:rsidRDefault="00136240">
            <w:pPr>
              <w:rPr>
                <w:szCs w:val="20"/>
              </w:rPr>
            </w:pPr>
            <w:r w:rsidRPr="00D02AB9">
              <w:rPr>
                <w:spacing w:val="-1"/>
                <w:szCs w:val="20"/>
              </w:rPr>
              <w:t>Lägre cut-off frekvensen. Null innebär att inget högpassfilter används.</w:t>
            </w:r>
            <w:ins w:id="196" w:author="Andreas Bjärkmar" w:date="2014-03-28T11:00:00Z">
              <w:r w:rsidR="00F01C22">
                <w:rPr>
                  <w:spacing w:val="-1"/>
                  <w:szCs w:val="20"/>
                </w:rPr>
                <w:t xml:space="preserve"> </w:t>
              </w:r>
              <w:r w:rsidR="00F01C22" w:rsidRPr="00F01C22">
                <w:rPr>
                  <w:spacing w:val="-1"/>
                  <w:szCs w:val="20"/>
                  <w:highlight w:val="yellow"/>
                  <w:rPrChange w:id="197" w:author="Andreas Bjärkmar" w:date="2014-03-28T11:00:00Z">
                    <w:rPr>
                      <w:spacing w:val="-1"/>
                      <w:szCs w:val="20"/>
                    </w:rPr>
                  </w:rPrChange>
                </w:rPr>
                <w:t>Tillåten enhet Hz.</w:t>
              </w:r>
            </w:ins>
          </w:p>
        </w:tc>
        <w:tc>
          <w:tcPr>
            <w:tcW w:w="1192" w:type="dxa"/>
          </w:tcPr>
          <w:p w14:paraId="63727390" w14:textId="202298CB"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380C642" w14:textId="77777777" w:rsidTr="003A6D72">
        <w:tc>
          <w:tcPr>
            <w:tcW w:w="2802" w:type="dxa"/>
          </w:tcPr>
          <w:p w14:paraId="74586314" w14:textId="053E05E5" w:rsidR="00136240" w:rsidRPr="00D02AB9" w:rsidRDefault="00136240" w:rsidP="005E7CC5">
            <w:pPr>
              <w:rPr>
                <w:szCs w:val="20"/>
              </w:rPr>
            </w:pPr>
            <w:proofErr w:type="gramStart"/>
            <w:r w:rsidRPr="00D02AB9">
              <w:rPr>
                <w:szCs w:val="20"/>
              </w:rPr>
              <w:t>..</w:t>
            </w:r>
            <w:proofErr w:type="gramEnd"/>
            <w:r w:rsidRPr="00D02AB9">
              <w:rPr>
                <w:szCs w:val="20"/>
              </w:rPr>
              <w:t>/../../../../</w:t>
            </w:r>
            <w:r w:rsidR="005E7CC5" w:rsidRPr="00D02AB9">
              <w:rPr>
                <w:szCs w:val="20"/>
              </w:rPr>
              <w:t>u</w:t>
            </w:r>
            <w:r w:rsidRPr="00D02AB9">
              <w:rPr>
                <w:szCs w:val="20"/>
              </w:rPr>
              <w:t>pperFrequency</w:t>
            </w:r>
          </w:p>
        </w:tc>
        <w:tc>
          <w:tcPr>
            <w:tcW w:w="1701" w:type="dxa"/>
          </w:tcPr>
          <w:p w14:paraId="7DDDE4EE" w14:textId="0DCF167A" w:rsidR="00136240" w:rsidRPr="00D02AB9" w:rsidRDefault="00136240">
            <w:pPr>
              <w:rPr>
                <w:szCs w:val="20"/>
              </w:rPr>
            </w:pPr>
            <w:r w:rsidRPr="00D02AB9">
              <w:rPr>
                <w:spacing w:val="-1"/>
                <w:szCs w:val="20"/>
              </w:rPr>
              <w:t>PQType</w:t>
            </w:r>
          </w:p>
        </w:tc>
        <w:tc>
          <w:tcPr>
            <w:tcW w:w="3827" w:type="dxa"/>
          </w:tcPr>
          <w:p w14:paraId="44A4899A" w14:textId="59A8F2B7" w:rsidR="00136240" w:rsidRPr="00D02AB9" w:rsidRDefault="00136240">
            <w:pPr>
              <w:rPr>
                <w:szCs w:val="20"/>
              </w:rPr>
            </w:pPr>
            <w:r w:rsidRPr="00D02AB9">
              <w:rPr>
                <w:spacing w:val="-1"/>
                <w:szCs w:val="20"/>
              </w:rPr>
              <w:t>Högre cut-off. Null innebär att inget lågpassfilteranvänds.</w:t>
            </w:r>
            <w:ins w:id="198" w:author="Andreas Bjärkmar" w:date="2014-03-28T11:00:00Z">
              <w:r w:rsidR="00F01C22">
                <w:rPr>
                  <w:spacing w:val="-1"/>
                  <w:szCs w:val="20"/>
                </w:rPr>
                <w:t xml:space="preserve"> </w:t>
              </w:r>
              <w:r w:rsidR="00F01C22" w:rsidRPr="000C510F">
                <w:rPr>
                  <w:spacing w:val="-1"/>
                  <w:szCs w:val="20"/>
                  <w:highlight w:val="yellow"/>
                </w:rPr>
                <w:t xml:space="preserve"> Tillåten enhet Hz.</w:t>
              </w:r>
            </w:ins>
          </w:p>
        </w:tc>
        <w:tc>
          <w:tcPr>
            <w:tcW w:w="1192" w:type="dxa"/>
          </w:tcPr>
          <w:p w14:paraId="773FBE9F" w14:textId="34E0A922"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78A6648" w14:textId="77777777" w:rsidTr="003A6D72">
        <w:tc>
          <w:tcPr>
            <w:tcW w:w="2802" w:type="dxa"/>
          </w:tcPr>
          <w:p w14:paraId="5E42AC6A" w14:textId="1A29FC4B"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h</w:t>
            </w:r>
            <w:r w:rsidRPr="00D02AB9">
              <w:rPr>
                <w:szCs w:val="20"/>
              </w:rPr>
              <w:t>eartRate</w:t>
            </w:r>
          </w:p>
        </w:tc>
        <w:tc>
          <w:tcPr>
            <w:tcW w:w="1701" w:type="dxa"/>
          </w:tcPr>
          <w:p w14:paraId="3EDD4190" w14:textId="12A0651F" w:rsidR="00136240" w:rsidRPr="00D02AB9" w:rsidRDefault="00136240">
            <w:pPr>
              <w:rPr>
                <w:szCs w:val="20"/>
              </w:rPr>
            </w:pPr>
            <w:r w:rsidRPr="00D02AB9">
              <w:rPr>
                <w:spacing w:val="-1"/>
                <w:szCs w:val="20"/>
              </w:rPr>
              <w:t>PQType</w:t>
            </w:r>
          </w:p>
        </w:tc>
        <w:tc>
          <w:tcPr>
            <w:tcW w:w="3827" w:type="dxa"/>
          </w:tcPr>
          <w:p w14:paraId="49291019" w14:textId="3E0F696D" w:rsidR="00136240" w:rsidRPr="00D02AB9" w:rsidRDefault="00136240" w:rsidP="00F01C22">
            <w:pPr>
              <w:rPr>
                <w:szCs w:val="20"/>
              </w:rPr>
            </w:pPr>
            <w:r w:rsidRPr="00D02AB9">
              <w:rPr>
                <w:szCs w:val="20"/>
              </w:rPr>
              <w:t>Hjärtfrekvens i slag per minut</w:t>
            </w:r>
            <w:ins w:id="199" w:author="Andreas Bjärkmar" w:date="2014-03-28T11:00:00Z">
              <w:r w:rsidR="00F01C22">
                <w:rPr>
                  <w:szCs w:val="20"/>
                </w:rPr>
                <w:t xml:space="preserve"> </w:t>
              </w:r>
              <w:r w:rsidR="00F01C22" w:rsidRPr="00F01C22">
                <w:rPr>
                  <w:szCs w:val="20"/>
                  <w:highlight w:val="yellow"/>
                  <w:rPrChange w:id="200" w:author="Andreas Bjärkmar" w:date="2014-03-28T11:02:00Z">
                    <w:rPr>
                      <w:szCs w:val="20"/>
                    </w:rPr>
                  </w:rPrChange>
                </w:rPr>
                <w:t>(bpm)</w:t>
              </w:r>
            </w:ins>
            <w:r w:rsidRPr="00F01C22">
              <w:rPr>
                <w:szCs w:val="20"/>
                <w:highlight w:val="yellow"/>
                <w:rPrChange w:id="201" w:author="Andreas Bjärkmar" w:date="2014-03-28T11:02:00Z">
                  <w:rPr>
                    <w:szCs w:val="20"/>
                  </w:rPr>
                </w:rPrChange>
              </w:rPr>
              <w:t>.</w:t>
            </w:r>
          </w:p>
        </w:tc>
        <w:tc>
          <w:tcPr>
            <w:tcW w:w="1192" w:type="dxa"/>
          </w:tcPr>
          <w:p w14:paraId="475B604E" w14:textId="6C0BA68A"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149B588" w14:textId="77777777" w:rsidTr="003A6D72">
        <w:tc>
          <w:tcPr>
            <w:tcW w:w="2802" w:type="dxa"/>
          </w:tcPr>
          <w:p w14:paraId="338298BF" w14:textId="3B1DD677"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../../../qt</w:t>
            </w:r>
          </w:p>
        </w:tc>
        <w:tc>
          <w:tcPr>
            <w:tcW w:w="1701" w:type="dxa"/>
          </w:tcPr>
          <w:p w14:paraId="342AA0E4" w14:textId="3F645AFC" w:rsidR="00136240" w:rsidRPr="00D02AB9" w:rsidRDefault="00136240">
            <w:pPr>
              <w:rPr>
                <w:szCs w:val="20"/>
              </w:rPr>
            </w:pPr>
            <w:r w:rsidRPr="00D02AB9">
              <w:rPr>
                <w:spacing w:val="-1"/>
                <w:szCs w:val="20"/>
              </w:rPr>
              <w:t>PQType</w:t>
            </w:r>
          </w:p>
        </w:tc>
        <w:tc>
          <w:tcPr>
            <w:tcW w:w="3827" w:type="dxa"/>
          </w:tcPr>
          <w:p w14:paraId="626B2BEF" w14:textId="08035B01" w:rsidR="00136240" w:rsidRPr="00D02AB9" w:rsidRDefault="00136240">
            <w:pPr>
              <w:rPr>
                <w:szCs w:val="20"/>
              </w:rPr>
            </w:pPr>
            <w:r w:rsidRPr="00D02AB9">
              <w:rPr>
                <w:szCs w:val="20"/>
              </w:rPr>
              <w:t>QT-intervall i sekunder (medelvärde)</w:t>
            </w:r>
          </w:p>
        </w:tc>
        <w:tc>
          <w:tcPr>
            <w:tcW w:w="1192" w:type="dxa"/>
          </w:tcPr>
          <w:p w14:paraId="44815940" w14:textId="03C6E69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67B7A20" w14:textId="77777777" w:rsidTr="003A6D72">
        <w:tc>
          <w:tcPr>
            <w:tcW w:w="2802" w:type="dxa"/>
          </w:tcPr>
          <w:p w14:paraId="73C5EE9B" w14:textId="385DB201"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../../../qtCorrected</w:t>
            </w:r>
          </w:p>
        </w:tc>
        <w:tc>
          <w:tcPr>
            <w:tcW w:w="1701" w:type="dxa"/>
          </w:tcPr>
          <w:p w14:paraId="0B5FA619" w14:textId="2610AFF7" w:rsidR="00136240" w:rsidRPr="00D02AB9" w:rsidRDefault="00136240">
            <w:pPr>
              <w:rPr>
                <w:szCs w:val="20"/>
              </w:rPr>
            </w:pPr>
            <w:r w:rsidRPr="00D02AB9">
              <w:rPr>
                <w:spacing w:val="-1"/>
                <w:szCs w:val="20"/>
              </w:rPr>
              <w:t>PQType</w:t>
            </w:r>
          </w:p>
        </w:tc>
        <w:tc>
          <w:tcPr>
            <w:tcW w:w="3827" w:type="dxa"/>
          </w:tcPr>
          <w:p w14:paraId="6F73D53C" w14:textId="1731FE61" w:rsidR="00136240" w:rsidRPr="00D02AB9" w:rsidRDefault="00136240">
            <w:pPr>
              <w:rPr>
                <w:szCs w:val="20"/>
              </w:rPr>
            </w:pPr>
            <w:r w:rsidRPr="00D02AB9">
              <w:rPr>
                <w:szCs w:val="20"/>
              </w:rPr>
              <w:t>Korrigerat QT-intervall</w:t>
            </w:r>
            <w:ins w:id="202" w:author="Andreas Bjärkmar" w:date="2014-03-28T11:06:00Z">
              <w:r w:rsidR="00F01C22">
                <w:rPr>
                  <w:szCs w:val="20"/>
                </w:rPr>
                <w:t xml:space="preserve"> </w:t>
              </w:r>
              <w:r w:rsidR="00F01C22" w:rsidRPr="00F01C22">
                <w:rPr>
                  <w:szCs w:val="20"/>
                  <w:highlight w:val="yellow"/>
                  <w:rPrChange w:id="203" w:author="Andreas Bjärkmar" w:date="2014-03-28T11:07:00Z">
                    <w:rPr>
                      <w:szCs w:val="20"/>
                    </w:rPr>
                  </w:rPrChange>
                </w:rPr>
                <w:t xml:space="preserve">i sekunder (även om detta egentligen är en </w:t>
              </w:r>
            </w:ins>
            <w:ins w:id="204" w:author="Andreas Bjärkmar" w:date="2014-03-28T11:07:00Z">
              <w:r w:rsidR="00F01C22" w:rsidRPr="00F01C22">
                <w:rPr>
                  <w:szCs w:val="20"/>
                  <w:highlight w:val="yellow"/>
                  <w:rPrChange w:id="205" w:author="Andreas Bjärkmar" w:date="2014-03-28T11:07:00Z">
                    <w:rPr>
                      <w:szCs w:val="20"/>
                    </w:rPr>
                  </w:rPrChange>
                </w:rPr>
                <w:t>anomali).</w:t>
              </w:r>
            </w:ins>
            <w:del w:id="206" w:author="Andreas Bjärkmar" w:date="2014-03-28T11:06:00Z">
              <w:r w:rsidRPr="00D02AB9" w:rsidDel="00F01C22">
                <w:rPr>
                  <w:szCs w:val="20"/>
                </w:rPr>
                <w:delText>.</w:delText>
              </w:r>
            </w:del>
          </w:p>
        </w:tc>
        <w:tc>
          <w:tcPr>
            <w:tcW w:w="1192" w:type="dxa"/>
          </w:tcPr>
          <w:p w14:paraId="49C85BED" w14:textId="24EDB5A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30E0EB9" w14:textId="77777777" w:rsidTr="003A6D72">
        <w:tc>
          <w:tcPr>
            <w:tcW w:w="2802" w:type="dxa"/>
          </w:tcPr>
          <w:p w14:paraId="6A08EE19" w14:textId="52C44F34"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../../../pr</w:t>
            </w:r>
          </w:p>
        </w:tc>
        <w:tc>
          <w:tcPr>
            <w:tcW w:w="1701" w:type="dxa"/>
          </w:tcPr>
          <w:p w14:paraId="73A31211" w14:textId="25ECDEC3" w:rsidR="00136240" w:rsidRPr="00D02AB9" w:rsidRDefault="00136240">
            <w:pPr>
              <w:rPr>
                <w:szCs w:val="20"/>
              </w:rPr>
            </w:pPr>
            <w:r w:rsidRPr="00D02AB9">
              <w:rPr>
                <w:spacing w:val="-1"/>
                <w:szCs w:val="20"/>
              </w:rPr>
              <w:t>PQType</w:t>
            </w:r>
          </w:p>
        </w:tc>
        <w:tc>
          <w:tcPr>
            <w:tcW w:w="3827" w:type="dxa"/>
          </w:tcPr>
          <w:p w14:paraId="51F8FFF9" w14:textId="0B2AA86C" w:rsidR="00136240" w:rsidRPr="00D02AB9" w:rsidRDefault="00136240">
            <w:pPr>
              <w:rPr>
                <w:szCs w:val="20"/>
              </w:rPr>
            </w:pPr>
            <w:r w:rsidRPr="00D02AB9">
              <w:rPr>
                <w:szCs w:val="20"/>
              </w:rPr>
              <w:t>PR-intervall i sekunder.</w:t>
            </w:r>
          </w:p>
        </w:tc>
        <w:tc>
          <w:tcPr>
            <w:tcW w:w="1192" w:type="dxa"/>
          </w:tcPr>
          <w:p w14:paraId="5880DF94" w14:textId="7E8BF8F1"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F77FA80" w14:textId="77777777" w:rsidTr="003A6D72">
        <w:tc>
          <w:tcPr>
            <w:tcW w:w="2802" w:type="dxa"/>
          </w:tcPr>
          <w:p w14:paraId="2D57C6DE" w14:textId="299D983F"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../../../pA</w:t>
            </w:r>
            <w:r w:rsidRPr="00D02AB9">
              <w:rPr>
                <w:szCs w:val="20"/>
              </w:rPr>
              <w:t>xis</w:t>
            </w:r>
          </w:p>
        </w:tc>
        <w:tc>
          <w:tcPr>
            <w:tcW w:w="1701" w:type="dxa"/>
          </w:tcPr>
          <w:p w14:paraId="1B750F90" w14:textId="0204CB01" w:rsidR="00136240" w:rsidRPr="00D02AB9" w:rsidRDefault="00136240">
            <w:pPr>
              <w:rPr>
                <w:szCs w:val="20"/>
              </w:rPr>
            </w:pPr>
            <w:r w:rsidRPr="00D02AB9">
              <w:rPr>
                <w:spacing w:val="-1"/>
                <w:szCs w:val="20"/>
              </w:rPr>
              <w:t>PQType</w:t>
            </w:r>
          </w:p>
        </w:tc>
        <w:tc>
          <w:tcPr>
            <w:tcW w:w="3827" w:type="dxa"/>
          </w:tcPr>
          <w:p w14:paraId="74E2C3C7" w14:textId="0CEC87AF" w:rsidR="00136240" w:rsidRPr="00D02AB9" w:rsidRDefault="00136240">
            <w:pPr>
              <w:rPr>
                <w:szCs w:val="20"/>
              </w:rPr>
            </w:pPr>
            <w:r w:rsidRPr="00D02AB9">
              <w:rPr>
                <w:szCs w:val="20"/>
              </w:rPr>
              <w:t>P-vektor i grader</w:t>
            </w:r>
          </w:p>
        </w:tc>
        <w:tc>
          <w:tcPr>
            <w:tcW w:w="1192" w:type="dxa"/>
          </w:tcPr>
          <w:p w14:paraId="3A7D9989" w14:textId="691DFF65"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71943A0" w14:textId="77777777" w:rsidTr="003A6D72">
        <w:tc>
          <w:tcPr>
            <w:tcW w:w="2802" w:type="dxa"/>
          </w:tcPr>
          <w:p w14:paraId="0C625AF8" w14:textId="2D05A575"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../../../qrsA</w:t>
            </w:r>
            <w:r w:rsidRPr="00D02AB9">
              <w:rPr>
                <w:szCs w:val="20"/>
              </w:rPr>
              <w:t>xis</w:t>
            </w:r>
          </w:p>
        </w:tc>
        <w:tc>
          <w:tcPr>
            <w:tcW w:w="1701" w:type="dxa"/>
          </w:tcPr>
          <w:p w14:paraId="34489F28" w14:textId="0B978DA8" w:rsidR="00136240" w:rsidRPr="00D02AB9" w:rsidRDefault="00136240">
            <w:pPr>
              <w:rPr>
                <w:szCs w:val="20"/>
              </w:rPr>
            </w:pPr>
            <w:r w:rsidRPr="00D02AB9">
              <w:rPr>
                <w:spacing w:val="-1"/>
                <w:szCs w:val="20"/>
              </w:rPr>
              <w:t>PQType</w:t>
            </w:r>
          </w:p>
        </w:tc>
        <w:tc>
          <w:tcPr>
            <w:tcW w:w="3827" w:type="dxa"/>
          </w:tcPr>
          <w:p w14:paraId="610E8ACF" w14:textId="50220AF8" w:rsidR="00136240" w:rsidRPr="00D02AB9" w:rsidRDefault="00136240">
            <w:pPr>
              <w:rPr>
                <w:szCs w:val="20"/>
              </w:rPr>
            </w:pPr>
            <w:r w:rsidRPr="00D02AB9">
              <w:rPr>
                <w:szCs w:val="20"/>
              </w:rPr>
              <w:t>QRS-vektor i grader</w:t>
            </w:r>
          </w:p>
        </w:tc>
        <w:tc>
          <w:tcPr>
            <w:tcW w:w="1192" w:type="dxa"/>
          </w:tcPr>
          <w:p w14:paraId="05F019C5" w14:textId="450BBAFD"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C0CF531" w14:textId="77777777" w:rsidTr="003A6D72">
        <w:tc>
          <w:tcPr>
            <w:tcW w:w="2802" w:type="dxa"/>
          </w:tcPr>
          <w:p w14:paraId="4F443FA5" w14:textId="15D29572" w:rsidR="00136240" w:rsidRPr="00D02AB9" w:rsidRDefault="00136240">
            <w:pPr>
              <w:rPr>
                <w:szCs w:val="20"/>
              </w:rPr>
            </w:pPr>
            <w:proofErr w:type="gramStart"/>
            <w:r w:rsidRPr="00D02AB9">
              <w:rPr>
                <w:szCs w:val="20"/>
              </w:rPr>
              <w:t>..</w:t>
            </w:r>
            <w:proofErr w:type="gramEnd"/>
            <w:r w:rsidRPr="00D02AB9">
              <w:rPr>
                <w:szCs w:val="20"/>
              </w:rPr>
              <w:t>/</w:t>
            </w:r>
            <w:r w:rsidR="005E7CC5" w:rsidRPr="00D02AB9">
              <w:rPr>
                <w:szCs w:val="20"/>
              </w:rPr>
              <w:t>../../../tA</w:t>
            </w:r>
            <w:r w:rsidRPr="00D02AB9">
              <w:rPr>
                <w:szCs w:val="20"/>
              </w:rPr>
              <w:t>xis</w:t>
            </w:r>
          </w:p>
        </w:tc>
        <w:tc>
          <w:tcPr>
            <w:tcW w:w="1701" w:type="dxa"/>
          </w:tcPr>
          <w:p w14:paraId="084A73B6" w14:textId="291683CE" w:rsidR="00136240" w:rsidRPr="00D02AB9" w:rsidRDefault="00136240">
            <w:pPr>
              <w:rPr>
                <w:szCs w:val="20"/>
              </w:rPr>
            </w:pPr>
            <w:r w:rsidRPr="00D02AB9">
              <w:rPr>
                <w:spacing w:val="-1"/>
                <w:szCs w:val="20"/>
              </w:rPr>
              <w:t>PQType</w:t>
            </w:r>
          </w:p>
        </w:tc>
        <w:tc>
          <w:tcPr>
            <w:tcW w:w="3827" w:type="dxa"/>
          </w:tcPr>
          <w:p w14:paraId="2B45CDA2" w14:textId="5FCB3A65" w:rsidR="00136240" w:rsidRPr="00D02AB9" w:rsidRDefault="00136240">
            <w:pPr>
              <w:rPr>
                <w:szCs w:val="20"/>
              </w:rPr>
            </w:pPr>
            <w:r w:rsidRPr="00D02AB9">
              <w:rPr>
                <w:szCs w:val="20"/>
              </w:rPr>
              <w:t>T-vektor i grader</w:t>
            </w:r>
          </w:p>
        </w:tc>
        <w:tc>
          <w:tcPr>
            <w:tcW w:w="1192" w:type="dxa"/>
          </w:tcPr>
          <w:p w14:paraId="2FEE8264" w14:textId="128C1640"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C580AE7" w14:textId="77777777" w:rsidTr="003A6D72">
        <w:tc>
          <w:tcPr>
            <w:tcW w:w="2802" w:type="dxa"/>
          </w:tcPr>
          <w:p w14:paraId="482741DA" w14:textId="564243D4" w:rsidR="00136240" w:rsidRPr="00D02AB9" w:rsidRDefault="002B4D85">
            <w:pPr>
              <w:rPr>
                <w:szCs w:val="20"/>
              </w:rPr>
            </w:pPr>
            <w:proofErr w:type="gramStart"/>
            <w:r w:rsidRPr="00D02AB9">
              <w:rPr>
                <w:szCs w:val="20"/>
              </w:rPr>
              <w:t>..</w:t>
            </w:r>
            <w:proofErr w:type="gramEnd"/>
            <w:r w:rsidRPr="00D02AB9">
              <w:rPr>
                <w:szCs w:val="20"/>
              </w:rPr>
              <w:t>/../../../st</w:t>
            </w:r>
          </w:p>
        </w:tc>
        <w:tc>
          <w:tcPr>
            <w:tcW w:w="1701" w:type="dxa"/>
          </w:tcPr>
          <w:p w14:paraId="25161526" w14:textId="4E10EC6F" w:rsidR="00136240" w:rsidRPr="00D02AB9" w:rsidRDefault="0045300E">
            <w:pPr>
              <w:rPr>
                <w:szCs w:val="20"/>
              </w:rPr>
            </w:pPr>
            <w:r w:rsidRPr="00D02AB9">
              <w:rPr>
                <w:spacing w:val="-1"/>
                <w:szCs w:val="20"/>
              </w:rPr>
              <w:t>ST</w:t>
            </w:r>
            <w:r w:rsidR="00136240" w:rsidRPr="00D02AB9">
              <w:rPr>
                <w:spacing w:val="-1"/>
                <w:szCs w:val="20"/>
              </w:rPr>
              <w:t>Type</w:t>
            </w:r>
          </w:p>
        </w:tc>
        <w:tc>
          <w:tcPr>
            <w:tcW w:w="3827" w:type="dxa"/>
          </w:tcPr>
          <w:p w14:paraId="5B361B2F" w14:textId="4C100924" w:rsidR="00136240" w:rsidRPr="00D02AB9" w:rsidRDefault="00136240">
            <w:pPr>
              <w:rPr>
                <w:szCs w:val="20"/>
              </w:rPr>
            </w:pPr>
            <w:r w:rsidRPr="00D02AB9">
              <w:rPr>
                <w:szCs w:val="20"/>
              </w:rPr>
              <w:t xml:space="preserve">Beskriver ST-nivå för en avledning. </w:t>
            </w:r>
            <w:r w:rsidRPr="00D02AB9">
              <w:rPr>
                <w:spacing w:val="-1"/>
                <w:szCs w:val="20"/>
              </w:rPr>
              <w:t>ST-nivå är ett mätvärde i mm som beskriver höjden i förhållande till baslinjen mellan QRS-komplexet och T-vågen.</w:t>
            </w:r>
          </w:p>
        </w:tc>
        <w:tc>
          <w:tcPr>
            <w:tcW w:w="1192" w:type="dxa"/>
          </w:tcPr>
          <w:p w14:paraId="45BDC5BF" w14:textId="1E3B8ABD"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w:t>
            </w:r>
          </w:p>
        </w:tc>
      </w:tr>
      <w:tr w:rsidR="00136240" w:rsidRPr="00D02AB9" w14:paraId="57F132CA" w14:textId="77777777" w:rsidTr="003A6D72">
        <w:tc>
          <w:tcPr>
            <w:tcW w:w="2802" w:type="dxa"/>
          </w:tcPr>
          <w:p w14:paraId="78A70393" w14:textId="3096FB50" w:rsidR="00136240" w:rsidRPr="00D02AB9" w:rsidRDefault="00136240" w:rsidP="005E7CC5">
            <w:pPr>
              <w:rPr>
                <w:szCs w:val="20"/>
              </w:rPr>
            </w:pPr>
            <w:proofErr w:type="gramStart"/>
            <w:r w:rsidRPr="00D02AB9">
              <w:rPr>
                <w:szCs w:val="20"/>
              </w:rPr>
              <w:t>..</w:t>
            </w:r>
            <w:proofErr w:type="gramEnd"/>
            <w:r w:rsidRPr="00D02AB9">
              <w:rPr>
                <w:szCs w:val="20"/>
              </w:rPr>
              <w:t>/../../../../</w:t>
            </w:r>
            <w:r w:rsidR="005E7CC5" w:rsidRPr="00D02AB9">
              <w:rPr>
                <w:szCs w:val="20"/>
              </w:rPr>
              <w:t>l</w:t>
            </w:r>
            <w:r w:rsidRPr="00D02AB9">
              <w:rPr>
                <w:szCs w:val="20"/>
              </w:rPr>
              <w:t>eadName</w:t>
            </w:r>
          </w:p>
        </w:tc>
        <w:tc>
          <w:tcPr>
            <w:tcW w:w="1701" w:type="dxa"/>
          </w:tcPr>
          <w:p w14:paraId="3A411F6E" w14:textId="39504370" w:rsidR="00136240" w:rsidRPr="00D02AB9" w:rsidRDefault="00136240">
            <w:pPr>
              <w:rPr>
                <w:szCs w:val="20"/>
              </w:rPr>
            </w:pPr>
            <w:r w:rsidRPr="00D02AB9">
              <w:rPr>
                <w:spacing w:val="-1"/>
                <w:szCs w:val="20"/>
              </w:rPr>
              <w:t>string</w:t>
            </w:r>
          </w:p>
        </w:tc>
        <w:tc>
          <w:tcPr>
            <w:tcW w:w="3827" w:type="dxa"/>
          </w:tcPr>
          <w:p w14:paraId="6F5F90B5" w14:textId="5737E9A4" w:rsidR="00136240" w:rsidRPr="00D02AB9" w:rsidRDefault="00136240">
            <w:pPr>
              <w:rPr>
                <w:szCs w:val="20"/>
              </w:rPr>
            </w:pPr>
            <w:r w:rsidRPr="00D02AB9">
              <w:rPr>
                <w:szCs w:val="20"/>
              </w:rPr>
              <w:t>Vilken avledning som ST-nivån avser.</w:t>
            </w:r>
          </w:p>
        </w:tc>
        <w:tc>
          <w:tcPr>
            <w:tcW w:w="1192" w:type="dxa"/>
          </w:tcPr>
          <w:p w14:paraId="403F501D" w14:textId="170B1D22"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1E9E8B58" w14:textId="77777777" w:rsidTr="003A6D72">
        <w:tc>
          <w:tcPr>
            <w:tcW w:w="2802" w:type="dxa"/>
          </w:tcPr>
          <w:p w14:paraId="5B364972" w14:textId="2069720D" w:rsidR="00136240" w:rsidRPr="00D02AB9" w:rsidRDefault="00136240">
            <w:pPr>
              <w:rPr>
                <w:szCs w:val="20"/>
              </w:rPr>
            </w:pPr>
            <w:proofErr w:type="gramStart"/>
            <w:r w:rsidRPr="00D02AB9">
              <w:rPr>
                <w:szCs w:val="20"/>
              </w:rPr>
              <w:t>..</w:t>
            </w:r>
            <w:proofErr w:type="gramEnd"/>
            <w:r w:rsidRPr="00D02AB9">
              <w:rPr>
                <w:szCs w:val="20"/>
              </w:rPr>
              <w:t>/../../../../stLevel</w:t>
            </w:r>
          </w:p>
        </w:tc>
        <w:tc>
          <w:tcPr>
            <w:tcW w:w="1701" w:type="dxa"/>
          </w:tcPr>
          <w:p w14:paraId="4CAC80FE" w14:textId="08492841" w:rsidR="00136240" w:rsidRPr="00D02AB9" w:rsidRDefault="00136240">
            <w:pPr>
              <w:rPr>
                <w:szCs w:val="20"/>
              </w:rPr>
            </w:pPr>
            <w:r w:rsidRPr="00D02AB9">
              <w:rPr>
                <w:spacing w:val="-1"/>
                <w:szCs w:val="20"/>
              </w:rPr>
              <w:t>PQType</w:t>
            </w:r>
          </w:p>
        </w:tc>
        <w:tc>
          <w:tcPr>
            <w:tcW w:w="3827" w:type="dxa"/>
          </w:tcPr>
          <w:p w14:paraId="10DD5D4E" w14:textId="7999FCAF" w:rsidR="00136240" w:rsidRPr="00D02AB9" w:rsidRDefault="00136240">
            <w:pPr>
              <w:rPr>
                <w:szCs w:val="20"/>
              </w:rPr>
            </w:pPr>
            <w:r w:rsidRPr="00D02AB9">
              <w:rPr>
                <w:szCs w:val="20"/>
              </w:rPr>
              <w:t>ST-nivå i mm. Positiva och negativa värden tillåtna.</w:t>
            </w:r>
          </w:p>
        </w:tc>
        <w:tc>
          <w:tcPr>
            <w:tcW w:w="1192" w:type="dxa"/>
          </w:tcPr>
          <w:p w14:paraId="17512253" w14:textId="237FB2D2"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1FE052F0" w14:textId="77777777" w:rsidTr="003A6D72">
        <w:tc>
          <w:tcPr>
            <w:tcW w:w="2802" w:type="dxa"/>
          </w:tcPr>
          <w:p w14:paraId="4354637E" w14:textId="7E5A4BFF" w:rsidR="00136240" w:rsidRPr="00D02AB9" w:rsidRDefault="00136240">
            <w:pPr>
              <w:rPr>
                <w:szCs w:val="20"/>
                <w:highlight w:val="yellow"/>
              </w:rPr>
            </w:pPr>
            <w:proofErr w:type="gramStart"/>
            <w:r w:rsidRPr="00D02AB9">
              <w:rPr>
                <w:szCs w:val="20"/>
                <w:highlight w:val="yellow"/>
              </w:rPr>
              <w:t>..</w:t>
            </w:r>
            <w:proofErr w:type="gramEnd"/>
            <w:r w:rsidRPr="00D02AB9">
              <w:rPr>
                <w:szCs w:val="20"/>
                <w:highlight w:val="yellow"/>
              </w:rPr>
              <w:t>/../../../</w:t>
            </w:r>
            <w:r w:rsidR="002617D1" w:rsidRPr="00D02AB9">
              <w:rPr>
                <w:szCs w:val="20"/>
                <w:highlight w:val="yellow"/>
              </w:rPr>
              <w:t>i</w:t>
            </w:r>
            <w:r w:rsidRPr="00D02AB9">
              <w:rPr>
                <w:szCs w:val="20"/>
                <w:highlight w:val="yellow"/>
              </w:rPr>
              <w:t>nterpretationAlgorit</w:t>
            </w:r>
            <w:r w:rsidR="002617D1" w:rsidRPr="00D02AB9">
              <w:rPr>
                <w:szCs w:val="20"/>
                <w:highlight w:val="yellow"/>
              </w:rPr>
              <w:t>h</w:t>
            </w:r>
            <w:r w:rsidRPr="00D02AB9">
              <w:rPr>
                <w:szCs w:val="20"/>
                <w:highlight w:val="yellow"/>
              </w:rPr>
              <w:t>mName</w:t>
            </w:r>
          </w:p>
        </w:tc>
        <w:tc>
          <w:tcPr>
            <w:tcW w:w="1701" w:type="dxa"/>
          </w:tcPr>
          <w:p w14:paraId="1779BF47" w14:textId="0112DA87" w:rsidR="00136240" w:rsidRPr="00D02AB9" w:rsidRDefault="00136240">
            <w:pPr>
              <w:rPr>
                <w:szCs w:val="20"/>
                <w:highlight w:val="yellow"/>
              </w:rPr>
            </w:pPr>
            <w:r w:rsidRPr="00D02AB9">
              <w:rPr>
                <w:spacing w:val="-1"/>
                <w:szCs w:val="20"/>
                <w:highlight w:val="yellow"/>
              </w:rPr>
              <w:t>string</w:t>
            </w:r>
          </w:p>
        </w:tc>
        <w:tc>
          <w:tcPr>
            <w:tcW w:w="3827" w:type="dxa"/>
          </w:tcPr>
          <w:p w14:paraId="34ABCCDA" w14:textId="4B56211E" w:rsidR="00136240" w:rsidRPr="00D02AB9" w:rsidRDefault="00136240">
            <w:pPr>
              <w:rPr>
                <w:szCs w:val="20"/>
                <w:highlight w:val="yellow"/>
              </w:rPr>
            </w:pPr>
            <w:r w:rsidRPr="00D02AB9">
              <w:rPr>
                <w:spacing w:val="-1"/>
                <w:szCs w:val="20"/>
                <w:highlight w:val="yellow"/>
              </w:rPr>
              <w:t>Namn på tolkningsalgortim</w:t>
            </w:r>
          </w:p>
        </w:tc>
        <w:tc>
          <w:tcPr>
            <w:tcW w:w="1192" w:type="dxa"/>
          </w:tcPr>
          <w:p w14:paraId="3DDE9AAA" w14:textId="42415EF4" w:rsidR="00136240" w:rsidRPr="00D02AB9" w:rsidRDefault="00136240">
            <w:pPr>
              <w:jc w:val="center"/>
              <w:rPr>
                <w:szCs w:val="20"/>
                <w:highlight w:val="yellow"/>
              </w:rPr>
            </w:pPr>
            <w:r w:rsidRPr="00D02AB9">
              <w:rPr>
                <w:spacing w:val="-1"/>
                <w:szCs w:val="20"/>
                <w:highlight w:val="yellow"/>
              </w:rPr>
              <w:t>0</w:t>
            </w:r>
            <w:proofErr w:type="gramStart"/>
            <w:r w:rsidRPr="00D02AB9">
              <w:rPr>
                <w:spacing w:val="-1"/>
                <w:szCs w:val="20"/>
                <w:highlight w:val="yellow"/>
              </w:rPr>
              <w:t>..</w:t>
            </w:r>
            <w:proofErr w:type="gramEnd"/>
            <w:r w:rsidRPr="00D02AB9">
              <w:rPr>
                <w:spacing w:val="-1"/>
                <w:szCs w:val="20"/>
                <w:highlight w:val="yellow"/>
              </w:rPr>
              <w:t>1</w:t>
            </w:r>
          </w:p>
        </w:tc>
      </w:tr>
      <w:tr w:rsidR="00136240" w:rsidRPr="00D02AB9" w14:paraId="7F77AEE2" w14:textId="77777777" w:rsidTr="003A6D72">
        <w:tc>
          <w:tcPr>
            <w:tcW w:w="2802" w:type="dxa"/>
          </w:tcPr>
          <w:p w14:paraId="7BDA793B" w14:textId="08DCD24C" w:rsidR="00136240" w:rsidRPr="00D02AB9" w:rsidRDefault="00136240" w:rsidP="005E7CC5">
            <w:pPr>
              <w:rPr>
                <w:szCs w:val="20"/>
                <w:highlight w:val="yellow"/>
              </w:rPr>
            </w:pPr>
            <w:proofErr w:type="gramStart"/>
            <w:r w:rsidRPr="00D02AB9">
              <w:rPr>
                <w:szCs w:val="20"/>
                <w:highlight w:val="yellow"/>
              </w:rPr>
              <w:t>..</w:t>
            </w:r>
            <w:proofErr w:type="gramEnd"/>
            <w:r w:rsidRPr="00D02AB9">
              <w:rPr>
                <w:szCs w:val="20"/>
                <w:highlight w:val="yellow"/>
              </w:rPr>
              <w:t>/../../../</w:t>
            </w:r>
            <w:r w:rsidR="005E7CC5" w:rsidRPr="00D02AB9">
              <w:rPr>
                <w:szCs w:val="20"/>
                <w:highlight w:val="yellow"/>
              </w:rPr>
              <w:t>i</w:t>
            </w:r>
            <w:r w:rsidRPr="00D02AB9">
              <w:rPr>
                <w:szCs w:val="20"/>
                <w:highlight w:val="yellow"/>
              </w:rPr>
              <w:t>nterpretation</w:t>
            </w:r>
          </w:p>
        </w:tc>
        <w:tc>
          <w:tcPr>
            <w:tcW w:w="1701" w:type="dxa"/>
          </w:tcPr>
          <w:p w14:paraId="0769C78B" w14:textId="3DFD1409" w:rsidR="00136240" w:rsidRPr="00D02AB9" w:rsidRDefault="00136240">
            <w:pPr>
              <w:rPr>
                <w:szCs w:val="20"/>
                <w:highlight w:val="yellow"/>
              </w:rPr>
            </w:pPr>
            <w:r w:rsidRPr="00D02AB9">
              <w:rPr>
                <w:szCs w:val="20"/>
                <w:highlight w:val="yellow"/>
              </w:rPr>
              <w:t>string</w:t>
            </w:r>
          </w:p>
        </w:tc>
        <w:tc>
          <w:tcPr>
            <w:tcW w:w="3827" w:type="dxa"/>
          </w:tcPr>
          <w:p w14:paraId="30F66281" w14:textId="0A8AD52A" w:rsidR="00136240" w:rsidRPr="00D02AB9" w:rsidRDefault="00136240">
            <w:pPr>
              <w:rPr>
                <w:spacing w:val="-1"/>
                <w:szCs w:val="20"/>
                <w:highlight w:val="yellow"/>
              </w:rPr>
            </w:pPr>
            <w:r w:rsidRPr="00D02AB9">
              <w:rPr>
                <w:szCs w:val="20"/>
                <w:highlight w:val="yellow"/>
              </w:rPr>
              <w:t xml:space="preserve">Interpretations from an automatic algorithm or entered manually by physician. </w:t>
            </w:r>
            <w:r w:rsidRPr="00D02AB9">
              <w:rPr>
                <w:spacing w:val="-1"/>
                <w:szCs w:val="20"/>
                <w:highlight w:val="yellow"/>
              </w:rPr>
              <w:t>Tolkning av EKGt. Kan vara både automattolkad eller tillagd av signierande person.</w:t>
            </w:r>
            <w:r w:rsidR="005D456D">
              <w:rPr>
                <w:spacing w:val="-1"/>
                <w:szCs w:val="20"/>
                <w:highlight w:val="yellow"/>
              </w:rPr>
              <w:t xml:space="preserve"> </w:t>
            </w:r>
            <w:r w:rsidRPr="00D02AB9">
              <w:rPr>
                <w:spacing w:val="-1"/>
                <w:szCs w:val="20"/>
                <w:highlight w:val="yellow"/>
              </w:rPr>
              <w:t>Information om tolkning kan t ex vara ”Misstänkt patologiskt”, ”</w:t>
            </w:r>
          </w:p>
          <w:p w14:paraId="0018E3C3" w14:textId="772DC268" w:rsidR="00136240" w:rsidRPr="00D02AB9" w:rsidRDefault="00136240">
            <w:pPr>
              <w:rPr>
                <w:szCs w:val="20"/>
                <w:highlight w:val="yellow"/>
              </w:rPr>
            </w:pPr>
            <w:r w:rsidRPr="00D02AB9">
              <w:rPr>
                <w:spacing w:val="-1"/>
                <w:szCs w:val="20"/>
                <w:highlight w:val="yellow"/>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D02AB9" w:rsidRDefault="00136240">
            <w:pPr>
              <w:jc w:val="center"/>
              <w:rPr>
                <w:szCs w:val="20"/>
              </w:rPr>
            </w:pPr>
            <w:r w:rsidRPr="00D02AB9">
              <w:rPr>
                <w:spacing w:val="-1"/>
                <w:szCs w:val="20"/>
                <w:highlight w:val="yellow"/>
              </w:rPr>
              <w:t>0</w:t>
            </w:r>
            <w:proofErr w:type="gramStart"/>
            <w:r w:rsidRPr="00D02AB9">
              <w:rPr>
                <w:spacing w:val="-1"/>
                <w:szCs w:val="20"/>
                <w:highlight w:val="yellow"/>
              </w:rPr>
              <w:t>..</w:t>
            </w:r>
            <w:proofErr w:type="gramEnd"/>
            <w:r w:rsidRPr="00D02AB9">
              <w:rPr>
                <w:spacing w:val="-1"/>
                <w:szCs w:val="20"/>
                <w:highlight w:val="yellow"/>
              </w:rPr>
              <w:t>*</w:t>
            </w:r>
          </w:p>
        </w:tc>
      </w:tr>
      <w:tr w:rsidR="00136240" w:rsidRPr="00D02AB9" w14:paraId="4D3D5F2B" w14:textId="77777777" w:rsidTr="003A6D72">
        <w:tc>
          <w:tcPr>
            <w:tcW w:w="2802" w:type="dxa"/>
          </w:tcPr>
          <w:p w14:paraId="2D7D1D86" w14:textId="49254789" w:rsidR="00136240" w:rsidRPr="00D02AB9" w:rsidRDefault="00136240">
            <w:pPr>
              <w:rPr>
                <w:szCs w:val="20"/>
                <w:highlight w:val="yellow"/>
              </w:rPr>
            </w:pPr>
            <w:proofErr w:type="gramStart"/>
            <w:r w:rsidRPr="00D02AB9">
              <w:rPr>
                <w:i/>
                <w:szCs w:val="20"/>
                <w:highlight w:val="yellow"/>
              </w:rPr>
              <w:t>..</w:t>
            </w:r>
            <w:proofErr w:type="gramEnd"/>
            <w:r w:rsidRPr="00D02AB9">
              <w:rPr>
                <w:i/>
                <w:szCs w:val="20"/>
                <w:highlight w:val="yellow"/>
              </w:rPr>
              <w:t>/../../ecgDicomData</w:t>
            </w:r>
          </w:p>
        </w:tc>
        <w:tc>
          <w:tcPr>
            <w:tcW w:w="1701" w:type="dxa"/>
          </w:tcPr>
          <w:p w14:paraId="33E25640" w14:textId="14758FA4" w:rsidR="00136240" w:rsidRPr="00D02AB9" w:rsidRDefault="00136240">
            <w:pPr>
              <w:rPr>
                <w:szCs w:val="20"/>
                <w:highlight w:val="yellow"/>
              </w:rPr>
            </w:pPr>
            <w:r w:rsidRPr="00D02AB9">
              <w:rPr>
                <w:i/>
                <w:spacing w:val="-1"/>
                <w:szCs w:val="20"/>
                <w:highlight w:val="yellow"/>
              </w:rPr>
              <w:t>DicomDataType</w:t>
            </w:r>
          </w:p>
        </w:tc>
        <w:tc>
          <w:tcPr>
            <w:tcW w:w="3827" w:type="dxa"/>
          </w:tcPr>
          <w:p w14:paraId="0D13B46A" w14:textId="58BBBE6F" w:rsidR="00136240" w:rsidRPr="00D02AB9" w:rsidRDefault="00136240">
            <w:pPr>
              <w:rPr>
                <w:szCs w:val="20"/>
                <w:highlight w:val="yellow"/>
              </w:rPr>
            </w:pPr>
            <w:r w:rsidRPr="00D02AB9">
              <w:rPr>
                <w:i/>
                <w:spacing w:val="-1"/>
                <w:szCs w:val="20"/>
                <w:highlight w:val="yellow"/>
              </w:rPr>
              <w:t xml:space="preserve">Alternativ 2. </w:t>
            </w:r>
            <w:r w:rsidRPr="00D02AB9">
              <w:rPr>
                <w:i/>
                <w:szCs w:val="20"/>
                <w:highlight w:val="yellow"/>
              </w:rPr>
              <w:t xml:space="preserve">Dynamiskt dicom-objekt. </w:t>
            </w:r>
            <w:r w:rsidRPr="00D02AB9">
              <w:rPr>
                <w:i/>
                <w:spacing w:val="-1"/>
                <w:szCs w:val="20"/>
                <w:highlight w:val="yellow"/>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D02AB9" w:rsidRDefault="00136240">
            <w:pPr>
              <w:jc w:val="center"/>
              <w:rPr>
                <w:szCs w:val="20"/>
              </w:rPr>
            </w:pPr>
            <w:r w:rsidRPr="00D02AB9">
              <w:rPr>
                <w:i/>
                <w:spacing w:val="-1"/>
                <w:szCs w:val="20"/>
                <w:highlight w:val="yellow"/>
              </w:rPr>
              <w:t>0</w:t>
            </w:r>
            <w:proofErr w:type="gramStart"/>
            <w:r w:rsidRPr="00D02AB9">
              <w:rPr>
                <w:i/>
                <w:spacing w:val="-1"/>
                <w:szCs w:val="20"/>
                <w:highlight w:val="yellow"/>
              </w:rPr>
              <w:t>..</w:t>
            </w:r>
            <w:proofErr w:type="gramEnd"/>
            <w:r w:rsidRPr="00D02AB9">
              <w:rPr>
                <w:i/>
                <w:spacing w:val="-1"/>
                <w:szCs w:val="20"/>
                <w:highlight w:val="yellow"/>
              </w:rPr>
              <w:t>*</w:t>
            </w:r>
          </w:p>
        </w:tc>
      </w:tr>
      <w:tr w:rsidR="00136240" w:rsidRPr="00D02AB9" w14:paraId="0B6E98D6" w14:textId="77777777" w:rsidTr="003A6D72">
        <w:tc>
          <w:tcPr>
            <w:tcW w:w="2802" w:type="dxa"/>
          </w:tcPr>
          <w:p w14:paraId="4678DD72" w14:textId="73D8A0DC" w:rsidR="00136240" w:rsidRPr="00D02AB9" w:rsidRDefault="00136240" w:rsidP="008E091E">
            <w:pPr>
              <w:rPr>
                <w:szCs w:val="20"/>
              </w:rPr>
            </w:pPr>
            <w:proofErr w:type="gramStart"/>
            <w:r w:rsidRPr="00D02AB9">
              <w:rPr>
                <w:szCs w:val="20"/>
              </w:rPr>
              <w:t>..</w:t>
            </w:r>
            <w:proofErr w:type="gramEnd"/>
            <w:r w:rsidRPr="00D02AB9">
              <w:rPr>
                <w:szCs w:val="20"/>
              </w:rPr>
              <w:t>/../../../</w:t>
            </w:r>
            <w:r w:rsidR="008E091E" w:rsidRPr="00D02AB9">
              <w:rPr>
                <w:szCs w:val="20"/>
              </w:rPr>
              <w:t>di</w:t>
            </w:r>
            <w:r w:rsidRPr="00D02AB9">
              <w:rPr>
                <w:szCs w:val="20"/>
              </w:rPr>
              <w:t>c</w:t>
            </w:r>
            <w:r w:rsidR="008E091E" w:rsidRPr="00D02AB9">
              <w:rPr>
                <w:szCs w:val="20"/>
              </w:rPr>
              <w:t>o</w:t>
            </w:r>
            <w:r w:rsidRPr="00D02AB9">
              <w:rPr>
                <w:szCs w:val="20"/>
              </w:rPr>
              <w:t>mSOP</w:t>
            </w:r>
          </w:p>
        </w:tc>
        <w:tc>
          <w:tcPr>
            <w:tcW w:w="1701" w:type="dxa"/>
          </w:tcPr>
          <w:p w14:paraId="25D43CAD" w14:textId="5F48F871" w:rsidR="00136240" w:rsidRPr="00D02AB9" w:rsidRDefault="00136240">
            <w:pPr>
              <w:rPr>
                <w:szCs w:val="20"/>
              </w:rPr>
            </w:pPr>
            <w:r w:rsidRPr="00D02AB9">
              <w:rPr>
                <w:spacing w:val="-1"/>
                <w:szCs w:val="20"/>
              </w:rPr>
              <w:t>string</w:t>
            </w:r>
          </w:p>
        </w:tc>
        <w:tc>
          <w:tcPr>
            <w:tcW w:w="3827" w:type="dxa"/>
          </w:tcPr>
          <w:p w14:paraId="5A287FA7" w14:textId="0D6FF6EC" w:rsidR="00136240" w:rsidRPr="00D02AB9" w:rsidRDefault="00136240">
            <w:pPr>
              <w:rPr>
                <w:szCs w:val="20"/>
              </w:rPr>
            </w:pPr>
            <w:r w:rsidRPr="00D02AB9">
              <w:rPr>
                <w:szCs w:val="20"/>
              </w:rPr>
              <w:t xml:space="preserve">SOP-klass för DICOM-objektet. </w:t>
            </w:r>
            <w:r w:rsidRPr="00D02AB9">
              <w:rPr>
                <w:spacing w:val="-1"/>
                <w:szCs w:val="20"/>
              </w:rPr>
              <w:t>Beskriver vilken information som kan förväntas i datan</w:t>
            </w:r>
            <w:proofErr w:type="gramStart"/>
            <w:r w:rsidRPr="00D02AB9">
              <w:rPr>
                <w:spacing w:val="-1"/>
                <w:szCs w:val="20"/>
              </w:rPr>
              <w:t xml:space="preserve"> (jmf.</w:t>
            </w:r>
            <w:proofErr w:type="gramEnd"/>
            <w:r w:rsidRPr="00D02AB9">
              <w:rPr>
                <w:spacing w:val="-1"/>
                <w:szCs w:val="20"/>
              </w:rPr>
              <w:t xml:space="preserve"> mediaType nedan för statisk bild). DICOM 12-lead ECG och general ECG SOP-klasser.</w:t>
            </w:r>
          </w:p>
        </w:tc>
        <w:tc>
          <w:tcPr>
            <w:tcW w:w="1192" w:type="dxa"/>
          </w:tcPr>
          <w:p w14:paraId="5EB61C75" w14:textId="1B60767B"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52FAF360" w14:textId="77777777" w:rsidTr="003A6D72">
        <w:tc>
          <w:tcPr>
            <w:tcW w:w="2802" w:type="dxa"/>
          </w:tcPr>
          <w:p w14:paraId="2CEA0589" w14:textId="3353030D" w:rsidR="00136240" w:rsidRPr="00D02AB9" w:rsidRDefault="008E091E">
            <w:pPr>
              <w:rPr>
                <w:szCs w:val="20"/>
              </w:rPr>
            </w:pPr>
            <w:proofErr w:type="gramStart"/>
            <w:r w:rsidRPr="00D02AB9">
              <w:rPr>
                <w:szCs w:val="20"/>
              </w:rPr>
              <w:t>..</w:t>
            </w:r>
            <w:proofErr w:type="gramEnd"/>
            <w:r w:rsidRPr="00D02AB9">
              <w:rPr>
                <w:szCs w:val="20"/>
              </w:rPr>
              <w:t>/../../../di</w:t>
            </w:r>
            <w:r w:rsidR="00136240" w:rsidRPr="00D02AB9">
              <w:rPr>
                <w:szCs w:val="20"/>
              </w:rPr>
              <w:t>c</w:t>
            </w:r>
            <w:r w:rsidRPr="00D02AB9">
              <w:rPr>
                <w:szCs w:val="20"/>
              </w:rPr>
              <w:t>o</w:t>
            </w:r>
            <w:r w:rsidR="00136240" w:rsidRPr="00D02AB9">
              <w:rPr>
                <w:szCs w:val="20"/>
              </w:rPr>
              <w:t>mValue</w:t>
            </w:r>
          </w:p>
        </w:tc>
        <w:tc>
          <w:tcPr>
            <w:tcW w:w="1701" w:type="dxa"/>
          </w:tcPr>
          <w:p w14:paraId="28E330AA" w14:textId="569EDBAA" w:rsidR="00136240" w:rsidRPr="00D02AB9" w:rsidRDefault="00136240">
            <w:pPr>
              <w:rPr>
                <w:szCs w:val="20"/>
              </w:rPr>
            </w:pPr>
            <w:r w:rsidRPr="00D02AB9">
              <w:rPr>
                <w:b/>
                <w:spacing w:val="-1"/>
                <w:szCs w:val="20"/>
              </w:rPr>
              <w:t>Base64Binary</w:t>
            </w:r>
          </w:p>
        </w:tc>
        <w:tc>
          <w:tcPr>
            <w:tcW w:w="3827" w:type="dxa"/>
          </w:tcPr>
          <w:p w14:paraId="2ECE9FB5" w14:textId="2053D7D1" w:rsidR="00136240" w:rsidRPr="00D02AB9" w:rsidRDefault="00136240">
            <w:pPr>
              <w:rPr>
                <w:szCs w:val="20"/>
              </w:rPr>
            </w:pPr>
            <w:r w:rsidRPr="00D02AB9">
              <w:rPr>
                <w:szCs w:val="20"/>
              </w:rPr>
              <w:t xml:space="preserve">Binärdata som representerar objektet. Ett och endast ett av </w:t>
            </w:r>
            <w:r w:rsidR="006A1DB6">
              <w:rPr>
                <w:szCs w:val="20"/>
              </w:rPr>
              <w:t>Dicom</w:t>
            </w:r>
            <w:r w:rsidRPr="00D02AB9">
              <w:rPr>
                <w:szCs w:val="20"/>
              </w:rPr>
              <w:t xml:space="preserve">Value och </w:t>
            </w:r>
            <w:r w:rsidR="006A1DB6">
              <w:rPr>
                <w:szCs w:val="20"/>
              </w:rPr>
              <w:t>Dicom</w:t>
            </w:r>
            <w:r w:rsidRPr="00D02AB9">
              <w:rPr>
                <w:szCs w:val="20"/>
              </w:rPr>
              <w:t>Reference ska anges.</w:t>
            </w:r>
          </w:p>
        </w:tc>
        <w:tc>
          <w:tcPr>
            <w:tcW w:w="1192" w:type="dxa"/>
          </w:tcPr>
          <w:p w14:paraId="47D1B433" w14:textId="5B7F6E93"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C95C8F5" w14:textId="77777777" w:rsidTr="003A6D72">
        <w:tc>
          <w:tcPr>
            <w:tcW w:w="2802" w:type="dxa"/>
          </w:tcPr>
          <w:p w14:paraId="00578478" w14:textId="58FEF403" w:rsidR="00136240" w:rsidRPr="00D02AB9" w:rsidRDefault="008E091E">
            <w:pPr>
              <w:rPr>
                <w:szCs w:val="20"/>
              </w:rPr>
            </w:pPr>
            <w:proofErr w:type="gramStart"/>
            <w:r w:rsidRPr="00D02AB9">
              <w:rPr>
                <w:szCs w:val="20"/>
              </w:rPr>
              <w:t>..</w:t>
            </w:r>
            <w:proofErr w:type="gramEnd"/>
            <w:r w:rsidRPr="00D02AB9">
              <w:rPr>
                <w:szCs w:val="20"/>
              </w:rPr>
              <w:t>/../../../di</w:t>
            </w:r>
            <w:r w:rsidR="00136240" w:rsidRPr="00D02AB9">
              <w:rPr>
                <w:szCs w:val="20"/>
              </w:rPr>
              <w:t>c</w:t>
            </w:r>
            <w:r w:rsidRPr="00D02AB9">
              <w:rPr>
                <w:szCs w:val="20"/>
              </w:rPr>
              <w:t>o</w:t>
            </w:r>
            <w:r w:rsidR="00136240" w:rsidRPr="00D02AB9">
              <w:rPr>
                <w:szCs w:val="20"/>
              </w:rPr>
              <w:t>mReference</w:t>
            </w:r>
          </w:p>
        </w:tc>
        <w:tc>
          <w:tcPr>
            <w:tcW w:w="1701" w:type="dxa"/>
          </w:tcPr>
          <w:p w14:paraId="388193DC" w14:textId="24849381" w:rsidR="00136240" w:rsidRPr="00D02AB9" w:rsidRDefault="00136240">
            <w:pPr>
              <w:rPr>
                <w:szCs w:val="20"/>
              </w:rPr>
            </w:pPr>
            <w:r w:rsidRPr="00D02AB9">
              <w:rPr>
                <w:b/>
                <w:spacing w:val="-1"/>
                <w:szCs w:val="20"/>
              </w:rPr>
              <w:t>anyURI</w:t>
            </w:r>
          </w:p>
        </w:tc>
        <w:tc>
          <w:tcPr>
            <w:tcW w:w="3827" w:type="dxa"/>
          </w:tcPr>
          <w:p w14:paraId="5E123577" w14:textId="0D1B7C61" w:rsidR="00136240" w:rsidRPr="00D02AB9" w:rsidRDefault="00136240">
            <w:pPr>
              <w:rPr>
                <w:szCs w:val="20"/>
              </w:rPr>
            </w:pPr>
            <w:r w:rsidRPr="00D02AB9">
              <w:rPr>
                <w:szCs w:val="20"/>
              </w:rPr>
              <w:t>Referens till externt DICOM-objekt med åtkomst enligt WADO. E</w:t>
            </w:r>
            <w:r w:rsidRPr="00D02AB9">
              <w:rPr>
                <w:spacing w:val="-1"/>
                <w:szCs w:val="20"/>
              </w:rPr>
              <w:t>n tillverkarspecifik länk som är möjlig att via en säker anslutning visa i en webklient</w:t>
            </w:r>
          </w:p>
        </w:tc>
        <w:tc>
          <w:tcPr>
            <w:tcW w:w="1192" w:type="dxa"/>
          </w:tcPr>
          <w:p w14:paraId="7B99F696" w14:textId="727F57C6"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CF23ED0" w14:textId="77777777" w:rsidTr="003A6D72">
        <w:tc>
          <w:tcPr>
            <w:tcW w:w="2802" w:type="dxa"/>
          </w:tcPr>
          <w:p w14:paraId="794B5191" w14:textId="1A572C29" w:rsidR="00136240" w:rsidRPr="00D02AB9" w:rsidRDefault="00136240">
            <w:pPr>
              <w:rPr>
                <w:szCs w:val="20"/>
              </w:rPr>
            </w:pPr>
            <w:proofErr w:type="gramStart"/>
            <w:r w:rsidRPr="00D02AB9">
              <w:rPr>
                <w:i/>
                <w:szCs w:val="20"/>
              </w:rPr>
              <w:t>..</w:t>
            </w:r>
            <w:proofErr w:type="gramEnd"/>
            <w:r w:rsidRPr="00D02AB9">
              <w:rPr>
                <w:i/>
                <w:szCs w:val="20"/>
              </w:rPr>
              <w:t>/../../ecgData</w:t>
            </w:r>
          </w:p>
        </w:tc>
        <w:tc>
          <w:tcPr>
            <w:tcW w:w="1701" w:type="dxa"/>
          </w:tcPr>
          <w:p w14:paraId="59851D76" w14:textId="1D45E3A8" w:rsidR="00136240" w:rsidRPr="00D02AB9" w:rsidRDefault="00136240">
            <w:pPr>
              <w:rPr>
                <w:szCs w:val="20"/>
              </w:rPr>
            </w:pPr>
            <w:r w:rsidRPr="00D02AB9">
              <w:rPr>
                <w:i/>
                <w:spacing w:val="-1"/>
                <w:szCs w:val="20"/>
              </w:rPr>
              <w:t>imageDataType</w:t>
            </w:r>
          </w:p>
        </w:tc>
        <w:tc>
          <w:tcPr>
            <w:tcW w:w="3827" w:type="dxa"/>
          </w:tcPr>
          <w:p w14:paraId="1D3B77CE" w14:textId="77777777" w:rsidR="00136240" w:rsidRPr="00D02AB9" w:rsidRDefault="00136240" w:rsidP="003A6D72">
            <w:pPr>
              <w:spacing w:line="226" w:lineRule="exact"/>
              <w:rPr>
                <w:i/>
                <w:spacing w:val="-1"/>
                <w:szCs w:val="20"/>
              </w:rPr>
            </w:pPr>
            <w:r w:rsidRPr="00D02AB9">
              <w:rPr>
                <w:i/>
                <w:spacing w:val="-1"/>
                <w:szCs w:val="20"/>
              </w:rPr>
              <w:t xml:space="preserve">Alternativ 3. </w:t>
            </w:r>
            <w:r w:rsidRPr="00D02AB9">
              <w:rPr>
                <w:i/>
                <w:szCs w:val="20"/>
              </w:rPr>
              <w:t xml:space="preserve">Statiskt objekt. </w:t>
            </w:r>
            <w:r w:rsidRPr="00D02AB9">
              <w:rPr>
                <w:i/>
                <w:spacing w:val="-1"/>
                <w:szCs w:val="20"/>
              </w:rPr>
              <w:t>Dessutom ges också en möjlighet att svara en statistik bild i något av de tillåtna formaten enligt HL7 multimediatyper (inkl. PDF).</w:t>
            </w:r>
          </w:p>
          <w:p w14:paraId="62C82662" w14:textId="77777777" w:rsidR="00136240" w:rsidRPr="00D02AB9" w:rsidRDefault="00136240">
            <w:pPr>
              <w:rPr>
                <w:szCs w:val="20"/>
              </w:rPr>
            </w:pPr>
          </w:p>
        </w:tc>
        <w:tc>
          <w:tcPr>
            <w:tcW w:w="1192" w:type="dxa"/>
          </w:tcPr>
          <w:p w14:paraId="33757ABC" w14:textId="0D6FD02A"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w:t>
            </w:r>
          </w:p>
        </w:tc>
      </w:tr>
      <w:tr w:rsidR="00136240" w:rsidRPr="00D02AB9" w14:paraId="763CAAC5" w14:textId="77777777" w:rsidTr="003A6D72">
        <w:tc>
          <w:tcPr>
            <w:tcW w:w="2802" w:type="dxa"/>
          </w:tcPr>
          <w:p w14:paraId="3460741A" w14:textId="159182D3" w:rsidR="00136240" w:rsidRPr="00D02AB9" w:rsidRDefault="00136240">
            <w:pPr>
              <w:rPr>
                <w:szCs w:val="20"/>
              </w:rPr>
            </w:pPr>
            <w:proofErr w:type="gramStart"/>
            <w:r w:rsidRPr="00D02AB9">
              <w:rPr>
                <w:szCs w:val="20"/>
              </w:rPr>
              <w:t>..</w:t>
            </w:r>
            <w:proofErr w:type="gramEnd"/>
            <w:r w:rsidRPr="00D02AB9">
              <w:rPr>
                <w:szCs w:val="20"/>
              </w:rPr>
              <w:t>/../../../mediaType</w:t>
            </w:r>
          </w:p>
        </w:tc>
        <w:tc>
          <w:tcPr>
            <w:tcW w:w="1701" w:type="dxa"/>
          </w:tcPr>
          <w:p w14:paraId="7352C84F" w14:textId="0A548889" w:rsidR="00136240" w:rsidRPr="00D02AB9" w:rsidRDefault="00136240">
            <w:pPr>
              <w:rPr>
                <w:szCs w:val="20"/>
              </w:rPr>
            </w:pPr>
            <w:r w:rsidRPr="00D02AB9">
              <w:rPr>
                <w:szCs w:val="20"/>
              </w:rPr>
              <w:t>MediaTypeEnum</w:t>
            </w:r>
          </w:p>
        </w:tc>
        <w:tc>
          <w:tcPr>
            <w:tcW w:w="3827" w:type="dxa"/>
          </w:tcPr>
          <w:p w14:paraId="49DB67C0" w14:textId="6806A5DE" w:rsidR="00136240" w:rsidRPr="00D02AB9" w:rsidRDefault="00136240">
            <w:pPr>
              <w:rPr>
                <w:szCs w:val="20"/>
              </w:rPr>
            </w:pPr>
            <w:r w:rsidRPr="00D02AB9">
              <w:rPr>
                <w:szCs w:val="20"/>
              </w:rPr>
              <w:t>Mediatyper enligt HL7. NPÖ tillåter här enbart text eller en referens till extern multimedia. Statisk bild</w:t>
            </w:r>
          </w:p>
        </w:tc>
        <w:tc>
          <w:tcPr>
            <w:tcW w:w="1192" w:type="dxa"/>
          </w:tcPr>
          <w:p w14:paraId="0127FDB5" w14:textId="62161508"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730D35DA" w14:textId="77777777" w:rsidTr="003A6D72">
        <w:tc>
          <w:tcPr>
            <w:tcW w:w="2802" w:type="dxa"/>
          </w:tcPr>
          <w:p w14:paraId="1070333E" w14:textId="0431B684" w:rsidR="00136240" w:rsidRPr="00D02AB9" w:rsidRDefault="00136240">
            <w:pPr>
              <w:rPr>
                <w:szCs w:val="20"/>
              </w:rPr>
            </w:pPr>
            <w:proofErr w:type="gramStart"/>
            <w:r w:rsidRPr="00D02AB9">
              <w:rPr>
                <w:szCs w:val="20"/>
              </w:rPr>
              <w:t>..</w:t>
            </w:r>
            <w:proofErr w:type="gramEnd"/>
            <w:r w:rsidRPr="00D02AB9">
              <w:rPr>
                <w:szCs w:val="20"/>
              </w:rPr>
              <w:t>/../../../value</w:t>
            </w:r>
          </w:p>
        </w:tc>
        <w:tc>
          <w:tcPr>
            <w:tcW w:w="1701" w:type="dxa"/>
          </w:tcPr>
          <w:p w14:paraId="3B6A914A" w14:textId="02339AEE" w:rsidR="00136240" w:rsidRPr="00D02AB9" w:rsidRDefault="00136240">
            <w:pPr>
              <w:rPr>
                <w:szCs w:val="20"/>
              </w:rPr>
            </w:pPr>
            <w:r w:rsidRPr="00D02AB9">
              <w:rPr>
                <w:spacing w:val="-1"/>
                <w:szCs w:val="20"/>
              </w:rPr>
              <w:t>Base64Binary</w:t>
            </w:r>
          </w:p>
        </w:tc>
        <w:tc>
          <w:tcPr>
            <w:tcW w:w="3827" w:type="dxa"/>
          </w:tcPr>
          <w:p w14:paraId="02548D77" w14:textId="10CB600D" w:rsidR="00136240" w:rsidRPr="00D02AB9" w:rsidRDefault="00136240">
            <w:pPr>
              <w:rPr>
                <w:szCs w:val="20"/>
              </w:rPr>
            </w:pPr>
            <w:r w:rsidRPr="00D02AB9">
              <w:rPr>
                <w:spacing w:val="-1"/>
                <w:szCs w:val="20"/>
              </w:rPr>
              <w:t xml:space="preserve">Value är binärdata som representerar objektet. Ett och endast ett av value och reference ska anges. </w:t>
            </w:r>
          </w:p>
        </w:tc>
        <w:tc>
          <w:tcPr>
            <w:tcW w:w="1192" w:type="dxa"/>
          </w:tcPr>
          <w:p w14:paraId="00C3CFF2" w14:textId="6530800E"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94DEB3C" w14:textId="77777777" w:rsidTr="003A6D72">
        <w:tc>
          <w:tcPr>
            <w:tcW w:w="2802" w:type="dxa"/>
          </w:tcPr>
          <w:p w14:paraId="5CD7F335" w14:textId="10AD85CF" w:rsidR="00136240" w:rsidRPr="00D02AB9" w:rsidRDefault="00136240">
            <w:pPr>
              <w:rPr>
                <w:szCs w:val="20"/>
              </w:rPr>
            </w:pPr>
            <w:proofErr w:type="gramStart"/>
            <w:r w:rsidRPr="00D02AB9">
              <w:rPr>
                <w:szCs w:val="20"/>
              </w:rPr>
              <w:t>..</w:t>
            </w:r>
            <w:proofErr w:type="gramEnd"/>
            <w:r w:rsidRPr="00D02AB9">
              <w:rPr>
                <w:szCs w:val="20"/>
              </w:rPr>
              <w:t>/../../../reference</w:t>
            </w:r>
          </w:p>
        </w:tc>
        <w:tc>
          <w:tcPr>
            <w:tcW w:w="1701" w:type="dxa"/>
          </w:tcPr>
          <w:p w14:paraId="639A3190" w14:textId="6BF31F2D" w:rsidR="00136240" w:rsidRPr="00D02AB9" w:rsidRDefault="00136240">
            <w:pPr>
              <w:rPr>
                <w:szCs w:val="20"/>
              </w:rPr>
            </w:pPr>
            <w:r w:rsidRPr="00D02AB9">
              <w:rPr>
                <w:szCs w:val="20"/>
              </w:rPr>
              <w:t>anyURI</w:t>
            </w:r>
          </w:p>
        </w:tc>
        <w:tc>
          <w:tcPr>
            <w:tcW w:w="3827" w:type="dxa"/>
          </w:tcPr>
          <w:p w14:paraId="2D6C3E13" w14:textId="68FFFE67" w:rsidR="00136240" w:rsidRPr="00D02AB9" w:rsidRDefault="00136240">
            <w:pPr>
              <w:rPr>
                <w:szCs w:val="20"/>
              </w:rPr>
            </w:pPr>
            <w:r w:rsidRPr="00D02AB9">
              <w:rPr>
                <w:szCs w:val="20"/>
              </w:rPr>
              <w:t>Referens till extern bild i form av en URL. Ett och endast ett av value och reference ska anges. E</w:t>
            </w:r>
            <w:r w:rsidRPr="00D02AB9">
              <w:rPr>
                <w:spacing w:val="-1"/>
                <w:szCs w:val="20"/>
              </w:rPr>
              <w:t>n tillverkarspecifik länk som är möjlig att via en säker anslutning visa i en webklient</w:t>
            </w:r>
          </w:p>
        </w:tc>
        <w:tc>
          <w:tcPr>
            <w:tcW w:w="1192" w:type="dxa"/>
          </w:tcPr>
          <w:p w14:paraId="2C9633CC" w14:textId="3FCF9567"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BF5689B" w14:textId="77777777" w:rsidTr="003A6D72">
        <w:tc>
          <w:tcPr>
            <w:tcW w:w="2802" w:type="dxa"/>
          </w:tcPr>
          <w:p w14:paraId="5D461345" w14:textId="19A35E0C" w:rsidR="00136240" w:rsidRPr="00D02AB9" w:rsidRDefault="00136240">
            <w:pPr>
              <w:rPr>
                <w:szCs w:val="20"/>
              </w:rPr>
            </w:pPr>
            <w:proofErr w:type="gramStart"/>
            <w:r w:rsidRPr="00D02AB9">
              <w:rPr>
                <w:szCs w:val="20"/>
              </w:rPr>
              <w:t>..</w:t>
            </w:r>
            <w:proofErr w:type="gramEnd"/>
            <w:r w:rsidRPr="00D02AB9">
              <w:rPr>
                <w:szCs w:val="20"/>
              </w:rPr>
              <w:t>/../../../burnedInaAnnotations</w:t>
            </w:r>
          </w:p>
        </w:tc>
        <w:tc>
          <w:tcPr>
            <w:tcW w:w="1701" w:type="dxa"/>
          </w:tcPr>
          <w:p w14:paraId="645E19ED" w14:textId="2B5BACBB" w:rsidR="00136240" w:rsidRPr="00D02AB9" w:rsidRDefault="00136240">
            <w:pPr>
              <w:rPr>
                <w:szCs w:val="20"/>
              </w:rPr>
            </w:pPr>
            <w:r w:rsidRPr="00D02AB9">
              <w:rPr>
                <w:szCs w:val="20"/>
              </w:rPr>
              <w:t>Boolean</w:t>
            </w:r>
          </w:p>
        </w:tc>
        <w:tc>
          <w:tcPr>
            <w:tcW w:w="3827" w:type="dxa"/>
          </w:tcPr>
          <w:p w14:paraId="09158D77" w14:textId="76FE4883" w:rsidR="00136240" w:rsidRPr="00D02AB9" w:rsidRDefault="00136240">
            <w:pPr>
              <w:rPr>
                <w:szCs w:val="20"/>
              </w:rPr>
            </w:pPr>
            <w:r w:rsidRPr="00D02AB9">
              <w:rPr>
                <w:szCs w:val="20"/>
              </w:rPr>
              <w:t>True om patientdata finns i media som bifogas i ecgData</w:t>
            </w:r>
          </w:p>
        </w:tc>
        <w:tc>
          <w:tcPr>
            <w:tcW w:w="1192" w:type="dxa"/>
          </w:tcPr>
          <w:p w14:paraId="1AE0C515" w14:textId="1430CDD7"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AD7C9DF" w14:textId="77777777" w:rsidTr="003A6D72">
        <w:tc>
          <w:tcPr>
            <w:tcW w:w="2802" w:type="dxa"/>
          </w:tcPr>
          <w:p w14:paraId="50BAE211" w14:textId="77777777" w:rsidR="00136240" w:rsidRPr="00D02AB9" w:rsidRDefault="00136240">
            <w:pPr>
              <w:rPr>
                <w:szCs w:val="20"/>
              </w:rPr>
            </w:pPr>
          </w:p>
        </w:tc>
        <w:tc>
          <w:tcPr>
            <w:tcW w:w="1701" w:type="dxa"/>
          </w:tcPr>
          <w:p w14:paraId="2C7F8543" w14:textId="77777777" w:rsidR="00136240" w:rsidRPr="00D02AB9" w:rsidRDefault="00136240">
            <w:pPr>
              <w:rPr>
                <w:szCs w:val="20"/>
              </w:rPr>
            </w:pPr>
          </w:p>
        </w:tc>
        <w:tc>
          <w:tcPr>
            <w:tcW w:w="3827" w:type="dxa"/>
          </w:tcPr>
          <w:p w14:paraId="33282213" w14:textId="77777777" w:rsidR="00136240" w:rsidRPr="00D02AB9" w:rsidRDefault="00136240">
            <w:pPr>
              <w:rPr>
                <w:szCs w:val="20"/>
              </w:rPr>
            </w:pPr>
          </w:p>
        </w:tc>
        <w:tc>
          <w:tcPr>
            <w:tcW w:w="1192" w:type="dxa"/>
          </w:tcPr>
          <w:p w14:paraId="25AFF85D" w14:textId="77777777" w:rsidR="00136240" w:rsidRPr="00D02AB9" w:rsidRDefault="00136240">
            <w:pPr>
              <w:jc w:val="center"/>
              <w:rPr>
                <w:szCs w:val="20"/>
              </w:rPr>
            </w:pPr>
          </w:p>
        </w:tc>
      </w:tr>
      <w:tr w:rsidR="00136240" w:rsidRPr="00D02AB9" w14:paraId="169B36E2" w14:textId="77777777" w:rsidTr="003A6D72">
        <w:tc>
          <w:tcPr>
            <w:tcW w:w="2802" w:type="dxa"/>
          </w:tcPr>
          <w:p w14:paraId="736851CA" w14:textId="2F557B83" w:rsidR="00136240" w:rsidRPr="00D02AB9" w:rsidRDefault="00136240">
            <w:pPr>
              <w:rPr>
                <w:szCs w:val="20"/>
              </w:rPr>
            </w:pPr>
            <w:proofErr w:type="gramStart"/>
            <w:r w:rsidRPr="00D02AB9">
              <w:rPr>
                <w:i/>
                <w:szCs w:val="20"/>
              </w:rPr>
              <w:t>..</w:t>
            </w:r>
            <w:proofErr w:type="gramEnd"/>
            <w:r w:rsidRPr="00D02AB9">
              <w:rPr>
                <w:i/>
                <w:szCs w:val="20"/>
              </w:rPr>
              <w:t>/</w:t>
            </w:r>
            <w:proofErr w:type="gramStart"/>
            <w:r w:rsidRPr="00D02AB9">
              <w:rPr>
                <w:i/>
                <w:szCs w:val="20"/>
              </w:rPr>
              <w:t>..</w:t>
            </w:r>
            <w:proofErr w:type="gramEnd"/>
            <w:r w:rsidRPr="00D02AB9">
              <w:rPr>
                <w:i/>
                <w:szCs w:val="20"/>
              </w:rPr>
              <w:t>/Referral</w:t>
            </w:r>
          </w:p>
        </w:tc>
        <w:tc>
          <w:tcPr>
            <w:tcW w:w="1701" w:type="dxa"/>
          </w:tcPr>
          <w:p w14:paraId="0416B43D" w14:textId="7D701239" w:rsidR="00136240" w:rsidRPr="00D02AB9" w:rsidRDefault="00136240">
            <w:pPr>
              <w:rPr>
                <w:szCs w:val="20"/>
              </w:rPr>
            </w:pPr>
            <w:r w:rsidRPr="00D02AB9">
              <w:rPr>
                <w:i/>
                <w:szCs w:val="20"/>
              </w:rPr>
              <w:t>ReferralType</w:t>
            </w:r>
          </w:p>
        </w:tc>
        <w:tc>
          <w:tcPr>
            <w:tcW w:w="3827" w:type="dxa"/>
          </w:tcPr>
          <w:p w14:paraId="760D3364" w14:textId="4F781968" w:rsidR="00136240" w:rsidRPr="00D02AB9" w:rsidRDefault="00136240">
            <w:pPr>
              <w:rPr>
                <w:szCs w:val="20"/>
              </w:rPr>
            </w:pPr>
            <w:r w:rsidRPr="00D02AB9">
              <w:rPr>
                <w:i/>
                <w:szCs w:val="20"/>
              </w:rPr>
              <w:t xml:space="preserve">Information om den vårdbegäran(remiss) som ligger till grund för ekg-undersökningen och dess svar. </w:t>
            </w:r>
            <w:r w:rsidRPr="00D02AB9">
              <w:rPr>
                <w:i/>
                <w:spacing w:val="-1"/>
                <w:szCs w:val="20"/>
              </w:rPr>
              <w:t>Måste vara valfri eftersom tagning av EKG inte alltid remitteras</w:t>
            </w:r>
          </w:p>
        </w:tc>
        <w:tc>
          <w:tcPr>
            <w:tcW w:w="1192" w:type="dxa"/>
          </w:tcPr>
          <w:p w14:paraId="73797C1C" w14:textId="4D7378A2"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50D1E89B" w14:textId="77777777" w:rsidTr="003A6D72">
        <w:tc>
          <w:tcPr>
            <w:tcW w:w="2802" w:type="dxa"/>
          </w:tcPr>
          <w:p w14:paraId="5B95478E" w14:textId="61E7AE20" w:rsidR="00136240" w:rsidRPr="00D02AB9" w:rsidRDefault="00136240">
            <w:pPr>
              <w:rPr>
                <w:szCs w:val="20"/>
              </w:rPr>
            </w:pPr>
            <w:proofErr w:type="gramStart"/>
            <w:r w:rsidRPr="00D02AB9">
              <w:rPr>
                <w:szCs w:val="20"/>
              </w:rPr>
              <w:t>..</w:t>
            </w:r>
            <w:proofErr w:type="gramEnd"/>
            <w:r w:rsidRPr="00D02AB9">
              <w:rPr>
                <w:szCs w:val="20"/>
              </w:rPr>
              <w:t>/../../referralId</w:t>
            </w:r>
          </w:p>
        </w:tc>
        <w:tc>
          <w:tcPr>
            <w:tcW w:w="1701" w:type="dxa"/>
          </w:tcPr>
          <w:p w14:paraId="08E6E90F" w14:textId="100FE236" w:rsidR="00136240" w:rsidRPr="00D02AB9" w:rsidRDefault="00136240">
            <w:pPr>
              <w:rPr>
                <w:szCs w:val="20"/>
              </w:rPr>
            </w:pPr>
            <w:r w:rsidRPr="00D02AB9">
              <w:rPr>
                <w:szCs w:val="20"/>
              </w:rPr>
              <w:t>string</w:t>
            </w:r>
          </w:p>
        </w:tc>
        <w:tc>
          <w:tcPr>
            <w:tcW w:w="3827" w:type="dxa"/>
          </w:tcPr>
          <w:p w14:paraId="1D878917" w14:textId="4C65EA43" w:rsidR="00136240" w:rsidRPr="00D02AB9" w:rsidRDefault="00136240">
            <w:pPr>
              <w:rPr>
                <w:szCs w:val="20"/>
              </w:rPr>
            </w:pPr>
            <w:r w:rsidRPr="00D02AB9">
              <w:rPr>
                <w:szCs w:val="20"/>
              </w:rPr>
              <w:t xml:space="preserve">Remissens identitet som är unik inom det lokala avsändande systemet. </w:t>
            </w:r>
            <w:r w:rsidRPr="00D02AB9">
              <w:rPr>
                <w:spacing w:val="-1"/>
                <w:szCs w:val="20"/>
              </w:rPr>
              <w:t>Motsvarar vårdbegäran-id</w:t>
            </w:r>
          </w:p>
        </w:tc>
        <w:tc>
          <w:tcPr>
            <w:tcW w:w="1192" w:type="dxa"/>
          </w:tcPr>
          <w:p w14:paraId="73A30A60" w14:textId="7CD8F277"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01F2DF72" w14:textId="77777777" w:rsidTr="003A6D72">
        <w:tc>
          <w:tcPr>
            <w:tcW w:w="2802" w:type="dxa"/>
          </w:tcPr>
          <w:p w14:paraId="1FD55329" w14:textId="29DAAF2D" w:rsidR="00136240" w:rsidRPr="00D02AB9" w:rsidRDefault="00136240">
            <w:pPr>
              <w:rPr>
                <w:szCs w:val="20"/>
              </w:rPr>
            </w:pPr>
            <w:proofErr w:type="gramStart"/>
            <w:r w:rsidRPr="00D02AB9">
              <w:rPr>
                <w:szCs w:val="20"/>
              </w:rPr>
              <w:t>..</w:t>
            </w:r>
            <w:proofErr w:type="gramEnd"/>
            <w:r w:rsidRPr="00D02AB9">
              <w:rPr>
                <w:szCs w:val="20"/>
              </w:rPr>
              <w:t>/../../referralReason</w:t>
            </w:r>
          </w:p>
        </w:tc>
        <w:tc>
          <w:tcPr>
            <w:tcW w:w="1701" w:type="dxa"/>
          </w:tcPr>
          <w:p w14:paraId="55E3FEFF" w14:textId="457F1336" w:rsidR="00136240" w:rsidRPr="00D02AB9" w:rsidRDefault="00136240">
            <w:pPr>
              <w:rPr>
                <w:szCs w:val="20"/>
              </w:rPr>
            </w:pPr>
            <w:r w:rsidRPr="00D02AB9">
              <w:rPr>
                <w:spacing w:val="-1"/>
                <w:szCs w:val="20"/>
              </w:rPr>
              <w:t>string</w:t>
            </w:r>
          </w:p>
        </w:tc>
        <w:tc>
          <w:tcPr>
            <w:tcW w:w="3827" w:type="dxa"/>
          </w:tcPr>
          <w:p w14:paraId="26BA51D5" w14:textId="3710CB7F" w:rsidR="00136240" w:rsidRPr="00D02AB9" w:rsidRDefault="00136240">
            <w:pPr>
              <w:rPr>
                <w:szCs w:val="20"/>
              </w:rPr>
            </w:pPr>
            <w:r w:rsidRPr="00D02AB9">
              <w:rPr>
                <w:spacing w:val="-1"/>
                <w:szCs w:val="20"/>
              </w:rPr>
              <w:t>Text som anger frågeställningen</w:t>
            </w:r>
          </w:p>
        </w:tc>
        <w:tc>
          <w:tcPr>
            <w:tcW w:w="1192" w:type="dxa"/>
          </w:tcPr>
          <w:p w14:paraId="54E22002" w14:textId="233E24AE"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F8E069D" w14:textId="77777777" w:rsidTr="003A6D72">
        <w:tc>
          <w:tcPr>
            <w:tcW w:w="2802" w:type="dxa"/>
          </w:tcPr>
          <w:p w14:paraId="5D72CF69" w14:textId="449252A7" w:rsidR="00136240" w:rsidRPr="00D02AB9" w:rsidRDefault="00136240">
            <w:pPr>
              <w:rPr>
                <w:szCs w:val="20"/>
              </w:rPr>
            </w:pPr>
            <w:proofErr w:type="gramStart"/>
            <w:r w:rsidRPr="00D02AB9">
              <w:rPr>
                <w:szCs w:val="20"/>
              </w:rPr>
              <w:t>..</w:t>
            </w:r>
            <w:proofErr w:type="gramEnd"/>
            <w:r w:rsidRPr="00D02AB9">
              <w:rPr>
                <w:szCs w:val="20"/>
              </w:rPr>
              <w:t>/../../anamnesis</w:t>
            </w:r>
          </w:p>
        </w:tc>
        <w:tc>
          <w:tcPr>
            <w:tcW w:w="1701" w:type="dxa"/>
          </w:tcPr>
          <w:p w14:paraId="188BD56D" w14:textId="3C79AACF" w:rsidR="00136240" w:rsidRPr="00D02AB9" w:rsidRDefault="00136240">
            <w:pPr>
              <w:rPr>
                <w:szCs w:val="20"/>
              </w:rPr>
            </w:pPr>
            <w:r w:rsidRPr="00D02AB9">
              <w:rPr>
                <w:spacing w:val="-1"/>
                <w:szCs w:val="20"/>
              </w:rPr>
              <w:t>string</w:t>
            </w:r>
          </w:p>
        </w:tc>
        <w:tc>
          <w:tcPr>
            <w:tcW w:w="3827" w:type="dxa"/>
          </w:tcPr>
          <w:p w14:paraId="47877EC1" w14:textId="229A8E62" w:rsidR="00136240" w:rsidRPr="00D02AB9" w:rsidRDefault="00136240">
            <w:pPr>
              <w:rPr>
                <w:szCs w:val="20"/>
              </w:rPr>
            </w:pPr>
            <w:r w:rsidRPr="00D02AB9">
              <w:rPr>
                <w:spacing w:val="-1"/>
                <w:szCs w:val="20"/>
              </w:rPr>
              <w:t>Text som anger bakgrund till frågeställning</w:t>
            </w:r>
          </w:p>
        </w:tc>
        <w:tc>
          <w:tcPr>
            <w:tcW w:w="1192" w:type="dxa"/>
          </w:tcPr>
          <w:p w14:paraId="341688E2" w14:textId="1E550E82"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032E2CBF" w14:textId="77777777" w:rsidTr="003A6D72">
        <w:tc>
          <w:tcPr>
            <w:tcW w:w="2802" w:type="dxa"/>
          </w:tcPr>
          <w:p w14:paraId="66A09DEF" w14:textId="401A60F3" w:rsidR="00136240" w:rsidRPr="00D02AB9" w:rsidRDefault="00136240">
            <w:pPr>
              <w:rPr>
                <w:szCs w:val="20"/>
              </w:rPr>
            </w:pPr>
            <w:proofErr w:type="gramStart"/>
            <w:r w:rsidRPr="00D02AB9">
              <w:rPr>
                <w:szCs w:val="20"/>
              </w:rPr>
              <w:t>..</w:t>
            </w:r>
            <w:proofErr w:type="gramEnd"/>
            <w:r w:rsidRPr="00D02AB9">
              <w:rPr>
                <w:szCs w:val="20"/>
              </w:rPr>
              <w:t>/../../careContactId</w:t>
            </w:r>
          </w:p>
        </w:tc>
        <w:tc>
          <w:tcPr>
            <w:tcW w:w="1701" w:type="dxa"/>
          </w:tcPr>
          <w:p w14:paraId="3AD7BF0E" w14:textId="4F062E4E" w:rsidR="00136240" w:rsidRPr="00D02AB9" w:rsidRDefault="00136240">
            <w:pPr>
              <w:rPr>
                <w:szCs w:val="20"/>
              </w:rPr>
            </w:pPr>
            <w:r w:rsidRPr="00D02AB9">
              <w:rPr>
                <w:spacing w:val="-1"/>
                <w:szCs w:val="20"/>
              </w:rPr>
              <w:t>string</w:t>
            </w:r>
          </w:p>
        </w:tc>
        <w:tc>
          <w:tcPr>
            <w:tcW w:w="3827" w:type="dxa"/>
          </w:tcPr>
          <w:p w14:paraId="01C93EC7" w14:textId="3B2B52FC" w:rsidR="00136240" w:rsidRPr="00D02AB9" w:rsidRDefault="00136240">
            <w:pPr>
              <w:rPr>
                <w:szCs w:val="20"/>
              </w:rPr>
            </w:pPr>
            <w:r w:rsidRPr="00D02AB9">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23DFE653" w14:textId="77777777" w:rsidTr="003A6D72">
        <w:tc>
          <w:tcPr>
            <w:tcW w:w="2802" w:type="dxa"/>
          </w:tcPr>
          <w:p w14:paraId="1D775994" w14:textId="1AC7FBC4" w:rsidR="00136240" w:rsidRPr="00D02AB9" w:rsidRDefault="00136240">
            <w:pPr>
              <w:rPr>
                <w:szCs w:val="20"/>
              </w:rPr>
            </w:pPr>
            <w:proofErr w:type="gramStart"/>
            <w:r w:rsidRPr="00D02AB9">
              <w:rPr>
                <w:i/>
                <w:szCs w:val="20"/>
              </w:rPr>
              <w:t>..</w:t>
            </w:r>
            <w:proofErr w:type="gramEnd"/>
            <w:r w:rsidRPr="00D02AB9">
              <w:rPr>
                <w:i/>
                <w:szCs w:val="20"/>
              </w:rPr>
              <w:t>/../../accountableHealthcareProfessional</w:t>
            </w:r>
          </w:p>
        </w:tc>
        <w:tc>
          <w:tcPr>
            <w:tcW w:w="1701" w:type="dxa"/>
          </w:tcPr>
          <w:p w14:paraId="06B45378" w14:textId="05124761" w:rsidR="00136240" w:rsidRPr="00D02AB9" w:rsidRDefault="00136240">
            <w:pPr>
              <w:rPr>
                <w:szCs w:val="20"/>
              </w:rPr>
            </w:pPr>
            <w:r w:rsidRPr="00D02AB9">
              <w:rPr>
                <w:i/>
                <w:spacing w:val="-1"/>
                <w:szCs w:val="20"/>
              </w:rPr>
              <w:t>HealthcareProfessionalType</w:t>
            </w:r>
          </w:p>
        </w:tc>
        <w:tc>
          <w:tcPr>
            <w:tcW w:w="3827" w:type="dxa"/>
          </w:tcPr>
          <w:p w14:paraId="4EF2DEC3" w14:textId="2948F80E" w:rsidR="00136240" w:rsidRPr="00D02AB9" w:rsidRDefault="00136240">
            <w:pPr>
              <w:rPr>
                <w:szCs w:val="20"/>
              </w:rPr>
            </w:pPr>
            <w:r w:rsidRPr="00D02AB9">
              <w:rPr>
                <w:i/>
                <w:spacing w:val="-1"/>
                <w:szCs w:val="20"/>
              </w:rPr>
              <w:t>Information om den vård- och omsorgspersonal som framställt vårdbegäran, nedan kallad remittent.</w:t>
            </w:r>
          </w:p>
        </w:tc>
        <w:tc>
          <w:tcPr>
            <w:tcW w:w="1192" w:type="dxa"/>
          </w:tcPr>
          <w:p w14:paraId="5658B335" w14:textId="6F61042E" w:rsidR="00136240" w:rsidRPr="00D02AB9" w:rsidRDefault="00136240">
            <w:pPr>
              <w:jc w:val="center"/>
              <w:rPr>
                <w:szCs w:val="20"/>
              </w:rPr>
            </w:pPr>
            <w:r w:rsidRPr="00D02AB9">
              <w:rPr>
                <w:i/>
                <w:spacing w:val="-1"/>
                <w:szCs w:val="20"/>
              </w:rPr>
              <w:t>1</w:t>
            </w:r>
            <w:proofErr w:type="gramStart"/>
            <w:r w:rsidRPr="00D02AB9">
              <w:rPr>
                <w:i/>
                <w:spacing w:val="-1"/>
                <w:szCs w:val="20"/>
              </w:rPr>
              <w:t>..</w:t>
            </w:r>
            <w:proofErr w:type="gramEnd"/>
            <w:r w:rsidRPr="00D02AB9">
              <w:rPr>
                <w:i/>
                <w:spacing w:val="-1"/>
                <w:szCs w:val="20"/>
              </w:rPr>
              <w:t>1</w:t>
            </w:r>
          </w:p>
        </w:tc>
      </w:tr>
      <w:tr w:rsidR="00136240" w:rsidRPr="00D02AB9" w14:paraId="3205A5F7" w14:textId="77777777" w:rsidTr="003A6D72">
        <w:tc>
          <w:tcPr>
            <w:tcW w:w="2802" w:type="dxa"/>
          </w:tcPr>
          <w:p w14:paraId="5F93D179" w14:textId="77EA4368" w:rsidR="00136240" w:rsidRPr="00D02AB9" w:rsidRDefault="00136240">
            <w:pPr>
              <w:rPr>
                <w:szCs w:val="20"/>
              </w:rPr>
            </w:pPr>
            <w:proofErr w:type="gramStart"/>
            <w:r w:rsidRPr="00D02AB9">
              <w:rPr>
                <w:szCs w:val="20"/>
              </w:rPr>
              <w:t>..</w:t>
            </w:r>
            <w:proofErr w:type="gramEnd"/>
            <w:r w:rsidRPr="00D02AB9">
              <w:rPr>
                <w:szCs w:val="20"/>
              </w:rPr>
              <w:t>/../../../authorTime</w:t>
            </w:r>
          </w:p>
        </w:tc>
        <w:tc>
          <w:tcPr>
            <w:tcW w:w="1701" w:type="dxa"/>
          </w:tcPr>
          <w:p w14:paraId="44D7E832" w14:textId="7128DFCB" w:rsidR="00136240" w:rsidRPr="00D02AB9" w:rsidRDefault="00136240">
            <w:pPr>
              <w:rPr>
                <w:szCs w:val="20"/>
              </w:rPr>
            </w:pPr>
            <w:r w:rsidRPr="00D02AB9">
              <w:rPr>
                <w:spacing w:val="-1"/>
                <w:szCs w:val="20"/>
              </w:rPr>
              <w:t>TimeStampType</w:t>
            </w:r>
          </w:p>
        </w:tc>
        <w:tc>
          <w:tcPr>
            <w:tcW w:w="3827" w:type="dxa"/>
          </w:tcPr>
          <w:p w14:paraId="29F3ACD1" w14:textId="481E680E" w:rsidR="00136240" w:rsidRPr="00D02AB9" w:rsidRDefault="00136240">
            <w:pPr>
              <w:rPr>
                <w:szCs w:val="20"/>
              </w:rPr>
            </w:pPr>
            <w:r w:rsidRPr="00D02AB9">
              <w:rPr>
                <w:spacing w:val="-1"/>
                <w:szCs w:val="20"/>
              </w:rPr>
              <w:t>Tid då vårdbegäran framställdes</w:t>
            </w:r>
          </w:p>
        </w:tc>
        <w:tc>
          <w:tcPr>
            <w:tcW w:w="1192" w:type="dxa"/>
          </w:tcPr>
          <w:p w14:paraId="0439A1ED" w14:textId="518ABDEC" w:rsidR="00136240" w:rsidRPr="00D02AB9" w:rsidRDefault="00136240">
            <w:pPr>
              <w:jc w:val="center"/>
              <w:rPr>
                <w:szCs w:val="20"/>
              </w:rPr>
            </w:pPr>
            <w:r w:rsidRPr="00D02AB9">
              <w:rPr>
                <w:spacing w:val="-1"/>
                <w:szCs w:val="20"/>
              </w:rPr>
              <w:t>1</w:t>
            </w:r>
            <w:proofErr w:type="gramStart"/>
            <w:r w:rsidRPr="00D02AB9">
              <w:rPr>
                <w:spacing w:val="-1"/>
                <w:szCs w:val="20"/>
              </w:rPr>
              <w:t>..</w:t>
            </w:r>
            <w:proofErr w:type="gramEnd"/>
            <w:r w:rsidRPr="00D02AB9">
              <w:rPr>
                <w:spacing w:val="-1"/>
                <w:szCs w:val="20"/>
              </w:rPr>
              <w:t>1</w:t>
            </w:r>
          </w:p>
        </w:tc>
      </w:tr>
      <w:tr w:rsidR="00136240" w:rsidRPr="00D02AB9" w14:paraId="4647FE49" w14:textId="77777777" w:rsidTr="003A6D72">
        <w:tc>
          <w:tcPr>
            <w:tcW w:w="2802" w:type="dxa"/>
          </w:tcPr>
          <w:p w14:paraId="1DBCB64C" w14:textId="52A4E298" w:rsidR="00136240" w:rsidRPr="00D02AB9" w:rsidRDefault="00136240">
            <w:pPr>
              <w:rPr>
                <w:szCs w:val="20"/>
              </w:rPr>
            </w:pPr>
            <w:proofErr w:type="gramStart"/>
            <w:r w:rsidRPr="00D02AB9">
              <w:rPr>
                <w:szCs w:val="20"/>
              </w:rPr>
              <w:t>..</w:t>
            </w:r>
            <w:proofErr w:type="gramEnd"/>
            <w:r w:rsidRPr="00D02AB9">
              <w:rPr>
                <w:szCs w:val="20"/>
              </w:rPr>
              <w:t>/../../../healthcareProfessionalHSAid</w:t>
            </w:r>
          </w:p>
        </w:tc>
        <w:tc>
          <w:tcPr>
            <w:tcW w:w="1701" w:type="dxa"/>
          </w:tcPr>
          <w:p w14:paraId="6BAA329C" w14:textId="1A95D596" w:rsidR="00136240" w:rsidRPr="00D02AB9" w:rsidRDefault="00136240">
            <w:pPr>
              <w:rPr>
                <w:szCs w:val="20"/>
              </w:rPr>
            </w:pPr>
            <w:r w:rsidRPr="00D02AB9">
              <w:rPr>
                <w:spacing w:val="-1"/>
                <w:szCs w:val="20"/>
              </w:rPr>
              <w:t>HSAIdType</w:t>
            </w:r>
          </w:p>
        </w:tc>
        <w:tc>
          <w:tcPr>
            <w:tcW w:w="3827" w:type="dxa"/>
          </w:tcPr>
          <w:p w14:paraId="7B6482EE" w14:textId="012F9258" w:rsidR="00136240" w:rsidRPr="00D02AB9" w:rsidRDefault="00136240">
            <w:pPr>
              <w:rPr>
                <w:szCs w:val="20"/>
              </w:rPr>
            </w:pPr>
            <w:r w:rsidRPr="00D02AB9">
              <w:rPr>
                <w:spacing w:val="-1"/>
                <w:szCs w:val="20"/>
              </w:rPr>
              <w:t>Remittentens HSA-id. HSA-id för vård- och omsorgspersonal. Skall anges om tillgänglig. (Enligt NPÖ riv-spec 2.2.0 avsnitt 4.1.39 beslutsregel: I de fall då HSA-id inte finns tillgängligt i systemet kan Orgnr + lokalt id anges.)</w:t>
            </w:r>
          </w:p>
        </w:tc>
        <w:tc>
          <w:tcPr>
            <w:tcW w:w="1192" w:type="dxa"/>
          </w:tcPr>
          <w:p w14:paraId="59FFD2D4" w14:textId="190DEBF3"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F081AFD" w14:textId="77777777" w:rsidTr="003A6D72">
        <w:tc>
          <w:tcPr>
            <w:tcW w:w="2802" w:type="dxa"/>
          </w:tcPr>
          <w:p w14:paraId="52F3063E" w14:textId="462182AC" w:rsidR="00136240" w:rsidRPr="00D02AB9" w:rsidRDefault="00136240">
            <w:pPr>
              <w:rPr>
                <w:szCs w:val="20"/>
              </w:rPr>
            </w:pPr>
            <w:proofErr w:type="gramStart"/>
            <w:r w:rsidRPr="00D02AB9">
              <w:rPr>
                <w:szCs w:val="20"/>
              </w:rPr>
              <w:t>..</w:t>
            </w:r>
            <w:proofErr w:type="gramEnd"/>
            <w:r w:rsidRPr="00D02AB9">
              <w:rPr>
                <w:szCs w:val="20"/>
              </w:rPr>
              <w:t>/../../../healthcareProfessionalName</w:t>
            </w:r>
          </w:p>
        </w:tc>
        <w:tc>
          <w:tcPr>
            <w:tcW w:w="1701" w:type="dxa"/>
          </w:tcPr>
          <w:p w14:paraId="50435C8D" w14:textId="0E9EEB13" w:rsidR="00136240" w:rsidRPr="00D02AB9" w:rsidRDefault="00136240">
            <w:pPr>
              <w:rPr>
                <w:szCs w:val="20"/>
              </w:rPr>
            </w:pPr>
            <w:r w:rsidRPr="00D02AB9">
              <w:rPr>
                <w:spacing w:val="-1"/>
                <w:szCs w:val="20"/>
              </w:rPr>
              <w:t>string</w:t>
            </w:r>
          </w:p>
        </w:tc>
        <w:tc>
          <w:tcPr>
            <w:tcW w:w="3827" w:type="dxa"/>
          </w:tcPr>
          <w:p w14:paraId="434279DE" w14:textId="01ACE6F6" w:rsidR="00136240" w:rsidRPr="00D02AB9" w:rsidRDefault="00136240">
            <w:pPr>
              <w:rPr>
                <w:szCs w:val="20"/>
              </w:rPr>
            </w:pPr>
            <w:r w:rsidRPr="00D02AB9">
              <w:rPr>
                <w:spacing w:val="-1"/>
                <w:szCs w:val="20"/>
              </w:rPr>
              <w:t>Namn på remittenten. Om tillgängligt skall detta anges.</w:t>
            </w:r>
          </w:p>
        </w:tc>
        <w:tc>
          <w:tcPr>
            <w:tcW w:w="1192" w:type="dxa"/>
          </w:tcPr>
          <w:p w14:paraId="684A2205" w14:textId="6125218A"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E21D7A8" w14:textId="77777777" w:rsidTr="003A6D72">
        <w:tc>
          <w:tcPr>
            <w:tcW w:w="2802" w:type="dxa"/>
          </w:tcPr>
          <w:p w14:paraId="750061CE" w14:textId="6884917C" w:rsidR="00136240" w:rsidRPr="00D02AB9" w:rsidRDefault="00136240">
            <w:pPr>
              <w:rPr>
                <w:szCs w:val="20"/>
              </w:rPr>
            </w:pPr>
            <w:proofErr w:type="gramStart"/>
            <w:r w:rsidRPr="00D02AB9">
              <w:rPr>
                <w:i/>
                <w:szCs w:val="20"/>
              </w:rPr>
              <w:t>..</w:t>
            </w:r>
            <w:proofErr w:type="gramEnd"/>
            <w:r w:rsidRPr="00D02AB9">
              <w:rPr>
                <w:i/>
                <w:szCs w:val="20"/>
              </w:rPr>
              <w:t>/../../../healthcareProfessionalRoleCode</w:t>
            </w:r>
          </w:p>
        </w:tc>
        <w:tc>
          <w:tcPr>
            <w:tcW w:w="1701" w:type="dxa"/>
          </w:tcPr>
          <w:p w14:paraId="2AB50C74" w14:textId="40CE3789" w:rsidR="00136240" w:rsidRPr="00D02AB9" w:rsidRDefault="00136240">
            <w:pPr>
              <w:rPr>
                <w:szCs w:val="20"/>
              </w:rPr>
            </w:pPr>
            <w:r w:rsidRPr="00D02AB9">
              <w:rPr>
                <w:i/>
                <w:spacing w:val="-1"/>
                <w:szCs w:val="20"/>
              </w:rPr>
              <w:t>CVType</w:t>
            </w:r>
          </w:p>
        </w:tc>
        <w:tc>
          <w:tcPr>
            <w:tcW w:w="3827" w:type="dxa"/>
          </w:tcPr>
          <w:p w14:paraId="7EAB9847" w14:textId="4235556A" w:rsidR="00136240" w:rsidRPr="00D02AB9" w:rsidRDefault="00136240">
            <w:pPr>
              <w:rPr>
                <w:szCs w:val="20"/>
              </w:rPr>
            </w:pPr>
            <w:r w:rsidRPr="00D02AB9">
              <w:rPr>
                <w:i/>
                <w:spacing w:val="-1"/>
                <w:szCs w:val="20"/>
              </w:rPr>
              <w:t>Information om remittentens befattning. Om möjligt skall KV Befattning (OID 1.2.752.129.2.2.1.4) användas. Annars anges befattning i originalText.</w:t>
            </w:r>
          </w:p>
        </w:tc>
        <w:tc>
          <w:tcPr>
            <w:tcW w:w="1192" w:type="dxa"/>
          </w:tcPr>
          <w:p w14:paraId="17FDC957" w14:textId="131AAAC3"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14545DCD" w14:textId="77777777" w:rsidTr="003A6D72">
        <w:tc>
          <w:tcPr>
            <w:tcW w:w="2802" w:type="dxa"/>
          </w:tcPr>
          <w:p w14:paraId="735B4C0D" w14:textId="0115B9DC" w:rsidR="00136240" w:rsidRPr="00D02AB9" w:rsidRDefault="00136240">
            <w:pPr>
              <w:rPr>
                <w:szCs w:val="20"/>
              </w:rPr>
            </w:pPr>
            <w:proofErr w:type="gramStart"/>
            <w:r w:rsidRPr="00D02AB9">
              <w:rPr>
                <w:szCs w:val="20"/>
              </w:rPr>
              <w:t>..</w:t>
            </w:r>
            <w:proofErr w:type="gramEnd"/>
            <w:r w:rsidRPr="00D02AB9">
              <w:rPr>
                <w:szCs w:val="20"/>
              </w:rPr>
              <w:t>/../../../../code</w:t>
            </w:r>
          </w:p>
        </w:tc>
        <w:tc>
          <w:tcPr>
            <w:tcW w:w="1701" w:type="dxa"/>
          </w:tcPr>
          <w:p w14:paraId="10819107" w14:textId="3987D72F" w:rsidR="00136240" w:rsidRPr="00D02AB9" w:rsidRDefault="00136240">
            <w:pPr>
              <w:rPr>
                <w:szCs w:val="20"/>
              </w:rPr>
            </w:pPr>
            <w:r w:rsidRPr="00D02AB9">
              <w:rPr>
                <w:spacing w:val="-1"/>
                <w:szCs w:val="20"/>
              </w:rPr>
              <w:t>string</w:t>
            </w:r>
          </w:p>
        </w:tc>
        <w:tc>
          <w:tcPr>
            <w:tcW w:w="3827" w:type="dxa"/>
          </w:tcPr>
          <w:p w14:paraId="55A56839" w14:textId="2B56EAA3" w:rsidR="00136240" w:rsidRPr="00D02AB9" w:rsidRDefault="00136240">
            <w:pPr>
              <w:rPr>
                <w:szCs w:val="20"/>
              </w:rPr>
            </w:pPr>
            <w:r w:rsidRPr="00D02AB9">
              <w:rPr>
                <w:spacing w:val="-1"/>
                <w:szCs w:val="20"/>
              </w:rPr>
              <w:t xml:space="preserve">Befattningskod. Om code anges skall också </w:t>
            </w:r>
            <w:proofErr w:type="gramStart"/>
            <w:r w:rsidRPr="00D02AB9">
              <w:rPr>
                <w:spacing w:val="-1"/>
                <w:szCs w:val="20"/>
              </w:rPr>
              <w:t>codeSystem  samt</w:t>
            </w:r>
            <w:proofErr w:type="gramEnd"/>
            <w:r w:rsidRPr="00D02AB9">
              <w:rPr>
                <w:spacing w:val="-1"/>
                <w:szCs w:val="20"/>
              </w:rPr>
              <w:t xml:space="preserve"> displayName anges.</w:t>
            </w:r>
          </w:p>
        </w:tc>
        <w:tc>
          <w:tcPr>
            <w:tcW w:w="1192" w:type="dxa"/>
          </w:tcPr>
          <w:p w14:paraId="459C32C4" w14:textId="407435DF"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8BB6EBC" w14:textId="77777777" w:rsidTr="003A6D72">
        <w:tc>
          <w:tcPr>
            <w:tcW w:w="2802" w:type="dxa"/>
          </w:tcPr>
          <w:p w14:paraId="039F37BA" w14:textId="454390DD" w:rsidR="00136240" w:rsidRPr="00D02AB9" w:rsidRDefault="00136240">
            <w:pPr>
              <w:rPr>
                <w:szCs w:val="20"/>
              </w:rPr>
            </w:pPr>
            <w:proofErr w:type="gramStart"/>
            <w:r w:rsidRPr="00D02AB9">
              <w:rPr>
                <w:szCs w:val="20"/>
              </w:rPr>
              <w:t>..</w:t>
            </w:r>
            <w:proofErr w:type="gramEnd"/>
            <w:r w:rsidRPr="00D02AB9">
              <w:rPr>
                <w:szCs w:val="20"/>
              </w:rPr>
              <w:t>/../../../../codeSystem</w:t>
            </w:r>
          </w:p>
        </w:tc>
        <w:tc>
          <w:tcPr>
            <w:tcW w:w="1701" w:type="dxa"/>
          </w:tcPr>
          <w:p w14:paraId="0E297B2B" w14:textId="4C195ADB" w:rsidR="00136240" w:rsidRPr="00D02AB9" w:rsidRDefault="00136240">
            <w:pPr>
              <w:rPr>
                <w:szCs w:val="20"/>
              </w:rPr>
            </w:pPr>
            <w:r w:rsidRPr="00D02AB9">
              <w:rPr>
                <w:spacing w:val="-1"/>
                <w:szCs w:val="20"/>
              </w:rPr>
              <w:t>string</w:t>
            </w:r>
          </w:p>
        </w:tc>
        <w:tc>
          <w:tcPr>
            <w:tcW w:w="3827" w:type="dxa"/>
          </w:tcPr>
          <w:p w14:paraId="6866D49F" w14:textId="03BF64F8" w:rsidR="00136240" w:rsidRPr="00D02AB9" w:rsidRDefault="00136240">
            <w:pPr>
              <w:rPr>
                <w:szCs w:val="20"/>
              </w:rPr>
            </w:pPr>
            <w:r w:rsidRPr="00D02AB9">
              <w:rPr>
                <w:spacing w:val="-1"/>
                <w:szCs w:val="20"/>
              </w:rPr>
              <w:t>Kodsystem för befattningskod. Om codeSystem anges skall också code samt displayName anges.</w:t>
            </w:r>
          </w:p>
        </w:tc>
        <w:tc>
          <w:tcPr>
            <w:tcW w:w="1192" w:type="dxa"/>
          </w:tcPr>
          <w:p w14:paraId="4BF7B3D9" w14:textId="609136AA"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40D551F" w14:textId="77777777" w:rsidTr="003A6D72">
        <w:tc>
          <w:tcPr>
            <w:tcW w:w="2802" w:type="dxa"/>
          </w:tcPr>
          <w:p w14:paraId="49941982" w14:textId="3DEAF6EB" w:rsidR="00136240" w:rsidRPr="00D02AB9" w:rsidRDefault="00136240">
            <w:pPr>
              <w:rPr>
                <w:szCs w:val="20"/>
              </w:rPr>
            </w:pPr>
            <w:proofErr w:type="gramStart"/>
            <w:r w:rsidRPr="00D02AB9">
              <w:rPr>
                <w:szCs w:val="20"/>
              </w:rPr>
              <w:t>..</w:t>
            </w:r>
            <w:proofErr w:type="gramEnd"/>
            <w:r w:rsidRPr="00D02AB9">
              <w:rPr>
                <w:szCs w:val="20"/>
              </w:rPr>
              <w:t>/../../../../displayName</w:t>
            </w:r>
          </w:p>
        </w:tc>
        <w:tc>
          <w:tcPr>
            <w:tcW w:w="1701" w:type="dxa"/>
          </w:tcPr>
          <w:p w14:paraId="51A369C4" w14:textId="7A0F6312" w:rsidR="00136240" w:rsidRPr="00D02AB9" w:rsidRDefault="00136240">
            <w:pPr>
              <w:rPr>
                <w:szCs w:val="20"/>
              </w:rPr>
            </w:pPr>
            <w:r w:rsidRPr="00D02AB9">
              <w:rPr>
                <w:spacing w:val="-1"/>
                <w:szCs w:val="20"/>
              </w:rPr>
              <w:t>string</w:t>
            </w:r>
          </w:p>
        </w:tc>
        <w:tc>
          <w:tcPr>
            <w:tcW w:w="3827" w:type="dxa"/>
          </w:tcPr>
          <w:p w14:paraId="051D605E" w14:textId="3B58913E" w:rsidR="00136240" w:rsidRPr="00D02AB9" w:rsidRDefault="00136240">
            <w:pPr>
              <w:rPr>
                <w:szCs w:val="20"/>
              </w:rPr>
            </w:pPr>
            <w:r w:rsidRPr="00D02AB9">
              <w:rPr>
                <w:spacing w:val="-1"/>
                <w:szCs w:val="20"/>
              </w:rPr>
              <w:t>Befattningskoden i klartext. Om separat displayName inte finns i producerande system skall samma värde som i code anges.</w:t>
            </w:r>
          </w:p>
        </w:tc>
        <w:tc>
          <w:tcPr>
            <w:tcW w:w="1192" w:type="dxa"/>
          </w:tcPr>
          <w:p w14:paraId="5306B9A8" w14:textId="4FC8B9FC"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4C439ED" w14:textId="77777777" w:rsidTr="003A6D72">
        <w:tc>
          <w:tcPr>
            <w:tcW w:w="2802" w:type="dxa"/>
          </w:tcPr>
          <w:p w14:paraId="4E87601A" w14:textId="6293D6CE" w:rsidR="00136240" w:rsidRPr="00D02AB9" w:rsidRDefault="00136240">
            <w:pPr>
              <w:rPr>
                <w:szCs w:val="20"/>
              </w:rPr>
            </w:pPr>
            <w:proofErr w:type="gramStart"/>
            <w:r w:rsidRPr="00D02AB9">
              <w:rPr>
                <w:szCs w:val="20"/>
              </w:rPr>
              <w:t>..</w:t>
            </w:r>
            <w:proofErr w:type="gramEnd"/>
            <w:r w:rsidRPr="00D02AB9">
              <w:rPr>
                <w:szCs w:val="20"/>
              </w:rPr>
              <w:t>/../../../../codeSystemName</w:t>
            </w:r>
          </w:p>
        </w:tc>
        <w:tc>
          <w:tcPr>
            <w:tcW w:w="1701" w:type="dxa"/>
          </w:tcPr>
          <w:p w14:paraId="3A7E971E" w14:textId="5CA48A01" w:rsidR="00136240" w:rsidRPr="00D02AB9" w:rsidRDefault="00136240">
            <w:pPr>
              <w:rPr>
                <w:szCs w:val="20"/>
              </w:rPr>
            </w:pPr>
            <w:r w:rsidRPr="00D02AB9">
              <w:rPr>
                <w:spacing w:val="-1"/>
                <w:szCs w:val="20"/>
              </w:rPr>
              <w:t>string</w:t>
            </w:r>
          </w:p>
        </w:tc>
        <w:tc>
          <w:tcPr>
            <w:tcW w:w="3827" w:type="dxa"/>
          </w:tcPr>
          <w:p w14:paraId="2578334A" w14:textId="2F4F3B28" w:rsidR="00136240" w:rsidRPr="00D02AB9" w:rsidRDefault="00136240">
            <w:pPr>
              <w:rPr>
                <w:szCs w:val="20"/>
              </w:rPr>
            </w:pPr>
            <w:r w:rsidRPr="00D02AB9">
              <w:rPr>
                <w:spacing w:val="-1"/>
                <w:szCs w:val="20"/>
              </w:rPr>
              <w:t>Namn på kodsystem för befattningskod.</w:t>
            </w:r>
          </w:p>
        </w:tc>
        <w:tc>
          <w:tcPr>
            <w:tcW w:w="1192" w:type="dxa"/>
          </w:tcPr>
          <w:p w14:paraId="0F546C1C" w14:textId="0D9D2B80"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DF1CAB5" w14:textId="77777777" w:rsidTr="003A6D72">
        <w:tc>
          <w:tcPr>
            <w:tcW w:w="2802" w:type="dxa"/>
          </w:tcPr>
          <w:p w14:paraId="38D2099F" w14:textId="619A894B" w:rsidR="00136240" w:rsidRPr="00D02AB9" w:rsidRDefault="00136240">
            <w:pPr>
              <w:rPr>
                <w:szCs w:val="20"/>
              </w:rPr>
            </w:pPr>
            <w:proofErr w:type="gramStart"/>
            <w:r w:rsidRPr="00D02AB9">
              <w:rPr>
                <w:szCs w:val="20"/>
              </w:rPr>
              <w:t>..</w:t>
            </w:r>
            <w:proofErr w:type="gramEnd"/>
            <w:r w:rsidRPr="00D02AB9">
              <w:rPr>
                <w:szCs w:val="20"/>
              </w:rPr>
              <w:t>/../../../../codeSystemVersion</w:t>
            </w:r>
          </w:p>
        </w:tc>
        <w:tc>
          <w:tcPr>
            <w:tcW w:w="1701" w:type="dxa"/>
          </w:tcPr>
          <w:p w14:paraId="6CC7DBD2" w14:textId="0091DA24" w:rsidR="00136240" w:rsidRPr="00D02AB9" w:rsidRDefault="00136240">
            <w:pPr>
              <w:rPr>
                <w:szCs w:val="20"/>
              </w:rPr>
            </w:pPr>
            <w:r w:rsidRPr="00D02AB9">
              <w:rPr>
                <w:spacing w:val="-1"/>
                <w:szCs w:val="20"/>
              </w:rPr>
              <w:t>string</w:t>
            </w:r>
          </w:p>
        </w:tc>
        <w:tc>
          <w:tcPr>
            <w:tcW w:w="3827" w:type="dxa"/>
          </w:tcPr>
          <w:p w14:paraId="4A48F6EF" w14:textId="766A4D06" w:rsidR="00136240" w:rsidRPr="00D02AB9" w:rsidRDefault="00136240">
            <w:pPr>
              <w:rPr>
                <w:szCs w:val="20"/>
              </w:rPr>
            </w:pPr>
            <w:r w:rsidRPr="00D02AB9">
              <w:rPr>
                <w:spacing w:val="-1"/>
                <w:szCs w:val="20"/>
              </w:rPr>
              <w:t>Version på kodsystem för befattningskod.</w:t>
            </w:r>
          </w:p>
        </w:tc>
        <w:tc>
          <w:tcPr>
            <w:tcW w:w="1192" w:type="dxa"/>
          </w:tcPr>
          <w:p w14:paraId="6C35FB2C" w14:textId="6719D6FD"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10B62DC0" w14:textId="77777777" w:rsidTr="003A6D72">
        <w:tc>
          <w:tcPr>
            <w:tcW w:w="2802" w:type="dxa"/>
          </w:tcPr>
          <w:p w14:paraId="6FFA682E" w14:textId="65599E5F" w:rsidR="00136240" w:rsidRPr="00D02AB9" w:rsidRDefault="00136240">
            <w:pPr>
              <w:rPr>
                <w:szCs w:val="20"/>
              </w:rPr>
            </w:pPr>
            <w:proofErr w:type="gramStart"/>
            <w:r w:rsidRPr="00D02AB9">
              <w:rPr>
                <w:szCs w:val="20"/>
              </w:rPr>
              <w:t>..</w:t>
            </w:r>
            <w:proofErr w:type="gramEnd"/>
            <w:r w:rsidRPr="00D02AB9">
              <w:rPr>
                <w:szCs w:val="20"/>
              </w:rPr>
              <w:t>/../../../../originalText</w:t>
            </w:r>
          </w:p>
        </w:tc>
        <w:tc>
          <w:tcPr>
            <w:tcW w:w="1701" w:type="dxa"/>
          </w:tcPr>
          <w:p w14:paraId="747B923C" w14:textId="3A1D8305" w:rsidR="00136240" w:rsidRPr="00D02AB9" w:rsidRDefault="00136240">
            <w:pPr>
              <w:rPr>
                <w:szCs w:val="20"/>
              </w:rPr>
            </w:pPr>
            <w:r w:rsidRPr="00D02AB9">
              <w:rPr>
                <w:spacing w:val="-1"/>
                <w:szCs w:val="20"/>
              </w:rPr>
              <w:t>string</w:t>
            </w:r>
          </w:p>
        </w:tc>
        <w:tc>
          <w:tcPr>
            <w:tcW w:w="3827" w:type="dxa"/>
          </w:tcPr>
          <w:p w14:paraId="43A60CCB" w14:textId="19382EDC" w:rsidR="00136240" w:rsidRPr="00D02AB9" w:rsidRDefault="00136240">
            <w:pPr>
              <w:rPr>
                <w:szCs w:val="20"/>
              </w:rPr>
            </w:pPr>
            <w:r w:rsidRPr="00D02AB9">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A84AC27" w14:textId="77777777" w:rsidTr="003A6D72">
        <w:tc>
          <w:tcPr>
            <w:tcW w:w="2802" w:type="dxa"/>
          </w:tcPr>
          <w:p w14:paraId="3805DA78" w14:textId="5D9CDB67" w:rsidR="00136240" w:rsidRPr="00D02AB9" w:rsidRDefault="00136240">
            <w:pPr>
              <w:rPr>
                <w:szCs w:val="20"/>
              </w:rPr>
            </w:pPr>
            <w:proofErr w:type="gramStart"/>
            <w:r w:rsidRPr="00D02AB9">
              <w:rPr>
                <w:i/>
                <w:szCs w:val="20"/>
              </w:rPr>
              <w:t>..</w:t>
            </w:r>
            <w:proofErr w:type="gramEnd"/>
            <w:r w:rsidRPr="00D02AB9">
              <w:rPr>
                <w:i/>
                <w:szCs w:val="20"/>
              </w:rPr>
              <w:t>/../../../healthcareProfessionalOrgUnit</w:t>
            </w:r>
          </w:p>
        </w:tc>
        <w:tc>
          <w:tcPr>
            <w:tcW w:w="1701" w:type="dxa"/>
          </w:tcPr>
          <w:p w14:paraId="539AFE84" w14:textId="6599EA03" w:rsidR="00136240" w:rsidRPr="00D02AB9" w:rsidRDefault="00136240">
            <w:pPr>
              <w:rPr>
                <w:szCs w:val="20"/>
              </w:rPr>
            </w:pPr>
            <w:r w:rsidRPr="00D02AB9">
              <w:rPr>
                <w:i/>
                <w:spacing w:val="-1"/>
                <w:szCs w:val="20"/>
              </w:rPr>
              <w:t>OrgUnitType</w:t>
            </w:r>
          </w:p>
        </w:tc>
        <w:tc>
          <w:tcPr>
            <w:tcW w:w="3827" w:type="dxa"/>
          </w:tcPr>
          <w:p w14:paraId="63201D09" w14:textId="5CB36EFF" w:rsidR="00136240" w:rsidRPr="00D02AB9" w:rsidRDefault="00136240">
            <w:pPr>
              <w:rPr>
                <w:szCs w:val="20"/>
              </w:rPr>
            </w:pPr>
            <w:r w:rsidRPr="00D02AB9">
              <w:rPr>
                <w:i/>
                <w:spacing w:val="-1"/>
                <w:szCs w:val="20"/>
              </w:rPr>
              <w:t>Den organisation som remittenten är uppdragstagare på</w:t>
            </w:r>
          </w:p>
        </w:tc>
        <w:tc>
          <w:tcPr>
            <w:tcW w:w="1192" w:type="dxa"/>
          </w:tcPr>
          <w:p w14:paraId="6206D0C9" w14:textId="6AB61AC7" w:rsidR="00136240" w:rsidRPr="00D02AB9" w:rsidRDefault="00136240">
            <w:pPr>
              <w:jc w:val="center"/>
              <w:rPr>
                <w:szCs w:val="20"/>
              </w:rPr>
            </w:pPr>
            <w:r w:rsidRPr="00D02AB9">
              <w:rPr>
                <w:i/>
                <w:spacing w:val="-1"/>
                <w:szCs w:val="20"/>
              </w:rPr>
              <w:t>0</w:t>
            </w:r>
            <w:proofErr w:type="gramStart"/>
            <w:r w:rsidRPr="00D02AB9">
              <w:rPr>
                <w:i/>
                <w:spacing w:val="-1"/>
                <w:szCs w:val="20"/>
              </w:rPr>
              <w:t>..</w:t>
            </w:r>
            <w:proofErr w:type="gramEnd"/>
            <w:r w:rsidRPr="00D02AB9">
              <w:rPr>
                <w:i/>
                <w:spacing w:val="-1"/>
                <w:szCs w:val="20"/>
              </w:rPr>
              <w:t>1</w:t>
            </w:r>
          </w:p>
        </w:tc>
      </w:tr>
      <w:tr w:rsidR="00136240" w:rsidRPr="00D02AB9" w14:paraId="7440317A" w14:textId="77777777" w:rsidTr="003A6D72">
        <w:tc>
          <w:tcPr>
            <w:tcW w:w="2802" w:type="dxa"/>
          </w:tcPr>
          <w:p w14:paraId="0ECD14AF" w14:textId="672E44F1" w:rsidR="00136240" w:rsidRPr="00D02AB9" w:rsidRDefault="00136240">
            <w:pPr>
              <w:rPr>
                <w:szCs w:val="20"/>
              </w:rPr>
            </w:pPr>
            <w:proofErr w:type="gramStart"/>
            <w:r w:rsidRPr="00D02AB9">
              <w:rPr>
                <w:szCs w:val="20"/>
              </w:rPr>
              <w:t>..</w:t>
            </w:r>
            <w:proofErr w:type="gramEnd"/>
            <w:r w:rsidRPr="00D02AB9">
              <w:rPr>
                <w:szCs w:val="20"/>
              </w:rPr>
              <w:t>/../../../../orgUnitHSAId</w:t>
            </w:r>
          </w:p>
        </w:tc>
        <w:tc>
          <w:tcPr>
            <w:tcW w:w="1701" w:type="dxa"/>
          </w:tcPr>
          <w:p w14:paraId="6C9F401C" w14:textId="7517CD08" w:rsidR="00136240" w:rsidRPr="00D02AB9" w:rsidRDefault="00136240">
            <w:pPr>
              <w:rPr>
                <w:szCs w:val="20"/>
              </w:rPr>
            </w:pPr>
            <w:r w:rsidRPr="00D02AB9">
              <w:rPr>
                <w:spacing w:val="-1"/>
                <w:szCs w:val="20"/>
              </w:rPr>
              <w:t>HSAIdType</w:t>
            </w:r>
          </w:p>
        </w:tc>
        <w:tc>
          <w:tcPr>
            <w:tcW w:w="3827" w:type="dxa"/>
          </w:tcPr>
          <w:p w14:paraId="346B5767" w14:textId="2D2192EF" w:rsidR="00136240" w:rsidRPr="00D02AB9" w:rsidRDefault="00136240">
            <w:pPr>
              <w:rPr>
                <w:szCs w:val="20"/>
              </w:rPr>
            </w:pPr>
            <w:r w:rsidRPr="00D02AB9">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F621352" w14:textId="77777777" w:rsidTr="003A6D72">
        <w:tc>
          <w:tcPr>
            <w:tcW w:w="2802" w:type="dxa"/>
          </w:tcPr>
          <w:p w14:paraId="5DB7185E" w14:textId="59D13F77" w:rsidR="00136240" w:rsidRPr="00D02AB9" w:rsidRDefault="00136240">
            <w:pPr>
              <w:rPr>
                <w:szCs w:val="20"/>
              </w:rPr>
            </w:pPr>
            <w:proofErr w:type="gramStart"/>
            <w:r w:rsidRPr="00D02AB9">
              <w:rPr>
                <w:szCs w:val="20"/>
              </w:rPr>
              <w:t>..</w:t>
            </w:r>
            <w:proofErr w:type="gramEnd"/>
            <w:r w:rsidRPr="00D02AB9">
              <w:rPr>
                <w:szCs w:val="20"/>
              </w:rPr>
              <w:t>/../../../../orgUnitName</w:t>
            </w:r>
          </w:p>
        </w:tc>
        <w:tc>
          <w:tcPr>
            <w:tcW w:w="1701" w:type="dxa"/>
          </w:tcPr>
          <w:p w14:paraId="542EC283" w14:textId="4B7C9E0F" w:rsidR="00136240" w:rsidRPr="00D02AB9" w:rsidRDefault="00136240">
            <w:pPr>
              <w:rPr>
                <w:szCs w:val="20"/>
              </w:rPr>
            </w:pPr>
            <w:r w:rsidRPr="00D02AB9">
              <w:rPr>
                <w:spacing w:val="-1"/>
                <w:szCs w:val="20"/>
              </w:rPr>
              <w:t>string</w:t>
            </w:r>
          </w:p>
        </w:tc>
        <w:tc>
          <w:tcPr>
            <w:tcW w:w="3827" w:type="dxa"/>
          </w:tcPr>
          <w:p w14:paraId="20E8F8CE" w14:textId="06C87986" w:rsidR="00136240" w:rsidRPr="00D02AB9" w:rsidRDefault="00136240">
            <w:pPr>
              <w:rPr>
                <w:szCs w:val="20"/>
              </w:rPr>
            </w:pPr>
            <w:r w:rsidRPr="00D02AB9">
              <w:rPr>
                <w:spacing w:val="-1"/>
                <w:szCs w:val="20"/>
              </w:rPr>
              <w:t>Namnet på den organisation som remittenten är uppdragstagare på</w:t>
            </w:r>
          </w:p>
        </w:tc>
        <w:tc>
          <w:tcPr>
            <w:tcW w:w="1192" w:type="dxa"/>
          </w:tcPr>
          <w:p w14:paraId="249DA8D1" w14:textId="53EAB583"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7943E314" w14:textId="77777777" w:rsidTr="003A6D72">
        <w:tc>
          <w:tcPr>
            <w:tcW w:w="2802" w:type="dxa"/>
          </w:tcPr>
          <w:p w14:paraId="008C0FE1" w14:textId="6E424664" w:rsidR="00136240" w:rsidRPr="00D02AB9" w:rsidRDefault="00136240">
            <w:pPr>
              <w:rPr>
                <w:szCs w:val="20"/>
              </w:rPr>
            </w:pPr>
            <w:proofErr w:type="gramStart"/>
            <w:r w:rsidRPr="00D02AB9">
              <w:rPr>
                <w:szCs w:val="20"/>
              </w:rPr>
              <w:t>..</w:t>
            </w:r>
            <w:proofErr w:type="gramEnd"/>
            <w:r w:rsidRPr="00D02AB9">
              <w:rPr>
                <w:szCs w:val="20"/>
              </w:rPr>
              <w:t>/../../../../orgUnitTelecom</w:t>
            </w:r>
          </w:p>
        </w:tc>
        <w:tc>
          <w:tcPr>
            <w:tcW w:w="1701" w:type="dxa"/>
          </w:tcPr>
          <w:p w14:paraId="1849CB1C" w14:textId="7F93686E" w:rsidR="00136240" w:rsidRPr="00D02AB9" w:rsidRDefault="00136240">
            <w:pPr>
              <w:rPr>
                <w:szCs w:val="20"/>
              </w:rPr>
            </w:pPr>
            <w:r w:rsidRPr="00D02AB9">
              <w:rPr>
                <w:spacing w:val="-1"/>
                <w:szCs w:val="20"/>
              </w:rPr>
              <w:t>string</w:t>
            </w:r>
          </w:p>
        </w:tc>
        <w:tc>
          <w:tcPr>
            <w:tcW w:w="3827" w:type="dxa"/>
          </w:tcPr>
          <w:p w14:paraId="6201B6A1" w14:textId="551A38C6" w:rsidR="00136240" w:rsidRPr="00D02AB9" w:rsidRDefault="00136240">
            <w:pPr>
              <w:rPr>
                <w:szCs w:val="20"/>
              </w:rPr>
            </w:pPr>
            <w:r w:rsidRPr="00D02AB9">
              <w:rPr>
                <w:spacing w:val="-1"/>
                <w:szCs w:val="20"/>
              </w:rPr>
              <w:t>Telefon till organisationsenhet</w:t>
            </w:r>
          </w:p>
        </w:tc>
        <w:tc>
          <w:tcPr>
            <w:tcW w:w="1192" w:type="dxa"/>
          </w:tcPr>
          <w:p w14:paraId="76C83270" w14:textId="6A00E4A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9A42CD7" w14:textId="77777777" w:rsidTr="003A6D72">
        <w:tc>
          <w:tcPr>
            <w:tcW w:w="2802" w:type="dxa"/>
          </w:tcPr>
          <w:p w14:paraId="3C6B61CA" w14:textId="3F511457" w:rsidR="00136240" w:rsidRPr="00D02AB9" w:rsidRDefault="00136240">
            <w:pPr>
              <w:rPr>
                <w:szCs w:val="20"/>
              </w:rPr>
            </w:pPr>
            <w:proofErr w:type="gramStart"/>
            <w:r w:rsidRPr="00D02AB9">
              <w:rPr>
                <w:szCs w:val="20"/>
              </w:rPr>
              <w:t>..</w:t>
            </w:r>
            <w:proofErr w:type="gramEnd"/>
            <w:r w:rsidRPr="00D02AB9">
              <w:rPr>
                <w:szCs w:val="20"/>
              </w:rPr>
              <w:t>/../../../../orgUnitEmail</w:t>
            </w:r>
          </w:p>
        </w:tc>
        <w:tc>
          <w:tcPr>
            <w:tcW w:w="1701" w:type="dxa"/>
          </w:tcPr>
          <w:p w14:paraId="7E934F08" w14:textId="24862B7E" w:rsidR="00136240" w:rsidRPr="00D02AB9" w:rsidRDefault="00136240">
            <w:pPr>
              <w:rPr>
                <w:szCs w:val="20"/>
              </w:rPr>
            </w:pPr>
            <w:r w:rsidRPr="00D02AB9">
              <w:rPr>
                <w:spacing w:val="-1"/>
                <w:szCs w:val="20"/>
              </w:rPr>
              <w:t>string</w:t>
            </w:r>
          </w:p>
        </w:tc>
        <w:tc>
          <w:tcPr>
            <w:tcW w:w="3827" w:type="dxa"/>
          </w:tcPr>
          <w:p w14:paraId="744BDF23" w14:textId="4A3F4B1A" w:rsidR="00136240" w:rsidRPr="00D02AB9" w:rsidRDefault="00136240">
            <w:pPr>
              <w:rPr>
                <w:szCs w:val="20"/>
              </w:rPr>
            </w:pPr>
            <w:r w:rsidRPr="00D02AB9">
              <w:rPr>
                <w:spacing w:val="-1"/>
                <w:szCs w:val="20"/>
              </w:rPr>
              <w:t>Epost till enhet</w:t>
            </w:r>
          </w:p>
        </w:tc>
        <w:tc>
          <w:tcPr>
            <w:tcW w:w="1192" w:type="dxa"/>
          </w:tcPr>
          <w:p w14:paraId="1DBC3E06" w14:textId="79310579"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540AA312" w14:textId="77777777" w:rsidTr="003A6D72">
        <w:tc>
          <w:tcPr>
            <w:tcW w:w="2802" w:type="dxa"/>
          </w:tcPr>
          <w:p w14:paraId="0A592AF2" w14:textId="68ABFBC6" w:rsidR="00136240" w:rsidRPr="00D02AB9" w:rsidRDefault="00136240">
            <w:pPr>
              <w:rPr>
                <w:szCs w:val="20"/>
              </w:rPr>
            </w:pPr>
            <w:proofErr w:type="gramStart"/>
            <w:r w:rsidRPr="00D02AB9">
              <w:rPr>
                <w:szCs w:val="20"/>
              </w:rPr>
              <w:t>..</w:t>
            </w:r>
            <w:proofErr w:type="gramEnd"/>
            <w:r w:rsidRPr="00D02AB9">
              <w:rPr>
                <w:szCs w:val="20"/>
              </w:rPr>
              <w:t>/../../../../orgUnitAddress</w:t>
            </w:r>
          </w:p>
        </w:tc>
        <w:tc>
          <w:tcPr>
            <w:tcW w:w="1701" w:type="dxa"/>
          </w:tcPr>
          <w:p w14:paraId="19D13C8A" w14:textId="28E6CED8" w:rsidR="00136240" w:rsidRPr="00D02AB9" w:rsidRDefault="00136240">
            <w:pPr>
              <w:rPr>
                <w:szCs w:val="20"/>
              </w:rPr>
            </w:pPr>
            <w:r w:rsidRPr="00D02AB9">
              <w:rPr>
                <w:spacing w:val="-1"/>
                <w:szCs w:val="20"/>
              </w:rPr>
              <w:t>string</w:t>
            </w:r>
          </w:p>
        </w:tc>
        <w:tc>
          <w:tcPr>
            <w:tcW w:w="3827" w:type="dxa"/>
          </w:tcPr>
          <w:p w14:paraId="0B0C3D92" w14:textId="399A0E3C" w:rsidR="00136240" w:rsidRPr="00D02AB9" w:rsidRDefault="00136240">
            <w:pPr>
              <w:rPr>
                <w:szCs w:val="20"/>
              </w:rPr>
            </w:pPr>
            <w:r w:rsidRPr="00D02AB9">
              <w:rPr>
                <w:spacing w:val="-1"/>
                <w:szCs w:val="20"/>
              </w:rPr>
              <w:t>Postadress för den organisation som remittenten är uppdragstagare på</w:t>
            </w:r>
          </w:p>
        </w:tc>
        <w:tc>
          <w:tcPr>
            <w:tcW w:w="1192" w:type="dxa"/>
          </w:tcPr>
          <w:p w14:paraId="6FA2CFCB" w14:textId="6620DE80"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4F4F9E90" w14:textId="77777777" w:rsidTr="003A6D72">
        <w:tc>
          <w:tcPr>
            <w:tcW w:w="2802" w:type="dxa"/>
          </w:tcPr>
          <w:p w14:paraId="371EBAFD" w14:textId="1604B203" w:rsidR="00136240" w:rsidRPr="00D02AB9" w:rsidRDefault="00136240">
            <w:pPr>
              <w:rPr>
                <w:szCs w:val="20"/>
              </w:rPr>
            </w:pPr>
            <w:proofErr w:type="gramStart"/>
            <w:r w:rsidRPr="00D02AB9">
              <w:rPr>
                <w:szCs w:val="20"/>
              </w:rPr>
              <w:t>..</w:t>
            </w:r>
            <w:proofErr w:type="gramEnd"/>
            <w:r w:rsidRPr="00D02AB9">
              <w:rPr>
                <w:szCs w:val="20"/>
              </w:rPr>
              <w:t>/../../../../orgUnitLocation</w:t>
            </w:r>
          </w:p>
        </w:tc>
        <w:tc>
          <w:tcPr>
            <w:tcW w:w="1701" w:type="dxa"/>
          </w:tcPr>
          <w:p w14:paraId="30F84065" w14:textId="4D2DEAF1" w:rsidR="00136240" w:rsidRPr="00D02AB9" w:rsidRDefault="00136240">
            <w:pPr>
              <w:rPr>
                <w:szCs w:val="20"/>
              </w:rPr>
            </w:pPr>
            <w:r w:rsidRPr="00D02AB9">
              <w:rPr>
                <w:spacing w:val="-1"/>
                <w:szCs w:val="20"/>
              </w:rPr>
              <w:t>string</w:t>
            </w:r>
          </w:p>
        </w:tc>
        <w:tc>
          <w:tcPr>
            <w:tcW w:w="3827" w:type="dxa"/>
          </w:tcPr>
          <w:p w14:paraId="3ECB3D48" w14:textId="759AEED2" w:rsidR="00136240" w:rsidRPr="00D02AB9" w:rsidRDefault="00136240">
            <w:pPr>
              <w:rPr>
                <w:szCs w:val="20"/>
              </w:rPr>
            </w:pPr>
            <w:r w:rsidRPr="00D02AB9">
              <w:rPr>
                <w:spacing w:val="-1"/>
                <w:szCs w:val="20"/>
              </w:rPr>
              <w:t>Text som anger namnet pa</w:t>
            </w:r>
            <w:r w:rsidRPr="00D02AB9">
              <w:rPr>
                <w:rFonts w:ascii="Times New Roman" w:hAnsi="Times New Roman"/>
                <w:spacing w:val="-1"/>
                <w:szCs w:val="20"/>
              </w:rPr>
              <w:t>̊</w:t>
            </w:r>
            <w:r w:rsidRPr="00D02AB9">
              <w:rPr>
                <w:spacing w:val="-1"/>
                <w:szCs w:val="20"/>
              </w:rPr>
              <w:t xml:space="preserve"> plats eller ort fo</w:t>
            </w:r>
            <w:r w:rsidRPr="00D02AB9">
              <w:rPr>
                <w:rFonts w:cs="Georgia"/>
                <w:spacing w:val="-1"/>
                <w:szCs w:val="20"/>
              </w:rPr>
              <w:t>̈</w:t>
            </w:r>
            <w:r w:rsidRPr="00D02AB9">
              <w:rPr>
                <w:spacing w:val="-1"/>
                <w:szCs w:val="20"/>
              </w:rPr>
              <w:t>r organisationens fysiska placering</w:t>
            </w:r>
          </w:p>
        </w:tc>
        <w:tc>
          <w:tcPr>
            <w:tcW w:w="1192" w:type="dxa"/>
          </w:tcPr>
          <w:p w14:paraId="15FABDCA" w14:textId="53C8F53C"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32E6E942" w14:textId="77777777" w:rsidTr="003A6D72">
        <w:tc>
          <w:tcPr>
            <w:tcW w:w="2802" w:type="dxa"/>
          </w:tcPr>
          <w:p w14:paraId="5F74DDE1"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/../../../healthcareProfessional</w:t>
            </w:r>
            <w:r w:rsidRPr="00D02AB9">
              <w:rPr>
                <w:spacing w:val="-1"/>
                <w:szCs w:val="20"/>
              </w:rPr>
              <w:t>CareUnitHSAId</w:t>
            </w:r>
          </w:p>
          <w:p w14:paraId="3C82CC49" w14:textId="341C6478" w:rsidR="00136240" w:rsidRPr="00D02AB9" w:rsidRDefault="00136240">
            <w:pPr>
              <w:rPr>
                <w:szCs w:val="20"/>
              </w:rPr>
            </w:pPr>
          </w:p>
        </w:tc>
        <w:tc>
          <w:tcPr>
            <w:tcW w:w="1701" w:type="dxa"/>
          </w:tcPr>
          <w:p w14:paraId="2170EDD6" w14:textId="77777777" w:rsidR="00136240" w:rsidRPr="00D02AB9" w:rsidRDefault="00136240" w:rsidP="003A6D72">
            <w:pPr>
              <w:spacing w:line="229" w:lineRule="exact"/>
              <w:rPr>
                <w:rFonts w:cs="Arial"/>
                <w:szCs w:val="20"/>
              </w:rPr>
            </w:pPr>
            <w:r w:rsidRPr="00D02AB9">
              <w:rPr>
                <w:spacing w:val="-1"/>
                <w:szCs w:val="20"/>
              </w:rPr>
              <w:t>HSAIdType</w:t>
            </w:r>
          </w:p>
          <w:p w14:paraId="0460F034" w14:textId="77777777" w:rsidR="00136240" w:rsidRPr="00D02AB9" w:rsidRDefault="00136240" w:rsidP="003A6D72">
            <w:pPr>
              <w:spacing w:line="226" w:lineRule="exact"/>
              <w:rPr>
                <w:spacing w:val="-1"/>
                <w:szCs w:val="20"/>
              </w:rPr>
            </w:pPr>
          </w:p>
          <w:p w14:paraId="00E3DB6C" w14:textId="3F9AE3A7" w:rsidR="00136240" w:rsidRPr="00D02AB9" w:rsidRDefault="00136240">
            <w:pPr>
              <w:rPr>
                <w:szCs w:val="20"/>
              </w:rPr>
            </w:pPr>
          </w:p>
        </w:tc>
        <w:tc>
          <w:tcPr>
            <w:tcW w:w="3827" w:type="dxa"/>
          </w:tcPr>
          <w:p w14:paraId="15EBBCFB" w14:textId="77777777" w:rsidR="00136240" w:rsidRPr="00D02AB9" w:rsidRDefault="00136240" w:rsidP="003A6D72">
            <w:pPr>
              <w:spacing w:line="226" w:lineRule="exact"/>
              <w:rPr>
                <w:szCs w:val="20"/>
              </w:rPr>
            </w:pPr>
            <w:r w:rsidRPr="00D02AB9">
              <w:rPr>
                <w:szCs w:val="20"/>
              </w:rPr>
              <w:t xml:space="preserve">HSA-id för vårdenhet (pdl-ansvar) som vård- och omsorgspersonen är uppdragstagare för. Skall anges om tillgänglig. </w:t>
            </w:r>
          </w:p>
          <w:p w14:paraId="40657BFA" w14:textId="666B5B4F" w:rsidR="00136240" w:rsidRPr="00D02AB9" w:rsidRDefault="00136240">
            <w:pPr>
              <w:rPr>
                <w:szCs w:val="20"/>
              </w:rPr>
            </w:pPr>
          </w:p>
        </w:tc>
        <w:tc>
          <w:tcPr>
            <w:tcW w:w="1192" w:type="dxa"/>
          </w:tcPr>
          <w:p w14:paraId="1051F313" w14:textId="0FBDA49B"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1DB327C" w14:textId="77777777" w:rsidTr="003A6D72">
        <w:tc>
          <w:tcPr>
            <w:tcW w:w="2802" w:type="dxa"/>
          </w:tcPr>
          <w:p w14:paraId="5F8F5C25" w14:textId="7960835B" w:rsidR="00136240" w:rsidRPr="00D02AB9" w:rsidRDefault="00136240">
            <w:pPr>
              <w:rPr>
                <w:szCs w:val="20"/>
              </w:rPr>
            </w:pPr>
            <w:proofErr w:type="gramStart"/>
            <w:r w:rsidRPr="00D02AB9">
              <w:rPr>
                <w:szCs w:val="20"/>
              </w:rPr>
              <w:t>..</w:t>
            </w:r>
            <w:proofErr w:type="gramEnd"/>
            <w:r w:rsidRPr="00D02AB9">
              <w:rPr>
                <w:szCs w:val="20"/>
              </w:rPr>
              <w:t>/../../../healthcareProfessional</w:t>
            </w:r>
            <w:r w:rsidRPr="00D02AB9">
              <w:rPr>
                <w:spacing w:val="-1"/>
                <w:szCs w:val="20"/>
              </w:rPr>
              <w:t>CareGiverHSAId</w:t>
            </w:r>
          </w:p>
        </w:tc>
        <w:tc>
          <w:tcPr>
            <w:tcW w:w="1701" w:type="dxa"/>
          </w:tcPr>
          <w:p w14:paraId="069C2AFB" w14:textId="77777777" w:rsidR="00136240" w:rsidRPr="00D02AB9" w:rsidRDefault="00136240" w:rsidP="003A6D72">
            <w:pPr>
              <w:spacing w:line="226" w:lineRule="exact"/>
              <w:rPr>
                <w:spacing w:val="-1"/>
                <w:szCs w:val="20"/>
              </w:rPr>
            </w:pPr>
            <w:r w:rsidRPr="00D02AB9">
              <w:rPr>
                <w:spacing w:val="-1"/>
                <w:szCs w:val="20"/>
              </w:rPr>
              <w:t>HSAIdType</w:t>
            </w:r>
          </w:p>
          <w:p w14:paraId="19CEE91C" w14:textId="71D0B437" w:rsidR="00136240" w:rsidRPr="00D02AB9" w:rsidRDefault="00136240">
            <w:pPr>
              <w:rPr>
                <w:szCs w:val="20"/>
              </w:rPr>
            </w:pPr>
          </w:p>
        </w:tc>
        <w:tc>
          <w:tcPr>
            <w:tcW w:w="3827" w:type="dxa"/>
          </w:tcPr>
          <w:p w14:paraId="31D19FB4" w14:textId="30298878" w:rsidR="00136240" w:rsidRPr="00D02AB9" w:rsidRDefault="00136240">
            <w:pPr>
              <w:rPr>
                <w:szCs w:val="20"/>
              </w:rPr>
            </w:pPr>
            <w:r w:rsidRPr="00D02AB9">
              <w:rPr>
                <w:szCs w:val="20"/>
              </w:rPr>
              <w:t>HSA-id för vårdgivaren, som är vårdgivare för den enhet som författaren är uppdragstagare för. Skall anges om tillgänglig.</w:t>
            </w:r>
          </w:p>
        </w:tc>
        <w:tc>
          <w:tcPr>
            <w:tcW w:w="1192" w:type="dxa"/>
          </w:tcPr>
          <w:p w14:paraId="51E88FA3" w14:textId="446540A8" w:rsidR="00136240" w:rsidRPr="00D02AB9" w:rsidRDefault="00136240">
            <w:pPr>
              <w:jc w:val="center"/>
              <w:rPr>
                <w:szCs w:val="20"/>
              </w:rPr>
            </w:pPr>
            <w:r w:rsidRPr="00D02AB9">
              <w:rPr>
                <w:spacing w:val="-1"/>
                <w:szCs w:val="20"/>
              </w:rPr>
              <w:t>0</w:t>
            </w:r>
            <w:proofErr w:type="gramStart"/>
            <w:r w:rsidRPr="00D02AB9">
              <w:rPr>
                <w:spacing w:val="-1"/>
                <w:szCs w:val="20"/>
              </w:rPr>
              <w:t>..</w:t>
            </w:r>
            <w:proofErr w:type="gramEnd"/>
            <w:r w:rsidRPr="00D02AB9">
              <w:rPr>
                <w:spacing w:val="-1"/>
                <w:szCs w:val="20"/>
              </w:rPr>
              <w:t>1</w:t>
            </w:r>
          </w:p>
        </w:tc>
      </w:tr>
      <w:tr w:rsidR="00136240" w:rsidRPr="00D02AB9" w14:paraId="671E966A" w14:textId="77777777" w:rsidTr="003A6D72">
        <w:tc>
          <w:tcPr>
            <w:tcW w:w="2802" w:type="dxa"/>
          </w:tcPr>
          <w:p w14:paraId="312CA9D2" w14:textId="7B6E376F" w:rsidR="00136240" w:rsidRPr="00D02AB9" w:rsidRDefault="00136240">
            <w:pPr>
              <w:rPr>
                <w:szCs w:val="20"/>
              </w:rPr>
            </w:pPr>
            <w:proofErr w:type="gramStart"/>
            <w:r w:rsidRPr="00D02AB9">
              <w:rPr>
                <w:i/>
                <w:szCs w:val="20"/>
              </w:rPr>
              <w:t>..</w:t>
            </w:r>
            <w:proofErr w:type="gramEnd"/>
            <w:r w:rsidRPr="00D02AB9">
              <w:rPr>
                <w:i/>
                <w:szCs w:val="20"/>
              </w:rPr>
              <w:t>/../../attested</w:t>
            </w:r>
          </w:p>
        </w:tc>
        <w:tc>
          <w:tcPr>
            <w:tcW w:w="1701" w:type="dxa"/>
          </w:tcPr>
          <w:p w14:paraId="197BB0E9" w14:textId="4E518553" w:rsidR="00136240" w:rsidRPr="00D02AB9" w:rsidRDefault="00136240">
            <w:pPr>
              <w:rPr>
                <w:szCs w:val="20"/>
              </w:rPr>
            </w:pPr>
            <w:r w:rsidRPr="00D02AB9">
              <w:rPr>
                <w:i/>
                <w:spacing w:val="-1"/>
                <w:szCs w:val="20"/>
              </w:rPr>
              <w:t>LegalAuthenticatorType</w:t>
            </w:r>
          </w:p>
        </w:tc>
        <w:tc>
          <w:tcPr>
            <w:tcW w:w="3827" w:type="dxa"/>
          </w:tcPr>
          <w:p w14:paraId="393EA965" w14:textId="28749F7D" w:rsidR="00136240" w:rsidRPr="00D02AB9" w:rsidRDefault="00136240">
            <w:pPr>
              <w:rPr>
                <w:szCs w:val="20"/>
              </w:rPr>
            </w:pPr>
            <w:r w:rsidRPr="00D02AB9">
              <w:rPr>
                <w:i/>
                <w:szCs w:val="20"/>
              </w:rPr>
              <w:t>Information om den som vidimerat mottaget svar på vårdbegäran</w:t>
            </w:r>
          </w:p>
        </w:tc>
        <w:tc>
          <w:tcPr>
            <w:tcW w:w="1192" w:type="dxa"/>
          </w:tcPr>
          <w:p w14:paraId="33F55DDC" w14:textId="05410EBE" w:rsidR="00136240" w:rsidRPr="00D02AB9" w:rsidRDefault="00136240">
            <w:pPr>
              <w:jc w:val="center"/>
              <w:rPr>
                <w:szCs w:val="20"/>
              </w:rPr>
            </w:pPr>
          </w:p>
        </w:tc>
      </w:tr>
      <w:tr w:rsidR="00136240" w:rsidRPr="00D02AB9" w14:paraId="1AB746F6" w14:textId="77777777" w:rsidTr="003A6D72">
        <w:tc>
          <w:tcPr>
            <w:tcW w:w="2802" w:type="dxa"/>
          </w:tcPr>
          <w:p w14:paraId="1D174C30"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/../../../signatureTime</w:t>
            </w:r>
          </w:p>
          <w:p w14:paraId="1B7D4404" w14:textId="5A722B21" w:rsidR="00136240" w:rsidRPr="00D02AB9" w:rsidRDefault="00136240">
            <w:pPr>
              <w:rPr>
                <w:szCs w:val="20"/>
              </w:rPr>
            </w:pPr>
          </w:p>
        </w:tc>
        <w:tc>
          <w:tcPr>
            <w:tcW w:w="1701" w:type="dxa"/>
          </w:tcPr>
          <w:p w14:paraId="21D295BF" w14:textId="77777777" w:rsidR="00136240" w:rsidRPr="00D02AB9" w:rsidRDefault="00136240" w:rsidP="003A6D72">
            <w:pPr>
              <w:spacing w:line="229" w:lineRule="exact"/>
              <w:rPr>
                <w:rFonts w:cs="Arial"/>
                <w:color w:val="FF0000"/>
                <w:szCs w:val="20"/>
                <w:lang w:val="en-US"/>
              </w:rPr>
            </w:pPr>
            <w:r w:rsidRPr="00D02AB9">
              <w:rPr>
                <w:szCs w:val="20"/>
              </w:rPr>
              <w:t>TimeStampType</w:t>
            </w:r>
          </w:p>
          <w:p w14:paraId="2FA70952" w14:textId="7529AA2B" w:rsidR="00136240" w:rsidRPr="00D02AB9" w:rsidRDefault="00136240">
            <w:pPr>
              <w:rPr>
                <w:szCs w:val="20"/>
              </w:rPr>
            </w:pPr>
          </w:p>
        </w:tc>
        <w:tc>
          <w:tcPr>
            <w:tcW w:w="3827" w:type="dxa"/>
          </w:tcPr>
          <w:p w14:paraId="26C77EBB" w14:textId="77777777" w:rsidR="00136240" w:rsidRPr="00D02AB9" w:rsidRDefault="00136240" w:rsidP="003A6D72">
            <w:pPr>
              <w:spacing w:line="229" w:lineRule="exact"/>
              <w:rPr>
                <w:szCs w:val="20"/>
              </w:rPr>
            </w:pPr>
            <w:r w:rsidRPr="00D02AB9">
              <w:rPr>
                <w:szCs w:val="20"/>
              </w:rPr>
              <w:t>Tidpunkt för vidimering.</w:t>
            </w:r>
          </w:p>
          <w:p w14:paraId="361D6DA6" w14:textId="50FC2BD0" w:rsidR="00136240" w:rsidRPr="00D02AB9" w:rsidRDefault="00136240">
            <w:pPr>
              <w:rPr>
                <w:szCs w:val="20"/>
              </w:rPr>
            </w:pPr>
          </w:p>
        </w:tc>
        <w:tc>
          <w:tcPr>
            <w:tcW w:w="1192" w:type="dxa"/>
          </w:tcPr>
          <w:p w14:paraId="2204517F" w14:textId="4E558434" w:rsidR="00136240" w:rsidRPr="00D02AB9" w:rsidRDefault="00136240">
            <w:pPr>
              <w:jc w:val="center"/>
              <w:rPr>
                <w:szCs w:val="20"/>
              </w:rPr>
            </w:pPr>
            <w:r w:rsidRPr="00D02AB9">
              <w:rPr>
                <w:szCs w:val="20"/>
              </w:rPr>
              <w:t>1</w:t>
            </w:r>
            <w:proofErr w:type="gramStart"/>
            <w:r w:rsidRPr="00D02AB9">
              <w:rPr>
                <w:szCs w:val="20"/>
              </w:rPr>
              <w:t>..</w:t>
            </w:r>
            <w:proofErr w:type="gramEnd"/>
            <w:r w:rsidRPr="00D02AB9">
              <w:rPr>
                <w:szCs w:val="20"/>
              </w:rPr>
              <w:t>1</w:t>
            </w:r>
          </w:p>
        </w:tc>
      </w:tr>
      <w:tr w:rsidR="00136240" w:rsidRPr="00D02AB9" w14:paraId="1C3DB377" w14:textId="77777777" w:rsidTr="003A6D72">
        <w:tc>
          <w:tcPr>
            <w:tcW w:w="2802" w:type="dxa"/>
          </w:tcPr>
          <w:p w14:paraId="41BDA88A" w14:textId="77777777" w:rsidR="00136240" w:rsidRPr="00D02AB9" w:rsidRDefault="00136240" w:rsidP="003A6D72">
            <w:pPr>
              <w:spacing w:line="229" w:lineRule="exact"/>
              <w:rPr>
                <w:szCs w:val="20"/>
              </w:rPr>
            </w:pPr>
            <w:proofErr w:type="gramStart"/>
            <w:r w:rsidRPr="00D02AB9">
              <w:rPr>
                <w:szCs w:val="20"/>
              </w:rPr>
              <w:t>..</w:t>
            </w:r>
            <w:proofErr w:type="gramEnd"/>
            <w:r w:rsidRPr="00D02AB9">
              <w:rPr>
                <w:szCs w:val="20"/>
              </w:rPr>
              <w:t>/../../../legalAuthenticatorHSAId</w:t>
            </w:r>
          </w:p>
          <w:p w14:paraId="042A0C56" w14:textId="7BDC496F" w:rsidR="00136240" w:rsidRPr="00D02AB9" w:rsidRDefault="00136240">
            <w:pPr>
              <w:rPr>
                <w:szCs w:val="20"/>
              </w:rPr>
            </w:pPr>
          </w:p>
        </w:tc>
        <w:tc>
          <w:tcPr>
            <w:tcW w:w="1701" w:type="dxa"/>
          </w:tcPr>
          <w:p w14:paraId="23F79452" w14:textId="77777777" w:rsidR="00136240" w:rsidRPr="00D02AB9" w:rsidRDefault="00136240" w:rsidP="003A6D72">
            <w:pPr>
              <w:spacing w:line="229" w:lineRule="exact"/>
              <w:rPr>
                <w:b/>
                <w:szCs w:val="20"/>
              </w:rPr>
            </w:pPr>
            <w:r w:rsidRPr="00D02AB9">
              <w:rPr>
                <w:b/>
                <w:szCs w:val="20"/>
              </w:rPr>
              <w:t>HSAIdType</w:t>
            </w:r>
          </w:p>
          <w:p w14:paraId="5C27DEDC" w14:textId="18B53C70" w:rsidR="00136240" w:rsidRPr="00D02AB9" w:rsidRDefault="00136240">
            <w:pPr>
              <w:rPr>
                <w:szCs w:val="20"/>
              </w:rPr>
            </w:pPr>
          </w:p>
        </w:tc>
        <w:tc>
          <w:tcPr>
            <w:tcW w:w="3827" w:type="dxa"/>
          </w:tcPr>
          <w:p w14:paraId="009D90CB" w14:textId="6C01CDA0" w:rsidR="00136240" w:rsidRPr="00D02AB9" w:rsidRDefault="00136240">
            <w:pPr>
              <w:rPr>
                <w:szCs w:val="20"/>
              </w:rPr>
            </w:pPr>
            <w:r w:rsidRPr="00D02AB9">
              <w:rPr>
                <w:szCs w:val="20"/>
              </w:rPr>
              <w:t xml:space="preserve">HSA-id för person som signerat dokumentet. </w:t>
            </w:r>
            <w:r w:rsidRPr="00D02AB9">
              <w:rPr>
                <w:spacing w:val="-1"/>
                <w:szCs w:val="20"/>
              </w:rPr>
              <w:t>HSA-id för vård- och omsorgspersonal. Skall anges om tillgänglig. (Enligt NPÖ riv-spec 2.2.0 avsnitt 4.1.39 beslutsregel: I de fall då HSA-id inte finns tillgängligt i systemet kan Orgnr + lokalt id anges.)</w:t>
            </w:r>
          </w:p>
        </w:tc>
        <w:tc>
          <w:tcPr>
            <w:tcW w:w="1192" w:type="dxa"/>
          </w:tcPr>
          <w:p w14:paraId="37C85A51" w14:textId="1C3A6A0A" w:rsidR="00136240" w:rsidRPr="00D02AB9" w:rsidRDefault="00136240">
            <w:pPr>
              <w:jc w:val="center"/>
              <w:rPr>
                <w:szCs w:val="20"/>
              </w:rPr>
            </w:pPr>
            <w:r w:rsidRPr="00D02AB9">
              <w:rPr>
                <w:szCs w:val="20"/>
              </w:rPr>
              <w:t>0</w:t>
            </w:r>
            <w:proofErr w:type="gramStart"/>
            <w:r w:rsidRPr="00D02AB9">
              <w:rPr>
                <w:szCs w:val="20"/>
              </w:rPr>
              <w:t>..</w:t>
            </w:r>
            <w:proofErr w:type="gramEnd"/>
            <w:r w:rsidRPr="00D02AB9">
              <w:rPr>
                <w:szCs w:val="20"/>
              </w:rPr>
              <w:t>1</w:t>
            </w:r>
          </w:p>
        </w:tc>
      </w:tr>
      <w:tr w:rsidR="00981610" w:rsidRPr="00D02AB9" w14:paraId="2012C5EA" w14:textId="77777777" w:rsidTr="006B6063">
        <w:tc>
          <w:tcPr>
            <w:tcW w:w="2802" w:type="dxa"/>
          </w:tcPr>
          <w:p w14:paraId="43DEF63E" w14:textId="77777777" w:rsidR="00981610" w:rsidRPr="00D02AB9" w:rsidRDefault="00981610" w:rsidP="006B6063">
            <w:pPr>
              <w:spacing w:line="229" w:lineRule="exact"/>
              <w:rPr>
                <w:szCs w:val="20"/>
              </w:rPr>
            </w:pPr>
            <w:proofErr w:type="gramStart"/>
            <w:r w:rsidRPr="00D02AB9">
              <w:rPr>
                <w:szCs w:val="20"/>
              </w:rPr>
              <w:t>..</w:t>
            </w:r>
            <w:proofErr w:type="gramEnd"/>
            <w:r w:rsidRPr="00D02AB9">
              <w:rPr>
                <w:szCs w:val="20"/>
              </w:rPr>
              <w:t>/../../../legalAuthenticatorName</w:t>
            </w:r>
          </w:p>
          <w:p w14:paraId="5B997EC4" w14:textId="77777777" w:rsidR="00981610" w:rsidRPr="00D02AB9" w:rsidRDefault="00981610" w:rsidP="006B6063">
            <w:pPr>
              <w:rPr>
                <w:szCs w:val="20"/>
              </w:rPr>
            </w:pPr>
          </w:p>
        </w:tc>
        <w:tc>
          <w:tcPr>
            <w:tcW w:w="1701" w:type="dxa"/>
          </w:tcPr>
          <w:p w14:paraId="2AA101AB" w14:textId="77777777" w:rsidR="00981610" w:rsidRPr="00D02AB9" w:rsidRDefault="00981610" w:rsidP="006B6063">
            <w:pPr>
              <w:rPr>
                <w:szCs w:val="20"/>
              </w:rPr>
            </w:pPr>
            <w:r w:rsidRPr="00D02AB9">
              <w:rPr>
                <w:szCs w:val="20"/>
              </w:rPr>
              <w:t>String</w:t>
            </w:r>
          </w:p>
        </w:tc>
        <w:tc>
          <w:tcPr>
            <w:tcW w:w="3827" w:type="dxa"/>
          </w:tcPr>
          <w:p w14:paraId="7DC9B623" w14:textId="77777777" w:rsidR="00981610" w:rsidRPr="00D02AB9" w:rsidRDefault="00981610" w:rsidP="006B6063">
            <w:pPr>
              <w:rPr>
                <w:szCs w:val="20"/>
              </w:rPr>
            </w:pPr>
            <w:r w:rsidRPr="00D02AB9">
              <w:rPr>
                <w:szCs w:val="20"/>
              </w:rPr>
              <w:t>Namnen i klartext för signerande person.</w:t>
            </w:r>
          </w:p>
        </w:tc>
        <w:tc>
          <w:tcPr>
            <w:tcW w:w="1192" w:type="dxa"/>
          </w:tcPr>
          <w:p w14:paraId="3E5D65AF" w14:textId="77777777" w:rsidR="00981610" w:rsidRPr="00D02AB9" w:rsidRDefault="00981610" w:rsidP="006B6063">
            <w:pPr>
              <w:jc w:val="center"/>
              <w:rPr>
                <w:szCs w:val="20"/>
              </w:rPr>
            </w:pPr>
            <w:r w:rsidRPr="00D02AB9">
              <w:rPr>
                <w:szCs w:val="20"/>
              </w:rPr>
              <w:t>0</w:t>
            </w:r>
            <w:proofErr w:type="gramStart"/>
            <w:r w:rsidRPr="00D02AB9">
              <w:rPr>
                <w:szCs w:val="20"/>
              </w:rPr>
              <w:t>..</w:t>
            </w:r>
            <w:proofErr w:type="gramEnd"/>
            <w:r w:rsidRPr="00D02AB9">
              <w:rPr>
                <w:szCs w:val="20"/>
              </w:rPr>
              <w:t>1</w:t>
            </w:r>
          </w:p>
        </w:tc>
      </w:tr>
      <w:tr w:rsidR="00981610" w:rsidRPr="00D02AB9" w14:paraId="7FE4812C" w14:textId="77777777" w:rsidTr="003A6D72">
        <w:tc>
          <w:tcPr>
            <w:tcW w:w="2802" w:type="dxa"/>
          </w:tcPr>
          <w:p w14:paraId="0802BF4D" w14:textId="69878EC1" w:rsidR="00136240" w:rsidRPr="00D02AB9" w:rsidRDefault="00136240" w:rsidP="003A6D72">
            <w:pPr>
              <w:spacing w:line="229" w:lineRule="exact"/>
              <w:rPr>
                <w:color w:val="FF0000"/>
                <w:szCs w:val="20"/>
                <w:highlight w:val="yellow"/>
              </w:rPr>
            </w:pPr>
            <w:proofErr w:type="gramStart"/>
            <w:r w:rsidRPr="00D02AB9">
              <w:rPr>
                <w:color w:val="FF0000"/>
                <w:szCs w:val="20"/>
                <w:highlight w:val="yellow"/>
              </w:rPr>
              <w:t>..</w:t>
            </w:r>
            <w:proofErr w:type="gramEnd"/>
            <w:r w:rsidRPr="00D02AB9">
              <w:rPr>
                <w:color w:val="FF0000"/>
                <w:szCs w:val="20"/>
                <w:highlight w:val="yellow"/>
              </w:rPr>
              <w:t>/../../../</w:t>
            </w:r>
            <w:r w:rsidR="00981610" w:rsidRPr="00D02AB9">
              <w:rPr>
                <w:color w:val="FF0000"/>
                <w:szCs w:val="20"/>
                <w:highlight w:val="yellow"/>
              </w:rPr>
              <w:t>legalAuthenticatorRoleCode</w:t>
            </w:r>
          </w:p>
          <w:p w14:paraId="061A999A" w14:textId="4968D626" w:rsidR="00136240" w:rsidRPr="00D02AB9" w:rsidRDefault="00136240">
            <w:pPr>
              <w:rPr>
                <w:color w:val="FF0000"/>
                <w:szCs w:val="20"/>
                <w:highlight w:val="yellow"/>
              </w:rPr>
            </w:pPr>
          </w:p>
        </w:tc>
        <w:tc>
          <w:tcPr>
            <w:tcW w:w="1701" w:type="dxa"/>
          </w:tcPr>
          <w:p w14:paraId="4583535B" w14:textId="107C8145" w:rsidR="00136240" w:rsidRPr="00D02AB9" w:rsidRDefault="00136240">
            <w:pPr>
              <w:rPr>
                <w:color w:val="FF0000"/>
                <w:szCs w:val="20"/>
                <w:highlight w:val="yellow"/>
              </w:rPr>
            </w:pPr>
          </w:p>
        </w:tc>
        <w:tc>
          <w:tcPr>
            <w:tcW w:w="3827" w:type="dxa"/>
          </w:tcPr>
          <w:p w14:paraId="5A219C8E" w14:textId="7B61E100" w:rsidR="00136240" w:rsidRPr="00D02AB9" w:rsidRDefault="00981610">
            <w:pPr>
              <w:rPr>
                <w:color w:val="FF0000"/>
                <w:szCs w:val="20"/>
                <w:highlight w:val="yellow"/>
              </w:rPr>
            </w:pPr>
            <w:r w:rsidRPr="00D02AB9">
              <w:rPr>
                <w:color w:val="FF0000"/>
                <w:szCs w:val="20"/>
                <w:highlight w:val="yellow"/>
              </w:rPr>
              <w:t xml:space="preserve">Skall </w:t>
            </w:r>
            <w:proofErr w:type="gramStart"/>
            <w:r w:rsidRPr="00D02AB9">
              <w:rPr>
                <w:color w:val="FF0000"/>
                <w:szCs w:val="20"/>
                <w:highlight w:val="yellow"/>
              </w:rPr>
              <w:t>ej</w:t>
            </w:r>
            <w:proofErr w:type="gramEnd"/>
            <w:r w:rsidRPr="00D02AB9">
              <w:rPr>
                <w:color w:val="FF0000"/>
                <w:szCs w:val="20"/>
                <w:highlight w:val="yellow"/>
              </w:rPr>
              <w:t xml:space="preserve"> anges</w:t>
            </w:r>
          </w:p>
        </w:tc>
        <w:tc>
          <w:tcPr>
            <w:tcW w:w="1192" w:type="dxa"/>
          </w:tcPr>
          <w:p w14:paraId="567FCCE6" w14:textId="3ED02D1F" w:rsidR="00136240" w:rsidRPr="00D02AB9" w:rsidRDefault="00981610">
            <w:pPr>
              <w:jc w:val="center"/>
              <w:rPr>
                <w:color w:val="FF0000"/>
                <w:szCs w:val="20"/>
              </w:rPr>
            </w:pPr>
            <w:r w:rsidRPr="00D02AB9">
              <w:rPr>
                <w:color w:val="FF0000"/>
                <w:szCs w:val="20"/>
                <w:highlight w:val="yellow"/>
              </w:rPr>
              <w:t>0</w:t>
            </w:r>
            <w:proofErr w:type="gramStart"/>
            <w:r w:rsidRPr="00D02AB9">
              <w:rPr>
                <w:color w:val="FF0000"/>
                <w:szCs w:val="20"/>
                <w:highlight w:val="yellow"/>
              </w:rPr>
              <w:t>..</w:t>
            </w:r>
            <w:proofErr w:type="gramEnd"/>
            <w:r w:rsidRPr="00D02AB9">
              <w:rPr>
                <w:color w:val="FF0000"/>
                <w:szCs w:val="20"/>
                <w:highlight w:val="yellow"/>
              </w:rPr>
              <w:t>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207" w:name="_Toc383102103"/>
      <w:r w:rsidRPr="00CC412F">
        <w:t>Övriga regler</w:t>
      </w:r>
      <w:bookmarkEnd w:id="207"/>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208" w:name="_Toc381706860"/>
      <w:r>
        <w:br w:type="page"/>
      </w:r>
    </w:p>
    <w:p w14:paraId="23073F65" w14:textId="104AD751" w:rsidR="00CC412F" w:rsidRPr="00CC412F" w:rsidRDefault="00CC412F" w:rsidP="00CC412F">
      <w:pPr>
        <w:pStyle w:val="Heading2"/>
      </w:pPr>
      <w:bookmarkStart w:id="209" w:name="_Toc383102104"/>
      <w:r w:rsidRPr="00CC412F">
        <w:t>GetImagingOutcome</w:t>
      </w:r>
      <w:bookmarkEnd w:id="208"/>
      <w:bookmarkEnd w:id="209"/>
    </w:p>
    <w:p w14:paraId="73AF183B" w14:textId="77777777" w:rsidR="002B3273" w:rsidRDefault="002B3273" w:rsidP="002B3273">
      <w:r>
        <w:t xml:space="preserve">Tjänstekontraktet GetImagingOutcome returnerar bilddiagnostiska-resultat för patienter, lagrade i journalsystem. Tjänstekontraktet skall ingå i tjänstedomänen </w:t>
      </w:r>
      <w:proofErr w:type="gramStart"/>
      <w:r>
        <w:t>riv:clinicalprocess</w:t>
      </w:r>
      <w:proofErr w:type="gramEnd"/>
      <w:r>
        <w:t>:healthcond:actoutcome (svensk benämning: Hantera hälsorelaterade tillstånd, utfall av aktivitet).</w:t>
      </w:r>
    </w:p>
    <w:p w14:paraId="1F4179C2" w14:textId="77777777" w:rsidR="002B3273" w:rsidRDefault="002B3273" w:rsidP="002B3273"/>
    <w:p w14:paraId="2DE8D7BA" w14:textId="77777777" w:rsidR="002B3273" w:rsidRDefault="002B3273" w:rsidP="002B3273">
      <w:r>
        <w:t>Tjänstekontraktet baseras på existerande RIV-specifikations informationsmodell från NPÖ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58A8C2A6" w14:textId="77777777" w:rsidR="002B3273" w:rsidRDefault="002B3273" w:rsidP="002B3273"/>
    <w:p w14:paraId="5D405077" w14:textId="77777777" w:rsidR="002B3273" w:rsidRDefault="002B3273" w:rsidP="002B3273">
      <w:r>
        <w:t>Detta dokument har utformats enligt principerna för tjänstekontrakt enligt RIV-TA 2.1 och tjänsteutvecklingen som sker inom ramen för Journal på Nätet. Exempel på konsumerande system och tjänster är nästa generation av NPÖ, Mina Vårdkontakters tjänster Min Journal och Mitt Vårdflöde samt överföring till patientens eget hälsokonto genom prenumerationstjänsten för HälsaFörMig.</w:t>
      </w:r>
    </w:p>
    <w:p w14:paraId="075BD03B" w14:textId="77777777" w:rsidR="002B3273" w:rsidRDefault="002B3273" w:rsidP="002B3273"/>
    <w:p w14:paraId="68502998" w14:textId="77777777" w:rsidR="002B3273" w:rsidRDefault="002B3273" w:rsidP="002B3273">
      <w:r>
        <w:t>I utformningen av tjänstekontraktet har hänsyn tagits till standarder på bildområdet. Som alternativ till DICOM ges möjlighet att skicka en bild/bildlänk (i något av de tillåtna formaten enligt HL7 multimediatyper)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3AEB87BA" w14:textId="77777777" w:rsidR="002B3273" w:rsidRDefault="002B3273" w:rsidP="002B3273"/>
    <w:p w14:paraId="0639C4B9" w14:textId="77777777" w:rsidR="00CC412F" w:rsidRPr="00CC412F" w:rsidRDefault="00CC412F" w:rsidP="00CC412F">
      <w:pPr>
        <w:pStyle w:val="Heading3"/>
      </w:pPr>
      <w:bookmarkStart w:id="210" w:name="_Toc381706861"/>
      <w:bookmarkStart w:id="211" w:name="_Toc383102105"/>
      <w:r w:rsidRPr="00CC412F">
        <w:t>Version</w:t>
      </w:r>
      <w:bookmarkEnd w:id="210"/>
      <w:bookmarkEnd w:id="211"/>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212" w:name="_Ref370222427"/>
      <w:bookmarkStart w:id="213" w:name="_Toc381706862"/>
      <w:bookmarkStart w:id="214" w:name="_Toc383102106"/>
      <w:r w:rsidRPr="00CC412F">
        <w:t>Fältregler</w:t>
      </w:r>
      <w:bookmarkEnd w:id="212"/>
      <w:bookmarkEnd w:id="213"/>
      <w:bookmarkEnd w:id="214"/>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621F2" w14:paraId="720E34F3" w14:textId="77777777" w:rsidTr="003A6D72">
        <w:tc>
          <w:tcPr>
            <w:tcW w:w="2802" w:type="dxa"/>
            <w:shd w:val="clear" w:color="auto" w:fill="D9D9D9" w:themeFill="background1" w:themeFillShade="D9"/>
          </w:tcPr>
          <w:p w14:paraId="75187EA6" w14:textId="77777777" w:rsidR="00CC412F" w:rsidRPr="007621F2" w:rsidRDefault="00CC412F">
            <w:pPr>
              <w:rPr>
                <w:b/>
                <w:szCs w:val="20"/>
              </w:rPr>
            </w:pPr>
            <w:r w:rsidRPr="007621F2">
              <w:rPr>
                <w:b/>
                <w:szCs w:val="20"/>
              </w:rPr>
              <w:t>Namn</w:t>
            </w:r>
          </w:p>
        </w:tc>
        <w:tc>
          <w:tcPr>
            <w:tcW w:w="1701" w:type="dxa"/>
            <w:shd w:val="clear" w:color="auto" w:fill="D9D9D9" w:themeFill="background1" w:themeFillShade="D9"/>
          </w:tcPr>
          <w:p w14:paraId="47BF9C8B" w14:textId="77777777" w:rsidR="00CC412F" w:rsidRPr="007621F2" w:rsidRDefault="00CC412F">
            <w:pPr>
              <w:rPr>
                <w:b/>
                <w:szCs w:val="20"/>
              </w:rPr>
            </w:pPr>
            <w:r w:rsidRPr="007621F2">
              <w:rPr>
                <w:b/>
                <w:szCs w:val="20"/>
              </w:rPr>
              <w:t>Typ</w:t>
            </w:r>
          </w:p>
        </w:tc>
        <w:tc>
          <w:tcPr>
            <w:tcW w:w="3827" w:type="dxa"/>
            <w:shd w:val="clear" w:color="auto" w:fill="D9D9D9" w:themeFill="background1" w:themeFillShade="D9"/>
          </w:tcPr>
          <w:p w14:paraId="1CE54C40" w14:textId="77777777" w:rsidR="00CC412F" w:rsidRPr="007621F2" w:rsidRDefault="00CC412F">
            <w:pPr>
              <w:rPr>
                <w:b/>
                <w:szCs w:val="20"/>
              </w:rPr>
            </w:pPr>
            <w:r w:rsidRPr="007621F2">
              <w:rPr>
                <w:b/>
                <w:szCs w:val="20"/>
              </w:rPr>
              <w:t>Beskrivning</w:t>
            </w:r>
          </w:p>
        </w:tc>
        <w:tc>
          <w:tcPr>
            <w:tcW w:w="1192" w:type="dxa"/>
            <w:shd w:val="clear" w:color="auto" w:fill="D9D9D9" w:themeFill="background1" w:themeFillShade="D9"/>
          </w:tcPr>
          <w:p w14:paraId="23AAFF3B" w14:textId="017C54B0" w:rsidR="00CC412F" w:rsidRPr="007621F2" w:rsidRDefault="00CC412F" w:rsidP="003A6D72">
            <w:pPr>
              <w:jc w:val="center"/>
              <w:rPr>
                <w:b/>
                <w:szCs w:val="20"/>
              </w:rPr>
            </w:pPr>
            <w:r w:rsidRPr="007621F2">
              <w:rPr>
                <w:b/>
                <w:szCs w:val="20"/>
              </w:rPr>
              <w:t>Kardi</w:t>
            </w:r>
            <w:r w:rsidR="0027683A" w:rsidRPr="007621F2">
              <w:rPr>
                <w:b/>
                <w:szCs w:val="20"/>
              </w:rPr>
              <w:t>-</w:t>
            </w:r>
            <w:r w:rsidRPr="007621F2">
              <w:rPr>
                <w:b/>
                <w:szCs w:val="20"/>
              </w:rPr>
              <w:t>nalitet</w:t>
            </w:r>
          </w:p>
        </w:tc>
      </w:tr>
      <w:tr w:rsidR="00CC412F" w:rsidRPr="007621F2" w14:paraId="511E22EB" w14:textId="77777777" w:rsidTr="003A6D72">
        <w:tc>
          <w:tcPr>
            <w:tcW w:w="2802" w:type="dxa"/>
          </w:tcPr>
          <w:p w14:paraId="26124929" w14:textId="77777777" w:rsidR="00CC412F" w:rsidRPr="007621F2" w:rsidRDefault="00CC412F">
            <w:pPr>
              <w:rPr>
                <w:b/>
                <w:szCs w:val="20"/>
              </w:rPr>
            </w:pPr>
            <w:r w:rsidRPr="007621F2">
              <w:rPr>
                <w:b/>
                <w:szCs w:val="20"/>
              </w:rPr>
              <w:t>Begäran</w:t>
            </w:r>
          </w:p>
        </w:tc>
        <w:tc>
          <w:tcPr>
            <w:tcW w:w="1701" w:type="dxa"/>
          </w:tcPr>
          <w:p w14:paraId="268D7F8A" w14:textId="77777777" w:rsidR="00CC412F" w:rsidRPr="007621F2" w:rsidRDefault="00CC412F">
            <w:pPr>
              <w:rPr>
                <w:b/>
                <w:szCs w:val="20"/>
              </w:rPr>
            </w:pPr>
          </w:p>
        </w:tc>
        <w:tc>
          <w:tcPr>
            <w:tcW w:w="3827" w:type="dxa"/>
          </w:tcPr>
          <w:p w14:paraId="1D629C37" w14:textId="77777777" w:rsidR="00CC412F" w:rsidRPr="007621F2" w:rsidRDefault="00CC412F">
            <w:pPr>
              <w:rPr>
                <w:b/>
                <w:szCs w:val="20"/>
              </w:rPr>
            </w:pPr>
          </w:p>
        </w:tc>
        <w:tc>
          <w:tcPr>
            <w:tcW w:w="1192" w:type="dxa"/>
          </w:tcPr>
          <w:p w14:paraId="6B0F9D9B" w14:textId="77777777" w:rsidR="00CC412F" w:rsidRPr="007621F2" w:rsidRDefault="00CC412F" w:rsidP="003A6D72">
            <w:pPr>
              <w:jc w:val="center"/>
              <w:rPr>
                <w:b/>
                <w:szCs w:val="20"/>
              </w:rPr>
            </w:pPr>
          </w:p>
        </w:tc>
      </w:tr>
      <w:tr w:rsidR="00517C89" w:rsidRPr="007621F2" w14:paraId="4CF50DA9" w14:textId="77777777" w:rsidTr="003A6D72">
        <w:tc>
          <w:tcPr>
            <w:tcW w:w="2802" w:type="dxa"/>
          </w:tcPr>
          <w:p w14:paraId="166F9444" w14:textId="445E109E" w:rsidR="00517C89" w:rsidRPr="007621F2" w:rsidRDefault="00517C89">
            <w:pPr>
              <w:rPr>
                <w:szCs w:val="20"/>
              </w:rPr>
            </w:pPr>
            <w:r w:rsidRPr="007621F2">
              <w:rPr>
                <w:szCs w:val="20"/>
              </w:rPr>
              <w:t xml:space="preserve">careUnitHSAId </w:t>
            </w:r>
          </w:p>
        </w:tc>
        <w:tc>
          <w:tcPr>
            <w:tcW w:w="1701" w:type="dxa"/>
          </w:tcPr>
          <w:p w14:paraId="5197B763" w14:textId="67B05E47" w:rsidR="00517C89" w:rsidRPr="007621F2" w:rsidRDefault="00517C89">
            <w:pPr>
              <w:rPr>
                <w:szCs w:val="20"/>
              </w:rPr>
            </w:pPr>
            <w:r w:rsidRPr="007621F2">
              <w:rPr>
                <w:spacing w:val="-1"/>
                <w:szCs w:val="20"/>
              </w:rPr>
              <w:t>HSAIdType</w:t>
            </w:r>
          </w:p>
        </w:tc>
        <w:tc>
          <w:tcPr>
            <w:tcW w:w="3827" w:type="dxa"/>
          </w:tcPr>
          <w:p w14:paraId="44634421" w14:textId="741DC4AC" w:rsidR="00517C89" w:rsidRPr="007621F2" w:rsidRDefault="00517C89">
            <w:pPr>
              <w:rPr>
                <w:szCs w:val="20"/>
              </w:rPr>
            </w:pPr>
            <w:r w:rsidRPr="007621F2">
              <w:rPr>
                <w:spacing w:val="-1"/>
                <w:szCs w:val="20"/>
              </w:rPr>
              <w:t>Filtrering på PDL-enhet vilket motsvarar careUnitHSAId i healthcareProfessionalType.</w:t>
            </w:r>
          </w:p>
        </w:tc>
        <w:tc>
          <w:tcPr>
            <w:tcW w:w="1192" w:type="dxa"/>
          </w:tcPr>
          <w:p w14:paraId="350EF67E" w14:textId="77777777" w:rsidR="00517C89" w:rsidRPr="007621F2" w:rsidRDefault="00517C89" w:rsidP="003A6D72">
            <w:pPr>
              <w:spacing w:line="229" w:lineRule="exact"/>
              <w:ind w:left="142"/>
              <w:jc w:val="center"/>
              <w:rPr>
                <w:szCs w:val="20"/>
              </w:rPr>
            </w:pPr>
            <w:r w:rsidRPr="007621F2">
              <w:rPr>
                <w:szCs w:val="20"/>
              </w:rPr>
              <w:t>0</w:t>
            </w:r>
            <w:proofErr w:type="gramStart"/>
            <w:r w:rsidRPr="007621F2">
              <w:rPr>
                <w:szCs w:val="20"/>
              </w:rPr>
              <w:t>.</w:t>
            </w:r>
            <w:r w:rsidRPr="007621F2">
              <w:rPr>
                <w:spacing w:val="-1"/>
                <w:szCs w:val="20"/>
              </w:rPr>
              <w:t>.</w:t>
            </w:r>
            <w:proofErr w:type="gramEnd"/>
            <w:r w:rsidRPr="007621F2">
              <w:rPr>
                <w:szCs w:val="20"/>
              </w:rPr>
              <w:t>*</w:t>
            </w:r>
          </w:p>
          <w:p w14:paraId="2F3986CC" w14:textId="77777777" w:rsidR="00517C89" w:rsidRPr="007621F2" w:rsidRDefault="00517C89" w:rsidP="003A6D72">
            <w:pPr>
              <w:jc w:val="center"/>
              <w:rPr>
                <w:szCs w:val="20"/>
              </w:rPr>
            </w:pPr>
          </w:p>
        </w:tc>
      </w:tr>
      <w:tr w:rsidR="00517C89" w:rsidRPr="007621F2" w14:paraId="7E40FC33" w14:textId="77777777" w:rsidTr="003A6D72">
        <w:tc>
          <w:tcPr>
            <w:tcW w:w="2802" w:type="dxa"/>
          </w:tcPr>
          <w:p w14:paraId="7019E628" w14:textId="1A130AEE" w:rsidR="00517C89" w:rsidRPr="007621F2" w:rsidRDefault="00517C89">
            <w:pPr>
              <w:rPr>
                <w:szCs w:val="20"/>
              </w:rPr>
            </w:pPr>
            <w:r w:rsidRPr="007621F2">
              <w:rPr>
                <w:i/>
                <w:szCs w:val="20"/>
              </w:rPr>
              <w:t>patientId</w:t>
            </w:r>
          </w:p>
        </w:tc>
        <w:tc>
          <w:tcPr>
            <w:tcW w:w="1701" w:type="dxa"/>
          </w:tcPr>
          <w:p w14:paraId="2C9F7D99" w14:textId="6797070E" w:rsidR="00517C89" w:rsidRPr="007621F2" w:rsidRDefault="00517C89">
            <w:pPr>
              <w:rPr>
                <w:szCs w:val="20"/>
              </w:rPr>
            </w:pPr>
            <w:r w:rsidRPr="007621F2">
              <w:rPr>
                <w:i/>
                <w:spacing w:val="-1"/>
                <w:szCs w:val="20"/>
              </w:rPr>
              <w:t>PersonIdType</w:t>
            </w:r>
          </w:p>
        </w:tc>
        <w:tc>
          <w:tcPr>
            <w:tcW w:w="3827" w:type="dxa"/>
          </w:tcPr>
          <w:p w14:paraId="7DA2342A" w14:textId="27F67F93" w:rsidR="00517C89" w:rsidRPr="007621F2" w:rsidRDefault="00517C89">
            <w:pPr>
              <w:rPr>
                <w:szCs w:val="20"/>
              </w:rPr>
            </w:pPr>
            <w:r w:rsidRPr="007621F2">
              <w:rPr>
                <w:i/>
                <w:spacing w:val="-1"/>
                <w:szCs w:val="20"/>
              </w:rPr>
              <w:t xml:space="preserve">Id för patienten. </w:t>
            </w:r>
            <w:r w:rsidRPr="007621F2">
              <w:rPr>
                <w:i/>
                <w:spacing w:val="-1"/>
                <w:szCs w:val="20"/>
              </w:rPr>
              <w:br/>
            </w:r>
            <w:proofErr w:type="gramStart"/>
            <w:r w:rsidRPr="007621F2">
              <w:rPr>
                <w:i/>
                <w:spacing w:val="-1"/>
                <w:szCs w:val="20"/>
              </w:rPr>
              <w:t>id sätts till patientens identifierare.</w:t>
            </w:r>
            <w:proofErr w:type="gramEnd"/>
            <w:r w:rsidRPr="007621F2">
              <w:rPr>
                <w:i/>
                <w:spacing w:val="-1"/>
                <w:szCs w:val="20"/>
              </w:rPr>
              <w:t xml:space="preserve"> Anges med 12 tecken utan avskiljare.</w:t>
            </w:r>
            <w:r w:rsidRPr="007621F2">
              <w:rPr>
                <w:i/>
                <w:spacing w:val="-1"/>
                <w:szCs w:val="20"/>
              </w:rPr>
              <w:br/>
              <w:t xml:space="preserve">Type sätts till OID för typ av identifierare. </w:t>
            </w:r>
            <w:r w:rsidRPr="007621F2">
              <w:rPr>
                <w:i/>
                <w:spacing w:val="-1"/>
                <w:szCs w:val="20"/>
              </w:rPr>
              <w:br/>
              <w:t>För personnummer ska Skatteverkets personnummer (1.2.752.129.2.1.3.1).</w:t>
            </w:r>
            <w:r w:rsidRPr="007621F2">
              <w:rPr>
                <w:i/>
                <w:spacing w:val="-1"/>
                <w:szCs w:val="20"/>
              </w:rPr>
              <w:br/>
              <w:t>För samordningsnummer ska Skatteverkets samordningsnummer (1.2.752.129.2.1.3.3).</w:t>
            </w:r>
            <w:r w:rsidRPr="007621F2">
              <w:rPr>
                <w:i/>
                <w:spacing w:val="-1"/>
                <w:szCs w:val="20"/>
              </w:rPr>
              <w:br/>
              <w:t>För reservnummer används lokalt definierade reservnummet, exempelvis SLL reservnummer (1.2.752.</w:t>
            </w:r>
            <w:proofErr w:type="gramStart"/>
            <w:r w:rsidRPr="007621F2">
              <w:rPr>
                <w:i/>
                <w:spacing w:val="-1"/>
                <w:szCs w:val="20"/>
              </w:rPr>
              <w:t>97.3.1</w:t>
            </w:r>
            <w:proofErr w:type="gramEnd"/>
            <w:r w:rsidRPr="007621F2">
              <w:rPr>
                <w:i/>
                <w:spacing w:val="-1"/>
                <w:szCs w:val="20"/>
              </w:rPr>
              <w:t>.3)</w:t>
            </w:r>
          </w:p>
        </w:tc>
        <w:tc>
          <w:tcPr>
            <w:tcW w:w="1192" w:type="dxa"/>
          </w:tcPr>
          <w:p w14:paraId="52B82A70" w14:textId="3688FBED" w:rsidR="00517C89" w:rsidRPr="007621F2" w:rsidRDefault="00517C89" w:rsidP="003A6D72">
            <w:pPr>
              <w:jc w:val="center"/>
              <w:rPr>
                <w:szCs w:val="20"/>
              </w:rPr>
            </w:pPr>
            <w:r w:rsidRPr="007621F2">
              <w:rPr>
                <w:i/>
                <w:szCs w:val="20"/>
              </w:rPr>
              <w:t>1</w:t>
            </w:r>
            <w:proofErr w:type="gramStart"/>
            <w:r w:rsidRPr="007621F2">
              <w:rPr>
                <w:i/>
                <w:szCs w:val="20"/>
              </w:rPr>
              <w:t>..</w:t>
            </w:r>
            <w:proofErr w:type="gramEnd"/>
            <w:r w:rsidRPr="007621F2">
              <w:rPr>
                <w:i/>
                <w:szCs w:val="20"/>
              </w:rPr>
              <w:t>1</w:t>
            </w:r>
          </w:p>
        </w:tc>
      </w:tr>
      <w:tr w:rsidR="00517C89" w:rsidRPr="007621F2" w14:paraId="66D7E0D3" w14:textId="77777777" w:rsidTr="003A6D72">
        <w:tc>
          <w:tcPr>
            <w:tcW w:w="2802" w:type="dxa"/>
          </w:tcPr>
          <w:p w14:paraId="1E1837DA" w14:textId="40357E8D" w:rsidR="00517C89" w:rsidRPr="007621F2" w:rsidRDefault="00517C89">
            <w:pPr>
              <w:rPr>
                <w:szCs w:val="20"/>
              </w:rPr>
            </w:pPr>
            <w:commentRangeStart w:id="215"/>
            <w:r w:rsidRPr="007621F2">
              <w:rPr>
                <w:i/>
                <w:szCs w:val="20"/>
                <w:highlight w:val="yellow"/>
              </w:rPr>
              <w:t>timePeriod</w:t>
            </w:r>
          </w:p>
        </w:tc>
        <w:tc>
          <w:tcPr>
            <w:tcW w:w="1701" w:type="dxa"/>
          </w:tcPr>
          <w:p w14:paraId="22235B79" w14:textId="5F44BDB0" w:rsidR="00517C89" w:rsidRPr="007621F2" w:rsidRDefault="00517C89">
            <w:pPr>
              <w:rPr>
                <w:szCs w:val="20"/>
              </w:rPr>
            </w:pPr>
            <w:r w:rsidRPr="007621F2">
              <w:rPr>
                <w:i/>
                <w:spacing w:val="-1"/>
                <w:szCs w:val="20"/>
              </w:rPr>
              <w:t>TimePeriodType</w:t>
            </w:r>
          </w:p>
        </w:tc>
        <w:tc>
          <w:tcPr>
            <w:tcW w:w="3827" w:type="dxa"/>
          </w:tcPr>
          <w:p w14:paraId="4178EA0D" w14:textId="6B2DFA4D" w:rsidR="00517C89" w:rsidRPr="007621F2" w:rsidRDefault="00517C89">
            <w:pPr>
              <w:rPr>
                <w:szCs w:val="20"/>
              </w:rPr>
            </w:pPr>
            <w:r w:rsidRPr="007621F2">
              <w:rPr>
                <w:i/>
                <w:szCs w:val="20"/>
              </w:rPr>
              <w:t>Begränsning av sökningen i tid. Begränsningen sker genom att resultatet innehåller de poster vars, av tidsfälten authorTimer,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621F2" w:rsidRDefault="00517C89" w:rsidP="003A6D72">
            <w:pPr>
              <w:jc w:val="center"/>
              <w:rPr>
                <w:szCs w:val="20"/>
              </w:rPr>
            </w:pPr>
            <w:r w:rsidRPr="007621F2">
              <w:rPr>
                <w:i/>
                <w:szCs w:val="20"/>
              </w:rPr>
              <w:t>0</w:t>
            </w:r>
            <w:proofErr w:type="gramStart"/>
            <w:r w:rsidRPr="007621F2">
              <w:rPr>
                <w:i/>
                <w:szCs w:val="20"/>
              </w:rPr>
              <w:t>..</w:t>
            </w:r>
            <w:proofErr w:type="gramEnd"/>
            <w:r w:rsidRPr="007621F2">
              <w:rPr>
                <w:i/>
                <w:szCs w:val="20"/>
              </w:rPr>
              <w:t>1</w:t>
            </w:r>
            <w:commentRangeEnd w:id="215"/>
            <w:r w:rsidR="00627F1E">
              <w:rPr>
                <w:rStyle w:val="CommentReference"/>
                <w:rFonts w:ascii="Arial" w:eastAsia="ヒラギノ角ゴ Pro W3" w:hAnsi="Arial"/>
                <w:i/>
                <w:color w:val="000000"/>
                <w:lang w:val="en-GB"/>
              </w:rPr>
              <w:commentReference w:id="215"/>
            </w:r>
          </w:p>
        </w:tc>
      </w:tr>
      <w:tr w:rsidR="00517C89" w:rsidRPr="007621F2" w14:paraId="06E34D0B" w14:textId="77777777" w:rsidTr="003A6D72">
        <w:tc>
          <w:tcPr>
            <w:tcW w:w="2802" w:type="dxa"/>
          </w:tcPr>
          <w:p w14:paraId="02D8E8FB" w14:textId="351F67CA" w:rsidR="00517C89" w:rsidRPr="007621F2" w:rsidRDefault="00517C89">
            <w:pPr>
              <w:rPr>
                <w:szCs w:val="20"/>
              </w:rPr>
            </w:pPr>
            <w:proofErr w:type="gramStart"/>
            <w:r w:rsidRPr="007621F2">
              <w:rPr>
                <w:szCs w:val="20"/>
              </w:rPr>
              <w:t>..</w:t>
            </w:r>
            <w:proofErr w:type="gramEnd"/>
            <w:r w:rsidRPr="007621F2">
              <w:rPr>
                <w:szCs w:val="20"/>
              </w:rPr>
              <w:t>/start</w:t>
            </w:r>
          </w:p>
        </w:tc>
        <w:tc>
          <w:tcPr>
            <w:tcW w:w="1701" w:type="dxa"/>
          </w:tcPr>
          <w:p w14:paraId="566E8EFE" w14:textId="10DD8129" w:rsidR="00517C89" w:rsidRPr="007621F2" w:rsidRDefault="00517C89">
            <w:pPr>
              <w:rPr>
                <w:szCs w:val="20"/>
              </w:rPr>
            </w:pPr>
            <w:r w:rsidRPr="007621F2">
              <w:rPr>
                <w:spacing w:val="-1"/>
                <w:szCs w:val="20"/>
              </w:rPr>
              <w:t>string</w:t>
            </w:r>
          </w:p>
        </w:tc>
        <w:tc>
          <w:tcPr>
            <w:tcW w:w="3827" w:type="dxa"/>
          </w:tcPr>
          <w:p w14:paraId="6A708DC0" w14:textId="1CB0AE08" w:rsidR="00517C89" w:rsidRPr="007621F2" w:rsidRDefault="00517C89">
            <w:pPr>
              <w:rPr>
                <w:szCs w:val="20"/>
              </w:rPr>
            </w:pPr>
            <w:r w:rsidRPr="007621F2">
              <w:rPr>
                <w:spacing w:val="-1"/>
                <w:szCs w:val="20"/>
              </w:rPr>
              <w:t>Startdatum. Format ÅÅÅÅMMDD.</w:t>
            </w:r>
          </w:p>
        </w:tc>
        <w:tc>
          <w:tcPr>
            <w:tcW w:w="1192" w:type="dxa"/>
          </w:tcPr>
          <w:p w14:paraId="7AFAE9AB" w14:textId="41111BDC"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047CB0F3" w14:textId="77777777" w:rsidTr="003A6D72">
        <w:tc>
          <w:tcPr>
            <w:tcW w:w="2802" w:type="dxa"/>
          </w:tcPr>
          <w:p w14:paraId="590F65A7" w14:textId="48668E2E" w:rsidR="00517C89" w:rsidRPr="007621F2" w:rsidRDefault="00517C89">
            <w:pPr>
              <w:rPr>
                <w:szCs w:val="20"/>
              </w:rPr>
            </w:pPr>
            <w:proofErr w:type="gramStart"/>
            <w:r w:rsidRPr="007621F2">
              <w:rPr>
                <w:szCs w:val="20"/>
              </w:rPr>
              <w:t>..</w:t>
            </w:r>
            <w:proofErr w:type="gramEnd"/>
            <w:r w:rsidRPr="007621F2">
              <w:rPr>
                <w:szCs w:val="20"/>
              </w:rPr>
              <w:t>/end</w:t>
            </w:r>
          </w:p>
        </w:tc>
        <w:tc>
          <w:tcPr>
            <w:tcW w:w="1701" w:type="dxa"/>
          </w:tcPr>
          <w:p w14:paraId="3EBB9C86" w14:textId="21694A96" w:rsidR="00517C89" w:rsidRPr="007621F2" w:rsidRDefault="00517C89">
            <w:pPr>
              <w:rPr>
                <w:szCs w:val="20"/>
              </w:rPr>
            </w:pPr>
            <w:r w:rsidRPr="007621F2">
              <w:rPr>
                <w:spacing w:val="-1"/>
                <w:szCs w:val="20"/>
              </w:rPr>
              <w:t>string</w:t>
            </w:r>
          </w:p>
        </w:tc>
        <w:tc>
          <w:tcPr>
            <w:tcW w:w="3827" w:type="dxa"/>
          </w:tcPr>
          <w:p w14:paraId="3E7086E3" w14:textId="5F5F2818" w:rsidR="00517C89" w:rsidRPr="007621F2" w:rsidRDefault="00517C89">
            <w:pPr>
              <w:rPr>
                <w:szCs w:val="20"/>
              </w:rPr>
            </w:pPr>
            <w:r w:rsidRPr="007621F2">
              <w:rPr>
                <w:spacing w:val="-1"/>
                <w:szCs w:val="20"/>
              </w:rPr>
              <w:t>Slutdatum. Format ÅÅÅÅMMDD.</w:t>
            </w:r>
          </w:p>
        </w:tc>
        <w:tc>
          <w:tcPr>
            <w:tcW w:w="1192" w:type="dxa"/>
          </w:tcPr>
          <w:p w14:paraId="7DF393DE" w14:textId="6092051F"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7CF1C2D4" w14:textId="77777777" w:rsidTr="003A6D72">
        <w:tc>
          <w:tcPr>
            <w:tcW w:w="2802" w:type="dxa"/>
          </w:tcPr>
          <w:p w14:paraId="3E9D1326" w14:textId="5CDB5F62" w:rsidR="00517C89" w:rsidRPr="007621F2" w:rsidRDefault="00517C89">
            <w:pPr>
              <w:rPr>
                <w:szCs w:val="20"/>
              </w:rPr>
            </w:pPr>
            <w:r w:rsidRPr="007621F2">
              <w:rPr>
                <w:szCs w:val="20"/>
              </w:rPr>
              <w:t>sourceSystemHSAId</w:t>
            </w:r>
          </w:p>
        </w:tc>
        <w:tc>
          <w:tcPr>
            <w:tcW w:w="1701" w:type="dxa"/>
          </w:tcPr>
          <w:p w14:paraId="2AF46D7A" w14:textId="66E72CBC" w:rsidR="00517C89" w:rsidRPr="007621F2" w:rsidRDefault="00517C89">
            <w:pPr>
              <w:rPr>
                <w:szCs w:val="20"/>
              </w:rPr>
            </w:pPr>
            <w:r w:rsidRPr="007621F2">
              <w:rPr>
                <w:spacing w:val="-1"/>
                <w:szCs w:val="20"/>
              </w:rPr>
              <w:t>HSAIdType</w:t>
            </w:r>
          </w:p>
        </w:tc>
        <w:tc>
          <w:tcPr>
            <w:tcW w:w="3827" w:type="dxa"/>
          </w:tcPr>
          <w:p w14:paraId="4DAC04FC" w14:textId="77777777" w:rsidR="00517C89" w:rsidRPr="007621F2" w:rsidRDefault="00517C89">
            <w:pPr>
              <w:spacing w:line="226" w:lineRule="exact"/>
              <w:rPr>
                <w:szCs w:val="20"/>
              </w:rPr>
            </w:pPr>
            <w:r w:rsidRPr="007621F2">
              <w:rPr>
                <w:szCs w:val="20"/>
              </w:rPr>
              <w:t xml:space="preserve">Begränsar sökningen till dokument som är skapade i angivet system. </w:t>
            </w:r>
          </w:p>
          <w:p w14:paraId="5B480579" w14:textId="77777777" w:rsidR="00517C89" w:rsidRPr="007621F2" w:rsidRDefault="00517C89">
            <w:pPr>
              <w:spacing w:line="226" w:lineRule="exact"/>
              <w:rPr>
                <w:szCs w:val="20"/>
              </w:rPr>
            </w:pPr>
          </w:p>
          <w:p w14:paraId="7506C932" w14:textId="77777777" w:rsidR="00517C89" w:rsidRPr="007621F2" w:rsidRDefault="00517C89">
            <w:pPr>
              <w:spacing w:line="226" w:lineRule="exact"/>
              <w:rPr>
                <w:szCs w:val="20"/>
              </w:rPr>
            </w:pPr>
            <w:r w:rsidRPr="007621F2">
              <w:rPr>
                <w:szCs w:val="20"/>
              </w:rPr>
              <w:t>Värdet på detta fält måste överensstämma med värdet på logicalAddress i anropets tekniska kuvertering (ex. SOAP-header).</w:t>
            </w:r>
          </w:p>
          <w:p w14:paraId="206185FE" w14:textId="77777777" w:rsidR="00517C89" w:rsidRPr="007621F2" w:rsidRDefault="00517C89">
            <w:pPr>
              <w:spacing w:line="226" w:lineRule="exact"/>
              <w:rPr>
                <w:spacing w:val="-1"/>
                <w:szCs w:val="20"/>
              </w:rPr>
            </w:pPr>
          </w:p>
          <w:p w14:paraId="585E1A71" w14:textId="77777777" w:rsidR="00517C89" w:rsidRPr="007621F2" w:rsidRDefault="00517C89">
            <w:pPr>
              <w:spacing w:line="226" w:lineRule="exact"/>
              <w:rPr>
                <w:szCs w:val="20"/>
              </w:rPr>
            </w:pPr>
            <w:r w:rsidRPr="007621F2">
              <w:rPr>
                <w:szCs w:val="20"/>
              </w:rPr>
              <w:t>Det innebär i praktiken att aggregerande tjänster inte används när detta fält anges.</w:t>
            </w:r>
          </w:p>
          <w:p w14:paraId="2D295198" w14:textId="77777777" w:rsidR="00517C89" w:rsidRPr="007621F2" w:rsidRDefault="00517C89">
            <w:pPr>
              <w:spacing w:line="226" w:lineRule="exact"/>
              <w:rPr>
                <w:szCs w:val="20"/>
              </w:rPr>
            </w:pPr>
          </w:p>
          <w:p w14:paraId="252C0751" w14:textId="77777777" w:rsidR="00517C89" w:rsidRPr="007621F2" w:rsidRDefault="00517C89">
            <w:pPr>
              <w:spacing w:line="226" w:lineRule="exact"/>
              <w:rPr>
                <w:szCs w:val="20"/>
              </w:rPr>
            </w:pPr>
            <w:r w:rsidRPr="007621F2">
              <w:rPr>
                <w:szCs w:val="20"/>
              </w:rPr>
              <w:t>Fältet är tvingande om careContactId angivits.</w:t>
            </w:r>
          </w:p>
          <w:p w14:paraId="252172C3" w14:textId="77777777" w:rsidR="00517C89" w:rsidRPr="007621F2" w:rsidRDefault="00517C89">
            <w:pPr>
              <w:spacing w:line="226" w:lineRule="exact"/>
              <w:rPr>
                <w:szCs w:val="20"/>
              </w:rPr>
            </w:pPr>
            <w:r w:rsidRPr="007621F2">
              <w:rPr>
                <w:szCs w:val="20"/>
              </w:rPr>
              <w:t>Värdet på detta fält måste överensstämma med värdet på logicalAddress i anropets tekniska kuvertering (ex. SOAP-header).</w:t>
            </w:r>
          </w:p>
          <w:p w14:paraId="0F3C6F7F" w14:textId="77777777" w:rsidR="00517C89" w:rsidRPr="007621F2" w:rsidRDefault="00517C89">
            <w:pPr>
              <w:spacing w:line="226" w:lineRule="exact"/>
              <w:rPr>
                <w:spacing w:val="-1"/>
                <w:szCs w:val="20"/>
              </w:rPr>
            </w:pPr>
          </w:p>
          <w:p w14:paraId="1C8E07A6" w14:textId="77777777" w:rsidR="00517C89" w:rsidRPr="007621F2" w:rsidRDefault="00517C89">
            <w:pPr>
              <w:spacing w:line="226" w:lineRule="exact"/>
              <w:rPr>
                <w:szCs w:val="20"/>
              </w:rPr>
            </w:pPr>
            <w:r w:rsidRPr="007621F2">
              <w:rPr>
                <w:szCs w:val="20"/>
              </w:rPr>
              <w:t>Det innebär i praktiken att aggregerande tjänster inte används när detta fält anges.</w:t>
            </w:r>
          </w:p>
          <w:p w14:paraId="0FC81ABD" w14:textId="77777777" w:rsidR="00517C89" w:rsidRPr="007621F2" w:rsidRDefault="00517C89" w:rsidP="003A6D72">
            <w:pPr>
              <w:spacing w:line="226" w:lineRule="exact"/>
              <w:rPr>
                <w:szCs w:val="20"/>
              </w:rPr>
            </w:pPr>
          </w:p>
          <w:p w14:paraId="7E189E89" w14:textId="0AB67751" w:rsidR="00517C89" w:rsidRPr="007621F2" w:rsidRDefault="00517C89">
            <w:pPr>
              <w:rPr>
                <w:szCs w:val="20"/>
              </w:rPr>
            </w:pPr>
            <w:r w:rsidRPr="007621F2">
              <w:rPr>
                <w:szCs w:val="20"/>
              </w:rPr>
              <w:t>Fältet är tvingande om careContactId angivits.</w:t>
            </w:r>
          </w:p>
        </w:tc>
        <w:tc>
          <w:tcPr>
            <w:tcW w:w="1192" w:type="dxa"/>
          </w:tcPr>
          <w:p w14:paraId="150C09D0" w14:textId="77777777" w:rsidR="00517C89" w:rsidRPr="007621F2" w:rsidRDefault="00517C89" w:rsidP="003A6D72">
            <w:pPr>
              <w:spacing w:line="229" w:lineRule="exact"/>
              <w:ind w:left="142"/>
              <w:jc w:val="center"/>
              <w:rPr>
                <w:szCs w:val="20"/>
              </w:rPr>
            </w:pPr>
            <w:r w:rsidRPr="007621F2">
              <w:rPr>
                <w:szCs w:val="20"/>
              </w:rPr>
              <w:t>0</w:t>
            </w:r>
            <w:proofErr w:type="gramStart"/>
            <w:r w:rsidRPr="007621F2">
              <w:rPr>
                <w:szCs w:val="20"/>
              </w:rPr>
              <w:t>..</w:t>
            </w:r>
            <w:proofErr w:type="gramEnd"/>
            <w:r w:rsidRPr="007621F2">
              <w:rPr>
                <w:szCs w:val="20"/>
              </w:rPr>
              <w:t>1</w:t>
            </w:r>
          </w:p>
          <w:p w14:paraId="09E12A90" w14:textId="77777777" w:rsidR="00517C89" w:rsidRPr="007621F2" w:rsidRDefault="00517C89" w:rsidP="003A6D72">
            <w:pPr>
              <w:spacing w:line="229" w:lineRule="exact"/>
              <w:ind w:left="142"/>
              <w:jc w:val="center"/>
              <w:rPr>
                <w:szCs w:val="20"/>
              </w:rPr>
            </w:pPr>
          </w:p>
          <w:p w14:paraId="1E2A7A0E" w14:textId="77777777" w:rsidR="00517C89" w:rsidRPr="007621F2" w:rsidRDefault="00517C89" w:rsidP="003A6D72">
            <w:pPr>
              <w:spacing w:line="229" w:lineRule="exact"/>
              <w:ind w:left="142"/>
              <w:jc w:val="center"/>
              <w:rPr>
                <w:szCs w:val="20"/>
              </w:rPr>
            </w:pPr>
          </w:p>
          <w:p w14:paraId="1186D6F9" w14:textId="77777777" w:rsidR="00517C89" w:rsidRPr="007621F2" w:rsidRDefault="00517C89" w:rsidP="003A6D72">
            <w:pPr>
              <w:jc w:val="center"/>
              <w:rPr>
                <w:szCs w:val="20"/>
              </w:rPr>
            </w:pPr>
          </w:p>
        </w:tc>
      </w:tr>
      <w:tr w:rsidR="00517C89" w:rsidRPr="007621F2" w14:paraId="7E738649" w14:textId="77777777" w:rsidTr="003A6D72">
        <w:tc>
          <w:tcPr>
            <w:tcW w:w="2802" w:type="dxa"/>
          </w:tcPr>
          <w:p w14:paraId="61CC3DF1" w14:textId="5E993736" w:rsidR="00517C89" w:rsidRPr="007621F2" w:rsidRDefault="00517C89">
            <w:pPr>
              <w:rPr>
                <w:szCs w:val="20"/>
              </w:rPr>
            </w:pPr>
            <w:r w:rsidRPr="007621F2">
              <w:rPr>
                <w:szCs w:val="20"/>
              </w:rPr>
              <w:t>careContactId</w:t>
            </w:r>
          </w:p>
        </w:tc>
        <w:tc>
          <w:tcPr>
            <w:tcW w:w="1701" w:type="dxa"/>
          </w:tcPr>
          <w:p w14:paraId="73713B5C" w14:textId="36E80170" w:rsidR="00517C89" w:rsidRPr="007621F2" w:rsidRDefault="00517C89">
            <w:pPr>
              <w:rPr>
                <w:szCs w:val="20"/>
              </w:rPr>
            </w:pPr>
            <w:r w:rsidRPr="007621F2">
              <w:rPr>
                <w:spacing w:val="-1"/>
                <w:szCs w:val="20"/>
              </w:rPr>
              <w:t>string</w:t>
            </w:r>
          </w:p>
        </w:tc>
        <w:tc>
          <w:tcPr>
            <w:tcW w:w="3827" w:type="dxa"/>
          </w:tcPr>
          <w:p w14:paraId="59FF3F71" w14:textId="7D8BF1F6" w:rsidR="00517C89" w:rsidRPr="007621F2" w:rsidRDefault="00517C89">
            <w:pPr>
              <w:rPr>
                <w:szCs w:val="20"/>
              </w:rPr>
            </w:pPr>
            <w:r w:rsidRPr="007621F2">
              <w:rPr>
                <w:spacing w:val="-1"/>
                <w:szCs w:val="20"/>
              </w:rPr>
              <w:t>Begränsar sökningen till den vård- och omsorgskontakt som föranlett den information som omfattas av dokumentet. Identiteten är unik inom källsystemet</w:t>
            </w:r>
            <w:r w:rsidRPr="007621F2">
              <w:rPr>
                <w:szCs w:val="20"/>
              </w:rPr>
              <w:t>.</w:t>
            </w:r>
          </w:p>
        </w:tc>
        <w:tc>
          <w:tcPr>
            <w:tcW w:w="1192" w:type="dxa"/>
          </w:tcPr>
          <w:p w14:paraId="3031B82E" w14:textId="7CCE671F"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w:t>
            </w:r>
          </w:p>
        </w:tc>
      </w:tr>
      <w:tr w:rsidR="00517C89" w:rsidRPr="007621F2" w14:paraId="205815B2" w14:textId="77777777" w:rsidTr="003A6D72">
        <w:tc>
          <w:tcPr>
            <w:tcW w:w="2802" w:type="dxa"/>
          </w:tcPr>
          <w:p w14:paraId="67750F5D" w14:textId="6AB957AF" w:rsidR="00517C89" w:rsidRPr="007621F2" w:rsidRDefault="00517C89">
            <w:pPr>
              <w:rPr>
                <w:b/>
                <w:szCs w:val="20"/>
              </w:rPr>
            </w:pPr>
            <w:r w:rsidRPr="007621F2">
              <w:rPr>
                <w:b/>
                <w:szCs w:val="20"/>
              </w:rPr>
              <w:t>Svar</w:t>
            </w:r>
          </w:p>
        </w:tc>
        <w:tc>
          <w:tcPr>
            <w:tcW w:w="1701" w:type="dxa"/>
          </w:tcPr>
          <w:p w14:paraId="10DB4698" w14:textId="77777777" w:rsidR="00517C89" w:rsidRPr="007621F2" w:rsidRDefault="00517C89">
            <w:pPr>
              <w:rPr>
                <w:b/>
                <w:szCs w:val="20"/>
              </w:rPr>
            </w:pPr>
          </w:p>
        </w:tc>
        <w:tc>
          <w:tcPr>
            <w:tcW w:w="3827" w:type="dxa"/>
          </w:tcPr>
          <w:p w14:paraId="472FE699" w14:textId="77777777" w:rsidR="00517C89" w:rsidRPr="007621F2" w:rsidRDefault="00517C89">
            <w:pPr>
              <w:rPr>
                <w:b/>
                <w:szCs w:val="20"/>
              </w:rPr>
            </w:pPr>
          </w:p>
        </w:tc>
        <w:tc>
          <w:tcPr>
            <w:tcW w:w="1192" w:type="dxa"/>
          </w:tcPr>
          <w:p w14:paraId="13AE49F6" w14:textId="77777777" w:rsidR="00517C89" w:rsidRPr="007621F2" w:rsidRDefault="00517C89" w:rsidP="003A6D72">
            <w:pPr>
              <w:jc w:val="center"/>
              <w:rPr>
                <w:b/>
                <w:szCs w:val="20"/>
              </w:rPr>
            </w:pPr>
          </w:p>
        </w:tc>
      </w:tr>
      <w:tr w:rsidR="00517C89" w:rsidRPr="007621F2" w14:paraId="179E8F02" w14:textId="77777777" w:rsidTr="003A6D72">
        <w:tc>
          <w:tcPr>
            <w:tcW w:w="2802" w:type="dxa"/>
          </w:tcPr>
          <w:p w14:paraId="06814AF4" w14:textId="5FCC2D71" w:rsidR="00517C89" w:rsidRPr="007621F2" w:rsidRDefault="00517C89" w:rsidP="003A6D72">
            <w:pPr>
              <w:spacing w:line="229" w:lineRule="exact"/>
              <w:rPr>
                <w:szCs w:val="20"/>
                <w:highlight w:val="yellow"/>
              </w:rPr>
            </w:pPr>
            <w:r w:rsidRPr="007621F2">
              <w:rPr>
                <w:szCs w:val="20"/>
              </w:rPr>
              <w:t xml:space="preserve"> </w:t>
            </w:r>
            <w:r w:rsidR="00293437" w:rsidRPr="007621F2">
              <w:rPr>
                <w:szCs w:val="20"/>
                <w:highlight w:val="yellow"/>
              </w:rPr>
              <w:t>ImagingOutcome</w:t>
            </w:r>
          </w:p>
          <w:p w14:paraId="3C2F2E66" w14:textId="77777777" w:rsidR="00517C89" w:rsidRPr="007621F2" w:rsidRDefault="00517C89">
            <w:pPr>
              <w:rPr>
                <w:szCs w:val="20"/>
                <w:highlight w:val="yellow"/>
              </w:rPr>
            </w:pPr>
          </w:p>
        </w:tc>
        <w:tc>
          <w:tcPr>
            <w:tcW w:w="1701" w:type="dxa"/>
          </w:tcPr>
          <w:p w14:paraId="29251602" w14:textId="39E58293" w:rsidR="00517C89" w:rsidRPr="007621F2" w:rsidRDefault="00293437" w:rsidP="003A6D72">
            <w:pPr>
              <w:spacing w:line="229" w:lineRule="exact"/>
              <w:rPr>
                <w:szCs w:val="20"/>
                <w:highlight w:val="yellow"/>
              </w:rPr>
            </w:pPr>
            <w:r w:rsidRPr="007621F2">
              <w:rPr>
                <w:szCs w:val="20"/>
                <w:highlight w:val="yellow"/>
              </w:rPr>
              <w:t>ImagingOutcome</w:t>
            </w:r>
            <w:r w:rsidR="00517C89" w:rsidRPr="007621F2">
              <w:rPr>
                <w:szCs w:val="20"/>
                <w:highlight w:val="yellow"/>
              </w:rPr>
              <w:t>Type</w:t>
            </w:r>
          </w:p>
          <w:p w14:paraId="7913C6C2" w14:textId="77777777" w:rsidR="00517C89" w:rsidRPr="007621F2" w:rsidRDefault="00517C89">
            <w:pPr>
              <w:rPr>
                <w:szCs w:val="20"/>
                <w:highlight w:val="yellow"/>
              </w:rPr>
            </w:pPr>
          </w:p>
        </w:tc>
        <w:tc>
          <w:tcPr>
            <w:tcW w:w="3827" w:type="dxa"/>
          </w:tcPr>
          <w:p w14:paraId="06BCFA2A" w14:textId="0ECA1A61" w:rsidR="00517C89" w:rsidRPr="007621F2" w:rsidRDefault="00517C89">
            <w:pPr>
              <w:rPr>
                <w:szCs w:val="20"/>
                <w:highlight w:val="yellow"/>
              </w:rPr>
            </w:pPr>
            <w:r w:rsidRPr="007621F2">
              <w:rPr>
                <w:szCs w:val="20"/>
                <w:highlight w:val="yellow"/>
              </w:rPr>
              <w:t>De Bild-resultat(dokument) som matchar begäran.</w:t>
            </w:r>
          </w:p>
        </w:tc>
        <w:tc>
          <w:tcPr>
            <w:tcW w:w="1192" w:type="dxa"/>
          </w:tcPr>
          <w:p w14:paraId="1AD5D023" w14:textId="7A62B1EF" w:rsidR="00517C89" w:rsidRPr="007621F2" w:rsidRDefault="00517C89" w:rsidP="003A6D72">
            <w:pPr>
              <w:jc w:val="center"/>
              <w:rPr>
                <w:szCs w:val="20"/>
              </w:rPr>
            </w:pPr>
            <w:r w:rsidRPr="007621F2">
              <w:rPr>
                <w:szCs w:val="20"/>
                <w:highlight w:val="yellow"/>
              </w:rPr>
              <w:t>0</w:t>
            </w:r>
            <w:proofErr w:type="gramStart"/>
            <w:r w:rsidRPr="007621F2">
              <w:rPr>
                <w:szCs w:val="20"/>
                <w:highlight w:val="yellow"/>
              </w:rPr>
              <w:t>.</w:t>
            </w:r>
            <w:r w:rsidRPr="007621F2">
              <w:rPr>
                <w:spacing w:val="-1"/>
                <w:szCs w:val="20"/>
                <w:highlight w:val="yellow"/>
              </w:rPr>
              <w:t>.</w:t>
            </w:r>
            <w:proofErr w:type="gramEnd"/>
            <w:r w:rsidRPr="007621F2">
              <w:rPr>
                <w:szCs w:val="20"/>
                <w:highlight w:val="yellow"/>
              </w:rPr>
              <w:t>*</w:t>
            </w:r>
          </w:p>
        </w:tc>
      </w:tr>
      <w:tr w:rsidR="00517C89" w:rsidRPr="007621F2" w14:paraId="6D532984" w14:textId="77777777" w:rsidTr="003A6D72">
        <w:tc>
          <w:tcPr>
            <w:tcW w:w="2802" w:type="dxa"/>
          </w:tcPr>
          <w:p w14:paraId="37510E98" w14:textId="3F522C27" w:rsidR="00517C89" w:rsidRPr="007621F2" w:rsidRDefault="00517C89" w:rsidP="003A6D72">
            <w:pPr>
              <w:spacing w:line="229" w:lineRule="exact"/>
              <w:rPr>
                <w:i/>
                <w:szCs w:val="20"/>
                <w:highlight w:val="yellow"/>
              </w:rPr>
            </w:pPr>
            <w:r w:rsidRPr="007621F2">
              <w:rPr>
                <w:i/>
                <w:szCs w:val="20"/>
              </w:rPr>
              <w:t xml:space="preserve"> </w:t>
            </w:r>
            <w:proofErr w:type="gramStart"/>
            <w:r w:rsidRPr="007621F2">
              <w:rPr>
                <w:i/>
                <w:szCs w:val="20"/>
                <w:highlight w:val="yellow"/>
              </w:rPr>
              <w:t>..</w:t>
            </w:r>
            <w:proofErr w:type="gramEnd"/>
            <w:r w:rsidRPr="007621F2">
              <w:rPr>
                <w:i/>
                <w:szCs w:val="20"/>
                <w:highlight w:val="yellow"/>
              </w:rPr>
              <w:t>/</w:t>
            </w:r>
            <w:r w:rsidR="00293437" w:rsidRPr="007621F2">
              <w:rPr>
                <w:i/>
                <w:szCs w:val="20"/>
                <w:highlight w:val="yellow"/>
              </w:rPr>
              <w:t>imagingOutcome</w:t>
            </w:r>
            <w:r w:rsidRPr="007621F2">
              <w:rPr>
                <w:i/>
                <w:szCs w:val="20"/>
                <w:highlight w:val="yellow"/>
              </w:rPr>
              <w:t>Header</w:t>
            </w:r>
          </w:p>
          <w:p w14:paraId="38E0ED5C" w14:textId="77777777" w:rsidR="00517C89" w:rsidRPr="007621F2" w:rsidRDefault="00517C89">
            <w:pPr>
              <w:rPr>
                <w:szCs w:val="20"/>
                <w:highlight w:val="yellow"/>
              </w:rPr>
            </w:pPr>
          </w:p>
        </w:tc>
        <w:tc>
          <w:tcPr>
            <w:tcW w:w="1701" w:type="dxa"/>
          </w:tcPr>
          <w:p w14:paraId="27FEADA7" w14:textId="3BA99EEE" w:rsidR="00517C89" w:rsidRPr="007621F2" w:rsidRDefault="00517C89">
            <w:pPr>
              <w:rPr>
                <w:szCs w:val="20"/>
                <w:highlight w:val="yellow"/>
              </w:rPr>
            </w:pPr>
            <w:r w:rsidRPr="007621F2">
              <w:rPr>
                <w:i/>
                <w:szCs w:val="20"/>
                <w:highlight w:val="yellow"/>
              </w:rPr>
              <w:t>PatientSummaryHeaderType</w:t>
            </w:r>
          </w:p>
        </w:tc>
        <w:tc>
          <w:tcPr>
            <w:tcW w:w="3827" w:type="dxa"/>
          </w:tcPr>
          <w:p w14:paraId="7058A13A" w14:textId="7542F5C3" w:rsidR="00517C89" w:rsidRPr="007621F2" w:rsidRDefault="00517C89">
            <w:pPr>
              <w:rPr>
                <w:szCs w:val="20"/>
                <w:highlight w:val="yellow"/>
              </w:rPr>
            </w:pPr>
            <w:r w:rsidRPr="007621F2">
              <w:rPr>
                <w:i/>
                <w:szCs w:val="20"/>
                <w:highlight w:val="yellow"/>
              </w:rPr>
              <w:t>Innehåller basinformation om dokumentet</w:t>
            </w:r>
          </w:p>
        </w:tc>
        <w:tc>
          <w:tcPr>
            <w:tcW w:w="1192" w:type="dxa"/>
          </w:tcPr>
          <w:p w14:paraId="132E2BCE" w14:textId="24DB29DC" w:rsidR="00517C89" w:rsidRPr="007621F2" w:rsidRDefault="00517C89" w:rsidP="003A6D72">
            <w:pPr>
              <w:jc w:val="center"/>
              <w:rPr>
                <w:szCs w:val="20"/>
              </w:rPr>
            </w:pPr>
            <w:r w:rsidRPr="007621F2">
              <w:rPr>
                <w:i/>
                <w:szCs w:val="20"/>
                <w:highlight w:val="yellow"/>
              </w:rPr>
              <w:t>1</w:t>
            </w:r>
            <w:proofErr w:type="gramStart"/>
            <w:r w:rsidRPr="007621F2">
              <w:rPr>
                <w:i/>
                <w:szCs w:val="20"/>
                <w:highlight w:val="yellow"/>
              </w:rPr>
              <w:t>..</w:t>
            </w:r>
            <w:proofErr w:type="gramEnd"/>
            <w:r w:rsidRPr="007621F2">
              <w:rPr>
                <w:i/>
                <w:szCs w:val="20"/>
                <w:highlight w:val="yellow"/>
              </w:rPr>
              <w:t>1</w:t>
            </w:r>
          </w:p>
        </w:tc>
      </w:tr>
      <w:tr w:rsidR="00517C89" w:rsidRPr="007621F2" w14:paraId="1D04CE35" w14:textId="77777777" w:rsidTr="003A6D72">
        <w:tc>
          <w:tcPr>
            <w:tcW w:w="2802" w:type="dxa"/>
          </w:tcPr>
          <w:p w14:paraId="2A6CA930" w14:textId="06E1A5AE" w:rsidR="00517C89" w:rsidRPr="007621F2" w:rsidRDefault="00517C89">
            <w:pPr>
              <w:rPr>
                <w:szCs w:val="20"/>
              </w:rPr>
            </w:pPr>
            <w:proofErr w:type="gramStart"/>
            <w:r w:rsidRPr="007621F2">
              <w:rPr>
                <w:szCs w:val="20"/>
              </w:rPr>
              <w:t>..</w:t>
            </w:r>
            <w:proofErr w:type="gramEnd"/>
            <w:r w:rsidRPr="007621F2">
              <w:rPr>
                <w:szCs w:val="20"/>
              </w:rPr>
              <w:t>/../documentId</w:t>
            </w:r>
          </w:p>
        </w:tc>
        <w:tc>
          <w:tcPr>
            <w:tcW w:w="1701" w:type="dxa"/>
          </w:tcPr>
          <w:p w14:paraId="25A35036" w14:textId="199DC600" w:rsidR="00517C89" w:rsidRPr="007621F2" w:rsidRDefault="00517C89">
            <w:pPr>
              <w:rPr>
                <w:szCs w:val="20"/>
              </w:rPr>
            </w:pPr>
            <w:r w:rsidRPr="007621F2">
              <w:rPr>
                <w:szCs w:val="20"/>
              </w:rPr>
              <w:t>string</w:t>
            </w:r>
          </w:p>
        </w:tc>
        <w:tc>
          <w:tcPr>
            <w:tcW w:w="3827" w:type="dxa"/>
          </w:tcPr>
          <w:p w14:paraId="54C1B3E8" w14:textId="77777777" w:rsidR="00517C89" w:rsidRPr="007621F2" w:rsidRDefault="00517C89">
            <w:pPr>
              <w:pStyle w:val="TableParagraph"/>
              <w:rPr>
                <w:rFonts w:ascii="Georgia" w:hAnsi="Georgia" w:cs="Times New Roman"/>
                <w:sz w:val="20"/>
                <w:szCs w:val="20"/>
              </w:rPr>
            </w:pPr>
            <w:r w:rsidRPr="007621F2">
              <w:rPr>
                <w:rFonts w:ascii="Georgia" w:hAnsi="Georgia" w:cs="Times New Roman"/>
                <w:sz w:val="20"/>
                <w:szCs w:val="20"/>
              </w:rPr>
              <w:t>Dokumentets identitet som är unik inom källsystemet. Svars-id i NPÖ RIV 2.2.0 avsnitt 5.3</w:t>
            </w:r>
          </w:p>
          <w:p w14:paraId="0548DCD2" w14:textId="77777777" w:rsidR="00517C89" w:rsidRPr="007621F2" w:rsidRDefault="00517C89">
            <w:pPr>
              <w:rPr>
                <w:szCs w:val="20"/>
              </w:rPr>
            </w:pPr>
          </w:p>
        </w:tc>
        <w:tc>
          <w:tcPr>
            <w:tcW w:w="1192" w:type="dxa"/>
          </w:tcPr>
          <w:p w14:paraId="574C166A" w14:textId="261FB72E"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66EF179B" w14:textId="77777777" w:rsidTr="003A6D72">
        <w:tc>
          <w:tcPr>
            <w:tcW w:w="2802" w:type="dxa"/>
          </w:tcPr>
          <w:p w14:paraId="5C6777BB" w14:textId="29C328C5" w:rsidR="00517C89" w:rsidRPr="007621F2" w:rsidRDefault="00517C89">
            <w:pPr>
              <w:rPr>
                <w:szCs w:val="20"/>
              </w:rPr>
            </w:pPr>
            <w:proofErr w:type="gramStart"/>
            <w:r w:rsidRPr="007621F2">
              <w:rPr>
                <w:szCs w:val="20"/>
              </w:rPr>
              <w:t>..</w:t>
            </w:r>
            <w:proofErr w:type="gramEnd"/>
            <w:r w:rsidRPr="007621F2">
              <w:rPr>
                <w:szCs w:val="20"/>
              </w:rPr>
              <w:t>/../sourceSystemHSAId</w:t>
            </w:r>
          </w:p>
        </w:tc>
        <w:tc>
          <w:tcPr>
            <w:tcW w:w="1701" w:type="dxa"/>
          </w:tcPr>
          <w:p w14:paraId="08692EC8" w14:textId="3EFFC4DD" w:rsidR="00517C89" w:rsidRPr="007621F2" w:rsidRDefault="00517C89">
            <w:pPr>
              <w:rPr>
                <w:szCs w:val="20"/>
              </w:rPr>
            </w:pPr>
            <w:r w:rsidRPr="007621F2">
              <w:rPr>
                <w:szCs w:val="20"/>
              </w:rPr>
              <w:t>HSAIdType</w:t>
            </w:r>
          </w:p>
        </w:tc>
        <w:tc>
          <w:tcPr>
            <w:tcW w:w="3827" w:type="dxa"/>
          </w:tcPr>
          <w:p w14:paraId="46346D12" w14:textId="75302E12" w:rsidR="00517C89" w:rsidRPr="007621F2" w:rsidRDefault="00517C89">
            <w:pPr>
              <w:rPr>
                <w:szCs w:val="20"/>
              </w:rPr>
            </w:pPr>
            <w:r w:rsidRPr="007621F2">
              <w:rPr>
                <w:szCs w:val="20"/>
              </w:rPr>
              <w:t>HSA-id för det system som dokumentet är skapat i.</w:t>
            </w:r>
          </w:p>
        </w:tc>
        <w:tc>
          <w:tcPr>
            <w:tcW w:w="1192" w:type="dxa"/>
          </w:tcPr>
          <w:p w14:paraId="64493124" w14:textId="546455EF"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06BBC0DD" w14:textId="77777777" w:rsidTr="003A6D72">
        <w:tc>
          <w:tcPr>
            <w:tcW w:w="2802" w:type="dxa"/>
          </w:tcPr>
          <w:p w14:paraId="7D6973DD" w14:textId="28419328" w:rsidR="00517C89" w:rsidRPr="007621F2" w:rsidRDefault="00517C89">
            <w:pPr>
              <w:rPr>
                <w:szCs w:val="20"/>
              </w:rPr>
            </w:pPr>
            <w:proofErr w:type="gramStart"/>
            <w:r w:rsidRPr="007621F2">
              <w:rPr>
                <w:szCs w:val="20"/>
              </w:rPr>
              <w:t>..</w:t>
            </w:r>
            <w:proofErr w:type="gramEnd"/>
            <w:r w:rsidRPr="007621F2">
              <w:rPr>
                <w:szCs w:val="20"/>
              </w:rPr>
              <w:t>/../documentTitle</w:t>
            </w:r>
          </w:p>
        </w:tc>
        <w:tc>
          <w:tcPr>
            <w:tcW w:w="1701" w:type="dxa"/>
          </w:tcPr>
          <w:p w14:paraId="518EEE54" w14:textId="76B73D7E" w:rsidR="00517C89" w:rsidRPr="007621F2" w:rsidRDefault="00517C89">
            <w:pPr>
              <w:rPr>
                <w:szCs w:val="20"/>
              </w:rPr>
            </w:pPr>
            <w:r w:rsidRPr="007621F2">
              <w:rPr>
                <w:szCs w:val="20"/>
              </w:rPr>
              <w:t>string</w:t>
            </w:r>
          </w:p>
        </w:tc>
        <w:tc>
          <w:tcPr>
            <w:tcW w:w="3827" w:type="dxa"/>
          </w:tcPr>
          <w:p w14:paraId="7359EEE5" w14:textId="6EBF146A" w:rsidR="00517C89" w:rsidRPr="007621F2" w:rsidRDefault="00517C89">
            <w:pPr>
              <w:rPr>
                <w:szCs w:val="20"/>
              </w:rPr>
            </w:pPr>
            <w:r w:rsidRPr="007621F2">
              <w:rPr>
                <w:szCs w:val="20"/>
              </w:rPr>
              <w:t>Titel som beskriver den information som sänds i dokumentet.</w:t>
            </w:r>
          </w:p>
        </w:tc>
        <w:tc>
          <w:tcPr>
            <w:tcW w:w="1192" w:type="dxa"/>
          </w:tcPr>
          <w:p w14:paraId="5C2EB3FC" w14:textId="337F1A46"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2A2A72DE" w14:textId="77777777" w:rsidTr="003A6D72">
        <w:tc>
          <w:tcPr>
            <w:tcW w:w="2802" w:type="dxa"/>
          </w:tcPr>
          <w:p w14:paraId="6BE28A7E" w14:textId="2E1FBB55" w:rsidR="00517C89" w:rsidRPr="007621F2" w:rsidRDefault="00517C89">
            <w:pPr>
              <w:rPr>
                <w:szCs w:val="20"/>
              </w:rPr>
            </w:pPr>
            <w:proofErr w:type="gramStart"/>
            <w:r w:rsidRPr="007621F2">
              <w:rPr>
                <w:szCs w:val="20"/>
              </w:rPr>
              <w:t>..</w:t>
            </w:r>
            <w:proofErr w:type="gramEnd"/>
            <w:r w:rsidRPr="007621F2">
              <w:rPr>
                <w:szCs w:val="20"/>
              </w:rPr>
              <w:t>/../documentTime</w:t>
            </w:r>
          </w:p>
        </w:tc>
        <w:tc>
          <w:tcPr>
            <w:tcW w:w="1701" w:type="dxa"/>
          </w:tcPr>
          <w:p w14:paraId="6CE7E40E" w14:textId="126285CC" w:rsidR="00517C89" w:rsidRPr="007621F2" w:rsidRDefault="00517C89">
            <w:pPr>
              <w:rPr>
                <w:szCs w:val="20"/>
              </w:rPr>
            </w:pPr>
            <w:r w:rsidRPr="007621F2">
              <w:rPr>
                <w:szCs w:val="20"/>
              </w:rPr>
              <w:t>TimeStampType</w:t>
            </w:r>
          </w:p>
        </w:tc>
        <w:tc>
          <w:tcPr>
            <w:tcW w:w="3827" w:type="dxa"/>
          </w:tcPr>
          <w:p w14:paraId="68B39562" w14:textId="77777777" w:rsidR="00517C89" w:rsidRPr="007621F2" w:rsidRDefault="00517C89">
            <w:pPr>
              <w:spacing w:line="229" w:lineRule="exact"/>
              <w:rPr>
                <w:szCs w:val="20"/>
              </w:rPr>
            </w:pPr>
            <w:r w:rsidRPr="007621F2">
              <w:rPr>
                <w:szCs w:val="20"/>
              </w:rPr>
              <w:t xml:space="preserve">Händelsetidpunkt, om sådan finns. Tidpunkten bör vara då undersökningen </w:t>
            </w:r>
            <w:proofErr w:type="gramStart"/>
            <w:r w:rsidRPr="007621F2">
              <w:rPr>
                <w:szCs w:val="20"/>
              </w:rPr>
              <w:t>gjordes inte</w:t>
            </w:r>
            <w:proofErr w:type="gramEnd"/>
            <w:r w:rsidRPr="007621F2">
              <w:rPr>
                <w:szCs w:val="20"/>
              </w:rPr>
              <w:t xml:space="preserve"> när bilden skapades (t.ex. skannad bild).</w:t>
            </w:r>
          </w:p>
          <w:p w14:paraId="1724D6AA" w14:textId="77777777" w:rsidR="00517C89" w:rsidRPr="007621F2" w:rsidRDefault="00517C89">
            <w:pPr>
              <w:rPr>
                <w:szCs w:val="20"/>
              </w:rPr>
            </w:pPr>
          </w:p>
        </w:tc>
        <w:tc>
          <w:tcPr>
            <w:tcW w:w="1192" w:type="dxa"/>
          </w:tcPr>
          <w:p w14:paraId="7B4BE8AF" w14:textId="4C76CC3C"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12C83BDB" w14:textId="77777777" w:rsidTr="003A6D72">
        <w:tc>
          <w:tcPr>
            <w:tcW w:w="2802" w:type="dxa"/>
          </w:tcPr>
          <w:p w14:paraId="39857AB4" w14:textId="0485E867" w:rsidR="00517C89" w:rsidRPr="007621F2" w:rsidRDefault="00517C89">
            <w:pPr>
              <w:rPr>
                <w:szCs w:val="20"/>
              </w:rPr>
            </w:pPr>
            <w:proofErr w:type="gramStart"/>
            <w:r w:rsidRPr="007621F2">
              <w:rPr>
                <w:i/>
                <w:szCs w:val="20"/>
              </w:rPr>
              <w:t>..</w:t>
            </w:r>
            <w:proofErr w:type="gramEnd"/>
            <w:r w:rsidRPr="007621F2">
              <w:rPr>
                <w:i/>
                <w:szCs w:val="20"/>
              </w:rPr>
              <w:t>/../patientId</w:t>
            </w:r>
          </w:p>
        </w:tc>
        <w:tc>
          <w:tcPr>
            <w:tcW w:w="1701" w:type="dxa"/>
          </w:tcPr>
          <w:p w14:paraId="50C10CE1" w14:textId="2031594A" w:rsidR="00517C89" w:rsidRPr="007621F2" w:rsidRDefault="00517C89">
            <w:pPr>
              <w:rPr>
                <w:szCs w:val="20"/>
              </w:rPr>
            </w:pPr>
            <w:r w:rsidRPr="007621F2">
              <w:rPr>
                <w:i/>
                <w:spacing w:val="-1"/>
                <w:szCs w:val="20"/>
              </w:rPr>
              <w:t>PersonIdType</w:t>
            </w:r>
          </w:p>
        </w:tc>
        <w:tc>
          <w:tcPr>
            <w:tcW w:w="3827" w:type="dxa"/>
          </w:tcPr>
          <w:p w14:paraId="1917E424" w14:textId="203B2342" w:rsidR="00517C89" w:rsidRPr="007621F2" w:rsidRDefault="00517C89">
            <w:pPr>
              <w:rPr>
                <w:szCs w:val="20"/>
              </w:rPr>
            </w:pPr>
            <w:r w:rsidRPr="007621F2">
              <w:rPr>
                <w:i/>
                <w:szCs w:val="20"/>
              </w:rPr>
              <w:t xml:space="preserve">Identifierare för patient. </w:t>
            </w:r>
          </w:p>
        </w:tc>
        <w:tc>
          <w:tcPr>
            <w:tcW w:w="1192" w:type="dxa"/>
          </w:tcPr>
          <w:p w14:paraId="4497E8BC" w14:textId="17C4575F" w:rsidR="00517C89" w:rsidRPr="007621F2" w:rsidRDefault="00517C89" w:rsidP="003A6D72">
            <w:pPr>
              <w:jc w:val="center"/>
              <w:rPr>
                <w:szCs w:val="20"/>
              </w:rPr>
            </w:pPr>
            <w:r w:rsidRPr="007621F2">
              <w:rPr>
                <w:i/>
                <w:szCs w:val="20"/>
              </w:rPr>
              <w:t>1</w:t>
            </w:r>
            <w:proofErr w:type="gramStart"/>
            <w:r w:rsidRPr="007621F2">
              <w:rPr>
                <w:i/>
                <w:szCs w:val="20"/>
              </w:rPr>
              <w:t>..</w:t>
            </w:r>
            <w:proofErr w:type="gramEnd"/>
            <w:r w:rsidRPr="007621F2">
              <w:rPr>
                <w:i/>
                <w:szCs w:val="20"/>
              </w:rPr>
              <w:t>1</w:t>
            </w:r>
          </w:p>
        </w:tc>
      </w:tr>
      <w:tr w:rsidR="00517C89" w:rsidRPr="007621F2" w14:paraId="57803A3C" w14:textId="77777777" w:rsidTr="003A6D72">
        <w:tc>
          <w:tcPr>
            <w:tcW w:w="2802" w:type="dxa"/>
          </w:tcPr>
          <w:p w14:paraId="26AD05F2" w14:textId="62589A6C" w:rsidR="00517C89" w:rsidRPr="007621F2" w:rsidRDefault="00517C89">
            <w:pPr>
              <w:rPr>
                <w:szCs w:val="20"/>
              </w:rPr>
            </w:pPr>
            <w:proofErr w:type="gramStart"/>
            <w:r w:rsidRPr="007621F2">
              <w:rPr>
                <w:szCs w:val="20"/>
              </w:rPr>
              <w:t>..</w:t>
            </w:r>
            <w:proofErr w:type="gramEnd"/>
            <w:r w:rsidRPr="007621F2">
              <w:rPr>
                <w:szCs w:val="20"/>
              </w:rPr>
              <w:t>/../../id</w:t>
            </w:r>
          </w:p>
        </w:tc>
        <w:tc>
          <w:tcPr>
            <w:tcW w:w="1701" w:type="dxa"/>
          </w:tcPr>
          <w:p w14:paraId="56C9D008" w14:textId="7C2902F0" w:rsidR="00517C89" w:rsidRPr="007621F2" w:rsidRDefault="00517C89">
            <w:pPr>
              <w:rPr>
                <w:szCs w:val="20"/>
              </w:rPr>
            </w:pPr>
            <w:r w:rsidRPr="007621F2">
              <w:rPr>
                <w:szCs w:val="20"/>
              </w:rPr>
              <w:t>string</w:t>
            </w:r>
          </w:p>
        </w:tc>
        <w:tc>
          <w:tcPr>
            <w:tcW w:w="3827" w:type="dxa"/>
          </w:tcPr>
          <w:p w14:paraId="173EA8D0" w14:textId="4C62ABFF" w:rsidR="00517C89" w:rsidRPr="007621F2" w:rsidRDefault="00517C89">
            <w:pPr>
              <w:rPr>
                <w:szCs w:val="20"/>
              </w:rPr>
            </w:pPr>
            <w:r w:rsidRPr="007621F2">
              <w:rPr>
                <w:szCs w:val="20"/>
              </w:rPr>
              <w:t>Identiteten enligt den identitetstyp (type) som angivits. Anges med 12 tecken utan bindestreck.</w:t>
            </w:r>
          </w:p>
        </w:tc>
        <w:tc>
          <w:tcPr>
            <w:tcW w:w="1192" w:type="dxa"/>
          </w:tcPr>
          <w:p w14:paraId="59DEE83C" w14:textId="006D2464"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3FCDBAD8" w14:textId="77777777" w:rsidTr="003A6D72">
        <w:tc>
          <w:tcPr>
            <w:tcW w:w="2802" w:type="dxa"/>
          </w:tcPr>
          <w:p w14:paraId="6D46F3F9" w14:textId="7619C021" w:rsidR="00517C89" w:rsidRPr="007621F2" w:rsidRDefault="00517C89">
            <w:pPr>
              <w:rPr>
                <w:szCs w:val="20"/>
              </w:rPr>
            </w:pPr>
            <w:proofErr w:type="gramStart"/>
            <w:r w:rsidRPr="007621F2">
              <w:rPr>
                <w:szCs w:val="20"/>
              </w:rPr>
              <w:t>..</w:t>
            </w:r>
            <w:proofErr w:type="gramEnd"/>
            <w:r w:rsidRPr="007621F2">
              <w:rPr>
                <w:szCs w:val="20"/>
              </w:rPr>
              <w:t>/../../type</w:t>
            </w:r>
          </w:p>
        </w:tc>
        <w:tc>
          <w:tcPr>
            <w:tcW w:w="1701" w:type="dxa"/>
          </w:tcPr>
          <w:p w14:paraId="560A920A" w14:textId="54ECADD8" w:rsidR="00517C89" w:rsidRPr="007621F2" w:rsidRDefault="00517C89">
            <w:pPr>
              <w:rPr>
                <w:szCs w:val="20"/>
              </w:rPr>
            </w:pPr>
            <w:r w:rsidRPr="007621F2">
              <w:rPr>
                <w:szCs w:val="20"/>
              </w:rPr>
              <w:t>string</w:t>
            </w:r>
          </w:p>
        </w:tc>
        <w:tc>
          <w:tcPr>
            <w:tcW w:w="3827" w:type="dxa"/>
          </w:tcPr>
          <w:p w14:paraId="6E9169C3" w14:textId="16D62697" w:rsidR="00517C89" w:rsidRPr="007621F2" w:rsidRDefault="00517C89">
            <w:pPr>
              <w:rPr>
                <w:szCs w:val="20"/>
              </w:rPr>
            </w:pPr>
            <w:r w:rsidRPr="007621F2">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w:t>
            </w:r>
            <w:proofErr w:type="gramStart"/>
            <w:r w:rsidRPr="007621F2">
              <w:rPr>
                <w:szCs w:val="20"/>
              </w:rPr>
              <w:t>97.3.1</w:t>
            </w:r>
            <w:proofErr w:type="gramEnd"/>
            <w:r w:rsidRPr="007621F2">
              <w:rPr>
                <w:szCs w:val="20"/>
              </w:rPr>
              <w:t>.3)</w:t>
            </w:r>
          </w:p>
        </w:tc>
        <w:tc>
          <w:tcPr>
            <w:tcW w:w="1192" w:type="dxa"/>
          </w:tcPr>
          <w:p w14:paraId="5B935FC4" w14:textId="309330A5"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1900F0B0" w14:textId="77777777" w:rsidTr="003A6D72">
        <w:tc>
          <w:tcPr>
            <w:tcW w:w="2802" w:type="dxa"/>
          </w:tcPr>
          <w:p w14:paraId="19BDEFDA" w14:textId="77777777" w:rsidR="00517C89" w:rsidRPr="007621F2" w:rsidRDefault="00517C89" w:rsidP="003A6D72">
            <w:pPr>
              <w:spacing w:line="229" w:lineRule="exact"/>
              <w:rPr>
                <w:i/>
                <w:szCs w:val="20"/>
              </w:rPr>
            </w:pPr>
            <w:proofErr w:type="gramStart"/>
            <w:r w:rsidRPr="007621F2">
              <w:rPr>
                <w:i/>
                <w:szCs w:val="20"/>
              </w:rPr>
              <w:t>..</w:t>
            </w:r>
            <w:proofErr w:type="gramEnd"/>
            <w:r w:rsidRPr="007621F2">
              <w:rPr>
                <w:i/>
                <w:szCs w:val="20"/>
              </w:rPr>
              <w:t>/../accountableHealthcareProfessional</w:t>
            </w:r>
          </w:p>
          <w:p w14:paraId="5285C5BD" w14:textId="77777777" w:rsidR="00517C89" w:rsidRPr="007621F2" w:rsidRDefault="00517C89">
            <w:pPr>
              <w:rPr>
                <w:szCs w:val="20"/>
              </w:rPr>
            </w:pPr>
          </w:p>
        </w:tc>
        <w:tc>
          <w:tcPr>
            <w:tcW w:w="1701" w:type="dxa"/>
          </w:tcPr>
          <w:p w14:paraId="26A743BB" w14:textId="77777777" w:rsidR="00517C89" w:rsidRPr="007621F2" w:rsidRDefault="00517C89" w:rsidP="003A6D72">
            <w:pPr>
              <w:spacing w:line="229" w:lineRule="exact"/>
              <w:rPr>
                <w:i/>
                <w:szCs w:val="20"/>
              </w:rPr>
            </w:pPr>
            <w:r w:rsidRPr="007621F2">
              <w:rPr>
                <w:i/>
                <w:szCs w:val="20"/>
              </w:rPr>
              <w:t>HealthcareProfessionalType</w:t>
            </w:r>
          </w:p>
          <w:p w14:paraId="70FFB242" w14:textId="77777777" w:rsidR="00517C89" w:rsidRPr="007621F2" w:rsidRDefault="00517C89">
            <w:pPr>
              <w:rPr>
                <w:szCs w:val="20"/>
              </w:rPr>
            </w:pPr>
          </w:p>
        </w:tc>
        <w:tc>
          <w:tcPr>
            <w:tcW w:w="3827" w:type="dxa"/>
          </w:tcPr>
          <w:p w14:paraId="1C667C93" w14:textId="79DE25FC" w:rsidR="00517C89" w:rsidRPr="007621F2" w:rsidRDefault="00517C89">
            <w:pPr>
              <w:rPr>
                <w:szCs w:val="20"/>
              </w:rPr>
            </w:pPr>
            <w:r w:rsidRPr="007621F2">
              <w:rPr>
                <w:i/>
                <w:szCs w:val="20"/>
              </w:rPr>
              <w:t>Ansvarig hälso- och sjukvårdsperson. Ansvarig för undersökningsresultatet. Avser person som är ansvarig för det samlade dokumentet.</w:t>
            </w:r>
          </w:p>
        </w:tc>
        <w:tc>
          <w:tcPr>
            <w:tcW w:w="1192" w:type="dxa"/>
          </w:tcPr>
          <w:p w14:paraId="22C5CAC7" w14:textId="5A643892" w:rsidR="00517C89" w:rsidRPr="007621F2" w:rsidRDefault="00517C89" w:rsidP="003A6D72">
            <w:pPr>
              <w:jc w:val="center"/>
              <w:rPr>
                <w:szCs w:val="20"/>
              </w:rPr>
            </w:pPr>
            <w:r w:rsidRPr="007621F2">
              <w:rPr>
                <w:i/>
                <w:szCs w:val="20"/>
              </w:rPr>
              <w:t>1</w:t>
            </w:r>
            <w:proofErr w:type="gramStart"/>
            <w:r w:rsidRPr="007621F2">
              <w:rPr>
                <w:i/>
                <w:szCs w:val="20"/>
              </w:rPr>
              <w:t>..</w:t>
            </w:r>
            <w:proofErr w:type="gramEnd"/>
            <w:r w:rsidRPr="007621F2">
              <w:rPr>
                <w:i/>
                <w:szCs w:val="20"/>
              </w:rPr>
              <w:t>1</w:t>
            </w:r>
          </w:p>
        </w:tc>
      </w:tr>
      <w:tr w:rsidR="00517C89" w:rsidRPr="007621F2" w14:paraId="61D64C40" w14:textId="77777777" w:rsidTr="003A6D72">
        <w:tc>
          <w:tcPr>
            <w:tcW w:w="2802" w:type="dxa"/>
          </w:tcPr>
          <w:p w14:paraId="51DB14FA"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/../../a</w:t>
            </w:r>
            <w:r w:rsidRPr="007621F2">
              <w:rPr>
                <w:spacing w:val="-1"/>
                <w:szCs w:val="20"/>
              </w:rPr>
              <w:t>uthorTime</w:t>
            </w:r>
          </w:p>
          <w:p w14:paraId="541E52D9" w14:textId="77777777" w:rsidR="00517C89" w:rsidRPr="007621F2" w:rsidRDefault="00517C89">
            <w:pPr>
              <w:rPr>
                <w:szCs w:val="20"/>
              </w:rPr>
            </w:pPr>
          </w:p>
        </w:tc>
        <w:tc>
          <w:tcPr>
            <w:tcW w:w="1701" w:type="dxa"/>
          </w:tcPr>
          <w:p w14:paraId="5CC08FCA" w14:textId="77777777" w:rsidR="00517C89" w:rsidRPr="007621F2" w:rsidRDefault="00517C89" w:rsidP="003A6D72">
            <w:pPr>
              <w:spacing w:line="229" w:lineRule="exact"/>
              <w:rPr>
                <w:rFonts w:cs="Arial"/>
                <w:color w:val="FF0000"/>
                <w:szCs w:val="20"/>
              </w:rPr>
            </w:pPr>
            <w:r w:rsidRPr="007621F2">
              <w:rPr>
                <w:szCs w:val="20"/>
              </w:rPr>
              <w:t>TimeStampType</w:t>
            </w:r>
          </w:p>
          <w:p w14:paraId="2A5D308A" w14:textId="77777777" w:rsidR="00517C89" w:rsidRPr="007621F2" w:rsidRDefault="00517C89">
            <w:pPr>
              <w:rPr>
                <w:szCs w:val="20"/>
              </w:rPr>
            </w:pPr>
          </w:p>
        </w:tc>
        <w:tc>
          <w:tcPr>
            <w:tcW w:w="3827" w:type="dxa"/>
          </w:tcPr>
          <w:p w14:paraId="62591179" w14:textId="77777777" w:rsidR="00517C89" w:rsidRPr="007621F2" w:rsidRDefault="00517C89">
            <w:pPr>
              <w:spacing w:line="226" w:lineRule="exact"/>
              <w:rPr>
                <w:szCs w:val="20"/>
              </w:rPr>
            </w:pPr>
            <w:r w:rsidRPr="007621F2">
              <w:rPr>
                <w:spacing w:val="-1"/>
                <w:szCs w:val="20"/>
              </w:rPr>
              <w:t>Tidpunkt då dokumentet skapades.</w:t>
            </w:r>
            <w:r w:rsidRPr="007621F2">
              <w:rPr>
                <w:szCs w:val="20"/>
              </w:rPr>
              <w:t xml:space="preserve"> </w:t>
            </w:r>
            <w:r w:rsidRPr="007621F2">
              <w:rPr>
                <w:spacing w:val="-1"/>
                <w:szCs w:val="20"/>
              </w:rPr>
              <w:t>Det är den senaste tidpunkten då informationen uppdaterats i systemet som ska finnas här i de fall informationen har ändrats efter det att den skapades. Registreringstidpunkt i NPÖ riv-spec 2.2.0 avsnitt 5.3</w:t>
            </w:r>
          </w:p>
          <w:p w14:paraId="541BF293" w14:textId="77777777" w:rsidR="00517C89" w:rsidRPr="007621F2" w:rsidRDefault="00517C89">
            <w:pPr>
              <w:rPr>
                <w:szCs w:val="20"/>
              </w:rPr>
            </w:pPr>
          </w:p>
        </w:tc>
        <w:tc>
          <w:tcPr>
            <w:tcW w:w="1192" w:type="dxa"/>
          </w:tcPr>
          <w:p w14:paraId="4F35E671" w14:textId="0E0027AD"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111F3A44" w14:textId="77777777" w:rsidTr="003A6D72">
        <w:tc>
          <w:tcPr>
            <w:tcW w:w="2802" w:type="dxa"/>
          </w:tcPr>
          <w:p w14:paraId="36FECDB9"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w:t>
            </w:r>
            <w:r w:rsidRPr="007621F2">
              <w:rPr>
                <w:spacing w:val="-1"/>
                <w:szCs w:val="20"/>
              </w:rPr>
              <w:t>healthcareProfessionalHSAId</w:t>
            </w:r>
          </w:p>
          <w:p w14:paraId="75380CDC" w14:textId="77777777" w:rsidR="00517C89" w:rsidRPr="007621F2" w:rsidRDefault="00517C89">
            <w:pPr>
              <w:rPr>
                <w:szCs w:val="20"/>
              </w:rPr>
            </w:pPr>
          </w:p>
        </w:tc>
        <w:tc>
          <w:tcPr>
            <w:tcW w:w="1701" w:type="dxa"/>
          </w:tcPr>
          <w:p w14:paraId="6826FCAF" w14:textId="77777777" w:rsidR="00517C89" w:rsidRPr="007621F2" w:rsidRDefault="00517C89" w:rsidP="003A6D72">
            <w:pPr>
              <w:spacing w:line="229" w:lineRule="exact"/>
              <w:rPr>
                <w:rFonts w:cs="Arial"/>
                <w:szCs w:val="20"/>
              </w:rPr>
            </w:pPr>
            <w:r w:rsidRPr="007621F2">
              <w:rPr>
                <w:szCs w:val="20"/>
              </w:rPr>
              <w:t>HSAIdType</w:t>
            </w:r>
          </w:p>
          <w:p w14:paraId="02525D6B" w14:textId="77777777" w:rsidR="00517C89" w:rsidRPr="007621F2" w:rsidRDefault="00517C89">
            <w:pPr>
              <w:rPr>
                <w:szCs w:val="20"/>
              </w:rPr>
            </w:pPr>
          </w:p>
        </w:tc>
        <w:tc>
          <w:tcPr>
            <w:tcW w:w="3827" w:type="dxa"/>
          </w:tcPr>
          <w:p w14:paraId="2CD69156" w14:textId="3AB8B48B" w:rsidR="00517C89" w:rsidRPr="007621F2" w:rsidRDefault="00517C89">
            <w:pPr>
              <w:rPr>
                <w:szCs w:val="20"/>
              </w:rPr>
            </w:pPr>
            <w:r w:rsidRPr="007621F2">
              <w:rPr>
                <w:spacing w:val="-1"/>
                <w:szCs w:val="20"/>
              </w:rPr>
              <w:t>HSA-id för vård- och omsorgspersonal. Skall anges om tillgänglig.</w:t>
            </w:r>
          </w:p>
        </w:tc>
        <w:tc>
          <w:tcPr>
            <w:tcW w:w="1192" w:type="dxa"/>
          </w:tcPr>
          <w:p w14:paraId="3E926451" w14:textId="3A219E45" w:rsidR="00517C89" w:rsidRPr="007621F2" w:rsidRDefault="00517C89" w:rsidP="003A6D72">
            <w:pPr>
              <w:jc w:val="center"/>
              <w:rPr>
                <w:szCs w:val="20"/>
              </w:rPr>
            </w:pPr>
            <w:commentRangeStart w:id="216"/>
            <w:commentRangeStart w:id="217"/>
            <w:r w:rsidRPr="007621F2">
              <w:rPr>
                <w:spacing w:val="-1"/>
                <w:szCs w:val="20"/>
              </w:rPr>
              <w:t>0</w:t>
            </w:r>
            <w:commentRangeEnd w:id="217"/>
            <w:r w:rsidR="00627F1E">
              <w:rPr>
                <w:rStyle w:val="CommentReference"/>
                <w:rFonts w:ascii="Arial" w:eastAsia="ヒラギノ角ゴ Pro W3" w:hAnsi="Arial"/>
                <w:i/>
                <w:color w:val="000000"/>
                <w:lang w:val="en-GB"/>
              </w:rPr>
              <w:commentReference w:id="217"/>
            </w:r>
            <w:proofErr w:type="gramStart"/>
            <w:r w:rsidRPr="007621F2">
              <w:rPr>
                <w:spacing w:val="-1"/>
                <w:szCs w:val="20"/>
              </w:rPr>
              <w:t>..</w:t>
            </w:r>
            <w:proofErr w:type="gramEnd"/>
            <w:r w:rsidRPr="007621F2">
              <w:rPr>
                <w:spacing w:val="-1"/>
                <w:szCs w:val="20"/>
              </w:rPr>
              <w:t>1</w:t>
            </w:r>
            <w:commentRangeEnd w:id="216"/>
            <w:r w:rsidRPr="007621F2">
              <w:rPr>
                <w:rStyle w:val="CommentReference"/>
                <w:sz w:val="20"/>
                <w:szCs w:val="20"/>
              </w:rPr>
              <w:commentReference w:id="216"/>
            </w:r>
          </w:p>
        </w:tc>
      </w:tr>
      <w:tr w:rsidR="00517C89" w:rsidRPr="007621F2" w14:paraId="412AB876" w14:textId="77777777" w:rsidTr="003A6D72">
        <w:tc>
          <w:tcPr>
            <w:tcW w:w="2802" w:type="dxa"/>
          </w:tcPr>
          <w:p w14:paraId="760AF713" w14:textId="389F584B"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healthcareProfessionalName</w:t>
            </w:r>
          </w:p>
        </w:tc>
        <w:tc>
          <w:tcPr>
            <w:tcW w:w="1701" w:type="dxa"/>
          </w:tcPr>
          <w:p w14:paraId="1DB592D5" w14:textId="540B15C1" w:rsidR="00517C89" w:rsidRPr="007621F2" w:rsidRDefault="00517C89">
            <w:pPr>
              <w:rPr>
                <w:szCs w:val="20"/>
              </w:rPr>
            </w:pPr>
            <w:r w:rsidRPr="007621F2">
              <w:rPr>
                <w:spacing w:val="-1"/>
                <w:szCs w:val="20"/>
              </w:rPr>
              <w:t>string</w:t>
            </w:r>
          </w:p>
        </w:tc>
        <w:tc>
          <w:tcPr>
            <w:tcW w:w="3827" w:type="dxa"/>
          </w:tcPr>
          <w:p w14:paraId="59CEC3D4" w14:textId="484E6527" w:rsidR="00517C89" w:rsidRPr="007621F2" w:rsidRDefault="00517C89">
            <w:pPr>
              <w:rPr>
                <w:szCs w:val="20"/>
              </w:rPr>
            </w:pPr>
            <w:r w:rsidRPr="007621F2">
              <w:rPr>
                <w:spacing w:val="-1"/>
                <w:szCs w:val="20"/>
              </w:rPr>
              <w:t>Namn på vård- och omsorgspersonal. Om tillgängligt skall detta anges.</w:t>
            </w:r>
          </w:p>
        </w:tc>
        <w:tc>
          <w:tcPr>
            <w:tcW w:w="1192" w:type="dxa"/>
          </w:tcPr>
          <w:p w14:paraId="6C3B7CAC" w14:textId="028B736C"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132E7FEE" w14:textId="77777777" w:rsidTr="003A6D72">
        <w:tc>
          <w:tcPr>
            <w:tcW w:w="2802" w:type="dxa"/>
          </w:tcPr>
          <w:p w14:paraId="3AD79914" w14:textId="77777777" w:rsidR="00517C89" w:rsidRPr="007621F2" w:rsidRDefault="00517C89" w:rsidP="003A6D72">
            <w:pPr>
              <w:spacing w:line="229" w:lineRule="exact"/>
              <w:rPr>
                <w:i/>
                <w:szCs w:val="20"/>
              </w:rPr>
            </w:pPr>
            <w:proofErr w:type="gramStart"/>
            <w:r w:rsidRPr="007621F2">
              <w:rPr>
                <w:i/>
                <w:szCs w:val="20"/>
              </w:rPr>
              <w:t>..</w:t>
            </w:r>
            <w:proofErr w:type="gramEnd"/>
            <w:r w:rsidRPr="007621F2">
              <w:rPr>
                <w:i/>
                <w:szCs w:val="20"/>
              </w:rPr>
              <w:t>/../../</w:t>
            </w:r>
            <w:r w:rsidRPr="007621F2">
              <w:rPr>
                <w:i/>
                <w:spacing w:val="-1"/>
                <w:szCs w:val="20"/>
              </w:rPr>
              <w:t>healthcareProfessionalRoleCode</w:t>
            </w:r>
          </w:p>
          <w:p w14:paraId="1EF368F3" w14:textId="77777777" w:rsidR="00517C89" w:rsidRPr="007621F2" w:rsidRDefault="00517C89">
            <w:pPr>
              <w:rPr>
                <w:szCs w:val="20"/>
              </w:rPr>
            </w:pPr>
          </w:p>
        </w:tc>
        <w:tc>
          <w:tcPr>
            <w:tcW w:w="1701" w:type="dxa"/>
          </w:tcPr>
          <w:p w14:paraId="7C185980" w14:textId="77777777" w:rsidR="00517C89" w:rsidRPr="007621F2" w:rsidRDefault="00517C89" w:rsidP="003A6D72">
            <w:pPr>
              <w:spacing w:line="226" w:lineRule="exact"/>
              <w:rPr>
                <w:i/>
                <w:spacing w:val="-1"/>
                <w:szCs w:val="20"/>
              </w:rPr>
            </w:pPr>
            <w:r w:rsidRPr="007621F2">
              <w:rPr>
                <w:i/>
                <w:spacing w:val="-1"/>
                <w:szCs w:val="20"/>
              </w:rPr>
              <w:t xml:space="preserve">CVType </w:t>
            </w:r>
          </w:p>
          <w:p w14:paraId="7B0E0332" w14:textId="77777777" w:rsidR="00517C89" w:rsidRPr="007621F2" w:rsidRDefault="00517C89">
            <w:pPr>
              <w:rPr>
                <w:szCs w:val="20"/>
              </w:rPr>
            </w:pPr>
          </w:p>
        </w:tc>
        <w:tc>
          <w:tcPr>
            <w:tcW w:w="3827" w:type="dxa"/>
          </w:tcPr>
          <w:p w14:paraId="4D2E6E0C" w14:textId="77777777" w:rsidR="00517C89" w:rsidRPr="007621F2" w:rsidRDefault="00517C89">
            <w:pPr>
              <w:spacing w:line="226" w:lineRule="exact"/>
              <w:rPr>
                <w:i/>
                <w:szCs w:val="20"/>
              </w:rPr>
            </w:pPr>
            <w:r w:rsidRPr="007621F2">
              <w:rPr>
                <w:i/>
                <w:szCs w:val="20"/>
              </w:rPr>
              <w:t xml:space="preserve">Information om ansvarige personens befattning. Om möjligt skall KV Befattning (OID 1.2.752.129.2.2.1.4), se </w:t>
            </w:r>
          </w:p>
          <w:p w14:paraId="0940A797" w14:textId="77777777" w:rsidR="00517C89" w:rsidRPr="007621F2" w:rsidRDefault="00627F1E">
            <w:pPr>
              <w:spacing w:line="226" w:lineRule="exact"/>
              <w:rPr>
                <w:rStyle w:val="Hyperlink"/>
                <w:i/>
                <w:szCs w:val="20"/>
              </w:rPr>
            </w:pPr>
            <w:hyperlink r:id="rId28" w:history="1">
              <w:r w:rsidR="00517C89" w:rsidRPr="007621F2">
                <w:rPr>
                  <w:rStyle w:val="Hyperlink"/>
                  <w:i/>
                  <w:szCs w:val="20"/>
                </w:rPr>
                <w:t>http://www.inera.se/Documents/TJANSTER_PROJEKT/Katalogtjanst_HSA/Innehall/hsa_innehall_befattning.pdf</w:t>
              </w:r>
            </w:hyperlink>
            <w:r w:rsidR="00517C89" w:rsidRPr="007621F2">
              <w:rPr>
                <w:rStyle w:val="Hyperlink"/>
                <w:i/>
                <w:szCs w:val="20"/>
              </w:rPr>
              <w:t xml:space="preserve">. </w:t>
            </w:r>
          </w:p>
          <w:p w14:paraId="106A0E8B" w14:textId="77777777" w:rsidR="00517C89" w:rsidRPr="007621F2" w:rsidRDefault="00517C89">
            <w:pPr>
              <w:spacing w:line="226" w:lineRule="exact"/>
              <w:rPr>
                <w:i/>
                <w:spacing w:val="-1"/>
                <w:szCs w:val="20"/>
              </w:rPr>
            </w:pPr>
            <w:r w:rsidRPr="007621F2">
              <w:rPr>
                <w:i/>
                <w:szCs w:val="20"/>
              </w:rPr>
              <w:t>Om befattning är beskriven i ett lokalt kodverk utan OID</w:t>
            </w:r>
            <w:r w:rsidRPr="007621F2">
              <w:rPr>
                <w:i/>
                <w:spacing w:val="-1"/>
                <w:szCs w:val="20"/>
              </w:rPr>
              <w:t>, skall befattning anges i originalText, se nedan.</w:t>
            </w:r>
          </w:p>
          <w:p w14:paraId="639D9BF5" w14:textId="77777777" w:rsidR="00517C89" w:rsidRPr="007621F2" w:rsidRDefault="00517C89">
            <w:pPr>
              <w:rPr>
                <w:szCs w:val="20"/>
              </w:rPr>
            </w:pPr>
          </w:p>
        </w:tc>
        <w:tc>
          <w:tcPr>
            <w:tcW w:w="1192" w:type="dxa"/>
          </w:tcPr>
          <w:p w14:paraId="3074FD84" w14:textId="4FBCB74C"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2C6DA181" w14:textId="77777777" w:rsidTr="003A6D72">
        <w:tc>
          <w:tcPr>
            <w:tcW w:w="2802" w:type="dxa"/>
          </w:tcPr>
          <w:p w14:paraId="79EE922B" w14:textId="15D0BF6B"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../code</w:t>
            </w:r>
          </w:p>
        </w:tc>
        <w:tc>
          <w:tcPr>
            <w:tcW w:w="1701" w:type="dxa"/>
          </w:tcPr>
          <w:p w14:paraId="506A6B1D" w14:textId="044C396D" w:rsidR="00517C89" w:rsidRPr="007621F2" w:rsidRDefault="00517C89">
            <w:pPr>
              <w:rPr>
                <w:szCs w:val="20"/>
              </w:rPr>
            </w:pPr>
            <w:r w:rsidRPr="007621F2">
              <w:rPr>
                <w:spacing w:val="-1"/>
                <w:szCs w:val="20"/>
              </w:rPr>
              <w:t>string</w:t>
            </w:r>
          </w:p>
        </w:tc>
        <w:tc>
          <w:tcPr>
            <w:tcW w:w="3827" w:type="dxa"/>
          </w:tcPr>
          <w:p w14:paraId="1D9C1C2B" w14:textId="7B43BDFF" w:rsidR="00517C89" w:rsidRPr="007621F2" w:rsidRDefault="00517C89">
            <w:pPr>
              <w:rPr>
                <w:szCs w:val="20"/>
              </w:rPr>
            </w:pPr>
            <w:r w:rsidRPr="007621F2">
              <w:rPr>
                <w:szCs w:val="20"/>
              </w:rPr>
              <w:t xml:space="preserve">Befattningskod. Om code anges skall också </w:t>
            </w:r>
            <w:proofErr w:type="gramStart"/>
            <w:r w:rsidRPr="007621F2">
              <w:rPr>
                <w:szCs w:val="20"/>
              </w:rPr>
              <w:t>codeSystem  samt</w:t>
            </w:r>
            <w:proofErr w:type="gramEnd"/>
            <w:r w:rsidRPr="007621F2">
              <w:rPr>
                <w:szCs w:val="20"/>
              </w:rPr>
              <w:t xml:space="preserve"> displayName anges.</w:t>
            </w:r>
          </w:p>
        </w:tc>
        <w:tc>
          <w:tcPr>
            <w:tcW w:w="1192" w:type="dxa"/>
          </w:tcPr>
          <w:p w14:paraId="08F14EED" w14:textId="70DCD0B3"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9EB7F35" w14:textId="77777777" w:rsidTr="003A6D72">
        <w:tc>
          <w:tcPr>
            <w:tcW w:w="2802" w:type="dxa"/>
          </w:tcPr>
          <w:p w14:paraId="04D9AFAD" w14:textId="623F66F9"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../code</w:t>
            </w:r>
            <w:r w:rsidRPr="007621F2">
              <w:rPr>
                <w:szCs w:val="20"/>
              </w:rPr>
              <w:t>System</w:t>
            </w:r>
          </w:p>
        </w:tc>
        <w:tc>
          <w:tcPr>
            <w:tcW w:w="1701" w:type="dxa"/>
          </w:tcPr>
          <w:p w14:paraId="2E354336" w14:textId="355E59B7" w:rsidR="00517C89" w:rsidRPr="007621F2" w:rsidRDefault="00517C89">
            <w:pPr>
              <w:rPr>
                <w:szCs w:val="20"/>
              </w:rPr>
            </w:pPr>
            <w:r w:rsidRPr="007621F2">
              <w:rPr>
                <w:spacing w:val="-1"/>
                <w:szCs w:val="20"/>
              </w:rPr>
              <w:t>string</w:t>
            </w:r>
          </w:p>
        </w:tc>
        <w:tc>
          <w:tcPr>
            <w:tcW w:w="3827" w:type="dxa"/>
          </w:tcPr>
          <w:p w14:paraId="4C602D68" w14:textId="7FA49399" w:rsidR="00517C89" w:rsidRPr="007621F2" w:rsidRDefault="00517C89">
            <w:pPr>
              <w:rPr>
                <w:szCs w:val="20"/>
              </w:rPr>
            </w:pPr>
            <w:r w:rsidRPr="007621F2">
              <w:rPr>
                <w:szCs w:val="20"/>
              </w:rPr>
              <w:t>Kodsystem för befattningskod. Om codeSystem anges skall också code samt displayName anges.</w:t>
            </w:r>
          </w:p>
        </w:tc>
        <w:tc>
          <w:tcPr>
            <w:tcW w:w="1192" w:type="dxa"/>
          </w:tcPr>
          <w:p w14:paraId="20BAD0DD" w14:textId="67BF57C8"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729760C3" w14:textId="77777777" w:rsidTr="003A6D72">
        <w:tc>
          <w:tcPr>
            <w:tcW w:w="2802" w:type="dxa"/>
          </w:tcPr>
          <w:p w14:paraId="1A7BF4B0" w14:textId="32976F98"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../code</w:t>
            </w:r>
            <w:r w:rsidRPr="007621F2">
              <w:rPr>
                <w:szCs w:val="20"/>
              </w:rPr>
              <w:t>SystemName</w:t>
            </w:r>
          </w:p>
        </w:tc>
        <w:tc>
          <w:tcPr>
            <w:tcW w:w="1701" w:type="dxa"/>
          </w:tcPr>
          <w:p w14:paraId="2066D503" w14:textId="76A0EF2F" w:rsidR="00517C89" w:rsidRPr="007621F2" w:rsidRDefault="00517C89">
            <w:pPr>
              <w:rPr>
                <w:szCs w:val="20"/>
              </w:rPr>
            </w:pPr>
            <w:r w:rsidRPr="007621F2">
              <w:rPr>
                <w:spacing w:val="-1"/>
                <w:szCs w:val="20"/>
              </w:rPr>
              <w:t>string</w:t>
            </w:r>
          </w:p>
        </w:tc>
        <w:tc>
          <w:tcPr>
            <w:tcW w:w="3827" w:type="dxa"/>
          </w:tcPr>
          <w:p w14:paraId="24069C19" w14:textId="1704DD88" w:rsidR="00517C89" w:rsidRPr="007621F2" w:rsidRDefault="00517C89">
            <w:pPr>
              <w:rPr>
                <w:szCs w:val="20"/>
              </w:rPr>
            </w:pPr>
            <w:r w:rsidRPr="007621F2">
              <w:rPr>
                <w:szCs w:val="20"/>
              </w:rPr>
              <w:t>Namn på kodsystem för befattningskod.</w:t>
            </w:r>
          </w:p>
        </w:tc>
        <w:tc>
          <w:tcPr>
            <w:tcW w:w="1192" w:type="dxa"/>
          </w:tcPr>
          <w:p w14:paraId="2C9F33EA" w14:textId="30B35CD6"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12EC0B6" w14:textId="77777777" w:rsidTr="003A6D72">
        <w:tc>
          <w:tcPr>
            <w:tcW w:w="2802" w:type="dxa"/>
          </w:tcPr>
          <w:p w14:paraId="346800FE" w14:textId="6BFD3A95"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../code</w:t>
            </w:r>
            <w:r w:rsidRPr="007621F2">
              <w:rPr>
                <w:szCs w:val="20"/>
              </w:rPr>
              <w:t>SystemVersion</w:t>
            </w:r>
          </w:p>
        </w:tc>
        <w:tc>
          <w:tcPr>
            <w:tcW w:w="1701" w:type="dxa"/>
          </w:tcPr>
          <w:p w14:paraId="14FAD656" w14:textId="6CBD52D9" w:rsidR="00517C89" w:rsidRPr="007621F2" w:rsidRDefault="00517C89">
            <w:pPr>
              <w:rPr>
                <w:szCs w:val="20"/>
              </w:rPr>
            </w:pPr>
            <w:r w:rsidRPr="007621F2">
              <w:rPr>
                <w:spacing w:val="-1"/>
                <w:szCs w:val="20"/>
              </w:rPr>
              <w:t>string</w:t>
            </w:r>
          </w:p>
        </w:tc>
        <w:tc>
          <w:tcPr>
            <w:tcW w:w="3827" w:type="dxa"/>
          </w:tcPr>
          <w:p w14:paraId="75FD4E59" w14:textId="36203E40" w:rsidR="00517C89" w:rsidRPr="007621F2" w:rsidRDefault="00517C89">
            <w:pPr>
              <w:rPr>
                <w:szCs w:val="20"/>
              </w:rPr>
            </w:pPr>
            <w:r w:rsidRPr="007621F2">
              <w:rPr>
                <w:szCs w:val="20"/>
              </w:rPr>
              <w:t>Version på kodsystem för befattningskod.</w:t>
            </w:r>
          </w:p>
        </w:tc>
        <w:tc>
          <w:tcPr>
            <w:tcW w:w="1192" w:type="dxa"/>
          </w:tcPr>
          <w:p w14:paraId="11B39383" w14:textId="0E00FAFD"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50EC0F1" w14:textId="77777777" w:rsidTr="003A6D72">
        <w:tc>
          <w:tcPr>
            <w:tcW w:w="2802" w:type="dxa"/>
          </w:tcPr>
          <w:p w14:paraId="69A3E1D4" w14:textId="56A9784D"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../displayName</w:t>
            </w:r>
          </w:p>
        </w:tc>
        <w:tc>
          <w:tcPr>
            <w:tcW w:w="1701" w:type="dxa"/>
          </w:tcPr>
          <w:p w14:paraId="4F1B6871" w14:textId="3E790B3F" w:rsidR="00517C89" w:rsidRPr="007621F2" w:rsidRDefault="00517C89">
            <w:pPr>
              <w:rPr>
                <w:szCs w:val="20"/>
              </w:rPr>
            </w:pPr>
            <w:r w:rsidRPr="007621F2">
              <w:rPr>
                <w:spacing w:val="-1"/>
                <w:szCs w:val="20"/>
              </w:rPr>
              <w:t>string</w:t>
            </w:r>
          </w:p>
        </w:tc>
        <w:tc>
          <w:tcPr>
            <w:tcW w:w="3827" w:type="dxa"/>
          </w:tcPr>
          <w:p w14:paraId="69829C80" w14:textId="44B15198" w:rsidR="00517C89" w:rsidRPr="007621F2" w:rsidRDefault="00517C89">
            <w:pPr>
              <w:rPr>
                <w:szCs w:val="20"/>
              </w:rPr>
            </w:pPr>
            <w:r w:rsidRPr="007621F2">
              <w:rPr>
                <w:szCs w:val="20"/>
              </w:rPr>
              <w:t>Befattningskoden i klartext. Om separat displayName inte finns i producerande system skall samma värde som i code anges.</w:t>
            </w:r>
          </w:p>
        </w:tc>
        <w:tc>
          <w:tcPr>
            <w:tcW w:w="1192" w:type="dxa"/>
          </w:tcPr>
          <w:p w14:paraId="52BAD874" w14:textId="619408A9"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84C977D" w14:textId="77777777" w:rsidTr="003A6D72">
        <w:tc>
          <w:tcPr>
            <w:tcW w:w="2802" w:type="dxa"/>
          </w:tcPr>
          <w:p w14:paraId="020CBF7C" w14:textId="071D3070"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../originalText</w:t>
            </w:r>
          </w:p>
        </w:tc>
        <w:tc>
          <w:tcPr>
            <w:tcW w:w="1701" w:type="dxa"/>
          </w:tcPr>
          <w:p w14:paraId="3E1ABB09" w14:textId="05D7E187" w:rsidR="00517C89" w:rsidRPr="007621F2" w:rsidRDefault="00517C89">
            <w:pPr>
              <w:rPr>
                <w:szCs w:val="20"/>
              </w:rPr>
            </w:pPr>
            <w:r w:rsidRPr="007621F2">
              <w:rPr>
                <w:spacing w:val="-1"/>
                <w:szCs w:val="20"/>
              </w:rPr>
              <w:t>string</w:t>
            </w:r>
          </w:p>
        </w:tc>
        <w:tc>
          <w:tcPr>
            <w:tcW w:w="3827" w:type="dxa"/>
          </w:tcPr>
          <w:p w14:paraId="45F3AB4B" w14:textId="77777777" w:rsidR="00517C89" w:rsidRPr="007621F2" w:rsidRDefault="00517C89" w:rsidP="003A6D72">
            <w:pPr>
              <w:spacing w:line="229" w:lineRule="exact"/>
              <w:rPr>
                <w:szCs w:val="20"/>
              </w:rPr>
            </w:pPr>
            <w:r w:rsidRPr="007621F2">
              <w:rPr>
                <w:szCs w:val="20"/>
              </w:rPr>
              <w:t>Om befattning är beskriven i ett lokalt kodverk utan OID, eller när kod helt saknas, kan en beskrivande text anges i originalText.</w:t>
            </w:r>
          </w:p>
          <w:p w14:paraId="22860A96" w14:textId="2FFF3F61" w:rsidR="00517C89" w:rsidRPr="007621F2" w:rsidRDefault="00517C89">
            <w:pPr>
              <w:rPr>
                <w:szCs w:val="20"/>
              </w:rPr>
            </w:pPr>
            <w:r w:rsidRPr="007621F2">
              <w:rPr>
                <w:szCs w:val="20"/>
              </w:rPr>
              <w:t xml:space="preserve">Om originalText anges skall inget annat värde i </w:t>
            </w:r>
            <w:r w:rsidRPr="007621F2">
              <w:rPr>
                <w:spacing w:val="-1"/>
                <w:szCs w:val="20"/>
              </w:rPr>
              <w:t>healthcareProfessionalRoleCode anges.</w:t>
            </w:r>
          </w:p>
        </w:tc>
        <w:tc>
          <w:tcPr>
            <w:tcW w:w="1192" w:type="dxa"/>
          </w:tcPr>
          <w:p w14:paraId="0B50DD75" w14:textId="6E2F2BA0"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61FF345" w14:textId="77777777" w:rsidTr="003A6D72">
        <w:tc>
          <w:tcPr>
            <w:tcW w:w="2802" w:type="dxa"/>
          </w:tcPr>
          <w:p w14:paraId="6D5C62E9" w14:textId="22A98C97" w:rsidR="00517C89" w:rsidRPr="007621F2" w:rsidRDefault="00517C89">
            <w:pPr>
              <w:rPr>
                <w:szCs w:val="20"/>
              </w:rPr>
            </w:pPr>
            <w:proofErr w:type="gramStart"/>
            <w:r w:rsidRPr="007621F2">
              <w:rPr>
                <w:i/>
                <w:spacing w:val="-1"/>
                <w:szCs w:val="20"/>
              </w:rPr>
              <w:t>..</w:t>
            </w:r>
            <w:proofErr w:type="gramEnd"/>
            <w:r w:rsidRPr="007621F2">
              <w:rPr>
                <w:i/>
                <w:spacing w:val="-1"/>
                <w:szCs w:val="20"/>
              </w:rPr>
              <w:t>/../../healthcareProfessionalOrgUnit</w:t>
            </w:r>
          </w:p>
        </w:tc>
        <w:tc>
          <w:tcPr>
            <w:tcW w:w="1701" w:type="dxa"/>
          </w:tcPr>
          <w:p w14:paraId="0C4B6FF2" w14:textId="5D83533F" w:rsidR="00517C89" w:rsidRPr="007621F2" w:rsidRDefault="00517C89">
            <w:pPr>
              <w:rPr>
                <w:szCs w:val="20"/>
              </w:rPr>
            </w:pPr>
            <w:r w:rsidRPr="007621F2">
              <w:rPr>
                <w:i/>
                <w:spacing w:val="-1"/>
                <w:szCs w:val="20"/>
              </w:rPr>
              <w:t>OrgUnitType</w:t>
            </w:r>
          </w:p>
        </w:tc>
        <w:tc>
          <w:tcPr>
            <w:tcW w:w="3827" w:type="dxa"/>
          </w:tcPr>
          <w:p w14:paraId="45124E96" w14:textId="121D824A" w:rsidR="00517C89" w:rsidRPr="007621F2" w:rsidRDefault="00517C89">
            <w:pPr>
              <w:rPr>
                <w:szCs w:val="20"/>
              </w:rPr>
            </w:pPr>
            <w:r w:rsidRPr="007621F2">
              <w:rPr>
                <w:i/>
                <w:szCs w:val="20"/>
              </w:rPr>
              <w:t>Den organisation som angiven vård- och omsorgsperson är uppdragstagare på. Om tillgängligt skall detta anges.</w:t>
            </w:r>
          </w:p>
        </w:tc>
        <w:tc>
          <w:tcPr>
            <w:tcW w:w="1192" w:type="dxa"/>
          </w:tcPr>
          <w:p w14:paraId="6A5DA8C1" w14:textId="111C01AA"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4AD2F74D" w14:textId="77777777" w:rsidTr="003A6D72">
        <w:tc>
          <w:tcPr>
            <w:tcW w:w="2802" w:type="dxa"/>
          </w:tcPr>
          <w:p w14:paraId="32C45AE9" w14:textId="7A7893BF" w:rsidR="00517C89" w:rsidRPr="007621F2" w:rsidRDefault="00517C89">
            <w:pPr>
              <w:rPr>
                <w:szCs w:val="20"/>
              </w:rPr>
            </w:pPr>
            <w:proofErr w:type="gramStart"/>
            <w:r w:rsidRPr="007621F2">
              <w:rPr>
                <w:szCs w:val="20"/>
              </w:rPr>
              <w:t>..</w:t>
            </w:r>
            <w:proofErr w:type="gramEnd"/>
            <w:r w:rsidRPr="007621F2">
              <w:rPr>
                <w:szCs w:val="20"/>
              </w:rPr>
              <w:t>/../../../orgUnitHSAId</w:t>
            </w:r>
          </w:p>
        </w:tc>
        <w:tc>
          <w:tcPr>
            <w:tcW w:w="1701" w:type="dxa"/>
          </w:tcPr>
          <w:p w14:paraId="31E06301" w14:textId="7EC9010A" w:rsidR="00517C89" w:rsidRPr="007621F2" w:rsidRDefault="00517C89">
            <w:pPr>
              <w:rPr>
                <w:szCs w:val="20"/>
              </w:rPr>
            </w:pPr>
            <w:r w:rsidRPr="007621F2">
              <w:rPr>
                <w:spacing w:val="-1"/>
                <w:szCs w:val="20"/>
              </w:rPr>
              <w:t>HSAIdType</w:t>
            </w:r>
          </w:p>
        </w:tc>
        <w:tc>
          <w:tcPr>
            <w:tcW w:w="3827" w:type="dxa"/>
          </w:tcPr>
          <w:p w14:paraId="0842E659" w14:textId="0039EA2D" w:rsidR="00517C89" w:rsidRPr="007621F2" w:rsidRDefault="00517C89">
            <w:pPr>
              <w:rPr>
                <w:szCs w:val="20"/>
              </w:rPr>
            </w:pPr>
            <w:r w:rsidRPr="007621F2">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6F084FA" w14:textId="77777777" w:rsidTr="003A6D72">
        <w:tc>
          <w:tcPr>
            <w:tcW w:w="2802" w:type="dxa"/>
          </w:tcPr>
          <w:p w14:paraId="1A6631FF" w14:textId="59EF6F4E" w:rsidR="00517C89" w:rsidRPr="007621F2" w:rsidRDefault="00517C89">
            <w:pPr>
              <w:rPr>
                <w:szCs w:val="20"/>
              </w:rPr>
            </w:pPr>
            <w:proofErr w:type="gramStart"/>
            <w:r w:rsidRPr="007621F2">
              <w:rPr>
                <w:szCs w:val="20"/>
              </w:rPr>
              <w:t>..</w:t>
            </w:r>
            <w:proofErr w:type="gramEnd"/>
            <w:r w:rsidRPr="007621F2">
              <w:rPr>
                <w:szCs w:val="20"/>
              </w:rPr>
              <w:t>/../../../orgUnitName</w:t>
            </w:r>
          </w:p>
        </w:tc>
        <w:tc>
          <w:tcPr>
            <w:tcW w:w="1701" w:type="dxa"/>
          </w:tcPr>
          <w:p w14:paraId="5D98C220" w14:textId="518DF826" w:rsidR="00517C89" w:rsidRPr="007621F2" w:rsidRDefault="00517C89">
            <w:pPr>
              <w:rPr>
                <w:szCs w:val="20"/>
              </w:rPr>
            </w:pPr>
            <w:r w:rsidRPr="007621F2">
              <w:rPr>
                <w:spacing w:val="-1"/>
                <w:szCs w:val="20"/>
              </w:rPr>
              <w:t>string</w:t>
            </w:r>
          </w:p>
        </w:tc>
        <w:tc>
          <w:tcPr>
            <w:tcW w:w="3827" w:type="dxa"/>
          </w:tcPr>
          <w:p w14:paraId="485C3232" w14:textId="4E75AA76" w:rsidR="00517C89" w:rsidRPr="007621F2" w:rsidRDefault="00517C89">
            <w:pPr>
              <w:rPr>
                <w:szCs w:val="20"/>
              </w:rPr>
            </w:pPr>
            <w:r w:rsidRPr="007621F2">
              <w:rPr>
                <w:spacing w:val="-1"/>
                <w:szCs w:val="20"/>
              </w:rPr>
              <w:t>Namn på organisationsenhet. Om tillgängligt skall detta anges.</w:t>
            </w:r>
          </w:p>
        </w:tc>
        <w:tc>
          <w:tcPr>
            <w:tcW w:w="1192" w:type="dxa"/>
          </w:tcPr>
          <w:p w14:paraId="13FE8993" w14:textId="131956D9"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D49C3D6" w14:textId="77777777" w:rsidTr="003A6D72">
        <w:tc>
          <w:tcPr>
            <w:tcW w:w="2802" w:type="dxa"/>
          </w:tcPr>
          <w:p w14:paraId="742A239D" w14:textId="4E257E79" w:rsidR="00517C89" w:rsidRPr="007621F2" w:rsidRDefault="00517C89">
            <w:pPr>
              <w:rPr>
                <w:szCs w:val="20"/>
              </w:rPr>
            </w:pPr>
            <w:proofErr w:type="gramStart"/>
            <w:r w:rsidRPr="007621F2">
              <w:rPr>
                <w:szCs w:val="20"/>
              </w:rPr>
              <w:t>..</w:t>
            </w:r>
            <w:proofErr w:type="gramEnd"/>
            <w:r w:rsidRPr="007621F2">
              <w:rPr>
                <w:szCs w:val="20"/>
              </w:rPr>
              <w:t>/../../../orgUnitTelecom</w:t>
            </w:r>
          </w:p>
        </w:tc>
        <w:tc>
          <w:tcPr>
            <w:tcW w:w="1701" w:type="dxa"/>
          </w:tcPr>
          <w:p w14:paraId="0FA5321A" w14:textId="0F71D847" w:rsidR="00517C89" w:rsidRPr="007621F2" w:rsidRDefault="00517C89">
            <w:pPr>
              <w:rPr>
                <w:szCs w:val="20"/>
              </w:rPr>
            </w:pPr>
            <w:r w:rsidRPr="007621F2">
              <w:rPr>
                <w:spacing w:val="-1"/>
                <w:szCs w:val="20"/>
              </w:rPr>
              <w:t>string</w:t>
            </w:r>
          </w:p>
        </w:tc>
        <w:tc>
          <w:tcPr>
            <w:tcW w:w="3827" w:type="dxa"/>
          </w:tcPr>
          <w:p w14:paraId="4F7FD0DB" w14:textId="1D82D9FC" w:rsidR="00517C89" w:rsidRPr="007621F2" w:rsidRDefault="00517C89">
            <w:pPr>
              <w:rPr>
                <w:szCs w:val="20"/>
              </w:rPr>
            </w:pPr>
            <w:r w:rsidRPr="007621F2">
              <w:rPr>
                <w:szCs w:val="20"/>
              </w:rPr>
              <w:t xml:space="preserve">Telefon till </w:t>
            </w:r>
            <w:r w:rsidRPr="007621F2">
              <w:rPr>
                <w:spacing w:val="-1"/>
                <w:szCs w:val="20"/>
              </w:rPr>
              <w:t>organisationsenhet.</w:t>
            </w:r>
          </w:p>
        </w:tc>
        <w:tc>
          <w:tcPr>
            <w:tcW w:w="1192" w:type="dxa"/>
          </w:tcPr>
          <w:p w14:paraId="757C5159" w14:textId="3FF1693F"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1E9679D5" w14:textId="77777777" w:rsidTr="003A6D72">
        <w:tc>
          <w:tcPr>
            <w:tcW w:w="2802" w:type="dxa"/>
          </w:tcPr>
          <w:p w14:paraId="51EAB000" w14:textId="2B5F616B" w:rsidR="00517C89" w:rsidRPr="007621F2" w:rsidRDefault="00517C89">
            <w:pPr>
              <w:rPr>
                <w:szCs w:val="20"/>
              </w:rPr>
            </w:pPr>
            <w:proofErr w:type="gramStart"/>
            <w:r w:rsidRPr="007621F2">
              <w:rPr>
                <w:szCs w:val="20"/>
              </w:rPr>
              <w:t>..</w:t>
            </w:r>
            <w:proofErr w:type="gramEnd"/>
            <w:r w:rsidRPr="007621F2">
              <w:rPr>
                <w:szCs w:val="20"/>
              </w:rPr>
              <w:t>/../../../orgUnitEmail</w:t>
            </w:r>
          </w:p>
        </w:tc>
        <w:tc>
          <w:tcPr>
            <w:tcW w:w="1701" w:type="dxa"/>
          </w:tcPr>
          <w:p w14:paraId="336EBFE0" w14:textId="0528FCF3" w:rsidR="00517C89" w:rsidRPr="007621F2" w:rsidRDefault="00517C89">
            <w:pPr>
              <w:rPr>
                <w:szCs w:val="20"/>
              </w:rPr>
            </w:pPr>
            <w:r w:rsidRPr="007621F2">
              <w:rPr>
                <w:spacing w:val="-1"/>
                <w:szCs w:val="20"/>
              </w:rPr>
              <w:t>string</w:t>
            </w:r>
          </w:p>
        </w:tc>
        <w:tc>
          <w:tcPr>
            <w:tcW w:w="3827" w:type="dxa"/>
          </w:tcPr>
          <w:p w14:paraId="3AC3BFFA" w14:textId="107C96CD" w:rsidR="00517C89" w:rsidRPr="007621F2" w:rsidRDefault="00517C89">
            <w:pPr>
              <w:rPr>
                <w:szCs w:val="20"/>
              </w:rPr>
            </w:pPr>
            <w:r w:rsidRPr="007621F2">
              <w:rPr>
                <w:szCs w:val="20"/>
              </w:rPr>
              <w:t xml:space="preserve">Epost till </w:t>
            </w:r>
            <w:r w:rsidRPr="007621F2">
              <w:rPr>
                <w:spacing w:val="-1"/>
                <w:szCs w:val="20"/>
              </w:rPr>
              <w:t>organisationsenhet</w:t>
            </w:r>
            <w:r w:rsidRPr="007621F2">
              <w:rPr>
                <w:szCs w:val="20"/>
              </w:rPr>
              <w:t>.</w:t>
            </w:r>
          </w:p>
        </w:tc>
        <w:tc>
          <w:tcPr>
            <w:tcW w:w="1192" w:type="dxa"/>
          </w:tcPr>
          <w:p w14:paraId="02A8BE3A" w14:textId="16B1E382"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4204F351" w14:textId="77777777" w:rsidTr="003A6D72">
        <w:tc>
          <w:tcPr>
            <w:tcW w:w="2802" w:type="dxa"/>
          </w:tcPr>
          <w:p w14:paraId="0DCCB428" w14:textId="4171AC12" w:rsidR="00517C89" w:rsidRPr="007621F2" w:rsidRDefault="00517C89">
            <w:pPr>
              <w:rPr>
                <w:szCs w:val="20"/>
              </w:rPr>
            </w:pPr>
            <w:proofErr w:type="gramStart"/>
            <w:r w:rsidRPr="007621F2">
              <w:rPr>
                <w:szCs w:val="20"/>
              </w:rPr>
              <w:t>..</w:t>
            </w:r>
            <w:proofErr w:type="gramEnd"/>
            <w:r w:rsidRPr="007621F2">
              <w:rPr>
                <w:szCs w:val="20"/>
              </w:rPr>
              <w:t>/../../../orgUnitAddress</w:t>
            </w:r>
          </w:p>
        </w:tc>
        <w:tc>
          <w:tcPr>
            <w:tcW w:w="1701" w:type="dxa"/>
          </w:tcPr>
          <w:p w14:paraId="01280980" w14:textId="40E31112" w:rsidR="00517C89" w:rsidRPr="007621F2" w:rsidRDefault="00517C89">
            <w:pPr>
              <w:rPr>
                <w:szCs w:val="20"/>
              </w:rPr>
            </w:pPr>
            <w:r w:rsidRPr="007621F2">
              <w:rPr>
                <w:spacing w:val="-1"/>
                <w:szCs w:val="20"/>
              </w:rPr>
              <w:t>string</w:t>
            </w:r>
          </w:p>
        </w:tc>
        <w:tc>
          <w:tcPr>
            <w:tcW w:w="3827" w:type="dxa"/>
          </w:tcPr>
          <w:p w14:paraId="780111FE" w14:textId="6212B3E8" w:rsidR="00517C89" w:rsidRPr="007621F2" w:rsidRDefault="00517C89">
            <w:pPr>
              <w:rPr>
                <w:szCs w:val="20"/>
              </w:rPr>
            </w:pPr>
            <w:r w:rsidRPr="007621F2">
              <w:rPr>
                <w:spacing w:val="-1"/>
                <w:szCs w:val="20"/>
              </w:rPr>
              <w:t>Postadress till organisationsenhet. Skrivs på ett så naturligt sätt som möjligt, exempelvis:</w:t>
            </w:r>
            <w:r w:rsidRPr="007621F2">
              <w:rPr>
                <w:spacing w:val="-1"/>
                <w:szCs w:val="20"/>
              </w:rPr>
              <w:br/>
              <w:t>”Storgatan 12</w:t>
            </w:r>
            <w:r w:rsidRPr="007621F2">
              <w:rPr>
                <w:spacing w:val="-1"/>
                <w:szCs w:val="20"/>
              </w:rPr>
              <w:br/>
              <w:t>468 91 Lilleby”</w:t>
            </w:r>
          </w:p>
        </w:tc>
        <w:tc>
          <w:tcPr>
            <w:tcW w:w="1192" w:type="dxa"/>
          </w:tcPr>
          <w:p w14:paraId="5C1C3AB4" w14:textId="028CB95B"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086EA30A" w14:textId="77777777" w:rsidTr="003A6D72">
        <w:tc>
          <w:tcPr>
            <w:tcW w:w="2802" w:type="dxa"/>
          </w:tcPr>
          <w:p w14:paraId="52F741CB" w14:textId="6BAF8503" w:rsidR="00517C89" w:rsidRPr="007621F2" w:rsidRDefault="00517C89">
            <w:pPr>
              <w:rPr>
                <w:szCs w:val="20"/>
              </w:rPr>
            </w:pPr>
            <w:proofErr w:type="gramStart"/>
            <w:r w:rsidRPr="007621F2">
              <w:rPr>
                <w:szCs w:val="20"/>
              </w:rPr>
              <w:t>..</w:t>
            </w:r>
            <w:proofErr w:type="gramEnd"/>
            <w:r w:rsidRPr="007621F2">
              <w:rPr>
                <w:szCs w:val="20"/>
              </w:rPr>
              <w:t>/../../../orgUnitLocation</w:t>
            </w:r>
          </w:p>
        </w:tc>
        <w:tc>
          <w:tcPr>
            <w:tcW w:w="1701" w:type="dxa"/>
          </w:tcPr>
          <w:p w14:paraId="72A3DAA4" w14:textId="478EC3B2" w:rsidR="00517C89" w:rsidRPr="007621F2" w:rsidRDefault="00517C89">
            <w:pPr>
              <w:rPr>
                <w:szCs w:val="20"/>
              </w:rPr>
            </w:pPr>
            <w:r w:rsidRPr="007621F2">
              <w:rPr>
                <w:spacing w:val="-1"/>
                <w:szCs w:val="20"/>
              </w:rPr>
              <w:t>string</w:t>
            </w:r>
          </w:p>
        </w:tc>
        <w:tc>
          <w:tcPr>
            <w:tcW w:w="3827" w:type="dxa"/>
          </w:tcPr>
          <w:p w14:paraId="1307B3E0" w14:textId="22619C53" w:rsidR="00517C89" w:rsidRPr="007621F2" w:rsidRDefault="00BC5398">
            <w:pPr>
              <w:rPr>
                <w:szCs w:val="20"/>
              </w:rPr>
            </w:pPr>
            <w:r w:rsidRPr="007621F2">
              <w:rPr>
                <w:szCs w:val="20"/>
              </w:rPr>
              <w:t xml:space="preserve">Text som anger namnet på </w:t>
            </w:r>
            <w:r w:rsidR="00517C89" w:rsidRPr="007621F2">
              <w:rPr>
                <w:szCs w:val="20"/>
              </w:rPr>
              <w:t>plats eller ort fo</w:t>
            </w:r>
            <w:r w:rsidR="00517C89" w:rsidRPr="007621F2">
              <w:rPr>
                <w:rFonts w:cs="Georgia"/>
                <w:szCs w:val="20"/>
              </w:rPr>
              <w:t>̈</w:t>
            </w:r>
            <w:r w:rsidR="00517C89" w:rsidRPr="007621F2">
              <w:rPr>
                <w:szCs w:val="20"/>
              </w:rPr>
              <w:t>r organisationens fysiska placering.</w:t>
            </w:r>
          </w:p>
        </w:tc>
        <w:tc>
          <w:tcPr>
            <w:tcW w:w="1192" w:type="dxa"/>
          </w:tcPr>
          <w:p w14:paraId="298C5A3D" w14:textId="680C33EE"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27FC8E10" w14:textId="77777777" w:rsidTr="003A6D72">
        <w:tc>
          <w:tcPr>
            <w:tcW w:w="2802" w:type="dxa"/>
          </w:tcPr>
          <w:p w14:paraId="373123E1"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/../../healthcareProfessional</w:t>
            </w:r>
            <w:r w:rsidRPr="007621F2">
              <w:rPr>
                <w:spacing w:val="-1"/>
                <w:szCs w:val="20"/>
              </w:rPr>
              <w:t>CareUnitHSAId</w:t>
            </w:r>
          </w:p>
          <w:p w14:paraId="1771780C" w14:textId="77777777" w:rsidR="00517C89" w:rsidRPr="007621F2" w:rsidRDefault="00517C89">
            <w:pPr>
              <w:rPr>
                <w:szCs w:val="20"/>
              </w:rPr>
            </w:pPr>
          </w:p>
        </w:tc>
        <w:tc>
          <w:tcPr>
            <w:tcW w:w="1701" w:type="dxa"/>
          </w:tcPr>
          <w:p w14:paraId="733A3039" w14:textId="77777777" w:rsidR="00517C89" w:rsidRPr="007621F2" w:rsidRDefault="00517C89" w:rsidP="003A6D72">
            <w:pPr>
              <w:spacing w:line="229" w:lineRule="exact"/>
              <w:rPr>
                <w:rFonts w:cs="Arial"/>
                <w:szCs w:val="20"/>
              </w:rPr>
            </w:pPr>
            <w:r w:rsidRPr="007621F2">
              <w:rPr>
                <w:spacing w:val="-1"/>
                <w:szCs w:val="20"/>
              </w:rPr>
              <w:t>HSAIdType</w:t>
            </w:r>
          </w:p>
          <w:p w14:paraId="1A58F179" w14:textId="77777777" w:rsidR="00517C89" w:rsidRPr="007621F2" w:rsidRDefault="00517C89" w:rsidP="003A6D72">
            <w:pPr>
              <w:spacing w:line="226" w:lineRule="exact"/>
              <w:rPr>
                <w:spacing w:val="-1"/>
                <w:szCs w:val="20"/>
              </w:rPr>
            </w:pPr>
          </w:p>
          <w:p w14:paraId="77172DC9" w14:textId="77777777" w:rsidR="00517C89" w:rsidRPr="007621F2" w:rsidRDefault="00517C89">
            <w:pPr>
              <w:rPr>
                <w:szCs w:val="20"/>
              </w:rPr>
            </w:pPr>
          </w:p>
        </w:tc>
        <w:tc>
          <w:tcPr>
            <w:tcW w:w="3827" w:type="dxa"/>
          </w:tcPr>
          <w:p w14:paraId="61345EAF" w14:textId="77777777" w:rsidR="00517C89" w:rsidRPr="007621F2" w:rsidRDefault="00517C89" w:rsidP="003A6D72">
            <w:pPr>
              <w:spacing w:line="226" w:lineRule="exact"/>
              <w:rPr>
                <w:szCs w:val="20"/>
              </w:rPr>
            </w:pPr>
            <w:r w:rsidRPr="007621F2">
              <w:rPr>
                <w:szCs w:val="20"/>
              </w:rPr>
              <w:t xml:space="preserve">HSA-id för vårdenhet (pdl-ansvar) som vård- och omsorgspersonen är uppdragstagare för. Skall anges om tillgänglig. </w:t>
            </w:r>
          </w:p>
          <w:p w14:paraId="4F447885" w14:textId="77777777" w:rsidR="00517C89" w:rsidRPr="007621F2" w:rsidRDefault="00517C89">
            <w:pPr>
              <w:rPr>
                <w:szCs w:val="20"/>
              </w:rPr>
            </w:pPr>
          </w:p>
        </w:tc>
        <w:tc>
          <w:tcPr>
            <w:tcW w:w="1192" w:type="dxa"/>
          </w:tcPr>
          <w:p w14:paraId="10D073F1" w14:textId="31215477"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07DF4CC" w14:textId="77777777" w:rsidTr="003A6D72">
        <w:tc>
          <w:tcPr>
            <w:tcW w:w="2802" w:type="dxa"/>
          </w:tcPr>
          <w:p w14:paraId="1EE2C76B" w14:textId="66B21A7E" w:rsidR="00517C89" w:rsidRPr="007621F2" w:rsidRDefault="00517C89">
            <w:pPr>
              <w:rPr>
                <w:szCs w:val="20"/>
              </w:rPr>
            </w:pPr>
            <w:proofErr w:type="gramStart"/>
            <w:r w:rsidRPr="007621F2">
              <w:rPr>
                <w:szCs w:val="20"/>
              </w:rPr>
              <w:t>..</w:t>
            </w:r>
            <w:proofErr w:type="gramEnd"/>
            <w:r w:rsidRPr="007621F2">
              <w:rPr>
                <w:szCs w:val="20"/>
              </w:rPr>
              <w:t>/../../healthcareProfessional</w:t>
            </w:r>
            <w:r w:rsidRPr="007621F2">
              <w:rPr>
                <w:spacing w:val="-1"/>
                <w:szCs w:val="20"/>
              </w:rPr>
              <w:t>CareGiverHSAId</w:t>
            </w:r>
          </w:p>
        </w:tc>
        <w:tc>
          <w:tcPr>
            <w:tcW w:w="1701" w:type="dxa"/>
          </w:tcPr>
          <w:p w14:paraId="59AF35A1" w14:textId="77777777" w:rsidR="00517C89" w:rsidRPr="007621F2" w:rsidRDefault="00517C89" w:rsidP="003A6D72">
            <w:pPr>
              <w:spacing w:line="226" w:lineRule="exact"/>
              <w:rPr>
                <w:spacing w:val="-1"/>
                <w:szCs w:val="20"/>
              </w:rPr>
            </w:pPr>
            <w:r w:rsidRPr="007621F2">
              <w:rPr>
                <w:spacing w:val="-1"/>
                <w:szCs w:val="20"/>
              </w:rPr>
              <w:t>HSAIdType</w:t>
            </w:r>
          </w:p>
          <w:p w14:paraId="7D0911E9" w14:textId="77777777" w:rsidR="00517C89" w:rsidRPr="007621F2" w:rsidRDefault="00517C89">
            <w:pPr>
              <w:rPr>
                <w:szCs w:val="20"/>
              </w:rPr>
            </w:pPr>
          </w:p>
        </w:tc>
        <w:tc>
          <w:tcPr>
            <w:tcW w:w="3827" w:type="dxa"/>
          </w:tcPr>
          <w:p w14:paraId="600100C4" w14:textId="31A943DF" w:rsidR="00517C89" w:rsidRPr="007621F2" w:rsidRDefault="00517C89">
            <w:pPr>
              <w:rPr>
                <w:szCs w:val="20"/>
              </w:rPr>
            </w:pPr>
            <w:r w:rsidRPr="007621F2">
              <w:rPr>
                <w:szCs w:val="20"/>
              </w:rPr>
              <w:t>HSA-id för vårdgivaren, som är vårdgivare för den enhet som författaren är uppdragstagare för. Skall anges om tillgänglig.</w:t>
            </w:r>
          </w:p>
        </w:tc>
        <w:tc>
          <w:tcPr>
            <w:tcW w:w="1192" w:type="dxa"/>
          </w:tcPr>
          <w:p w14:paraId="2187596A" w14:textId="459D8872"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A1BCD0B" w14:textId="77777777" w:rsidTr="003A6D72">
        <w:tc>
          <w:tcPr>
            <w:tcW w:w="2802" w:type="dxa"/>
          </w:tcPr>
          <w:p w14:paraId="5B252647" w14:textId="47884D5D" w:rsidR="00517C89" w:rsidRPr="007621F2" w:rsidRDefault="00517C89">
            <w:pPr>
              <w:rPr>
                <w:szCs w:val="20"/>
              </w:rPr>
            </w:pPr>
            <w:proofErr w:type="gramStart"/>
            <w:r w:rsidRPr="007621F2">
              <w:rPr>
                <w:i/>
                <w:szCs w:val="20"/>
              </w:rPr>
              <w:t>..</w:t>
            </w:r>
            <w:proofErr w:type="gramEnd"/>
            <w:r w:rsidRPr="007621F2">
              <w:rPr>
                <w:i/>
                <w:szCs w:val="20"/>
              </w:rPr>
              <w:t>/../legalAuthenticator</w:t>
            </w:r>
          </w:p>
        </w:tc>
        <w:tc>
          <w:tcPr>
            <w:tcW w:w="1701" w:type="dxa"/>
          </w:tcPr>
          <w:p w14:paraId="3B3A4869" w14:textId="530CBB5B" w:rsidR="00517C89" w:rsidRPr="007621F2" w:rsidRDefault="00517C89">
            <w:pPr>
              <w:rPr>
                <w:szCs w:val="20"/>
              </w:rPr>
            </w:pPr>
            <w:r w:rsidRPr="007621F2">
              <w:rPr>
                <w:i/>
                <w:szCs w:val="20"/>
              </w:rPr>
              <w:t>LegalAuthenticatorType</w:t>
            </w:r>
          </w:p>
        </w:tc>
        <w:tc>
          <w:tcPr>
            <w:tcW w:w="3827" w:type="dxa"/>
          </w:tcPr>
          <w:p w14:paraId="2A7C7258" w14:textId="77777777" w:rsidR="00517C89" w:rsidRPr="007621F2" w:rsidRDefault="00517C89" w:rsidP="003A6D72">
            <w:pPr>
              <w:spacing w:line="229" w:lineRule="exact"/>
              <w:rPr>
                <w:szCs w:val="20"/>
              </w:rPr>
            </w:pPr>
            <w:r w:rsidRPr="007621F2">
              <w:rPr>
                <w:szCs w:val="20"/>
              </w:rPr>
              <w:t>Information om vem som signerat informationen i dokumentet.</w:t>
            </w:r>
            <w:r w:rsidRPr="007621F2">
              <w:rPr>
                <w:spacing w:val="-1"/>
                <w:szCs w:val="20"/>
              </w:rPr>
              <w:t xml:space="preserve"> Person som ansvarar för utlåtandet.</w:t>
            </w:r>
          </w:p>
          <w:p w14:paraId="45F8BD16" w14:textId="77777777" w:rsidR="00517C89" w:rsidRPr="007621F2" w:rsidRDefault="00517C89">
            <w:pPr>
              <w:rPr>
                <w:szCs w:val="20"/>
              </w:rPr>
            </w:pPr>
          </w:p>
        </w:tc>
        <w:tc>
          <w:tcPr>
            <w:tcW w:w="1192" w:type="dxa"/>
          </w:tcPr>
          <w:p w14:paraId="727ABFC5" w14:textId="033B5D1C" w:rsidR="00517C89" w:rsidRPr="007621F2" w:rsidRDefault="00517C89" w:rsidP="003A6D72">
            <w:pPr>
              <w:jc w:val="center"/>
              <w:rPr>
                <w:szCs w:val="20"/>
              </w:rPr>
            </w:pPr>
            <w:r w:rsidRPr="007621F2">
              <w:rPr>
                <w:i/>
                <w:szCs w:val="20"/>
              </w:rPr>
              <w:t>0</w:t>
            </w:r>
            <w:proofErr w:type="gramStart"/>
            <w:r w:rsidRPr="007621F2">
              <w:rPr>
                <w:i/>
                <w:szCs w:val="20"/>
              </w:rPr>
              <w:t>..</w:t>
            </w:r>
            <w:proofErr w:type="gramEnd"/>
            <w:r w:rsidRPr="007621F2">
              <w:rPr>
                <w:i/>
                <w:szCs w:val="20"/>
              </w:rPr>
              <w:t>1</w:t>
            </w:r>
          </w:p>
        </w:tc>
      </w:tr>
      <w:tr w:rsidR="00517C89" w:rsidRPr="007621F2" w14:paraId="35DD4385" w14:textId="77777777" w:rsidTr="003A6D72">
        <w:tc>
          <w:tcPr>
            <w:tcW w:w="2802" w:type="dxa"/>
          </w:tcPr>
          <w:p w14:paraId="176FA50F"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/../../signatureTime</w:t>
            </w:r>
          </w:p>
          <w:p w14:paraId="47960F2A" w14:textId="77777777" w:rsidR="00517C89" w:rsidRPr="007621F2" w:rsidRDefault="00517C89">
            <w:pPr>
              <w:rPr>
                <w:szCs w:val="20"/>
              </w:rPr>
            </w:pPr>
          </w:p>
        </w:tc>
        <w:tc>
          <w:tcPr>
            <w:tcW w:w="1701" w:type="dxa"/>
          </w:tcPr>
          <w:p w14:paraId="311BF889" w14:textId="77777777" w:rsidR="00517C89" w:rsidRPr="007621F2" w:rsidRDefault="00517C89" w:rsidP="003A6D72">
            <w:pPr>
              <w:spacing w:line="229" w:lineRule="exact"/>
              <w:rPr>
                <w:rFonts w:cs="Arial"/>
                <w:color w:val="FF0000"/>
                <w:szCs w:val="20"/>
              </w:rPr>
            </w:pPr>
            <w:r w:rsidRPr="007621F2">
              <w:rPr>
                <w:szCs w:val="20"/>
              </w:rPr>
              <w:t>TimeStampType</w:t>
            </w:r>
          </w:p>
          <w:p w14:paraId="62D094E0" w14:textId="77777777" w:rsidR="00517C89" w:rsidRPr="007621F2" w:rsidRDefault="00517C89">
            <w:pPr>
              <w:rPr>
                <w:szCs w:val="20"/>
              </w:rPr>
            </w:pPr>
          </w:p>
        </w:tc>
        <w:tc>
          <w:tcPr>
            <w:tcW w:w="3827" w:type="dxa"/>
          </w:tcPr>
          <w:p w14:paraId="191A6036" w14:textId="77777777" w:rsidR="00517C89" w:rsidRPr="007621F2" w:rsidRDefault="00517C89" w:rsidP="003A6D72">
            <w:pPr>
              <w:spacing w:line="229" w:lineRule="exact"/>
              <w:rPr>
                <w:szCs w:val="20"/>
              </w:rPr>
            </w:pPr>
            <w:r w:rsidRPr="007621F2">
              <w:rPr>
                <w:szCs w:val="20"/>
              </w:rPr>
              <w:t>Tidpunkt för signering.</w:t>
            </w:r>
          </w:p>
          <w:p w14:paraId="76EC2E50" w14:textId="77777777" w:rsidR="00517C89" w:rsidRPr="007621F2" w:rsidRDefault="00517C89">
            <w:pPr>
              <w:rPr>
                <w:szCs w:val="20"/>
              </w:rPr>
            </w:pPr>
          </w:p>
        </w:tc>
        <w:tc>
          <w:tcPr>
            <w:tcW w:w="1192" w:type="dxa"/>
          </w:tcPr>
          <w:p w14:paraId="5DB9A434" w14:textId="23E9B330" w:rsidR="00517C89" w:rsidRPr="007621F2" w:rsidRDefault="00517C89" w:rsidP="003A6D72">
            <w:pPr>
              <w:jc w:val="center"/>
              <w:rPr>
                <w:szCs w:val="20"/>
              </w:rPr>
            </w:pPr>
            <w:r w:rsidRPr="007621F2">
              <w:rPr>
                <w:szCs w:val="20"/>
              </w:rPr>
              <w:t>1</w:t>
            </w:r>
            <w:proofErr w:type="gramStart"/>
            <w:r w:rsidRPr="007621F2">
              <w:rPr>
                <w:szCs w:val="20"/>
              </w:rPr>
              <w:t>..</w:t>
            </w:r>
            <w:proofErr w:type="gramEnd"/>
            <w:r w:rsidRPr="007621F2">
              <w:rPr>
                <w:szCs w:val="20"/>
              </w:rPr>
              <w:t>1</w:t>
            </w:r>
          </w:p>
        </w:tc>
      </w:tr>
      <w:tr w:rsidR="00517C89" w:rsidRPr="007621F2" w14:paraId="747270A6" w14:textId="77777777" w:rsidTr="003A6D72">
        <w:tc>
          <w:tcPr>
            <w:tcW w:w="2802" w:type="dxa"/>
          </w:tcPr>
          <w:p w14:paraId="578BFB6C"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/../../legalAuthenticatorHSAId</w:t>
            </w:r>
          </w:p>
          <w:p w14:paraId="04741CFD" w14:textId="77777777" w:rsidR="00517C89" w:rsidRPr="007621F2" w:rsidRDefault="00517C89">
            <w:pPr>
              <w:rPr>
                <w:szCs w:val="20"/>
              </w:rPr>
            </w:pPr>
          </w:p>
        </w:tc>
        <w:tc>
          <w:tcPr>
            <w:tcW w:w="1701" w:type="dxa"/>
          </w:tcPr>
          <w:p w14:paraId="303946E9" w14:textId="77777777" w:rsidR="00517C89" w:rsidRPr="007621F2" w:rsidRDefault="00517C89" w:rsidP="003A6D72">
            <w:pPr>
              <w:spacing w:line="229" w:lineRule="exact"/>
              <w:rPr>
                <w:szCs w:val="20"/>
              </w:rPr>
            </w:pPr>
            <w:r w:rsidRPr="007621F2">
              <w:rPr>
                <w:szCs w:val="20"/>
              </w:rPr>
              <w:t>HSAIdType</w:t>
            </w:r>
          </w:p>
          <w:p w14:paraId="7588B6F3" w14:textId="77777777" w:rsidR="00517C89" w:rsidRPr="007621F2" w:rsidRDefault="00517C89">
            <w:pPr>
              <w:rPr>
                <w:szCs w:val="20"/>
              </w:rPr>
            </w:pPr>
          </w:p>
        </w:tc>
        <w:tc>
          <w:tcPr>
            <w:tcW w:w="3827" w:type="dxa"/>
          </w:tcPr>
          <w:p w14:paraId="18DF8C74" w14:textId="206228F8" w:rsidR="00517C89" w:rsidRPr="007621F2" w:rsidRDefault="00517C89">
            <w:pPr>
              <w:rPr>
                <w:szCs w:val="20"/>
              </w:rPr>
            </w:pPr>
            <w:r w:rsidRPr="007621F2">
              <w:rPr>
                <w:szCs w:val="20"/>
              </w:rPr>
              <w:t xml:space="preserve">HSA-id för person som signerat dokumentet. </w:t>
            </w:r>
            <w:r w:rsidRPr="007621F2">
              <w:rPr>
                <w:spacing w:val="-1"/>
                <w:szCs w:val="20"/>
              </w:rPr>
              <w:t>HSA-id för vård- och omsorgspersonal. Skall anges om tillgänglig</w:t>
            </w:r>
          </w:p>
        </w:tc>
        <w:tc>
          <w:tcPr>
            <w:tcW w:w="1192" w:type="dxa"/>
          </w:tcPr>
          <w:p w14:paraId="531C0180" w14:textId="70CA8124"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p>
        </w:tc>
      </w:tr>
      <w:tr w:rsidR="00517C89" w:rsidRPr="007621F2" w14:paraId="5D6F719F" w14:textId="77777777" w:rsidTr="003A6D72">
        <w:tc>
          <w:tcPr>
            <w:tcW w:w="2802" w:type="dxa"/>
          </w:tcPr>
          <w:p w14:paraId="23C9341F" w14:textId="77777777" w:rsidR="00517C89" w:rsidRPr="007621F2" w:rsidRDefault="00517C89" w:rsidP="003A6D72">
            <w:pPr>
              <w:spacing w:line="229" w:lineRule="exact"/>
              <w:rPr>
                <w:szCs w:val="20"/>
              </w:rPr>
            </w:pPr>
            <w:commentRangeStart w:id="218"/>
            <w:proofErr w:type="gramStart"/>
            <w:r w:rsidRPr="007621F2">
              <w:rPr>
                <w:szCs w:val="20"/>
              </w:rPr>
              <w:t>..</w:t>
            </w:r>
            <w:proofErr w:type="gramEnd"/>
            <w:r w:rsidRPr="007621F2">
              <w:rPr>
                <w:szCs w:val="20"/>
              </w:rPr>
              <w:t>/../../legalAuthenticatorName</w:t>
            </w:r>
          </w:p>
          <w:p w14:paraId="655898BF" w14:textId="77777777" w:rsidR="00517C89" w:rsidRPr="007621F2" w:rsidRDefault="00517C89">
            <w:pPr>
              <w:rPr>
                <w:szCs w:val="20"/>
              </w:rPr>
            </w:pPr>
          </w:p>
        </w:tc>
        <w:tc>
          <w:tcPr>
            <w:tcW w:w="1701" w:type="dxa"/>
          </w:tcPr>
          <w:p w14:paraId="12E8CEC0" w14:textId="78E14E6B" w:rsidR="00517C89" w:rsidRPr="007621F2" w:rsidRDefault="00517C89">
            <w:pPr>
              <w:rPr>
                <w:szCs w:val="20"/>
              </w:rPr>
            </w:pPr>
            <w:r w:rsidRPr="007621F2">
              <w:rPr>
                <w:szCs w:val="20"/>
              </w:rPr>
              <w:t>String</w:t>
            </w:r>
          </w:p>
        </w:tc>
        <w:tc>
          <w:tcPr>
            <w:tcW w:w="3827" w:type="dxa"/>
          </w:tcPr>
          <w:p w14:paraId="08505CCB" w14:textId="768A51CF" w:rsidR="00517C89" w:rsidRPr="007621F2" w:rsidRDefault="00517C89">
            <w:pPr>
              <w:rPr>
                <w:szCs w:val="20"/>
              </w:rPr>
            </w:pPr>
            <w:r w:rsidRPr="007621F2">
              <w:rPr>
                <w:szCs w:val="20"/>
              </w:rPr>
              <w:t>Namnen i klartext för signerande person.</w:t>
            </w:r>
          </w:p>
        </w:tc>
        <w:tc>
          <w:tcPr>
            <w:tcW w:w="1192" w:type="dxa"/>
          </w:tcPr>
          <w:p w14:paraId="0E047E56" w14:textId="3371649E" w:rsidR="00517C89" w:rsidRPr="007621F2" w:rsidRDefault="00517C89" w:rsidP="003A6D72">
            <w:pPr>
              <w:jc w:val="center"/>
              <w:rPr>
                <w:szCs w:val="20"/>
              </w:rPr>
            </w:pPr>
            <w:r w:rsidRPr="007621F2">
              <w:rPr>
                <w:szCs w:val="20"/>
              </w:rPr>
              <w:t>0</w:t>
            </w:r>
            <w:proofErr w:type="gramStart"/>
            <w:r w:rsidRPr="007621F2">
              <w:rPr>
                <w:szCs w:val="20"/>
              </w:rPr>
              <w:t>..</w:t>
            </w:r>
            <w:proofErr w:type="gramEnd"/>
            <w:r w:rsidRPr="007621F2">
              <w:rPr>
                <w:szCs w:val="20"/>
              </w:rPr>
              <w:t>1</w:t>
            </w:r>
            <w:commentRangeEnd w:id="218"/>
            <w:r w:rsidR="00627F1E">
              <w:rPr>
                <w:rStyle w:val="CommentReference"/>
                <w:rFonts w:ascii="Arial" w:eastAsia="ヒラギノ角ゴ Pro W3" w:hAnsi="Arial"/>
                <w:i/>
                <w:color w:val="000000"/>
                <w:lang w:val="en-GB"/>
              </w:rPr>
              <w:commentReference w:id="218"/>
            </w:r>
          </w:p>
        </w:tc>
      </w:tr>
      <w:tr w:rsidR="00517C89" w:rsidRPr="007621F2" w14:paraId="4A0ED63F" w14:textId="77777777" w:rsidTr="003A6D72">
        <w:tc>
          <w:tcPr>
            <w:tcW w:w="2802" w:type="dxa"/>
          </w:tcPr>
          <w:p w14:paraId="202DC2F7"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w:t>
            </w:r>
            <w:r w:rsidRPr="007621F2">
              <w:rPr>
                <w:spacing w:val="-1"/>
                <w:szCs w:val="20"/>
              </w:rPr>
              <w:t>approvedForPatient</w:t>
            </w:r>
          </w:p>
          <w:p w14:paraId="1766CC70" w14:textId="77777777" w:rsidR="00517C89" w:rsidRPr="007621F2" w:rsidRDefault="00517C89">
            <w:pPr>
              <w:rPr>
                <w:szCs w:val="20"/>
              </w:rPr>
            </w:pPr>
          </w:p>
        </w:tc>
        <w:tc>
          <w:tcPr>
            <w:tcW w:w="1701" w:type="dxa"/>
          </w:tcPr>
          <w:p w14:paraId="169D2EBD" w14:textId="77777777" w:rsidR="00517C89" w:rsidRPr="007621F2" w:rsidRDefault="00517C89" w:rsidP="003A6D72">
            <w:pPr>
              <w:spacing w:line="229" w:lineRule="exact"/>
              <w:rPr>
                <w:rFonts w:cs="Arial"/>
                <w:color w:val="FF0000"/>
                <w:szCs w:val="20"/>
              </w:rPr>
            </w:pPr>
            <w:r w:rsidRPr="007621F2">
              <w:rPr>
                <w:szCs w:val="20"/>
              </w:rPr>
              <w:t>boolean</w:t>
            </w:r>
          </w:p>
          <w:p w14:paraId="5DBD98D6" w14:textId="77777777" w:rsidR="00517C89" w:rsidRPr="007621F2" w:rsidRDefault="00517C89">
            <w:pPr>
              <w:rPr>
                <w:szCs w:val="20"/>
              </w:rPr>
            </w:pPr>
          </w:p>
        </w:tc>
        <w:tc>
          <w:tcPr>
            <w:tcW w:w="3827" w:type="dxa"/>
          </w:tcPr>
          <w:p w14:paraId="2716B432" w14:textId="77777777" w:rsidR="00517C89" w:rsidRPr="007621F2" w:rsidRDefault="00517C89" w:rsidP="003A6D72">
            <w:pPr>
              <w:spacing w:line="226" w:lineRule="exact"/>
              <w:rPr>
                <w:spacing w:val="-1"/>
                <w:szCs w:val="20"/>
              </w:rPr>
            </w:pPr>
            <w:r w:rsidRPr="007621F2">
              <w:rPr>
                <w:spacing w:val="-1"/>
                <w:szCs w:val="20"/>
              </w:rPr>
              <w:t xml:space="preserve">Anger om information får delas till patient. Värdet sätts i sådant fall till true, i annat fall till false. </w:t>
            </w:r>
          </w:p>
          <w:p w14:paraId="4D9D33C4" w14:textId="77777777" w:rsidR="00517C89" w:rsidRPr="007621F2" w:rsidRDefault="00517C89">
            <w:pPr>
              <w:rPr>
                <w:szCs w:val="20"/>
              </w:rPr>
            </w:pPr>
          </w:p>
        </w:tc>
        <w:tc>
          <w:tcPr>
            <w:tcW w:w="1192" w:type="dxa"/>
          </w:tcPr>
          <w:p w14:paraId="22D7C0DE" w14:textId="2D0BAA19"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3288FB05" w14:textId="77777777" w:rsidTr="003A6D72">
        <w:tc>
          <w:tcPr>
            <w:tcW w:w="2802" w:type="dxa"/>
          </w:tcPr>
          <w:p w14:paraId="363E014F" w14:textId="338942F2" w:rsidR="00517C89" w:rsidRPr="007621F2" w:rsidRDefault="00517C89">
            <w:pPr>
              <w:rPr>
                <w:szCs w:val="20"/>
              </w:rPr>
            </w:pPr>
            <w:proofErr w:type="gramStart"/>
            <w:r w:rsidRPr="007621F2">
              <w:rPr>
                <w:szCs w:val="20"/>
              </w:rPr>
              <w:t>..</w:t>
            </w:r>
            <w:proofErr w:type="gramEnd"/>
            <w:r w:rsidRPr="007621F2">
              <w:rPr>
                <w:szCs w:val="20"/>
              </w:rPr>
              <w:t>/../</w:t>
            </w:r>
            <w:r w:rsidRPr="007621F2">
              <w:rPr>
                <w:spacing w:val="-1"/>
                <w:szCs w:val="20"/>
              </w:rPr>
              <w:t>careContactId</w:t>
            </w:r>
          </w:p>
        </w:tc>
        <w:tc>
          <w:tcPr>
            <w:tcW w:w="1701" w:type="dxa"/>
          </w:tcPr>
          <w:p w14:paraId="03C5060D" w14:textId="33DA0ACB" w:rsidR="00517C89" w:rsidRPr="007621F2" w:rsidRDefault="00517C89">
            <w:pPr>
              <w:rPr>
                <w:szCs w:val="20"/>
              </w:rPr>
            </w:pPr>
            <w:r w:rsidRPr="007621F2">
              <w:rPr>
                <w:spacing w:val="-1"/>
                <w:szCs w:val="20"/>
              </w:rPr>
              <w:t>string</w:t>
            </w:r>
          </w:p>
        </w:tc>
        <w:tc>
          <w:tcPr>
            <w:tcW w:w="3827" w:type="dxa"/>
          </w:tcPr>
          <w:p w14:paraId="3885C5BD" w14:textId="4EDCCF28" w:rsidR="00517C89" w:rsidRPr="007621F2" w:rsidRDefault="00517C89">
            <w:pPr>
              <w:rPr>
                <w:szCs w:val="20"/>
              </w:rPr>
            </w:pPr>
            <w:r w:rsidRPr="007621F2">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7714F46D" w14:textId="77777777" w:rsidTr="003A6D72">
        <w:tc>
          <w:tcPr>
            <w:tcW w:w="2802" w:type="dxa"/>
          </w:tcPr>
          <w:p w14:paraId="4C12C176" w14:textId="217F474B" w:rsidR="00517C89" w:rsidRPr="007621F2" w:rsidRDefault="00517C89">
            <w:pPr>
              <w:rPr>
                <w:szCs w:val="20"/>
              </w:rPr>
            </w:pPr>
            <w:proofErr w:type="gramStart"/>
            <w:r w:rsidRPr="007621F2">
              <w:rPr>
                <w:szCs w:val="20"/>
              </w:rPr>
              <w:t>..</w:t>
            </w:r>
            <w:proofErr w:type="gramEnd"/>
            <w:r w:rsidRPr="007621F2">
              <w:rPr>
                <w:szCs w:val="20"/>
              </w:rPr>
              <w:t>/../nullified</w:t>
            </w:r>
          </w:p>
        </w:tc>
        <w:tc>
          <w:tcPr>
            <w:tcW w:w="1701" w:type="dxa"/>
          </w:tcPr>
          <w:p w14:paraId="0694B31F" w14:textId="2ADECF6E" w:rsidR="00517C89" w:rsidRPr="007621F2" w:rsidRDefault="00517C89">
            <w:pPr>
              <w:rPr>
                <w:szCs w:val="20"/>
              </w:rPr>
            </w:pPr>
            <w:r w:rsidRPr="007621F2">
              <w:rPr>
                <w:spacing w:val="-1"/>
                <w:szCs w:val="20"/>
              </w:rPr>
              <w:t>boolean</w:t>
            </w:r>
          </w:p>
        </w:tc>
        <w:tc>
          <w:tcPr>
            <w:tcW w:w="3827" w:type="dxa"/>
          </w:tcPr>
          <w:p w14:paraId="11A86B48" w14:textId="40C877DE" w:rsidR="00517C89" w:rsidRPr="007621F2" w:rsidRDefault="00517C89">
            <w:pPr>
              <w:rPr>
                <w:szCs w:val="20"/>
              </w:rPr>
            </w:pPr>
            <w:r w:rsidRPr="007621F2">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02186B85" w14:textId="77777777" w:rsidTr="003A6D72">
        <w:tc>
          <w:tcPr>
            <w:tcW w:w="2802" w:type="dxa"/>
          </w:tcPr>
          <w:p w14:paraId="79F20184" w14:textId="7810D38A" w:rsidR="00517C89" w:rsidRPr="007621F2" w:rsidRDefault="00517C89">
            <w:pPr>
              <w:rPr>
                <w:szCs w:val="20"/>
              </w:rPr>
            </w:pPr>
            <w:proofErr w:type="gramStart"/>
            <w:r w:rsidRPr="007621F2">
              <w:rPr>
                <w:szCs w:val="20"/>
              </w:rPr>
              <w:t>..</w:t>
            </w:r>
            <w:proofErr w:type="gramEnd"/>
            <w:r w:rsidRPr="007621F2">
              <w:rPr>
                <w:szCs w:val="20"/>
              </w:rPr>
              <w:t>/../nullifiedReason</w:t>
            </w:r>
          </w:p>
        </w:tc>
        <w:tc>
          <w:tcPr>
            <w:tcW w:w="1701" w:type="dxa"/>
          </w:tcPr>
          <w:p w14:paraId="543111F9" w14:textId="389041C8" w:rsidR="00517C89" w:rsidRPr="007621F2" w:rsidRDefault="00517C89">
            <w:pPr>
              <w:rPr>
                <w:szCs w:val="20"/>
              </w:rPr>
            </w:pPr>
            <w:r w:rsidRPr="007621F2">
              <w:rPr>
                <w:spacing w:val="-1"/>
                <w:szCs w:val="20"/>
              </w:rPr>
              <w:t>string</w:t>
            </w:r>
          </w:p>
        </w:tc>
        <w:tc>
          <w:tcPr>
            <w:tcW w:w="3827" w:type="dxa"/>
          </w:tcPr>
          <w:p w14:paraId="798B6262" w14:textId="113857D2" w:rsidR="00517C89" w:rsidRPr="007621F2" w:rsidRDefault="00517C89">
            <w:pPr>
              <w:rPr>
                <w:szCs w:val="20"/>
              </w:rPr>
            </w:pPr>
            <w:r w:rsidRPr="007621F2">
              <w:rPr>
                <w:spacing w:val="-1"/>
                <w:szCs w:val="20"/>
              </w:rPr>
              <w:t>Anger orsak till makulering</w:t>
            </w:r>
          </w:p>
        </w:tc>
        <w:tc>
          <w:tcPr>
            <w:tcW w:w="1192" w:type="dxa"/>
          </w:tcPr>
          <w:p w14:paraId="734A3D23" w14:textId="398DD5AD"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4D8386C4" w14:textId="77777777" w:rsidTr="00B53B27">
        <w:tc>
          <w:tcPr>
            <w:tcW w:w="2802" w:type="dxa"/>
            <w:shd w:val="clear" w:color="auto" w:fill="D9D9D9" w:themeFill="background1" w:themeFillShade="D9"/>
          </w:tcPr>
          <w:p w14:paraId="7DE16DE8" w14:textId="18998A61" w:rsidR="00517C89" w:rsidRPr="007621F2" w:rsidRDefault="00B53B27" w:rsidP="00B34AA1">
            <w:pPr>
              <w:rPr>
                <w:szCs w:val="20"/>
              </w:rPr>
            </w:pPr>
            <w:proofErr w:type="gramStart"/>
            <w:r w:rsidRPr="007621F2">
              <w:rPr>
                <w:i/>
                <w:szCs w:val="20"/>
              </w:rPr>
              <w:t>..</w:t>
            </w:r>
            <w:proofErr w:type="gramEnd"/>
            <w:r w:rsidRPr="007621F2">
              <w:rPr>
                <w:i/>
                <w:szCs w:val="20"/>
              </w:rPr>
              <w:t>/i</w:t>
            </w:r>
            <w:r w:rsidR="00B34AA1" w:rsidRPr="007621F2">
              <w:rPr>
                <w:i/>
                <w:szCs w:val="20"/>
              </w:rPr>
              <w:t>magingOutcome</w:t>
            </w:r>
            <w:r w:rsidR="00517C89" w:rsidRPr="007621F2">
              <w:rPr>
                <w:i/>
                <w:szCs w:val="20"/>
              </w:rPr>
              <w:t>Body</w:t>
            </w:r>
          </w:p>
        </w:tc>
        <w:tc>
          <w:tcPr>
            <w:tcW w:w="1701" w:type="dxa"/>
            <w:shd w:val="clear" w:color="auto" w:fill="D9D9D9" w:themeFill="background1" w:themeFillShade="D9"/>
          </w:tcPr>
          <w:p w14:paraId="4C425E03" w14:textId="17AC5816" w:rsidR="00517C89" w:rsidRPr="007621F2" w:rsidRDefault="00B34AA1">
            <w:pPr>
              <w:rPr>
                <w:szCs w:val="20"/>
              </w:rPr>
            </w:pPr>
            <w:r w:rsidRPr="007621F2">
              <w:rPr>
                <w:i/>
                <w:spacing w:val="-1"/>
                <w:szCs w:val="20"/>
              </w:rPr>
              <w:t>ImagingOutcome</w:t>
            </w:r>
            <w:r w:rsidR="00517C89" w:rsidRPr="007621F2">
              <w:rPr>
                <w:i/>
                <w:spacing w:val="-1"/>
                <w:szCs w:val="20"/>
              </w:rPr>
              <w:t>BodyType</w:t>
            </w:r>
          </w:p>
        </w:tc>
        <w:tc>
          <w:tcPr>
            <w:tcW w:w="3827" w:type="dxa"/>
            <w:shd w:val="clear" w:color="auto" w:fill="D9D9D9" w:themeFill="background1" w:themeFillShade="D9"/>
          </w:tcPr>
          <w:p w14:paraId="291D65E5" w14:textId="77777777" w:rsidR="00517C89" w:rsidRPr="007621F2" w:rsidRDefault="00517C89">
            <w:pPr>
              <w:rPr>
                <w:szCs w:val="20"/>
              </w:rPr>
            </w:pPr>
          </w:p>
        </w:tc>
        <w:tc>
          <w:tcPr>
            <w:tcW w:w="1192" w:type="dxa"/>
            <w:shd w:val="clear" w:color="auto" w:fill="D9D9D9" w:themeFill="background1" w:themeFillShade="D9"/>
          </w:tcPr>
          <w:p w14:paraId="67DABCA2" w14:textId="4D1995C7" w:rsidR="00517C89" w:rsidRPr="007621F2" w:rsidRDefault="00517C89" w:rsidP="003A6D72">
            <w:pPr>
              <w:jc w:val="center"/>
              <w:rPr>
                <w:szCs w:val="20"/>
              </w:rPr>
            </w:pPr>
            <w:r w:rsidRPr="007621F2">
              <w:rPr>
                <w:i/>
                <w:spacing w:val="-1"/>
                <w:szCs w:val="20"/>
              </w:rPr>
              <w:t>1</w:t>
            </w:r>
            <w:proofErr w:type="gramStart"/>
            <w:r w:rsidRPr="007621F2">
              <w:rPr>
                <w:i/>
                <w:spacing w:val="-1"/>
                <w:szCs w:val="20"/>
              </w:rPr>
              <w:t>..</w:t>
            </w:r>
            <w:proofErr w:type="gramEnd"/>
            <w:r w:rsidRPr="007621F2">
              <w:rPr>
                <w:i/>
                <w:spacing w:val="-1"/>
                <w:szCs w:val="20"/>
              </w:rPr>
              <w:t>1</w:t>
            </w:r>
          </w:p>
        </w:tc>
      </w:tr>
      <w:tr w:rsidR="00517C89" w:rsidRPr="007621F2" w14:paraId="602A844F" w14:textId="77777777" w:rsidTr="003A6D72">
        <w:tc>
          <w:tcPr>
            <w:tcW w:w="2802" w:type="dxa"/>
          </w:tcPr>
          <w:p w14:paraId="49D5E6F8" w14:textId="0D2BD4D8" w:rsidR="00517C89" w:rsidRPr="007621F2" w:rsidRDefault="00517C89">
            <w:pPr>
              <w:rPr>
                <w:szCs w:val="20"/>
              </w:rPr>
            </w:pPr>
            <w:proofErr w:type="gramStart"/>
            <w:r w:rsidRPr="007621F2">
              <w:rPr>
                <w:szCs w:val="20"/>
              </w:rPr>
              <w:t>..</w:t>
            </w:r>
            <w:proofErr w:type="gramEnd"/>
            <w:r w:rsidRPr="007621F2">
              <w:rPr>
                <w:szCs w:val="20"/>
              </w:rPr>
              <w:t>/../examination</w:t>
            </w:r>
            <w:r w:rsidRPr="007621F2">
              <w:rPr>
                <w:szCs w:val="20"/>
                <w:highlight w:val="yellow"/>
              </w:rPr>
              <w:t>Special</w:t>
            </w:r>
            <w:r w:rsidR="00111C73" w:rsidRPr="007621F2">
              <w:rPr>
                <w:szCs w:val="20"/>
                <w:highlight w:val="yellow"/>
              </w:rPr>
              <w:t>i</w:t>
            </w:r>
            <w:r w:rsidRPr="007621F2">
              <w:rPr>
                <w:szCs w:val="20"/>
                <w:highlight w:val="yellow"/>
              </w:rPr>
              <w:t>ty</w:t>
            </w:r>
          </w:p>
        </w:tc>
        <w:tc>
          <w:tcPr>
            <w:tcW w:w="1701" w:type="dxa"/>
          </w:tcPr>
          <w:p w14:paraId="2E0A82CC" w14:textId="684AEAD6" w:rsidR="00517C89" w:rsidRPr="007621F2" w:rsidRDefault="00517C89">
            <w:pPr>
              <w:rPr>
                <w:szCs w:val="20"/>
              </w:rPr>
            </w:pPr>
            <w:r w:rsidRPr="007621F2">
              <w:rPr>
                <w:szCs w:val="20"/>
                <w:highlight w:val="yellow"/>
              </w:rPr>
              <w:t>CVType</w:t>
            </w:r>
          </w:p>
        </w:tc>
        <w:tc>
          <w:tcPr>
            <w:tcW w:w="3827" w:type="dxa"/>
          </w:tcPr>
          <w:p w14:paraId="1D201020" w14:textId="77777777" w:rsidR="00517C89" w:rsidRPr="007621F2" w:rsidRDefault="00517C89">
            <w:pPr>
              <w:spacing w:line="226" w:lineRule="exact"/>
              <w:rPr>
                <w:spacing w:val="-1"/>
                <w:szCs w:val="20"/>
              </w:rPr>
            </w:pPr>
            <w:r w:rsidRPr="007621F2">
              <w:rPr>
                <w:spacing w:val="-1"/>
                <w:szCs w:val="20"/>
              </w:rPr>
              <w:t xml:space="preserve">Undersökningstyp. </w:t>
            </w:r>
          </w:p>
          <w:p w14:paraId="7217632E" w14:textId="77777777" w:rsidR="00517C89" w:rsidRPr="007621F2" w:rsidRDefault="00517C89">
            <w:pPr>
              <w:spacing w:line="226" w:lineRule="exact"/>
              <w:rPr>
                <w:spacing w:val="-1"/>
                <w:szCs w:val="20"/>
              </w:rPr>
            </w:pPr>
            <w:r w:rsidRPr="007621F2">
              <w:rPr>
                <w:spacing w:val="-1"/>
                <w:szCs w:val="20"/>
              </w:rPr>
              <w:t>Text som beskriver vilken specialitet som utlåtandet gäller</w:t>
            </w:r>
            <w:proofErr w:type="gramStart"/>
            <w:r w:rsidRPr="007621F2">
              <w:rPr>
                <w:spacing w:val="-1"/>
                <w:szCs w:val="20"/>
              </w:rPr>
              <w:t>.Exempel</w:t>
            </w:r>
            <w:proofErr w:type="gramEnd"/>
            <w:r w:rsidRPr="007621F2">
              <w:rPr>
                <w:spacing w:val="-1"/>
                <w:szCs w:val="20"/>
              </w:rPr>
              <w:t xml:space="preserve">: </w:t>
            </w:r>
          </w:p>
          <w:p w14:paraId="0644C776" w14:textId="77777777" w:rsidR="00517C89" w:rsidRPr="007621F2" w:rsidRDefault="00517C89">
            <w:pPr>
              <w:spacing w:line="226" w:lineRule="exact"/>
              <w:rPr>
                <w:spacing w:val="-1"/>
                <w:szCs w:val="20"/>
              </w:rPr>
            </w:pPr>
            <w:r w:rsidRPr="007621F2">
              <w:rPr>
                <w:spacing w:val="-1"/>
                <w:szCs w:val="20"/>
              </w:rPr>
              <w:t xml:space="preserve">Typen av specialitet som anlitats anges i text Exempel: Patologi, Klinisk fysiologi, Logopedi </w:t>
            </w:r>
          </w:p>
          <w:p w14:paraId="6448A99E" w14:textId="17A4B523" w:rsidR="00517C89" w:rsidRPr="007621F2" w:rsidRDefault="00517C89">
            <w:pPr>
              <w:rPr>
                <w:szCs w:val="20"/>
              </w:rPr>
            </w:pPr>
            <w:r w:rsidRPr="007621F2">
              <w:rPr>
                <w:spacing w:val="-1"/>
                <w:szCs w:val="20"/>
              </w:rPr>
              <w:t xml:space="preserve">(not. Generaliserad från npö riv-spec för </w:t>
            </w:r>
            <w:proofErr w:type="gramStart"/>
            <w:r w:rsidRPr="007621F2">
              <w:rPr>
                <w:spacing w:val="-1"/>
                <w:szCs w:val="20"/>
              </w:rPr>
              <w:t>b&amp;f</w:t>
            </w:r>
            <w:proofErr w:type="gramEnd"/>
            <w:r w:rsidRPr="007621F2">
              <w:rPr>
                <w:spacing w:val="-1"/>
                <w:szCs w:val="20"/>
              </w:rPr>
              <w:t xml:space="preserve"> undersökningar)</w:t>
            </w:r>
          </w:p>
        </w:tc>
        <w:tc>
          <w:tcPr>
            <w:tcW w:w="1192" w:type="dxa"/>
          </w:tcPr>
          <w:p w14:paraId="52A0069D" w14:textId="24C5CD31"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419EC071" w14:textId="77777777" w:rsidTr="003A6D72">
        <w:tc>
          <w:tcPr>
            <w:tcW w:w="2802" w:type="dxa"/>
          </w:tcPr>
          <w:p w14:paraId="5A22AB48" w14:textId="6A724F93" w:rsidR="00517C89" w:rsidRPr="007621F2" w:rsidRDefault="00517C89" w:rsidP="00111C73">
            <w:pPr>
              <w:rPr>
                <w:szCs w:val="20"/>
              </w:rPr>
            </w:pPr>
            <w:commentRangeStart w:id="219"/>
            <w:commentRangeStart w:id="220"/>
            <w:proofErr w:type="gramStart"/>
            <w:r w:rsidRPr="007621F2">
              <w:rPr>
                <w:szCs w:val="20"/>
              </w:rPr>
              <w:t>..</w:t>
            </w:r>
            <w:proofErr w:type="gramEnd"/>
            <w:r w:rsidRPr="007621F2">
              <w:rPr>
                <w:szCs w:val="20"/>
              </w:rPr>
              <w:t>/../</w:t>
            </w:r>
            <w:r w:rsidR="00111C73" w:rsidRPr="007621F2">
              <w:rPr>
                <w:szCs w:val="20"/>
              </w:rPr>
              <w:t>typeOfR</w:t>
            </w:r>
            <w:r w:rsidRPr="007621F2">
              <w:rPr>
                <w:szCs w:val="20"/>
              </w:rPr>
              <w:t>esult</w:t>
            </w:r>
            <w:commentRangeEnd w:id="219"/>
            <w:r w:rsidRPr="007621F2">
              <w:rPr>
                <w:rStyle w:val="CommentReference"/>
                <w:sz w:val="20"/>
                <w:szCs w:val="20"/>
              </w:rPr>
              <w:commentReference w:id="219"/>
            </w:r>
          </w:p>
        </w:tc>
        <w:tc>
          <w:tcPr>
            <w:tcW w:w="1701" w:type="dxa"/>
          </w:tcPr>
          <w:p w14:paraId="7F11C829" w14:textId="3EE7581D" w:rsidR="00517C89" w:rsidRPr="007621F2" w:rsidRDefault="00517C89">
            <w:pPr>
              <w:rPr>
                <w:szCs w:val="20"/>
              </w:rPr>
            </w:pPr>
            <w:del w:id="221" w:author="Khaled Daham" w:date="2014-03-28T12:31:00Z">
              <w:r w:rsidRPr="007621F2" w:rsidDel="00627F1E">
                <w:rPr>
                  <w:szCs w:val="20"/>
                </w:rPr>
                <w:delText>CVType</w:delText>
              </w:r>
            </w:del>
            <w:ins w:id="222" w:author="Khaled Daham" w:date="2014-03-28T12:31:00Z">
              <w:r w:rsidR="00627F1E">
                <w:rPr>
                  <w:szCs w:val="20"/>
                </w:rPr>
                <w:t>TypeOfResult</w:t>
              </w:r>
            </w:ins>
            <w:ins w:id="223" w:author="Khaled Daham" w:date="2014-03-28T12:32:00Z">
              <w:r w:rsidR="00627F1E">
                <w:rPr>
                  <w:szCs w:val="20"/>
                </w:rPr>
                <w:t>Code</w:t>
              </w:r>
            </w:ins>
            <w:ins w:id="224" w:author="Khaled Daham" w:date="2014-03-28T12:31:00Z">
              <w:r w:rsidR="00627F1E">
                <w:rPr>
                  <w:szCs w:val="20"/>
                </w:rPr>
                <w:t>Enum</w:t>
              </w:r>
            </w:ins>
          </w:p>
        </w:tc>
        <w:tc>
          <w:tcPr>
            <w:tcW w:w="3827" w:type="dxa"/>
          </w:tcPr>
          <w:p w14:paraId="43783DBE" w14:textId="77777777" w:rsidR="00517C89" w:rsidRPr="007621F2" w:rsidRDefault="00517C89">
            <w:pPr>
              <w:spacing w:line="226" w:lineRule="exact"/>
              <w:rPr>
                <w:spacing w:val="-1"/>
                <w:szCs w:val="20"/>
              </w:rPr>
            </w:pPr>
            <w:r w:rsidRPr="007621F2">
              <w:rPr>
                <w:spacing w:val="-1"/>
                <w:szCs w:val="20"/>
              </w:rPr>
              <w:t xml:space="preserve">Svarstyp. PREL = Preliminärsvar (denna typ är ny och finns </w:t>
            </w:r>
            <w:proofErr w:type="gramStart"/>
            <w:r w:rsidRPr="007621F2">
              <w:rPr>
                <w:spacing w:val="-1"/>
                <w:szCs w:val="20"/>
              </w:rPr>
              <w:t>ej</w:t>
            </w:r>
            <w:proofErr w:type="gramEnd"/>
            <w:r w:rsidRPr="007621F2">
              <w:rPr>
                <w:spacing w:val="-1"/>
                <w:szCs w:val="20"/>
              </w:rPr>
              <w:t xml:space="preserve"> i NPÖ:s riv-specifikation)</w:t>
            </w:r>
          </w:p>
          <w:p w14:paraId="76E5860D" w14:textId="77777777" w:rsidR="00517C89" w:rsidRPr="007621F2" w:rsidRDefault="00517C89">
            <w:pPr>
              <w:spacing w:line="226" w:lineRule="exact"/>
              <w:rPr>
                <w:spacing w:val="-1"/>
                <w:szCs w:val="20"/>
              </w:rPr>
            </w:pPr>
            <w:r w:rsidRPr="007621F2">
              <w:rPr>
                <w:spacing w:val="-1"/>
                <w:szCs w:val="20"/>
              </w:rPr>
              <w:t xml:space="preserve">DEF = Definitivsvar </w:t>
            </w:r>
          </w:p>
          <w:p w14:paraId="5E548D5E" w14:textId="77777777" w:rsidR="00517C89" w:rsidRPr="007621F2" w:rsidRDefault="00517C89">
            <w:pPr>
              <w:spacing w:line="226" w:lineRule="exact"/>
              <w:rPr>
                <w:spacing w:val="-1"/>
                <w:szCs w:val="20"/>
              </w:rPr>
            </w:pPr>
            <w:r w:rsidRPr="007621F2">
              <w:rPr>
                <w:spacing w:val="-1"/>
                <w:szCs w:val="20"/>
              </w:rPr>
              <w:t xml:space="preserve">TILL = Tilläggssvar </w:t>
            </w:r>
          </w:p>
          <w:p w14:paraId="6838D962" w14:textId="6CC037AC" w:rsidR="00517C89" w:rsidRPr="007621F2" w:rsidRDefault="00517C89">
            <w:pPr>
              <w:rPr>
                <w:szCs w:val="20"/>
              </w:rPr>
            </w:pPr>
            <w:r w:rsidRPr="007621F2">
              <w:rPr>
                <w:spacing w:val="-1"/>
                <w:szCs w:val="20"/>
              </w:rPr>
              <w:t>DEF sätts som förvalt värde. Den senaste statusen är den som ska skickas med.</w:t>
            </w:r>
            <w:r w:rsidRPr="007621F2">
              <w:rPr>
                <w:szCs w:val="20"/>
              </w:rPr>
              <w:t xml:space="preserve"> </w:t>
            </w:r>
          </w:p>
        </w:tc>
        <w:tc>
          <w:tcPr>
            <w:tcW w:w="1192" w:type="dxa"/>
          </w:tcPr>
          <w:p w14:paraId="67F8749E" w14:textId="2524AA3C"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commentRangeEnd w:id="220"/>
            <w:r w:rsidR="00627F1E">
              <w:rPr>
                <w:rStyle w:val="CommentReference"/>
                <w:rFonts w:ascii="Arial" w:eastAsia="ヒラギノ角ゴ Pro W3" w:hAnsi="Arial"/>
                <w:i/>
                <w:color w:val="000000"/>
                <w:lang w:val="en-GB"/>
              </w:rPr>
              <w:commentReference w:id="220"/>
            </w:r>
          </w:p>
        </w:tc>
      </w:tr>
      <w:tr w:rsidR="00517C89" w:rsidRPr="007621F2" w14:paraId="0FF5B74D" w14:textId="77777777" w:rsidTr="003A6D72">
        <w:tc>
          <w:tcPr>
            <w:tcW w:w="2802" w:type="dxa"/>
          </w:tcPr>
          <w:p w14:paraId="0249903D" w14:textId="0AA3973E" w:rsidR="00517C89" w:rsidRPr="007621F2" w:rsidRDefault="00517C89">
            <w:pPr>
              <w:rPr>
                <w:szCs w:val="20"/>
              </w:rPr>
            </w:pPr>
            <w:proofErr w:type="gramStart"/>
            <w:r w:rsidRPr="007621F2">
              <w:rPr>
                <w:szCs w:val="20"/>
              </w:rPr>
              <w:t>..</w:t>
            </w:r>
            <w:proofErr w:type="gramEnd"/>
            <w:r w:rsidRPr="007621F2">
              <w:rPr>
                <w:szCs w:val="20"/>
              </w:rPr>
              <w:t>/../</w:t>
            </w:r>
            <w:commentRangeStart w:id="225"/>
            <w:r w:rsidRPr="007621F2">
              <w:rPr>
                <w:szCs w:val="20"/>
              </w:rPr>
              <w:t>resultTime</w:t>
            </w:r>
            <w:commentRangeEnd w:id="225"/>
            <w:r w:rsidRPr="007621F2">
              <w:rPr>
                <w:rStyle w:val="CommentReference"/>
                <w:sz w:val="20"/>
                <w:szCs w:val="20"/>
              </w:rPr>
              <w:commentReference w:id="225"/>
            </w:r>
          </w:p>
        </w:tc>
        <w:tc>
          <w:tcPr>
            <w:tcW w:w="1701" w:type="dxa"/>
          </w:tcPr>
          <w:p w14:paraId="5B2F17D3" w14:textId="7F854859" w:rsidR="00517C89" w:rsidRPr="007621F2" w:rsidRDefault="00517C89">
            <w:pPr>
              <w:rPr>
                <w:szCs w:val="20"/>
              </w:rPr>
            </w:pPr>
            <w:r w:rsidRPr="007621F2">
              <w:rPr>
                <w:szCs w:val="20"/>
              </w:rPr>
              <w:t>TimeStampType</w:t>
            </w:r>
          </w:p>
        </w:tc>
        <w:tc>
          <w:tcPr>
            <w:tcW w:w="3827" w:type="dxa"/>
          </w:tcPr>
          <w:p w14:paraId="38B1E52D" w14:textId="37358D4C" w:rsidR="00517C89" w:rsidRPr="007621F2" w:rsidRDefault="00517C89">
            <w:pPr>
              <w:rPr>
                <w:szCs w:val="20"/>
              </w:rPr>
            </w:pPr>
            <w:r w:rsidRPr="007621F2">
              <w:rPr>
                <w:spacing w:val="-1"/>
                <w:szCs w:val="20"/>
              </w:rPr>
              <w:t>Svarstidpunkt. Tidpunkt då svar skickas till framställaren av vårdbegäran.</w:t>
            </w:r>
          </w:p>
        </w:tc>
        <w:tc>
          <w:tcPr>
            <w:tcW w:w="1192" w:type="dxa"/>
          </w:tcPr>
          <w:p w14:paraId="1BB1D2EE" w14:textId="1C7A65F7"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1A204204" w14:textId="77777777" w:rsidTr="003A6D72">
        <w:tc>
          <w:tcPr>
            <w:tcW w:w="2802" w:type="dxa"/>
          </w:tcPr>
          <w:p w14:paraId="6085B959" w14:textId="1EA687E7" w:rsidR="00517C89" w:rsidRPr="007621F2" w:rsidRDefault="00517C89">
            <w:pPr>
              <w:rPr>
                <w:szCs w:val="20"/>
              </w:rPr>
            </w:pPr>
            <w:proofErr w:type="gramStart"/>
            <w:r w:rsidRPr="007621F2">
              <w:rPr>
                <w:szCs w:val="20"/>
              </w:rPr>
              <w:t>..</w:t>
            </w:r>
            <w:proofErr w:type="gramEnd"/>
            <w:r w:rsidRPr="007621F2">
              <w:rPr>
                <w:szCs w:val="20"/>
              </w:rPr>
              <w:t>/../result</w:t>
            </w:r>
            <w:r w:rsidRPr="007621F2">
              <w:rPr>
                <w:szCs w:val="20"/>
                <w:highlight w:val="yellow"/>
              </w:rPr>
              <w:t>Report</w:t>
            </w:r>
          </w:p>
        </w:tc>
        <w:tc>
          <w:tcPr>
            <w:tcW w:w="1701" w:type="dxa"/>
          </w:tcPr>
          <w:p w14:paraId="052463E7" w14:textId="75B87438" w:rsidR="00517C89" w:rsidRPr="007621F2" w:rsidRDefault="00517C89">
            <w:pPr>
              <w:rPr>
                <w:szCs w:val="20"/>
              </w:rPr>
            </w:pPr>
            <w:r w:rsidRPr="007621F2">
              <w:rPr>
                <w:spacing w:val="-1"/>
                <w:szCs w:val="20"/>
              </w:rPr>
              <w:t>string</w:t>
            </w:r>
          </w:p>
        </w:tc>
        <w:tc>
          <w:tcPr>
            <w:tcW w:w="3827" w:type="dxa"/>
          </w:tcPr>
          <w:p w14:paraId="60193CDA" w14:textId="404F773D" w:rsidR="00517C89" w:rsidRPr="007621F2" w:rsidRDefault="00517C89">
            <w:pPr>
              <w:rPr>
                <w:szCs w:val="20"/>
              </w:rPr>
            </w:pPr>
            <w:r w:rsidRPr="007621F2">
              <w:rPr>
                <w:spacing w:val="-1"/>
                <w:szCs w:val="20"/>
              </w:rPr>
              <w:t>Text som beskriver det sammanfattade utlåtandet kring undersökningsresultatet</w:t>
            </w:r>
          </w:p>
        </w:tc>
        <w:tc>
          <w:tcPr>
            <w:tcW w:w="1192" w:type="dxa"/>
          </w:tcPr>
          <w:p w14:paraId="43407048" w14:textId="439E3268"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416C4289" w14:textId="77777777" w:rsidTr="003A6D72">
        <w:tc>
          <w:tcPr>
            <w:tcW w:w="2802" w:type="dxa"/>
          </w:tcPr>
          <w:p w14:paraId="62914E58" w14:textId="2700920E" w:rsidR="00517C89" w:rsidRPr="007621F2" w:rsidRDefault="00517C89">
            <w:pPr>
              <w:rPr>
                <w:szCs w:val="20"/>
              </w:rPr>
            </w:pPr>
            <w:proofErr w:type="gramStart"/>
            <w:r w:rsidRPr="007621F2">
              <w:rPr>
                <w:szCs w:val="20"/>
              </w:rPr>
              <w:t>..</w:t>
            </w:r>
            <w:proofErr w:type="gramEnd"/>
            <w:r w:rsidRPr="007621F2">
              <w:rPr>
                <w:szCs w:val="20"/>
              </w:rPr>
              <w:t>/../resultComment</w:t>
            </w:r>
          </w:p>
        </w:tc>
        <w:tc>
          <w:tcPr>
            <w:tcW w:w="1701" w:type="dxa"/>
          </w:tcPr>
          <w:p w14:paraId="7B777D54" w14:textId="5BEFE77E" w:rsidR="00517C89" w:rsidRPr="007621F2" w:rsidRDefault="00517C89">
            <w:pPr>
              <w:rPr>
                <w:szCs w:val="20"/>
              </w:rPr>
            </w:pPr>
            <w:r w:rsidRPr="007621F2">
              <w:rPr>
                <w:spacing w:val="-1"/>
                <w:szCs w:val="20"/>
              </w:rPr>
              <w:t>String</w:t>
            </w:r>
          </w:p>
        </w:tc>
        <w:tc>
          <w:tcPr>
            <w:tcW w:w="3827" w:type="dxa"/>
          </w:tcPr>
          <w:p w14:paraId="320FE6EB" w14:textId="1D90C6C2" w:rsidR="00517C89" w:rsidRPr="007621F2" w:rsidRDefault="00517C89">
            <w:pPr>
              <w:rPr>
                <w:szCs w:val="20"/>
              </w:rPr>
            </w:pPr>
            <w:r w:rsidRPr="007621F2">
              <w:rPr>
                <w:spacing w:val="-1"/>
                <w:szCs w:val="20"/>
              </w:rPr>
              <w:t>Kommentar till det sammanfattande utlåtandet</w:t>
            </w:r>
          </w:p>
        </w:tc>
        <w:tc>
          <w:tcPr>
            <w:tcW w:w="1192" w:type="dxa"/>
          </w:tcPr>
          <w:p w14:paraId="271A9253" w14:textId="5625CF3A"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BE839D3" w14:textId="77777777" w:rsidTr="003A6D72">
        <w:tc>
          <w:tcPr>
            <w:tcW w:w="2802" w:type="dxa"/>
          </w:tcPr>
          <w:p w14:paraId="71414713" w14:textId="038BBA3E"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radiationDose</w:t>
            </w:r>
          </w:p>
        </w:tc>
        <w:tc>
          <w:tcPr>
            <w:tcW w:w="1701" w:type="dxa"/>
          </w:tcPr>
          <w:p w14:paraId="7050A4C7" w14:textId="22748BA8" w:rsidR="00517C89" w:rsidRPr="007621F2" w:rsidRDefault="00517C89">
            <w:pPr>
              <w:rPr>
                <w:szCs w:val="20"/>
              </w:rPr>
            </w:pPr>
            <w:r w:rsidRPr="007621F2">
              <w:rPr>
                <w:spacing w:val="-1"/>
                <w:szCs w:val="20"/>
              </w:rPr>
              <w:t>PQType</w:t>
            </w:r>
          </w:p>
        </w:tc>
        <w:tc>
          <w:tcPr>
            <w:tcW w:w="3827" w:type="dxa"/>
          </w:tcPr>
          <w:p w14:paraId="6C1E692C" w14:textId="77777777" w:rsidR="00517C89" w:rsidRPr="007621F2" w:rsidRDefault="00517C89">
            <w:pPr>
              <w:spacing w:line="226" w:lineRule="exact"/>
              <w:rPr>
                <w:i/>
                <w:spacing w:val="-1"/>
                <w:szCs w:val="20"/>
              </w:rPr>
            </w:pPr>
            <w:r w:rsidRPr="007621F2">
              <w:rPr>
                <w:spacing w:val="-1"/>
                <w:szCs w:val="20"/>
              </w:rPr>
              <w:t>Ett dosvärde som härrör till undersökningen.</w:t>
            </w:r>
          </w:p>
          <w:p w14:paraId="60CE5051" w14:textId="2CFFD54B" w:rsidR="00517C89" w:rsidRPr="007621F2" w:rsidRDefault="00517C89" w:rsidP="008977CF">
            <w:pPr>
              <w:rPr>
                <w:szCs w:val="20"/>
              </w:rPr>
            </w:pPr>
            <w:r w:rsidRPr="007621F2">
              <w:rPr>
                <w:i/>
                <w:spacing w:val="-1"/>
                <w:szCs w:val="20"/>
              </w:rPr>
              <w:t>Dosen kan anges på flera olika sätt (t.ex. som effektiv dos</w:t>
            </w:r>
            <w:ins w:id="226" w:author="Andreas Bjärkmar" w:date="2014-03-28T11:16:00Z">
              <w:r w:rsidR="008977CF">
                <w:rPr>
                  <w:i/>
                  <w:spacing w:val="-1"/>
                  <w:szCs w:val="20"/>
                </w:rPr>
                <w:t xml:space="preserve"> </w:t>
              </w:r>
              <w:r w:rsidR="008977CF" w:rsidRPr="008977CF">
                <w:rPr>
                  <w:i/>
                  <w:spacing w:val="-1"/>
                  <w:szCs w:val="20"/>
                  <w:highlight w:val="yellow"/>
                  <w:rPrChange w:id="227" w:author="Andreas Bjärkmar" w:date="2014-03-28T11:16:00Z">
                    <w:rPr>
                      <w:i/>
                      <w:spacing w:val="-1"/>
                      <w:szCs w:val="20"/>
                    </w:rPr>
                  </w:rPrChange>
                </w:rPr>
                <w:t>i Sv</w:t>
              </w:r>
            </w:ins>
            <w:r w:rsidRPr="007621F2">
              <w:rPr>
                <w:i/>
                <w:spacing w:val="-1"/>
                <w:szCs w:val="20"/>
              </w:rPr>
              <w:t>) eller som KAP. Den totala dosen som härrör till underökningen är summan av alla redovisade radiationDose.</w:t>
            </w:r>
            <w:ins w:id="228" w:author="Andreas Bjärkmar" w:date="2014-03-28T11:18:00Z">
              <w:r w:rsidR="008977CF">
                <w:rPr>
                  <w:i/>
                  <w:spacing w:val="-1"/>
                  <w:szCs w:val="20"/>
                </w:rPr>
                <w:t xml:space="preserve"> </w:t>
              </w:r>
              <w:r w:rsidR="008977CF" w:rsidRPr="00A711E9">
                <w:rPr>
                  <w:i/>
                  <w:spacing w:val="-1"/>
                  <w:szCs w:val="20"/>
                  <w:highlight w:val="yellow"/>
                  <w:rPrChange w:id="229" w:author="Andreas Bjärkmar" w:date="2014-03-28T11:20:00Z">
                    <w:rPr>
                      <w:i/>
                      <w:spacing w:val="-1"/>
                      <w:szCs w:val="20"/>
                    </w:rPr>
                  </w:rPrChange>
                </w:rPr>
                <w:t>Enheten ska vara SI-enhet</w:t>
              </w:r>
            </w:ins>
            <w:ins w:id="230" w:author="Andreas Bjärkmar" w:date="2014-03-28T11:22:00Z">
              <w:r w:rsidR="00A711E9">
                <w:rPr>
                  <w:i/>
                  <w:spacing w:val="-1"/>
                  <w:szCs w:val="20"/>
                  <w:highlight w:val="yellow"/>
                </w:rPr>
                <w:t xml:space="preserve"> </w:t>
              </w:r>
            </w:ins>
            <w:ins w:id="231" w:author="Andreas Bjärkmar" w:date="2014-03-28T11:21:00Z">
              <w:r w:rsidR="00A711E9">
                <w:rPr>
                  <w:i/>
                  <w:spacing w:val="-1"/>
                  <w:szCs w:val="20"/>
                  <w:highlight w:val="yellow"/>
                </w:rPr>
                <w:t>(eller kombination av sådana)</w:t>
              </w:r>
            </w:ins>
            <w:ins w:id="232" w:author="Andreas Bjärkmar" w:date="2014-03-28T11:19:00Z">
              <w:r w:rsidR="008977CF" w:rsidRPr="00A711E9">
                <w:rPr>
                  <w:i/>
                  <w:spacing w:val="-1"/>
                  <w:szCs w:val="20"/>
                  <w:highlight w:val="yellow"/>
                  <w:rPrChange w:id="233" w:author="Andreas Bjärkmar" w:date="2014-03-28T11:20:00Z">
                    <w:rPr>
                      <w:i/>
                      <w:spacing w:val="-1"/>
                      <w:szCs w:val="20"/>
                    </w:rPr>
                  </w:rPrChange>
                </w:rPr>
                <w:t>.</w:t>
              </w:r>
            </w:ins>
            <w:ins w:id="234" w:author="Andreas Bjärkmar" w:date="2014-03-28T11:18:00Z">
              <w:r w:rsidR="008977CF" w:rsidRPr="00A711E9">
                <w:rPr>
                  <w:i/>
                  <w:spacing w:val="-1"/>
                  <w:szCs w:val="20"/>
                  <w:highlight w:val="yellow"/>
                  <w:rPrChange w:id="235" w:author="Andreas Bjärkmar" w:date="2014-03-28T11:20:00Z">
                    <w:rPr>
                      <w:i/>
                      <w:spacing w:val="-1"/>
                      <w:szCs w:val="20"/>
                    </w:rPr>
                  </w:rPrChange>
                </w:rPr>
                <w:t xml:space="preserve"> </w:t>
              </w:r>
            </w:ins>
            <w:ins w:id="236" w:author="Andreas Bjärkmar" w:date="2014-03-28T11:20:00Z">
              <w:r w:rsidR="00A711E9">
                <w:rPr>
                  <w:i/>
                  <w:spacing w:val="-1"/>
                  <w:szCs w:val="20"/>
                  <w:highlight w:val="yellow"/>
                </w:rPr>
                <w:t>(</w:t>
              </w:r>
            </w:ins>
            <w:ins w:id="237" w:author="Andreas Bjärkmar" w:date="2014-03-28T11:19:00Z">
              <w:r w:rsidR="008977CF" w:rsidRPr="00A711E9">
                <w:rPr>
                  <w:i/>
                  <w:spacing w:val="-1"/>
                  <w:szCs w:val="20"/>
                  <w:highlight w:val="yellow"/>
                  <w:rPrChange w:id="238" w:author="Andreas Bjärkmar" w:date="2014-03-28T11:20:00Z">
                    <w:rPr>
                      <w:i/>
                      <w:spacing w:val="-1"/>
                      <w:szCs w:val="20"/>
                    </w:rPr>
                  </w:rPrChange>
                </w:rPr>
                <w:t>F</w:t>
              </w:r>
            </w:ins>
            <w:ins w:id="239" w:author="Andreas Bjärkmar" w:date="2014-03-28T11:18:00Z">
              <w:r w:rsidR="008977CF" w:rsidRPr="00A711E9">
                <w:rPr>
                  <w:i/>
                  <w:spacing w:val="-1"/>
                  <w:szCs w:val="20"/>
                  <w:highlight w:val="yellow"/>
                  <w:rPrChange w:id="240" w:author="Andreas Bjärkmar" w:date="2014-03-28T11:20:00Z">
                    <w:rPr>
                      <w:i/>
                      <w:spacing w:val="-1"/>
                      <w:szCs w:val="20"/>
                    </w:rPr>
                  </w:rPrChange>
                </w:rPr>
                <w:t xml:space="preserve">ör KAP </w:t>
              </w:r>
            </w:ins>
            <w:ins w:id="241" w:author="Andreas Bjärkmar" w:date="2014-03-28T11:19:00Z">
              <w:r w:rsidR="008977CF" w:rsidRPr="00A711E9">
                <w:rPr>
                  <w:i/>
                  <w:spacing w:val="-1"/>
                  <w:szCs w:val="20"/>
                  <w:highlight w:val="yellow"/>
                  <w:rPrChange w:id="242" w:author="Andreas Bjärkmar" w:date="2014-03-28T11:20:00Z">
                    <w:rPr>
                      <w:i/>
                      <w:spacing w:val="-1"/>
                      <w:szCs w:val="20"/>
                    </w:rPr>
                  </w:rPrChange>
                </w:rPr>
                <w:t>får värdet räknas om till</w:t>
              </w:r>
            </w:ins>
            <w:ins w:id="243" w:author="Andreas Bjärkmar" w:date="2014-03-28T11:18:00Z">
              <w:r w:rsidR="008977CF" w:rsidRPr="00A711E9">
                <w:rPr>
                  <w:i/>
                  <w:spacing w:val="-1"/>
                  <w:szCs w:val="20"/>
                  <w:highlight w:val="yellow"/>
                  <w:rPrChange w:id="244" w:author="Andreas Bjärkmar" w:date="2014-03-28T11:20:00Z">
                    <w:rPr>
                      <w:i/>
                      <w:spacing w:val="-1"/>
                      <w:szCs w:val="20"/>
                    </w:rPr>
                  </w:rPrChange>
                </w:rPr>
                <w:t xml:space="preserve"> </w:t>
              </w:r>
            </w:ins>
            <w:ins w:id="245" w:author="Andreas Bjärkmar" w:date="2014-03-28T11:19:00Z">
              <w:r w:rsidR="008977CF" w:rsidRPr="00A711E9">
                <w:rPr>
                  <w:i/>
                  <w:spacing w:val="-1"/>
                  <w:szCs w:val="20"/>
                  <w:highlight w:val="yellow"/>
                  <w:rPrChange w:id="246" w:author="Andreas Bjärkmar" w:date="2014-03-28T11:20:00Z">
                    <w:rPr>
                      <w:i/>
                      <w:spacing w:val="-1"/>
                      <w:szCs w:val="20"/>
                    </w:rPr>
                  </w:rPrChange>
                </w:rPr>
                <w:t>Gy*m</w:t>
              </w:r>
              <w:r w:rsidR="008977CF" w:rsidRPr="00A711E9">
                <w:rPr>
                  <w:rFonts w:cs="Arial"/>
                  <w:i/>
                  <w:color w:val="000000"/>
                  <w:szCs w:val="20"/>
                  <w:highlight w:val="yellow"/>
                  <w:shd w:val="clear" w:color="auto" w:fill="FFFFFF"/>
                  <w:rPrChange w:id="247" w:author="Andreas Bjärkmar" w:date="2014-03-28T11:20:00Z">
                    <w:rPr>
                      <w:rFonts w:cs="Arial"/>
                      <w:i/>
                      <w:color w:val="000000"/>
                      <w:szCs w:val="20"/>
                      <w:shd w:val="clear" w:color="auto" w:fill="FFFFFF"/>
                    </w:rPr>
                  </w:rPrChange>
                </w:rPr>
                <w:t>² istället för</w:t>
              </w:r>
            </w:ins>
            <w:ins w:id="248" w:author="Andreas Bjärkmar" w:date="2014-03-28T11:18:00Z">
              <w:r w:rsidR="008977CF" w:rsidRPr="00A711E9">
                <w:rPr>
                  <w:rFonts w:cs="Arial"/>
                  <w:i/>
                  <w:color w:val="000000"/>
                  <w:szCs w:val="20"/>
                  <w:highlight w:val="yellow"/>
                  <w:shd w:val="clear" w:color="auto" w:fill="FFFFFF"/>
                  <w:rPrChange w:id="249" w:author="Andreas Bjärkmar" w:date="2014-03-28T11:20:00Z">
                    <w:rPr>
                      <w:rFonts w:ascii="Arial" w:hAnsi="Arial" w:cs="Arial"/>
                      <w:color w:val="000000"/>
                      <w:szCs w:val="20"/>
                      <w:shd w:val="clear" w:color="auto" w:fill="FFFFFF"/>
                    </w:rPr>
                  </w:rPrChange>
                </w:rPr>
                <w:t>Gy*cm²</w:t>
              </w:r>
            </w:ins>
            <w:ins w:id="250" w:author="Andreas Bjärkmar" w:date="2014-03-28T11:20:00Z">
              <w:r w:rsidR="00A711E9" w:rsidRPr="00A711E9">
                <w:rPr>
                  <w:rFonts w:cs="Arial"/>
                  <w:i/>
                  <w:color w:val="000000"/>
                  <w:szCs w:val="20"/>
                  <w:highlight w:val="yellow"/>
                  <w:shd w:val="clear" w:color="auto" w:fill="FFFFFF"/>
                  <w:rPrChange w:id="251" w:author="Andreas Bjärkmar" w:date="2014-03-28T11:20:00Z">
                    <w:rPr>
                      <w:rFonts w:cs="Arial"/>
                      <w:i/>
                      <w:color w:val="000000"/>
                      <w:szCs w:val="20"/>
                      <w:shd w:val="clear" w:color="auto" w:fill="FFFFFF"/>
                    </w:rPr>
                  </w:rPrChange>
                </w:rPr>
                <w:t>.</w:t>
              </w:r>
              <w:r w:rsidR="00A711E9">
                <w:rPr>
                  <w:rFonts w:cs="Arial"/>
                  <w:i/>
                  <w:color w:val="000000"/>
                  <w:szCs w:val="20"/>
                  <w:shd w:val="clear" w:color="auto" w:fill="FFFFFF"/>
                </w:rPr>
                <w:t>)</w:t>
              </w:r>
            </w:ins>
          </w:p>
        </w:tc>
        <w:tc>
          <w:tcPr>
            <w:tcW w:w="1192" w:type="dxa"/>
          </w:tcPr>
          <w:p w14:paraId="65EC0E29" w14:textId="357480A9" w:rsidR="00517C89" w:rsidRPr="007621F2" w:rsidRDefault="00D26B87" w:rsidP="003A6D72">
            <w:pPr>
              <w:jc w:val="center"/>
              <w:rPr>
                <w:szCs w:val="20"/>
              </w:rPr>
            </w:pPr>
            <w:r w:rsidRPr="007621F2">
              <w:rPr>
                <w:spacing w:val="-1"/>
                <w:szCs w:val="20"/>
              </w:rPr>
              <w:t>0</w:t>
            </w:r>
            <w:proofErr w:type="gramStart"/>
            <w:r w:rsidR="00517C89" w:rsidRPr="007621F2">
              <w:rPr>
                <w:spacing w:val="-1"/>
                <w:szCs w:val="20"/>
              </w:rPr>
              <w:t>..</w:t>
            </w:r>
            <w:proofErr w:type="gramEnd"/>
            <w:r w:rsidR="00517C89" w:rsidRPr="007621F2">
              <w:rPr>
                <w:spacing w:val="-1"/>
                <w:szCs w:val="20"/>
              </w:rPr>
              <w:t>*</w:t>
            </w:r>
          </w:p>
        </w:tc>
      </w:tr>
      <w:tr w:rsidR="00517C89" w:rsidRPr="007621F2" w14:paraId="2A6B5A10" w14:textId="77777777" w:rsidTr="003A6D72">
        <w:tc>
          <w:tcPr>
            <w:tcW w:w="2802" w:type="dxa"/>
          </w:tcPr>
          <w:p w14:paraId="19215B10" w14:textId="26FFF32B" w:rsidR="00517C89" w:rsidRPr="007621F2" w:rsidRDefault="00517C89">
            <w:pPr>
              <w:rPr>
                <w:szCs w:val="20"/>
              </w:rPr>
            </w:pPr>
            <w:proofErr w:type="gramStart"/>
            <w:r w:rsidRPr="007621F2">
              <w:rPr>
                <w:i/>
                <w:szCs w:val="20"/>
              </w:rPr>
              <w:t>..</w:t>
            </w:r>
            <w:proofErr w:type="gramEnd"/>
            <w:r w:rsidRPr="007621F2">
              <w:rPr>
                <w:i/>
                <w:szCs w:val="20"/>
              </w:rPr>
              <w:t>/../patientData</w:t>
            </w:r>
          </w:p>
        </w:tc>
        <w:tc>
          <w:tcPr>
            <w:tcW w:w="1701" w:type="dxa"/>
          </w:tcPr>
          <w:p w14:paraId="2FAF41C4" w14:textId="44208652" w:rsidR="00517C89" w:rsidRPr="007621F2" w:rsidRDefault="00517C89">
            <w:pPr>
              <w:rPr>
                <w:szCs w:val="20"/>
              </w:rPr>
            </w:pPr>
            <w:r w:rsidRPr="007621F2">
              <w:rPr>
                <w:i/>
                <w:spacing w:val="-1"/>
                <w:szCs w:val="20"/>
              </w:rPr>
              <w:t>PatientDataType</w:t>
            </w:r>
          </w:p>
        </w:tc>
        <w:tc>
          <w:tcPr>
            <w:tcW w:w="3827" w:type="dxa"/>
          </w:tcPr>
          <w:p w14:paraId="717AC495" w14:textId="2ECDDF7E" w:rsidR="00517C89" w:rsidRPr="007621F2" w:rsidRDefault="00517C89">
            <w:pPr>
              <w:rPr>
                <w:szCs w:val="20"/>
              </w:rPr>
            </w:pPr>
            <w:r w:rsidRPr="007621F2">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3EF96B06" w14:textId="77777777" w:rsidTr="003A6D72">
        <w:tc>
          <w:tcPr>
            <w:tcW w:w="2802" w:type="dxa"/>
          </w:tcPr>
          <w:p w14:paraId="736AE270" w14:textId="4633870E" w:rsidR="00517C89" w:rsidRPr="007621F2" w:rsidRDefault="00517C89">
            <w:pPr>
              <w:rPr>
                <w:szCs w:val="20"/>
              </w:rPr>
            </w:pPr>
            <w:proofErr w:type="gramStart"/>
            <w:r w:rsidRPr="007621F2">
              <w:rPr>
                <w:szCs w:val="20"/>
              </w:rPr>
              <w:t>..</w:t>
            </w:r>
            <w:proofErr w:type="gramEnd"/>
            <w:r w:rsidRPr="007621F2">
              <w:rPr>
                <w:szCs w:val="20"/>
              </w:rPr>
              <w:t>/../../patientWeight</w:t>
            </w:r>
          </w:p>
        </w:tc>
        <w:tc>
          <w:tcPr>
            <w:tcW w:w="1701" w:type="dxa"/>
          </w:tcPr>
          <w:p w14:paraId="667DDF97" w14:textId="41D11142" w:rsidR="00517C89" w:rsidRPr="007621F2" w:rsidRDefault="00517C89">
            <w:pPr>
              <w:rPr>
                <w:szCs w:val="20"/>
              </w:rPr>
            </w:pPr>
            <w:r w:rsidRPr="007621F2">
              <w:rPr>
                <w:spacing w:val="-1"/>
                <w:szCs w:val="20"/>
              </w:rPr>
              <w:t>PQType</w:t>
            </w:r>
          </w:p>
        </w:tc>
        <w:tc>
          <w:tcPr>
            <w:tcW w:w="3827" w:type="dxa"/>
          </w:tcPr>
          <w:p w14:paraId="05F79C45" w14:textId="7B9C603A" w:rsidR="00517C89" w:rsidRPr="007621F2" w:rsidRDefault="00517C89">
            <w:pPr>
              <w:rPr>
                <w:szCs w:val="20"/>
              </w:rPr>
            </w:pPr>
            <w:r w:rsidRPr="007621F2">
              <w:rPr>
                <w:spacing w:val="-1"/>
                <w:szCs w:val="20"/>
              </w:rPr>
              <w:t xml:space="preserve">Patientens vikt </w:t>
            </w:r>
            <w:ins w:id="252" w:author="Andreas Bjärkmar" w:date="2014-03-28T11:20:00Z">
              <w:r w:rsidR="00A711E9" w:rsidRPr="00A711E9">
                <w:rPr>
                  <w:spacing w:val="-1"/>
                  <w:szCs w:val="20"/>
                  <w:highlight w:val="yellow"/>
                  <w:rPrChange w:id="253" w:author="Andreas Bjärkmar" w:date="2014-03-28T11:20:00Z">
                    <w:rPr>
                      <w:spacing w:val="-1"/>
                      <w:szCs w:val="20"/>
                    </w:rPr>
                  </w:rPrChange>
                </w:rPr>
                <w:t>i kg</w:t>
              </w:r>
            </w:ins>
            <w:r w:rsidRPr="007621F2">
              <w:rPr>
                <w:spacing w:val="-1"/>
                <w:szCs w:val="20"/>
              </w:rPr>
              <w:t>vid undersökningstillfället.</w:t>
            </w:r>
          </w:p>
        </w:tc>
        <w:tc>
          <w:tcPr>
            <w:tcW w:w="1192" w:type="dxa"/>
          </w:tcPr>
          <w:p w14:paraId="062D9CC0" w14:textId="77777777" w:rsidR="00517C89" w:rsidRPr="007621F2" w:rsidRDefault="00517C89" w:rsidP="003A6D72">
            <w:pPr>
              <w:spacing w:line="226" w:lineRule="exact"/>
              <w:ind w:left="142"/>
              <w:jc w:val="center"/>
              <w:rPr>
                <w:spacing w:val="-1"/>
                <w:szCs w:val="20"/>
              </w:rPr>
            </w:pPr>
            <w:r w:rsidRPr="007621F2">
              <w:rPr>
                <w:spacing w:val="-1"/>
                <w:szCs w:val="20"/>
              </w:rPr>
              <w:t>0</w:t>
            </w:r>
            <w:proofErr w:type="gramStart"/>
            <w:r w:rsidRPr="007621F2">
              <w:rPr>
                <w:spacing w:val="-1"/>
                <w:szCs w:val="20"/>
              </w:rPr>
              <w:t>..</w:t>
            </w:r>
            <w:proofErr w:type="gramEnd"/>
            <w:r w:rsidRPr="007621F2">
              <w:rPr>
                <w:spacing w:val="-1"/>
                <w:szCs w:val="20"/>
              </w:rPr>
              <w:t>1</w:t>
            </w:r>
          </w:p>
          <w:p w14:paraId="0732B293" w14:textId="77777777" w:rsidR="00517C89" w:rsidRPr="007621F2" w:rsidRDefault="00517C89" w:rsidP="003A6D72">
            <w:pPr>
              <w:jc w:val="center"/>
              <w:rPr>
                <w:szCs w:val="20"/>
              </w:rPr>
            </w:pPr>
          </w:p>
        </w:tc>
      </w:tr>
      <w:tr w:rsidR="00517C89" w:rsidRPr="007621F2" w14:paraId="34BACFD9" w14:textId="77777777" w:rsidTr="003A6D72">
        <w:tc>
          <w:tcPr>
            <w:tcW w:w="2802" w:type="dxa"/>
          </w:tcPr>
          <w:p w14:paraId="018B92CF" w14:textId="1EE32D8C" w:rsidR="00517C89" w:rsidRPr="007621F2" w:rsidRDefault="00517C89">
            <w:pPr>
              <w:rPr>
                <w:szCs w:val="20"/>
              </w:rPr>
            </w:pPr>
            <w:proofErr w:type="gramStart"/>
            <w:r w:rsidRPr="007621F2">
              <w:rPr>
                <w:szCs w:val="20"/>
              </w:rPr>
              <w:t>..</w:t>
            </w:r>
            <w:proofErr w:type="gramEnd"/>
            <w:r w:rsidRPr="007621F2">
              <w:rPr>
                <w:szCs w:val="20"/>
              </w:rPr>
              <w:t>/../../patientLength</w:t>
            </w:r>
          </w:p>
        </w:tc>
        <w:tc>
          <w:tcPr>
            <w:tcW w:w="1701" w:type="dxa"/>
          </w:tcPr>
          <w:p w14:paraId="628BC991" w14:textId="0C570564" w:rsidR="00517C89" w:rsidRPr="007621F2" w:rsidRDefault="00517C89">
            <w:pPr>
              <w:rPr>
                <w:szCs w:val="20"/>
              </w:rPr>
            </w:pPr>
            <w:r w:rsidRPr="007621F2">
              <w:rPr>
                <w:spacing w:val="-1"/>
                <w:szCs w:val="20"/>
              </w:rPr>
              <w:t>PQType</w:t>
            </w:r>
          </w:p>
        </w:tc>
        <w:tc>
          <w:tcPr>
            <w:tcW w:w="3827" w:type="dxa"/>
          </w:tcPr>
          <w:p w14:paraId="27C0ACA0" w14:textId="39249672" w:rsidR="00517C89" w:rsidRPr="007621F2" w:rsidRDefault="00517C89">
            <w:pPr>
              <w:rPr>
                <w:szCs w:val="20"/>
              </w:rPr>
            </w:pPr>
            <w:r w:rsidRPr="007621F2">
              <w:rPr>
                <w:spacing w:val="-1"/>
                <w:szCs w:val="20"/>
              </w:rPr>
              <w:t xml:space="preserve">Patientens längd </w:t>
            </w:r>
            <w:ins w:id="254" w:author="Andreas Bjärkmar" w:date="2014-03-28T11:20:00Z">
              <w:r w:rsidR="00A711E9">
                <w:rPr>
                  <w:spacing w:val="-1"/>
                  <w:szCs w:val="20"/>
                </w:rPr>
                <w:t xml:space="preserve">i cm </w:t>
              </w:r>
            </w:ins>
            <w:r w:rsidRPr="007621F2">
              <w:rPr>
                <w:spacing w:val="-1"/>
                <w:szCs w:val="20"/>
              </w:rPr>
              <w:t>vid undersökningstillfället.</w:t>
            </w:r>
          </w:p>
        </w:tc>
        <w:tc>
          <w:tcPr>
            <w:tcW w:w="1192" w:type="dxa"/>
          </w:tcPr>
          <w:p w14:paraId="25AB391D" w14:textId="3A970C3E"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469E205" w14:textId="77777777" w:rsidTr="003A6D72">
        <w:tc>
          <w:tcPr>
            <w:tcW w:w="2802" w:type="dxa"/>
          </w:tcPr>
          <w:p w14:paraId="7DC48827" w14:textId="77777777" w:rsidR="00517C89" w:rsidRPr="007621F2" w:rsidRDefault="00517C89">
            <w:pPr>
              <w:rPr>
                <w:szCs w:val="20"/>
              </w:rPr>
            </w:pPr>
          </w:p>
        </w:tc>
        <w:tc>
          <w:tcPr>
            <w:tcW w:w="1701" w:type="dxa"/>
          </w:tcPr>
          <w:p w14:paraId="77A83594" w14:textId="77777777" w:rsidR="00517C89" w:rsidRPr="007621F2" w:rsidRDefault="00517C89">
            <w:pPr>
              <w:rPr>
                <w:szCs w:val="20"/>
              </w:rPr>
            </w:pPr>
          </w:p>
        </w:tc>
        <w:tc>
          <w:tcPr>
            <w:tcW w:w="3827" w:type="dxa"/>
          </w:tcPr>
          <w:p w14:paraId="0B1C60E3" w14:textId="77777777" w:rsidR="00517C89" w:rsidRPr="007621F2" w:rsidRDefault="00517C89">
            <w:pPr>
              <w:rPr>
                <w:szCs w:val="20"/>
              </w:rPr>
            </w:pPr>
          </w:p>
        </w:tc>
        <w:tc>
          <w:tcPr>
            <w:tcW w:w="1192" w:type="dxa"/>
          </w:tcPr>
          <w:p w14:paraId="5ABD8A27" w14:textId="77777777" w:rsidR="00517C89" w:rsidRPr="007621F2" w:rsidRDefault="00517C89" w:rsidP="003A6D72">
            <w:pPr>
              <w:jc w:val="center"/>
              <w:rPr>
                <w:szCs w:val="20"/>
              </w:rPr>
            </w:pPr>
          </w:p>
        </w:tc>
      </w:tr>
      <w:tr w:rsidR="00517C89" w:rsidRPr="007621F2" w14:paraId="1915925D" w14:textId="77777777" w:rsidTr="003A6D72">
        <w:tc>
          <w:tcPr>
            <w:tcW w:w="2802" w:type="dxa"/>
          </w:tcPr>
          <w:p w14:paraId="5D10AA37" w14:textId="4C2C267A" w:rsidR="00517C89" w:rsidRPr="007621F2" w:rsidRDefault="00BB11BB">
            <w:pPr>
              <w:rPr>
                <w:szCs w:val="20"/>
              </w:rPr>
            </w:pPr>
            <w:proofErr w:type="gramStart"/>
            <w:r w:rsidRPr="007621F2">
              <w:rPr>
                <w:i/>
                <w:szCs w:val="20"/>
              </w:rPr>
              <w:t>..</w:t>
            </w:r>
            <w:proofErr w:type="gramEnd"/>
            <w:r w:rsidRPr="007621F2">
              <w:rPr>
                <w:i/>
                <w:szCs w:val="20"/>
              </w:rPr>
              <w:t>/../</w:t>
            </w:r>
            <w:ins w:id="255" w:author="Khaled Daham" w:date="2014-03-28T12:33:00Z">
              <w:r w:rsidR="00627F1E">
                <w:rPr>
                  <w:i/>
                  <w:szCs w:val="20"/>
                </w:rPr>
                <w:t>i</w:t>
              </w:r>
            </w:ins>
            <w:del w:id="256" w:author="Khaled Daham" w:date="2014-03-28T12:33:00Z">
              <w:r w:rsidRPr="007621F2" w:rsidDel="00627F1E">
                <w:rPr>
                  <w:i/>
                  <w:szCs w:val="20"/>
                </w:rPr>
                <w:delText>I</w:delText>
              </w:r>
            </w:del>
            <w:r w:rsidRPr="007621F2">
              <w:rPr>
                <w:i/>
                <w:szCs w:val="20"/>
              </w:rPr>
              <w:t>mage</w:t>
            </w:r>
            <w:r w:rsidR="00517C89" w:rsidRPr="007621F2">
              <w:rPr>
                <w:i/>
                <w:szCs w:val="20"/>
              </w:rPr>
              <w:t>Recording</w:t>
            </w:r>
          </w:p>
        </w:tc>
        <w:tc>
          <w:tcPr>
            <w:tcW w:w="1701" w:type="dxa"/>
          </w:tcPr>
          <w:p w14:paraId="635ED5FF" w14:textId="30BF11C8" w:rsidR="00517C89" w:rsidRPr="007621F2" w:rsidRDefault="00517C89">
            <w:pPr>
              <w:rPr>
                <w:szCs w:val="20"/>
              </w:rPr>
            </w:pPr>
            <w:r w:rsidRPr="007621F2">
              <w:rPr>
                <w:i/>
                <w:spacing w:val="-1"/>
                <w:szCs w:val="20"/>
              </w:rPr>
              <w:t>ImageRecordingType</w:t>
            </w:r>
          </w:p>
        </w:tc>
        <w:tc>
          <w:tcPr>
            <w:tcW w:w="3827" w:type="dxa"/>
          </w:tcPr>
          <w:p w14:paraId="2D19E845" w14:textId="77777777" w:rsidR="00517C89" w:rsidRPr="007621F2" w:rsidRDefault="00517C89">
            <w:pPr>
              <w:spacing w:line="226" w:lineRule="exact"/>
              <w:rPr>
                <w:i/>
                <w:spacing w:val="-1"/>
                <w:szCs w:val="20"/>
              </w:rPr>
            </w:pPr>
            <w:r w:rsidRPr="007621F2">
              <w:rPr>
                <w:i/>
                <w:spacing w:val="-1"/>
                <w:szCs w:val="20"/>
              </w:rPr>
              <w:t>Beskrivning av bild-tagning(ar). Bild(er) tas som en eller flera tagningar (noll tillåts i fall då tillgång till bild saknas, utan endast (remiss och) sammanfattande utlåtande finns).</w:t>
            </w:r>
          </w:p>
          <w:p w14:paraId="55F064E6" w14:textId="77777777" w:rsidR="00517C89" w:rsidRPr="007621F2" w:rsidRDefault="00517C89">
            <w:pPr>
              <w:spacing w:line="226" w:lineRule="exact"/>
              <w:rPr>
                <w:i/>
                <w:spacing w:val="-1"/>
                <w:szCs w:val="20"/>
              </w:rPr>
            </w:pPr>
            <w:r w:rsidRPr="007621F2">
              <w:rPr>
                <w:i/>
                <w:spacing w:val="-1"/>
                <w:szCs w:val="20"/>
              </w:rPr>
              <w:t>En bildtagning kan i sin tur ha flera bilder</w:t>
            </w:r>
          </w:p>
          <w:p w14:paraId="4844858E" w14:textId="77777777" w:rsidR="00517C89" w:rsidRPr="007621F2" w:rsidRDefault="00517C89">
            <w:pPr>
              <w:rPr>
                <w:szCs w:val="20"/>
              </w:rPr>
            </w:pPr>
          </w:p>
        </w:tc>
        <w:tc>
          <w:tcPr>
            <w:tcW w:w="1192" w:type="dxa"/>
          </w:tcPr>
          <w:p w14:paraId="07C48456" w14:textId="025BB07D"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w:t>
            </w:r>
          </w:p>
        </w:tc>
      </w:tr>
      <w:tr w:rsidR="00517C89" w:rsidRPr="007621F2" w14:paraId="304473A5" w14:textId="77777777" w:rsidTr="003A6D72">
        <w:tc>
          <w:tcPr>
            <w:tcW w:w="2802" w:type="dxa"/>
          </w:tcPr>
          <w:p w14:paraId="6B9CB952" w14:textId="128E523A"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recordingId</w:t>
            </w:r>
          </w:p>
        </w:tc>
        <w:tc>
          <w:tcPr>
            <w:tcW w:w="1701" w:type="dxa"/>
          </w:tcPr>
          <w:p w14:paraId="767E8030" w14:textId="78F531FE" w:rsidR="00517C89" w:rsidRPr="007621F2" w:rsidRDefault="00517C89">
            <w:pPr>
              <w:rPr>
                <w:szCs w:val="20"/>
              </w:rPr>
            </w:pPr>
            <w:r w:rsidRPr="007621F2">
              <w:rPr>
                <w:spacing w:val="-1"/>
                <w:szCs w:val="20"/>
                <w:highlight w:val="yellow"/>
              </w:rPr>
              <w:t>IIType</w:t>
            </w:r>
          </w:p>
        </w:tc>
        <w:tc>
          <w:tcPr>
            <w:tcW w:w="3827" w:type="dxa"/>
          </w:tcPr>
          <w:p w14:paraId="6E08A5F3" w14:textId="718BD395" w:rsidR="00517C89" w:rsidRPr="007621F2" w:rsidRDefault="00517C89">
            <w:pPr>
              <w:rPr>
                <w:szCs w:val="20"/>
              </w:rPr>
            </w:pPr>
            <w:r w:rsidRPr="007621F2">
              <w:rPr>
                <w:spacing w:val="-1"/>
                <w:szCs w:val="20"/>
              </w:rPr>
              <w:t xml:space="preserve">Id för Bild-tagningen som är unikt inom källsystemet. </w:t>
            </w:r>
          </w:p>
        </w:tc>
        <w:tc>
          <w:tcPr>
            <w:tcW w:w="1192" w:type="dxa"/>
          </w:tcPr>
          <w:p w14:paraId="5CD34680" w14:textId="1C40F424"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2B65FEFE" w14:textId="77777777" w:rsidTr="003A6D72">
        <w:tc>
          <w:tcPr>
            <w:tcW w:w="2802" w:type="dxa"/>
          </w:tcPr>
          <w:p w14:paraId="4D153DEF" w14:textId="02E2CA0C" w:rsidR="00517C89" w:rsidRPr="007621F2" w:rsidRDefault="00517C89">
            <w:pPr>
              <w:rPr>
                <w:szCs w:val="20"/>
              </w:rPr>
            </w:pPr>
            <w:proofErr w:type="gramStart"/>
            <w:r w:rsidRPr="007621F2">
              <w:rPr>
                <w:szCs w:val="20"/>
              </w:rPr>
              <w:t>..</w:t>
            </w:r>
            <w:proofErr w:type="gramEnd"/>
            <w:r w:rsidRPr="007621F2">
              <w:rPr>
                <w:szCs w:val="20"/>
              </w:rPr>
              <w:t>/../../examinationActivity</w:t>
            </w:r>
          </w:p>
        </w:tc>
        <w:tc>
          <w:tcPr>
            <w:tcW w:w="1701" w:type="dxa"/>
          </w:tcPr>
          <w:p w14:paraId="42F5CE1E" w14:textId="516DCDFA" w:rsidR="00517C89" w:rsidRPr="007621F2" w:rsidRDefault="00517C89">
            <w:pPr>
              <w:rPr>
                <w:szCs w:val="20"/>
              </w:rPr>
            </w:pPr>
            <w:r w:rsidRPr="007621F2">
              <w:rPr>
                <w:szCs w:val="20"/>
              </w:rPr>
              <w:t>CVType</w:t>
            </w:r>
          </w:p>
        </w:tc>
        <w:tc>
          <w:tcPr>
            <w:tcW w:w="3827" w:type="dxa"/>
          </w:tcPr>
          <w:p w14:paraId="6AF13BFF" w14:textId="7C83E2AF" w:rsidR="00517C89" w:rsidRPr="007621F2" w:rsidRDefault="00517C89">
            <w:pPr>
              <w:rPr>
                <w:szCs w:val="20"/>
              </w:rPr>
            </w:pPr>
            <w:r w:rsidRPr="007621F2">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6254A080" w14:textId="77777777" w:rsidTr="003A6D72">
        <w:tc>
          <w:tcPr>
            <w:tcW w:w="2802" w:type="dxa"/>
          </w:tcPr>
          <w:p w14:paraId="02F4210E" w14:textId="0A97476C" w:rsidR="00517C89" w:rsidRPr="007621F2" w:rsidRDefault="00517C89">
            <w:pPr>
              <w:rPr>
                <w:szCs w:val="20"/>
              </w:rPr>
            </w:pPr>
            <w:proofErr w:type="gramStart"/>
            <w:r w:rsidRPr="007621F2">
              <w:rPr>
                <w:szCs w:val="20"/>
              </w:rPr>
              <w:t>..</w:t>
            </w:r>
            <w:proofErr w:type="gramEnd"/>
            <w:r w:rsidRPr="007621F2">
              <w:rPr>
                <w:szCs w:val="20"/>
              </w:rPr>
              <w:t>/../../exam</w:t>
            </w:r>
            <w:r w:rsidRPr="007621F2">
              <w:rPr>
                <w:szCs w:val="20"/>
                <w:highlight w:val="yellow"/>
              </w:rPr>
              <w:t>ination</w:t>
            </w:r>
            <w:r w:rsidRPr="007621F2">
              <w:rPr>
                <w:szCs w:val="20"/>
              </w:rPr>
              <w:t>TimePeriod</w:t>
            </w:r>
          </w:p>
        </w:tc>
        <w:tc>
          <w:tcPr>
            <w:tcW w:w="1701" w:type="dxa"/>
          </w:tcPr>
          <w:p w14:paraId="6AA4D433" w14:textId="689BB3ED" w:rsidR="00517C89" w:rsidRPr="007621F2" w:rsidRDefault="00517C89">
            <w:pPr>
              <w:rPr>
                <w:szCs w:val="20"/>
              </w:rPr>
            </w:pPr>
            <w:r w:rsidRPr="007621F2">
              <w:rPr>
                <w:spacing w:val="-1"/>
                <w:szCs w:val="20"/>
              </w:rPr>
              <w:t>TimePeriodType</w:t>
            </w:r>
          </w:p>
        </w:tc>
        <w:tc>
          <w:tcPr>
            <w:tcW w:w="3827" w:type="dxa"/>
          </w:tcPr>
          <w:p w14:paraId="506D989F" w14:textId="3852860E" w:rsidR="00517C89" w:rsidRPr="007621F2" w:rsidRDefault="00517C89">
            <w:pPr>
              <w:rPr>
                <w:szCs w:val="20"/>
              </w:rPr>
            </w:pPr>
            <w:r w:rsidRPr="007621F2">
              <w:rPr>
                <w:spacing w:val="-1"/>
                <w:szCs w:val="20"/>
              </w:rPr>
              <w:t>Tidpunkt då Bild-insamlingen startar och slutar</w:t>
            </w:r>
          </w:p>
        </w:tc>
        <w:tc>
          <w:tcPr>
            <w:tcW w:w="1192" w:type="dxa"/>
          </w:tcPr>
          <w:p w14:paraId="1784F26B" w14:textId="50EDA3B2"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2A38EEB3" w14:textId="77777777" w:rsidTr="003A6D72">
        <w:tc>
          <w:tcPr>
            <w:tcW w:w="2802" w:type="dxa"/>
          </w:tcPr>
          <w:p w14:paraId="639E4017" w14:textId="47ADD0FC" w:rsidR="00517C89" w:rsidRPr="007621F2" w:rsidRDefault="00517C89">
            <w:pPr>
              <w:rPr>
                <w:szCs w:val="20"/>
              </w:rPr>
            </w:pPr>
            <w:commentRangeStart w:id="257"/>
            <w:proofErr w:type="gramStart"/>
            <w:r w:rsidRPr="007621F2">
              <w:rPr>
                <w:szCs w:val="20"/>
              </w:rPr>
              <w:t>..</w:t>
            </w:r>
            <w:proofErr w:type="gramEnd"/>
            <w:r w:rsidRPr="007621F2">
              <w:rPr>
                <w:szCs w:val="20"/>
              </w:rPr>
              <w:t>/../../exam</w:t>
            </w:r>
            <w:r w:rsidRPr="007621F2">
              <w:rPr>
                <w:szCs w:val="20"/>
                <w:highlight w:val="yellow"/>
              </w:rPr>
              <w:t>ination</w:t>
            </w:r>
            <w:r w:rsidRPr="007621F2">
              <w:rPr>
                <w:szCs w:val="20"/>
              </w:rPr>
              <w:t>Status</w:t>
            </w:r>
          </w:p>
        </w:tc>
        <w:tc>
          <w:tcPr>
            <w:tcW w:w="1701" w:type="dxa"/>
          </w:tcPr>
          <w:p w14:paraId="490D9A48" w14:textId="72372DE8" w:rsidR="00517C89" w:rsidRPr="007621F2" w:rsidRDefault="00517C89">
            <w:pPr>
              <w:rPr>
                <w:szCs w:val="20"/>
              </w:rPr>
            </w:pPr>
            <w:r w:rsidRPr="007621F2">
              <w:rPr>
                <w:spacing w:val="-1"/>
                <w:szCs w:val="20"/>
              </w:rPr>
              <w:t>CVType</w:t>
            </w:r>
          </w:p>
        </w:tc>
        <w:tc>
          <w:tcPr>
            <w:tcW w:w="3827" w:type="dxa"/>
          </w:tcPr>
          <w:p w14:paraId="49E91FBB" w14:textId="77777777" w:rsidR="00517C89" w:rsidRPr="007621F2" w:rsidRDefault="00517C89">
            <w:pPr>
              <w:spacing w:line="226" w:lineRule="exact"/>
              <w:rPr>
                <w:spacing w:val="-1"/>
                <w:szCs w:val="20"/>
              </w:rPr>
            </w:pPr>
            <w:r w:rsidRPr="007621F2">
              <w:rPr>
                <w:spacing w:val="-1"/>
                <w:szCs w:val="20"/>
              </w:rPr>
              <w:t>Text som anger åtgärdens status. Då det är</w:t>
            </w:r>
          </w:p>
          <w:p w14:paraId="0F732BEB" w14:textId="77777777" w:rsidR="00517C89" w:rsidRPr="007621F2" w:rsidRDefault="00517C89">
            <w:pPr>
              <w:spacing w:line="226" w:lineRule="exact"/>
              <w:rPr>
                <w:spacing w:val="-1"/>
                <w:szCs w:val="20"/>
              </w:rPr>
            </w:pPr>
            <w:r w:rsidRPr="007621F2">
              <w:rPr>
                <w:spacing w:val="-1"/>
                <w:szCs w:val="20"/>
              </w:rPr>
              <w:t>möjligt ska KV åtgärdsstatus följas. Exempel:</w:t>
            </w:r>
          </w:p>
          <w:p w14:paraId="29E49386" w14:textId="506887D3" w:rsidR="00517C89" w:rsidRPr="007621F2" w:rsidRDefault="00517C89">
            <w:pPr>
              <w:rPr>
                <w:szCs w:val="20"/>
              </w:rPr>
            </w:pPr>
            <w:r w:rsidRPr="007621F2">
              <w:rPr>
                <w:spacing w:val="-1"/>
                <w:szCs w:val="20"/>
              </w:rPr>
              <w:t>Planerad, Pågående, Avklarad</w:t>
            </w:r>
          </w:p>
        </w:tc>
        <w:tc>
          <w:tcPr>
            <w:tcW w:w="1192" w:type="dxa"/>
          </w:tcPr>
          <w:p w14:paraId="40FC4D94" w14:textId="552F7EFF"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commentRangeEnd w:id="257"/>
            <w:r w:rsidR="00627F1E">
              <w:rPr>
                <w:rStyle w:val="CommentReference"/>
                <w:rFonts w:ascii="Arial" w:eastAsia="ヒラギノ角ゴ Pro W3" w:hAnsi="Arial"/>
                <w:i/>
                <w:color w:val="000000"/>
                <w:lang w:val="en-GB"/>
              </w:rPr>
              <w:commentReference w:id="257"/>
            </w:r>
          </w:p>
        </w:tc>
      </w:tr>
      <w:tr w:rsidR="00517C89" w:rsidRPr="007621F2" w14:paraId="7D74E1DC" w14:textId="77777777" w:rsidTr="003A6D72">
        <w:tc>
          <w:tcPr>
            <w:tcW w:w="2802" w:type="dxa"/>
          </w:tcPr>
          <w:p w14:paraId="652A0AE3" w14:textId="365F2C0B" w:rsidR="00517C89" w:rsidRPr="007621F2" w:rsidRDefault="00517C89">
            <w:pPr>
              <w:rPr>
                <w:szCs w:val="20"/>
              </w:rPr>
            </w:pPr>
            <w:commentRangeStart w:id="258"/>
            <w:proofErr w:type="gramStart"/>
            <w:r w:rsidRPr="007621F2">
              <w:rPr>
                <w:szCs w:val="20"/>
              </w:rPr>
              <w:t>..</w:t>
            </w:r>
            <w:proofErr w:type="gramEnd"/>
            <w:r w:rsidRPr="007621F2">
              <w:rPr>
                <w:szCs w:val="20"/>
              </w:rPr>
              <w:t>/../../</w:t>
            </w:r>
            <w:r w:rsidR="00FA52CF">
              <w:rPr>
                <w:szCs w:val="20"/>
              </w:rPr>
              <w:t>patientData</w:t>
            </w:r>
          </w:p>
        </w:tc>
        <w:tc>
          <w:tcPr>
            <w:tcW w:w="1701" w:type="dxa"/>
          </w:tcPr>
          <w:p w14:paraId="18F099B5" w14:textId="04B7FF5E" w:rsidR="00517C89" w:rsidRPr="007621F2" w:rsidRDefault="00517C89">
            <w:pPr>
              <w:rPr>
                <w:szCs w:val="20"/>
              </w:rPr>
            </w:pPr>
            <w:r w:rsidRPr="007621F2">
              <w:rPr>
                <w:szCs w:val="20"/>
              </w:rPr>
              <w:t>string</w:t>
            </w:r>
          </w:p>
        </w:tc>
        <w:tc>
          <w:tcPr>
            <w:tcW w:w="3827" w:type="dxa"/>
          </w:tcPr>
          <w:p w14:paraId="6145762A" w14:textId="21CC70E6" w:rsidR="00517C89" w:rsidRPr="007621F2" w:rsidRDefault="00517C89">
            <w:pPr>
              <w:rPr>
                <w:szCs w:val="20"/>
              </w:rPr>
            </w:pPr>
            <w:r w:rsidRPr="007621F2">
              <w:rPr>
                <w:spacing w:val="-1"/>
                <w:szCs w:val="20"/>
              </w:rPr>
              <w:t xml:space="preserve">Text som anger vilken typ av labenhet som undersökningsresultatet härrör från. T ex MR-lab, CT inom bild. (not. Generaliserad från npö riv-spec för </w:t>
            </w:r>
            <w:proofErr w:type="gramStart"/>
            <w:r w:rsidRPr="007621F2">
              <w:rPr>
                <w:spacing w:val="-1"/>
                <w:szCs w:val="20"/>
              </w:rPr>
              <w:t>b&amp;f</w:t>
            </w:r>
            <w:proofErr w:type="gramEnd"/>
            <w:r w:rsidRPr="007621F2">
              <w:rPr>
                <w:spacing w:val="-1"/>
                <w:szCs w:val="20"/>
              </w:rPr>
              <w:t xml:space="preserve"> undersökningar)</w:t>
            </w:r>
          </w:p>
        </w:tc>
        <w:tc>
          <w:tcPr>
            <w:tcW w:w="1192" w:type="dxa"/>
          </w:tcPr>
          <w:p w14:paraId="40D3190D" w14:textId="3B13E06D"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commentRangeEnd w:id="258"/>
            <w:r w:rsidR="00627F1E">
              <w:rPr>
                <w:rStyle w:val="CommentReference"/>
                <w:rFonts w:ascii="Arial" w:eastAsia="ヒラギノ角ゴ Pro W3" w:hAnsi="Arial"/>
                <w:i/>
                <w:color w:val="000000"/>
                <w:lang w:val="en-GB"/>
              </w:rPr>
              <w:commentReference w:id="258"/>
            </w:r>
          </w:p>
        </w:tc>
      </w:tr>
      <w:tr w:rsidR="00517C89" w:rsidRPr="007621F2" w14:paraId="604DF317" w14:textId="77777777" w:rsidTr="003A6D72">
        <w:tc>
          <w:tcPr>
            <w:tcW w:w="2802" w:type="dxa"/>
          </w:tcPr>
          <w:p w14:paraId="04958A45" w14:textId="77777777" w:rsidR="00517C89" w:rsidRPr="007621F2" w:rsidRDefault="00517C89" w:rsidP="003A6D72">
            <w:pPr>
              <w:spacing w:line="229" w:lineRule="exact"/>
              <w:rPr>
                <w:i/>
                <w:szCs w:val="20"/>
                <w:highlight w:val="yellow"/>
              </w:rPr>
            </w:pPr>
            <w:proofErr w:type="gramStart"/>
            <w:r w:rsidRPr="007621F2">
              <w:rPr>
                <w:i/>
                <w:szCs w:val="20"/>
                <w:highlight w:val="yellow"/>
              </w:rPr>
              <w:t>..</w:t>
            </w:r>
            <w:proofErr w:type="gramEnd"/>
            <w:r w:rsidRPr="007621F2">
              <w:rPr>
                <w:i/>
                <w:szCs w:val="20"/>
                <w:highlight w:val="yellow"/>
              </w:rPr>
              <w:t>/../accountableHealthcareProfessional</w:t>
            </w:r>
          </w:p>
          <w:p w14:paraId="0809A279" w14:textId="77777777" w:rsidR="00517C89" w:rsidRPr="007621F2" w:rsidRDefault="00517C89">
            <w:pPr>
              <w:rPr>
                <w:szCs w:val="20"/>
              </w:rPr>
            </w:pPr>
          </w:p>
        </w:tc>
        <w:tc>
          <w:tcPr>
            <w:tcW w:w="1701" w:type="dxa"/>
          </w:tcPr>
          <w:p w14:paraId="77E63648" w14:textId="77777777" w:rsidR="00517C89" w:rsidRPr="007621F2" w:rsidRDefault="00517C89" w:rsidP="003A6D72">
            <w:pPr>
              <w:spacing w:line="229" w:lineRule="exact"/>
              <w:rPr>
                <w:i/>
                <w:szCs w:val="20"/>
                <w:highlight w:val="yellow"/>
              </w:rPr>
            </w:pPr>
            <w:r w:rsidRPr="007621F2">
              <w:rPr>
                <w:i/>
                <w:szCs w:val="20"/>
                <w:highlight w:val="yellow"/>
              </w:rPr>
              <w:t>HealthcareProfessionalType</w:t>
            </w:r>
          </w:p>
          <w:p w14:paraId="74AA9EA5" w14:textId="77777777" w:rsidR="00517C89" w:rsidRPr="007621F2" w:rsidRDefault="00517C89">
            <w:pPr>
              <w:rPr>
                <w:szCs w:val="20"/>
              </w:rPr>
            </w:pPr>
          </w:p>
        </w:tc>
        <w:tc>
          <w:tcPr>
            <w:tcW w:w="3827" w:type="dxa"/>
          </w:tcPr>
          <w:p w14:paraId="509523F7" w14:textId="55BD515B" w:rsidR="00517C89" w:rsidRPr="007621F2" w:rsidRDefault="00517C89">
            <w:pPr>
              <w:rPr>
                <w:szCs w:val="20"/>
              </w:rPr>
            </w:pPr>
            <w:r w:rsidRPr="007621F2">
              <w:rPr>
                <w:i/>
                <w:szCs w:val="20"/>
                <w:highlight w:val="yellow"/>
              </w:rPr>
              <w:t>Ansvarig hälso- och sjukvårdsperson. Ansvarig för undersökningsresultatet. Avser person som är ansvarig för det samlade dokumentet.</w:t>
            </w:r>
          </w:p>
        </w:tc>
        <w:tc>
          <w:tcPr>
            <w:tcW w:w="1192" w:type="dxa"/>
          </w:tcPr>
          <w:p w14:paraId="049196AC" w14:textId="5AE6EACC" w:rsidR="00517C89" w:rsidRPr="007621F2" w:rsidRDefault="00517C89" w:rsidP="003A6D72">
            <w:pPr>
              <w:jc w:val="center"/>
              <w:rPr>
                <w:szCs w:val="20"/>
              </w:rPr>
            </w:pPr>
            <w:r w:rsidRPr="007621F2">
              <w:rPr>
                <w:i/>
                <w:szCs w:val="20"/>
                <w:highlight w:val="yellow"/>
              </w:rPr>
              <w:t>0</w:t>
            </w:r>
            <w:proofErr w:type="gramStart"/>
            <w:r w:rsidRPr="007621F2">
              <w:rPr>
                <w:i/>
                <w:szCs w:val="20"/>
                <w:highlight w:val="yellow"/>
              </w:rPr>
              <w:t>..</w:t>
            </w:r>
            <w:proofErr w:type="gramEnd"/>
            <w:r w:rsidRPr="007621F2">
              <w:rPr>
                <w:i/>
                <w:szCs w:val="20"/>
                <w:highlight w:val="yellow"/>
              </w:rPr>
              <w:t>1</w:t>
            </w:r>
          </w:p>
        </w:tc>
      </w:tr>
      <w:tr w:rsidR="00517C89" w:rsidRPr="007621F2" w14:paraId="64E02ED4" w14:textId="77777777" w:rsidTr="003A6D72">
        <w:tc>
          <w:tcPr>
            <w:tcW w:w="2802" w:type="dxa"/>
          </w:tcPr>
          <w:p w14:paraId="67CA6CAC" w14:textId="77777777" w:rsidR="00517C89" w:rsidRPr="007621F2" w:rsidRDefault="00517C89" w:rsidP="003A6D72">
            <w:pPr>
              <w:spacing w:line="229" w:lineRule="exact"/>
              <w:rPr>
                <w:szCs w:val="20"/>
                <w:highlight w:val="yellow"/>
              </w:rPr>
            </w:pPr>
            <w:proofErr w:type="gramStart"/>
            <w:r w:rsidRPr="007621F2">
              <w:rPr>
                <w:szCs w:val="20"/>
                <w:highlight w:val="yellow"/>
              </w:rPr>
              <w:t>..</w:t>
            </w:r>
            <w:proofErr w:type="gramEnd"/>
            <w:r w:rsidRPr="007621F2">
              <w:rPr>
                <w:szCs w:val="20"/>
                <w:highlight w:val="yellow"/>
              </w:rPr>
              <w:t>/../../a</w:t>
            </w:r>
            <w:r w:rsidRPr="007621F2">
              <w:rPr>
                <w:spacing w:val="-1"/>
                <w:szCs w:val="20"/>
                <w:highlight w:val="yellow"/>
              </w:rPr>
              <w:t>uthorTime</w:t>
            </w:r>
          </w:p>
          <w:p w14:paraId="29739272" w14:textId="77777777" w:rsidR="00517C89" w:rsidRPr="007621F2" w:rsidRDefault="00517C89">
            <w:pPr>
              <w:rPr>
                <w:szCs w:val="20"/>
              </w:rPr>
            </w:pPr>
          </w:p>
        </w:tc>
        <w:tc>
          <w:tcPr>
            <w:tcW w:w="1701" w:type="dxa"/>
          </w:tcPr>
          <w:p w14:paraId="5BB7F725" w14:textId="77777777" w:rsidR="00517C89" w:rsidRPr="007621F2" w:rsidRDefault="00517C89" w:rsidP="003A6D72">
            <w:pPr>
              <w:spacing w:line="229" w:lineRule="exact"/>
              <w:rPr>
                <w:rFonts w:cs="Arial"/>
                <w:color w:val="FF0000"/>
                <w:szCs w:val="20"/>
                <w:highlight w:val="yellow"/>
              </w:rPr>
            </w:pPr>
            <w:r w:rsidRPr="007621F2">
              <w:rPr>
                <w:szCs w:val="20"/>
                <w:highlight w:val="yellow"/>
              </w:rPr>
              <w:t>TimeStampType</w:t>
            </w:r>
          </w:p>
          <w:p w14:paraId="51C5F821" w14:textId="77777777" w:rsidR="00517C89" w:rsidRPr="007621F2" w:rsidRDefault="00517C89">
            <w:pPr>
              <w:rPr>
                <w:szCs w:val="20"/>
              </w:rPr>
            </w:pPr>
          </w:p>
        </w:tc>
        <w:tc>
          <w:tcPr>
            <w:tcW w:w="3827" w:type="dxa"/>
          </w:tcPr>
          <w:p w14:paraId="3B913F87" w14:textId="77777777" w:rsidR="00517C89" w:rsidRPr="007621F2" w:rsidRDefault="00517C89" w:rsidP="003A6D72">
            <w:pPr>
              <w:spacing w:line="226" w:lineRule="exact"/>
              <w:rPr>
                <w:szCs w:val="20"/>
                <w:highlight w:val="yellow"/>
              </w:rPr>
            </w:pPr>
            <w:r w:rsidRPr="007621F2">
              <w:rPr>
                <w:spacing w:val="-1"/>
                <w:szCs w:val="20"/>
                <w:highlight w:val="yellow"/>
              </w:rPr>
              <w:t>Tidpunkt då dokumentet skapades.</w:t>
            </w:r>
            <w:r w:rsidRPr="007621F2">
              <w:rPr>
                <w:szCs w:val="20"/>
                <w:highlight w:val="yellow"/>
              </w:rPr>
              <w:t xml:space="preserve"> </w:t>
            </w:r>
            <w:r w:rsidRPr="007621F2">
              <w:rPr>
                <w:spacing w:val="-1"/>
                <w:szCs w:val="20"/>
                <w:highlight w:val="yellow"/>
              </w:rPr>
              <w:t>Det är den senaste tidpunkten då informationen uppdaterats i systemet som ska finnas här i de fall informationen har ändrats efter det att den skapades. Registreringstidpunkt i NPÖ riv-spec 2.2.0 avsnitt 5.3</w:t>
            </w:r>
          </w:p>
          <w:p w14:paraId="32CCE63A" w14:textId="77777777" w:rsidR="00517C89" w:rsidRPr="007621F2" w:rsidRDefault="00517C89">
            <w:pPr>
              <w:rPr>
                <w:szCs w:val="20"/>
              </w:rPr>
            </w:pPr>
          </w:p>
        </w:tc>
        <w:tc>
          <w:tcPr>
            <w:tcW w:w="1192" w:type="dxa"/>
          </w:tcPr>
          <w:p w14:paraId="79A9098C" w14:textId="4E3EE5E6" w:rsidR="00517C89" w:rsidRPr="007621F2" w:rsidRDefault="00517C89" w:rsidP="003A6D72">
            <w:pPr>
              <w:jc w:val="center"/>
              <w:rPr>
                <w:szCs w:val="20"/>
              </w:rPr>
            </w:pPr>
            <w:r w:rsidRPr="007621F2">
              <w:rPr>
                <w:spacing w:val="-1"/>
                <w:szCs w:val="20"/>
                <w:highlight w:val="yellow"/>
              </w:rPr>
              <w:t>1</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05A3BEB5" w14:textId="77777777" w:rsidTr="003A6D72">
        <w:tc>
          <w:tcPr>
            <w:tcW w:w="2802" w:type="dxa"/>
          </w:tcPr>
          <w:p w14:paraId="5E0689CF" w14:textId="77777777" w:rsidR="00517C89" w:rsidRPr="007621F2" w:rsidRDefault="00517C89" w:rsidP="003A6D72">
            <w:pPr>
              <w:spacing w:line="229" w:lineRule="exact"/>
              <w:rPr>
                <w:szCs w:val="20"/>
                <w:highlight w:val="yellow"/>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healthcareProfessionalHSAId</w:t>
            </w:r>
          </w:p>
          <w:p w14:paraId="0771554F" w14:textId="77777777" w:rsidR="00517C89" w:rsidRPr="007621F2" w:rsidRDefault="00517C89">
            <w:pPr>
              <w:rPr>
                <w:szCs w:val="20"/>
              </w:rPr>
            </w:pPr>
          </w:p>
        </w:tc>
        <w:tc>
          <w:tcPr>
            <w:tcW w:w="1701" w:type="dxa"/>
          </w:tcPr>
          <w:p w14:paraId="3BE1C190" w14:textId="77777777" w:rsidR="00517C89" w:rsidRPr="007621F2" w:rsidRDefault="00517C89" w:rsidP="003A6D72">
            <w:pPr>
              <w:spacing w:line="229" w:lineRule="exact"/>
              <w:rPr>
                <w:rFonts w:cs="Arial"/>
                <w:szCs w:val="20"/>
                <w:highlight w:val="yellow"/>
              </w:rPr>
            </w:pPr>
            <w:r w:rsidRPr="007621F2">
              <w:rPr>
                <w:szCs w:val="20"/>
                <w:highlight w:val="yellow"/>
              </w:rPr>
              <w:t>HSAIdType</w:t>
            </w:r>
          </w:p>
          <w:p w14:paraId="21E26675" w14:textId="77777777" w:rsidR="00517C89" w:rsidRPr="007621F2" w:rsidRDefault="00517C89">
            <w:pPr>
              <w:rPr>
                <w:szCs w:val="20"/>
              </w:rPr>
            </w:pPr>
          </w:p>
        </w:tc>
        <w:tc>
          <w:tcPr>
            <w:tcW w:w="3827" w:type="dxa"/>
          </w:tcPr>
          <w:p w14:paraId="0581572C" w14:textId="5ECB7259" w:rsidR="00517C89" w:rsidRPr="007621F2" w:rsidRDefault="00517C89">
            <w:pPr>
              <w:rPr>
                <w:szCs w:val="20"/>
              </w:rPr>
            </w:pPr>
            <w:r w:rsidRPr="007621F2">
              <w:rPr>
                <w:spacing w:val="-1"/>
                <w:szCs w:val="20"/>
                <w:highlight w:val="yellow"/>
              </w:rPr>
              <w:t>HSA-id för vård- och omsorgspersonal. Skall anges om tillgänglig.</w:t>
            </w:r>
          </w:p>
        </w:tc>
        <w:tc>
          <w:tcPr>
            <w:tcW w:w="1192" w:type="dxa"/>
          </w:tcPr>
          <w:p w14:paraId="4DF9DD18" w14:textId="3DEEB3A6" w:rsidR="00517C89" w:rsidRPr="007621F2" w:rsidRDefault="00517C89" w:rsidP="003A6D72">
            <w:pPr>
              <w:jc w:val="center"/>
              <w:rPr>
                <w:szCs w:val="20"/>
              </w:rPr>
            </w:pPr>
            <w:r w:rsidRPr="007621F2">
              <w:rPr>
                <w:spacing w:val="-1"/>
                <w:szCs w:val="20"/>
                <w:highlight w:val="yellow"/>
              </w:rPr>
              <w:t>0</w:t>
            </w:r>
            <w:commentRangeStart w:id="259"/>
            <w:proofErr w:type="gramStart"/>
            <w:r w:rsidRPr="007621F2">
              <w:rPr>
                <w:spacing w:val="-1"/>
                <w:szCs w:val="20"/>
                <w:highlight w:val="yellow"/>
              </w:rPr>
              <w:t>..</w:t>
            </w:r>
            <w:proofErr w:type="gramEnd"/>
            <w:r w:rsidRPr="007621F2">
              <w:rPr>
                <w:spacing w:val="-1"/>
                <w:szCs w:val="20"/>
                <w:highlight w:val="yellow"/>
              </w:rPr>
              <w:t>1</w:t>
            </w:r>
            <w:commentRangeEnd w:id="259"/>
            <w:r w:rsidRPr="007621F2">
              <w:rPr>
                <w:rStyle w:val="CommentReference"/>
                <w:sz w:val="20"/>
                <w:szCs w:val="20"/>
                <w:highlight w:val="yellow"/>
              </w:rPr>
              <w:commentReference w:id="259"/>
            </w:r>
          </w:p>
        </w:tc>
      </w:tr>
      <w:tr w:rsidR="00517C89" w:rsidRPr="007621F2" w14:paraId="6CEFE039" w14:textId="77777777" w:rsidTr="003A6D72">
        <w:tc>
          <w:tcPr>
            <w:tcW w:w="2802" w:type="dxa"/>
          </w:tcPr>
          <w:p w14:paraId="75D7E930" w14:textId="7656B83E"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healthcareProfessionalName</w:t>
            </w:r>
          </w:p>
        </w:tc>
        <w:tc>
          <w:tcPr>
            <w:tcW w:w="1701" w:type="dxa"/>
          </w:tcPr>
          <w:p w14:paraId="7719C28E" w14:textId="77E72366" w:rsidR="00517C89" w:rsidRPr="007621F2" w:rsidRDefault="00517C89">
            <w:pPr>
              <w:rPr>
                <w:szCs w:val="20"/>
              </w:rPr>
            </w:pPr>
            <w:r w:rsidRPr="007621F2">
              <w:rPr>
                <w:spacing w:val="-1"/>
                <w:szCs w:val="20"/>
                <w:highlight w:val="yellow"/>
              </w:rPr>
              <w:t>string</w:t>
            </w:r>
          </w:p>
        </w:tc>
        <w:tc>
          <w:tcPr>
            <w:tcW w:w="3827" w:type="dxa"/>
          </w:tcPr>
          <w:p w14:paraId="3249C5FC" w14:textId="7945EA13" w:rsidR="00517C89" w:rsidRPr="007621F2" w:rsidRDefault="00517C89">
            <w:pPr>
              <w:rPr>
                <w:szCs w:val="20"/>
              </w:rPr>
            </w:pPr>
            <w:r w:rsidRPr="007621F2">
              <w:rPr>
                <w:spacing w:val="-1"/>
                <w:szCs w:val="20"/>
                <w:highlight w:val="yellow"/>
              </w:rPr>
              <w:t>Namn på vård- och omsorgspersonal. Om tillgängligt skall detta anges.</w:t>
            </w:r>
          </w:p>
        </w:tc>
        <w:tc>
          <w:tcPr>
            <w:tcW w:w="1192" w:type="dxa"/>
          </w:tcPr>
          <w:p w14:paraId="533D2CE3" w14:textId="0A31DC02"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65994D1A" w14:textId="77777777" w:rsidTr="003A6D72">
        <w:tc>
          <w:tcPr>
            <w:tcW w:w="2802" w:type="dxa"/>
          </w:tcPr>
          <w:p w14:paraId="35D1EB01" w14:textId="77777777" w:rsidR="00517C89" w:rsidRPr="007621F2" w:rsidRDefault="00517C89" w:rsidP="003A6D72">
            <w:pPr>
              <w:spacing w:line="229" w:lineRule="exact"/>
              <w:rPr>
                <w:i/>
                <w:szCs w:val="20"/>
                <w:highlight w:val="yellow"/>
              </w:rPr>
            </w:pPr>
            <w:proofErr w:type="gramStart"/>
            <w:r w:rsidRPr="007621F2">
              <w:rPr>
                <w:i/>
                <w:szCs w:val="20"/>
                <w:highlight w:val="yellow"/>
              </w:rPr>
              <w:t>..</w:t>
            </w:r>
            <w:proofErr w:type="gramEnd"/>
            <w:r w:rsidRPr="007621F2">
              <w:rPr>
                <w:i/>
                <w:szCs w:val="20"/>
                <w:highlight w:val="yellow"/>
              </w:rPr>
              <w:t>/../../</w:t>
            </w:r>
            <w:r w:rsidRPr="007621F2">
              <w:rPr>
                <w:i/>
                <w:spacing w:val="-1"/>
                <w:szCs w:val="20"/>
                <w:highlight w:val="yellow"/>
              </w:rPr>
              <w:t>healthcareProfessionalRoleCode</w:t>
            </w:r>
          </w:p>
          <w:p w14:paraId="4979C9CA" w14:textId="77777777" w:rsidR="00517C89" w:rsidRPr="007621F2" w:rsidRDefault="00517C89">
            <w:pPr>
              <w:rPr>
                <w:szCs w:val="20"/>
              </w:rPr>
            </w:pPr>
          </w:p>
        </w:tc>
        <w:tc>
          <w:tcPr>
            <w:tcW w:w="1701" w:type="dxa"/>
          </w:tcPr>
          <w:p w14:paraId="51315AA2" w14:textId="77777777" w:rsidR="00517C89" w:rsidRPr="007621F2" w:rsidRDefault="00517C89" w:rsidP="003A6D72">
            <w:pPr>
              <w:spacing w:line="226" w:lineRule="exact"/>
              <w:rPr>
                <w:i/>
                <w:spacing w:val="-1"/>
                <w:szCs w:val="20"/>
                <w:highlight w:val="yellow"/>
              </w:rPr>
            </w:pPr>
            <w:r w:rsidRPr="007621F2">
              <w:rPr>
                <w:i/>
                <w:spacing w:val="-1"/>
                <w:szCs w:val="20"/>
                <w:highlight w:val="yellow"/>
              </w:rPr>
              <w:t xml:space="preserve">CVType </w:t>
            </w:r>
          </w:p>
          <w:p w14:paraId="603F378D" w14:textId="77777777" w:rsidR="00517C89" w:rsidRPr="007621F2" w:rsidRDefault="00517C89">
            <w:pPr>
              <w:rPr>
                <w:szCs w:val="20"/>
              </w:rPr>
            </w:pPr>
          </w:p>
        </w:tc>
        <w:tc>
          <w:tcPr>
            <w:tcW w:w="3827" w:type="dxa"/>
          </w:tcPr>
          <w:p w14:paraId="6D6EC773" w14:textId="77777777" w:rsidR="00517C89" w:rsidRPr="007621F2" w:rsidRDefault="00517C89">
            <w:pPr>
              <w:spacing w:line="226" w:lineRule="exact"/>
              <w:rPr>
                <w:i/>
                <w:szCs w:val="20"/>
                <w:highlight w:val="yellow"/>
              </w:rPr>
            </w:pPr>
            <w:r w:rsidRPr="007621F2">
              <w:rPr>
                <w:i/>
                <w:szCs w:val="20"/>
                <w:highlight w:val="yellow"/>
              </w:rPr>
              <w:t xml:space="preserve">Information om ansvarige personens befattning. Om möjligt skall KV Befattning (OID 1.2.752.129.2.2.1.4), se </w:t>
            </w:r>
          </w:p>
          <w:p w14:paraId="4DE6755F" w14:textId="77777777" w:rsidR="00517C89" w:rsidRPr="007621F2" w:rsidRDefault="00627F1E">
            <w:pPr>
              <w:spacing w:line="226" w:lineRule="exact"/>
              <w:rPr>
                <w:rStyle w:val="Hyperlink"/>
                <w:i/>
                <w:szCs w:val="20"/>
                <w:highlight w:val="yellow"/>
              </w:rPr>
            </w:pPr>
            <w:hyperlink r:id="rId29" w:history="1">
              <w:r w:rsidR="00517C89" w:rsidRPr="007621F2">
                <w:rPr>
                  <w:rStyle w:val="Hyperlink"/>
                  <w:i/>
                  <w:szCs w:val="20"/>
                  <w:highlight w:val="yellow"/>
                </w:rPr>
                <w:t>http://www.inera.se/Documents/TJANSTER_PROJEKT/Katalogtjanst_HSA/Innehall/hsa_innehall_befattning.pdf</w:t>
              </w:r>
            </w:hyperlink>
            <w:r w:rsidR="00517C89" w:rsidRPr="007621F2">
              <w:rPr>
                <w:rStyle w:val="Hyperlink"/>
                <w:i/>
                <w:szCs w:val="20"/>
                <w:highlight w:val="yellow"/>
              </w:rPr>
              <w:t xml:space="preserve">. </w:t>
            </w:r>
          </w:p>
          <w:p w14:paraId="1D319B40" w14:textId="77777777" w:rsidR="00517C89" w:rsidRPr="007621F2" w:rsidRDefault="00517C89">
            <w:pPr>
              <w:spacing w:line="226" w:lineRule="exact"/>
              <w:rPr>
                <w:i/>
                <w:spacing w:val="-1"/>
                <w:szCs w:val="20"/>
                <w:highlight w:val="yellow"/>
              </w:rPr>
            </w:pPr>
            <w:r w:rsidRPr="007621F2">
              <w:rPr>
                <w:i/>
                <w:szCs w:val="20"/>
                <w:highlight w:val="yellow"/>
              </w:rPr>
              <w:t>Om befattning är beskriven i ett lokalt kodverk utan OID</w:t>
            </w:r>
            <w:r w:rsidRPr="007621F2">
              <w:rPr>
                <w:i/>
                <w:spacing w:val="-1"/>
                <w:szCs w:val="20"/>
                <w:highlight w:val="yellow"/>
              </w:rPr>
              <w:t>, skall befattning anges i originalText, se nedan.</w:t>
            </w:r>
          </w:p>
          <w:p w14:paraId="74430F03" w14:textId="77777777" w:rsidR="00517C89" w:rsidRPr="007621F2" w:rsidRDefault="00517C89">
            <w:pPr>
              <w:rPr>
                <w:szCs w:val="20"/>
              </w:rPr>
            </w:pPr>
          </w:p>
        </w:tc>
        <w:tc>
          <w:tcPr>
            <w:tcW w:w="1192" w:type="dxa"/>
          </w:tcPr>
          <w:p w14:paraId="4BA3CA6B" w14:textId="131DA2A5" w:rsidR="00517C89" w:rsidRPr="007621F2" w:rsidRDefault="00517C89" w:rsidP="003A6D72">
            <w:pPr>
              <w:jc w:val="center"/>
              <w:rPr>
                <w:szCs w:val="20"/>
              </w:rPr>
            </w:pPr>
            <w:r w:rsidRPr="007621F2">
              <w:rPr>
                <w:i/>
                <w:spacing w:val="-1"/>
                <w:szCs w:val="20"/>
                <w:highlight w:val="yellow"/>
              </w:rPr>
              <w:t>0</w:t>
            </w:r>
            <w:proofErr w:type="gramStart"/>
            <w:r w:rsidRPr="007621F2">
              <w:rPr>
                <w:i/>
                <w:spacing w:val="-1"/>
                <w:szCs w:val="20"/>
                <w:highlight w:val="yellow"/>
              </w:rPr>
              <w:t>..</w:t>
            </w:r>
            <w:proofErr w:type="gramEnd"/>
            <w:r w:rsidRPr="007621F2">
              <w:rPr>
                <w:i/>
                <w:spacing w:val="-1"/>
                <w:szCs w:val="20"/>
                <w:highlight w:val="yellow"/>
              </w:rPr>
              <w:t>1</w:t>
            </w:r>
          </w:p>
        </w:tc>
      </w:tr>
      <w:tr w:rsidR="00517C89" w:rsidRPr="007621F2" w14:paraId="11277F05" w14:textId="77777777" w:rsidTr="003A6D72">
        <w:tc>
          <w:tcPr>
            <w:tcW w:w="2802" w:type="dxa"/>
          </w:tcPr>
          <w:p w14:paraId="452FBD4E" w14:textId="72F556D9"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../code</w:t>
            </w:r>
          </w:p>
        </w:tc>
        <w:tc>
          <w:tcPr>
            <w:tcW w:w="1701" w:type="dxa"/>
          </w:tcPr>
          <w:p w14:paraId="537E3187" w14:textId="4911CAE7" w:rsidR="00517C89" w:rsidRPr="007621F2" w:rsidRDefault="00517C89">
            <w:pPr>
              <w:rPr>
                <w:szCs w:val="20"/>
              </w:rPr>
            </w:pPr>
            <w:r w:rsidRPr="007621F2">
              <w:rPr>
                <w:spacing w:val="-1"/>
                <w:szCs w:val="20"/>
                <w:highlight w:val="yellow"/>
              </w:rPr>
              <w:t>string</w:t>
            </w:r>
          </w:p>
        </w:tc>
        <w:tc>
          <w:tcPr>
            <w:tcW w:w="3827" w:type="dxa"/>
          </w:tcPr>
          <w:p w14:paraId="2B3ED9DE" w14:textId="4AA1D45D" w:rsidR="00517C89" w:rsidRPr="007621F2" w:rsidRDefault="00517C89">
            <w:pPr>
              <w:rPr>
                <w:szCs w:val="20"/>
              </w:rPr>
            </w:pPr>
            <w:r w:rsidRPr="007621F2">
              <w:rPr>
                <w:szCs w:val="20"/>
                <w:highlight w:val="yellow"/>
              </w:rPr>
              <w:t xml:space="preserve">Befattningskod. Om code anges skall också </w:t>
            </w:r>
            <w:proofErr w:type="gramStart"/>
            <w:r w:rsidRPr="007621F2">
              <w:rPr>
                <w:szCs w:val="20"/>
                <w:highlight w:val="yellow"/>
              </w:rPr>
              <w:t>codeSystem  samt</w:t>
            </w:r>
            <w:proofErr w:type="gramEnd"/>
            <w:r w:rsidRPr="007621F2">
              <w:rPr>
                <w:szCs w:val="20"/>
                <w:highlight w:val="yellow"/>
              </w:rPr>
              <w:t xml:space="preserve"> displayName anges.</w:t>
            </w:r>
          </w:p>
        </w:tc>
        <w:tc>
          <w:tcPr>
            <w:tcW w:w="1192" w:type="dxa"/>
          </w:tcPr>
          <w:p w14:paraId="2538DA9D" w14:textId="3D5CC276"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11402C2D" w14:textId="77777777" w:rsidTr="003A6D72">
        <w:tc>
          <w:tcPr>
            <w:tcW w:w="2802" w:type="dxa"/>
          </w:tcPr>
          <w:p w14:paraId="3340AF52" w14:textId="2A9CF811"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../code</w:t>
            </w:r>
            <w:r w:rsidRPr="007621F2">
              <w:rPr>
                <w:szCs w:val="20"/>
                <w:highlight w:val="yellow"/>
              </w:rPr>
              <w:t>System</w:t>
            </w:r>
          </w:p>
        </w:tc>
        <w:tc>
          <w:tcPr>
            <w:tcW w:w="1701" w:type="dxa"/>
          </w:tcPr>
          <w:p w14:paraId="5392A1B9" w14:textId="62E57DCA" w:rsidR="00517C89" w:rsidRPr="007621F2" w:rsidRDefault="00517C89">
            <w:pPr>
              <w:rPr>
                <w:szCs w:val="20"/>
              </w:rPr>
            </w:pPr>
            <w:r w:rsidRPr="007621F2">
              <w:rPr>
                <w:spacing w:val="-1"/>
                <w:szCs w:val="20"/>
                <w:highlight w:val="yellow"/>
              </w:rPr>
              <w:t>string</w:t>
            </w:r>
          </w:p>
        </w:tc>
        <w:tc>
          <w:tcPr>
            <w:tcW w:w="3827" w:type="dxa"/>
          </w:tcPr>
          <w:p w14:paraId="3B53143E" w14:textId="19179184" w:rsidR="00517C89" w:rsidRPr="007621F2" w:rsidRDefault="00517C89">
            <w:pPr>
              <w:rPr>
                <w:szCs w:val="20"/>
              </w:rPr>
            </w:pPr>
            <w:r w:rsidRPr="007621F2">
              <w:rPr>
                <w:szCs w:val="20"/>
                <w:highlight w:val="yellow"/>
              </w:rPr>
              <w:t>Kodsystem för befattningskod. Om codeSystem anges skall också code samt displayName anges.</w:t>
            </w:r>
          </w:p>
        </w:tc>
        <w:tc>
          <w:tcPr>
            <w:tcW w:w="1192" w:type="dxa"/>
          </w:tcPr>
          <w:p w14:paraId="7D3C66C9" w14:textId="38363458"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3DC2DD75" w14:textId="77777777" w:rsidTr="003A6D72">
        <w:tc>
          <w:tcPr>
            <w:tcW w:w="2802" w:type="dxa"/>
          </w:tcPr>
          <w:p w14:paraId="65EB7743" w14:textId="1282E113"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../code</w:t>
            </w:r>
            <w:r w:rsidRPr="007621F2">
              <w:rPr>
                <w:szCs w:val="20"/>
                <w:highlight w:val="yellow"/>
              </w:rPr>
              <w:t>SystemName</w:t>
            </w:r>
          </w:p>
        </w:tc>
        <w:tc>
          <w:tcPr>
            <w:tcW w:w="1701" w:type="dxa"/>
          </w:tcPr>
          <w:p w14:paraId="154B3908" w14:textId="420145DB" w:rsidR="00517C89" w:rsidRPr="007621F2" w:rsidRDefault="00517C89">
            <w:pPr>
              <w:rPr>
                <w:szCs w:val="20"/>
              </w:rPr>
            </w:pPr>
            <w:r w:rsidRPr="007621F2">
              <w:rPr>
                <w:spacing w:val="-1"/>
                <w:szCs w:val="20"/>
                <w:highlight w:val="yellow"/>
              </w:rPr>
              <w:t>string</w:t>
            </w:r>
          </w:p>
        </w:tc>
        <w:tc>
          <w:tcPr>
            <w:tcW w:w="3827" w:type="dxa"/>
          </w:tcPr>
          <w:p w14:paraId="01D7ACC5" w14:textId="45E1C5FD" w:rsidR="00517C89" w:rsidRPr="007621F2" w:rsidRDefault="00517C89">
            <w:pPr>
              <w:rPr>
                <w:szCs w:val="20"/>
              </w:rPr>
            </w:pPr>
            <w:r w:rsidRPr="007621F2">
              <w:rPr>
                <w:szCs w:val="20"/>
                <w:highlight w:val="yellow"/>
              </w:rPr>
              <w:t>Namn på kodsystem för befattningskod.</w:t>
            </w:r>
          </w:p>
        </w:tc>
        <w:tc>
          <w:tcPr>
            <w:tcW w:w="1192" w:type="dxa"/>
          </w:tcPr>
          <w:p w14:paraId="4A0BB245" w14:textId="0175562D"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4236FAAB" w14:textId="77777777" w:rsidTr="003A6D72">
        <w:tc>
          <w:tcPr>
            <w:tcW w:w="2802" w:type="dxa"/>
          </w:tcPr>
          <w:p w14:paraId="77B69A8E" w14:textId="0D77B8F8"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../code</w:t>
            </w:r>
            <w:r w:rsidRPr="007621F2">
              <w:rPr>
                <w:szCs w:val="20"/>
                <w:highlight w:val="yellow"/>
              </w:rPr>
              <w:t>SystemVersion</w:t>
            </w:r>
          </w:p>
        </w:tc>
        <w:tc>
          <w:tcPr>
            <w:tcW w:w="1701" w:type="dxa"/>
          </w:tcPr>
          <w:p w14:paraId="33543D9C" w14:textId="44FFB38C" w:rsidR="00517C89" w:rsidRPr="007621F2" w:rsidRDefault="00517C89">
            <w:pPr>
              <w:rPr>
                <w:szCs w:val="20"/>
              </w:rPr>
            </w:pPr>
            <w:r w:rsidRPr="007621F2">
              <w:rPr>
                <w:spacing w:val="-1"/>
                <w:szCs w:val="20"/>
                <w:highlight w:val="yellow"/>
              </w:rPr>
              <w:t>string</w:t>
            </w:r>
          </w:p>
        </w:tc>
        <w:tc>
          <w:tcPr>
            <w:tcW w:w="3827" w:type="dxa"/>
          </w:tcPr>
          <w:p w14:paraId="41CC659C" w14:textId="2097E2B5" w:rsidR="00517C89" w:rsidRPr="007621F2" w:rsidRDefault="00517C89">
            <w:pPr>
              <w:rPr>
                <w:szCs w:val="20"/>
              </w:rPr>
            </w:pPr>
            <w:r w:rsidRPr="007621F2">
              <w:rPr>
                <w:szCs w:val="20"/>
                <w:highlight w:val="yellow"/>
              </w:rPr>
              <w:t>Version på kodsystem för befattningskod.</w:t>
            </w:r>
          </w:p>
        </w:tc>
        <w:tc>
          <w:tcPr>
            <w:tcW w:w="1192" w:type="dxa"/>
          </w:tcPr>
          <w:p w14:paraId="5962E6A4" w14:textId="7DE0F7A4"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44A0AE00" w14:textId="77777777" w:rsidTr="003A6D72">
        <w:tc>
          <w:tcPr>
            <w:tcW w:w="2802" w:type="dxa"/>
          </w:tcPr>
          <w:p w14:paraId="523B4AD6" w14:textId="3A895021"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../displayName</w:t>
            </w:r>
          </w:p>
        </w:tc>
        <w:tc>
          <w:tcPr>
            <w:tcW w:w="1701" w:type="dxa"/>
          </w:tcPr>
          <w:p w14:paraId="47B2CFFB" w14:textId="40D3DE13" w:rsidR="00517C89" w:rsidRPr="007621F2" w:rsidRDefault="00517C89">
            <w:pPr>
              <w:rPr>
                <w:szCs w:val="20"/>
              </w:rPr>
            </w:pPr>
            <w:r w:rsidRPr="007621F2">
              <w:rPr>
                <w:spacing w:val="-1"/>
                <w:szCs w:val="20"/>
                <w:highlight w:val="yellow"/>
              </w:rPr>
              <w:t>string</w:t>
            </w:r>
          </w:p>
        </w:tc>
        <w:tc>
          <w:tcPr>
            <w:tcW w:w="3827" w:type="dxa"/>
          </w:tcPr>
          <w:p w14:paraId="31E19AAA" w14:textId="1AFB61CF" w:rsidR="00517C89" w:rsidRPr="007621F2" w:rsidRDefault="00517C89">
            <w:pPr>
              <w:rPr>
                <w:szCs w:val="20"/>
              </w:rPr>
            </w:pPr>
            <w:r w:rsidRPr="007621F2">
              <w:rPr>
                <w:szCs w:val="20"/>
                <w:highlight w:val="yellow"/>
              </w:rPr>
              <w:t>Befattningskoden i klartext. Om separat displayName inte finns i producerande system skall samma värde som i code anges.</w:t>
            </w:r>
          </w:p>
        </w:tc>
        <w:tc>
          <w:tcPr>
            <w:tcW w:w="1192" w:type="dxa"/>
          </w:tcPr>
          <w:p w14:paraId="36F7345D" w14:textId="38E4130C"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725D80A9" w14:textId="77777777" w:rsidTr="003A6D72">
        <w:tc>
          <w:tcPr>
            <w:tcW w:w="2802" w:type="dxa"/>
          </w:tcPr>
          <w:p w14:paraId="63400426" w14:textId="20BB8CD3" w:rsidR="00517C89" w:rsidRPr="007621F2" w:rsidRDefault="00517C89">
            <w:pPr>
              <w:rPr>
                <w:szCs w:val="20"/>
              </w:rPr>
            </w:pPr>
            <w:proofErr w:type="gramStart"/>
            <w:r w:rsidRPr="007621F2">
              <w:rPr>
                <w:szCs w:val="20"/>
                <w:highlight w:val="yellow"/>
              </w:rPr>
              <w:t>..</w:t>
            </w:r>
            <w:proofErr w:type="gramEnd"/>
            <w:r w:rsidRPr="007621F2">
              <w:rPr>
                <w:szCs w:val="20"/>
                <w:highlight w:val="yellow"/>
              </w:rPr>
              <w:t>/../../</w:t>
            </w:r>
            <w:r w:rsidRPr="007621F2">
              <w:rPr>
                <w:spacing w:val="-1"/>
                <w:szCs w:val="20"/>
                <w:highlight w:val="yellow"/>
              </w:rPr>
              <w:t>../originalText</w:t>
            </w:r>
          </w:p>
        </w:tc>
        <w:tc>
          <w:tcPr>
            <w:tcW w:w="1701" w:type="dxa"/>
          </w:tcPr>
          <w:p w14:paraId="29EC10F4" w14:textId="56164FD8" w:rsidR="00517C89" w:rsidRPr="007621F2" w:rsidRDefault="00517C89">
            <w:pPr>
              <w:rPr>
                <w:szCs w:val="20"/>
              </w:rPr>
            </w:pPr>
            <w:r w:rsidRPr="007621F2">
              <w:rPr>
                <w:spacing w:val="-1"/>
                <w:szCs w:val="20"/>
                <w:highlight w:val="yellow"/>
              </w:rPr>
              <w:t>string</w:t>
            </w:r>
          </w:p>
        </w:tc>
        <w:tc>
          <w:tcPr>
            <w:tcW w:w="3827" w:type="dxa"/>
          </w:tcPr>
          <w:p w14:paraId="3101FF77" w14:textId="77777777" w:rsidR="00517C89" w:rsidRPr="007621F2" w:rsidRDefault="00517C89">
            <w:pPr>
              <w:spacing w:line="229" w:lineRule="exact"/>
              <w:rPr>
                <w:szCs w:val="20"/>
                <w:highlight w:val="yellow"/>
              </w:rPr>
            </w:pPr>
            <w:r w:rsidRPr="007621F2">
              <w:rPr>
                <w:szCs w:val="20"/>
                <w:highlight w:val="yellow"/>
              </w:rPr>
              <w:t>Om befattning är beskriven i ett lokalt kodverk utan OID, eller när kod helt saknas, kan en beskrivande text anges i originalText.</w:t>
            </w:r>
          </w:p>
          <w:p w14:paraId="605330BD" w14:textId="34B24495" w:rsidR="00517C89" w:rsidRPr="007621F2" w:rsidRDefault="00517C89">
            <w:pPr>
              <w:rPr>
                <w:szCs w:val="20"/>
              </w:rPr>
            </w:pPr>
            <w:r w:rsidRPr="007621F2">
              <w:rPr>
                <w:szCs w:val="20"/>
                <w:highlight w:val="yellow"/>
              </w:rPr>
              <w:t xml:space="preserve">Om originalText anges skall inget annat värde i </w:t>
            </w:r>
            <w:r w:rsidRPr="007621F2">
              <w:rPr>
                <w:spacing w:val="-1"/>
                <w:szCs w:val="20"/>
                <w:highlight w:val="yellow"/>
              </w:rPr>
              <w:t>healthcareProfessionalRoleCode anges.</w:t>
            </w:r>
          </w:p>
        </w:tc>
        <w:tc>
          <w:tcPr>
            <w:tcW w:w="1192" w:type="dxa"/>
          </w:tcPr>
          <w:p w14:paraId="7281A32A" w14:textId="35FDE57E"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4C4D05CE" w14:textId="77777777" w:rsidTr="003A6D72">
        <w:tc>
          <w:tcPr>
            <w:tcW w:w="2802" w:type="dxa"/>
          </w:tcPr>
          <w:p w14:paraId="081DBDB9" w14:textId="6859D2AF" w:rsidR="00517C89" w:rsidRPr="007621F2" w:rsidRDefault="00517C89">
            <w:pPr>
              <w:rPr>
                <w:szCs w:val="20"/>
              </w:rPr>
            </w:pPr>
            <w:proofErr w:type="gramStart"/>
            <w:r w:rsidRPr="007621F2">
              <w:rPr>
                <w:i/>
                <w:spacing w:val="-1"/>
                <w:szCs w:val="20"/>
                <w:highlight w:val="yellow"/>
              </w:rPr>
              <w:t>..</w:t>
            </w:r>
            <w:proofErr w:type="gramEnd"/>
            <w:r w:rsidRPr="007621F2">
              <w:rPr>
                <w:i/>
                <w:spacing w:val="-1"/>
                <w:szCs w:val="20"/>
                <w:highlight w:val="yellow"/>
              </w:rPr>
              <w:t>/../../healthcareProfessionalOrgUnit</w:t>
            </w:r>
          </w:p>
        </w:tc>
        <w:tc>
          <w:tcPr>
            <w:tcW w:w="1701" w:type="dxa"/>
          </w:tcPr>
          <w:p w14:paraId="78040C17" w14:textId="58F48174" w:rsidR="00517C89" w:rsidRPr="007621F2" w:rsidRDefault="00517C89">
            <w:pPr>
              <w:rPr>
                <w:szCs w:val="20"/>
              </w:rPr>
            </w:pPr>
            <w:r w:rsidRPr="007621F2">
              <w:rPr>
                <w:i/>
                <w:spacing w:val="-1"/>
                <w:szCs w:val="20"/>
                <w:highlight w:val="yellow"/>
              </w:rPr>
              <w:t>OrgUnitType</w:t>
            </w:r>
          </w:p>
        </w:tc>
        <w:tc>
          <w:tcPr>
            <w:tcW w:w="3827" w:type="dxa"/>
          </w:tcPr>
          <w:p w14:paraId="4E50BCCD" w14:textId="37171EFA" w:rsidR="00517C89" w:rsidRPr="007621F2" w:rsidRDefault="00517C89">
            <w:pPr>
              <w:rPr>
                <w:szCs w:val="20"/>
              </w:rPr>
            </w:pPr>
            <w:r w:rsidRPr="007621F2">
              <w:rPr>
                <w:i/>
                <w:szCs w:val="20"/>
                <w:highlight w:val="yellow"/>
              </w:rPr>
              <w:t>Den organisation som angiven vård- och omsorgsperson är uppdragstagare på. Om tillgängligt skall detta anges.</w:t>
            </w:r>
          </w:p>
        </w:tc>
        <w:tc>
          <w:tcPr>
            <w:tcW w:w="1192" w:type="dxa"/>
          </w:tcPr>
          <w:p w14:paraId="0A67D46D" w14:textId="0D0C1C83" w:rsidR="00517C89" w:rsidRPr="007621F2" w:rsidRDefault="00517C89" w:rsidP="003A6D72">
            <w:pPr>
              <w:jc w:val="center"/>
              <w:rPr>
                <w:szCs w:val="20"/>
              </w:rPr>
            </w:pPr>
            <w:r w:rsidRPr="007621F2">
              <w:rPr>
                <w:i/>
                <w:spacing w:val="-1"/>
                <w:szCs w:val="20"/>
                <w:highlight w:val="yellow"/>
              </w:rPr>
              <w:t>0</w:t>
            </w:r>
            <w:proofErr w:type="gramStart"/>
            <w:r w:rsidRPr="007621F2">
              <w:rPr>
                <w:i/>
                <w:spacing w:val="-1"/>
                <w:szCs w:val="20"/>
                <w:highlight w:val="yellow"/>
              </w:rPr>
              <w:t>..</w:t>
            </w:r>
            <w:proofErr w:type="gramEnd"/>
            <w:r w:rsidRPr="007621F2">
              <w:rPr>
                <w:i/>
                <w:spacing w:val="-1"/>
                <w:szCs w:val="20"/>
                <w:highlight w:val="yellow"/>
              </w:rPr>
              <w:t>1</w:t>
            </w:r>
          </w:p>
        </w:tc>
      </w:tr>
      <w:tr w:rsidR="00517C89" w:rsidRPr="007621F2" w14:paraId="5D78899D" w14:textId="77777777" w:rsidTr="003A6D72">
        <w:tc>
          <w:tcPr>
            <w:tcW w:w="2802" w:type="dxa"/>
          </w:tcPr>
          <w:p w14:paraId="41E4901E" w14:textId="24AE9034"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/../../../orgUnitHSAId</w:t>
            </w:r>
          </w:p>
        </w:tc>
        <w:tc>
          <w:tcPr>
            <w:tcW w:w="1701" w:type="dxa"/>
          </w:tcPr>
          <w:p w14:paraId="7879B865" w14:textId="57DEE0B9" w:rsidR="00517C89" w:rsidRPr="007621F2" w:rsidRDefault="00517C89">
            <w:pPr>
              <w:rPr>
                <w:szCs w:val="20"/>
              </w:rPr>
            </w:pPr>
            <w:r w:rsidRPr="007621F2">
              <w:rPr>
                <w:spacing w:val="-1"/>
                <w:szCs w:val="20"/>
                <w:highlight w:val="yellow"/>
              </w:rPr>
              <w:t>HSAIdType</w:t>
            </w:r>
          </w:p>
        </w:tc>
        <w:tc>
          <w:tcPr>
            <w:tcW w:w="3827" w:type="dxa"/>
          </w:tcPr>
          <w:p w14:paraId="70A3F14D" w14:textId="1C5FFE23" w:rsidR="00517C89" w:rsidRPr="007621F2" w:rsidRDefault="00517C89">
            <w:pPr>
              <w:rPr>
                <w:szCs w:val="20"/>
              </w:rPr>
            </w:pPr>
            <w:r w:rsidRPr="007621F2">
              <w:rPr>
                <w:spacing w:val="-1"/>
                <w:szCs w:val="20"/>
                <w:highlight w:val="yellow"/>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7B3E43DA" w14:textId="77777777" w:rsidTr="003A6D72">
        <w:tc>
          <w:tcPr>
            <w:tcW w:w="2802" w:type="dxa"/>
          </w:tcPr>
          <w:p w14:paraId="744439E1" w14:textId="4643751D"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/../../../orgUnitName</w:t>
            </w:r>
          </w:p>
        </w:tc>
        <w:tc>
          <w:tcPr>
            <w:tcW w:w="1701" w:type="dxa"/>
          </w:tcPr>
          <w:p w14:paraId="786D5184" w14:textId="24F0B8D9" w:rsidR="00517C89" w:rsidRPr="007621F2" w:rsidRDefault="00517C89">
            <w:pPr>
              <w:rPr>
                <w:szCs w:val="20"/>
              </w:rPr>
            </w:pPr>
            <w:r w:rsidRPr="007621F2">
              <w:rPr>
                <w:spacing w:val="-1"/>
                <w:szCs w:val="20"/>
                <w:highlight w:val="yellow"/>
              </w:rPr>
              <w:t>string</w:t>
            </w:r>
          </w:p>
        </w:tc>
        <w:tc>
          <w:tcPr>
            <w:tcW w:w="3827" w:type="dxa"/>
          </w:tcPr>
          <w:p w14:paraId="14DD1AA2" w14:textId="41F0121B" w:rsidR="00517C89" w:rsidRPr="007621F2" w:rsidRDefault="00517C89">
            <w:pPr>
              <w:rPr>
                <w:szCs w:val="20"/>
              </w:rPr>
            </w:pPr>
            <w:r w:rsidRPr="007621F2">
              <w:rPr>
                <w:spacing w:val="-1"/>
                <w:szCs w:val="20"/>
                <w:highlight w:val="yellow"/>
              </w:rPr>
              <w:t>Namn på organisationsenhet. Om tillgängligt skall detta anges.</w:t>
            </w:r>
          </w:p>
        </w:tc>
        <w:tc>
          <w:tcPr>
            <w:tcW w:w="1192" w:type="dxa"/>
          </w:tcPr>
          <w:p w14:paraId="01537F10" w14:textId="31F37545" w:rsidR="00517C89" w:rsidRPr="007621F2" w:rsidRDefault="00517C89" w:rsidP="003A6D72">
            <w:pPr>
              <w:jc w:val="center"/>
              <w:rPr>
                <w:szCs w:val="20"/>
              </w:rPr>
            </w:pPr>
            <w:r w:rsidRPr="007621F2">
              <w:rPr>
                <w:spacing w:val="-1"/>
                <w:szCs w:val="20"/>
                <w:highlight w:val="yellow"/>
              </w:rPr>
              <w:t>0</w:t>
            </w:r>
            <w:proofErr w:type="gramStart"/>
            <w:r w:rsidRPr="007621F2">
              <w:rPr>
                <w:spacing w:val="-1"/>
                <w:szCs w:val="20"/>
                <w:highlight w:val="yellow"/>
              </w:rPr>
              <w:t>..</w:t>
            </w:r>
            <w:proofErr w:type="gramEnd"/>
            <w:r w:rsidRPr="007621F2">
              <w:rPr>
                <w:spacing w:val="-1"/>
                <w:szCs w:val="20"/>
                <w:highlight w:val="yellow"/>
              </w:rPr>
              <w:t>1</w:t>
            </w:r>
          </w:p>
        </w:tc>
      </w:tr>
      <w:tr w:rsidR="00517C89" w:rsidRPr="007621F2" w14:paraId="7E19127D" w14:textId="77777777" w:rsidTr="003A6D72">
        <w:tc>
          <w:tcPr>
            <w:tcW w:w="2802" w:type="dxa"/>
          </w:tcPr>
          <w:p w14:paraId="1EBE077F" w14:textId="63E69B46"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/../../../orgUnitTelecom</w:t>
            </w:r>
          </w:p>
        </w:tc>
        <w:tc>
          <w:tcPr>
            <w:tcW w:w="1701" w:type="dxa"/>
          </w:tcPr>
          <w:p w14:paraId="7B32578B" w14:textId="20DFCA03" w:rsidR="00517C89" w:rsidRPr="007621F2" w:rsidRDefault="00517C89">
            <w:pPr>
              <w:rPr>
                <w:szCs w:val="20"/>
              </w:rPr>
            </w:pPr>
            <w:r w:rsidRPr="007621F2">
              <w:rPr>
                <w:spacing w:val="-1"/>
                <w:szCs w:val="20"/>
                <w:highlight w:val="yellow"/>
              </w:rPr>
              <w:t>string</w:t>
            </w:r>
          </w:p>
        </w:tc>
        <w:tc>
          <w:tcPr>
            <w:tcW w:w="3827" w:type="dxa"/>
          </w:tcPr>
          <w:p w14:paraId="5555697A" w14:textId="4455990D" w:rsidR="00517C89" w:rsidRPr="007621F2" w:rsidRDefault="00517C89">
            <w:pPr>
              <w:rPr>
                <w:szCs w:val="20"/>
              </w:rPr>
            </w:pPr>
            <w:r w:rsidRPr="007621F2">
              <w:rPr>
                <w:szCs w:val="20"/>
                <w:highlight w:val="yellow"/>
              </w:rPr>
              <w:t xml:space="preserve">Telefon till </w:t>
            </w:r>
            <w:r w:rsidRPr="007621F2">
              <w:rPr>
                <w:spacing w:val="-1"/>
                <w:szCs w:val="20"/>
                <w:highlight w:val="yellow"/>
              </w:rPr>
              <w:t>organisationsenhet.</w:t>
            </w:r>
          </w:p>
        </w:tc>
        <w:tc>
          <w:tcPr>
            <w:tcW w:w="1192" w:type="dxa"/>
          </w:tcPr>
          <w:p w14:paraId="48BC626F" w14:textId="22DD57E6" w:rsidR="00517C89" w:rsidRPr="007621F2" w:rsidRDefault="00517C89" w:rsidP="003A6D72">
            <w:pPr>
              <w:jc w:val="center"/>
              <w:rPr>
                <w:szCs w:val="20"/>
              </w:rPr>
            </w:pPr>
            <w:r w:rsidRPr="007621F2">
              <w:rPr>
                <w:szCs w:val="20"/>
                <w:highlight w:val="yellow"/>
              </w:rPr>
              <w:t>0</w:t>
            </w:r>
            <w:proofErr w:type="gramStart"/>
            <w:r w:rsidRPr="007621F2">
              <w:rPr>
                <w:szCs w:val="20"/>
                <w:highlight w:val="yellow"/>
              </w:rPr>
              <w:t>..</w:t>
            </w:r>
            <w:proofErr w:type="gramEnd"/>
            <w:r w:rsidRPr="007621F2">
              <w:rPr>
                <w:szCs w:val="20"/>
                <w:highlight w:val="yellow"/>
              </w:rPr>
              <w:t>1</w:t>
            </w:r>
          </w:p>
        </w:tc>
      </w:tr>
      <w:tr w:rsidR="00517C89" w:rsidRPr="007621F2" w14:paraId="6921D3AC" w14:textId="77777777" w:rsidTr="003A6D72">
        <w:tc>
          <w:tcPr>
            <w:tcW w:w="2802" w:type="dxa"/>
          </w:tcPr>
          <w:p w14:paraId="22E74145" w14:textId="2081D3AB"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/../../../orgUnitEmail</w:t>
            </w:r>
          </w:p>
        </w:tc>
        <w:tc>
          <w:tcPr>
            <w:tcW w:w="1701" w:type="dxa"/>
          </w:tcPr>
          <w:p w14:paraId="1CBFB149" w14:textId="2FA21B0B" w:rsidR="00517C89" w:rsidRPr="007621F2" w:rsidRDefault="00517C89">
            <w:pPr>
              <w:rPr>
                <w:szCs w:val="20"/>
              </w:rPr>
            </w:pPr>
            <w:r w:rsidRPr="007621F2">
              <w:rPr>
                <w:spacing w:val="-1"/>
                <w:szCs w:val="20"/>
                <w:highlight w:val="yellow"/>
              </w:rPr>
              <w:t>string</w:t>
            </w:r>
          </w:p>
        </w:tc>
        <w:tc>
          <w:tcPr>
            <w:tcW w:w="3827" w:type="dxa"/>
          </w:tcPr>
          <w:p w14:paraId="0101005C" w14:textId="78F43941" w:rsidR="00517C89" w:rsidRPr="007621F2" w:rsidRDefault="00517C89">
            <w:pPr>
              <w:rPr>
                <w:szCs w:val="20"/>
              </w:rPr>
            </w:pPr>
            <w:r w:rsidRPr="007621F2">
              <w:rPr>
                <w:szCs w:val="20"/>
                <w:highlight w:val="yellow"/>
              </w:rPr>
              <w:t xml:space="preserve">Epost till </w:t>
            </w:r>
            <w:r w:rsidRPr="007621F2">
              <w:rPr>
                <w:spacing w:val="-1"/>
                <w:szCs w:val="20"/>
                <w:highlight w:val="yellow"/>
              </w:rPr>
              <w:t>organisationsenhet</w:t>
            </w:r>
            <w:r w:rsidRPr="007621F2">
              <w:rPr>
                <w:szCs w:val="20"/>
                <w:highlight w:val="yellow"/>
              </w:rPr>
              <w:t>.</w:t>
            </w:r>
          </w:p>
        </w:tc>
        <w:tc>
          <w:tcPr>
            <w:tcW w:w="1192" w:type="dxa"/>
          </w:tcPr>
          <w:p w14:paraId="1E777DCD" w14:textId="4C455EA9" w:rsidR="00517C89" w:rsidRPr="007621F2" w:rsidRDefault="00517C89" w:rsidP="003A6D72">
            <w:pPr>
              <w:jc w:val="center"/>
              <w:rPr>
                <w:szCs w:val="20"/>
              </w:rPr>
            </w:pPr>
            <w:r w:rsidRPr="007621F2">
              <w:rPr>
                <w:szCs w:val="20"/>
                <w:highlight w:val="yellow"/>
              </w:rPr>
              <w:t>0</w:t>
            </w:r>
            <w:proofErr w:type="gramStart"/>
            <w:r w:rsidRPr="007621F2">
              <w:rPr>
                <w:szCs w:val="20"/>
                <w:highlight w:val="yellow"/>
              </w:rPr>
              <w:t>..</w:t>
            </w:r>
            <w:proofErr w:type="gramEnd"/>
            <w:r w:rsidRPr="007621F2">
              <w:rPr>
                <w:szCs w:val="20"/>
                <w:highlight w:val="yellow"/>
              </w:rPr>
              <w:t>1</w:t>
            </w:r>
          </w:p>
        </w:tc>
      </w:tr>
      <w:tr w:rsidR="00517C89" w:rsidRPr="007621F2" w14:paraId="668767CD" w14:textId="77777777" w:rsidTr="003A6D72">
        <w:tc>
          <w:tcPr>
            <w:tcW w:w="2802" w:type="dxa"/>
          </w:tcPr>
          <w:p w14:paraId="51C26DA6" w14:textId="1C4D508A"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/../../../orgUnitAddress</w:t>
            </w:r>
          </w:p>
        </w:tc>
        <w:tc>
          <w:tcPr>
            <w:tcW w:w="1701" w:type="dxa"/>
          </w:tcPr>
          <w:p w14:paraId="2AF55AB7" w14:textId="5D177B1F" w:rsidR="00517C89" w:rsidRPr="007621F2" w:rsidRDefault="00517C89">
            <w:pPr>
              <w:rPr>
                <w:szCs w:val="20"/>
              </w:rPr>
            </w:pPr>
            <w:r w:rsidRPr="007621F2">
              <w:rPr>
                <w:spacing w:val="-1"/>
                <w:szCs w:val="20"/>
                <w:highlight w:val="yellow"/>
              </w:rPr>
              <w:t>string</w:t>
            </w:r>
          </w:p>
        </w:tc>
        <w:tc>
          <w:tcPr>
            <w:tcW w:w="3827" w:type="dxa"/>
          </w:tcPr>
          <w:p w14:paraId="21A5D70E" w14:textId="68DB4EEB" w:rsidR="00517C89" w:rsidRPr="007621F2" w:rsidRDefault="00517C89">
            <w:pPr>
              <w:rPr>
                <w:szCs w:val="20"/>
              </w:rPr>
            </w:pPr>
            <w:r w:rsidRPr="007621F2">
              <w:rPr>
                <w:spacing w:val="-1"/>
                <w:szCs w:val="20"/>
                <w:highlight w:val="yellow"/>
              </w:rPr>
              <w:t>Postadress till organisationsenhet. Skrivs på ett så naturligt sätt som möjligt, exempelvis:</w:t>
            </w:r>
            <w:r w:rsidRPr="007621F2">
              <w:rPr>
                <w:spacing w:val="-1"/>
                <w:szCs w:val="20"/>
                <w:highlight w:val="yellow"/>
              </w:rPr>
              <w:br/>
              <w:t>”Storgatan 12</w:t>
            </w:r>
            <w:r w:rsidRPr="007621F2">
              <w:rPr>
                <w:spacing w:val="-1"/>
                <w:szCs w:val="20"/>
                <w:highlight w:val="yellow"/>
              </w:rPr>
              <w:br/>
              <w:t>468 91 Lilleby”</w:t>
            </w:r>
          </w:p>
        </w:tc>
        <w:tc>
          <w:tcPr>
            <w:tcW w:w="1192" w:type="dxa"/>
          </w:tcPr>
          <w:p w14:paraId="7237ECE1" w14:textId="406F7479" w:rsidR="00517C89" w:rsidRPr="007621F2" w:rsidRDefault="00517C89" w:rsidP="003A6D72">
            <w:pPr>
              <w:jc w:val="center"/>
              <w:rPr>
                <w:szCs w:val="20"/>
              </w:rPr>
            </w:pPr>
            <w:r w:rsidRPr="007621F2">
              <w:rPr>
                <w:szCs w:val="20"/>
                <w:highlight w:val="yellow"/>
              </w:rPr>
              <w:t>0</w:t>
            </w:r>
            <w:proofErr w:type="gramStart"/>
            <w:r w:rsidRPr="007621F2">
              <w:rPr>
                <w:szCs w:val="20"/>
                <w:highlight w:val="yellow"/>
              </w:rPr>
              <w:t>..</w:t>
            </w:r>
            <w:proofErr w:type="gramEnd"/>
            <w:r w:rsidRPr="007621F2">
              <w:rPr>
                <w:szCs w:val="20"/>
                <w:highlight w:val="yellow"/>
              </w:rPr>
              <w:t>1</w:t>
            </w:r>
          </w:p>
        </w:tc>
      </w:tr>
      <w:tr w:rsidR="00517C89" w:rsidRPr="007621F2" w14:paraId="769FC7A4" w14:textId="77777777" w:rsidTr="003A6D72">
        <w:tc>
          <w:tcPr>
            <w:tcW w:w="2802" w:type="dxa"/>
          </w:tcPr>
          <w:p w14:paraId="73A60B3F" w14:textId="0ED41D67" w:rsidR="00517C89" w:rsidRPr="007621F2" w:rsidRDefault="00517C89">
            <w:pPr>
              <w:rPr>
                <w:szCs w:val="20"/>
              </w:rPr>
            </w:pPr>
            <w:proofErr w:type="gramStart"/>
            <w:r w:rsidRPr="007621F2">
              <w:rPr>
                <w:szCs w:val="20"/>
                <w:highlight w:val="yellow"/>
              </w:rPr>
              <w:t>..</w:t>
            </w:r>
            <w:proofErr w:type="gramEnd"/>
            <w:r w:rsidRPr="007621F2">
              <w:rPr>
                <w:szCs w:val="20"/>
                <w:highlight w:val="yellow"/>
              </w:rPr>
              <w:t>/../../../orgUnitLocation</w:t>
            </w:r>
          </w:p>
        </w:tc>
        <w:tc>
          <w:tcPr>
            <w:tcW w:w="1701" w:type="dxa"/>
          </w:tcPr>
          <w:p w14:paraId="440A5FAE" w14:textId="7A78AAEB" w:rsidR="00517C89" w:rsidRPr="007621F2" w:rsidRDefault="00517C89">
            <w:pPr>
              <w:rPr>
                <w:szCs w:val="20"/>
              </w:rPr>
            </w:pPr>
            <w:r w:rsidRPr="007621F2">
              <w:rPr>
                <w:spacing w:val="-1"/>
                <w:szCs w:val="20"/>
                <w:highlight w:val="yellow"/>
              </w:rPr>
              <w:t>string</w:t>
            </w:r>
          </w:p>
        </w:tc>
        <w:tc>
          <w:tcPr>
            <w:tcW w:w="3827" w:type="dxa"/>
          </w:tcPr>
          <w:p w14:paraId="5D057059" w14:textId="0241E38C" w:rsidR="00517C89" w:rsidRPr="007621F2" w:rsidRDefault="00517C89">
            <w:pPr>
              <w:rPr>
                <w:szCs w:val="20"/>
              </w:rPr>
            </w:pPr>
            <w:r w:rsidRPr="007621F2">
              <w:rPr>
                <w:szCs w:val="20"/>
                <w:highlight w:val="yellow"/>
              </w:rPr>
              <w:t>Text som anger namnet pa</w:t>
            </w:r>
            <w:r w:rsidRPr="007621F2">
              <w:rPr>
                <w:rFonts w:ascii="Times New Roman" w:hAnsi="Times New Roman"/>
                <w:szCs w:val="20"/>
                <w:highlight w:val="yellow"/>
              </w:rPr>
              <w:t>̊</w:t>
            </w:r>
            <w:r w:rsidRPr="007621F2">
              <w:rPr>
                <w:szCs w:val="20"/>
                <w:highlight w:val="yellow"/>
              </w:rPr>
              <w:t xml:space="preserve"> plats eller ort fo</w:t>
            </w:r>
            <w:r w:rsidRPr="007621F2">
              <w:rPr>
                <w:rFonts w:cs="Georgia"/>
                <w:szCs w:val="20"/>
                <w:highlight w:val="yellow"/>
              </w:rPr>
              <w:t>̈</w:t>
            </w:r>
            <w:r w:rsidRPr="007621F2">
              <w:rPr>
                <w:szCs w:val="20"/>
                <w:highlight w:val="yellow"/>
              </w:rPr>
              <w:t>r organisationens fysiska placering.</w:t>
            </w:r>
          </w:p>
        </w:tc>
        <w:tc>
          <w:tcPr>
            <w:tcW w:w="1192" w:type="dxa"/>
          </w:tcPr>
          <w:p w14:paraId="34B3F3E1" w14:textId="34C3342C" w:rsidR="00517C89" w:rsidRPr="007621F2" w:rsidRDefault="00517C89" w:rsidP="003A6D72">
            <w:pPr>
              <w:jc w:val="center"/>
              <w:rPr>
                <w:szCs w:val="20"/>
              </w:rPr>
            </w:pPr>
            <w:r w:rsidRPr="007621F2">
              <w:rPr>
                <w:szCs w:val="20"/>
                <w:highlight w:val="yellow"/>
              </w:rPr>
              <w:t>0</w:t>
            </w:r>
            <w:proofErr w:type="gramStart"/>
            <w:r w:rsidRPr="007621F2">
              <w:rPr>
                <w:szCs w:val="20"/>
                <w:highlight w:val="yellow"/>
              </w:rPr>
              <w:t>..</w:t>
            </w:r>
            <w:proofErr w:type="gramEnd"/>
            <w:r w:rsidRPr="007621F2">
              <w:rPr>
                <w:szCs w:val="20"/>
                <w:highlight w:val="yellow"/>
              </w:rPr>
              <w:t>1</w:t>
            </w:r>
          </w:p>
        </w:tc>
      </w:tr>
      <w:tr w:rsidR="001D2A3F" w:rsidRPr="007621F2" w14:paraId="70B51529" w14:textId="77777777" w:rsidTr="003A6D72">
        <w:tc>
          <w:tcPr>
            <w:tcW w:w="2802" w:type="dxa"/>
          </w:tcPr>
          <w:p w14:paraId="3FB54C4F" w14:textId="77777777" w:rsidR="00517C89" w:rsidRPr="007621F2" w:rsidRDefault="00517C89" w:rsidP="003A6D72">
            <w:pPr>
              <w:spacing w:line="229" w:lineRule="exact"/>
              <w:rPr>
                <w:color w:val="FF0000"/>
                <w:szCs w:val="20"/>
                <w:highlight w:val="yellow"/>
              </w:rPr>
            </w:pPr>
            <w:proofErr w:type="gramStart"/>
            <w:r w:rsidRPr="007621F2">
              <w:rPr>
                <w:color w:val="FF0000"/>
                <w:szCs w:val="20"/>
                <w:highlight w:val="yellow"/>
              </w:rPr>
              <w:t>..</w:t>
            </w:r>
            <w:proofErr w:type="gramEnd"/>
            <w:r w:rsidRPr="007621F2">
              <w:rPr>
                <w:color w:val="FF0000"/>
                <w:szCs w:val="20"/>
                <w:highlight w:val="yellow"/>
              </w:rPr>
              <w:t>/../../healthcareProfessional</w:t>
            </w:r>
            <w:r w:rsidRPr="007621F2">
              <w:rPr>
                <w:color w:val="FF0000"/>
                <w:spacing w:val="-1"/>
                <w:szCs w:val="20"/>
                <w:highlight w:val="yellow"/>
              </w:rPr>
              <w:t>CareUnitHSAId</w:t>
            </w:r>
          </w:p>
          <w:p w14:paraId="6ABAD4AA" w14:textId="77777777" w:rsidR="00517C89" w:rsidRPr="007621F2" w:rsidRDefault="00517C89">
            <w:pPr>
              <w:rPr>
                <w:color w:val="FF0000"/>
                <w:szCs w:val="20"/>
                <w:highlight w:val="yellow"/>
              </w:rPr>
            </w:pPr>
          </w:p>
        </w:tc>
        <w:tc>
          <w:tcPr>
            <w:tcW w:w="1701" w:type="dxa"/>
          </w:tcPr>
          <w:p w14:paraId="3182A6BA" w14:textId="77777777" w:rsidR="00517C89" w:rsidRPr="007621F2" w:rsidRDefault="00517C89" w:rsidP="003A6D72">
            <w:pPr>
              <w:spacing w:line="226" w:lineRule="exact"/>
              <w:rPr>
                <w:color w:val="FF0000"/>
                <w:spacing w:val="-1"/>
                <w:szCs w:val="20"/>
                <w:highlight w:val="yellow"/>
              </w:rPr>
            </w:pPr>
          </w:p>
          <w:p w14:paraId="1C7D61CA" w14:textId="77777777" w:rsidR="00517C89" w:rsidRPr="007621F2" w:rsidRDefault="00517C89">
            <w:pPr>
              <w:rPr>
                <w:color w:val="FF0000"/>
                <w:szCs w:val="20"/>
                <w:highlight w:val="yellow"/>
              </w:rPr>
            </w:pPr>
          </w:p>
        </w:tc>
        <w:tc>
          <w:tcPr>
            <w:tcW w:w="3827" w:type="dxa"/>
          </w:tcPr>
          <w:p w14:paraId="7C42F366" w14:textId="02605BE0" w:rsidR="00517C89" w:rsidRPr="007621F2" w:rsidRDefault="001D2A3F">
            <w:pPr>
              <w:spacing w:line="226" w:lineRule="exact"/>
              <w:rPr>
                <w:color w:val="FF0000"/>
                <w:szCs w:val="20"/>
                <w:highlight w:val="yellow"/>
              </w:rPr>
            </w:pPr>
            <w:r w:rsidRPr="007621F2">
              <w:rPr>
                <w:color w:val="FF0000"/>
                <w:szCs w:val="20"/>
                <w:highlight w:val="yellow"/>
              </w:rPr>
              <w:t xml:space="preserve">Skall </w:t>
            </w:r>
            <w:proofErr w:type="gramStart"/>
            <w:r w:rsidRPr="007621F2">
              <w:rPr>
                <w:color w:val="FF0000"/>
                <w:szCs w:val="20"/>
                <w:highlight w:val="yellow"/>
              </w:rPr>
              <w:t>ej</w:t>
            </w:r>
            <w:proofErr w:type="gramEnd"/>
            <w:r w:rsidRPr="007621F2">
              <w:rPr>
                <w:color w:val="FF0000"/>
                <w:szCs w:val="20"/>
                <w:highlight w:val="yellow"/>
              </w:rPr>
              <w:t xml:space="preserve"> anges</w:t>
            </w:r>
          </w:p>
          <w:p w14:paraId="111D48AB" w14:textId="77777777" w:rsidR="00517C89" w:rsidRPr="007621F2" w:rsidRDefault="00517C89">
            <w:pPr>
              <w:rPr>
                <w:color w:val="FF0000"/>
                <w:szCs w:val="20"/>
                <w:highlight w:val="yellow"/>
              </w:rPr>
            </w:pPr>
          </w:p>
        </w:tc>
        <w:tc>
          <w:tcPr>
            <w:tcW w:w="1192" w:type="dxa"/>
          </w:tcPr>
          <w:p w14:paraId="2B798A22" w14:textId="50AF6F8D" w:rsidR="00517C89" w:rsidRPr="007621F2" w:rsidRDefault="001D2A3F" w:rsidP="003A6D72">
            <w:pPr>
              <w:jc w:val="center"/>
              <w:rPr>
                <w:color w:val="FF0000"/>
                <w:szCs w:val="20"/>
                <w:highlight w:val="yellow"/>
              </w:rPr>
            </w:pPr>
            <w:r w:rsidRPr="007621F2">
              <w:rPr>
                <w:color w:val="FF0000"/>
                <w:spacing w:val="-1"/>
                <w:szCs w:val="20"/>
                <w:highlight w:val="yellow"/>
              </w:rPr>
              <w:t>0</w:t>
            </w:r>
            <w:proofErr w:type="gramStart"/>
            <w:r w:rsidRPr="007621F2">
              <w:rPr>
                <w:color w:val="FF0000"/>
                <w:spacing w:val="-1"/>
                <w:szCs w:val="20"/>
                <w:highlight w:val="yellow"/>
              </w:rPr>
              <w:t>..</w:t>
            </w:r>
            <w:proofErr w:type="gramEnd"/>
            <w:r w:rsidRPr="007621F2">
              <w:rPr>
                <w:color w:val="FF0000"/>
                <w:spacing w:val="-1"/>
                <w:szCs w:val="20"/>
                <w:highlight w:val="yellow"/>
              </w:rPr>
              <w:t>0</w:t>
            </w:r>
          </w:p>
        </w:tc>
      </w:tr>
      <w:tr w:rsidR="001D2A3F" w:rsidRPr="007621F2" w14:paraId="78E5C23E" w14:textId="77777777" w:rsidTr="003A6D72">
        <w:tc>
          <w:tcPr>
            <w:tcW w:w="2802" w:type="dxa"/>
          </w:tcPr>
          <w:p w14:paraId="6DF9CBCA" w14:textId="73D47295" w:rsidR="00517C89" w:rsidRPr="007621F2" w:rsidRDefault="00517C89">
            <w:pPr>
              <w:rPr>
                <w:color w:val="FF0000"/>
                <w:szCs w:val="20"/>
                <w:highlight w:val="yellow"/>
              </w:rPr>
            </w:pPr>
            <w:proofErr w:type="gramStart"/>
            <w:r w:rsidRPr="007621F2">
              <w:rPr>
                <w:color w:val="FF0000"/>
                <w:szCs w:val="20"/>
                <w:highlight w:val="yellow"/>
              </w:rPr>
              <w:t>..</w:t>
            </w:r>
            <w:proofErr w:type="gramEnd"/>
            <w:r w:rsidRPr="007621F2">
              <w:rPr>
                <w:color w:val="FF0000"/>
                <w:szCs w:val="20"/>
                <w:highlight w:val="yellow"/>
              </w:rPr>
              <w:t>/../../healthcareProfessional</w:t>
            </w:r>
            <w:r w:rsidRPr="007621F2">
              <w:rPr>
                <w:color w:val="FF0000"/>
                <w:spacing w:val="-1"/>
                <w:szCs w:val="20"/>
                <w:highlight w:val="yellow"/>
              </w:rPr>
              <w:t>CareGiverHSAId</w:t>
            </w:r>
          </w:p>
        </w:tc>
        <w:tc>
          <w:tcPr>
            <w:tcW w:w="1701" w:type="dxa"/>
          </w:tcPr>
          <w:p w14:paraId="230BF501" w14:textId="77777777" w:rsidR="00517C89" w:rsidRPr="007621F2" w:rsidRDefault="00517C89">
            <w:pPr>
              <w:rPr>
                <w:color w:val="FF0000"/>
                <w:szCs w:val="20"/>
                <w:highlight w:val="yellow"/>
              </w:rPr>
            </w:pPr>
          </w:p>
        </w:tc>
        <w:tc>
          <w:tcPr>
            <w:tcW w:w="3827" w:type="dxa"/>
          </w:tcPr>
          <w:p w14:paraId="1CC2DB24" w14:textId="34DE4502" w:rsidR="00517C89" w:rsidRPr="007621F2" w:rsidRDefault="001D2A3F">
            <w:pPr>
              <w:rPr>
                <w:color w:val="FF0000"/>
                <w:szCs w:val="20"/>
                <w:highlight w:val="yellow"/>
              </w:rPr>
            </w:pPr>
            <w:r w:rsidRPr="007621F2">
              <w:rPr>
                <w:color w:val="FF0000"/>
                <w:szCs w:val="20"/>
                <w:highlight w:val="yellow"/>
              </w:rPr>
              <w:t xml:space="preserve">Skall </w:t>
            </w:r>
            <w:proofErr w:type="gramStart"/>
            <w:r w:rsidRPr="007621F2">
              <w:rPr>
                <w:color w:val="FF0000"/>
                <w:szCs w:val="20"/>
                <w:highlight w:val="yellow"/>
              </w:rPr>
              <w:t>ej</w:t>
            </w:r>
            <w:proofErr w:type="gramEnd"/>
            <w:r w:rsidRPr="007621F2">
              <w:rPr>
                <w:color w:val="FF0000"/>
                <w:szCs w:val="20"/>
                <w:highlight w:val="yellow"/>
              </w:rPr>
              <w:t xml:space="preserve"> anges</w:t>
            </w:r>
          </w:p>
        </w:tc>
        <w:tc>
          <w:tcPr>
            <w:tcW w:w="1192" w:type="dxa"/>
          </w:tcPr>
          <w:p w14:paraId="7A5DBB42" w14:textId="5FF13625" w:rsidR="00517C89" w:rsidRPr="007621F2" w:rsidRDefault="001D2A3F" w:rsidP="003A6D72">
            <w:pPr>
              <w:jc w:val="center"/>
              <w:rPr>
                <w:color w:val="FF0000"/>
                <w:szCs w:val="20"/>
              </w:rPr>
            </w:pPr>
            <w:r w:rsidRPr="007621F2">
              <w:rPr>
                <w:color w:val="FF0000"/>
                <w:spacing w:val="-1"/>
                <w:szCs w:val="20"/>
                <w:highlight w:val="yellow"/>
              </w:rPr>
              <w:t>0</w:t>
            </w:r>
            <w:proofErr w:type="gramStart"/>
            <w:r w:rsidRPr="007621F2">
              <w:rPr>
                <w:color w:val="FF0000"/>
                <w:spacing w:val="-1"/>
                <w:szCs w:val="20"/>
                <w:highlight w:val="yellow"/>
              </w:rPr>
              <w:t>..</w:t>
            </w:r>
            <w:proofErr w:type="gramEnd"/>
            <w:r w:rsidRPr="007621F2">
              <w:rPr>
                <w:color w:val="FF0000"/>
                <w:spacing w:val="-1"/>
                <w:szCs w:val="20"/>
                <w:highlight w:val="yellow"/>
              </w:rPr>
              <w:t>0</w:t>
            </w:r>
          </w:p>
        </w:tc>
      </w:tr>
      <w:tr w:rsidR="00517C89" w:rsidRPr="007621F2" w14:paraId="48F5F47F" w14:textId="77777777" w:rsidTr="003A6D72">
        <w:tc>
          <w:tcPr>
            <w:tcW w:w="2802" w:type="dxa"/>
          </w:tcPr>
          <w:p w14:paraId="3B785EFA" w14:textId="24F92846" w:rsidR="00517C89" w:rsidRPr="007621F2" w:rsidRDefault="001D2A3F">
            <w:pPr>
              <w:rPr>
                <w:szCs w:val="20"/>
              </w:rPr>
            </w:pPr>
            <w:proofErr w:type="gramStart"/>
            <w:r w:rsidRPr="007621F2">
              <w:rPr>
                <w:szCs w:val="20"/>
              </w:rPr>
              <w:t>..</w:t>
            </w:r>
            <w:proofErr w:type="gramEnd"/>
            <w:r w:rsidRPr="007621F2">
              <w:rPr>
                <w:szCs w:val="20"/>
              </w:rPr>
              <w:t>/../</w:t>
            </w:r>
            <w:r w:rsidR="00325C24" w:rsidRPr="007621F2">
              <w:rPr>
                <w:szCs w:val="20"/>
              </w:rPr>
              <w:t>../</w:t>
            </w:r>
            <w:r w:rsidR="00F326A9" w:rsidRPr="007621F2">
              <w:rPr>
                <w:szCs w:val="20"/>
              </w:rPr>
              <w:t>number</w:t>
            </w:r>
            <w:r w:rsidR="00517C89" w:rsidRPr="007621F2">
              <w:rPr>
                <w:szCs w:val="20"/>
              </w:rPr>
              <w:t>OfImages</w:t>
            </w:r>
          </w:p>
        </w:tc>
        <w:tc>
          <w:tcPr>
            <w:tcW w:w="1701" w:type="dxa"/>
          </w:tcPr>
          <w:p w14:paraId="13E07683" w14:textId="16F33F53" w:rsidR="00517C89" w:rsidRPr="007621F2" w:rsidRDefault="00F326A9">
            <w:pPr>
              <w:rPr>
                <w:szCs w:val="20"/>
              </w:rPr>
            </w:pPr>
            <w:proofErr w:type="gramStart"/>
            <w:r w:rsidRPr="007621F2">
              <w:rPr>
                <w:spacing w:val="-1"/>
                <w:szCs w:val="20"/>
              </w:rPr>
              <w:t>int</w:t>
            </w:r>
            <w:proofErr w:type="gramEnd"/>
          </w:p>
        </w:tc>
        <w:tc>
          <w:tcPr>
            <w:tcW w:w="3827" w:type="dxa"/>
          </w:tcPr>
          <w:p w14:paraId="252F4354" w14:textId="0C66C856" w:rsidR="00517C89" w:rsidRPr="007621F2" w:rsidRDefault="00517C89">
            <w:pPr>
              <w:rPr>
                <w:szCs w:val="20"/>
              </w:rPr>
            </w:pPr>
            <w:r w:rsidRPr="007621F2">
              <w:rPr>
                <w:spacing w:val="-1"/>
                <w:szCs w:val="20"/>
              </w:rPr>
              <w:t>Det totala antalet bilder i bildtagningen</w:t>
            </w:r>
          </w:p>
        </w:tc>
        <w:tc>
          <w:tcPr>
            <w:tcW w:w="1192" w:type="dxa"/>
          </w:tcPr>
          <w:p w14:paraId="2136A8C9" w14:textId="5E203ABF"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595B311D" w14:textId="77777777" w:rsidTr="003A6D72">
        <w:tc>
          <w:tcPr>
            <w:tcW w:w="2802" w:type="dxa"/>
          </w:tcPr>
          <w:p w14:paraId="1EB17EEF" w14:textId="157A915F" w:rsidR="00517C89" w:rsidRPr="007621F2" w:rsidRDefault="00517C89">
            <w:pPr>
              <w:rPr>
                <w:szCs w:val="20"/>
              </w:rPr>
            </w:pPr>
            <w:commentRangeStart w:id="260"/>
            <w:proofErr w:type="gramStart"/>
            <w:r w:rsidRPr="007621F2">
              <w:rPr>
                <w:i/>
                <w:szCs w:val="20"/>
              </w:rPr>
              <w:t>..</w:t>
            </w:r>
            <w:proofErr w:type="gramEnd"/>
            <w:r w:rsidRPr="007621F2">
              <w:rPr>
                <w:i/>
                <w:szCs w:val="20"/>
              </w:rPr>
              <w:t>/../../modalityData</w:t>
            </w:r>
          </w:p>
        </w:tc>
        <w:tc>
          <w:tcPr>
            <w:tcW w:w="1701" w:type="dxa"/>
          </w:tcPr>
          <w:p w14:paraId="1A5F65A7" w14:textId="02F4BEEB" w:rsidR="00517C89" w:rsidRPr="007621F2" w:rsidRDefault="006736AE">
            <w:pPr>
              <w:rPr>
                <w:szCs w:val="20"/>
              </w:rPr>
            </w:pPr>
            <w:r>
              <w:rPr>
                <w:i/>
                <w:spacing w:val="-1"/>
                <w:szCs w:val="20"/>
              </w:rPr>
              <w:t>ModalityData</w:t>
            </w:r>
            <w:r w:rsidR="00517C89" w:rsidRPr="007621F2">
              <w:rPr>
                <w:rStyle w:val="CommentReference"/>
                <w:sz w:val="20"/>
                <w:szCs w:val="20"/>
              </w:rPr>
              <w:commentReference w:id="261"/>
            </w:r>
          </w:p>
        </w:tc>
        <w:tc>
          <w:tcPr>
            <w:tcW w:w="3827" w:type="dxa"/>
          </w:tcPr>
          <w:p w14:paraId="58CB6E70" w14:textId="0596F45D" w:rsidR="00517C89" w:rsidRPr="007621F2" w:rsidRDefault="00517C89">
            <w:pPr>
              <w:rPr>
                <w:szCs w:val="20"/>
              </w:rPr>
            </w:pPr>
            <w:r w:rsidRPr="007621F2">
              <w:rPr>
                <w:i/>
                <w:spacing w:val="-1"/>
                <w:szCs w:val="20"/>
              </w:rPr>
              <w:t>Information om bild-utrustningen som använts</w:t>
            </w:r>
          </w:p>
        </w:tc>
        <w:tc>
          <w:tcPr>
            <w:tcW w:w="1192" w:type="dxa"/>
          </w:tcPr>
          <w:p w14:paraId="0F58B66D" w14:textId="0B294B50"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commentRangeEnd w:id="260"/>
            <w:r w:rsidR="006F6609">
              <w:rPr>
                <w:rStyle w:val="CommentReference"/>
                <w:rFonts w:ascii="Arial" w:eastAsia="ヒラギノ角ゴ Pro W3" w:hAnsi="Arial"/>
                <w:i/>
                <w:color w:val="000000"/>
                <w:lang w:val="en-GB"/>
              </w:rPr>
              <w:commentReference w:id="260"/>
            </w:r>
          </w:p>
        </w:tc>
      </w:tr>
      <w:tr w:rsidR="00517C89" w:rsidRPr="007621F2" w14:paraId="4EE21B0F" w14:textId="77777777" w:rsidTr="003A6D72">
        <w:tc>
          <w:tcPr>
            <w:tcW w:w="2802" w:type="dxa"/>
          </w:tcPr>
          <w:p w14:paraId="1A78043F" w14:textId="4A3AEB86" w:rsidR="00517C89" w:rsidRPr="007621F2" w:rsidRDefault="00517C89">
            <w:pPr>
              <w:rPr>
                <w:szCs w:val="20"/>
              </w:rPr>
            </w:pPr>
            <w:proofErr w:type="gramStart"/>
            <w:r w:rsidRPr="007621F2">
              <w:rPr>
                <w:i/>
                <w:szCs w:val="20"/>
              </w:rPr>
              <w:t>..</w:t>
            </w:r>
            <w:proofErr w:type="gramEnd"/>
            <w:r w:rsidRPr="007621F2">
              <w:rPr>
                <w:i/>
                <w:szCs w:val="20"/>
              </w:rPr>
              <w:t>/../../../typeOfModality</w:t>
            </w:r>
          </w:p>
        </w:tc>
        <w:tc>
          <w:tcPr>
            <w:tcW w:w="1701" w:type="dxa"/>
          </w:tcPr>
          <w:p w14:paraId="0947AF25" w14:textId="516A5BBC" w:rsidR="00517C89" w:rsidRPr="007621F2" w:rsidRDefault="00517C89">
            <w:pPr>
              <w:rPr>
                <w:szCs w:val="20"/>
              </w:rPr>
            </w:pPr>
            <w:r w:rsidRPr="007621F2">
              <w:rPr>
                <w:i/>
                <w:spacing w:val="-1"/>
                <w:szCs w:val="20"/>
              </w:rPr>
              <w:t>string</w:t>
            </w:r>
          </w:p>
        </w:tc>
        <w:tc>
          <w:tcPr>
            <w:tcW w:w="3827" w:type="dxa"/>
          </w:tcPr>
          <w:p w14:paraId="1E16D225" w14:textId="784E2877" w:rsidR="00517C89" w:rsidRPr="007621F2" w:rsidRDefault="00517C89">
            <w:pPr>
              <w:rPr>
                <w:szCs w:val="20"/>
              </w:rPr>
            </w:pPr>
            <w:r w:rsidRPr="007621F2">
              <w:rPr>
                <w:i/>
                <w:spacing w:val="-1"/>
                <w:szCs w:val="20"/>
              </w:rPr>
              <w:t>Modalitetstyp för bildfångande utrustning.</w:t>
            </w:r>
          </w:p>
        </w:tc>
        <w:tc>
          <w:tcPr>
            <w:tcW w:w="1192" w:type="dxa"/>
          </w:tcPr>
          <w:p w14:paraId="6C8895A7" w14:textId="69735005"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5645F174" w14:textId="77777777" w:rsidTr="003A6D72">
        <w:tc>
          <w:tcPr>
            <w:tcW w:w="2802" w:type="dxa"/>
          </w:tcPr>
          <w:p w14:paraId="5334DDCC" w14:textId="07D1B426" w:rsidR="00517C89" w:rsidRPr="007621F2" w:rsidRDefault="00517C89">
            <w:pPr>
              <w:rPr>
                <w:szCs w:val="20"/>
              </w:rPr>
            </w:pPr>
            <w:proofErr w:type="gramStart"/>
            <w:r w:rsidRPr="007621F2">
              <w:rPr>
                <w:szCs w:val="20"/>
              </w:rPr>
              <w:t>..</w:t>
            </w:r>
            <w:proofErr w:type="gramEnd"/>
            <w:r w:rsidRPr="007621F2">
              <w:rPr>
                <w:szCs w:val="20"/>
              </w:rPr>
              <w:t>/../../../manufacturer</w:t>
            </w:r>
          </w:p>
        </w:tc>
        <w:tc>
          <w:tcPr>
            <w:tcW w:w="1701" w:type="dxa"/>
          </w:tcPr>
          <w:p w14:paraId="2E2DC2A9" w14:textId="12F8D19A" w:rsidR="00517C89" w:rsidRPr="007621F2" w:rsidRDefault="00517C89">
            <w:pPr>
              <w:rPr>
                <w:szCs w:val="20"/>
              </w:rPr>
            </w:pPr>
            <w:r w:rsidRPr="007621F2">
              <w:rPr>
                <w:spacing w:val="-1"/>
                <w:szCs w:val="20"/>
              </w:rPr>
              <w:t>string</w:t>
            </w:r>
          </w:p>
        </w:tc>
        <w:tc>
          <w:tcPr>
            <w:tcW w:w="3827" w:type="dxa"/>
          </w:tcPr>
          <w:p w14:paraId="2C91A849" w14:textId="6E8DB278" w:rsidR="00517C89" w:rsidRPr="007621F2" w:rsidRDefault="00517C89">
            <w:pPr>
              <w:rPr>
                <w:szCs w:val="20"/>
              </w:rPr>
            </w:pPr>
            <w:r w:rsidRPr="007621F2">
              <w:rPr>
                <w:spacing w:val="-1"/>
                <w:szCs w:val="20"/>
              </w:rPr>
              <w:t>Producerande utrustnings tillverkare.</w:t>
            </w:r>
          </w:p>
        </w:tc>
        <w:tc>
          <w:tcPr>
            <w:tcW w:w="1192" w:type="dxa"/>
          </w:tcPr>
          <w:p w14:paraId="6AF1B8A8" w14:textId="4D04A845"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4FFAB59F" w14:textId="77777777" w:rsidTr="003A6D72">
        <w:tc>
          <w:tcPr>
            <w:tcW w:w="2802" w:type="dxa"/>
          </w:tcPr>
          <w:p w14:paraId="544CC2AF" w14:textId="46B83083" w:rsidR="00517C89" w:rsidRPr="007621F2" w:rsidRDefault="00517C89">
            <w:pPr>
              <w:rPr>
                <w:szCs w:val="20"/>
              </w:rPr>
            </w:pPr>
            <w:proofErr w:type="gramStart"/>
            <w:r w:rsidRPr="007621F2">
              <w:rPr>
                <w:szCs w:val="20"/>
              </w:rPr>
              <w:t>..</w:t>
            </w:r>
            <w:proofErr w:type="gramEnd"/>
            <w:r w:rsidRPr="007621F2">
              <w:rPr>
                <w:szCs w:val="20"/>
              </w:rPr>
              <w:t>/../../../modelName</w:t>
            </w:r>
          </w:p>
        </w:tc>
        <w:tc>
          <w:tcPr>
            <w:tcW w:w="1701" w:type="dxa"/>
          </w:tcPr>
          <w:p w14:paraId="1FD5A1B9" w14:textId="2329FC71" w:rsidR="00517C89" w:rsidRPr="007621F2" w:rsidRDefault="00517C89">
            <w:pPr>
              <w:rPr>
                <w:szCs w:val="20"/>
              </w:rPr>
            </w:pPr>
            <w:r w:rsidRPr="007621F2">
              <w:rPr>
                <w:spacing w:val="-1"/>
                <w:szCs w:val="20"/>
              </w:rPr>
              <w:t>string</w:t>
            </w:r>
          </w:p>
        </w:tc>
        <w:tc>
          <w:tcPr>
            <w:tcW w:w="3827" w:type="dxa"/>
          </w:tcPr>
          <w:p w14:paraId="61A9EA21" w14:textId="1CC62F47" w:rsidR="00517C89" w:rsidRPr="007621F2" w:rsidRDefault="00517C89">
            <w:pPr>
              <w:rPr>
                <w:szCs w:val="20"/>
              </w:rPr>
            </w:pPr>
            <w:r w:rsidRPr="007621F2">
              <w:rPr>
                <w:spacing w:val="-1"/>
                <w:szCs w:val="20"/>
              </w:rPr>
              <w:t>Producerande utrustnings modellnamn.</w:t>
            </w:r>
          </w:p>
        </w:tc>
        <w:tc>
          <w:tcPr>
            <w:tcW w:w="1192" w:type="dxa"/>
          </w:tcPr>
          <w:p w14:paraId="4E87EF78" w14:textId="7A10816B"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CDB674C" w14:textId="77777777" w:rsidTr="003A6D72">
        <w:tc>
          <w:tcPr>
            <w:tcW w:w="2802" w:type="dxa"/>
          </w:tcPr>
          <w:p w14:paraId="6016653C" w14:textId="6641E2C6" w:rsidR="00517C89" w:rsidRPr="007621F2" w:rsidRDefault="00517C89">
            <w:pPr>
              <w:rPr>
                <w:szCs w:val="20"/>
              </w:rPr>
            </w:pPr>
            <w:proofErr w:type="gramStart"/>
            <w:r w:rsidRPr="007621F2">
              <w:rPr>
                <w:szCs w:val="20"/>
              </w:rPr>
              <w:t>..</w:t>
            </w:r>
            <w:proofErr w:type="gramEnd"/>
            <w:r w:rsidRPr="007621F2">
              <w:rPr>
                <w:szCs w:val="20"/>
              </w:rPr>
              <w:t>/../../../equipmentId</w:t>
            </w:r>
          </w:p>
        </w:tc>
        <w:tc>
          <w:tcPr>
            <w:tcW w:w="1701" w:type="dxa"/>
          </w:tcPr>
          <w:p w14:paraId="56368BC8" w14:textId="08A5BE58" w:rsidR="00517C89" w:rsidRPr="007621F2" w:rsidRDefault="00517C89">
            <w:pPr>
              <w:rPr>
                <w:szCs w:val="20"/>
              </w:rPr>
            </w:pPr>
            <w:r w:rsidRPr="007621F2">
              <w:rPr>
                <w:spacing w:val="-1"/>
                <w:szCs w:val="20"/>
              </w:rPr>
              <w:t>string</w:t>
            </w:r>
          </w:p>
        </w:tc>
        <w:tc>
          <w:tcPr>
            <w:tcW w:w="3827" w:type="dxa"/>
          </w:tcPr>
          <w:p w14:paraId="059D6175" w14:textId="5983E579" w:rsidR="00517C89" w:rsidRPr="007621F2" w:rsidRDefault="00517C89">
            <w:pPr>
              <w:rPr>
                <w:szCs w:val="20"/>
              </w:rPr>
            </w:pPr>
            <w:r w:rsidRPr="007621F2">
              <w:rPr>
                <w:spacing w:val="-1"/>
                <w:szCs w:val="20"/>
              </w:rPr>
              <w:t xml:space="preserve">Identifierare för utrustningen. Kan </w:t>
            </w:r>
            <w:proofErr w:type="gramStart"/>
            <w:r w:rsidRPr="007621F2">
              <w:rPr>
                <w:spacing w:val="-1"/>
                <w:szCs w:val="20"/>
              </w:rPr>
              <w:t>tex</w:t>
            </w:r>
            <w:proofErr w:type="gramEnd"/>
            <w:r w:rsidRPr="007621F2">
              <w:rPr>
                <w:spacing w:val="-1"/>
                <w:szCs w:val="20"/>
              </w:rPr>
              <w:t xml:space="preserve"> vara serienummer eller inventarienummer.</w:t>
            </w:r>
          </w:p>
        </w:tc>
        <w:tc>
          <w:tcPr>
            <w:tcW w:w="1192" w:type="dxa"/>
          </w:tcPr>
          <w:p w14:paraId="01B08B44" w14:textId="340732F1"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5B0D1CC5" w14:textId="77777777" w:rsidTr="003A6D72">
        <w:tc>
          <w:tcPr>
            <w:tcW w:w="2802" w:type="dxa"/>
          </w:tcPr>
          <w:p w14:paraId="3816C646" w14:textId="133A152E" w:rsidR="00517C89" w:rsidRPr="007621F2" w:rsidRDefault="00517C89">
            <w:pPr>
              <w:rPr>
                <w:szCs w:val="20"/>
              </w:rPr>
            </w:pPr>
            <w:proofErr w:type="gramStart"/>
            <w:r w:rsidRPr="007621F2">
              <w:rPr>
                <w:szCs w:val="20"/>
              </w:rPr>
              <w:t>..</w:t>
            </w:r>
            <w:proofErr w:type="gramEnd"/>
            <w:r w:rsidRPr="007621F2">
              <w:rPr>
                <w:szCs w:val="20"/>
              </w:rPr>
              <w:t>/../../../softwareVersion</w:t>
            </w:r>
          </w:p>
        </w:tc>
        <w:tc>
          <w:tcPr>
            <w:tcW w:w="1701" w:type="dxa"/>
          </w:tcPr>
          <w:p w14:paraId="5CC138FB" w14:textId="364B4015" w:rsidR="00517C89" w:rsidRPr="007621F2" w:rsidRDefault="00517C89">
            <w:pPr>
              <w:rPr>
                <w:szCs w:val="20"/>
              </w:rPr>
            </w:pPr>
            <w:r w:rsidRPr="007621F2">
              <w:rPr>
                <w:spacing w:val="-1"/>
                <w:szCs w:val="20"/>
              </w:rPr>
              <w:t>string</w:t>
            </w:r>
          </w:p>
        </w:tc>
        <w:tc>
          <w:tcPr>
            <w:tcW w:w="3827" w:type="dxa"/>
          </w:tcPr>
          <w:p w14:paraId="7BB3CEF2" w14:textId="7FE62C35" w:rsidR="00517C89" w:rsidRPr="007621F2" w:rsidRDefault="00517C89">
            <w:pPr>
              <w:rPr>
                <w:szCs w:val="20"/>
              </w:rPr>
            </w:pPr>
            <w:r w:rsidRPr="007621F2">
              <w:rPr>
                <w:spacing w:val="-1"/>
                <w:szCs w:val="20"/>
              </w:rPr>
              <w:t>Text som anger tillverkarens version av den bildproducerande mjukvaran</w:t>
            </w:r>
          </w:p>
        </w:tc>
        <w:tc>
          <w:tcPr>
            <w:tcW w:w="1192" w:type="dxa"/>
          </w:tcPr>
          <w:p w14:paraId="3C170AFB" w14:textId="3C3AF181"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7C0117" w:rsidRPr="007621F2" w14:paraId="536FDFC6" w14:textId="77777777" w:rsidTr="006B6063">
        <w:tc>
          <w:tcPr>
            <w:tcW w:w="2802" w:type="dxa"/>
          </w:tcPr>
          <w:p w14:paraId="326404ED" w14:textId="77777777" w:rsidR="007C0117" w:rsidRPr="007621F2" w:rsidRDefault="007C0117" w:rsidP="006B6063">
            <w:pPr>
              <w:rPr>
                <w:color w:val="FF0000"/>
                <w:szCs w:val="20"/>
                <w:highlight w:val="yellow"/>
              </w:rPr>
            </w:pPr>
            <w:commentRangeStart w:id="262"/>
            <w:proofErr w:type="gramStart"/>
            <w:r w:rsidRPr="007621F2">
              <w:rPr>
                <w:color w:val="FF0000"/>
                <w:szCs w:val="20"/>
                <w:highlight w:val="yellow"/>
              </w:rPr>
              <w:t>..</w:t>
            </w:r>
            <w:proofErr w:type="gramEnd"/>
            <w:r w:rsidRPr="007621F2">
              <w:rPr>
                <w:color w:val="FF0000"/>
                <w:szCs w:val="20"/>
                <w:highlight w:val="yellow"/>
              </w:rPr>
              <w:t>/../../../lineFilter</w:t>
            </w:r>
          </w:p>
        </w:tc>
        <w:tc>
          <w:tcPr>
            <w:tcW w:w="1701" w:type="dxa"/>
          </w:tcPr>
          <w:p w14:paraId="421DC413" w14:textId="23D77F52" w:rsidR="007C0117" w:rsidRPr="007621F2" w:rsidRDefault="007C0117" w:rsidP="006B6063">
            <w:pPr>
              <w:rPr>
                <w:color w:val="FF0000"/>
                <w:szCs w:val="20"/>
                <w:highlight w:val="yellow"/>
              </w:rPr>
            </w:pPr>
          </w:p>
        </w:tc>
        <w:tc>
          <w:tcPr>
            <w:tcW w:w="3827" w:type="dxa"/>
          </w:tcPr>
          <w:p w14:paraId="0AF7EDCA" w14:textId="2ACD92EA" w:rsidR="007C0117" w:rsidRPr="007621F2" w:rsidRDefault="007C0117" w:rsidP="006B6063">
            <w:pPr>
              <w:rPr>
                <w:color w:val="FF0000"/>
                <w:szCs w:val="20"/>
                <w:highlight w:val="yellow"/>
              </w:rPr>
            </w:pPr>
            <w:r w:rsidRPr="007621F2">
              <w:rPr>
                <w:color w:val="FF0000"/>
                <w:spacing w:val="-1"/>
                <w:szCs w:val="20"/>
                <w:highlight w:val="yellow"/>
              </w:rPr>
              <w:t xml:space="preserve">Skall </w:t>
            </w:r>
            <w:proofErr w:type="gramStart"/>
            <w:r w:rsidRPr="007621F2">
              <w:rPr>
                <w:color w:val="FF0000"/>
                <w:spacing w:val="-1"/>
                <w:szCs w:val="20"/>
                <w:highlight w:val="yellow"/>
              </w:rPr>
              <w:t>ej</w:t>
            </w:r>
            <w:proofErr w:type="gramEnd"/>
            <w:r w:rsidRPr="007621F2">
              <w:rPr>
                <w:color w:val="FF0000"/>
                <w:spacing w:val="-1"/>
                <w:szCs w:val="20"/>
                <w:highlight w:val="yellow"/>
              </w:rPr>
              <w:t xml:space="preserve"> anges.</w:t>
            </w:r>
          </w:p>
        </w:tc>
        <w:tc>
          <w:tcPr>
            <w:tcW w:w="1192" w:type="dxa"/>
          </w:tcPr>
          <w:p w14:paraId="646A0C89" w14:textId="3B00AC1C" w:rsidR="007C0117" w:rsidRPr="007621F2" w:rsidRDefault="007C0117" w:rsidP="006B6063">
            <w:pPr>
              <w:jc w:val="center"/>
              <w:rPr>
                <w:color w:val="FF0000"/>
                <w:szCs w:val="20"/>
              </w:rPr>
            </w:pPr>
            <w:r w:rsidRPr="007621F2">
              <w:rPr>
                <w:color w:val="FF0000"/>
                <w:spacing w:val="-1"/>
                <w:szCs w:val="20"/>
                <w:highlight w:val="yellow"/>
              </w:rPr>
              <w:t>0</w:t>
            </w:r>
            <w:proofErr w:type="gramStart"/>
            <w:r w:rsidRPr="007621F2">
              <w:rPr>
                <w:color w:val="FF0000"/>
                <w:spacing w:val="-1"/>
                <w:szCs w:val="20"/>
                <w:highlight w:val="yellow"/>
              </w:rPr>
              <w:t>..</w:t>
            </w:r>
            <w:proofErr w:type="gramEnd"/>
            <w:r w:rsidRPr="007621F2">
              <w:rPr>
                <w:color w:val="FF0000"/>
                <w:spacing w:val="-1"/>
                <w:szCs w:val="20"/>
                <w:highlight w:val="yellow"/>
              </w:rPr>
              <w:t>0</w:t>
            </w:r>
            <w:commentRangeEnd w:id="262"/>
            <w:r w:rsidR="006F6609">
              <w:rPr>
                <w:rStyle w:val="CommentReference"/>
                <w:rFonts w:ascii="Arial" w:eastAsia="ヒラギノ角ゴ Pro W3" w:hAnsi="Arial"/>
                <w:i/>
                <w:color w:val="000000"/>
                <w:lang w:val="en-GB"/>
              </w:rPr>
              <w:commentReference w:id="262"/>
            </w:r>
          </w:p>
        </w:tc>
      </w:tr>
      <w:tr w:rsidR="00517C89" w:rsidRPr="007621F2" w14:paraId="74ACB29F" w14:textId="77777777" w:rsidTr="003A6D72">
        <w:tc>
          <w:tcPr>
            <w:tcW w:w="2802" w:type="dxa"/>
          </w:tcPr>
          <w:p w14:paraId="069AE18F" w14:textId="55A1451B" w:rsidR="00517C89" w:rsidRPr="007621F2" w:rsidRDefault="00AE31A3">
            <w:pPr>
              <w:rPr>
                <w:szCs w:val="20"/>
              </w:rPr>
            </w:pPr>
            <w:proofErr w:type="gramStart"/>
            <w:r w:rsidRPr="007621F2">
              <w:rPr>
                <w:i/>
                <w:szCs w:val="20"/>
              </w:rPr>
              <w:t>..</w:t>
            </w:r>
            <w:proofErr w:type="gramEnd"/>
            <w:r w:rsidRPr="007621F2">
              <w:rPr>
                <w:i/>
                <w:szCs w:val="20"/>
              </w:rPr>
              <w:t>/../../i</w:t>
            </w:r>
            <w:r w:rsidR="00517C89" w:rsidRPr="007621F2">
              <w:rPr>
                <w:i/>
                <w:szCs w:val="20"/>
              </w:rPr>
              <w:t>mageDicomData</w:t>
            </w:r>
          </w:p>
        </w:tc>
        <w:tc>
          <w:tcPr>
            <w:tcW w:w="1701" w:type="dxa"/>
          </w:tcPr>
          <w:p w14:paraId="7ECBDB20" w14:textId="579094B4" w:rsidR="00517C89" w:rsidRPr="007621F2" w:rsidRDefault="00517C89">
            <w:pPr>
              <w:rPr>
                <w:szCs w:val="20"/>
              </w:rPr>
            </w:pPr>
            <w:r w:rsidRPr="007621F2">
              <w:rPr>
                <w:i/>
                <w:spacing w:val="-1"/>
                <w:szCs w:val="20"/>
                <w:highlight w:val="yellow"/>
              </w:rPr>
              <w:t>DicomDataType</w:t>
            </w:r>
          </w:p>
        </w:tc>
        <w:tc>
          <w:tcPr>
            <w:tcW w:w="3827" w:type="dxa"/>
          </w:tcPr>
          <w:p w14:paraId="60A59BB9" w14:textId="77777777" w:rsidR="00517C89" w:rsidRPr="007621F2" w:rsidRDefault="00517C89">
            <w:pPr>
              <w:spacing w:line="226" w:lineRule="exact"/>
              <w:rPr>
                <w:i/>
                <w:spacing w:val="-1"/>
                <w:szCs w:val="20"/>
              </w:rPr>
            </w:pPr>
            <w:r w:rsidRPr="007621F2">
              <w:rPr>
                <w:i/>
                <w:szCs w:val="20"/>
              </w:rPr>
              <w:t xml:space="preserve">DICOM-objekt. </w:t>
            </w:r>
            <w:r w:rsidRPr="007621F2">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621F2" w:rsidRDefault="00517C89">
            <w:pPr>
              <w:rPr>
                <w:szCs w:val="20"/>
              </w:rPr>
            </w:pPr>
            <w:r w:rsidRPr="007621F2">
              <w:rPr>
                <w:i/>
                <w:spacing w:val="-1"/>
                <w:szCs w:val="20"/>
              </w:rPr>
              <w:t>Både imageDicomData och ImageStaticData kan, och om möjligt bör anges för att underlätta för konsument.</w:t>
            </w:r>
          </w:p>
        </w:tc>
        <w:tc>
          <w:tcPr>
            <w:tcW w:w="1192" w:type="dxa"/>
          </w:tcPr>
          <w:p w14:paraId="0755766C" w14:textId="4D04AAA3"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w:t>
            </w:r>
          </w:p>
        </w:tc>
      </w:tr>
      <w:tr w:rsidR="00517C89" w:rsidRPr="007621F2" w14:paraId="4C03837E" w14:textId="77777777" w:rsidTr="003A6D72">
        <w:tc>
          <w:tcPr>
            <w:tcW w:w="2802" w:type="dxa"/>
          </w:tcPr>
          <w:p w14:paraId="204D701B" w14:textId="471313EB"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dicomSOP</w:t>
            </w:r>
          </w:p>
        </w:tc>
        <w:tc>
          <w:tcPr>
            <w:tcW w:w="1701" w:type="dxa"/>
          </w:tcPr>
          <w:p w14:paraId="55D2767A" w14:textId="41EFFD01" w:rsidR="00517C89" w:rsidRPr="007621F2" w:rsidRDefault="00517C89">
            <w:pPr>
              <w:rPr>
                <w:szCs w:val="20"/>
              </w:rPr>
            </w:pPr>
            <w:r w:rsidRPr="007621F2">
              <w:rPr>
                <w:spacing w:val="-1"/>
                <w:szCs w:val="20"/>
                <w:highlight w:val="yellow"/>
              </w:rPr>
              <w:t>IIType</w:t>
            </w:r>
          </w:p>
        </w:tc>
        <w:tc>
          <w:tcPr>
            <w:tcW w:w="3827" w:type="dxa"/>
          </w:tcPr>
          <w:p w14:paraId="2EC9F903" w14:textId="77777777" w:rsidR="00517C89" w:rsidRPr="007621F2" w:rsidRDefault="00517C89" w:rsidP="003A6D72">
            <w:pPr>
              <w:spacing w:line="226" w:lineRule="exact"/>
              <w:rPr>
                <w:spacing w:val="-1"/>
                <w:szCs w:val="20"/>
              </w:rPr>
            </w:pPr>
            <w:r w:rsidRPr="007621F2">
              <w:rPr>
                <w:szCs w:val="20"/>
              </w:rPr>
              <w:t xml:space="preserve">SOP UID för DICOM-objektet. </w:t>
            </w:r>
            <w:r w:rsidRPr="007621F2">
              <w:rPr>
                <w:spacing w:val="-1"/>
                <w:szCs w:val="20"/>
              </w:rPr>
              <w:t>Beskriver vilken information som kan förväntas i datan</w:t>
            </w:r>
            <w:proofErr w:type="gramStart"/>
            <w:r w:rsidRPr="007621F2">
              <w:rPr>
                <w:spacing w:val="-1"/>
                <w:szCs w:val="20"/>
              </w:rPr>
              <w:t xml:space="preserve"> (jmf.</w:t>
            </w:r>
            <w:proofErr w:type="gramEnd"/>
            <w:r w:rsidRPr="007621F2">
              <w:rPr>
                <w:spacing w:val="-1"/>
                <w:szCs w:val="20"/>
              </w:rPr>
              <w:t xml:space="preserve"> mediaType nedan för statisk bild).</w:t>
            </w:r>
          </w:p>
          <w:p w14:paraId="061808C8" w14:textId="1562C647" w:rsidR="00517C89" w:rsidRPr="007621F2" w:rsidRDefault="00517C89">
            <w:pPr>
              <w:rPr>
                <w:szCs w:val="20"/>
              </w:rPr>
            </w:pPr>
            <w:r w:rsidRPr="007621F2">
              <w:rPr>
                <w:i/>
                <w:spacing w:val="-1"/>
                <w:szCs w:val="20"/>
              </w:rPr>
              <w:t>T.ex. 1.2.840.</w:t>
            </w:r>
            <w:proofErr w:type="gramStart"/>
            <w:r w:rsidRPr="007621F2">
              <w:rPr>
                <w:i/>
                <w:spacing w:val="-1"/>
                <w:szCs w:val="20"/>
              </w:rPr>
              <w:t>10008.5</w:t>
            </w:r>
            <w:proofErr w:type="gramEnd"/>
            <w:r w:rsidRPr="007621F2">
              <w:rPr>
                <w:i/>
                <w:spacing w:val="-1"/>
                <w:szCs w:val="20"/>
              </w:rPr>
              <w:t>.1.4.1.1.1.1 för digital x-ray for presentation</w:t>
            </w:r>
          </w:p>
        </w:tc>
        <w:tc>
          <w:tcPr>
            <w:tcW w:w="1192" w:type="dxa"/>
          </w:tcPr>
          <w:p w14:paraId="631587B1" w14:textId="095D51A3"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1F7F85EE" w14:textId="77777777" w:rsidTr="003A6D72">
        <w:tc>
          <w:tcPr>
            <w:tcW w:w="2802" w:type="dxa"/>
          </w:tcPr>
          <w:p w14:paraId="3DD84BB8" w14:textId="5C118466"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dicomValue</w:t>
            </w:r>
          </w:p>
        </w:tc>
        <w:tc>
          <w:tcPr>
            <w:tcW w:w="1701" w:type="dxa"/>
          </w:tcPr>
          <w:p w14:paraId="2DDDAE9B" w14:textId="27112103" w:rsidR="00517C89" w:rsidRPr="007621F2" w:rsidRDefault="00517C89">
            <w:pPr>
              <w:rPr>
                <w:szCs w:val="20"/>
              </w:rPr>
            </w:pPr>
            <w:r w:rsidRPr="007621F2">
              <w:rPr>
                <w:spacing w:val="-1"/>
                <w:szCs w:val="20"/>
              </w:rPr>
              <w:t>Base64Binary</w:t>
            </w:r>
          </w:p>
        </w:tc>
        <w:tc>
          <w:tcPr>
            <w:tcW w:w="3827" w:type="dxa"/>
          </w:tcPr>
          <w:p w14:paraId="2C804534" w14:textId="20DA15B5" w:rsidR="00517C89" w:rsidRPr="007621F2" w:rsidRDefault="00517C89">
            <w:pPr>
              <w:rPr>
                <w:szCs w:val="20"/>
              </w:rPr>
            </w:pPr>
            <w:r w:rsidRPr="007621F2">
              <w:rPr>
                <w:szCs w:val="20"/>
              </w:rPr>
              <w:t xml:space="preserve">Binärdata som representerar objektet. Ett och endast ett av </w:t>
            </w:r>
            <w:r w:rsidR="006A1DB6">
              <w:rPr>
                <w:szCs w:val="20"/>
              </w:rPr>
              <w:t>Dicom</w:t>
            </w:r>
            <w:r w:rsidRPr="007621F2">
              <w:rPr>
                <w:szCs w:val="20"/>
              </w:rPr>
              <w:t xml:space="preserve">Value och </w:t>
            </w:r>
            <w:r w:rsidR="006A1DB6">
              <w:rPr>
                <w:szCs w:val="20"/>
              </w:rPr>
              <w:t>Dicom</w:t>
            </w:r>
            <w:r w:rsidRPr="007621F2">
              <w:rPr>
                <w:szCs w:val="20"/>
              </w:rPr>
              <w:t>Reference ska anges.</w:t>
            </w:r>
          </w:p>
        </w:tc>
        <w:tc>
          <w:tcPr>
            <w:tcW w:w="1192" w:type="dxa"/>
          </w:tcPr>
          <w:p w14:paraId="4FEBAE03" w14:textId="55236EEA"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5493D17D" w14:textId="77777777" w:rsidTr="003A6D72">
        <w:tc>
          <w:tcPr>
            <w:tcW w:w="2802" w:type="dxa"/>
          </w:tcPr>
          <w:p w14:paraId="7A41B0F5" w14:textId="4B62E172"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dicomReference</w:t>
            </w:r>
          </w:p>
        </w:tc>
        <w:tc>
          <w:tcPr>
            <w:tcW w:w="1701" w:type="dxa"/>
          </w:tcPr>
          <w:p w14:paraId="452E9B5E" w14:textId="2B6FB579" w:rsidR="00517C89" w:rsidRPr="007621F2" w:rsidRDefault="00517C89">
            <w:pPr>
              <w:rPr>
                <w:szCs w:val="20"/>
              </w:rPr>
            </w:pPr>
            <w:r w:rsidRPr="007621F2">
              <w:rPr>
                <w:spacing w:val="-1"/>
                <w:szCs w:val="20"/>
              </w:rPr>
              <w:t>anyURI</w:t>
            </w:r>
          </w:p>
        </w:tc>
        <w:tc>
          <w:tcPr>
            <w:tcW w:w="3827" w:type="dxa"/>
          </w:tcPr>
          <w:p w14:paraId="280B4270" w14:textId="77919B60" w:rsidR="00517C89" w:rsidRPr="007621F2" w:rsidRDefault="00517C89">
            <w:pPr>
              <w:rPr>
                <w:szCs w:val="20"/>
              </w:rPr>
            </w:pPr>
            <w:r w:rsidRPr="007621F2">
              <w:rPr>
                <w:szCs w:val="20"/>
              </w:rPr>
              <w:t>Referens till externt DICOM-objekt med åtkomst enligt WADO. E</w:t>
            </w:r>
            <w:r w:rsidRPr="007621F2">
              <w:rPr>
                <w:spacing w:val="-1"/>
                <w:szCs w:val="20"/>
              </w:rPr>
              <w:t>n tillverkarspecifik länk som är möjlig att via en säker anslutning visa i en webklient</w:t>
            </w:r>
          </w:p>
        </w:tc>
        <w:tc>
          <w:tcPr>
            <w:tcW w:w="1192" w:type="dxa"/>
          </w:tcPr>
          <w:p w14:paraId="53007BA2" w14:textId="2802A976"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1B9D7DA0" w14:textId="77777777" w:rsidTr="003A6D72">
        <w:tc>
          <w:tcPr>
            <w:tcW w:w="2802" w:type="dxa"/>
          </w:tcPr>
          <w:p w14:paraId="45D887DE" w14:textId="11AAF055" w:rsidR="00517C89" w:rsidRPr="007621F2" w:rsidRDefault="001D46AF" w:rsidP="001D46AF">
            <w:pPr>
              <w:rPr>
                <w:szCs w:val="20"/>
              </w:rPr>
            </w:pPr>
            <w:proofErr w:type="gramStart"/>
            <w:r w:rsidRPr="007621F2">
              <w:rPr>
                <w:i/>
                <w:szCs w:val="20"/>
              </w:rPr>
              <w:t>..</w:t>
            </w:r>
            <w:proofErr w:type="gramEnd"/>
            <w:r w:rsidRPr="007621F2">
              <w:rPr>
                <w:i/>
                <w:szCs w:val="20"/>
              </w:rPr>
              <w:t>/../../i</w:t>
            </w:r>
            <w:commentRangeStart w:id="263"/>
            <w:r w:rsidR="00517C89" w:rsidRPr="007621F2">
              <w:rPr>
                <w:i/>
                <w:szCs w:val="20"/>
              </w:rPr>
              <w:t>mageStaticData</w:t>
            </w:r>
            <w:commentRangeEnd w:id="263"/>
            <w:r w:rsidR="00517C89" w:rsidRPr="007621F2">
              <w:rPr>
                <w:rStyle w:val="CommentReference"/>
                <w:sz w:val="20"/>
                <w:szCs w:val="20"/>
              </w:rPr>
              <w:commentReference w:id="263"/>
            </w:r>
          </w:p>
        </w:tc>
        <w:tc>
          <w:tcPr>
            <w:tcW w:w="1701" w:type="dxa"/>
          </w:tcPr>
          <w:p w14:paraId="1EE1393A" w14:textId="5D21A432" w:rsidR="00517C89" w:rsidRPr="007621F2" w:rsidRDefault="00517C89">
            <w:pPr>
              <w:rPr>
                <w:szCs w:val="20"/>
              </w:rPr>
            </w:pPr>
            <w:r w:rsidRPr="007621F2">
              <w:rPr>
                <w:i/>
                <w:spacing w:val="-1"/>
                <w:szCs w:val="20"/>
              </w:rPr>
              <w:t>Image</w:t>
            </w:r>
            <w:r w:rsidRPr="007621F2">
              <w:rPr>
                <w:i/>
                <w:spacing w:val="-1"/>
                <w:szCs w:val="20"/>
                <w:highlight w:val="yellow"/>
              </w:rPr>
              <w:t>Structured</w:t>
            </w:r>
            <w:r w:rsidRPr="007621F2">
              <w:rPr>
                <w:i/>
                <w:spacing w:val="-1"/>
                <w:szCs w:val="20"/>
              </w:rPr>
              <w:t>DataType</w:t>
            </w:r>
          </w:p>
        </w:tc>
        <w:tc>
          <w:tcPr>
            <w:tcW w:w="3827" w:type="dxa"/>
          </w:tcPr>
          <w:p w14:paraId="415D16EC" w14:textId="6EA500FB" w:rsidR="00517C89" w:rsidRPr="007621F2" w:rsidRDefault="00517C89">
            <w:pPr>
              <w:rPr>
                <w:szCs w:val="20"/>
              </w:rPr>
            </w:pPr>
            <w:r w:rsidRPr="007621F2">
              <w:rPr>
                <w:i/>
                <w:spacing w:val="-1"/>
                <w:szCs w:val="20"/>
              </w:rPr>
              <w:t>Strukturerad mätdata för bild-tagningen med statiskt bildobjekt eller referens till bildfil.</w:t>
            </w:r>
          </w:p>
        </w:tc>
        <w:tc>
          <w:tcPr>
            <w:tcW w:w="1192" w:type="dxa"/>
          </w:tcPr>
          <w:p w14:paraId="2B45460F" w14:textId="4B238FD3"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w:t>
            </w:r>
          </w:p>
        </w:tc>
      </w:tr>
      <w:tr w:rsidR="00517C89" w:rsidRPr="007621F2" w14:paraId="6050D594" w14:textId="77777777" w:rsidTr="003A6D72">
        <w:tc>
          <w:tcPr>
            <w:tcW w:w="2802" w:type="dxa"/>
          </w:tcPr>
          <w:p w14:paraId="03E9243E" w14:textId="2E516832" w:rsidR="00517C89" w:rsidRPr="007621F2" w:rsidRDefault="00517C89">
            <w:pPr>
              <w:rPr>
                <w:szCs w:val="20"/>
              </w:rPr>
            </w:pPr>
            <w:proofErr w:type="gramStart"/>
            <w:r w:rsidRPr="007621F2">
              <w:rPr>
                <w:i/>
                <w:szCs w:val="20"/>
              </w:rPr>
              <w:t>..</w:t>
            </w:r>
            <w:proofErr w:type="gramEnd"/>
            <w:r w:rsidRPr="007621F2">
              <w:rPr>
                <w:i/>
                <w:szCs w:val="20"/>
              </w:rPr>
              <w:t>/../../../</w:t>
            </w:r>
            <w:r w:rsidRPr="007621F2">
              <w:rPr>
                <w:i/>
                <w:spacing w:val="-1"/>
                <w:szCs w:val="20"/>
              </w:rPr>
              <w:t>aperture</w:t>
            </w:r>
          </w:p>
        </w:tc>
        <w:tc>
          <w:tcPr>
            <w:tcW w:w="1701" w:type="dxa"/>
          </w:tcPr>
          <w:p w14:paraId="22200C15" w14:textId="04171824" w:rsidR="00517C89" w:rsidRPr="007621F2" w:rsidRDefault="00517C89">
            <w:pPr>
              <w:rPr>
                <w:szCs w:val="20"/>
              </w:rPr>
            </w:pPr>
            <w:r w:rsidRPr="007621F2">
              <w:rPr>
                <w:i/>
                <w:spacing w:val="-1"/>
                <w:szCs w:val="20"/>
              </w:rPr>
              <w:t>PQType</w:t>
            </w:r>
          </w:p>
        </w:tc>
        <w:tc>
          <w:tcPr>
            <w:tcW w:w="3827" w:type="dxa"/>
          </w:tcPr>
          <w:p w14:paraId="427C45E4" w14:textId="672B8F7D" w:rsidR="00517C89" w:rsidRPr="007621F2" w:rsidRDefault="00E12796">
            <w:pPr>
              <w:rPr>
                <w:szCs w:val="20"/>
              </w:rPr>
            </w:pPr>
            <w:ins w:id="264" w:author="Andreas Bjärkmar" w:date="2014-03-28T11:30:00Z">
              <w:r>
                <w:rPr>
                  <w:szCs w:val="20"/>
                </w:rPr>
                <w:t>Anges som f/(enhetslöst).</w:t>
              </w:r>
            </w:ins>
          </w:p>
        </w:tc>
        <w:tc>
          <w:tcPr>
            <w:tcW w:w="1192" w:type="dxa"/>
          </w:tcPr>
          <w:p w14:paraId="34920183" w14:textId="0505C59E"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30BB2C79" w14:textId="77777777" w:rsidTr="003A6D72">
        <w:tc>
          <w:tcPr>
            <w:tcW w:w="2802" w:type="dxa"/>
          </w:tcPr>
          <w:p w14:paraId="181E8A8D" w14:textId="497AFC24" w:rsidR="00517C89" w:rsidRPr="007621F2" w:rsidRDefault="00517C89">
            <w:pPr>
              <w:rPr>
                <w:szCs w:val="20"/>
              </w:rPr>
            </w:pPr>
            <w:proofErr w:type="gramStart"/>
            <w:r w:rsidRPr="007621F2">
              <w:rPr>
                <w:i/>
                <w:szCs w:val="20"/>
              </w:rPr>
              <w:t>..</w:t>
            </w:r>
            <w:proofErr w:type="gramEnd"/>
            <w:r w:rsidRPr="007621F2">
              <w:rPr>
                <w:i/>
                <w:szCs w:val="20"/>
              </w:rPr>
              <w:t>/../../../</w:t>
            </w:r>
            <w:r w:rsidRPr="007621F2">
              <w:rPr>
                <w:i/>
                <w:spacing w:val="-1"/>
                <w:szCs w:val="20"/>
              </w:rPr>
              <w:t>exposureTime</w:t>
            </w:r>
          </w:p>
        </w:tc>
        <w:tc>
          <w:tcPr>
            <w:tcW w:w="1701" w:type="dxa"/>
          </w:tcPr>
          <w:p w14:paraId="66B5F965" w14:textId="0E27BE55" w:rsidR="00517C89" w:rsidRPr="007621F2" w:rsidRDefault="00517C89">
            <w:pPr>
              <w:rPr>
                <w:szCs w:val="20"/>
              </w:rPr>
            </w:pPr>
            <w:r w:rsidRPr="007621F2">
              <w:rPr>
                <w:i/>
                <w:spacing w:val="-1"/>
                <w:szCs w:val="20"/>
              </w:rPr>
              <w:t>PQType</w:t>
            </w:r>
          </w:p>
        </w:tc>
        <w:tc>
          <w:tcPr>
            <w:tcW w:w="3827" w:type="dxa"/>
          </w:tcPr>
          <w:p w14:paraId="6E2D7E0A" w14:textId="6463E2BD" w:rsidR="00517C89" w:rsidRPr="007621F2" w:rsidRDefault="00A711E9">
            <w:pPr>
              <w:rPr>
                <w:szCs w:val="20"/>
              </w:rPr>
            </w:pPr>
            <w:ins w:id="265" w:author="Andreas Bjärkmar" w:date="2014-03-28T11:23:00Z">
              <w:r>
                <w:rPr>
                  <w:szCs w:val="20"/>
                </w:rPr>
                <w:t>I sekunder</w:t>
              </w:r>
            </w:ins>
          </w:p>
        </w:tc>
        <w:tc>
          <w:tcPr>
            <w:tcW w:w="1192" w:type="dxa"/>
          </w:tcPr>
          <w:p w14:paraId="62494A7B" w14:textId="25BD80C6"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355386A1" w14:textId="77777777" w:rsidTr="003A6D72">
        <w:tc>
          <w:tcPr>
            <w:tcW w:w="2802" w:type="dxa"/>
          </w:tcPr>
          <w:p w14:paraId="17A5E4FE" w14:textId="7201E0C0" w:rsidR="00517C89" w:rsidRPr="007621F2" w:rsidRDefault="00517C89">
            <w:pPr>
              <w:rPr>
                <w:szCs w:val="20"/>
              </w:rPr>
            </w:pPr>
            <w:proofErr w:type="gramStart"/>
            <w:r w:rsidRPr="007621F2">
              <w:rPr>
                <w:i/>
                <w:szCs w:val="20"/>
              </w:rPr>
              <w:t>..</w:t>
            </w:r>
            <w:proofErr w:type="gramEnd"/>
            <w:r w:rsidRPr="007621F2">
              <w:rPr>
                <w:i/>
                <w:szCs w:val="20"/>
              </w:rPr>
              <w:t>/../../../</w:t>
            </w:r>
            <w:r w:rsidRPr="007621F2">
              <w:rPr>
                <w:i/>
                <w:spacing w:val="-1"/>
                <w:szCs w:val="20"/>
              </w:rPr>
              <w:t>imageCreationTime</w:t>
            </w:r>
          </w:p>
        </w:tc>
        <w:tc>
          <w:tcPr>
            <w:tcW w:w="1701" w:type="dxa"/>
          </w:tcPr>
          <w:p w14:paraId="524E9F3E" w14:textId="4D182820" w:rsidR="00517C89" w:rsidRPr="007621F2" w:rsidRDefault="00517C89">
            <w:pPr>
              <w:rPr>
                <w:szCs w:val="20"/>
              </w:rPr>
            </w:pPr>
            <w:r w:rsidRPr="007621F2">
              <w:rPr>
                <w:i/>
                <w:spacing w:val="-1"/>
                <w:szCs w:val="20"/>
              </w:rPr>
              <w:t>TimeStampType</w:t>
            </w:r>
          </w:p>
        </w:tc>
        <w:tc>
          <w:tcPr>
            <w:tcW w:w="3827" w:type="dxa"/>
          </w:tcPr>
          <w:p w14:paraId="2D3FE57E" w14:textId="32C82F90" w:rsidR="00517C89" w:rsidRPr="007621F2" w:rsidRDefault="00517C89">
            <w:pPr>
              <w:rPr>
                <w:szCs w:val="20"/>
              </w:rPr>
            </w:pPr>
            <w:r w:rsidRPr="007621F2">
              <w:rPr>
                <w:i/>
                <w:spacing w:val="-1"/>
                <w:szCs w:val="20"/>
              </w:rPr>
              <w:t>Tid då bilden skapats.</w:t>
            </w:r>
          </w:p>
        </w:tc>
        <w:tc>
          <w:tcPr>
            <w:tcW w:w="1192" w:type="dxa"/>
          </w:tcPr>
          <w:p w14:paraId="0753CFB2" w14:textId="44D57C48"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078ED7E8" w14:textId="77777777" w:rsidTr="003A6D72">
        <w:tc>
          <w:tcPr>
            <w:tcW w:w="2802" w:type="dxa"/>
          </w:tcPr>
          <w:p w14:paraId="60609359" w14:textId="4D0DAF3F" w:rsidR="00517C89" w:rsidRPr="007621F2" w:rsidRDefault="00517C89">
            <w:pPr>
              <w:rPr>
                <w:szCs w:val="20"/>
              </w:rPr>
            </w:pPr>
            <w:commentRangeStart w:id="266"/>
            <w:proofErr w:type="gramStart"/>
            <w:r w:rsidRPr="007621F2">
              <w:rPr>
                <w:i/>
                <w:szCs w:val="20"/>
              </w:rPr>
              <w:t>..</w:t>
            </w:r>
            <w:proofErr w:type="gramEnd"/>
            <w:r w:rsidRPr="007621F2">
              <w:rPr>
                <w:i/>
                <w:szCs w:val="20"/>
              </w:rPr>
              <w:t>/../../../b</w:t>
            </w:r>
            <w:r w:rsidRPr="007621F2">
              <w:rPr>
                <w:i/>
                <w:spacing w:val="-1"/>
                <w:szCs w:val="20"/>
              </w:rPr>
              <w:t>odyPartExamined</w:t>
            </w:r>
          </w:p>
        </w:tc>
        <w:tc>
          <w:tcPr>
            <w:tcW w:w="1701" w:type="dxa"/>
          </w:tcPr>
          <w:p w14:paraId="74019465" w14:textId="2108DC9B" w:rsidR="00517C89" w:rsidRPr="007621F2" w:rsidRDefault="00517C89">
            <w:pPr>
              <w:rPr>
                <w:szCs w:val="20"/>
              </w:rPr>
            </w:pPr>
            <w:r w:rsidRPr="007621F2">
              <w:rPr>
                <w:i/>
                <w:spacing w:val="-1"/>
                <w:szCs w:val="20"/>
                <w:highlight w:val="yellow"/>
              </w:rPr>
              <w:t>CVType</w:t>
            </w:r>
          </w:p>
        </w:tc>
        <w:tc>
          <w:tcPr>
            <w:tcW w:w="3827" w:type="dxa"/>
          </w:tcPr>
          <w:p w14:paraId="7BA6E970" w14:textId="6C03DC2E" w:rsidR="00517C89" w:rsidRPr="007621F2" w:rsidRDefault="00517C89">
            <w:pPr>
              <w:rPr>
                <w:szCs w:val="20"/>
              </w:rPr>
            </w:pPr>
            <w:r w:rsidRPr="007621F2">
              <w:rPr>
                <w:i/>
                <w:spacing w:val="-1"/>
                <w:szCs w:val="20"/>
              </w:rPr>
              <w:t>Kroppsdel</w:t>
            </w:r>
          </w:p>
        </w:tc>
        <w:tc>
          <w:tcPr>
            <w:tcW w:w="1192" w:type="dxa"/>
          </w:tcPr>
          <w:p w14:paraId="4D566C8A" w14:textId="6B22C18D"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commentRangeEnd w:id="266"/>
            <w:r w:rsidR="006F6609">
              <w:rPr>
                <w:rStyle w:val="CommentReference"/>
                <w:rFonts w:ascii="Arial" w:eastAsia="ヒラギノ角ゴ Pro W3" w:hAnsi="Arial"/>
                <w:i/>
                <w:color w:val="000000"/>
                <w:lang w:val="en-GB"/>
              </w:rPr>
              <w:commentReference w:id="266"/>
            </w:r>
          </w:p>
        </w:tc>
      </w:tr>
      <w:tr w:rsidR="00517C89" w:rsidRPr="007621F2" w14:paraId="5AF1C3A3" w14:textId="77777777" w:rsidTr="003A6D72">
        <w:tc>
          <w:tcPr>
            <w:tcW w:w="2802" w:type="dxa"/>
          </w:tcPr>
          <w:p w14:paraId="0DFD96BB" w14:textId="2F682D58" w:rsidR="00517C89" w:rsidRPr="007621F2" w:rsidRDefault="00517C89">
            <w:pPr>
              <w:rPr>
                <w:szCs w:val="20"/>
              </w:rPr>
            </w:pPr>
            <w:proofErr w:type="gramStart"/>
            <w:r w:rsidRPr="007621F2">
              <w:rPr>
                <w:i/>
                <w:szCs w:val="20"/>
              </w:rPr>
              <w:t>..</w:t>
            </w:r>
            <w:proofErr w:type="gramEnd"/>
            <w:r w:rsidRPr="007621F2">
              <w:rPr>
                <w:i/>
                <w:szCs w:val="20"/>
              </w:rPr>
              <w:t>/../../../c</w:t>
            </w:r>
            <w:r w:rsidRPr="007621F2">
              <w:rPr>
                <w:i/>
                <w:spacing w:val="-1"/>
                <w:szCs w:val="20"/>
              </w:rPr>
              <w:t>ontrastAgentUsed</w:t>
            </w:r>
          </w:p>
        </w:tc>
        <w:tc>
          <w:tcPr>
            <w:tcW w:w="1701" w:type="dxa"/>
          </w:tcPr>
          <w:p w14:paraId="548C474B" w14:textId="4AA04AD5" w:rsidR="00517C89" w:rsidRPr="007621F2" w:rsidRDefault="00517C89">
            <w:pPr>
              <w:rPr>
                <w:szCs w:val="20"/>
              </w:rPr>
            </w:pPr>
            <w:r w:rsidRPr="007621F2">
              <w:rPr>
                <w:i/>
                <w:spacing w:val="-1"/>
                <w:szCs w:val="20"/>
              </w:rPr>
              <w:t>String</w:t>
            </w:r>
          </w:p>
        </w:tc>
        <w:tc>
          <w:tcPr>
            <w:tcW w:w="3827" w:type="dxa"/>
          </w:tcPr>
          <w:p w14:paraId="2497ED67" w14:textId="02639A42" w:rsidR="00517C89" w:rsidRPr="007621F2" w:rsidRDefault="00517C89">
            <w:pPr>
              <w:rPr>
                <w:szCs w:val="20"/>
              </w:rPr>
            </w:pPr>
            <w:r w:rsidRPr="007621F2">
              <w:rPr>
                <w:i/>
                <w:spacing w:val="-1"/>
                <w:szCs w:val="20"/>
              </w:rPr>
              <w:t>Kontrast som använts vid bildtagningen.</w:t>
            </w:r>
          </w:p>
        </w:tc>
        <w:tc>
          <w:tcPr>
            <w:tcW w:w="1192" w:type="dxa"/>
          </w:tcPr>
          <w:p w14:paraId="737B4422" w14:textId="42219764"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1069829A" w14:textId="77777777" w:rsidTr="003A6D72">
        <w:tc>
          <w:tcPr>
            <w:tcW w:w="2802" w:type="dxa"/>
          </w:tcPr>
          <w:p w14:paraId="07EB24A7" w14:textId="1DB9A0C3" w:rsidR="00517C89" w:rsidRPr="007621F2" w:rsidRDefault="00517C89">
            <w:pPr>
              <w:rPr>
                <w:szCs w:val="20"/>
              </w:rPr>
            </w:pPr>
            <w:proofErr w:type="gramStart"/>
            <w:r w:rsidRPr="007621F2">
              <w:rPr>
                <w:i/>
                <w:szCs w:val="20"/>
              </w:rPr>
              <w:t>..</w:t>
            </w:r>
            <w:proofErr w:type="gramEnd"/>
            <w:r w:rsidRPr="007621F2">
              <w:rPr>
                <w:i/>
                <w:szCs w:val="20"/>
              </w:rPr>
              <w:t>/../../../m</w:t>
            </w:r>
            <w:r w:rsidRPr="007621F2">
              <w:rPr>
                <w:i/>
                <w:spacing w:val="-1"/>
                <w:szCs w:val="20"/>
              </w:rPr>
              <w:t>agneticFieldStrength</w:t>
            </w:r>
          </w:p>
        </w:tc>
        <w:tc>
          <w:tcPr>
            <w:tcW w:w="1701" w:type="dxa"/>
          </w:tcPr>
          <w:p w14:paraId="62E9C560" w14:textId="7559239E" w:rsidR="00517C89" w:rsidRPr="007621F2" w:rsidRDefault="00517C89">
            <w:pPr>
              <w:rPr>
                <w:szCs w:val="20"/>
              </w:rPr>
            </w:pPr>
            <w:r w:rsidRPr="007621F2">
              <w:rPr>
                <w:i/>
                <w:spacing w:val="-1"/>
                <w:szCs w:val="20"/>
              </w:rPr>
              <w:t>PQType</w:t>
            </w:r>
          </w:p>
        </w:tc>
        <w:tc>
          <w:tcPr>
            <w:tcW w:w="3827" w:type="dxa"/>
          </w:tcPr>
          <w:p w14:paraId="3D45E23F" w14:textId="56927768" w:rsidR="00517C89" w:rsidRPr="007621F2" w:rsidRDefault="00517C89">
            <w:pPr>
              <w:rPr>
                <w:szCs w:val="20"/>
              </w:rPr>
            </w:pPr>
            <w:del w:id="267" w:author="Andreas Bjärkmar" w:date="2014-03-28T11:32:00Z">
              <w:r w:rsidRPr="00E12796" w:rsidDel="00E12796">
                <w:rPr>
                  <w:i/>
                  <w:spacing w:val="-1"/>
                  <w:szCs w:val="20"/>
                  <w:highlight w:val="yellow"/>
                  <w:rPrChange w:id="268" w:author="Andreas Bjärkmar" w:date="2014-03-28T11:32:00Z">
                    <w:rPr>
                      <w:i/>
                      <w:spacing w:val="-1"/>
                      <w:szCs w:val="20"/>
                    </w:rPr>
                  </w:rPrChange>
                </w:rPr>
                <w:delText>Magnetic field strength if image is MRI</w:delText>
              </w:r>
            </w:del>
            <w:ins w:id="269" w:author="Andreas Bjärkmar" w:date="2014-03-28T11:32:00Z">
              <w:r w:rsidR="00E12796" w:rsidRPr="00E12796">
                <w:rPr>
                  <w:i/>
                  <w:spacing w:val="-1"/>
                  <w:szCs w:val="20"/>
                  <w:highlight w:val="yellow"/>
                  <w:rPrChange w:id="270" w:author="Andreas Bjärkmar" w:date="2014-03-28T11:32:00Z">
                    <w:rPr>
                      <w:i/>
                      <w:spacing w:val="-1"/>
                      <w:szCs w:val="20"/>
                    </w:rPr>
                  </w:rPrChange>
                </w:rPr>
                <w:t>Magnetisk fältsyrka i T.</w:t>
              </w:r>
            </w:ins>
          </w:p>
        </w:tc>
        <w:tc>
          <w:tcPr>
            <w:tcW w:w="1192" w:type="dxa"/>
          </w:tcPr>
          <w:p w14:paraId="3D0553B8" w14:textId="73D0A98A"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6C6C9B58" w14:textId="77777777" w:rsidTr="003A6D72">
        <w:tc>
          <w:tcPr>
            <w:tcW w:w="2802" w:type="dxa"/>
          </w:tcPr>
          <w:p w14:paraId="3AC40FBC" w14:textId="3F9C04BA" w:rsidR="00517C89" w:rsidRPr="007621F2" w:rsidRDefault="00517C89">
            <w:pPr>
              <w:rPr>
                <w:szCs w:val="20"/>
              </w:rPr>
            </w:pPr>
            <w:proofErr w:type="gramStart"/>
            <w:r w:rsidRPr="007621F2">
              <w:rPr>
                <w:i/>
                <w:szCs w:val="20"/>
              </w:rPr>
              <w:t>..</w:t>
            </w:r>
            <w:proofErr w:type="gramEnd"/>
            <w:r w:rsidRPr="007621F2">
              <w:rPr>
                <w:i/>
                <w:szCs w:val="20"/>
              </w:rPr>
              <w:t>/../../../</w:t>
            </w:r>
            <w:r w:rsidRPr="007621F2">
              <w:rPr>
                <w:i/>
                <w:spacing w:val="-1"/>
                <w:szCs w:val="20"/>
              </w:rPr>
              <w:t>copy</w:t>
            </w:r>
            <w:ins w:id="271" w:author="Khaled Daham" w:date="2014-03-28T12:41:00Z">
              <w:r w:rsidR="006F6609">
                <w:rPr>
                  <w:i/>
                  <w:spacing w:val="-1"/>
                  <w:szCs w:val="20"/>
                </w:rPr>
                <w:t>r</w:t>
              </w:r>
            </w:ins>
            <w:del w:id="272" w:author="Khaled Daham" w:date="2014-03-28T12:41:00Z">
              <w:r w:rsidRPr="007621F2" w:rsidDel="006F6609">
                <w:rPr>
                  <w:i/>
                  <w:spacing w:val="-1"/>
                  <w:szCs w:val="20"/>
                </w:rPr>
                <w:delText>R</w:delText>
              </w:r>
            </w:del>
            <w:r w:rsidRPr="007621F2">
              <w:rPr>
                <w:i/>
                <w:spacing w:val="-1"/>
                <w:szCs w:val="20"/>
              </w:rPr>
              <w:t>ight</w:t>
            </w:r>
          </w:p>
        </w:tc>
        <w:tc>
          <w:tcPr>
            <w:tcW w:w="1701" w:type="dxa"/>
          </w:tcPr>
          <w:p w14:paraId="0E9C6535" w14:textId="084AE16D" w:rsidR="00517C89" w:rsidRPr="007621F2" w:rsidRDefault="00517C89">
            <w:pPr>
              <w:rPr>
                <w:szCs w:val="20"/>
              </w:rPr>
            </w:pPr>
            <w:r w:rsidRPr="007621F2">
              <w:rPr>
                <w:i/>
                <w:spacing w:val="-1"/>
                <w:szCs w:val="20"/>
              </w:rPr>
              <w:t>String</w:t>
            </w:r>
          </w:p>
        </w:tc>
        <w:tc>
          <w:tcPr>
            <w:tcW w:w="3827" w:type="dxa"/>
          </w:tcPr>
          <w:p w14:paraId="20E367CA" w14:textId="3BB6B9DC" w:rsidR="00517C89" w:rsidRPr="007621F2" w:rsidRDefault="00517C89">
            <w:pPr>
              <w:rPr>
                <w:szCs w:val="20"/>
              </w:rPr>
            </w:pPr>
            <w:r w:rsidRPr="007621F2">
              <w:rPr>
                <w:i/>
                <w:spacing w:val="-1"/>
                <w:szCs w:val="20"/>
              </w:rPr>
              <w:t xml:space="preserve">Copyright-ägare av bilden </w:t>
            </w:r>
          </w:p>
        </w:tc>
        <w:tc>
          <w:tcPr>
            <w:tcW w:w="1192" w:type="dxa"/>
          </w:tcPr>
          <w:p w14:paraId="4F117970" w14:textId="6C050DA7"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3199056B" w14:textId="77777777" w:rsidTr="003A6D72">
        <w:tc>
          <w:tcPr>
            <w:tcW w:w="2802" w:type="dxa"/>
          </w:tcPr>
          <w:p w14:paraId="1D90811F" w14:textId="3E7785C9" w:rsidR="00517C89" w:rsidRPr="007621F2" w:rsidRDefault="00517C89">
            <w:pPr>
              <w:rPr>
                <w:szCs w:val="20"/>
              </w:rPr>
            </w:pPr>
            <w:proofErr w:type="gramStart"/>
            <w:r w:rsidRPr="007621F2">
              <w:rPr>
                <w:i/>
                <w:szCs w:val="20"/>
              </w:rPr>
              <w:t>..</w:t>
            </w:r>
            <w:proofErr w:type="gramEnd"/>
            <w:r w:rsidRPr="007621F2">
              <w:rPr>
                <w:i/>
                <w:szCs w:val="20"/>
              </w:rPr>
              <w:t>/</w:t>
            </w:r>
            <w:r w:rsidR="005A6285" w:rsidRPr="007621F2">
              <w:rPr>
                <w:i/>
                <w:szCs w:val="20"/>
              </w:rPr>
              <w:t>../../../i</w:t>
            </w:r>
            <w:r w:rsidRPr="007621F2">
              <w:rPr>
                <w:i/>
                <w:szCs w:val="20"/>
              </w:rPr>
              <w:t>mageData</w:t>
            </w:r>
          </w:p>
        </w:tc>
        <w:tc>
          <w:tcPr>
            <w:tcW w:w="1701" w:type="dxa"/>
          </w:tcPr>
          <w:p w14:paraId="4BB6495E" w14:textId="578FE112" w:rsidR="00517C89" w:rsidRPr="007621F2" w:rsidRDefault="00517C89">
            <w:pPr>
              <w:rPr>
                <w:szCs w:val="20"/>
              </w:rPr>
            </w:pPr>
            <w:r w:rsidRPr="007621F2">
              <w:rPr>
                <w:i/>
                <w:spacing w:val="-1"/>
                <w:szCs w:val="20"/>
              </w:rPr>
              <w:t>imageDataType</w:t>
            </w:r>
          </w:p>
        </w:tc>
        <w:tc>
          <w:tcPr>
            <w:tcW w:w="3827" w:type="dxa"/>
          </w:tcPr>
          <w:p w14:paraId="45BA47CE" w14:textId="77777777" w:rsidR="00517C89" w:rsidRPr="007621F2" w:rsidRDefault="00517C89" w:rsidP="003A6D72">
            <w:pPr>
              <w:spacing w:line="226" w:lineRule="exact"/>
              <w:rPr>
                <w:i/>
                <w:spacing w:val="-1"/>
                <w:szCs w:val="20"/>
              </w:rPr>
            </w:pPr>
            <w:r w:rsidRPr="007621F2">
              <w:rPr>
                <w:i/>
                <w:spacing w:val="-1"/>
                <w:szCs w:val="20"/>
              </w:rPr>
              <w:t>Möjlighet att svara med en bild i något av de tillåtna formaten enligt HL7 multimediatyper (inkl. PDF).</w:t>
            </w:r>
          </w:p>
          <w:p w14:paraId="2B298373" w14:textId="77777777" w:rsidR="00517C89" w:rsidRPr="007621F2" w:rsidRDefault="00517C89">
            <w:pPr>
              <w:rPr>
                <w:szCs w:val="20"/>
              </w:rPr>
            </w:pPr>
          </w:p>
        </w:tc>
        <w:tc>
          <w:tcPr>
            <w:tcW w:w="1192" w:type="dxa"/>
          </w:tcPr>
          <w:p w14:paraId="72A4A69F" w14:textId="166182A1" w:rsidR="00517C89" w:rsidRPr="007621F2" w:rsidRDefault="00517C89" w:rsidP="003A6D72">
            <w:pPr>
              <w:jc w:val="center"/>
              <w:rPr>
                <w:szCs w:val="20"/>
              </w:rPr>
            </w:pPr>
            <w:r w:rsidRPr="007621F2">
              <w:rPr>
                <w:i/>
                <w:spacing w:val="-1"/>
                <w:szCs w:val="20"/>
              </w:rPr>
              <w:t>1</w:t>
            </w:r>
            <w:proofErr w:type="gramStart"/>
            <w:r w:rsidRPr="007621F2">
              <w:rPr>
                <w:i/>
                <w:spacing w:val="-1"/>
                <w:szCs w:val="20"/>
              </w:rPr>
              <w:t>..</w:t>
            </w:r>
            <w:proofErr w:type="gramEnd"/>
            <w:r w:rsidRPr="007621F2">
              <w:rPr>
                <w:i/>
                <w:spacing w:val="-1"/>
                <w:szCs w:val="20"/>
              </w:rPr>
              <w:t>1</w:t>
            </w:r>
          </w:p>
        </w:tc>
      </w:tr>
      <w:tr w:rsidR="00517C89" w:rsidRPr="007621F2" w14:paraId="5703E60E" w14:textId="77777777" w:rsidTr="003A6D72">
        <w:tc>
          <w:tcPr>
            <w:tcW w:w="2802" w:type="dxa"/>
          </w:tcPr>
          <w:p w14:paraId="5671A3D3" w14:textId="35DD1755" w:rsidR="00517C89" w:rsidRPr="007621F2" w:rsidRDefault="00517C89">
            <w:pPr>
              <w:rPr>
                <w:szCs w:val="20"/>
              </w:rPr>
            </w:pPr>
            <w:proofErr w:type="gramStart"/>
            <w:r w:rsidRPr="007621F2">
              <w:rPr>
                <w:szCs w:val="20"/>
              </w:rPr>
              <w:t>..</w:t>
            </w:r>
            <w:proofErr w:type="gramEnd"/>
            <w:r w:rsidRPr="007621F2">
              <w:rPr>
                <w:szCs w:val="20"/>
              </w:rPr>
              <w:t>/../../../../mediaType</w:t>
            </w:r>
          </w:p>
        </w:tc>
        <w:tc>
          <w:tcPr>
            <w:tcW w:w="1701" w:type="dxa"/>
          </w:tcPr>
          <w:p w14:paraId="60A6BA34" w14:textId="7DD4DE3C" w:rsidR="00517C89" w:rsidRPr="007621F2" w:rsidRDefault="00517C89">
            <w:pPr>
              <w:rPr>
                <w:szCs w:val="20"/>
              </w:rPr>
            </w:pPr>
            <w:r w:rsidRPr="007621F2">
              <w:rPr>
                <w:szCs w:val="20"/>
              </w:rPr>
              <w:t>MediaTypeEnum</w:t>
            </w:r>
          </w:p>
        </w:tc>
        <w:tc>
          <w:tcPr>
            <w:tcW w:w="3827" w:type="dxa"/>
          </w:tcPr>
          <w:p w14:paraId="774253F3" w14:textId="6A5E9323" w:rsidR="00517C89" w:rsidRPr="007621F2" w:rsidRDefault="00517C89">
            <w:pPr>
              <w:rPr>
                <w:szCs w:val="20"/>
              </w:rPr>
            </w:pPr>
            <w:r w:rsidRPr="007621F2">
              <w:rPr>
                <w:szCs w:val="20"/>
              </w:rPr>
              <w:t>Mediatyper enligt HL7. NPÖ tillåter här enbart värde eller en referens till extern multimedia</w:t>
            </w:r>
          </w:p>
        </w:tc>
        <w:tc>
          <w:tcPr>
            <w:tcW w:w="1192" w:type="dxa"/>
          </w:tcPr>
          <w:p w14:paraId="469B832B" w14:textId="493FA2EB"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bookmarkStart w:id="273" w:name="_GoBack"/>
        <w:bookmarkEnd w:id="273"/>
      </w:tr>
      <w:tr w:rsidR="00517C89" w:rsidRPr="007621F2" w14:paraId="3BA3CFC2" w14:textId="77777777" w:rsidTr="003A6D72">
        <w:tc>
          <w:tcPr>
            <w:tcW w:w="2802" w:type="dxa"/>
          </w:tcPr>
          <w:p w14:paraId="4B9D9455" w14:textId="2959FF38" w:rsidR="00517C89" w:rsidRPr="007621F2" w:rsidRDefault="00517C89">
            <w:pPr>
              <w:rPr>
                <w:szCs w:val="20"/>
              </w:rPr>
            </w:pPr>
            <w:proofErr w:type="gramStart"/>
            <w:r w:rsidRPr="007621F2">
              <w:rPr>
                <w:szCs w:val="20"/>
              </w:rPr>
              <w:t>..</w:t>
            </w:r>
            <w:proofErr w:type="gramEnd"/>
            <w:r w:rsidRPr="007621F2">
              <w:rPr>
                <w:szCs w:val="20"/>
              </w:rPr>
              <w:t>/../../../../value</w:t>
            </w:r>
          </w:p>
        </w:tc>
        <w:tc>
          <w:tcPr>
            <w:tcW w:w="1701" w:type="dxa"/>
          </w:tcPr>
          <w:p w14:paraId="77505445" w14:textId="7CA0C5C1" w:rsidR="00517C89" w:rsidRPr="007621F2" w:rsidRDefault="00517C89">
            <w:pPr>
              <w:rPr>
                <w:szCs w:val="20"/>
              </w:rPr>
            </w:pPr>
            <w:r w:rsidRPr="007621F2">
              <w:rPr>
                <w:spacing w:val="-1"/>
                <w:szCs w:val="20"/>
              </w:rPr>
              <w:t>Base64Binary</w:t>
            </w:r>
          </w:p>
        </w:tc>
        <w:tc>
          <w:tcPr>
            <w:tcW w:w="3827" w:type="dxa"/>
          </w:tcPr>
          <w:p w14:paraId="5FBDE1A3" w14:textId="3ECF8914" w:rsidR="00517C89" w:rsidRPr="007621F2" w:rsidRDefault="00517C89">
            <w:pPr>
              <w:rPr>
                <w:szCs w:val="20"/>
              </w:rPr>
            </w:pPr>
            <w:r w:rsidRPr="007621F2">
              <w:rPr>
                <w:spacing w:val="-1"/>
                <w:szCs w:val="20"/>
              </w:rPr>
              <w:t xml:space="preserve">Value är binärdata som representerar objektet. Ett och endast ett av value och reference ska anges. </w:t>
            </w:r>
          </w:p>
        </w:tc>
        <w:tc>
          <w:tcPr>
            <w:tcW w:w="1192" w:type="dxa"/>
          </w:tcPr>
          <w:p w14:paraId="12860CC0" w14:textId="3ACAA9CB"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6E1DF87" w14:textId="77777777" w:rsidTr="003A6D72">
        <w:tc>
          <w:tcPr>
            <w:tcW w:w="2802" w:type="dxa"/>
          </w:tcPr>
          <w:p w14:paraId="16660D30" w14:textId="0BE0AF4F" w:rsidR="00517C89" w:rsidRPr="007621F2" w:rsidRDefault="00517C89">
            <w:pPr>
              <w:rPr>
                <w:szCs w:val="20"/>
              </w:rPr>
            </w:pPr>
            <w:proofErr w:type="gramStart"/>
            <w:r w:rsidRPr="007621F2">
              <w:rPr>
                <w:szCs w:val="20"/>
              </w:rPr>
              <w:t>..</w:t>
            </w:r>
            <w:proofErr w:type="gramEnd"/>
            <w:r w:rsidRPr="007621F2">
              <w:rPr>
                <w:szCs w:val="20"/>
              </w:rPr>
              <w:t>/../../../../reference</w:t>
            </w:r>
          </w:p>
        </w:tc>
        <w:tc>
          <w:tcPr>
            <w:tcW w:w="1701" w:type="dxa"/>
          </w:tcPr>
          <w:p w14:paraId="64149765" w14:textId="45B22604" w:rsidR="00517C89" w:rsidRPr="007621F2" w:rsidRDefault="00517C89">
            <w:pPr>
              <w:rPr>
                <w:szCs w:val="20"/>
              </w:rPr>
            </w:pPr>
            <w:r w:rsidRPr="007621F2">
              <w:rPr>
                <w:szCs w:val="20"/>
              </w:rPr>
              <w:t>anyURI</w:t>
            </w:r>
          </w:p>
        </w:tc>
        <w:tc>
          <w:tcPr>
            <w:tcW w:w="3827" w:type="dxa"/>
          </w:tcPr>
          <w:p w14:paraId="0500D6EF" w14:textId="5E6949C2" w:rsidR="00517C89" w:rsidRPr="007621F2" w:rsidRDefault="00517C89">
            <w:pPr>
              <w:rPr>
                <w:szCs w:val="20"/>
              </w:rPr>
            </w:pPr>
            <w:r w:rsidRPr="007621F2">
              <w:rPr>
                <w:szCs w:val="20"/>
              </w:rPr>
              <w:t>Referens till extern bild i form av en URL. Ett och endast ett av value och reference ska anges. E</w:t>
            </w:r>
            <w:r w:rsidRPr="007621F2">
              <w:rPr>
                <w:spacing w:val="-1"/>
                <w:szCs w:val="20"/>
              </w:rPr>
              <w:t>n tillverkarspecifik länk som är möjlig att via en säker anslutning visa i en webklient</w:t>
            </w:r>
          </w:p>
        </w:tc>
        <w:tc>
          <w:tcPr>
            <w:tcW w:w="1192" w:type="dxa"/>
          </w:tcPr>
          <w:p w14:paraId="0C424F1E" w14:textId="083F7D4F"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C79E47A" w14:textId="77777777" w:rsidTr="003A6D72">
        <w:tc>
          <w:tcPr>
            <w:tcW w:w="2802" w:type="dxa"/>
          </w:tcPr>
          <w:p w14:paraId="02492FA3" w14:textId="06B6ED69" w:rsidR="00517C89" w:rsidRPr="007621F2" w:rsidRDefault="00517C89">
            <w:pPr>
              <w:rPr>
                <w:szCs w:val="20"/>
              </w:rPr>
            </w:pPr>
            <w:proofErr w:type="gramStart"/>
            <w:r w:rsidRPr="007621F2">
              <w:rPr>
                <w:szCs w:val="20"/>
              </w:rPr>
              <w:t>..</w:t>
            </w:r>
            <w:proofErr w:type="gramEnd"/>
            <w:r w:rsidRPr="007621F2">
              <w:rPr>
                <w:szCs w:val="20"/>
              </w:rPr>
              <w:t>/../../../../burnedInAnnotations</w:t>
            </w:r>
          </w:p>
        </w:tc>
        <w:tc>
          <w:tcPr>
            <w:tcW w:w="1701" w:type="dxa"/>
          </w:tcPr>
          <w:p w14:paraId="4CB541C7" w14:textId="32BE80FB" w:rsidR="00517C89" w:rsidRPr="007621F2" w:rsidRDefault="00517C89">
            <w:pPr>
              <w:rPr>
                <w:szCs w:val="20"/>
              </w:rPr>
            </w:pPr>
            <w:r w:rsidRPr="007621F2">
              <w:rPr>
                <w:szCs w:val="20"/>
              </w:rPr>
              <w:t>Boolean</w:t>
            </w:r>
          </w:p>
        </w:tc>
        <w:tc>
          <w:tcPr>
            <w:tcW w:w="3827" w:type="dxa"/>
          </w:tcPr>
          <w:p w14:paraId="60A946A9" w14:textId="5166DAA0" w:rsidR="00517C89" w:rsidRPr="007621F2" w:rsidRDefault="00517C89">
            <w:pPr>
              <w:rPr>
                <w:szCs w:val="20"/>
              </w:rPr>
            </w:pPr>
            <w:r w:rsidRPr="007621F2">
              <w:rPr>
                <w:szCs w:val="20"/>
              </w:rPr>
              <w:t>True om patientdata finns i pixelinformationen.</w:t>
            </w:r>
          </w:p>
        </w:tc>
        <w:tc>
          <w:tcPr>
            <w:tcW w:w="1192" w:type="dxa"/>
          </w:tcPr>
          <w:p w14:paraId="5908AA4B" w14:textId="71DE03DD"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ACCC9E3" w14:textId="77777777" w:rsidTr="003A6D72">
        <w:tc>
          <w:tcPr>
            <w:tcW w:w="2802" w:type="dxa"/>
          </w:tcPr>
          <w:p w14:paraId="78DB32DE" w14:textId="6D472A05" w:rsidR="00517C89" w:rsidRPr="007621F2" w:rsidRDefault="00517C89">
            <w:pPr>
              <w:rPr>
                <w:szCs w:val="20"/>
              </w:rPr>
            </w:pPr>
            <w:proofErr w:type="gramStart"/>
            <w:r w:rsidRPr="007621F2">
              <w:rPr>
                <w:i/>
                <w:szCs w:val="20"/>
              </w:rPr>
              <w:t>..</w:t>
            </w:r>
            <w:proofErr w:type="gramEnd"/>
            <w:r w:rsidRPr="007621F2">
              <w:rPr>
                <w:i/>
                <w:szCs w:val="20"/>
              </w:rPr>
              <w:t>/</w:t>
            </w:r>
            <w:proofErr w:type="gramStart"/>
            <w:r w:rsidRPr="007621F2">
              <w:rPr>
                <w:i/>
                <w:szCs w:val="20"/>
              </w:rPr>
              <w:t>..</w:t>
            </w:r>
            <w:proofErr w:type="gramEnd"/>
            <w:r w:rsidRPr="007621F2">
              <w:rPr>
                <w:i/>
                <w:szCs w:val="20"/>
              </w:rPr>
              <w:t>/Referral</w:t>
            </w:r>
          </w:p>
        </w:tc>
        <w:tc>
          <w:tcPr>
            <w:tcW w:w="1701" w:type="dxa"/>
          </w:tcPr>
          <w:p w14:paraId="0C3B729A" w14:textId="5E240204" w:rsidR="00517C89" w:rsidRPr="007621F2" w:rsidRDefault="00517C89">
            <w:pPr>
              <w:rPr>
                <w:szCs w:val="20"/>
              </w:rPr>
            </w:pPr>
            <w:r w:rsidRPr="007621F2">
              <w:rPr>
                <w:i/>
                <w:szCs w:val="20"/>
              </w:rPr>
              <w:t>ReferralType</w:t>
            </w:r>
          </w:p>
        </w:tc>
        <w:tc>
          <w:tcPr>
            <w:tcW w:w="3827" w:type="dxa"/>
          </w:tcPr>
          <w:p w14:paraId="5FA82C79" w14:textId="266E4B91" w:rsidR="00517C89" w:rsidRPr="007621F2" w:rsidRDefault="00517C89">
            <w:pPr>
              <w:rPr>
                <w:szCs w:val="20"/>
              </w:rPr>
            </w:pPr>
            <w:r w:rsidRPr="007621F2">
              <w:rPr>
                <w:i/>
                <w:szCs w:val="20"/>
              </w:rPr>
              <w:t xml:space="preserve">Information om den vårdbegäran(remiss) som ligger till grund för undersökningen och dess svar. </w:t>
            </w:r>
            <w:r w:rsidRPr="007621F2">
              <w:rPr>
                <w:i/>
                <w:spacing w:val="-1"/>
                <w:szCs w:val="20"/>
              </w:rPr>
              <w:t>Måste vara valfri eftersom tagning av Bild inte alltid remitteras</w:t>
            </w:r>
          </w:p>
        </w:tc>
        <w:tc>
          <w:tcPr>
            <w:tcW w:w="1192" w:type="dxa"/>
          </w:tcPr>
          <w:p w14:paraId="51BF1671" w14:textId="7055B3AB"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41F1FA57" w14:textId="77777777" w:rsidTr="003A6D72">
        <w:tc>
          <w:tcPr>
            <w:tcW w:w="2802" w:type="dxa"/>
          </w:tcPr>
          <w:p w14:paraId="0D69E555" w14:textId="22DA9797" w:rsidR="00517C89" w:rsidRPr="007621F2" w:rsidRDefault="00517C89">
            <w:pPr>
              <w:rPr>
                <w:szCs w:val="20"/>
              </w:rPr>
            </w:pPr>
            <w:proofErr w:type="gramStart"/>
            <w:r w:rsidRPr="007621F2">
              <w:rPr>
                <w:szCs w:val="20"/>
              </w:rPr>
              <w:t>..</w:t>
            </w:r>
            <w:proofErr w:type="gramEnd"/>
            <w:r w:rsidRPr="007621F2">
              <w:rPr>
                <w:szCs w:val="20"/>
              </w:rPr>
              <w:t>/../../referralId</w:t>
            </w:r>
          </w:p>
        </w:tc>
        <w:tc>
          <w:tcPr>
            <w:tcW w:w="1701" w:type="dxa"/>
          </w:tcPr>
          <w:p w14:paraId="328F9584" w14:textId="36F6480F" w:rsidR="00517C89" w:rsidRPr="007621F2" w:rsidRDefault="00517C89">
            <w:pPr>
              <w:rPr>
                <w:szCs w:val="20"/>
              </w:rPr>
            </w:pPr>
            <w:r w:rsidRPr="007621F2">
              <w:rPr>
                <w:szCs w:val="20"/>
              </w:rPr>
              <w:t>string</w:t>
            </w:r>
          </w:p>
        </w:tc>
        <w:tc>
          <w:tcPr>
            <w:tcW w:w="3827" w:type="dxa"/>
          </w:tcPr>
          <w:p w14:paraId="4967C62A" w14:textId="213736E0" w:rsidR="00517C89" w:rsidRPr="007621F2" w:rsidRDefault="00517C89">
            <w:pPr>
              <w:rPr>
                <w:szCs w:val="20"/>
              </w:rPr>
            </w:pPr>
            <w:r w:rsidRPr="007621F2">
              <w:rPr>
                <w:szCs w:val="20"/>
              </w:rPr>
              <w:t xml:space="preserve">Remissens identitet som är unik inom det lokala avsändande systemet. </w:t>
            </w:r>
            <w:r w:rsidRPr="007621F2">
              <w:rPr>
                <w:spacing w:val="-1"/>
                <w:szCs w:val="20"/>
              </w:rPr>
              <w:t>Motsvarar vårdbegäran-id</w:t>
            </w:r>
          </w:p>
        </w:tc>
        <w:tc>
          <w:tcPr>
            <w:tcW w:w="1192" w:type="dxa"/>
          </w:tcPr>
          <w:p w14:paraId="2D2A119A" w14:textId="5E40F788"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7ED13298" w14:textId="77777777" w:rsidTr="003A6D72">
        <w:tc>
          <w:tcPr>
            <w:tcW w:w="2802" w:type="dxa"/>
          </w:tcPr>
          <w:p w14:paraId="7B1DBAB0" w14:textId="7D64F32B" w:rsidR="00517C89" w:rsidRPr="007621F2" w:rsidRDefault="00517C89">
            <w:pPr>
              <w:rPr>
                <w:szCs w:val="20"/>
              </w:rPr>
            </w:pPr>
            <w:proofErr w:type="gramStart"/>
            <w:r w:rsidRPr="007621F2">
              <w:rPr>
                <w:szCs w:val="20"/>
              </w:rPr>
              <w:t>..</w:t>
            </w:r>
            <w:proofErr w:type="gramEnd"/>
            <w:r w:rsidRPr="007621F2">
              <w:rPr>
                <w:szCs w:val="20"/>
              </w:rPr>
              <w:t>/../../</w:t>
            </w:r>
            <w:r w:rsidRPr="007621F2">
              <w:rPr>
                <w:szCs w:val="20"/>
                <w:highlight w:val="yellow"/>
              </w:rPr>
              <w:t>referralReason</w:t>
            </w:r>
          </w:p>
        </w:tc>
        <w:tc>
          <w:tcPr>
            <w:tcW w:w="1701" w:type="dxa"/>
          </w:tcPr>
          <w:p w14:paraId="3E8FDF09" w14:textId="24D1C5DD" w:rsidR="00517C89" w:rsidRPr="007621F2" w:rsidRDefault="00517C89">
            <w:pPr>
              <w:rPr>
                <w:szCs w:val="20"/>
              </w:rPr>
            </w:pPr>
            <w:r w:rsidRPr="007621F2">
              <w:rPr>
                <w:spacing w:val="-1"/>
                <w:szCs w:val="20"/>
              </w:rPr>
              <w:t>string</w:t>
            </w:r>
          </w:p>
        </w:tc>
        <w:tc>
          <w:tcPr>
            <w:tcW w:w="3827" w:type="dxa"/>
          </w:tcPr>
          <w:p w14:paraId="306C21BB" w14:textId="1EA071E6" w:rsidR="00517C89" w:rsidRPr="007621F2" w:rsidRDefault="00517C89">
            <w:pPr>
              <w:rPr>
                <w:szCs w:val="20"/>
              </w:rPr>
            </w:pPr>
            <w:r w:rsidRPr="007621F2">
              <w:rPr>
                <w:spacing w:val="-1"/>
                <w:szCs w:val="20"/>
              </w:rPr>
              <w:t>Text som anger frågeställningen</w:t>
            </w:r>
          </w:p>
        </w:tc>
        <w:tc>
          <w:tcPr>
            <w:tcW w:w="1192" w:type="dxa"/>
          </w:tcPr>
          <w:p w14:paraId="3F56C505" w14:textId="27F58061"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00DB869F" w14:textId="77777777" w:rsidTr="003A6D72">
        <w:tc>
          <w:tcPr>
            <w:tcW w:w="2802" w:type="dxa"/>
          </w:tcPr>
          <w:p w14:paraId="3A8EF2FF" w14:textId="4CB89CE5" w:rsidR="00517C89" w:rsidRPr="007621F2" w:rsidRDefault="00517C89">
            <w:pPr>
              <w:rPr>
                <w:szCs w:val="20"/>
              </w:rPr>
            </w:pPr>
            <w:proofErr w:type="gramStart"/>
            <w:r w:rsidRPr="007621F2">
              <w:rPr>
                <w:szCs w:val="20"/>
              </w:rPr>
              <w:t>..</w:t>
            </w:r>
            <w:proofErr w:type="gramEnd"/>
            <w:r w:rsidRPr="007621F2">
              <w:rPr>
                <w:szCs w:val="20"/>
              </w:rPr>
              <w:t>/</w:t>
            </w:r>
            <w:proofErr w:type="gramStart"/>
            <w:r w:rsidRPr="007621F2">
              <w:rPr>
                <w:szCs w:val="20"/>
              </w:rPr>
              <w:t>..</w:t>
            </w:r>
            <w:proofErr w:type="gramEnd"/>
            <w:r w:rsidRPr="007621F2">
              <w:rPr>
                <w:szCs w:val="20"/>
              </w:rPr>
              <w:t>/../Anamnesis</w:t>
            </w:r>
          </w:p>
        </w:tc>
        <w:tc>
          <w:tcPr>
            <w:tcW w:w="1701" w:type="dxa"/>
          </w:tcPr>
          <w:p w14:paraId="190CEB31" w14:textId="6167CA5E" w:rsidR="00517C89" w:rsidRPr="007621F2" w:rsidRDefault="00517C89">
            <w:pPr>
              <w:rPr>
                <w:szCs w:val="20"/>
              </w:rPr>
            </w:pPr>
            <w:r w:rsidRPr="007621F2">
              <w:rPr>
                <w:spacing w:val="-1"/>
                <w:szCs w:val="20"/>
              </w:rPr>
              <w:t>string</w:t>
            </w:r>
          </w:p>
        </w:tc>
        <w:tc>
          <w:tcPr>
            <w:tcW w:w="3827" w:type="dxa"/>
          </w:tcPr>
          <w:p w14:paraId="1FA78660" w14:textId="65CB556F" w:rsidR="00517C89" w:rsidRPr="007621F2" w:rsidRDefault="00517C89">
            <w:pPr>
              <w:rPr>
                <w:szCs w:val="20"/>
              </w:rPr>
            </w:pPr>
            <w:r w:rsidRPr="007621F2">
              <w:rPr>
                <w:spacing w:val="-1"/>
                <w:szCs w:val="20"/>
              </w:rPr>
              <w:t>Text som anger bakgrund till frågeställningen</w:t>
            </w:r>
          </w:p>
        </w:tc>
        <w:tc>
          <w:tcPr>
            <w:tcW w:w="1192" w:type="dxa"/>
          </w:tcPr>
          <w:p w14:paraId="78DAE6F7" w14:textId="449962A2"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EB4226D" w14:textId="77777777" w:rsidTr="003A6D72">
        <w:tc>
          <w:tcPr>
            <w:tcW w:w="2802" w:type="dxa"/>
          </w:tcPr>
          <w:p w14:paraId="00C84307" w14:textId="4B69BC7D" w:rsidR="00517C89" w:rsidRPr="007621F2" w:rsidRDefault="00517C89">
            <w:pPr>
              <w:rPr>
                <w:szCs w:val="20"/>
              </w:rPr>
            </w:pPr>
            <w:proofErr w:type="gramStart"/>
            <w:r w:rsidRPr="007621F2">
              <w:rPr>
                <w:szCs w:val="20"/>
              </w:rPr>
              <w:t>..</w:t>
            </w:r>
            <w:proofErr w:type="gramEnd"/>
            <w:r w:rsidRPr="007621F2">
              <w:rPr>
                <w:szCs w:val="20"/>
              </w:rPr>
              <w:t>/../../careContactId</w:t>
            </w:r>
          </w:p>
        </w:tc>
        <w:tc>
          <w:tcPr>
            <w:tcW w:w="1701" w:type="dxa"/>
          </w:tcPr>
          <w:p w14:paraId="1DC01F0A" w14:textId="3270E6DF" w:rsidR="00517C89" w:rsidRPr="007621F2" w:rsidRDefault="00517C89">
            <w:pPr>
              <w:rPr>
                <w:szCs w:val="20"/>
              </w:rPr>
            </w:pPr>
            <w:r w:rsidRPr="007621F2">
              <w:rPr>
                <w:spacing w:val="-1"/>
                <w:szCs w:val="20"/>
              </w:rPr>
              <w:t>string</w:t>
            </w:r>
          </w:p>
        </w:tc>
        <w:tc>
          <w:tcPr>
            <w:tcW w:w="3827" w:type="dxa"/>
          </w:tcPr>
          <w:p w14:paraId="6E738A26" w14:textId="3055BC39" w:rsidR="00517C89" w:rsidRPr="007621F2" w:rsidRDefault="00517C89">
            <w:pPr>
              <w:rPr>
                <w:szCs w:val="20"/>
              </w:rPr>
            </w:pPr>
            <w:r w:rsidRPr="007621F2">
              <w:rPr>
                <w:spacing w:val="-1"/>
                <w:szCs w:val="20"/>
              </w:rPr>
              <w:t>Identitet för den vård- och omsorgskontakt som föranlett vårdbegäran. Identiteten är unik inom producernade system.</w:t>
            </w:r>
          </w:p>
        </w:tc>
        <w:tc>
          <w:tcPr>
            <w:tcW w:w="1192" w:type="dxa"/>
          </w:tcPr>
          <w:p w14:paraId="6187B83F" w14:textId="6422ADEC"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1673A794" w14:textId="77777777" w:rsidTr="003A6D72">
        <w:tc>
          <w:tcPr>
            <w:tcW w:w="2802" w:type="dxa"/>
          </w:tcPr>
          <w:p w14:paraId="4F998BC2" w14:textId="2177210F" w:rsidR="00517C89" w:rsidRPr="007621F2" w:rsidRDefault="00517C89">
            <w:pPr>
              <w:rPr>
                <w:szCs w:val="20"/>
              </w:rPr>
            </w:pPr>
            <w:proofErr w:type="gramStart"/>
            <w:r w:rsidRPr="007621F2">
              <w:rPr>
                <w:i/>
                <w:szCs w:val="20"/>
              </w:rPr>
              <w:t>..</w:t>
            </w:r>
            <w:proofErr w:type="gramEnd"/>
            <w:r w:rsidRPr="007621F2">
              <w:rPr>
                <w:i/>
                <w:szCs w:val="20"/>
              </w:rPr>
              <w:t>/../../accountableHealthcareProfessional</w:t>
            </w:r>
          </w:p>
        </w:tc>
        <w:tc>
          <w:tcPr>
            <w:tcW w:w="1701" w:type="dxa"/>
          </w:tcPr>
          <w:p w14:paraId="50937B59" w14:textId="723C0C9F" w:rsidR="00517C89" w:rsidRPr="007621F2" w:rsidRDefault="00517C89">
            <w:pPr>
              <w:rPr>
                <w:szCs w:val="20"/>
              </w:rPr>
            </w:pPr>
            <w:r w:rsidRPr="007621F2">
              <w:rPr>
                <w:i/>
                <w:spacing w:val="-1"/>
                <w:szCs w:val="20"/>
              </w:rPr>
              <w:t>HealthcareProfessionalType</w:t>
            </w:r>
          </w:p>
        </w:tc>
        <w:tc>
          <w:tcPr>
            <w:tcW w:w="3827" w:type="dxa"/>
          </w:tcPr>
          <w:p w14:paraId="44EFF86C" w14:textId="04BD173E" w:rsidR="00517C89" w:rsidRPr="007621F2" w:rsidRDefault="00517C89">
            <w:pPr>
              <w:rPr>
                <w:szCs w:val="20"/>
              </w:rPr>
            </w:pPr>
            <w:r w:rsidRPr="007621F2">
              <w:rPr>
                <w:i/>
                <w:spacing w:val="-1"/>
                <w:szCs w:val="20"/>
              </w:rPr>
              <w:t>Information om den vård- och omsorgspersonal som framställt vårdbegäran, nedan kallad remittent.</w:t>
            </w:r>
          </w:p>
        </w:tc>
        <w:tc>
          <w:tcPr>
            <w:tcW w:w="1192" w:type="dxa"/>
          </w:tcPr>
          <w:p w14:paraId="451A2113" w14:textId="65315327" w:rsidR="00517C89" w:rsidRPr="007621F2" w:rsidRDefault="00517C89" w:rsidP="003A6D72">
            <w:pPr>
              <w:jc w:val="center"/>
              <w:rPr>
                <w:szCs w:val="20"/>
              </w:rPr>
            </w:pPr>
            <w:r w:rsidRPr="007621F2">
              <w:rPr>
                <w:i/>
                <w:spacing w:val="-1"/>
                <w:szCs w:val="20"/>
              </w:rPr>
              <w:t>1</w:t>
            </w:r>
            <w:proofErr w:type="gramStart"/>
            <w:r w:rsidRPr="007621F2">
              <w:rPr>
                <w:i/>
                <w:spacing w:val="-1"/>
                <w:szCs w:val="20"/>
              </w:rPr>
              <w:t>..</w:t>
            </w:r>
            <w:proofErr w:type="gramEnd"/>
            <w:r w:rsidRPr="007621F2">
              <w:rPr>
                <w:i/>
                <w:spacing w:val="-1"/>
                <w:szCs w:val="20"/>
              </w:rPr>
              <w:t>1</w:t>
            </w:r>
          </w:p>
        </w:tc>
      </w:tr>
      <w:tr w:rsidR="00517C89" w:rsidRPr="007621F2" w14:paraId="791EB31A" w14:textId="77777777" w:rsidTr="003A6D72">
        <w:tc>
          <w:tcPr>
            <w:tcW w:w="2802" w:type="dxa"/>
          </w:tcPr>
          <w:p w14:paraId="6DF08BCA" w14:textId="304FF0C3" w:rsidR="00517C89" w:rsidRPr="007621F2" w:rsidRDefault="00517C89">
            <w:pPr>
              <w:rPr>
                <w:szCs w:val="20"/>
              </w:rPr>
            </w:pPr>
            <w:proofErr w:type="gramStart"/>
            <w:r w:rsidRPr="007621F2">
              <w:rPr>
                <w:szCs w:val="20"/>
              </w:rPr>
              <w:t>..</w:t>
            </w:r>
            <w:proofErr w:type="gramEnd"/>
            <w:r w:rsidRPr="007621F2">
              <w:rPr>
                <w:szCs w:val="20"/>
              </w:rPr>
              <w:t>/../../../authorTime</w:t>
            </w:r>
          </w:p>
        </w:tc>
        <w:tc>
          <w:tcPr>
            <w:tcW w:w="1701" w:type="dxa"/>
          </w:tcPr>
          <w:p w14:paraId="402FB8F9" w14:textId="05D42A68" w:rsidR="00517C89" w:rsidRPr="007621F2" w:rsidRDefault="00517C89">
            <w:pPr>
              <w:rPr>
                <w:szCs w:val="20"/>
              </w:rPr>
            </w:pPr>
            <w:r w:rsidRPr="007621F2">
              <w:rPr>
                <w:spacing w:val="-1"/>
                <w:szCs w:val="20"/>
              </w:rPr>
              <w:t>TimeStampType</w:t>
            </w:r>
          </w:p>
        </w:tc>
        <w:tc>
          <w:tcPr>
            <w:tcW w:w="3827" w:type="dxa"/>
          </w:tcPr>
          <w:p w14:paraId="01D7F437" w14:textId="376B88C9" w:rsidR="00517C89" w:rsidRPr="007621F2" w:rsidRDefault="00517C89">
            <w:pPr>
              <w:rPr>
                <w:szCs w:val="20"/>
              </w:rPr>
            </w:pPr>
            <w:r w:rsidRPr="007621F2">
              <w:rPr>
                <w:spacing w:val="-1"/>
                <w:szCs w:val="20"/>
              </w:rPr>
              <w:t>Tid då vårdbegäran framställdes</w:t>
            </w:r>
          </w:p>
        </w:tc>
        <w:tc>
          <w:tcPr>
            <w:tcW w:w="1192" w:type="dxa"/>
          </w:tcPr>
          <w:p w14:paraId="54C08798" w14:textId="336B58EB"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52096A95" w14:textId="77777777" w:rsidTr="003A6D72">
        <w:tc>
          <w:tcPr>
            <w:tcW w:w="2802" w:type="dxa"/>
          </w:tcPr>
          <w:p w14:paraId="29C9D7F8" w14:textId="383EF74E" w:rsidR="00517C89" w:rsidRPr="007621F2" w:rsidRDefault="00517C89">
            <w:pPr>
              <w:rPr>
                <w:szCs w:val="20"/>
              </w:rPr>
            </w:pPr>
            <w:proofErr w:type="gramStart"/>
            <w:r w:rsidRPr="007621F2">
              <w:rPr>
                <w:szCs w:val="20"/>
              </w:rPr>
              <w:t>..</w:t>
            </w:r>
            <w:proofErr w:type="gramEnd"/>
            <w:r w:rsidRPr="007621F2">
              <w:rPr>
                <w:szCs w:val="20"/>
              </w:rPr>
              <w:t>/../../../healthcareProfessionalHSAid</w:t>
            </w:r>
          </w:p>
        </w:tc>
        <w:tc>
          <w:tcPr>
            <w:tcW w:w="1701" w:type="dxa"/>
          </w:tcPr>
          <w:p w14:paraId="3F6F11BF" w14:textId="62A22D32" w:rsidR="00517C89" w:rsidRPr="007621F2" w:rsidRDefault="00517C89">
            <w:pPr>
              <w:rPr>
                <w:szCs w:val="20"/>
              </w:rPr>
            </w:pPr>
            <w:r w:rsidRPr="007621F2">
              <w:rPr>
                <w:spacing w:val="-1"/>
                <w:szCs w:val="20"/>
              </w:rPr>
              <w:t>HSAIdType</w:t>
            </w:r>
          </w:p>
        </w:tc>
        <w:tc>
          <w:tcPr>
            <w:tcW w:w="3827" w:type="dxa"/>
          </w:tcPr>
          <w:p w14:paraId="23089F42" w14:textId="02ACCA68" w:rsidR="00517C89" w:rsidRPr="007621F2" w:rsidRDefault="00517C89">
            <w:pPr>
              <w:rPr>
                <w:szCs w:val="20"/>
              </w:rPr>
            </w:pPr>
            <w:r w:rsidRPr="007621F2">
              <w:rPr>
                <w:spacing w:val="-1"/>
                <w:szCs w:val="20"/>
              </w:rPr>
              <w:t xml:space="preserve">Remittentens HSA-id. HSA-id för vård- och omsorgspersonal. Skall anges om tillgänglig. </w:t>
            </w:r>
          </w:p>
        </w:tc>
        <w:tc>
          <w:tcPr>
            <w:tcW w:w="1192" w:type="dxa"/>
          </w:tcPr>
          <w:p w14:paraId="1CD27CC6" w14:textId="39DDB932"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073FE452" w14:textId="77777777" w:rsidTr="003A6D72">
        <w:tc>
          <w:tcPr>
            <w:tcW w:w="2802" w:type="dxa"/>
          </w:tcPr>
          <w:p w14:paraId="4E4AA7E0" w14:textId="0A167C9A" w:rsidR="00517C89" w:rsidRPr="007621F2" w:rsidRDefault="00517C89">
            <w:pPr>
              <w:rPr>
                <w:szCs w:val="20"/>
              </w:rPr>
            </w:pPr>
            <w:proofErr w:type="gramStart"/>
            <w:r w:rsidRPr="007621F2">
              <w:rPr>
                <w:szCs w:val="20"/>
              </w:rPr>
              <w:t>..</w:t>
            </w:r>
            <w:proofErr w:type="gramEnd"/>
            <w:r w:rsidRPr="007621F2">
              <w:rPr>
                <w:szCs w:val="20"/>
              </w:rPr>
              <w:t>/../../../healthcareProfessionalName</w:t>
            </w:r>
          </w:p>
        </w:tc>
        <w:tc>
          <w:tcPr>
            <w:tcW w:w="1701" w:type="dxa"/>
          </w:tcPr>
          <w:p w14:paraId="21171CBC" w14:textId="1BB6C45D" w:rsidR="00517C89" w:rsidRPr="007621F2" w:rsidRDefault="00517C89">
            <w:pPr>
              <w:rPr>
                <w:szCs w:val="20"/>
              </w:rPr>
            </w:pPr>
            <w:r w:rsidRPr="007621F2">
              <w:rPr>
                <w:spacing w:val="-1"/>
                <w:szCs w:val="20"/>
              </w:rPr>
              <w:t>string</w:t>
            </w:r>
          </w:p>
        </w:tc>
        <w:tc>
          <w:tcPr>
            <w:tcW w:w="3827" w:type="dxa"/>
          </w:tcPr>
          <w:p w14:paraId="0EB62267" w14:textId="4D97E1E6" w:rsidR="00517C89" w:rsidRPr="007621F2" w:rsidRDefault="00517C89">
            <w:pPr>
              <w:rPr>
                <w:szCs w:val="20"/>
              </w:rPr>
            </w:pPr>
            <w:r w:rsidRPr="007621F2">
              <w:rPr>
                <w:spacing w:val="-1"/>
                <w:szCs w:val="20"/>
              </w:rPr>
              <w:t>Namn på remittenten. Om tillgängligt skall detta anges.</w:t>
            </w:r>
          </w:p>
        </w:tc>
        <w:tc>
          <w:tcPr>
            <w:tcW w:w="1192" w:type="dxa"/>
          </w:tcPr>
          <w:p w14:paraId="7C52958B" w14:textId="56C224A5"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68A014CB" w14:textId="77777777" w:rsidTr="003A6D72">
        <w:tc>
          <w:tcPr>
            <w:tcW w:w="2802" w:type="dxa"/>
          </w:tcPr>
          <w:p w14:paraId="3926C3C7" w14:textId="7104C3F3" w:rsidR="00517C89" w:rsidRPr="007621F2" w:rsidRDefault="00517C89">
            <w:pPr>
              <w:rPr>
                <w:szCs w:val="20"/>
              </w:rPr>
            </w:pPr>
            <w:proofErr w:type="gramStart"/>
            <w:r w:rsidRPr="007621F2">
              <w:rPr>
                <w:i/>
                <w:szCs w:val="20"/>
              </w:rPr>
              <w:t>..</w:t>
            </w:r>
            <w:proofErr w:type="gramEnd"/>
            <w:r w:rsidRPr="007621F2">
              <w:rPr>
                <w:i/>
                <w:szCs w:val="20"/>
              </w:rPr>
              <w:t>/../../../healthcareProfessionalRoleCode</w:t>
            </w:r>
          </w:p>
        </w:tc>
        <w:tc>
          <w:tcPr>
            <w:tcW w:w="1701" w:type="dxa"/>
          </w:tcPr>
          <w:p w14:paraId="1F3186A8" w14:textId="5EDE44B3" w:rsidR="00517C89" w:rsidRPr="007621F2" w:rsidRDefault="00517C89">
            <w:pPr>
              <w:rPr>
                <w:szCs w:val="20"/>
              </w:rPr>
            </w:pPr>
            <w:r w:rsidRPr="007621F2">
              <w:rPr>
                <w:i/>
                <w:spacing w:val="-1"/>
                <w:szCs w:val="20"/>
              </w:rPr>
              <w:t>CVType</w:t>
            </w:r>
          </w:p>
        </w:tc>
        <w:tc>
          <w:tcPr>
            <w:tcW w:w="3827" w:type="dxa"/>
          </w:tcPr>
          <w:p w14:paraId="4A079AF2" w14:textId="0FFE77F3" w:rsidR="00517C89" w:rsidRPr="007621F2" w:rsidRDefault="00517C89">
            <w:pPr>
              <w:rPr>
                <w:szCs w:val="20"/>
              </w:rPr>
            </w:pPr>
            <w:r w:rsidRPr="007621F2">
              <w:rPr>
                <w:i/>
                <w:spacing w:val="-1"/>
                <w:szCs w:val="20"/>
              </w:rPr>
              <w:t>Information om remittentens befattning. Om möjligt skall KV Befattning (OID 1.2.752.129.2.2.1.4) användas. Om kodverk saknas anges befattning i originalText.</w:t>
            </w:r>
          </w:p>
        </w:tc>
        <w:tc>
          <w:tcPr>
            <w:tcW w:w="1192" w:type="dxa"/>
          </w:tcPr>
          <w:p w14:paraId="20D00D6F" w14:textId="304C4E7D" w:rsidR="00517C89" w:rsidRPr="007621F2" w:rsidRDefault="00517C89" w:rsidP="003A6D72">
            <w:pPr>
              <w:jc w:val="center"/>
              <w:rPr>
                <w:szCs w:val="20"/>
              </w:rPr>
            </w:pPr>
            <w:r w:rsidRPr="007621F2">
              <w:rPr>
                <w:i/>
                <w:spacing w:val="-1"/>
                <w:szCs w:val="20"/>
              </w:rPr>
              <w:t>0</w:t>
            </w:r>
            <w:proofErr w:type="gramStart"/>
            <w:r w:rsidRPr="007621F2">
              <w:rPr>
                <w:i/>
                <w:spacing w:val="-1"/>
                <w:szCs w:val="20"/>
              </w:rPr>
              <w:t>..</w:t>
            </w:r>
            <w:proofErr w:type="gramEnd"/>
            <w:r w:rsidRPr="007621F2">
              <w:rPr>
                <w:i/>
                <w:spacing w:val="-1"/>
                <w:szCs w:val="20"/>
              </w:rPr>
              <w:t>1</w:t>
            </w:r>
          </w:p>
        </w:tc>
      </w:tr>
      <w:tr w:rsidR="00517C89" w:rsidRPr="007621F2" w14:paraId="00B31D4F" w14:textId="77777777" w:rsidTr="003A6D72">
        <w:tc>
          <w:tcPr>
            <w:tcW w:w="2802" w:type="dxa"/>
          </w:tcPr>
          <w:p w14:paraId="604A95CC" w14:textId="7A6BE780" w:rsidR="00517C89" w:rsidRPr="007621F2" w:rsidRDefault="00517C89">
            <w:pPr>
              <w:rPr>
                <w:szCs w:val="20"/>
              </w:rPr>
            </w:pPr>
            <w:proofErr w:type="gramStart"/>
            <w:r w:rsidRPr="007621F2">
              <w:rPr>
                <w:szCs w:val="20"/>
              </w:rPr>
              <w:t>..</w:t>
            </w:r>
            <w:proofErr w:type="gramEnd"/>
            <w:r w:rsidRPr="007621F2">
              <w:rPr>
                <w:szCs w:val="20"/>
              </w:rPr>
              <w:t>/../../../../code</w:t>
            </w:r>
          </w:p>
        </w:tc>
        <w:tc>
          <w:tcPr>
            <w:tcW w:w="1701" w:type="dxa"/>
          </w:tcPr>
          <w:p w14:paraId="28619C16" w14:textId="189D0E64" w:rsidR="00517C89" w:rsidRPr="007621F2" w:rsidRDefault="00517C89">
            <w:pPr>
              <w:rPr>
                <w:szCs w:val="20"/>
              </w:rPr>
            </w:pPr>
            <w:r w:rsidRPr="007621F2">
              <w:rPr>
                <w:spacing w:val="-1"/>
                <w:szCs w:val="20"/>
              </w:rPr>
              <w:t>string</w:t>
            </w:r>
          </w:p>
        </w:tc>
        <w:tc>
          <w:tcPr>
            <w:tcW w:w="3827" w:type="dxa"/>
          </w:tcPr>
          <w:p w14:paraId="43ADBDD3" w14:textId="5C3DD397" w:rsidR="00517C89" w:rsidRPr="007621F2" w:rsidRDefault="00517C89">
            <w:pPr>
              <w:rPr>
                <w:szCs w:val="20"/>
              </w:rPr>
            </w:pPr>
            <w:r w:rsidRPr="007621F2">
              <w:rPr>
                <w:spacing w:val="-1"/>
                <w:szCs w:val="20"/>
              </w:rPr>
              <w:t xml:space="preserve">Befattningskod. Om code anges skall också </w:t>
            </w:r>
            <w:proofErr w:type="gramStart"/>
            <w:r w:rsidRPr="007621F2">
              <w:rPr>
                <w:spacing w:val="-1"/>
                <w:szCs w:val="20"/>
              </w:rPr>
              <w:t>codeSystem  samt</w:t>
            </w:r>
            <w:proofErr w:type="gramEnd"/>
            <w:r w:rsidRPr="007621F2">
              <w:rPr>
                <w:spacing w:val="-1"/>
                <w:szCs w:val="20"/>
              </w:rPr>
              <w:t xml:space="preserve"> displayName anges.</w:t>
            </w:r>
          </w:p>
        </w:tc>
        <w:tc>
          <w:tcPr>
            <w:tcW w:w="1192" w:type="dxa"/>
          </w:tcPr>
          <w:p w14:paraId="7B582C94" w14:textId="4AEB29B6"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CB72650" w14:textId="77777777" w:rsidTr="003A6D72">
        <w:tc>
          <w:tcPr>
            <w:tcW w:w="2802" w:type="dxa"/>
          </w:tcPr>
          <w:p w14:paraId="727816C5" w14:textId="3AAC0D80" w:rsidR="00517C89" w:rsidRPr="007621F2" w:rsidRDefault="00517C89">
            <w:pPr>
              <w:rPr>
                <w:szCs w:val="20"/>
              </w:rPr>
            </w:pPr>
            <w:proofErr w:type="gramStart"/>
            <w:r w:rsidRPr="007621F2">
              <w:rPr>
                <w:szCs w:val="20"/>
              </w:rPr>
              <w:t>..</w:t>
            </w:r>
            <w:proofErr w:type="gramEnd"/>
            <w:r w:rsidRPr="007621F2">
              <w:rPr>
                <w:szCs w:val="20"/>
              </w:rPr>
              <w:t>/../../../../codeSystem</w:t>
            </w:r>
          </w:p>
        </w:tc>
        <w:tc>
          <w:tcPr>
            <w:tcW w:w="1701" w:type="dxa"/>
          </w:tcPr>
          <w:p w14:paraId="040E70D1" w14:textId="758EADEE" w:rsidR="00517C89" w:rsidRPr="007621F2" w:rsidRDefault="00517C89">
            <w:pPr>
              <w:rPr>
                <w:szCs w:val="20"/>
              </w:rPr>
            </w:pPr>
            <w:r w:rsidRPr="007621F2">
              <w:rPr>
                <w:spacing w:val="-1"/>
                <w:szCs w:val="20"/>
              </w:rPr>
              <w:t>string</w:t>
            </w:r>
          </w:p>
        </w:tc>
        <w:tc>
          <w:tcPr>
            <w:tcW w:w="3827" w:type="dxa"/>
          </w:tcPr>
          <w:p w14:paraId="390ABA7F" w14:textId="7DB379C5" w:rsidR="00517C89" w:rsidRPr="007621F2" w:rsidRDefault="00517C89">
            <w:pPr>
              <w:rPr>
                <w:szCs w:val="20"/>
              </w:rPr>
            </w:pPr>
            <w:r w:rsidRPr="007621F2">
              <w:rPr>
                <w:spacing w:val="-1"/>
                <w:szCs w:val="20"/>
              </w:rPr>
              <w:t>Kodsystem för befattningskod. Om codeSystem anges skall också code samt displayName anges.</w:t>
            </w:r>
          </w:p>
        </w:tc>
        <w:tc>
          <w:tcPr>
            <w:tcW w:w="1192" w:type="dxa"/>
          </w:tcPr>
          <w:p w14:paraId="6BA1794B" w14:textId="69537393"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7F169DFE" w14:textId="77777777" w:rsidTr="003A6D72">
        <w:tc>
          <w:tcPr>
            <w:tcW w:w="2802" w:type="dxa"/>
          </w:tcPr>
          <w:p w14:paraId="09458C7B" w14:textId="4185B5BB" w:rsidR="00517C89" w:rsidRPr="007621F2" w:rsidRDefault="00517C89">
            <w:pPr>
              <w:rPr>
                <w:szCs w:val="20"/>
              </w:rPr>
            </w:pPr>
            <w:proofErr w:type="gramStart"/>
            <w:r w:rsidRPr="007621F2">
              <w:rPr>
                <w:szCs w:val="20"/>
              </w:rPr>
              <w:t>..</w:t>
            </w:r>
            <w:proofErr w:type="gramEnd"/>
            <w:r w:rsidRPr="007621F2">
              <w:rPr>
                <w:szCs w:val="20"/>
              </w:rPr>
              <w:t>/../../../../displayName</w:t>
            </w:r>
          </w:p>
        </w:tc>
        <w:tc>
          <w:tcPr>
            <w:tcW w:w="1701" w:type="dxa"/>
          </w:tcPr>
          <w:p w14:paraId="4C2AEDC0" w14:textId="41998CEB" w:rsidR="00517C89" w:rsidRPr="007621F2" w:rsidRDefault="00517C89">
            <w:pPr>
              <w:rPr>
                <w:szCs w:val="20"/>
              </w:rPr>
            </w:pPr>
            <w:r w:rsidRPr="007621F2">
              <w:rPr>
                <w:spacing w:val="-1"/>
                <w:szCs w:val="20"/>
              </w:rPr>
              <w:t>string</w:t>
            </w:r>
          </w:p>
        </w:tc>
        <w:tc>
          <w:tcPr>
            <w:tcW w:w="3827" w:type="dxa"/>
          </w:tcPr>
          <w:p w14:paraId="25EFB8E4" w14:textId="3ABFDFE0" w:rsidR="00517C89" w:rsidRPr="007621F2" w:rsidRDefault="00517C89">
            <w:pPr>
              <w:rPr>
                <w:szCs w:val="20"/>
              </w:rPr>
            </w:pPr>
            <w:r w:rsidRPr="007621F2">
              <w:rPr>
                <w:spacing w:val="-1"/>
                <w:szCs w:val="20"/>
              </w:rPr>
              <w:t>Befattningskoden i klartext. Om separat displayName inte finns i producerande system skall samma värde som i code anges.</w:t>
            </w:r>
          </w:p>
        </w:tc>
        <w:tc>
          <w:tcPr>
            <w:tcW w:w="1192" w:type="dxa"/>
          </w:tcPr>
          <w:p w14:paraId="7894CA02" w14:textId="6DFC594E"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13CC60F" w14:textId="77777777" w:rsidTr="003A6D72">
        <w:tc>
          <w:tcPr>
            <w:tcW w:w="2802" w:type="dxa"/>
          </w:tcPr>
          <w:p w14:paraId="21B80F70" w14:textId="04FB09BD" w:rsidR="00517C89" w:rsidRPr="007621F2" w:rsidRDefault="00517C89">
            <w:pPr>
              <w:rPr>
                <w:szCs w:val="20"/>
              </w:rPr>
            </w:pPr>
            <w:proofErr w:type="gramStart"/>
            <w:r w:rsidRPr="007621F2">
              <w:rPr>
                <w:szCs w:val="20"/>
              </w:rPr>
              <w:t>..</w:t>
            </w:r>
            <w:proofErr w:type="gramEnd"/>
            <w:r w:rsidRPr="007621F2">
              <w:rPr>
                <w:szCs w:val="20"/>
              </w:rPr>
              <w:t>/../../../../codeSystemName</w:t>
            </w:r>
          </w:p>
        </w:tc>
        <w:tc>
          <w:tcPr>
            <w:tcW w:w="1701" w:type="dxa"/>
          </w:tcPr>
          <w:p w14:paraId="2D350066" w14:textId="2DB149A4" w:rsidR="00517C89" w:rsidRPr="007621F2" w:rsidRDefault="00517C89">
            <w:pPr>
              <w:rPr>
                <w:szCs w:val="20"/>
              </w:rPr>
            </w:pPr>
            <w:r w:rsidRPr="007621F2">
              <w:rPr>
                <w:spacing w:val="-1"/>
                <w:szCs w:val="20"/>
              </w:rPr>
              <w:t>string</w:t>
            </w:r>
          </w:p>
        </w:tc>
        <w:tc>
          <w:tcPr>
            <w:tcW w:w="3827" w:type="dxa"/>
          </w:tcPr>
          <w:p w14:paraId="655D122F" w14:textId="0562D1FA" w:rsidR="00517C89" w:rsidRPr="007621F2" w:rsidRDefault="00517C89">
            <w:pPr>
              <w:rPr>
                <w:szCs w:val="20"/>
              </w:rPr>
            </w:pPr>
            <w:r w:rsidRPr="007621F2">
              <w:rPr>
                <w:spacing w:val="-1"/>
                <w:szCs w:val="20"/>
              </w:rPr>
              <w:t>Namn på kodsystem för befattningskod.</w:t>
            </w:r>
          </w:p>
        </w:tc>
        <w:tc>
          <w:tcPr>
            <w:tcW w:w="1192" w:type="dxa"/>
          </w:tcPr>
          <w:p w14:paraId="3E8F79B4" w14:textId="3B1E1C8B"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25311357" w14:textId="77777777" w:rsidTr="003A6D72">
        <w:tc>
          <w:tcPr>
            <w:tcW w:w="2802" w:type="dxa"/>
          </w:tcPr>
          <w:p w14:paraId="3386F4DB" w14:textId="0D39C73B" w:rsidR="00517C89" w:rsidRPr="007621F2" w:rsidRDefault="00517C89">
            <w:pPr>
              <w:rPr>
                <w:szCs w:val="20"/>
              </w:rPr>
            </w:pPr>
            <w:proofErr w:type="gramStart"/>
            <w:r w:rsidRPr="007621F2">
              <w:rPr>
                <w:szCs w:val="20"/>
              </w:rPr>
              <w:t>..</w:t>
            </w:r>
            <w:proofErr w:type="gramEnd"/>
            <w:r w:rsidRPr="007621F2">
              <w:rPr>
                <w:szCs w:val="20"/>
              </w:rPr>
              <w:t>/../../../../codeSystemVersion</w:t>
            </w:r>
          </w:p>
        </w:tc>
        <w:tc>
          <w:tcPr>
            <w:tcW w:w="1701" w:type="dxa"/>
          </w:tcPr>
          <w:p w14:paraId="5B6C535E" w14:textId="7C9CE7E4" w:rsidR="00517C89" w:rsidRPr="007621F2" w:rsidRDefault="00517C89">
            <w:pPr>
              <w:rPr>
                <w:szCs w:val="20"/>
              </w:rPr>
            </w:pPr>
            <w:r w:rsidRPr="007621F2">
              <w:rPr>
                <w:spacing w:val="-1"/>
                <w:szCs w:val="20"/>
              </w:rPr>
              <w:t>string</w:t>
            </w:r>
          </w:p>
        </w:tc>
        <w:tc>
          <w:tcPr>
            <w:tcW w:w="3827" w:type="dxa"/>
          </w:tcPr>
          <w:p w14:paraId="65C726DF" w14:textId="2A78FE48" w:rsidR="00517C89" w:rsidRPr="007621F2" w:rsidRDefault="00517C89">
            <w:pPr>
              <w:rPr>
                <w:szCs w:val="20"/>
              </w:rPr>
            </w:pPr>
            <w:r w:rsidRPr="007621F2">
              <w:rPr>
                <w:spacing w:val="-1"/>
                <w:szCs w:val="20"/>
              </w:rPr>
              <w:t>Version på kodsystem för befattningskod.</w:t>
            </w:r>
          </w:p>
        </w:tc>
        <w:tc>
          <w:tcPr>
            <w:tcW w:w="1192" w:type="dxa"/>
          </w:tcPr>
          <w:p w14:paraId="242B1E2B" w14:textId="7EBFCBB9"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4FD856DB" w14:textId="77777777" w:rsidTr="003A6D72">
        <w:tc>
          <w:tcPr>
            <w:tcW w:w="2802" w:type="dxa"/>
          </w:tcPr>
          <w:p w14:paraId="66BFC187" w14:textId="1EF7618F" w:rsidR="00517C89" w:rsidRPr="007621F2" w:rsidRDefault="00517C89">
            <w:pPr>
              <w:rPr>
                <w:szCs w:val="20"/>
              </w:rPr>
            </w:pPr>
            <w:proofErr w:type="gramStart"/>
            <w:r w:rsidRPr="007621F2">
              <w:rPr>
                <w:szCs w:val="20"/>
              </w:rPr>
              <w:t>..</w:t>
            </w:r>
            <w:proofErr w:type="gramEnd"/>
            <w:r w:rsidRPr="007621F2">
              <w:rPr>
                <w:szCs w:val="20"/>
              </w:rPr>
              <w:t>/../../../../originalText</w:t>
            </w:r>
          </w:p>
        </w:tc>
        <w:tc>
          <w:tcPr>
            <w:tcW w:w="1701" w:type="dxa"/>
          </w:tcPr>
          <w:p w14:paraId="65703879" w14:textId="13666D6A" w:rsidR="00517C89" w:rsidRPr="007621F2" w:rsidRDefault="00517C89">
            <w:pPr>
              <w:rPr>
                <w:szCs w:val="20"/>
              </w:rPr>
            </w:pPr>
            <w:r w:rsidRPr="007621F2">
              <w:rPr>
                <w:spacing w:val="-1"/>
                <w:szCs w:val="20"/>
              </w:rPr>
              <w:t>string</w:t>
            </w:r>
          </w:p>
        </w:tc>
        <w:tc>
          <w:tcPr>
            <w:tcW w:w="3827" w:type="dxa"/>
          </w:tcPr>
          <w:p w14:paraId="1D337165" w14:textId="5B803367" w:rsidR="00517C89" w:rsidRPr="007621F2" w:rsidRDefault="00517C89">
            <w:pPr>
              <w:rPr>
                <w:szCs w:val="20"/>
              </w:rPr>
            </w:pPr>
            <w:r w:rsidRPr="007621F2">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7931D1C3" w14:textId="77777777" w:rsidTr="003A6D72">
        <w:tc>
          <w:tcPr>
            <w:tcW w:w="2802" w:type="dxa"/>
          </w:tcPr>
          <w:p w14:paraId="3988FEAE" w14:textId="3467E449" w:rsidR="00517C89" w:rsidRPr="007621F2" w:rsidRDefault="00517C89">
            <w:pPr>
              <w:rPr>
                <w:szCs w:val="20"/>
              </w:rPr>
            </w:pPr>
            <w:proofErr w:type="gramStart"/>
            <w:r w:rsidRPr="007621F2">
              <w:rPr>
                <w:i/>
                <w:szCs w:val="20"/>
              </w:rPr>
              <w:t>..</w:t>
            </w:r>
            <w:proofErr w:type="gramEnd"/>
            <w:r w:rsidRPr="007621F2">
              <w:rPr>
                <w:i/>
                <w:szCs w:val="20"/>
              </w:rPr>
              <w:t>/../../../healthcareProfessionalOrgUnit</w:t>
            </w:r>
          </w:p>
        </w:tc>
        <w:tc>
          <w:tcPr>
            <w:tcW w:w="1701" w:type="dxa"/>
          </w:tcPr>
          <w:p w14:paraId="579F1AFF" w14:textId="10AD827D" w:rsidR="00517C89" w:rsidRPr="007621F2" w:rsidRDefault="00517C89">
            <w:pPr>
              <w:rPr>
                <w:szCs w:val="20"/>
              </w:rPr>
            </w:pPr>
            <w:r w:rsidRPr="007621F2">
              <w:rPr>
                <w:i/>
                <w:spacing w:val="-1"/>
                <w:szCs w:val="20"/>
              </w:rPr>
              <w:t>OrgUnitType</w:t>
            </w:r>
          </w:p>
        </w:tc>
        <w:tc>
          <w:tcPr>
            <w:tcW w:w="3827" w:type="dxa"/>
          </w:tcPr>
          <w:p w14:paraId="0DDB94E9" w14:textId="6B73B133" w:rsidR="00517C89" w:rsidRPr="007621F2" w:rsidRDefault="00517C89">
            <w:pPr>
              <w:rPr>
                <w:szCs w:val="20"/>
              </w:rPr>
            </w:pPr>
            <w:r w:rsidRPr="007621F2">
              <w:rPr>
                <w:i/>
                <w:spacing w:val="-1"/>
                <w:szCs w:val="20"/>
              </w:rPr>
              <w:t>Den organisation som remittenten är uppdragstagare på</w:t>
            </w:r>
          </w:p>
        </w:tc>
        <w:tc>
          <w:tcPr>
            <w:tcW w:w="1192" w:type="dxa"/>
          </w:tcPr>
          <w:p w14:paraId="3BEC742E" w14:textId="5061EFC8" w:rsidR="00517C89" w:rsidRPr="007621F2" w:rsidRDefault="00517C89" w:rsidP="003A6D72">
            <w:pPr>
              <w:jc w:val="center"/>
              <w:rPr>
                <w:szCs w:val="20"/>
              </w:rPr>
            </w:pPr>
            <w:r w:rsidRPr="007621F2">
              <w:rPr>
                <w:i/>
                <w:spacing w:val="-1"/>
                <w:szCs w:val="20"/>
              </w:rPr>
              <w:t>1</w:t>
            </w:r>
            <w:proofErr w:type="gramStart"/>
            <w:r w:rsidRPr="007621F2">
              <w:rPr>
                <w:i/>
                <w:spacing w:val="-1"/>
                <w:szCs w:val="20"/>
              </w:rPr>
              <w:t>..</w:t>
            </w:r>
            <w:proofErr w:type="gramEnd"/>
            <w:r w:rsidRPr="007621F2">
              <w:rPr>
                <w:i/>
                <w:spacing w:val="-1"/>
                <w:szCs w:val="20"/>
              </w:rPr>
              <w:t>1</w:t>
            </w:r>
          </w:p>
        </w:tc>
      </w:tr>
      <w:tr w:rsidR="00517C89" w:rsidRPr="007621F2" w14:paraId="28DE52E8" w14:textId="77777777" w:rsidTr="003A6D72">
        <w:tc>
          <w:tcPr>
            <w:tcW w:w="2802" w:type="dxa"/>
          </w:tcPr>
          <w:p w14:paraId="074929DE" w14:textId="5838A80B" w:rsidR="00517C89" w:rsidRPr="007621F2" w:rsidRDefault="00517C89">
            <w:pPr>
              <w:rPr>
                <w:szCs w:val="20"/>
              </w:rPr>
            </w:pPr>
            <w:proofErr w:type="gramStart"/>
            <w:r w:rsidRPr="007621F2">
              <w:rPr>
                <w:szCs w:val="20"/>
              </w:rPr>
              <w:t>..</w:t>
            </w:r>
            <w:proofErr w:type="gramEnd"/>
            <w:r w:rsidRPr="007621F2">
              <w:rPr>
                <w:szCs w:val="20"/>
              </w:rPr>
              <w:t>/../../../../orgUnitHSAId</w:t>
            </w:r>
          </w:p>
        </w:tc>
        <w:tc>
          <w:tcPr>
            <w:tcW w:w="1701" w:type="dxa"/>
          </w:tcPr>
          <w:p w14:paraId="1CD7DF3A" w14:textId="1093866A" w:rsidR="00517C89" w:rsidRPr="007621F2" w:rsidRDefault="00517C89">
            <w:pPr>
              <w:rPr>
                <w:szCs w:val="20"/>
              </w:rPr>
            </w:pPr>
            <w:r w:rsidRPr="007621F2">
              <w:rPr>
                <w:spacing w:val="-1"/>
                <w:szCs w:val="20"/>
              </w:rPr>
              <w:t>HSAIdType</w:t>
            </w:r>
          </w:p>
        </w:tc>
        <w:tc>
          <w:tcPr>
            <w:tcW w:w="3827" w:type="dxa"/>
          </w:tcPr>
          <w:p w14:paraId="209B62AE" w14:textId="069850E0" w:rsidR="00517C89" w:rsidRPr="007621F2" w:rsidRDefault="00517C89">
            <w:pPr>
              <w:rPr>
                <w:szCs w:val="20"/>
              </w:rPr>
            </w:pPr>
            <w:r w:rsidRPr="007621F2">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7B38AB8A" w14:textId="77777777" w:rsidTr="003A6D72">
        <w:tc>
          <w:tcPr>
            <w:tcW w:w="2802" w:type="dxa"/>
          </w:tcPr>
          <w:p w14:paraId="741F4427" w14:textId="29E61EEE" w:rsidR="00517C89" w:rsidRPr="007621F2" w:rsidRDefault="00517C89">
            <w:pPr>
              <w:rPr>
                <w:szCs w:val="20"/>
              </w:rPr>
            </w:pPr>
            <w:proofErr w:type="gramStart"/>
            <w:r w:rsidRPr="007621F2">
              <w:rPr>
                <w:szCs w:val="20"/>
              </w:rPr>
              <w:t>..</w:t>
            </w:r>
            <w:proofErr w:type="gramEnd"/>
            <w:r w:rsidRPr="007621F2">
              <w:rPr>
                <w:szCs w:val="20"/>
              </w:rPr>
              <w:t>/../../../../orgUnitName</w:t>
            </w:r>
          </w:p>
        </w:tc>
        <w:tc>
          <w:tcPr>
            <w:tcW w:w="1701" w:type="dxa"/>
          </w:tcPr>
          <w:p w14:paraId="6E867D02" w14:textId="7C3D5265" w:rsidR="00517C89" w:rsidRPr="007621F2" w:rsidRDefault="00517C89">
            <w:pPr>
              <w:rPr>
                <w:szCs w:val="20"/>
              </w:rPr>
            </w:pPr>
            <w:r w:rsidRPr="007621F2">
              <w:rPr>
                <w:spacing w:val="-1"/>
                <w:szCs w:val="20"/>
              </w:rPr>
              <w:t>string</w:t>
            </w:r>
          </w:p>
        </w:tc>
        <w:tc>
          <w:tcPr>
            <w:tcW w:w="3827" w:type="dxa"/>
          </w:tcPr>
          <w:p w14:paraId="3876A4D9" w14:textId="578EE6E6" w:rsidR="00517C89" w:rsidRPr="007621F2" w:rsidRDefault="00517C89">
            <w:pPr>
              <w:rPr>
                <w:szCs w:val="20"/>
              </w:rPr>
            </w:pPr>
            <w:r w:rsidRPr="007621F2">
              <w:rPr>
                <w:spacing w:val="-1"/>
                <w:szCs w:val="20"/>
              </w:rPr>
              <w:t>Namnet på den organisation som remittenten är uppdragstagare på</w:t>
            </w:r>
          </w:p>
        </w:tc>
        <w:tc>
          <w:tcPr>
            <w:tcW w:w="1192" w:type="dxa"/>
          </w:tcPr>
          <w:p w14:paraId="3A9EDAB2" w14:textId="203CE949" w:rsidR="00517C89" w:rsidRPr="007621F2" w:rsidRDefault="00517C89" w:rsidP="003A6D72">
            <w:pPr>
              <w:jc w:val="center"/>
              <w:rPr>
                <w:szCs w:val="20"/>
              </w:rPr>
            </w:pPr>
            <w:r w:rsidRPr="007621F2">
              <w:rPr>
                <w:spacing w:val="-1"/>
                <w:szCs w:val="20"/>
              </w:rPr>
              <w:t>1</w:t>
            </w:r>
            <w:proofErr w:type="gramStart"/>
            <w:r w:rsidRPr="007621F2">
              <w:rPr>
                <w:spacing w:val="-1"/>
                <w:szCs w:val="20"/>
              </w:rPr>
              <w:t>..</w:t>
            </w:r>
            <w:proofErr w:type="gramEnd"/>
            <w:r w:rsidRPr="007621F2">
              <w:rPr>
                <w:spacing w:val="-1"/>
                <w:szCs w:val="20"/>
              </w:rPr>
              <w:t>1</w:t>
            </w:r>
          </w:p>
        </w:tc>
      </w:tr>
      <w:tr w:rsidR="00517C89" w:rsidRPr="007621F2" w14:paraId="573C99E5" w14:textId="77777777" w:rsidTr="003A6D72">
        <w:tc>
          <w:tcPr>
            <w:tcW w:w="2802" w:type="dxa"/>
          </w:tcPr>
          <w:p w14:paraId="4819B4E9" w14:textId="5BCE664A" w:rsidR="00517C89" w:rsidRPr="007621F2" w:rsidRDefault="00517C89">
            <w:pPr>
              <w:rPr>
                <w:szCs w:val="20"/>
              </w:rPr>
            </w:pPr>
            <w:proofErr w:type="gramStart"/>
            <w:r w:rsidRPr="007621F2">
              <w:rPr>
                <w:szCs w:val="20"/>
              </w:rPr>
              <w:t>..</w:t>
            </w:r>
            <w:proofErr w:type="gramEnd"/>
            <w:r w:rsidRPr="007621F2">
              <w:rPr>
                <w:szCs w:val="20"/>
              </w:rPr>
              <w:t>/../../../../orgUnitTelecom</w:t>
            </w:r>
          </w:p>
        </w:tc>
        <w:tc>
          <w:tcPr>
            <w:tcW w:w="1701" w:type="dxa"/>
          </w:tcPr>
          <w:p w14:paraId="1D3E1827" w14:textId="18371DBF" w:rsidR="00517C89" w:rsidRPr="007621F2" w:rsidRDefault="00517C89">
            <w:pPr>
              <w:rPr>
                <w:szCs w:val="20"/>
              </w:rPr>
            </w:pPr>
            <w:r w:rsidRPr="007621F2">
              <w:rPr>
                <w:spacing w:val="-1"/>
                <w:szCs w:val="20"/>
              </w:rPr>
              <w:t>string</w:t>
            </w:r>
          </w:p>
        </w:tc>
        <w:tc>
          <w:tcPr>
            <w:tcW w:w="3827" w:type="dxa"/>
          </w:tcPr>
          <w:p w14:paraId="72314AE9" w14:textId="157CDB57" w:rsidR="00517C89" w:rsidRPr="007621F2" w:rsidRDefault="00517C89">
            <w:pPr>
              <w:rPr>
                <w:szCs w:val="20"/>
              </w:rPr>
            </w:pPr>
            <w:r w:rsidRPr="007621F2">
              <w:rPr>
                <w:spacing w:val="-1"/>
                <w:szCs w:val="20"/>
              </w:rPr>
              <w:t>Telefon till organisationsenhet</w:t>
            </w:r>
          </w:p>
        </w:tc>
        <w:tc>
          <w:tcPr>
            <w:tcW w:w="1192" w:type="dxa"/>
          </w:tcPr>
          <w:p w14:paraId="6813B611" w14:textId="71F75FDC"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64B16D63" w14:textId="77777777" w:rsidTr="003A6D72">
        <w:tc>
          <w:tcPr>
            <w:tcW w:w="2802" w:type="dxa"/>
          </w:tcPr>
          <w:p w14:paraId="4AE8B95D" w14:textId="3A257129" w:rsidR="00517C89" w:rsidRPr="007621F2" w:rsidRDefault="00517C89">
            <w:pPr>
              <w:rPr>
                <w:szCs w:val="20"/>
              </w:rPr>
            </w:pPr>
            <w:proofErr w:type="gramStart"/>
            <w:r w:rsidRPr="007621F2">
              <w:rPr>
                <w:szCs w:val="20"/>
              </w:rPr>
              <w:t>..</w:t>
            </w:r>
            <w:proofErr w:type="gramEnd"/>
            <w:r w:rsidRPr="007621F2">
              <w:rPr>
                <w:szCs w:val="20"/>
              </w:rPr>
              <w:t>/../../../../orgUnitEmail</w:t>
            </w:r>
          </w:p>
        </w:tc>
        <w:tc>
          <w:tcPr>
            <w:tcW w:w="1701" w:type="dxa"/>
          </w:tcPr>
          <w:p w14:paraId="5D1BF016" w14:textId="4972FDA6" w:rsidR="00517C89" w:rsidRPr="007621F2" w:rsidRDefault="00517C89">
            <w:pPr>
              <w:rPr>
                <w:szCs w:val="20"/>
              </w:rPr>
            </w:pPr>
            <w:r w:rsidRPr="007621F2">
              <w:rPr>
                <w:spacing w:val="-1"/>
                <w:szCs w:val="20"/>
              </w:rPr>
              <w:t>string</w:t>
            </w:r>
          </w:p>
        </w:tc>
        <w:tc>
          <w:tcPr>
            <w:tcW w:w="3827" w:type="dxa"/>
          </w:tcPr>
          <w:p w14:paraId="13D66AE4" w14:textId="5B799548" w:rsidR="00517C89" w:rsidRPr="007621F2" w:rsidRDefault="00517C89">
            <w:pPr>
              <w:rPr>
                <w:szCs w:val="20"/>
              </w:rPr>
            </w:pPr>
            <w:r w:rsidRPr="007621F2">
              <w:rPr>
                <w:spacing w:val="-1"/>
                <w:szCs w:val="20"/>
              </w:rPr>
              <w:t>Epost till enhet</w:t>
            </w:r>
          </w:p>
        </w:tc>
        <w:tc>
          <w:tcPr>
            <w:tcW w:w="1192" w:type="dxa"/>
          </w:tcPr>
          <w:p w14:paraId="23CF59B6" w14:textId="6260CC09"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0AB9A225" w14:textId="77777777" w:rsidTr="003A6D72">
        <w:tc>
          <w:tcPr>
            <w:tcW w:w="2802" w:type="dxa"/>
          </w:tcPr>
          <w:p w14:paraId="05BE59BE" w14:textId="36807027" w:rsidR="00517C89" w:rsidRPr="007621F2" w:rsidRDefault="00517C89">
            <w:pPr>
              <w:rPr>
                <w:szCs w:val="20"/>
              </w:rPr>
            </w:pPr>
            <w:proofErr w:type="gramStart"/>
            <w:r w:rsidRPr="007621F2">
              <w:rPr>
                <w:szCs w:val="20"/>
              </w:rPr>
              <w:t>..</w:t>
            </w:r>
            <w:proofErr w:type="gramEnd"/>
            <w:r w:rsidRPr="007621F2">
              <w:rPr>
                <w:szCs w:val="20"/>
              </w:rPr>
              <w:t>/../../../../orgUnitAddress</w:t>
            </w:r>
          </w:p>
        </w:tc>
        <w:tc>
          <w:tcPr>
            <w:tcW w:w="1701" w:type="dxa"/>
          </w:tcPr>
          <w:p w14:paraId="72857B47" w14:textId="785B5DCF" w:rsidR="00517C89" w:rsidRPr="007621F2" w:rsidRDefault="00517C89">
            <w:pPr>
              <w:rPr>
                <w:szCs w:val="20"/>
              </w:rPr>
            </w:pPr>
            <w:r w:rsidRPr="007621F2">
              <w:rPr>
                <w:spacing w:val="-1"/>
                <w:szCs w:val="20"/>
              </w:rPr>
              <w:t>string</w:t>
            </w:r>
          </w:p>
        </w:tc>
        <w:tc>
          <w:tcPr>
            <w:tcW w:w="3827" w:type="dxa"/>
          </w:tcPr>
          <w:p w14:paraId="05D747E9" w14:textId="642ABFA4" w:rsidR="00517C89" w:rsidRPr="007621F2" w:rsidRDefault="00517C89">
            <w:pPr>
              <w:rPr>
                <w:szCs w:val="20"/>
              </w:rPr>
            </w:pPr>
            <w:r w:rsidRPr="007621F2">
              <w:rPr>
                <w:spacing w:val="-1"/>
                <w:szCs w:val="20"/>
              </w:rPr>
              <w:t>Postadress för den organisation som remittenten är uppdragstagare på</w:t>
            </w:r>
          </w:p>
        </w:tc>
        <w:tc>
          <w:tcPr>
            <w:tcW w:w="1192" w:type="dxa"/>
          </w:tcPr>
          <w:p w14:paraId="2EEE6586" w14:textId="5706D0B7"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33BE54BB" w14:textId="77777777" w:rsidTr="003A6D72">
        <w:tc>
          <w:tcPr>
            <w:tcW w:w="2802" w:type="dxa"/>
          </w:tcPr>
          <w:p w14:paraId="0E8E1E77" w14:textId="3B81EA07" w:rsidR="00517C89" w:rsidRPr="007621F2" w:rsidRDefault="00517C89">
            <w:pPr>
              <w:rPr>
                <w:szCs w:val="20"/>
              </w:rPr>
            </w:pPr>
            <w:proofErr w:type="gramStart"/>
            <w:r w:rsidRPr="007621F2">
              <w:rPr>
                <w:szCs w:val="20"/>
              </w:rPr>
              <w:t>..</w:t>
            </w:r>
            <w:proofErr w:type="gramEnd"/>
            <w:r w:rsidRPr="007621F2">
              <w:rPr>
                <w:szCs w:val="20"/>
              </w:rPr>
              <w:t>/../../../../orgUnitLocation</w:t>
            </w:r>
          </w:p>
        </w:tc>
        <w:tc>
          <w:tcPr>
            <w:tcW w:w="1701" w:type="dxa"/>
          </w:tcPr>
          <w:p w14:paraId="7D337778" w14:textId="01FBD774" w:rsidR="00517C89" w:rsidRPr="007621F2" w:rsidRDefault="00517C89">
            <w:pPr>
              <w:rPr>
                <w:szCs w:val="20"/>
              </w:rPr>
            </w:pPr>
            <w:r w:rsidRPr="007621F2">
              <w:rPr>
                <w:spacing w:val="-1"/>
                <w:szCs w:val="20"/>
              </w:rPr>
              <w:t>string</w:t>
            </w:r>
          </w:p>
        </w:tc>
        <w:tc>
          <w:tcPr>
            <w:tcW w:w="3827" w:type="dxa"/>
          </w:tcPr>
          <w:p w14:paraId="3A7B384C" w14:textId="35852681" w:rsidR="00517C89" w:rsidRPr="007621F2" w:rsidRDefault="00517C89">
            <w:pPr>
              <w:rPr>
                <w:szCs w:val="20"/>
              </w:rPr>
            </w:pPr>
            <w:r w:rsidRPr="007621F2">
              <w:rPr>
                <w:spacing w:val="-1"/>
                <w:szCs w:val="20"/>
              </w:rPr>
              <w:t>Text som anger namnet pa</w:t>
            </w:r>
            <w:r w:rsidRPr="007621F2">
              <w:rPr>
                <w:rFonts w:ascii="Times New Roman" w:hAnsi="Times New Roman"/>
                <w:spacing w:val="-1"/>
                <w:szCs w:val="20"/>
              </w:rPr>
              <w:t>̊</w:t>
            </w:r>
            <w:r w:rsidRPr="007621F2">
              <w:rPr>
                <w:spacing w:val="-1"/>
                <w:szCs w:val="20"/>
              </w:rPr>
              <w:t xml:space="preserve"> plats eller ort fo</w:t>
            </w:r>
            <w:r w:rsidRPr="007621F2">
              <w:rPr>
                <w:rFonts w:cs="Georgia"/>
                <w:spacing w:val="-1"/>
                <w:szCs w:val="20"/>
              </w:rPr>
              <w:t>̈</w:t>
            </w:r>
            <w:r w:rsidRPr="007621F2">
              <w:rPr>
                <w:spacing w:val="-1"/>
                <w:szCs w:val="20"/>
              </w:rPr>
              <w:t>r organisationens fysiska placering</w:t>
            </w:r>
          </w:p>
        </w:tc>
        <w:tc>
          <w:tcPr>
            <w:tcW w:w="1192" w:type="dxa"/>
          </w:tcPr>
          <w:p w14:paraId="242B7F46" w14:textId="5022E088"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r w:rsidR="00517C89" w:rsidRPr="007621F2" w14:paraId="1642E2C2" w14:textId="77777777" w:rsidTr="003A6D72">
        <w:tc>
          <w:tcPr>
            <w:tcW w:w="2802" w:type="dxa"/>
          </w:tcPr>
          <w:p w14:paraId="650C9EB1" w14:textId="77777777" w:rsidR="00517C89" w:rsidRPr="007621F2" w:rsidRDefault="00517C89" w:rsidP="003A6D72">
            <w:pPr>
              <w:spacing w:line="229" w:lineRule="exact"/>
              <w:rPr>
                <w:szCs w:val="20"/>
              </w:rPr>
            </w:pPr>
            <w:proofErr w:type="gramStart"/>
            <w:r w:rsidRPr="007621F2">
              <w:rPr>
                <w:szCs w:val="20"/>
              </w:rPr>
              <w:t>..</w:t>
            </w:r>
            <w:proofErr w:type="gramEnd"/>
            <w:r w:rsidRPr="007621F2">
              <w:rPr>
                <w:szCs w:val="20"/>
              </w:rPr>
              <w:t>/../../../healthcareProfessional</w:t>
            </w:r>
            <w:r w:rsidRPr="007621F2">
              <w:rPr>
                <w:spacing w:val="-1"/>
                <w:szCs w:val="20"/>
              </w:rPr>
              <w:t>CareUnitHSAId</w:t>
            </w:r>
          </w:p>
          <w:p w14:paraId="27C55B88" w14:textId="77777777" w:rsidR="00517C89" w:rsidRPr="007621F2" w:rsidRDefault="00517C89">
            <w:pPr>
              <w:rPr>
                <w:szCs w:val="20"/>
              </w:rPr>
            </w:pPr>
          </w:p>
        </w:tc>
        <w:tc>
          <w:tcPr>
            <w:tcW w:w="1701" w:type="dxa"/>
          </w:tcPr>
          <w:p w14:paraId="3030CB9C" w14:textId="77777777" w:rsidR="00517C89" w:rsidRPr="007621F2" w:rsidRDefault="00517C89" w:rsidP="003A6D72">
            <w:pPr>
              <w:spacing w:line="229" w:lineRule="exact"/>
              <w:rPr>
                <w:rFonts w:cs="Arial"/>
                <w:szCs w:val="20"/>
              </w:rPr>
            </w:pPr>
            <w:r w:rsidRPr="007621F2">
              <w:rPr>
                <w:spacing w:val="-1"/>
                <w:szCs w:val="20"/>
              </w:rPr>
              <w:t>HSAIdType</w:t>
            </w:r>
          </w:p>
          <w:p w14:paraId="5AFFFB4F" w14:textId="77777777" w:rsidR="00517C89" w:rsidRPr="007621F2" w:rsidRDefault="00517C89" w:rsidP="003A6D72">
            <w:pPr>
              <w:spacing w:line="226" w:lineRule="exact"/>
              <w:rPr>
                <w:spacing w:val="-1"/>
                <w:szCs w:val="20"/>
              </w:rPr>
            </w:pPr>
          </w:p>
          <w:p w14:paraId="595542D3" w14:textId="77777777" w:rsidR="00517C89" w:rsidRPr="007621F2" w:rsidRDefault="00517C89">
            <w:pPr>
              <w:rPr>
                <w:szCs w:val="20"/>
              </w:rPr>
            </w:pPr>
          </w:p>
        </w:tc>
        <w:tc>
          <w:tcPr>
            <w:tcW w:w="3827" w:type="dxa"/>
          </w:tcPr>
          <w:p w14:paraId="2958E529" w14:textId="77777777" w:rsidR="00517C89" w:rsidRPr="007621F2" w:rsidRDefault="00517C89" w:rsidP="003A6D72">
            <w:pPr>
              <w:spacing w:line="226" w:lineRule="exact"/>
              <w:rPr>
                <w:szCs w:val="20"/>
              </w:rPr>
            </w:pPr>
            <w:r w:rsidRPr="007621F2">
              <w:rPr>
                <w:szCs w:val="20"/>
              </w:rPr>
              <w:t xml:space="preserve">HSA-id för vårdenhet (pdl-ansvar) som vård- och omsorgspersonen är uppdragstagare för. Skall anges om tillgänglig. </w:t>
            </w:r>
          </w:p>
          <w:p w14:paraId="36F1915D" w14:textId="77777777" w:rsidR="00517C89" w:rsidRPr="007621F2" w:rsidRDefault="00517C89">
            <w:pPr>
              <w:rPr>
                <w:szCs w:val="20"/>
              </w:rPr>
            </w:pPr>
          </w:p>
        </w:tc>
        <w:tc>
          <w:tcPr>
            <w:tcW w:w="1192" w:type="dxa"/>
          </w:tcPr>
          <w:p w14:paraId="6C626829" w14:textId="525C191B" w:rsidR="00517C89" w:rsidRPr="007621F2" w:rsidRDefault="00517C89" w:rsidP="003A6D72">
            <w:pPr>
              <w:jc w:val="center"/>
              <w:rPr>
                <w:szCs w:val="20"/>
              </w:rPr>
            </w:pPr>
            <w:commentRangeStart w:id="274"/>
            <w:r w:rsidRPr="007621F2">
              <w:rPr>
                <w:spacing w:val="-1"/>
                <w:szCs w:val="20"/>
              </w:rPr>
              <w:t>0</w:t>
            </w:r>
            <w:proofErr w:type="gramStart"/>
            <w:r w:rsidRPr="007621F2">
              <w:rPr>
                <w:spacing w:val="-1"/>
                <w:szCs w:val="20"/>
              </w:rPr>
              <w:t>..</w:t>
            </w:r>
            <w:proofErr w:type="gramEnd"/>
            <w:r w:rsidRPr="007621F2">
              <w:rPr>
                <w:spacing w:val="-1"/>
                <w:szCs w:val="20"/>
              </w:rPr>
              <w:t>1</w:t>
            </w:r>
            <w:commentRangeEnd w:id="274"/>
            <w:r w:rsidRPr="007621F2">
              <w:rPr>
                <w:rStyle w:val="CommentReference"/>
                <w:sz w:val="20"/>
                <w:szCs w:val="20"/>
              </w:rPr>
              <w:commentReference w:id="274"/>
            </w:r>
          </w:p>
        </w:tc>
      </w:tr>
      <w:tr w:rsidR="00517C89" w:rsidRPr="007621F2" w14:paraId="1EEE976F" w14:textId="77777777" w:rsidTr="003A6D72">
        <w:tc>
          <w:tcPr>
            <w:tcW w:w="2802" w:type="dxa"/>
          </w:tcPr>
          <w:p w14:paraId="1F01FBAE" w14:textId="3B326D0A" w:rsidR="00517C89" w:rsidRPr="007621F2" w:rsidRDefault="00517C89">
            <w:pPr>
              <w:rPr>
                <w:szCs w:val="20"/>
              </w:rPr>
            </w:pPr>
            <w:proofErr w:type="gramStart"/>
            <w:r w:rsidRPr="007621F2">
              <w:rPr>
                <w:szCs w:val="20"/>
              </w:rPr>
              <w:t>..</w:t>
            </w:r>
            <w:proofErr w:type="gramEnd"/>
            <w:r w:rsidRPr="007621F2">
              <w:rPr>
                <w:szCs w:val="20"/>
              </w:rPr>
              <w:t>/../../../healthcareProfessional</w:t>
            </w:r>
            <w:r w:rsidRPr="007621F2">
              <w:rPr>
                <w:spacing w:val="-1"/>
                <w:szCs w:val="20"/>
              </w:rPr>
              <w:t>CareGiverHSAId</w:t>
            </w:r>
          </w:p>
        </w:tc>
        <w:tc>
          <w:tcPr>
            <w:tcW w:w="1701" w:type="dxa"/>
          </w:tcPr>
          <w:p w14:paraId="188DD9C0" w14:textId="77777777" w:rsidR="00517C89" w:rsidRPr="007621F2" w:rsidRDefault="00517C89" w:rsidP="003A6D72">
            <w:pPr>
              <w:spacing w:line="226" w:lineRule="exact"/>
              <w:rPr>
                <w:spacing w:val="-1"/>
                <w:szCs w:val="20"/>
              </w:rPr>
            </w:pPr>
            <w:r w:rsidRPr="007621F2">
              <w:rPr>
                <w:spacing w:val="-1"/>
                <w:szCs w:val="20"/>
              </w:rPr>
              <w:t>HSAIdType</w:t>
            </w:r>
          </w:p>
          <w:p w14:paraId="2A20F577" w14:textId="77777777" w:rsidR="00517C89" w:rsidRPr="007621F2" w:rsidRDefault="00517C89">
            <w:pPr>
              <w:rPr>
                <w:szCs w:val="20"/>
              </w:rPr>
            </w:pPr>
          </w:p>
        </w:tc>
        <w:tc>
          <w:tcPr>
            <w:tcW w:w="3827" w:type="dxa"/>
          </w:tcPr>
          <w:p w14:paraId="4D7592FF" w14:textId="14E7484F" w:rsidR="00517C89" w:rsidRPr="007621F2" w:rsidRDefault="00517C89">
            <w:pPr>
              <w:rPr>
                <w:szCs w:val="20"/>
              </w:rPr>
            </w:pPr>
            <w:r w:rsidRPr="007621F2">
              <w:rPr>
                <w:szCs w:val="20"/>
              </w:rPr>
              <w:t>HSA-id för vårdgivaren, som är vårdgivare för den enhet som författaren är uppdragstagare för. Skall anges om tillgänglig.</w:t>
            </w:r>
          </w:p>
        </w:tc>
        <w:tc>
          <w:tcPr>
            <w:tcW w:w="1192" w:type="dxa"/>
          </w:tcPr>
          <w:p w14:paraId="32952664" w14:textId="07CDC2F6" w:rsidR="00517C89" w:rsidRPr="007621F2" w:rsidRDefault="00517C89" w:rsidP="003A6D72">
            <w:pPr>
              <w:jc w:val="center"/>
              <w:rPr>
                <w:szCs w:val="20"/>
              </w:rPr>
            </w:pPr>
            <w:commentRangeStart w:id="275"/>
            <w:r w:rsidRPr="007621F2">
              <w:rPr>
                <w:spacing w:val="-1"/>
                <w:szCs w:val="20"/>
              </w:rPr>
              <w:t>0</w:t>
            </w:r>
            <w:proofErr w:type="gramStart"/>
            <w:r w:rsidRPr="007621F2">
              <w:rPr>
                <w:spacing w:val="-1"/>
                <w:szCs w:val="20"/>
              </w:rPr>
              <w:t>..</w:t>
            </w:r>
            <w:proofErr w:type="gramEnd"/>
            <w:r w:rsidRPr="007621F2">
              <w:rPr>
                <w:spacing w:val="-1"/>
                <w:szCs w:val="20"/>
              </w:rPr>
              <w:t>1</w:t>
            </w:r>
            <w:commentRangeEnd w:id="275"/>
            <w:r w:rsidRPr="007621F2">
              <w:rPr>
                <w:rStyle w:val="CommentReference"/>
                <w:sz w:val="20"/>
                <w:szCs w:val="20"/>
              </w:rPr>
              <w:commentReference w:id="275"/>
            </w:r>
          </w:p>
        </w:tc>
      </w:tr>
      <w:tr w:rsidR="00517C89" w:rsidRPr="007621F2" w14:paraId="2D2B16B8" w14:textId="77777777" w:rsidTr="003A6D72">
        <w:tc>
          <w:tcPr>
            <w:tcW w:w="2802" w:type="dxa"/>
          </w:tcPr>
          <w:p w14:paraId="42342D47" w14:textId="23B2BCCB" w:rsidR="00517C89" w:rsidRPr="007621F2" w:rsidRDefault="007621F2">
            <w:pPr>
              <w:rPr>
                <w:szCs w:val="20"/>
              </w:rPr>
            </w:pPr>
            <w:proofErr w:type="gramStart"/>
            <w:r w:rsidRPr="007621F2">
              <w:rPr>
                <w:szCs w:val="20"/>
              </w:rPr>
              <w:t>..</w:t>
            </w:r>
            <w:proofErr w:type="gramEnd"/>
            <w:r w:rsidRPr="007621F2">
              <w:rPr>
                <w:szCs w:val="20"/>
              </w:rPr>
              <w:t>/../../</w:t>
            </w:r>
            <w:r w:rsidR="00517C89" w:rsidRPr="007621F2">
              <w:rPr>
                <w:szCs w:val="20"/>
                <w:highlight w:val="yellow"/>
              </w:rPr>
              <w:t>attested</w:t>
            </w:r>
          </w:p>
        </w:tc>
        <w:tc>
          <w:tcPr>
            <w:tcW w:w="1701" w:type="dxa"/>
          </w:tcPr>
          <w:p w14:paraId="66B9E039" w14:textId="0A420BFA" w:rsidR="00517C89" w:rsidRPr="007621F2" w:rsidRDefault="00517C89">
            <w:pPr>
              <w:rPr>
                <w:szCs w:val="20"/>
              </w:rPr>
            </w:pPr>
            <w:r w:rsidRPr="007621F2">
              <w:rPr>
                <w:i/>
                <w:spacing w:val="-1"/>
                <w:szCs w:val="20"/>
              </w:rPr>
              <w:t>LegalAuthenticatorType</w:t>
            </w:r>
          </w:p>
        </w:tc>
        <w:tc>
          <w:tcPr>
            <w:tcW w:w="3827" w:type="dxa"/>
          </w:tcPr>
          <w:p w14:paraId="03DBC5F9" w14:textId="22D232F7" w:rsidR="00517C89" w:rsidRPr="007621F2" w:rsidRDefault="00517C89">
            <w:pPr>
              <w:rPr>
                <w:szCs w:val="20"/>
              </w:rPr>
            </w:pPr>
            <w:r w:rsidRPr="007621F2">
              <w:rPr>
                <w:i/>
                <w:szCs w:val="20"/>
              </w:rPr>
              <w:t>Information om den som vidimerat mottaget svar på vårdbegäran</w:t>
            </w:r>
          </w:p>
        </w:tc>
        <w:tc>
          <w:tcPr>
            <w:tcW w:w="1192" w:type="dxa"/>
          </w:tcPr>
          <w:p w14:paraId="21469E14" w14:textId="74F9E998" w:rsidR="00517C89" w:rsidRPr="007621F2" w:rsidRDefault="00517C89" w:rsidP="003A6D72">
            <w:pPr>
              <w:jc w:val="center"/>
              <w:rPr>
                <w:szCs w:val="20"/>
              </w:rPr>
            </w:pPr>
            <w:r w:rsidRPr="007621F2">
              <w:rPr>
                <w:spacing w:val="-1"/>
                <w:szCs w:val="20"/>
              </w:rPr>
              <w:t>0</w:t>
            </w:r>
            <w:proofErr w:type="gramStart"/>
            <w:r w:rsidRPr="007621F2">
              <w:rPr>
                <w:spacing w:val="-1"/>
                <w:szCs w:val="20"/>
              </w:rPr>
              <w:t>..</w:t>
            </w:r>
            <w:proofErr w:type="gramEnd"/>
            <w:r w:rsidRPr="007621F2">
              <w:rPr>
                <w:spacing w:val="-1"/>
                <w:szCs w:val="20"/>
              </w:rPr>
              <w:t>1</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276" w:name="_Toc383102107"/>
      <w:r w:rsidRPr="00CC412F">
        <w:t>Övriga regler</w:t>
      </w:r>
      <w:bookmarkEnd w:id="276"/>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30"/>
      <w:headerReference w:type="first" r:id="rId31"/>
      <w:footerReference w:type="first" r:id="rId32"/>
      <w:pgSz w:w="11906" w:h="16838" w:code="9"/>
      <w:pgMar w:top="2495" w:right="1531" w:bottom="1701" w:left="1701" w:header="1304"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 w:author="Stefan Asanin" w:date="2014-03-27T13:38:00Z" w:initials="ASN">
    <w:p w14:paraId="248DD4AC" w14:textId="443D49D0" w:rsidR="00627F1E" w:rsidRDefault="00627F1E">
      <w:pPr>
        <w:pStyle w:val="CommentText"/>
      </w:pPr>
      <w:r>
        <w:rPr>
          <w:rStyle w:val="CommentReference"/>
        </w:rPr>
        <w:annotationRef/>
      </w:r>
      <w:r>
        <w:t>Byt bild!</w:t>
      </w:r>
    </w:p>
  </w:comment>
  <w:comment w:id="98" w:author="Stefan Asanin" w:date="2014-03-27T13:43:00Z" w:initials="ASN">
    <w:p w14:paraId="2ACFB933" w14:textId="47F0A412" w:rsidR="00627F1E" w:rsidRDefault="00627F1E">
      <w:pPr>
        <w:pStyle w:val="CommentText"/>
      </w:pPr>
      <w:r>
        <w:rPr>
          <w:rStyle w:val="CommentReference"/>
        </w:rPr>
        <w:annotationRef/>
      </w:r>
      <w:r>
        <w:t>Stor bokstav</w:t>
      </w:r>
    </w:p>
  </w:comment>
  <w:comment w:id="99" w:author="Björn Genfors" w:date="2014-03-20T10:37:00Z" w:initials="BG">
    <w:p w14:paraId="018924EC" w14:textId="77777777" w:rsidR="00627F1E" w:rsidRDefault="00627F1E" w:rsidP="00F7750B">
      <w:pPr>
        <w:pStyle w:val="CommentText"/>
      </w:pPr>
      <w:r>
        <w:rPr>
          <w:rStyle w:val="CommentReference"/>
        </w:rPr>
        <w:annotationRef/>
      </w:r>
      <w:r>
        <w:t>Denna är beskriven något fel i TKB, mediatypen ska ligga under actResult, men saknar en indentering.</w:t>
      </w:r>
    </w:p>
  </w:comment>
  <w:comment w:id="107" w:author="Stefan Asanin" w:date="2014-03-27T13:43:00Z" w:initials="ASN">
    <w:p w14:paraId="172F4702" w14:textId="7217F2E5" w:rsidR="00627F1E" w:rsidRDefault="00627F1E">
      <w:pPr>
        <w:pStyle w:val="CommentText"/>
      </w:pPr>
      <w:r>
        <w:rPr>
          <w:rStyle w:val="CommentReference"/>
        </w:rPr>
        <w:annotationRef/>
      </w:r>
      <w:r>
        <w:t>Uppdatera</w:t>
      </w:r>
    </w:p>
  </w:comment>
  <w:comment w:id="114" w:author="Stefan Asanin" w:date="2014-03-27T13:45:00Z" w:initials="ASN">
    <w:p w14:paraId="2D9B71B5" w14:textId="43FBCD3A" w:rsidR="00627F1E" w:rsidRDefault="00627F1E">
      <w:pPr>
        <w:pStyle w:val="CommentText"/>
      </w:pPr>
      <w:r>
        <w:rPr>
          <w:rStyle w:val="CommentReference"/>
        </w:rPr>
        <w:annotationRef/>
      </w:r>
      <w:r>
        <w:t>Referens</w:t>
      </w:r>
    </w:p>
  </w:comment>
  <w:comment w:id="115" w:author="Stefan Asanin" w:date="2014-03-27T13:45:00Z" w:initials="ASN">
    <w:p w14:paraId="17BBCB5F" w14:textId="317BDDED" w:rsidR="00627F1E" w:rsidRDefault="00627F1E">
      <w:pPr>
        <w:pStyle w:val="CommentText"/>
      </w:pPr>
      <w:r>
        <w:rPr>
          <w:rStyle w:val="CommentReference"/>
        </w:rPr>
        <w:annotationRef/>
      </w:r>
      <w:r>
        <w:t>Uppdatera</w:t>
      </w:r>
    </w:p>
  </w:comment>
  <w:comment w:id="116" w:author="Stefan Asanin" w:date="2014-03-27T13:46:00Z" w:initials="ASN">
    <w:p w14:paraId="1F4C2A3E" w14:textId="5BDD3708" w:rsidR="00627F1E" w:rsidRDefault="00627F1E">
      <w:pPr>
        <w:pStyle w:val="CommentText"/>
      </w:pPr>
      <w:r>
        <w:rPr>
          <w:rStyle w:val="CommentReference"/>
        </w:rPr>
        <w:annotationRef/>
      </w:r>
      <w:r>
        <w:t>Stor bokstav.</w:t>
      </w:r>
    </w:p>
  </w:comment>
  <w:comment w:id="119" w:author="Marcus Claus" w:date="2014-03-27T13:50:00Z" w:initials="MC">
    <w:p w14:paraId="4251B752" w14:textId="77777777" w:rsidR="00627F1E" w:rsidRDefault="00627F1E" w:rsidP="00FE3D2C">
      <w:pPr>
        <w:pStyle w:val="CommentText"/>
      </w:pPr>
      <w:r>
        <w:rPr>
          <w:rStyle w:val="CommentReference"/>
        </w:rPr>
        <w:annotationRef/>
      </w:r>
      <w:proofErr w:type="gramStart"/>
      <w:r>
        <w:t>ta</w:t>
      </w:r>
      <w:proofErr w:type="gramEnd"/>
      <w:r>
        <w:t xml:space="preserve"> mappningen från reuma</w:t>
      </w:r>
    </w:p>
  </w:comment>
  <w:comment w:id="127" w:author="Stefan Asanin" w:date="2014-03-27T13:53:00Z" w:initials="ASN">
    <w:p w14:paraId="12FD437B" w14:textId="5DECDBBB" w:rsidR="00627F1E" w:rsidRDefault="00627F1E">
      <w:pPr>
        <w:pStyle w:val="CommentText"/>
      </w:pPr>
      <w:r>
        <w:rPr>
          <w:rStyle w:val="CommentReference"/>
        </w:rPr>
        <w:annotationRef/>
      </w:r>
      <w:r>
        <w:t>Uppdatera text och schematron regel (testsuite)</w:t>
      </w:r>
    </w:p>
  </w:comment>
  <w:comment w:id="128" w:author="Stefan Asanin" w:date="2014-03-27T13:54:00Z" w:initials="ASN">
    <w:p w14:paraId="75B6713D" w14:textId="0D46B7AB" w:rsidR="00627F1E" w:rsidRDefault="00627F1E">
      <w:pPr>
        <w:pStyle w:val="CommentText"/>
      </w:pPr>
      <w:r>
        <w:rPr>
          <w:rStyle w:val="CommentReference"/>
        </w:rPr>
        <w:annotationRef/>
      </w:r>
      <w:r>
        <w:t>Logiska fel – flyttas?</w:t>
      </w:r>
    </w:p>
  </w:comment>
  <w:comment w:id="134" w:author="Stefan Asanin" w:date="2014-03-27T14:07:00Z" w:initials="ASN">
    <w:p w14:paraId="5B51B0C3" w14:textId="0EC08A40" w:rsidR="00627F1E" w:rsidRDefault="00627F1E">
      <w:pPr>
        <w:pStyle w:val="CommentText"/>
      </w:pPr>
      <w:r>
        <w:rPr>
          <w:rStyle w:val="CommentReference"/>
        </w:rPr>
        <w:annotationRef/>
      </w:r>
      <w:r>
        <w:t>Uppdateras</w:t>
      </w:r>
    </w:p>
  </w:comment>
  <w:comment w:id="135" w:author="Stefan Asanin" w:date="2014-03-27T14:07:00Z" w:initials="ASN">
    <w:p w14:paraId="0B8476FF" w14:textId="3F88E9D8" w:rsidR="00627F1E" w:rsidRDefault="00627F1E">
      <w:pPr>
        <w:pStyle w:val="CommentText"/>
      </w:pPr>
      <w:r>
        <w:rPr>
          <w:rStyle w:val="CommentReference"/>
        </w:rPr>
        <w:annotationRef/>
      </w:r>
      <w:r>
        <w:t>Logiska fel – flyttas?</w:t>
      </w:r>
    </w:p>
  </w:comment>
  <w:comment w:id="136" w:author="Stefan Asanin" w:date="2014-03-27T14:08:00Z" w:initials="ASN">
    <w:p w14:paraId="5408A320" w14:textId="09B1158D" w:rsidR="00627F1E" w:rsidRDefault="00627F1E">
      <w:pPr>
        <w:pStyle w:val="CommentText"/>
      </w:pPr>
      <w:r>
        <w:rPr>
          <w:rStyle w:val="CommentReference"/>
        </w:rPr>
        <w:annotationRef/>
      </w:r>
      <w:proofErr w:type="gramStart"/>
      <w:r>
        <w:t>referens</w:t>
      </w:r>
      <w:proofErr w:type="gramEnd"/>
    </w:p>
  </w:comment>
  <w:comment w:id="140" w:author="Stefan Asanin" w:date="2014-03-27T14:12:00Z" w:initials="ASN">
    <w:p w14:paraId="7FB5DF93" w14:textId="1215F2F7" w:rsidR="00627F1E" w:rsidRDefault="00627F1E">
      <w:pPr>
        <w:pStyle w:val="CommentText"/>
      </w:pPr>
      <w:r>
        <w:rPr>
          <w:rStyle w:val="CommentReference"/>
        </w:rPr>
        <w:annotationRef/>
      </w:r>
      <w:r>
        <w:t xml:space="preserve">Lägg till om gemensamma typer </w:t>
      </w:r>
    </w:p>
  </w:comment>
  <w:comment w:id="143" w:author="Stefan Asanin" w:date="2014-03-27T14:22:00Z" w:initials="ASN">
    <w:p w14:paraId="2C6C2097" w14:textId="4A98AACA" w:rsidR="00627F1E" w:rsidRDefault="00627F1E">
      <w:pPr>
        <w:pStyle w:val="CommentText"/>
      </w:pPr>
      <w:r>
        <w:rPr>
          <w:rStyle w:val="CommentReference"/>
        </w:rPr>
        <w:annotationRef/>
      </w:r>
      <w:r>
        <w:t>Uppdatera</w:t>
      </w:r>
    </w:p>
  </w:comment>
  <w:comment w:id="144" w:author="Stefan Asanin" w:date="2014-03-27T14:22:00Z" w:initials="ASN">
    <w:p w14:paraId="5DDCF60D" w14:textId="6E90094F" w:rsidR="00627F1E" w:rsidRDefault="00627F1E">
      <w:pPr>
        <w:pStyle w:val="CommentText"/>
      </w:pPr>
      <w:r>
        <w:rPr>
          <w:rStyle w:val="CommentReference"/>
        </w:rPr>
        <w:annotationRef/>
      </w:r>
      <w:r>
        <w:t>Logiska fel – flyttas.</w:t>
      </w:r>
    </w:p>
  </w:comment>
  <w:comment w:id="145" w:author="Stefan Asanin" w:date="2014-03-27T14:24:00Z" w:initials="ASN">
    <w:p w14:paraId="0BD30648" w14:textId="7B95EBD3" w:rsidR="00627F1E" w:rsidRDefault="00627F1E">
      <w:pPr>
        <w:pStyle w:val="CommentText"/>
      </w:pPr>
      <w:r>
        <w:rPr>
          <w:rStyle w:val="CommentReference"/>
        </w:rPr>
        <w:annotationRef/>
      </w:r>
      <w:proofErr w:type="gramStart"/>
      <w:r>
        <w:t>referens</w:t>
      </w:r>
      <w:proofErr w:type="gramEnd"/>
    </w:p>
  </w:comment>
  <w:comment w:id="146" w:author="Stefan Asanin" w:date="2014-03-27T14:26:00Z" w:initials="ASN">
    <w:p w14:paraId="3D436E35" w14:textId="79C55FF6" w:rsidR="00627F1E" w:rsidRDefault="00627F1E">
      <w:pPr>
        <w:pStyle w:val="CommentText"/>
      </w:pPr>
      <w:r>
        <w:rPr>
          <w:rStyle w:val="CommentReference"/>
        </w:rPr>
        <w:annotationRef/>
      </w:r>
      <w:proofErr w:type="gramStart"/>
      <w:r>
        <w:t>referens</w:t>
      </w:r>
      <w:proofErr w:type="gramEnd"/>
    </w:p>
  </w:comment>
  <w:comment w:id="159" w:author="Stefan Asanin" w:date="2014-03-27T14:32:00Z" w:initials="ASN">
    <w:p w14:paraId="00DCB3A6" w14:textId="05EB09CA" w:rsidR="00627F1E" w:rsidRDefault="00627F1E">
      <w:pPr>
        <w:pStyle w:val="CommentText"/>
      </w:pPr>
      <w:r>
        <w:rPr>
          <w:rStyle w:val="CommentReference"/>
        </w:rPr>
        <w:annotationRef/>
      </w:r>
      <w:r>
        <w:rPr>
          <w:rStyle w:val="CommentReference"/>
        </w:rPr>
        <w:t>Uppdatera texten. Ändrat från timePeriod.</w:t>
      </w:r>
    </w:p>
  </w:comment>
  <w:comment w:id="160" w:author="Stefan Asanin" w:date="2014-03-27T14:30:00Z" w:initials="ASN">
    <w:p w14:paraId="22B15E4A" w14:textId="20809665" w:rsidR="00627F1E" w:rsidRDefault="00627F1E">
      <w:pPr>
        <w:pStyle w:val="CommentText"/>
      </w:pPr>
      <w:r>
        <w:rPr>
          <w:rStyle w:val="CommentReference"/>
        </w:rPr>
        <w:annotationRef/>
      </w:r>
      <w:r>
        <w:t>Logiska fel - fixa</w:t>
      </w:r>
    </w:p>
  </w:comment>
  <w:comment w:id="166" w:author="Stefan Asanin" w:date="2014-03-27T14:45:00Z" w:initials="ASN">
    <w:p w14:paraId="6E365684" w14:textId="0262BA6E" w:rsidR="00627F1E" w:rsidRDefault="00627F1E">
      <w:pPr>
        <w:pStyle w:val="CommentText"/>
      </w:pPr>
      <w:r>
        <w:rPr>
          <w:rStyle w:val="CommentReference"/>
        </w:rPr>
        <w:annotationRef/>
      </w:r>
      <w:r>
        <w:t>Referens + kodverk?</w:t>
      </w:r>
    </w:p>
  </w:comment>
  <w:comment w:id="195" w:author="Stefan Asanin" w:date="2014-03-27T14:51:00Z" w:initials="ASN">
    <w:p w14:paraId="55173EE1" w14:textId="1F4E1648" w:rsidR="00627F1E" w:rsidRDefault="00627F1E">
      <w:pPr>
        <w:pStyle w:val="CommentText"/>
      </w:pPr>
      <w:r>
        <w:rPr>
          <w:rStyle w:val="CommentReference"/>
        </w:rPr>
        <w:annotationRef/>
      </w:r>
      <w:proofErr w:type="gramStart"/>
      <w:r>
        <w:t>referens</w:t>
      </w:r>
      <w:proofErr w:type="gramEnd"/>
    </w:p>
  </w:comment>
  <w:comment w:id="215" w:author="Khaled Daham" w:date="2014-03-28T12:25:00Z" w:initials="KD">
    <w:p w14:paraId="73280263" w14:textId="04903923" w:rsidR="00627F1E" w:rsidRDefault="00627F1E">
      <w:pPr>
        <w:pStyle w:val="CommentText"/>
      </w:pPr>
      <w:r>
        <w:rPr>
          <w:rStyle w:val="CommentReference"/>
        </w:rPr>
        <w:annotationRef/>
      </w:r>
      <w:proofErr w:type="gramStart"/>
      <w:r>
        <w:t>datePeriod</w:t>
      </w:r>
      <w:proofErr w:type="gramEnd"/>
    </w:p>
  </w:comment>
  <w:comment w:id="217" w:author="Khaled Daham" w:date="2014-03-28T12:28:00Z" w:initials="KD">
    <w:p w14:paraId="5FDCC88A" w14:textId="4823DC2C" w:rsidR="00627F1E" w:rsidRDefault="00627F1E">
      <w:pPr>
        <w:pStyle w:val="CommentText"/>
      </w:pPr>
      <w:r>
        <w:rPr>
          <w:rStyle w:val="CommentReference"/>
        </w:rPr>
        <w:annotationRef/>
      </w:r>
      <w:r>
        <w:t>Om fältet är tvingande så sätt den till 1</w:t>
      </w:r>
      <w:proofErr w:type="gramStart"/>
      <w:r>
        <w:t>..</w:t>
      </w:r>
      <w:proofErr w:type="gramEnd"/>
      <w:r>
        <w:t>1, det skall skapas en schematron-regel för det.</w:t>
      </w:r>
    </w:p>
  </w:comment>
  <w:comment w:id="216" w:author="Andreas Bjärkmar" w:date="2014-03-28T12:27:00Z" w:initials="AB">
    <w:p w14:paraId="36C181DA" w14:textId="77777777" w:rsidR="00627F1E" w:rsidRDefault="00627F1E" w:rsidP="005D7DF6">
      <w:pPr>
        <w:pStyle w:val="CommentText"/>
      </w:pPr>
      <w:r>
        <w:rPr>
          <w:rStyle w:val="CommentReference"/>
        </w:rPr>
        <w:annotationRef/>
      </w:r>
      <w:r>
        <w:t>1</w:t>
      </w:r>
      <w:proofErr w:type="gramStart"/>
      <w:r>
        <w:t>..</w:t>
      </w:r>
      <w:proofErr w:type="gramEnd"/>
      <w:r>
        <w:t>1</w:t>
      </w:r>
    </w:p>
    <w:p w14:paraId="2E2D9320" w14:textId="77777777" w:rsidR="00627F1E" w:rsidRDefault="00627F1E" w:rsidP="00627F1E">
      <w:pPr>
        <w:pStyle w:val="CommentText"/>
        <w:ind w:left="0"/>
      </w:pPr>
    </w:p>
  </w:comment>
  <w:comment w:id="218" w:author="Khaled Daham" w:date="2014-03-28T12:29:00Z" w:initials="KD">
    <w:p w14:paraId="22C2580E" w14:textId="13F424F7" w:rsidR="00627F1E" w:rsidRDefault="00627F1E">
      <w:pPr>
        <w:pStyle w:val="CommentText"/>
      </w:pPr>
      <w:r>
        <w:rPr>
          <w:rStyle w:val="CommentReference"/>
        </w:rPr>
        <w:annotationRef/>
      </w:r>
      <w:r>
        <w:t>Vart är legalAuthenticatorRoleCode?</w:t>
      </w:r>
    </w:p>
  </w:comment>
  <w:comment w:id="219" w:author="Andreas Bjärkmar" w:date="2014-03-20T13:39:00Z" w:initials="AB">
    <w:p w14:paraId="4A59F368" w14:textId="77777777" w:rsidR="00627F1E" w:rsidRDefault="00627F1E" w:rsidP="005D7DF6">
      <w:pPr>
        <w:pStyle w:val="CommentText"/>
      </w:pPr>
      <w:r>
        <w:rPr>
          <w:rStyle w:val="CommentReference"/>
        </w:rPr>
        <w:annotationRef/>
      </w:r>
      <w:r>
        <w:t>Arvid: Det måste finnas ett sätt att säkerställa att man som konsument kan få tillgång både till PREL svar, DEF svar och TILL svar. Detta kanske är krav som måste ställas på anslutande producenter att de uppdaterar EI i tillräcklig takt för att inte riskera att konsumenter missar preliminärsvar.</w:t>
      </w:r>
    </w:p>
  </w:comment>
  <w:comment w:id="220" w:author="Khaled Daham" w:date="2014-03-28T12:31:00Z" w:initials="KD">
    <w:p w14:paraId="183AC91C" w14:textId="59DBA58C" w:rsidR="00627F1E" w:rsidRDefault="00627F1E">
      <w:pPr>
        <w:pStyle w:val="CommentText"/>
      </w:pPr>
      <w:r>
        <w:rPr>
          <w:rStyle w:val="CommentReference"/>
        </w:rPr>
        <w:annotationRef/>
      </w:r>
      <w:r>
        <w:t>Ändrar till en coded enum då kv_svarstyp inte är ett kodverk som inte finns längre.</w:t>
      </w:r>
    </w:p>
  </w:comment>
  <w:comment w:id="225" w:author="Andreas Bjärkmar" w:date="2014-03-20T13:39:00Z" w:initials="AB">
    <w:p w14:paraId="40EDD806" w14:textId="77777777" w:rsidR="00627F1E" w:rsidRDefault="00627F1E" w:rsidP="005D7DF6">
      <w:pPr>
        <w:pStyle w:val="CommentText"/>
      </w:pPr>
      <w:r>
        <w:rPr>
          <w:rStyle w:val="CommentReference"/>
        </w:rPr>
        <w:annotationRef/>
      </w:r>
      <w:proofErr w:type="gramStart"/>
      <w:r>
        <w:t>resultTime</w:t>
      </w:r>
      <w:proofErr w:type="gramEnd"/>
      <w:r>
        <w:t xml:space="preserve"> = svarstidpunkt? Det låter inte riktigt rätt namngivningsmässigt. </w:t>
      </w:r>
      <w:proofErr w:type="gramStart"/>
      <w:r>
        <w:t>resultTime</w:t>
      </w:r>
      <w:proofErr w:type="gramEnd"/>
      <w:r>
        <w:t xml:space="preserve"> låter som tidpunkten ett resultat produceras.</w:t>
      </w:r>
    </w:p>
  </w:comment>
  <w:comment w:id="257" w:author="Khaled Daham" w:date="2014-03-28T12:34:00Z" w:initials="KD">
    <w:p w14:paraId="54CCFD45" w14:textId="0213BD52" w:rsidR="00627F1E" w:rsidRDefault="00627F1E">
      <w:pPr>
        <w:pStyle w:val="CommentText"/>
      </w:pPr>
      <w:r>
        <w:rPr>
          <w:rStyle w:val="CommentReference"/>
        </w:rPr>
        <w:annotationRef/>
      </w:r>
      <w:r>
        <w:t xml:space="preserve">Vi måste referera till ref-tabellen som skall ha en referens till sammanställningen av kodverk på rivta </w:t>
      </w:r>
    </w:p>
  </w:comment>
  <w:comment w:id="258" w:author="Khaled Daham" w:date="2014-03-28T12:35:00Z" w:initials="KD">
    <w:p w14:paraId="4A5293D3" w14:textId="10C2D4F1" w:rsidR="00627F1E" w:rsidRDefault="00627F1E">
      <w:pPr>
        <w:pStyle w:val="CommentText"/>
      </w:pPr>
      <w:r>
        <w:rPr>
          <w:rStyle w:val="CommentReference"/>
        </w:rPr>
        <w:annotationRef/>
      </w:r>
      <w:proofErr w:type="gramStart"/>
      <w:r>
        <w:t>patientData</w:t>
      </w:r>
      <w:proofErr w:type="gramEnd"/>
      <w:r>
        <w:t xml:space="preserve"> skall vara examinationUnit</w:t>
      </w:r>
    </w:p>
  </w:comment>
  <w:comment w:id="259" w:author="Andreas Bjärkmar" w:date="2014-03-20T13:39:00Z" w:initials="AB">
    <w:p w14:paraId="096EAFB0" w14:textId="77777777" w:rsidR="00627F1E" w:rsidRDefault="00627F1E" w:rsidP="005D7DF6">
      <w:pPr>
        <w:pStyle w:val="CommentText"/>
      </w:pPr>
      <w:r>
        <w:rPr>
          <w:rStyle w:val="CommentReference"/>
        </w:rPr>
        <w:annotationRef/>
      </w:r>
      <w:r>
        <w:t>1</w:t>
      </w:r>
      <w:proofErr w:type="gramStart"/>
      <w:r>
        <w:t>..</w:t>
      </w:r>
      <w:proofErr w:type="gramEnd"/>
      <w:r>
        <w:t>1</w:t>
      </w:r>
    </w:p>
  </w:comment>
  <w:comment w:id="261" w:author="Andreas Bjärkmar" w:date="2014-03-20T13:39:00Z" w:initials="AB">
    <w:p w14:paraId="00A99A74" w14:textId="77777777" w:rsidR="00627F1E" w:rsidRDefault="00627F1E" w:rsidP="005D7DF6">
      <w:pPr>
        <w:pStyle w:val="CommentText"/>
      </w:pPr>
      <w:r>
        <w:rPr>
          <w:rStyle w:val="CommentReference"/>
        </w:rPr>
        <w:annotationRef/>
      </w:r>
      <w:r>
        <w:t>Den här ModalityDataType är en begränsning av ModalityDataType som används i EKGkontraktet. Det är bra att skriva ut element med kardinalitet 0</w:t>
      </w:r>
      <w:proofErr w:type="gramStart"/>
      <w:r>
        <w:t>..</w:t>
      </w:r>
      <w:proofErr w:type="gramEnd"/>
      <w:r>
        <w:t>0 explicit för att förtydliga.</w:t>
      </w:r>
    </w:p>
  </w:comment>
  <w:comment w:id="260" w:author="Khaled Daham" w:date="2014-03-28T12:38:00Z" w:initials="KD">
    <w:p w14:paraId="2DCE76E3" w14:textId="14C61DA5" w:rsidR="006F6609" w:rsidRDefault="006F6609">
      <w:pPr>
        <w:pStyle w:val="CommentText"/>
      </w:pPr>
      <w:r>
        <w:rPr>
          <w:rStyle w:val="CommentReference"/>
        </w:rPr>
        <w:annotationRef/>
      </w:r>
      <w:r>
        <w:t>Ska dessa verkligen ligga I accountableHealthcareProfessional? En indenturing bör väl tas bort.</w:t>
      </w:r>
    </w:p>
  </w:comment>
  <w:comment w:id="262" w:author="Khaled Daham" w:date="2014-03-28T12:39:00Z" w:initials="KD">
    <w:p w14:paraId="0F6C0029" w14:textId="58EDA3E6" w:rsidR="006F6609" w:rsidRDefault="006F6609">
      <w:pPr>
        <w:pStyle w:val="CommentText"/>
      </w:pPr>
      <w:r>
        <w:rPr>
          <w:rStyle w:val="CommentReference"/>
        </w:rPr>
        <w:annotationRef/>
      </w:r>
      <w:r>
        <w:t>Schematron-regel</w:t>
      </w:r>
    </w:p>
  </w:comment>
  <w:comment w:id="263" w:author="Andreas Bjärkmar" w:date="2014-03-20T13:39:00Z" w:initials="AB">
    <w:p w14:paraId="74B59126" w14:textId="77777777" w:rsidR="00627F1E" w:rsidRDefault="00627F1E" w:rsidP="005D7DF6">
      <w:pPr>
        <w:pStyle w:val="CommentText"/>
      </w:pPr>
      <w:r>
        <w:rPr>
          <w:rStyle w:val="CommentReference"/>
        </w:rPr>
        <w:annotationRef/>
      </w:r>
      <w:r>
        <w:t>Innebär det här icke-DICOM-data? Eller innebär det alla typer av statisk bild, inklusive DICOM?</w:t>
      </w:r>
    </w:p>
    <w:p w14:paraId="748E4EAB" w14:textId="77777777" w:rsidR="00627F1E" w:rsidRDefault="00627F1E" w:rsidP="005D7DF6">
      <w:pPr>
        <w:pStyle w:val="CommentText"/>
      </w:pPr>
    </w:p>
    <w:p w14:paraId="126CFDAB" w14:textId="77777777" w:rsidR="00627F1E" w:rsidRDefault="00627F1E" w:rsidP="005D7DF6">
      <w:pPr>
        <w:pStyle w:val="CommentText"/>
      </w:pPr>
      <w:r>
        <w:t>Ska man inte kunna överföra film i icke-DICOM-format?</w:t>
      </w:r>
    </w:p>
    <w:p w14:paraId="7A4C5339" w14:textId="77777777" w:rsidR="00627F1E" w:rsidRDefault="00627F1E" w:rsidP="005D7DF6">
      <w:pPr>
        <w:pStyle w:val="CommentText"/>
      </w:pPr>
    </w:p>
  </w:comment>
  <w:comment w:id="266" w:author="Khaled Daham" w:date="2014-03-28T12:41:00Z" w:initials="KD">
    <w:p w14:paraId="2FB59CC7" w14:textId="383AB770" w:rsidR="006F6609" w:rsidRDefault="006F6609">
      <w:pPr>
        <w:pStyle w:val="CommentText"/>
      </w:pPr>
      <w:r>
        <w:rPr>
          <w:rStyle w:val="CommentReference"/>
        </w:rPr>
        <w:annotationRef/>
      </w:r>
      <w:r>
        <w:t>Vilket kodverk?</w:t>
      </w:r>
    </w:p>
  </w:comment>
  <w:comment w:id="274" w:author="Andreas Bjärkmar" w:date="2014-03-20T13:39:00Z" w:initials="AB">
    <w:p w14:paraId="323BF807" w14:textId="77777777" w:rsidR="00627F1E" w:rsidRDefault="00627F1E" w:rsidP="005D7DF6">
      <w:pPr>
        <w:pStyle w:val="CommentText"/>
      </w:pPr>
      <w:r>
        <w:rPr>
          <w:rStyle w:val="CommentReference"/>
        </w:rPr>
        <w:annotationRef/>
      </w:r>
      <w:r>
        <w:rPr>
          <w:rStyle w:val="CommentReference"/>
        </w:rPr>
        <w:annotationRef/>
      </w:r>
      <w:r>
        <w:t>0</w:t>
      </w:r>
      <w:proofErr w:type="gramStart"/>
      <w:r>
        <w:t>..</w:t>
      </w:r>
      <w:proofErr w:type="gramEnd"/>
      <w:r>
        <w:t>0</w:t>
      </w:r>
    </w:p>
    <w:p w14:paraId="41A6E881" w14:textId="77777777" w:rsidR="00627F1E" w:rsidRDefault="00627F1E" w:rsidP="005D7DF6">
      <w:pPr>
        <w:pStyle w:val="CommentText"/>
      </w:pPr>
    </w:p>
  </w:comment>
  <w:comment w:id="275" w:author="Andreas Bjärkmar" w:date="2014-03-20T13:39:00Z" w:initials="AB">
    <w:p w14:paraId="7BBD1D0C" w14:textId="77777777" w:rsidR="00627F1E" w:rsidRDefault="00627F1E" w:rsidP="005D7DF6">
      <w:pPr>
        <w:pStyle w:val="CommentText"/>
      </w:pPr>
      <w:r>
        <w:rPr>
          <w:rStyle w:val="CommentReference"/>
        </w:rPr>
        <w:annotationRef/>
      </w:r>
      <w:r>
        <w:t>0</w:t>
      </w:r>
      <w:proofErr w:type="gramStart"/>
      <w:r>
        <w:t>..</w:t>
      </w:r>
      <w:proofErr w:type="gramEnd"/>
      <w:r>
        <w:t>0</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5DC54" w14:textId="77777777" w:rsidR="00627F1E" w:rsidRDefault="00627F1E" w:rsidP="00C72B17">
      <w:pPr>
        <w:spacing w:line="240" w:lineRule="auto"/>
      </w:pPr>
      <w:r>
        <w:separator/>
      </w:r>
    </w:p>
  </w:endnote>
  <w:endnote w:type="continuationSeparator" w:id="0">
    <w:p w14:paraId="7EED4DA5" w14:textId="77777777" w:rsidR="00627F1E" w:rsidRDefault="00627F1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627F1E" w:rsidRDefault="00627F1E">
    <w:pPr>
      <w:pStyle w:val="Footer"/>
    </w:pPr>
  </w:p>
  <w:p w14:paraId="12C113D0" w14:textId="77777777" w:rsidR="00627F1E" w:rsidRDefault="00627F1E">
    <w:pPr>
      <w:pStyle w:val="Footer"/>
    </w:pPr>
  </w:p>
  <w:p w14:paraId="1421CB49" w14:textId="77777777" w:rsidR="00627F1E" w:rsidRDefault="00627F1E">
    <w:pPr>
      <w:pStyle w:val="Footer"/>
    </w:pPr>
  </w:p>
  <w:p w14:paraId="6F807640" w14:textId="77777777" w:rsidR="00627F1E" w:rsidRDefault="00627F1E">
    <w:pPr>
      <w:pStyle w:val="Footer"/>
    </w:pPr>
  </w:p>
  <w:p w14:paraId="2E456113" w14:textId="77777777" w:rsidR="00627F1E" w:rsidRDefault="00627F1E">
    <w:pPr>
      <w:pStyle w:val="Footer"/>
    </w:pPr>
  </w:p>
  <w:p w14:paraId="36A9D811" w14:textId="77777777" w:rsidR="00627F1E" w:rsidRDefault="00627F1E">
    <w:pPr>
      <w:pStyle w:val="Footer"/>
    </w:pPr>
  </w:p>
  <w:p w14:paraId="2CD2C690" w14:textId="77777777" w:rsidR="00627F1E" w:rsidRDefault="00627F1E" w:rsidP="00956547">
    <w:pPr>
      <w:pStyle w:val="Footer"/>
    </w:pPr>
    <w:bookmarkStart w:id="32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320"/>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2ADDDB" w14:textId="77777777" w:rsidR="00627F1E" w:rsidRDefault="00627F1E" w:rsidP="00C72B17">
      <w:pPr>
        <w:spacing w:line="240" w:lineRule="auto"/>
      </w:pPr>
      <w:r>
        <w:separator/>
      </w:r>
    </w:p>
  </w:footnote>
  <w:footnote w:type="continuationSeparator" w:id="0">
    <w:p w14:paraId="26B769DA" w14:textId="77777777" w:rsidR="00627F1E" w:rsidRDefault="00627F1E"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F59A5E4" w:rsidR="00627F1E" w:rsidRDefault="00627F1E"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277" w:name="Date1"/>
    <w:r>
      <w:t>20 mars 2014</w:t>
    </w:r>
    <w:bookmarkEnd w:id="277"/>
  </w:p>
  <w:p w14:paraId="005707D8" w14:textId="588DF0F6" w:rsidR="00627F1E" w:rsidRDefault="00627F1E" w:rsidP="008303EF">
    <w:pPr>
      <w:tabs>
        <w:tab w:val="left" w:pos="6237"/>
      </w:tabs>
    </w:pPr>
    <w:r>
      <w:tab/>
    </w:r>
    <w:bookmarkStart w:id="278" w:name="LDnr1"/>
    <w:bookmarkEnd w:id="278"/>
    <w:r>
      <w:t xml:space="preserve"> </w:t>
    </w:r>
    <w:bookmarkStart w:id="279" w:name="Dnr1"/>
    <w:bookmarkEnd w:id="279"/>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627F1E" w:rsidRPr="00C05223" w:rsidRDefault="00627F1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F6609">
                            <w:rPr>
                              <w:noProof/>
                              <w:sz w:val="16"/>
                              <w:szCs w:val="16"/>
                            </w:rPr>
                            <w:t>106</w:t>
                          </w:r>
                          <w:r w:rsidRPr="00E12C4A">
                            <w:rPr>
                              <w:sz w:val="16"/>
                              <w:szCs w:val="16"/>
                            </w:rPr>
                            <w:fldChar w:fldCharType="end"/>
                          </w:r>
                          <w:r w:rsidRPr="00E12C4A">
                            <w:rPr>
                              <w:sz w:val="16"/>
                              <w:szCs w:val="16"/>
                            </w:rPr>
                            <w:t xml:space="preserve"> (</w:t>
                          </w:r>
                          <w:fldSimple w:instr=" SECTIONPAGES   \* MERGEFORMAT ">
                            <w:ins w:id="280" w:author="Khaled Daham" w:date="2014-03-28T12:43:00Z">
                              <w:r w:rsidR="006F6609" w:rsidRPr="006F6609">
                                <w:rPr>
                                  <w:noProof/>
                                  <w:sz w:val="16"/>
                                  <w:szCs w:val="16"/>
                                  <w:rPrChange w:id="281" w:author="Khaled Daham" w:date="2014-03-28T12:43:00Z">
                                    <w:rPr/>
                                  </w:rPrChange>
                                </w:rPr>
                                <w:t>108</w:t>
                              </w:r>
                            </w:ins>
                            <w:ins w:id="282" w:author="Andreas Bjärkmar" w:date="2014-03-28T11:32:00Z">
                              <w:del w:id="283" w:author="Khaled Daham" w:date="2014-03-28T12:23:00Z">
                                <w:r w:rsidRPr="00E12796" w:rsidDel="00627F1E">
                                  <w:rPr>
                                    <w:noProof/>
                                    <w:sz w:val="16"/>
                                    <w:szCs w:val="16"/>
                                    <w:rPrChange w:id="284" w:author="Andreas Bjärkmar" w:date="2014-03-28T11:32:00Z">
                                      <w:rPr/>
                                    </w:rPrChange>
                                  </w:rPr>
                                  <w:delText>108</w:delText>
                                </w:r>
                              </w:del>
                            </w:ins>
                            <w:ins w:id="285" w:author="Stefan Asanin" w:date="2014-03-27T17:29:00Z">
                              <w:del w:id="286" w:author="Khaled Daham" w:date="2014-03-28T12:23:00Z">
                                <w:r w:rsidRPr="0088618B" w:rsidDel="00627F1E">
                                  <w:rPr>
                                    <w:noProof/>
                                    <w:sz w:val="16"/>
                                    <w:szCs w:val="16"/>
                                    <w:rPrChange w:id="287" w:author="Stefan Asanin" w:date="2014-03-27T17:29:00Z">
                                      <w:rPr/>
                                    </w:rPrChange>
                                  </w:rPr>
                                  <w:delText>108</w:delText>
                                </w:r>
                              </w:del>
                            </w:ins>
                            <w:del w:id="288" w:author="Khaled Daham" w:date="2014-03-28T12:23:00Z">
                              <w:r w:rsidRPr="002B0265" w:rsidDel="00627F1E">
                                <w:rPr>
                                  <w:noProof/>
                                  <w:sz w:val="16"/>
                                  <w:szCs w:val="16"/>
                                </w:rPr>
                                <w:delText>108</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3C2A1CCC" w:rsidR="00627F1E" w:rsidRPr="00C05223" w:rsidRDefault="00627F1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F6609">
                      <w:rPr>
                        <w:noProof/>
                        <w:sz w:val="16"/>
                        <w:szCs w:val="16"/>
                      </w:rPr>
                      <w:t>106</w:t>
                    </w:r>
                    <w:r w:rsidRPr="00E12C4A">
                      <w:rPr>
                        <w:sz w:val="16"/>
                        <w:szCs w:val="16"/>
                      </w:rPr>
                      <w:fldChar w:fldCharType="end"/>
                    </w:r>
                    <w:r w:rsidRPr="00E12C4A">
                      <w:rPr>
                        <w:sz w:val="16"/>
                        <w:szCs w:val="16"/>
                      </w:rPr>
                      <w:t xml:space="preserve"> (</w:t>
                    </w:r>
                    <w:fldSimple w:instr=" SECTIONPAGES   \* MERGEFORMAT ">
                      <w:ins w:id="289" w:author="Khaled Daham" w:date="2014-03-28T12:43:00Z">
                        <w:r w:rsidR="006F6609" w:rsidRPr="006F6609">
                          <w:rPr>
                            <w:noProof/>
                            <w:sz w:val="16"/>
                            <w:szCs w:val="16"/>
                            <w:rPrChange w:id="290" w:author="Khaled Daham" w:date="2014-03-28T12:43:00Z">
                              <w:rPr/>
                            </w:rPrChange>
                          </w:rPr>
                          <w:t>108</w:t>
                        </w:r>
                      </w:ins>
                      <w:ins w:id="291" w:author="Andreas Bjärkmar" w:date="2014-03-28T11:32:00Z">
                        <w:del w:id="292" w:author="Khaled Daham" w:date="2014-03-28T12:23:00Z">
                          <w:r w:rsidRPr="00E12796" w:rsidDel="00627F1E">
                            <w:rPr>
                              <w:noProof/>
                              <w:sz w:val="16"/>
                              <w:szCs w:val="16"/>
                              <w:rPrChange w:id="293" w:author="Andreas Bjärkmar" w:date="2014-03-28T11:32:00Z">
                                <w:rPr/>
                              </w:rPrChange>
                            </w:rPr>
                            <w:delText>108</w:delText>
                          </w:r>
                        </w:del>
                      </w:ins>
                      <w:ins w:id="294" w:author="Stefan Asanin" w:date="2014-03-27T17:29:00Z">
                        <w:del w:id="295" w:author="Khaled Daham" w:date="2014-03-28T12:23:00Z">
                          <w:r w:rsidRPr="0088618B" w:rsidDel="00627F1E">
                            <w:rPr>
                              <w:noProof/>
                              <w:sz w:val="16"/>
                              <w:szCs w:val="16"/>
                              <w:rPrChange w:id="296" w:author="Stefan Asanin" w:date="2014-03-27T17:29:00Z">
                                <w:rPr/>
                              </w:rPrChange>
                            </w:rPr>
                            <w:delText>108</w:delText>
                          </w:r>
                        </w:del>
                      </w:ins>
                      <w:del w:id="297" w:author="Khaled Daham" w:date="2014-03-28T12:23:00Z">
                        <w:r w:rsidRPr="002B0265" w:rsidDel="00627F1E">
                          <w:rPr>
                            <w:noProof/>
                            <w:sz w:val="16"/>
                            <w:szCs w:val="16"/>
                          </w:rPr>
                          <w:delText>108</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5D79C4BF" w:rsidR="00627F1E" w:rsidRDefault="00627F1E"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298" w:name="Date"/>
    <w:r>
      <w:t>20 Mars 2014</w:t>
    </w:r>
    <w:bookmarkEnd w:id="298"/>
  </w:p>
  <w:p w14:paraId="587ABBD2" w14:textId="77777777" w:rsidR="00627F1E" w:rsidRDefault="00627F1E" w:rsidP="00D774BC">
    <w:pPr>
      <w:tabs>
        <w:tab w:val="left" w:pos="6237"/>
      </w:tabs>
    </w:pPr>
    <w:r>
      <w:tab/>
    </w:r>
    <w:bookmarkStart w:id="299" w:name="LDnr"/>
    <w:bookmarkEnd w:id="299"/>
    <w:r>
      <w:t xml:space="preserve"> </w:t>
    </w:r>
    <w:bookmarkStart w:id="300" w:name="Dnr"/>
    <w:bookmarkEnd w:id="300"/>
  </w:p>
  <w:p w14:paraId="77845D5F" w14:textId="77777777" w:rsidR="00627F1E" w:rsidRDefault="00627F1E"/>
  <w:tbl>
    <w:tblPr>
      <w:tblW w:w="9180" w:type="dxa"/>
      <w:tblLayout w:type="fixed"/>
      <w:tblLook w:val="04A0" w:firstRow="1" w:lastRow="0" w:firstColumn="1" w:lastColumn="0" w:noHBand="0" w:noVBand="1"/>
    </w:tblPr>
    <w:tblGrid>
      <w:gridCol w:w="956"/>
      <w:gridCol w:w="1199"/>
      <w:gridCol w:w="4049"/>
      <w:gridCol w:w="2976"/>
    </w:tblGrid>
    <w:tr w:rsidR="00627F1E" w:rsidRPr="0024387D" w14:paraId="7770CDCA" w14:textId="77777777" w:rsidTr="00364AE6">
      <w:tc>
        <w:tcPr>
          <w:tcW w:w="2155" w:type="dxa"/>
          <w:gridSpan w:val="2"/>
        </w:tcPr>
        <w:p w14:paraId="2BFF0FE8" w14:textId="77777777" w:rsidR="00627F1E" w:rsidRPr="0024387D" w:rsidRDefault="00627F1E" w:rsidP="00514BAB">
          <w:pPr>
            <w:pStyle w:val="Header"/>
            <w:rPr>
              <w:rFonts w:cs="Georgia"/>
              <w:sz w:val="14"/>
              <w:szCs w:val="14"/>
            </w:rPr>
          </w:pPr>
          <w:r w:rsidRPr="0024387D">
            <w:rPr>
              <w:rFonts w:cs="Georgia"/>
              <w:sz w:val="14"/>
              <w:szCs w:val="14"/>
            </w:rPr>
            <w:t>Center för eHälsa i samverkan</w:t>
          </w:r>
        </w:p>
        <w:p w14:paraId="7311FDA3" w14:textId="77777777" w:rsidR="00627F1E" w:rsidRPr="0024387D" w:rsidRDefault="00627F1E" w:rsidP="00514BAB">
          <w:pPr>
            <w:pStyle w:val="Header"/>
            <w:rPr>
              <w:rFonts w:cs="Georgia"/>
              <w:sz w:val="12"/>
              <w:szCs w:val="12"/>
            </w:rPr>
          </w:pPr>
          <w:r w:rsidRPr="0024387D">
            <w:rPr>
              <w:rFonts w:cs="Georgia"/>
              <w:sz w:val="12"/>
              <w:szCs w:val="12"/>
            </w:rPr>
            <w:t>Hornsgatan 20, 118 82 Stockholm</w:t>
          </w:r>
        </w:p>
        <w:p w14:paraId="143C4590" w14:textId="77777777" w:rsidR="00627F1E" w:rsidRPr="0024387D" w:rsidRDefault="00627F1E" w:rsidP="00514BAB">
          <w:pPr>
            <w:pStyle w:val="Header"/>
            <w:rPr>
              <w:rFonts w:cs="Georgia"/>
              <w:sz w:val="12"/>
              <w:szCs w:val="12"/>
            </w:rPr>
          </w:pPr>
          <w:r>
            <w:rPr>
              <w:rFonts w:cs="Georgia"/>
              <w:sz w:val="12"/>
              <w:szCs w:val="12"/>
            </w:rPr>
            <w:t>Vxl: 08-452 70 00</w:t>
          </w:r>
          <w:bookmarkStart w:id="301" w:name="PhoneDirect"/>
          <w:bookmarkStart w:id="302" w:name="LMobile"/>
          <w:bookmarkEnd w:id="301"/>
          <w:bookmarkEnd w:id="302"/>
          <w:r w:rsidRPr="0024387D">
            <w:rPr>
              <w:rFonts w:cs="Georgia"/>
              <w:sz w:val="12"/>
              <w:szCs w:val="12"/>
            </w:rPr>
            <w:t xml:space="preserve"> </w:t>
          </w:r>
          <w:bookmarkStart w:id="303" w:name="Mobile"/>
          <w:bookmarkEnd w:id="303"/>
        </w:p>
        <w:p w14:paraId="674555CA" w14:textId="77777777" w:rsidR="00627F1E" w:rsidRDefault="00627F1E" w:rsidP="00514BAB">
          <w:pPr>
            <w:pStyle w:val="Header"/>
            <w:rPr>
              <w:rFonts w:cs="Georgia"/>
              <w:sz w:val="12"/>
              <w:szCs w:val="12"/>
            </w:rPr>
          </w:pPr>
        </w:p>
        <w:bookmarkStart w:id="304" w:name="Email"/>
        <w:bookmarkEnd w:id="304"/>
        <w:p w14:paraId="1389D9DA" w14:textId="77777777" w:rsidR="00627F1E" w:rsidRDefault="00627F1E"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627F1E" w:rsidRPr="0024387D" w:rsidRDefault="00627F1E" w:rsidP="00514BAB">
          <w:pPr>
            <w:pStyle w:val="Header"/>
            <w:rPr>
              <w:rFonts w:cs="Georgia"/>
              <w:sz w:val="12"/>
              <w:szCs w:val="12"/>
            </w:rPr>
          </w:pPr>
        </w:p>
      </w:tc>
      <w:tc>
        <w:tcPr>
          <w:tcW w:w="4049" w:type="dxa"/>
        </w:tcPr>
        <w:p w14:paraId="3BC96ADA" w14:textId="77777777" w:rsidR="00627F1E" w:rsidRPr="0024387D" w:rsidRDefault="00627F1E" w:rsidP="00514BAB">
          <w:pPr>
            <w:pStyle w:val="Header"/>
            <w:rPr>
              <w:rFonts w:cs="Georgia"/>
              <w:sz w:val="14"/>
              <w:szCs w:val="14"/>
            </w:rPr>
          </w:pPr>
        </w:p>
      </w:tc>
      <w:tc>
        <w:tcPr>
          <w:tcW w:w="2976" w:type="dxa"/>
        </w:tcPr>
        <w:p w14:paraId="39150BC1" w14:textId="77777777" w:rsidR="00627F1E" w:rsidRDefault="00627F1E" w:rsidP="00514BAB">
          <w:r>
            <w:t xml:space="preserve"> </w:t>
          </w:r>
          <w:bookmarkStart w:id="305" w:name="slask"/>
          <w:bookmarkStart w:id="306" w:name="Addressee"/>
          <w:bookmarkEnd w:id="305"/>
          <w:bookmarkEnd w:id="306"/>
        </w:p>
      </w:tc>
    </w:tr>
    <w:tr w:rsidR="00627F1E" w:rsidRPr="00F456CC" w14:paraId="726051DA" w14:textId="77777777" w:rsidTr="00364AE6">
      <w:tc>
        <w:tcPr>
          <w:tcW w:w="956" w:type="dxa"/>
          <w:tcBorders>
            <w:right w:val="single" w:sz="4" w:space="0" w:color="auto"/>
          </w:tcBorders>
        </w:tcPr>
        <w:p w14:paraId="3D93C70D" w14:textId="77777777" w:rsidR="00627F1E" w:rsidRPr="00F456CC" w:rsidRDefault="00627F1E"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627F1E" w:rsidRPr="00F456CC" w:rsidRDefault="00627F1E"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627F1E" w:rsidRPr="002C11AF" w:rsidRDefault="00627F1E" w:rsidP="00514BAB">
          <w:pPr>
            <w:pStyle w:val="Header"/>
            <w:rPr>
              <w:rFonts w:cs="Georgia"/>
              <w:sz w:val="12"/>
              <w:szCs w:val="12"/>
            </w:rPr>
          </w:pPr>
        </w:p>
      </w:tc>
      <w:tc>
        <w:tcPr>
          <w:tcW w:w="2976" w:type="dxa"/>
        </w:tcPr>
        <w:p w14:paraId="09468B72" w14:textId="77777777" w:rsidR="00627F1E" w:rsidRPr="002C11AF" w:rsidRDefault="00627F1E" w:rsidP="00514BAB">
          <w:pPr>
            <w:pStyle w:val="Header"/>
            <w:rPr>
              <w:rFonts w:cs="Georgia"/>
              <w:sz w:val="12"/>
              <w:szCs w:val="12"/>
            </w:rPr>
          </w:pPr>
        </w:p>
      </w:tc>
    </w:tr>
  </w:tbl>
  <w:p w14:paraId="7431164C" w14:textId="77777777" w:rsidR="00627F1E" w:rsidRDefault="00627F1E" w:rsidP="003755FD">
    <w:pPr>
      <w:pStyle w:val="Header"/>
    </w:pPr>
    <w:bookmarkStart w:id="307" w:name="Radera2"/>
    <w:bookmarkEnd w:id="307"/>
  </w:p>
  <w:p w14:paraId="1A31566D" w14:textId="77777777" w:rsidR="00627F1E" w:rsidRDefault="00627F1E" w:rsidP="003755FD">
    <w:pPr>
      <w:pStyle w:val="Header"/>
    </w:pPr>
  </w:p>
  <w:p w14:paraId="71CD4DF7" w14:textId="77777777" w:rsidR="00627F1E" w:rsidRDefault="00627F1E" w:rsidP="003755FD">
    <w:pPr>
      <w:pStyle w:val="Header"/>
    </w:pPr>
  </w:p>
  <w:p w14:paraId="6C34E9AD" w14:textId="7ABCC737" w:rsidR="00627F1E" w:rsidRPr="003755FD" w:rsidRDefault="00627F1E"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627F1E" w:rsidRPr="00C05223" w:rsidRDefault="00627F1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F6609">
                            <w:rPr>
                              <w:noProof/>
                              <w:sz w:val="16"/>
                              <w:szCs w:val="16"/>
                            </w:rPr>
                            <w:t>1</w:t>
                          </w:r>
                          <w:r w:rsidRPr="00E12C4A">
                            <w:rPr>
                              <w:sz w:val="16"/>
                              <w:szCs w:val="16"/>
                            </w:rPr>
                            <w:fldChar w:fldCharType="end"/>
                          </w:r>
                          <w:r w:rsidRPr="00E12C4A">
                            <w:rPr>
                              <w:sz w:val="16"/>
                              <w:szCs w:val="16"/>
                            </w:rPr>
                            <w:t xml:space="preserve"> (</w:t>
                          </w:r>
                          <w:fldSimple w:instr=" SECTIONPAGES   \* MERGEFORMAT ">
                            <w:ins w:id="308" w:author="Khaled Daham" w:date="2014-03-28T12:35:00Z">
                              <w:r w:rsidR="006F6609" w:rsidRPr="006F6609">
                                <w:rPr>
                                  <w:noProof/>
                                  <w:sz w:val="16"/>
                                  <w:szCs w:val="16"/>
                                  <w:rPrChange w:id="309" w:author="Khaled Daham" w:date="2014-03-28T12:35:00Z">
                                    <w:rPr/>
                                  </w:rPrChange>
                                </w:rPr>
                                <w:t>108</w:t>
                              </w:r>
                            </w:ins>
                            <w:ins w:id="310" w:author="Andreas Bjärkmar" w:date="2014-03-28T10:56:00Z">
                              <w:del w:id="311" w:author="Khaled Daham" w:date="2014-03-28T12:23:00Z">
                                <w:r w:rsidRPr="00F01C22" w:rsidDel="00627F1E">
                                  <w:rPr>
                                    <w:noProof/>
                                    <w:sz w:val="16"/>
                                    <w:szCs w:val="16"/>
                                    <w:rPrChange w:id="312" w:author="Andreas Bjärkmar" w:date="2014-03-28T10:56:00Z">
                                      <w:rPr/>
                                    </w:rPrChange>
                                  </w:rPr>
                                  <w:delText>108</w:delText>
                                </w:r>
                              </w:del>
                            </w:ins>
                            <w:del w:id="313" w:author="Khaled Daham" w:date="2014-03-28T12:23:00Z">
                              <w:r w:rsidRPr="004F120A" w:rsidDel="00627F1E">
                                <w:rPr>
                                  <w:noProof/>
                                  <w:sz w:val="16"/>
                                  <w:szCs w:val="16"/>
                                </w:rPr>
                                <w:delText>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627F1E" w:rsidRPr="00C05223" w:rsidRDefault="00627F1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F6609">
                      <w:rPr>
                        <w:noProof/>
                        <w:sz w:val="16"/>
                        <w:szCs w:val="16"/>
                      </w:rPr>
                      <w:t>1</w:t>
                    </w:r>
                    <w:r w:rsidRPr="00E12C4A">
                      <w:rPr>
                        <w:sz w:val="16"/>
                        <w:szCs w:val="16"/>
                      </w:rPr>
                      <w:fldChar w:fldCharType="end"/>
                    </w:r>
                    <w:r w:rsidRPr="00E12C4A">
                      <w:rPr>
                        <w:sz w:val="16"/>
                        <w:szCs w:val="16"/>
                      </w:rPr>
                      <w:t xml:space="preserve"> (</w:t>
                    </w:r>
                    <w:fldSimple w:instr=" SECTIONPAGES   \* MERGEFORMAT ">
                      <w:ins w:id="314" w:author="Khaled Daham" w:date="2014-03-28T12:35:00Z">
                        <w:r w:rsidR="006F6609" w:rsidRPr="006F6609">
                          <w:rPr>
                            <w:noProof/>
                            <w:sz w:val="16"/>
                            <w:szCs w:val="16"/>
                            <w:rPrChange w:id="315" w:author="Khaled Daham" w:date="2014-03-28T12:35:00Z">
                              <w:rPr/>
                            </w:rPrChange>
                          </w:rPr>
                          <w:t>108</w:t>
                        </w:r>
                      </w:ins>
                      <w:ins w:id="316" w:author="Andreas Bjärkmar" w:date="2014-03-28T10:56:00Z">
                        <w:del w:id="317" w:author="Khaled Daham" w:date="2014-03-28T12:23:00Z">
                          <w:r w:rsidRPr="00F01C22" w:rsidDel="00627F1E">
                            <w:rPr>
                              <w:noProof/>
                              <w:sz w:val="16"/>
                              <w:szCs w:val="16"/>
                              <w:rPrChange w:id="318" w:author="Andreas Bjärkmar" w:date="2014-03-28T10:56:00Z">
                                <w:rPr/>
                              </w:rPrChange>
                            </w:rPr>
                            <w:delText>108</w:delText>
                          </w:r>
                        </w:del>
                      </w:ins>
                      <w:del w:id="319" w:author="Khaled Daham" w:date="2014-03-28T12:23:00Z">
                        <w:r w:rsidRPr="004F120A" w:rsidDel="00627F1E">
                          <w:rPr>
                            <w:noProof/>
                            <w:sz w:val="16"/>
                            <w:szCs w:val="16"/>
                          </w:rPr>
                          <w:delText>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formatting="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6244"/>
    <w:rsid w:val="00030D6C"/>
    <w:rsid w:val="000320F0"/>
    <w:rsid w:val="00035299"/>
    <w:rsid w:val="00036FF1"/>
    <w:rsid w:val="00047E25"/>
    <w:rsid w:val="00053977"/>
    <w:rsid w:val="00054DF1"/>
    <w:rsid w:val="00055E49"/>
    <w:rsid w:val="000647D1"/>
    <w:rsid w:val="00066D85"/>
    <w:rsid w:val="0007349B"/>
    <w:rsid w:val="00073910"/>
    <w:rsid w:val="0008100A"/>
    <w:rsid w:val="00084429"/>
    <w:rsid w:val="000844ED"/>
    <w:rsid w:val="0009191B"/>
    <w:rsid w:val="00095333"/>
    <w:rsid w:val="000954B2"/>
    <w:rsid w:val="000A69BD"/>
    <w:rsid w:val="000C1ACF"/>
    <w:rsid w:val="000C776C"/>
    <w:rsid w:val="000D0257"/>
    <w:rsid w:val="000D4323"/>
    <w:rsid w:val="000E020A"/>
    <w:rsid w:val="000E190F"/>
    <w:rsid w:val="000E4FE6"/>
    <w:rsid w:val="000E5F63"/>
    <w:rsid w:val="00100B52"/>
    <w:rsid w:val="001022A3"/>
    <w:rsid w:val="00111C73"/>
    <w:rsid w:val="001127AD"/>
    <w:rsid w:val="00116504"/>
    <w:rsid w:val="001170E4"/>
    <w:rsid w:val="00117A24"/>
    <w:rsid w:val="00122A00"/>
    <w:rsid w:val="001233FB"/>
    <w:rsid w:val="00136240"/>
    <w:rsid w:val="00137C8C"/>
    <w:rsid w:val="00140785"/>
    <w:rsid w:val="001502F9"/>
    <w:rsid w:val="00156D6C"/>
    <w:rsid w:val="00160052"/>
    <w:rsid w:val="00160C98"/>
    <w:rsid w:val="001714C5"/>
    <w:rsid w:val="001752B9"/>
    <w:rsid w:val="00183401"/>
    <w:rsid w:val="00184750"/>
    <w:rsid w:val="00184BA7"/>
    <w:rsid w:val="00191B2C"/>
    <w:rsid w:val="00193014"/>
    <w:rsid w:val="001946E2"/>
    <w:rsid w:val="001B2C00"/>
    <w:rsid w:val="001C046C"/>
    <w:rsid w:val="001C1E6E"/>
    <w:rsid w:val="001C4712"/>
    <w:rsid w:val="001D061B"/>
    <w:rsid w:val="001D2A3F"/>
    <w:rsid w:val="001D46AF"/>
    <w:rsid w:val="001E1878"/>
    <w:rsid w:val="001E54A4"/>
    <w:rsid w:val="001E580A"/>
    <w:rsid w:val="002047F2"/>
    <w:rsid w:val="0020763F"/>
    <w:rsid w:val="00212825"/>
    <w:rsid w:val="002138EC"/>
    <w:rsid w:val="002161F4"/>
    <w:rsid w:val="00224476"/>
    <w:rsid w:val="00226F03"/>
    <w:rsid w:val="0024387D"/>
    <w:rsid w:val="00246426"/>
    <w:rsid w:val="002617D1"/>
    <w:rsid w:val="00261EA5"/>
    <w:rsid w:val="00265DFD"/>
    <w:rsid w:val="00265F2C"/>
    <w:rsid w:val="00265F33"/>
    <w:rsid w:val="00267208"/>
    <w:rsid w:val="0027683A"/>
    <w:rsid w:val="00277ADB"/>
    <w:rsid w:val="0029087A"/>
    <w:rsid w:val="00291C0D"/>
    <w:rsid w:val="00293437"/>
    <w:rsid w:val="00297366"/>
    <w:rsid w:val="002A59E4"/>
    <w:rsid w:val="002A77D2"/>
    <w:rsid w:val="002B0265"/>
    <w:rsid w:val="002B3273"/>
    <w:rsid w:val="002B4D85"/>
    <w:rsid w:val="002C11AF"/>
    <w:rsid w:val="002D1016"/>
    <w:rsid w:val="002D5403"/>
    <w:rsid w:val="002D5B10"/>
    <w:rsid w:val="002D631E"/>
    <w:rsid w:val="002E33F3"/>
    <w:rsid w:val="002E6348"/>
    <w:rsid w:val="002E73BA"/>
    <w:rsid w:val="002F2EFD"/>
    <w:rsid w:val="002F51F9"/>
    <w:rsid w:val="002F7E28"/>
    <w:rsid w:val="0030710D"/>
    <w:rsid w:val="0031447D"/>
    <w:rsid w:val="00322A41"/>
    <w:rsid w:val="00325C24"/>
    <w:rsid w:val="00325EBF"/>
    <w:rsid w:val="00326A97"/>
    <w:rsid w:val="003311B8"/>
    <w:rsid w:val="00335A01"/>
    <w:rsid w:val="00341D45"/>
    <w:rsid w:val="00363A55"/>
    <w:rsid w:val="00364AE6"/>
    <w:rsid w:val="00364D31"/>
    <w:rsid w:val="003733A4"/>
    <w:rsid w:val="003755FD"/>
    <w:rsid w:val="0037611A"/>
    <w:rsid w:val="00377B0F"/>
    <w:rsid w:val="0038405D"/>
    <w:rsid w:val="00390030"/>
    <w:rsid w:val="00394F76"/>
    <w:rsid w:val="003A1885"/>
    <w:rsid w:val="003A1F89"/>
    <w:rsid w:val="003A2132"/>
    <w:rsid w:val="003A2948"/>
    <w:rsid w:val="003A6D72"/>
    <w:rsid w:val="003C2D14"/>
    <w:rsid w:val="003D21E1"/>
    <w:rsid w:val="003E5620"/>
    <w:rsid w:val="003F58B4"/>
    <w:rsid w:val="003F5B63"/>
    <w:rsid w:val="003F7E35"/>
    <w:rsid w:val="00403D9C"/>
    <w:rsid w:val="00405057"/>
    <w:rsid w:val="004078E1"/>
    <w:rsid w:val="00415214"/>
    <w:rsid w:val="00415791"/>
    <w:rsid w:val="00420C18"/>
    <w:rsid w:val="00422022"/>
    <w:rsid w:val="00424B6F"/>
    <w:rsid w:val="004255A2"/>
    <w:rsid w:val="00431F05"/>
    <w:rsid w:val="004375C9"/>
    <w:rsid w:val="004433BE"/>
    <w:rsid w:val="00444C74"/>
    <w:rsid w:val="0045300E"/>
    <w:rsid w:val="00457DD1"/>
    <w:rsid w:val="00460BEE"/>
    <w:rsid w:val="00462112"/>
    <w:rsid w:val="00482B99"/>
    <w:rsid w:val="00491FA2"/>
    <w:rsid w:val="004922BF"/>
    <w:rsid w:val="0049416E"/>
    <w:rsid w:val="004A2237"/>
    <w:rsid w:val="004A4493"/>
    <w:rsid w:val="004B0B17"/>
    <w:rsid w:val="004B3466"/>
    <w:rsid w:val="004B347C"/>
    <w:rsid w:val="004B5EB7"/>
    <w:rsid w:val="004C349F"/>
    <w:rsid w:val="004C66FC"/>
    <w:rsid w:val="004C7A30"/>
    <w:rsid w:val="004D72D7"/>
    <w:rsid w:val="004F120A"/>
    <w:rsid w:val="004F2686"/>
    <w:rsid w:val="004F39E1"/>
    <w:rsid w:val="004F7A03"/>
    <w:rsid w:val="00502896"/>
    <w:rsid w:val="00505F17"/>
    <w:rsid w:val="00513E2A"/>
    <w:rsid w:val="00514BAB"/>
    <w:rsid w:val="00517A9A"/>
    <w:rsid w:val="00517C89"/>
    <w:rsid w:val="00525CF4"/>
    <w:rsid w:val="00537CC7"/>
    <w:rsid w:val="005408F3"/>
    <w:rsid w:val="00546456"/>
    <w:rsid w:val="005477ED"/>
    <w:rsid w:val="005521B0"/>
    <w:rsid w:val="005535AF"/>
    <w:rsid w:val="0056497A"/>
    <w:rsid w:val="00565935"/>
    <w:rsid w:val="0057032F"/>
    <w:rsid w:val="00576D6B"/>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70A8"/>
    <w:rsid w:val="005E710A"/>
    <w:rsid w:val="005E7CC5"/>
    <w:rsid w:val="00602874"/>
    <w:rsid w:val="006076A2"/>
    <w:rsid w:val="00620133"/>
    <w:rsid w:val="006217E0"/>
    <w:rsid w:val="00627F1E"/>
    <w:rsid w:val="00633EAD"/>
    <w:rsid w:val="00650709"/>
    <w:rsid w:val="00653081"/>
    <w:rsid w:val="00661F2C"/>
    <w:rsid w:val="006648CB"/>
    <w:rsid w:val="006736AE"/>
    <w:rsid w:val="006816AF"/>
    <w:rsid w:val="00686189"/>
    <w:rsid w:val="006878CE"/>
    <w:rsid w:val="0069359C"/>
    <w:rsid w:val="00696FFA"/>
    <w:rsid w:val="006A1DB6"/>
    <w:rsid w:val="006A4A7F"/>
    <w:rsid w:val="006A4E14"/>
    <w:rsid w:val="006B2F95"/>
    <w:rsid w:val="006B5BA5"/>
    <w:rsid w:val="006B6063"/>
    <w:rsid w:val="006C362D"/>
    <w:rsid w:val="006C4B94"/>
    <w:rsid w:val="006D0182"/>
    <w:rsid w:val="006E7C71"/>
    <w:rsid w:val="006F6609"/>
    <w:rsid w:val="00702AFD"/>
    <w:rsid w:val="00706EFF"/>
    <w:rsid w:val="00707704"/>
    <w:rsid w:val="00714301"/>
    <w:rsid w:val="0072035C"/>
    <w:rsid w:val="007231DB"/>
    <w:rsid w:val="00727057"/>
    <w:rsid w:val="00727058"/>
    <w:rsid w:val="007306AD"/>
    <w:rsid w:val="00743708"/>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22E12"/>
    <w:rsid w:val="008303EF"/>
    <w:rsid w:val="00832F02"/>
    <w:rsid w:val="00836205"/>
    <w:rsid w:val="0084216E"/>
    <w:rsid w:val="008465AF"/>
    <w:rsid w:val="00853832"/>
    <w:rsid w:val="008636CB"/>
    <w:rsid w:val="00871D7C"/>
    <w:rsid w:val="0088618B"/>
    <w:rsid w:val="00892362"/>
    <w:rsid w:val="008957E8"/>
    <w:rsid w:val="008962E0"/>
    <w:rsid w:val="008977CF"/>
    <w:rsid w:val="008977F7"/>
    <w:rsid w:val="008A0295"/>
    <w:rsid w:val="008A6494"/>
    <w:rsid w:val="008A79FA"/>
    <w:rsid w:val="008B23F2"/>
    <w:rsid w:val="008B34A4"/>
    <w:rsid w:val="008B463B"/>
    <w:rsid w:val="008C400C"/>
    <w:rsid w:val="008C41FF"/>
    <w:rsid w:val="008C7C3E"/>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81610"/>
    <w:rsid w:val="009863CF"/>
    <w:rsid w:val="009866B4"/>
    <w:rsid w:val="009869FF"/>
    <w:rsid w:val="00987592"/>
    <w:rsid w:val="0099640D"/>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26CF5"/>
    <w:rsid w:val="00A27DA6"/>
    <w:rsid w:val="00A30DC6"/>
    <w:rsid w:val="00A35D2A"/>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D6605"/>
    <w:rsid w:val="00AD6D79"/>
    <w:rsid w:val="00AE31A3"/>
    <w:rsid w:val="00AE4909"/>
    <w:rsid w:val="00AF1559"/>
    <w:rsid w:val="00AF3B49"/>
    <w:rsid w:val="00AF7B2A"/>
    <w:rsid w:val="00B0697D"/>
    <w:rsid w:val="00B10EEB"/>
    <w:rsid w:val="00B1310A"/>
    <w:rsid w:val="00B14DBA"/>
    <w:rsid w:val="00B212C7"/>
    <w:rsid w:val="00B2177D"/>
    <w:rsid w:val="00B34AA1"/>
    <w:rsid w:val="00B47823"/>
    <w:rsid w:val="00B47EFC"/>
    <w:rsid w:val="00B53B27"/>
    <w:rsid w:val="00B57CBF"/>
    <w:rsid w:val="00B6227B"/>
    <w:rsid w:val="00B72189"/>
    <w:rsid w:val="00B7467B"/>
    <w:rsid w:val="00B767DA"/>
    <w:rsid w:val="00B77D5E"/>
    <w:rsid w:val="00B86215"/>
    <w:rsid w:val="00B90A42"/>
    <w:rsid w:val="00BA1591"/>
    <w:rsid w:val="00BB02BA"/>
    <w:rsid w:val="00BB11BB"/>
    <w:rsid w:val="00BB5903"/>
    <w:rsid w:val="00BB6694"/>
    <w:rsid w:val="00BC5398"/>
    <w:rsid w:val="00BD3476"/>
    <w:rsid w:val="00BD68EB"/>
    <w:rsid w:val="00C00D40"/>
    <w:rsid w:val="00C02E30"/>
    <w:rsid w:val="00C04B41"/>
    <w:rsid w:val="00C10D6D"/>
    <w:rsid w:val="00C136A6"/>
    <w:rsid w:val="00C14894"/>
    <w:rsid w:val="00C14D25"/>
    <w:rsid w:val="00C20DBF"/>
    <w:rsid w:val="00C26EAC"/>
    <w:rsid w:val="00C27116"/>
    <w:rsid w:val="00C311DC"/>
    <w:rsid w:val="00C33FFF"/>
    <w:rsid w:val="00C375AB"/>
    <w:rsid w:val="00C420B9"/>
    <w:rsid w:val="00C427B8"/>
    <w:rsid w:val="00C52D77"/>
    <w:rsid w:val="00C5331E"/>
    <w:rsid w:val="00C54788"/>
    <w:rsid w:val="00C54F68"/>
    <w:rsid w:val="00C66377"/>
    <w:rsid w:val="00C71635"/>
    <w:rsid w:val="00C72B17"/>
    <w:rsid w:val="00C72FDC"/>
    <w:rsid w:val="00C76C24"/>
    <w:rsid w:val="00C8549F"/>
    <w:rsid w:val="00C875DE"/>
    <w:rsid w:val="00CA5F92"/>
    <w:rsid w:val="00CB260D"/>
    <w:rsid w:val="00CB6E89"/>
    <w:rsid w:val="00CC270E"/>
    <w:rsid w:val="00CC412F"/>
    <w:rsid w:val="00CC7016"/>
    <w:rsid w:val="00CC70DA"/>
    <w:rsid w:val="00CE0FA6"/>
    <w:rsid w:val="00CE1031"/>
    <w:rsid w:val="00CE7DFC"/>
    <w:rsid w:val="00CF4460"/>
    <w:rsid w:val="00CF47A0"/>
    <w:rsid w:val="00CF5277"/>
    <w:rsid w:val="00D01ED8"/>
    <w:rsid w:val="00D02AB9"/>
    <w:rsid w:val="00D037DF"/>
    <w:rsid w:val="00D1188C"/>
    <w:rsid w:val="00D14529"/>
    <w:rsid w:val="00D16694"/>
    <w:rsid w:val="00D21C11"/>
    <w:rsid w:val="00D26B87"/>
    <w:rsid w:val="00D4194A"/>
    <w:rsid w:val="00D43587"/>
    <w:rsid w:val="00D53A9A"/>
    <w:rsid w:val="00D5572D"/>
    <w:rsid w:val="00D622F8"/>
    <w:rsid w:val="00D654EF"/>
    <w:rsid w:val="00D76FD4"/>
    <w:rsid w:val="00D774BC"/>
    <w:rsid w:val="00D7754C"/>
    <w:rsid w:val="00D826EE"/>
    <w:rsid w:val="00D91240"/>
    <w:rsid w:val="00D93512"/>
    <w:rsid w:val="00DA1759"/>
    <w:rsid w:val="00DA5D2D"/>
    <w:rsid w:val="00DB20EB"/>
    <w:rsid w:val="00DB2624"/>
    <w:rsid w:val="00DB56E2"/>
    <w:rsid w:val="00DB6CA6"/>
    <w:rsid w:val="00DC3968"/>
    <w:rsid w:val="00DD027C"/>
    <w:rsid w:val="00DD081E"/>
    <w:rsid w:val="00E04897"/>
    <w:rsid w:val="00E05FED"/>
    <w:rsid w:val="00E1012B"/>
    <w:rsid w:val="00E12796"/>
    <w:rsid w:val="00E127E3"/>
    <w:rsid w:val="00E12C4A"/>
    <w:rsid w:val="00E131FD"/>
    <w:rsid w:val="00E13C32"/>
    <w:rsid w:val="00E2294E"/>
    <w:rsid w:val="00E23759"/>
    <w:rsid w:val="00E3060F"/>
    <w:rsid w:val="00E3075B"/>
    <w:rsid w:val="00E445EA"/>
    <w:rsid w:val="00E46C51"/>
    <w:rsid w:val="00E60821"/>
    <w:rsid w:val="00E62163"/>
    <w:rsid w:val="00E738E4"/>
    <w:rsid w:val="00E809F3"/>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61790"/>
    <w:rsid w:val="00F7750B"/>
    <w:rsid w:val="00F85F1F"/>
    <w:rsid w:val="00F87C79"/>
    <w:rsid w:val="00F94286"/>
    <w:rsid w:val="00F94BE2"/>
    <w:rsid w:val="00FA39CF"/>
    <w:rsid w:val="00FA52CF"/>
    <w:rsid w:val="00FB06E9"/>
    <w:rsid w:val="00FB1144"/>
    <w:rsid w:val="00FB20B9"/>
    <w:rsid w:val="00FB3539"/>
    <w:rsid w:val="00FB69B3"/>
    <w:rsid w:val="00FB7B9E"/>
    <w:rsid w:val="00FD2E7E"/>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comments" Target="comments.xm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www.inera.se/Documents/TJANSTER_PROJEKT/Katalogtjanst_HSA/Innehall/hsa_innehall_befattning.pdf" TargetMode="External"/><Relationship Id="rId27" Type="http://schemas.openxmlformats.org/officeDocument/2006/relationships/hyperlink" Target="http://www.inera.se/Documents/TJANSTER_PROJEKT/Katalogtjanst_HSA/Innehall/hsa_innehall_befattning.pdf" TargetMode="External"/><Relationship Id="rId28" Type="http://schemas.openxmlformats.org/officeDocument/2006/relationships/hyperlink" Target="http://www.inera.se/Documents/TJANSTER_PROJEKT/Katalogtjanst_HSA/Innehall/hsa_innehall_befattning.pdf" TargetMode="External"/><Relationship Id="rId29" Type="http://schemas.openxmlformats.org/officeDocument/2006/relationships/hyperlink" Target="http://www.inera.se/Documents/TJANSTER_PROJEKT/Katalogtjanst_HSA/Innehall/hsa_innehall_befattning.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hyperlink" Target="http://rivta.se/document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rivta.se/document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18214-DD58-2E45-9F8F-CD8AF2A46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518</TotalTime>
  <Pages>108</Pages>
  <Words>27199</Words>
  <Characters>155038</Characters>
  <Application>Microsoft Macintosh Word</Application>
  <DocSecurity>0</DocSecurity>
  <Lines>1291</Lines>
  <Paragraphs>363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Hantera hälsorelaterat tillstånd, utfall av aktivitet</vt:lpstr>
    </vt:vector>
  </TitlesOfParts>
  <Company>Center för eHälsa i samverkan</Company>
  <LinksUpToDate>false</LinksUpToDate>
  <CharactersWithSpaces>181874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Khaled Daham</cp:lastModifiedBy>
  <cp:revision>128</cp:revision>
  <dcterms:created xsi:type="dcterms:W3CDTF">2014-03-20T08:57:00Z</dcterms:created>
  <dcterms:modified xsi:type="dcterms:W3CDTF">2014-03-28T11:43:00Z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