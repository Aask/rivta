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7759D1" w:rsidP="00F25F5B">
      <w:pPr>
        <w:tabs>
          <w:tab w:val="left" w:pos="2552"/>
        </w:tabs>
        <w:spacing w:line="240" w:lineRule="auto"/>
        <w:jc w:val="center"/>
        <w:rPr>
          <w:sz w:val="48"/>
          <w:szCs w:val="48"/>
        </w:rPr>
      </w:pPr>
      <w:r>
        <w:fldChar w:fldCharType="begin"/>
      </w:r>
      <w:r>
        <w:instrText xml:space="preserve"> TITLE   \* MERGEFORMAT </w:instrText>
      </w:r>
      <w:r>
        <w:fldChar w:fldCharType="separate"/>
      </w:r>
      <w:r w:rsidR="002D5403" w:rsidRPr="002D5403">
        <w:rPr>
          <w:color w:val="76923C" w:themeColor="accent3" w:themeShade="BF"/>
          <w:sz w:val="48"/>
          <w:szCs w:val="48"/>
        </w:rPr>
        <w:t>Tjänstekontraktsbeskrivning - Hantera</w:t>
      </w:r>
      <w:r w:rsidR="002D5403">
        <w:t xml:space="preserve"> </w:t>
      </w:r>
      <w:r w:rsidR="002D5403" w:rsidRPr="002D5403">
        <w:rPr>
          <w:sz w:val="48"/>
          <w:szCs w:val="48"/>
        </w:rPr>
        <w:t>hälsorelaterat tillstånd, utfall av aktivitet</w:t>
      </w:r>
      <w:r>
        <w:rPr>
          <w:sz w:val="48"/>
          <w:szCs w:val="48"/>
        </w:rPr>
        <w:fldChar w:fldCharType="end"/>
      </w:r>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21F59FF1" w:rsidR="002D631E" w:rsidRDefault="002D631E" w:rsidP="00F25F5B">
      <w:pPr>
        <w:tabs>
          <w:tab w:val="left" w:pos="2552"/>
        </w:tabs>
        <w:spacing w:line="240" w:lineRule="auto"/>
        <w:jc w:val="center"/>
        <w:rPr>
          <w:sz w:val="32"/>
          <w:szCs w:val="32"/>
        </w:rPr>
      </w:pPr>
      <w:r>
        <w:rPr>
          <w:sz w:val="32"/>
          <w:szCs w:val="32"/>
        </w:rPr>
        <w:t xml:space="preserve">Version </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"Version_1" \* MERGEFORMAT </w:instrText>
      </w:r>
      <w:r w:rsidR="00035299" w:rsidRPr="009171DF">
        <w:rPr>
          <w:rFonts w:ascii="Arial" w:hAnsi="Arial"/>
          <w:sz w:val="36"/>
          <w:szCs w:val="36"/>
        </w:rPr>
        <w:fldChar w:fldCharType="separate"/>
      </w:r>
      <w:r w:rsidR="00403D9C" w:rsidRPr="009171DF">
        <w:rPr>
          <w:rFonts w:ascii="Arial" w:hAnsi="Arial"/>
          <w:b/>
          <w:sz w:val="36"/>
          <w:szCs w:val="36"/>
        </w:rPr>
        <w:t>2</w:t>
      </w:r>
      <w:r w:rsidR="00035299" w:rsidRPr="009171DF">
        <w:rPr>
          <w:rFonts w:ascii="Arial" w:hAnsi="Arial"/>
          <w:b/>
          <w:sz w:val="36"/>
          <w:szCs w:val="36"/>
        </w:rPr>
        <w:fldChar w:fldCharType="end"/>
      </w:r>
      <w:r w:rsidRPr="009171DF">
        <w:rPr>
          <w:rFonts w:ascii="Arial" w:hAnsi="Arial"/>
          <w:sz w:val="36"/>
          <w:szCs w:val="36"/>
        </w:rPr>
        <w:t>.</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"Version_2" \* MERGEFORMAT </w:instrText>
      </w:r>
      <w:r w:rsidR="00035299" w:rsidRPr="009171DF">
        <w:rPr>
          <w:rFonts w:ascii="Arial" w:hAnsi="Arial"/>
          <w:sz w:val="36"/>
          <w:szCs w:val="36"/>
        </w:rPr>
        <w:fldChar w:fldCharType="separate"/>
      </w:r>
      <w:r w:rsidR="00403D9C" w:rsidRPr="009171DF">
        <w:rPr>
          <w:rFonts w:ascii="Arial" w:hAnsi="Arial"/>
          <w:b/>
          <w:sz w:val="36"/>
          <w:szCs w:val="36"/>
        </w:rPr>
        <w:t>0</w:t>
      </w:r>
      <w:r w:rsidR="00035299" w:rsidRPr="009171DF">
        <w:rPr>
          <w:rFonts w:ascii="Arial" w:hAnsi="Arial"/>
          <w:b/>
          <w:sz w:val="36"/>
          <w:szCs w:val="36"/>
        </w:rPr>
        <w:fldChar w:fldCharType="end"/>
      </w:r>
      <w:r w:rsidR="009171DF" w:rsidRPr="009171DF">
        <w:rPr>
          <w:rFonts w:ascii="Arial" w:hAnsi="Arial"/>
          <w:sz w:val="36"/>
          <w:szCs w:val="36"/>
        </w:rPr>
        <w:t>.</w:t>
      </w:r>
      <w:r w:rsidR="00BB5903" w:rsidRPr="009171DF">
        <w:rPr>
          <w:rFonts w:ascii="Arial" w:hAnsi="Arial"/>
          <w:b/>
          <w:sz w:val="36"/>
          <w:szCs w:val="36"/>
        </w:rPr>
        <w:t>RC1</w:t>
      </w:r>
      <w:ins w:id="1" w:author="Khaled Daham" w:date="2014-02-20T00:33:00Z">
        <w:r w:rsidR="00C55D2C">
          <w:rPr>
            <w:rFonts w:ascii="Arial" w:hAnsi="Arial"/>
            <w:b/>
            <w:sz w:val="36"/>
            <w:szCs w:val="36"/>
          </w:rPr>
          <w:t>3</w:t>
        </w:r>
      </w:ins>
      <w:del w:id="2" w:author="Khaled Daham" w:date="2014-02-20T00:33:00Z">
        <w:r w:rsidR="009171DF" w:rsidRPr="009171DF" w:rsidDel="00C55D2C">
          <w:rPr>
            <w:rFonts w:ascii="Arial" w:hAnsi="Arial"/>
            <w:b/>
            <w:sz w:val="36"/>
            <w:szCs w:val="36"/>
          </w:rPr>
          <w:delText>2</w:delText>
        </w:r>
      </w:del>
    </w:p>
    <w:p w14:paraId="5659363F" w14:textId="77777777" w:rsidR="002D631E" w:rsidRDefault="002D631E" w:rsidP="00F25F5B">
      <w:pPr>
        <w:tabs>
          <w:tab w:val="left" w:pos="2552"/>
        </w:tabs>
        <w:spacing w:line="240" w:lineRule="auto"/>
        <w:jc w:val="center"/>
        <w:rPr>
          <w:sz w:val="32"/>
          <w:szCs w:val="32"/>
        </w:rPr>
      </w:pPr>
    </w:p>
    <w:p w14:paraId="37830127" w14:textId="67059273" w:rsidR="00F25F5B" w:rsidRDefault="002D5403" w:rsidP="00F25F5B">
      <w:pPr>
        <w:tabs>
          <w:tab w:val="left" w:pos="2552"/>
        </w:tabs>
        <w:spacing w:line="240" w:lineRule="auto"/>
        <w:jc w:val="center"/>
        <w:rPr>
          <w:sz w:val="32"/>
          <w:szCs w:val="32"/>
        </w:rPr>
      </w:pPr>
      <w:r>
        <w:rPr>
          <w:sz w:val="32"/>
          <w:szCs w:val="32"/>
        </w:rPr>
        <w:t>20</w:t>
      </w:r>
      <w:r w:rsidR="00055E49">
        <w:rPr>
          <w:sz w:val="32"/>
          <w:szCs w:val="32"/>
        </w:rPr>
        <w:t>14-02-</w:t>
      </w:r>
      <w:ins w:id="3" w:author="Khaled Daham" w:date="2014-02-20T00:33:00Z">
        <w:r w:rsidR="00C55D2C">
          <w:rPr>
            <w:sz w:val="32"/>
            <w:szCs w:val="32"/>
          </w:rPr>
          <w:t>20</w:t>
        </w:r>
      </w:ins>
      <w:del w:id="4" w:author="Khaled Daham" w:date="2014-02-20T00:33:00Z">
        <w:r w:rsidR="00055E49" w:rsidDel="00C55D2C">
          <w:rPr>
            <w:sz w:val="32"/>
            <w:szCs w:val="32"/>
          </w:rPr>
          <w:delText>11</w:delText>
        </w:r>
      </w:del>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TOCHeading"/>
          </w:pPr>
          <w:r>
            <w:t>Innehållsförteckning</w:t>
          </w:r>
        </w:p>
        <w:p w14:paraId="6F898E1F" w14:textId="77777777" w:rsidR="00C11B3F" w:rsidRDefault="00C54F68">
          <w:pPr>
            <w:pStyle w:val="TOC1"/>
            <w:tabs>
              <w:tab w:val="left" w:pos="326"/>
              <w:tab w:val="right" w:leader="dot" w:pos="8664"/>
            </w:tabs>
            <w:rPr>
              <w:ins w:id="5" w:author="Khaled Daham" w:date="2014-02-20T00:33:00Z"/>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ins w:id="6" w:author="Khaled Daham" w:date="2014-02-20T00:33:00Z">
            <w:r w:rsidR="00C11B3F">
              <w:rPr>
                <w:noProof/>
              </w:rPr>
              <w:t>1</w:t>
            </w:r>
            <w:r w:rsidR="00C11B3F">
              <w:rPr>
                <w:rFonts w:asciiTheme="minorHAnsi" w:eastAsiaTheme="minorEastAsia" w:hAnsiTheme="minorHAnsi" w:cstheme="minorBidi"/>
                <w:noProof/>
                <w:sz w:val="24"/>
                <w:szCs w:val="24"/>
                <w:lang w:val="en-US" w:eastAsia="ja-JP"/>
              </w:rPr>
              <w:tab/>
            </w:r>
            <w:r w:rsidR="00C11B3F">
              <w:rPr>
                <w:noProof/>
              </w:rPr>
              <w:t>Inledning</w:t>
            </w:r>
            <w:r w:rsidR="00C11B3F">
              <w:rPr>
                <w:noProof/>
              </w:rPr>
              <w:tab/>
            </w:r>
            <w:r w:rsidR="00C11B3F">
              <w:rPr>
                <w:noProof/>
              </w:rPr>
              <w:fldChar w:fldCharType="begin"/>
            </w:r>
            <w:r w:rsidR="00C11B3F">
              <w:rPr>
                <w:noProof/>
              </w:rPr>
              <w:instrText xml:space="preserve"> PAGEREF _Toc254475741 \h </w:instrText>
            </w:r>
            <w:r w:rsidR="00C11B3F">
              <w:rPr>
                <w:noProof/>
              </w:rPr>
            </w:r>
          </w:ins>
          <w:r w:rsidR="00C11B3F">
            <w:rPr>
              <w:noProof/>
            </w:rPr>
            <w:fldChar w:fldCharType="separate"/>
          </w:r>
          <w:ins w:id="7" w:author="Khaled Daham" w:date="2014-02-20T00:33:00Z">
            <w:r w:rsidR="00C11B3F">
              <w:rPr>
                <w:noProof/>
              </w:rPr>
              <w:t>10</w:t>
            </w:r>
            <w:r w:rsidR="00C11B3F">
              <w:rPr>
                <w:noProof/>
              </w:rPr>
              <w:fldChar w:fldCharType="end"/>
            </w:r>
          </w:ins>
        </w:p>
        <w:p w14:paraId="0B1E3D1E" w14:textId="77777777" w:rsidR="00C11B3F" w:rsidRDefault="00C11B3F">
          <w:pPr>
            <w:pStyle w:val="TOC1"/>
            <w:tabs>
              <w:tab w:val="left" w:pos="352"/>
              <w:tab w:val="right" w:leader="dot" w:pos="8664"/>
            </w:tabs>
            <w:rPr>
              <w:ins w:id="8" w:author="Khaled Daham" w:date="2014-02-20T00:33:00Z"/>
              <w:rFonts w:asciiTheme="minorHAnsi" w:eastAsiaTheme="minorEastAsia" w:hAnsiTheme="minorHAnsi" w:cstheme="minorBidi"/>
              <w:noProof/>
              <w:sz w:val="24"/>
              <w:szCs w:val="24"/>
              <w:lang w:val="en-US" w:eastAsia="ja-JP"/>
            </w:rPr>
          </w:pPr>
          <w:ins w:id="9" w:author="Khaled Daham" w:date="2014-02-20T00:33:00Z">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_Toc254475742 \h </w:instrText>
            </w:r>
            <w:r>
              <w:rPr>
                <w:noProof/>
              </w:rPr>
            </w:r>
          </w:ins>
          <w:r>
            <w:rPr>
              <w:noProof/>
            </w:rPr>
            <w:fldChar w:fldCharType="separate"/>
          </w:r>
          <w:ins w:id="10" w:author="Khaled Daham" w:date="2014-02-20T00:33:00Z">
            <w:r>
              <w:rPr>
                <w:noProof/>
              </w:rPr>
              <w:t>11</w:t>
            </w:r>
            <w:r>
              <w:rPr>
                <w:noProof/>
              </w:rPr>
              <w:fldChar w:fldCharType="end"/>
            </w:r>
          </w:ins>
        </w:p>
        <w:p w14:paraId="221B5322" w14:textId="77777777" w:rsidR="00C11B3F" w:rsidRDefault="00C11B3F">
          <w:pPr>
            <w:pStyle w:val="TOC2"/>
            <w:tabs>
              <w:tab w:val="left" w:pos="692"/>
              <w:tab w:val="right" w:leader="dot" w:pos="8664"/>
            </w:tabs>
            <w:rPr>
              <w:ins w:id="11" w:author="Khaled Daham" w:date="2014-02-20T00:33:00Z"/>
              <w:rFonts w:asciiTheme="minorHAnsi" w:eastAsiaTheme="minorEastAsia" w:hAnsiTheme="minorHAnsi" w:cstheme="minorBidi"/>
              <w:noProof/>
              <w:sz w:val="24"/>
              <w:szCs w:val="24"/>
              <w:lang w:val="en-US" w:eastAsia="ja-JP"/>
            </w:rPr>
          </w:pPr>
          <w:ins w:id="12" w:author="Khaled Daham" w:date="2014-02-20T00:33:00Z">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72637A">
              <w:rPr>
                <w:b/>
                <w:noProof/>
                <w:color w:val="76923C" w:themeColor="accent3" w:themeShade="BF"/>
              </w:rPr>
              <w:t>2</w:t>
            </w:r>
            <w:r>
              <w:rPr>
                <w:noProof/>
              </w:rPr>
              <w:t>.</w:t>
            </w:r>
            <w:r w:rsidRPr="0072637A">
              <w:rPr>
                <w:b/>
                <w:noProof/>
                <w:color w:val="76923C" w:themeColor="accent3" w:themeShade="BF"/>
              </w:rPr>
              <w:t>0.RC12</w:t>
            </w:r>
            <w:r>
              <w:rPr>
                <w:noProof/>
              </w:rPr>
              <w:tab/>
            </w:r>
            <w:r>
              <w:rPr>
                <w:noProof/>
              </w:rPr>
              <w:fldChar w:fldCharType="begin"/>
            </w:r>
            <w:r>
              <w:rPr>
                <w:noProof/>
              </w:rPr>
              <w:instrText xml:space="preserve"> PAGEREF _Toc254475743 \h </w:instrText>
            </w:r>
            <w:r>
              <w:rPr>
                <w:noProof/>
              </w:rPr>
            </w:r>
          </w:ins>
          <w:r>
            <w:rPr>
              <w:noProof/>
            </w:rPr>
            <w:fldChar w:fldCharType="separate"/>
          </w:r>
          <w:ins w:id="13" w:author="Khaled Daham" w:date="2014-02-20T00:33:00Z">
            <w:r>
              <w:rPr>
                <w:noProof/>
              </w:rPr>
              <w:t>11</w:t>
            </w:r>
            <w:r>
              <w:rPr>
                <w:noProof/>
              </w:rPr>
              <w:fldChar w:fldCharType="end"/>
            </w:r>
          </w:ins>
        </w:p>
        <w:p w14:paraId="0D5111C7" w14:textId="77777777" w:rsidR="00C11B3F" w:rsidRDefault="00C11B3F">
          <w:pPr>
            <w:pStyle w:val="TOC3"/>
            <w:tabs>
              <w:tab w:val="left" w:pos="1031"/>
              <w:tab w:val="right" w:leader="dot" w:pos="8664"/>
            </w:tabs>
            <w:rPr>
              <w:ins w:id="14" w:author="Khaled Daham" w:date="2014-02-20T00:33:00Z"/>
              <w:rFonts w:asciiTheme="minorHAnsi" w:eastAsiaTheme="minorEastAsia" w:hAnsiTheme="minorHAnsi" w:cstheme="minorBidi"/>
              <w:noProof/>
              <w:sz w:val="24"/>
              <w:szCs w:val="24"/>
              <w:lang w:val="en-US" w:eastAsia="ja-JP"/>
            </w:rPr>
          </w:pPr>
          <w:ins w:id="15" w:author="Khaled Daham" w:date="2014-02-20T00:33:00Z">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_Toc254475744 \h </w:instrText>
            </w:r>
            <w:r>
              <w:rPr>
                <w:noProof/>
              </w:rPr>
            </w:r>
          </w:ins>
          <w:r>
            <w:rPr>
              <w:noProof/>
            </w:rPr>
            <w:fldChar w:fldCharType="separate"/>
          </w:r>
          <w:ins w:id="16" w:author="Khaled Daham" w:date="2014-02-20T00:33:00Z">
            <w:r>
              <w:rPr>
                <w:noProof/>
              </w:rPr>
              <w:t>11</w:t>
            </w:r>
            <w:r>
              <w:rPr>
                <w:noProof/>
              </w:rPr>
              <w:fldChar w:fldCharType="end"/>
            </w:r>
          </w:ins>
        </w:p>
        <w:p w14:paraId="7A23AB46" w14:textId="77777777" w:rsidR="00C11B3F" w:rsidRDefault="00C11B3F">
          <w:pPr>
            <w:pStyle w:val="TOC3"/>
            <w:tabs>
              <w:tab w:val="left" w:pos="1057"/>
              <w:tab w:val="right" w:leader="dot" w:pos="8664"/>
            </w:tabs>
            <w:rPr>
              <w:ins w:id="17" w:author="Khaled Daham" w:date="2014-02-20T00:33:00Z"/>
              <w:rFonts w:asciiTheme="minorHAnsi" w:eastAsiaTheme="minorEastAsia" w:hAnsiTheme="minorHAnsi" w:cstheme="minorBidi"/>
              <w:noProof/>
              <w:sz w:val="24"/>
              <w:szCs w:val="24"/>
              <w:lang w:val="en-US" w:eastAsia="ja-JP"/>
            </w:rPr>
          </w:pPr>
          <w:ins w:id="18" w:author="Khaled Daham" w:date="2014-02-20T00:33:00Z">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_Toc254475745 \h </w:instrText>
            </w:r>
            <w:r>
              <w:rPr>
                <w:noProof/>
              </w:rPr>
            </w:r>
          </w:ins>
          <w:r>
            <w:rPr>
              <w:noProof/>
            </w:rPr>
            <w:fldChar w:fldCharType="separate"/>
          </w:r>
          <w:ins w:id="19" w:author="Khaled Daham" w:date="2014-02-20T00:33:00Z">
            <w:r>
              <w:rPr>
                <w:noProof/>
              </w:rPr>
              <w:t>11</w:t>
            </w:r>
            <w:r>
              <w:rPr>
                <w:noProof/>
              </w:rPr>
              <w:fldChar w:fldCharType="end"/>
            </w:r>
          </w:ins>
        </w:p>
        <w:p w14:paraId="456E8E2C" w14:textId="77777777" w:rsidR="00C11B3F" w:rsidRDefault="00C11B3F">
          <w:pPr>
            <w:pStyle w:val="TOC3"/>
            <w:tabs>
              <w:tab w:val="left" w:pos="1056"/>
              <w:tab w:val="right" w:leader="dot" w:pos="8664"/>
            </w:tabs>
            <w:rPr>
              <w:ins w:id="20" w:author="Khaled Daham" w:date="2014-02-20T00:33:00Z"/>
              <w:rFonts w:asciiTheme="minorHAnsi" w:eastAsiaTheme="minorEastAsia" w:hAnsiTheme="minorHAnsi" w:cstheme="minorBidi"/>
              <w:noProof/>
              <w:sz w:val="24"/>
              <w:szCs w:val="24"/>
              <w:lang w:val="en-US" w:eastAsia="ja-JP"/>
            </w:rPr>
          </w:pPr>
          <w:ins w:id="21" w:author="Khaled Daham" w:date="2014-02-20T00:33:00Z">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_Toc254475746 \h </w:instrText>
            </w:r>
            <w:r>
              <w:rPr>
                <w:noProof/>
              </w:rPr>
            </w:r>
          </w:ins>
          <w:r>
            <w:rPr>
              <w:noProof/>
            </w:rPr>
            <w:fldChar w:fldCharType="separate"/>
          </w:r>
          <w:ins w:id="22" w:author="Khaled Daham" w:date="2014-02-20T00:33:00Z">
            <w:r>
              <w:rPr>
                <w:noProof/>
              </w:rPr>
              <w:t>11</w:t>
            </w:r>
            <w:r>
              <w:rPr>
                <w:noProof/>
              </w:rPr>
              <w:fldChar w:fldCharType="end"/>
            </w:r>
          </w:ins>
        </w:p>
        <w:p w14:paraId="3D50FDA2" w14:textId="77777777" w:rsidR="00C11B3F" w:rsidRDefault="00C11B3F">
          <w:pPr>
            <w:pStyle w:val="TOC3"/>
            <w:tabs>
              <w:tab w:val="left" w:pos="1058"/>
              <w:tab w:val="right" w:leader="dot" w:pos="8664"/>
            </w:tabs>
            <w:rPr>
              <w:ins w:id="23" w:author="Khaled Daham" w:date="2014-02-20T00:33:00Z"/>
              <w:rFonts w:asciiTheme="minorHAnsi" w:eastAsiaTheme="minorEastAsia" w:hAnsiTheme="minorHAnsi" w:cstheme="minorBidi"/>
              <w:noProof/>
              <w:sz w:val="24"/>
              <w:szCs w:val="24"/>
              <w:lang w:val="en-US" w:eastAsia="ja-JP"/>
            </w:rPr>
          </w:pPr>
          <w:ins w:id="24" w:author="Khaled Daham" w:date="2014-02-20T00:33:00Z">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_Toc254475747 \h </w:instrText>
            </w:r>
            <w:r>
              <w:rPr>
                <w:noProof/>
              </w:rPr>
            </w:r>
          </w:ins>
          <w:r>
            <w:rPr>
              <w:noProof/>
            </w:rPr>
            <w:fldChar w:fldCharType="separate"/>
          </w:r>
          <w:ins w:id="25" w:author="Khaled Daham" w:date="2014-02-20T00:33:00Z">
            <w:r>
              <w:rPr>
                <w:noProof/>
              </w:rPr>
              <w:t>12</w:t>
            </w:r>
            <w:r>
              <w:rPr>
                <w:noProof/>
              </w:rPr>
              <w:fldChar w:fldCharType="end"/>
            </w:r>
          </w:ins>
        </w:p>
        <w:p w14:paraId="671F0CE9" w14:textId="77777777" w:rsidR="00C11B3F" w:rsidRDefault="00C11B3F">
          <w:pPr>
            <w:pStyle w:val="TOC2"/>
            <w:tabs>
              <w:tab w:val="left" w:pos="717"/>
              <w:tab w:val="right" w:leader="dot" w:pos="8664"/>
            </w:tabs>
            <w:rPr>
              <w:ins w:id="26" w:author="Khaled Daham" w:date="2014-02-20T00:33:00Z"/>
              <w:rFonts w:asciiTheme="minorHAnsi" w:eastAsiaTheme="minorEastAsia" w:hAnsiTheme="minorHAnsi" w:cstheme="minorBidi"/>
              <w:noProof/>
              <w:sz w:val="24"/>
              <w:szCs w:val="24"/>
              <w:lang w:val="en-US" w:eastAsia="ja-JP"/>
            </w:rPr>
          </w:pPr>
          <w:ins w:id="27" w:author="Khaled Daham" w:date="2014-02-20T00:33:00Z">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_Toc254475748 \h </w:instrText>
            </w:r>
            <w:r>
              <w:rPr>
                <w:noProof/>
              </w:rPr>
            </w:r>
          </w:ins>
          <w:r>
            <w:rPr>
              <w:noProof/>
            </w:rPr>
            <w:fldChar w:fldCharType="separate"/>
          </w:r>
          <w:ins w:id="28" w:author="Khaled Daham" w:date="2014-02-20T00:33:00Z">
            <w:r>
              <w:rPr>
                <w:noProof/>
              </w:rPr>
              <w:t>12</w:t>
            </w:r>
            <w:r>
              <w:rPr>
                <w:noProof/>
              </w:rPr>
              <w:fldChar w:fldCharType="end"/>
            </w:r>
          </w:ins>
        </w:p>
        <w:p w14:paraId="2D3F376A" w14:textId="77777777" w:rsidR="00C11B3F" w:rsidRDefault="00C11B3F">
          <w:pPr>
            <w:pStyle w:val="TOC1"/>
            <w:tabs>
              <w:tab w:val="left" w:pos="350"/>
              <w:tab w:val="right" w:leader="dot" w:pos="8664"/>
            </w:tabs>
            <w:rPr>
              <w:ins w:id="29" w:author="Khaled Daham" w:date="2014-02-20T00:33:00Z"/>
              <w:rFonts w:asciiTheme="minorHAnsi" w:eastAsiaTheme="minorEastAsia" w:hAnsiTheme="minorHAnsi" w:cstheme="minorBidi"/>
              <w:noProof/>
              <w:sz w:val="24"/>
              <w:szCs w:val="24"/>
              <w:lang w:val="en-US" w:eastAsia="ja-JP"/>
            </w:rPr>
          </w:pPr>
          <w:ins w:id="30" w:author="Khaled Daham" w:date="2014-02-20T00:33:00Z">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_Toc254475749 \h </w:instrText>
            </w:r>
            <w:r>
              <w:rPr>
                <w:noProof/>
              </w:rPr>
            </w:r>
          </w:ins>
          <w:r>
            <w:rPr>
              <w:noProof/>
            </w:rPr>
            <w:fldChar w:fldCharType="separate"/>
          </w:r>
          <w:ins w:id="31" w:author="Khaled Daham" w:date="2014-02-20T00:33:00Z">
            <w:r>
              <w:rPr>
                <w:noProof/>
              </w:rPr>
              <w:t>12</w:t>
            </w:r>
            <w:r>
              <w:rPr>
                <w:noProof/>
              </w:rPr>
              <w:fldChar w:fldCharType="end"/>
            </w:r>
          </w:ins>
        </w:p>
        <w:p w14:paraId="6D3D9F24" w14:textId="77777777" w:rsidR="00C11B3F" w:rsidRDefault="00C11B3F">
          <w:pPr>
            <w:pStyle w:val="TOC2"/>
            <w:tabs>
              <w:tab w:val="left" w:pos="690"/>
              <w:tab w:val="right" w:leader="dot" w:pos="8664"/>
            </w:tabs>
            <w:rPr>
              <w:ins w:id="32" w:author="Khaled Daham" w:date="2014-02-20T00:33:00Z"/>
              <w:rFonts w:asciiTheme="minorHAnsi" w:eastAsiaTheme="minorEastAsia" w:hAnsiTheme="minorHAnsi" w:cstheme="minorBidi"/>
              <w:noProof/>
              <w:sz w:val="24"/>
              <w:szCs w:val="24"/>
              <w:lang w:val="en-US" w:eastAsia="ja-JP"/>
            </w:rPr>
          </w:pPr>
          <w:ins w:id="33" w:author="Khaled Daham" w:date="2014-02-20T00:33:00Z">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_Toc254475750 \h </w:instrText>
            </w:r>
            <w:r>
              <w:rPr>
                <w:noProof/>
              </w:rPr>
            </w:r>
          </w:ins>
          <w:r>
            <w:rPr>
              <w:noProof/>
            </w:rPr>
            <w:fldChar w:fldCharType="separate"/>
          </w:r>
          <w:ins w:id="34" w:author="Khaled Daham" w:date="2014-02-20T00:33:00Z">
            <w:r>
              <w:rPr>
                <w:noProof/>
              </w:rPr>
              <w:t>12</w:t>
            </w:r>
            <w:r>
              <w:rPr>
                <w:noProof/>
              </w:rPr>
              <w:fldChar w:fldCharType="end"/>
            </w:r>
          </w:ins>
        </w:p>
        <w:p w14:paraId="700F2CC6" w14:textId="77777777" w:rsidR="00C11B3F" w:rsidRDefault="00C11B3F">
          <w:pPr>
            <w:pStyle w:val="TOC3"/>
            <w:tabs>
              <w:tab w:val="left" w:pos="1030"/>
              <w:tab w:val="right" w:leader="dot" w:pos="8664"/>
            </w:tabs>
            <w:rPr>
              <w:ins w:id="35" w:author="Khaled Daham" w:date="2014-02-20T00:33:00Z"/>
              <w:rFonts w:asciiTheme="minorHAnsi" w:eastAsiaTheme="minorEastAsia" w:hAnsiTheme="minorHAnsi" w:cstheme="minorBidi"/>
              <w:noProof/>
              <w:sz w:val="24"/>
              <w:szCs w:val="24"/>
              <w:lang w:val="en-US" w:eastAsia="ja-JP"/>
            </w:rPr>
          </w:pPr>
          <w:ins w:id="36" w:author="Khaled Daham" w:date="2014-02-20T00:33:00Z">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_Toc254475751 \h </w:instrText>
            </w:r>
            <w:r>
              <w:rPr>
                <w:noProof/>
              </w:rPr>
            </w:r>
          </w:ins>
          <w:r>
            <w:rPr>
              <w:noProof/>
            </w:rPr>
            <w:fldChar w:fldCharType="separate"/>
          </w:r>
          <w:ins w:id="37" w:author="Khaled Daham" w:date="2014-02-20T00:33:00Z">
            <w:r>
              <w:rPr>
                <w:noProof/>
              </w:rPr>
              <w:t>12</w:t>
            </w:r>
            <w:r>
              <w:rPr>
                <w:noProof/>
              </w:rPr>
              <w:fldChar w:fldCharType="end"/>
            </w:r>
          </w:ins>
        </w:p>
        <w:p w14:paraId="11359C26" w14:textId="77777777" w:rsidR="00C11B3F" w:rsidRDefault="00C11B3F">
          <w:pPr>
            <w:pStyle w:val="TOC3"/>
            <w:tabs>
              <w:tab w:val="left" w:pos="1056"/>
              <w:tab w:val="right" w:leader="dot" w:pos="8664"/>
            </w:tabs>
            <w:rPr>
              <w:ins w:id="38" w:author="Khaled Daham" w:date="2014-02-20T00:33:00Z"/>
              <w:rFonts w:asciiTheme="minorHAnsi" w:eastAsiaTheme="minorEastAsia" w:hAnsiTheme="minorHAnsi" w:cstheme="minorBidi"/>
              <w:noProof/>
              <w:sz w:val="24"/>
              <w:szCs w:val="24"/>
              <w:lang w:val="en-US" w:eastAsia="ja-JP"/>
            </w:rPr>
          </w:pPr>
          <w:ins w:id="39" w:author="Khaled Daham" w:date="2014-02-20T00:33:00Z">
            <w:r>
              <w:rPr>
                <w:noProof/>
              </w:rPr>
              <w:t>3.1.2</w:t>
            </w:r>
            <w:r>
              <w:rPr>
                <w:rFonts w:asciiTheme="minorHAnsi" w:eastAsiaTheme="minorEastAsia" w:hAnsiTheme="minorHAnsi" w:cstheme="minorBidi"/>
                <w:noProof/>
                <w:sz w:val="24"/>
                <w:szCs w:val="24"/>
                <w:lang w:val="en-US" w:eastAsia="ja-JP"/>
              </w:rPr>
              <w:tab/>
            </w:r>
            <w:r>
              <w:rPr>
                <w:noProof/>
              </w:rPr>
              <w:t>Flöde 2 – Hämta mödravårdsinformation</w:t>
            </w:r>
            <w:r>
              <w:rPr>
                <w:noProof/>
              </w:rPr>
              <w:tab/>
            </w:r>
            <w:r>
              <w:rPr>
                <w:noProof/>
              </w:rPr>
              <w:fldChar w:fldCharType="begin"/>
            </w:r>
            <w:r>
              <w:rPr>
                <w:noProof/>
              </w:rPr>
              <w:instrText xml:space="preserve"> PAGEREF _Toc254475752 \h </w:instrText>
            </w:r>
            <w:r>
              <w:rPr>
                <w:noProof/>
              </w:rPr>
            </w:r>
          </w:ins>
          <w:r>
            <w:rPr>
              <w:noProof/>
            </w:rPr>
            <w:fldChar w:fldCharType="separate"/>
          </w:r>
          <w:ins w:id="40" w:author="Khaled Daham" w:date="2014-02-20T00:33:00Z">
            <w:r>
              <w:rPr>
                <w:noProof/>
              </w:rPr>
              <w:t>14</w:t>
            </w:r>
            <w:r>
              <w:rPr>
                <w:noProof/>
              </w:rPr>
              <w:fldChar w:fldCharType="end"/>
            </w:r>
          </w:ins>
        </w:p>
        <w:p w14:paraId="50B406CA" w14:textId="77777777" w:rsidR="00C11B3F" w:rsidRDefault="00C11B3F">
          <w:pPr>
            <w:pStyle w:val="TOC3"/>
            <w:tabs>
              <w:tab w:val="left" w:pos="1054"/>
              <w:tab w:val="right" w:leader="dot" w:pos="8664"/>
            </w:tabs>
            <w:rPr>
              <w:ins w:id="41" w:author="Khaled Daham" w:date="2014-02-20T00:33:00Z"/>
              <w:rFonts w:asciiTheme="minorHAnsi" w:eastAsiaTheme="minorEastAsia" w:hAnsiTheme="minorHAnsi" w:cstheme="minorBidi"/>
              <w:noProof/>
              <w:sz w:val="24"/>
              <w:szCs w:val="24"/>
              <w:lang w:val="en-US" w:eastAsia="ja-JP"/>
            </w:rPr>
          </w:pPr>
          <w:ins w:id="42" w:author="Khaled Daham" w:date="2014-02-20T00:33:00Z">
            <w:r>
              <w:rPr>
                <w:noProof/>
              </w:rPr>
              <w:t>3.1.3</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_Toc254475753 \h </w:instrText>
            </w:r>
            <w:r>
              <w:rPr>
                <w:noProof/>
              </w:rPr>
            </w:r>
          </w:ins>
          <w:r>
            <w:rPr>
              <w:noProof/>
            </w:rPr>
            <w:fldChar w:fldCharType="separate"/>
          </w:r>
          <w:ins w:id="43" w:author="Khaled Daham" w:date="2014-02-20T00:33:00Z">
            <w:r>
              <w:rPr>
                <w:noProof/>
              </w:rPr>
              <w:t>16</w:t>
            </w:r>
            <w:r>
              <w:rPr>
                <w:noProof/>
              </w:rPr>
              <w:fldChar w:fldCharType="end"/>
            </w:r>
          </w:ins>
        </w:p>
        <w:p w14:paraId="25755AF0" w14:textId="77777777" w:rsidR="00C11B3F" w:rsidRDefault="00C11B3F">
          <w:pPr>
            <w:pStyle w:val="TOC3"/>
            <w:tabs>
              <w:tab w:val="left" w:pos="1057"/>
              <w:tab w:val="right" w:leader="dot" w:pos="8664"/>
            </w:tabs>
            <w:rPr>
              <w:ins w:id="44" w:author="Khaled Daham" w:date="2014-02-20T00:33:00Z"/>
              <w:rFonts w:asciiTheme="minorHAnsi" w:eastAsiaTheme="minorEastAsia" w:hAnsiTheme="minorHAnsi" w:cstheme="minorBidi"/>
              <w:noProof/>
              <w:sz w:val="24"/>
              <w:szCs w:val="24"/>
              <w:lang w:val="en-US" w:eastAsia="ja-JP"/>
            </w:rPr>
          </w:pPr>
          <w:ins w:id="45" w:author="Khaled Daham" w:date="2014-02-20T00:33:00Z">
            <w:r>
              <w:rPr>
                <w:noProof/>
              </w:rPr>
              <w:t>3.1.4</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_Toc254475754 \h </w:instrText>
            </w:r>
            <w:r>
              <w:rPr>
                <w:noProof/>
              </w:rPr>
            </w:r>
          </w:ins>
          <w:r>
            <w:rPr>
              <w:noProof/>
            </w:rPr>
            <w:fldChar w:fldCharType="separate"/>
          </w:r>
          <w:ins w:id="46" w:author="Khaled Daham" w:date="2014-02-20T00:33:00Z">
            <w:r>
              <w:rPr>
                <w:noProof/>
              </w:rPr>
              <w:t>18</w:t>
            </w:r>
            <w:r>
              <w:rPr>
                <w:noProof/>
              </w:rPr>
              <w:fldChar w:fldCharType="end"/>
            </w:r>
          </w:ins>
        </w:p>
        <w:p w14:paraId="222E5DB7" w14:textId="77777777" w:rsidR="00C11B3F" w:rsidRDefault="00C11B3F">
          <w:pPr>
            <w:pStyle w:val="TOC2"/>
            <w:tabs>
              <w:tab w:val="left" w:pos="716"/>
              <w:tab w:val="right" w:leader="dot" w:pos="8664"/>
            </w:tabs>
            <w:rPr>
              <w:ins w:id="47" w:author="Khaled Daham" w:date="2014-02-20T00:33:00Z"/>
              <w:rFonts w:asciiTheme="minorHAnsi" w:eastAsiaTheme="minorEastAsia" w:hAnsiTheme="minorHAnsi" w:cstheme="minorBidi"/>
              <w:noProof/>
              <w:sz w:val="24"/>
              <w:szCs w:val="24"/>
              <w:lang w:val="en-US" w:eastAsia="ja-JP"/>
            </w:rPr>
          </w:pPr>
          <w:ins w:id="48" w:author="Khaled Daham" w:date="2014-02-20T00:33:00Z">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_Toc254475755 \h </w:instrText>
            </w:r>
            <w:r>
              <w:rPr>
                <w:noProof/>
              </w:rPr>
            </w:r>
          </w:ins>
          <w:r>
            <w:rPr>
              <w:noProof/>
            </w:rPr>
            <w:fldChar w:fldCharType="separate"/>
          </w:r>
          <w:ins w:id="49" w:author="Khaled Daham" w:date="2014-02-20T00:33:00Z">
            <w:r>
              <w:rPr>
                <w:noProof/>
              </w:rPr>
              <w:t>18</w:t>
            </w:r>
            <w:r>
              <w:rPr>
                <w:noProof/>
              </w:rPr>
              <w:fldChar w:fldCharType="end"/>
            </w:r>
          </w:ins>
        </w:p>
        <w:p w14:paraId="67CDF59E" w14:textId="77777777" w:rsidR="00C11B3F" w:rsidRDefault="00C11B3F">
          <w:pPr>
            <w:pStyle w:val="TOC1"/>
            <w:tabs>
              <w:tab w:val="right" w:leader="dot" w:pos="8664"/>
            </w:tabs>
            <w:rPr>
              <w:ins w:id="50" w:author="Khaled Daham" w:date="2014-02-20T00:33:00Z"/>
              <w:rFonts w:asciiTheme="minorHAnsi" w:eastAsiaTheme="minorEastAsia" w:hAnsiTheme="minorHAnsi" w:cstheme="minorBidi"/>
              <w:noProof/>
              <w:sz w:val="24"/>
              <w:szCs w:val="24"/>
              <w:lang w:val="en-US" w:eastAsia="ja-JP"/>
            </w:rPr>
          </w:pPr>
          <w:ins w:id="51" w:author="Khaled Daham" w:date="2014-02-20T00:33:00Z">
            <w:r w:rsidRPr="0072637A">
              <w:rPr>
                <w:noProof/>
              </w:rPr>
              <w:t>Adressering vid nationell användning</w:t>
            </w:r>
            <w:r>
              <w:rPr>
                <w:noProof/>
              </w:rPr>
              <w:tab/>
            </w:r>
            <w:r>
              <w:rPr>
                <w:noProof/>
              </w:rPr>
              <w:fldChar w:fldCharType="begin"/>
            </w:r>
            <w:r>
              <w:rPr>
                <w:noProof/>
              </w:rPr>
              <w:instrText xml:space="preserve"> PAGEREF _Toc254475756 \h </w:instrText>
            </w:r>
            <w:r>
              <w:rPr>
                <w:noProof/>
              </w:rPr>
            </w:r>
          </w:ins>
          <w:r>
            <w:rPr>
              <w:noProof/>
            </w:rPr>
            <w:fldChar w:fldCharType="separate"/>
          </w:r>
          <w:ins w:id="52" w:author="Khaled Daham" w:date="2014-02-20T00:33:00Z">
            <w:r>
              <w:rPr>
                <w:noProof/>
              </w:rPr>
              <w:t>19</w:t>
            </w:r>
            <w:r>
              <w:rPr>
                <w:noProof/>
              </w:rPr>
              <w:fldChar w:fldCharType="end"/>
            </w:r>
          </w:ins>
        </w:p>
        <w:p w14:paraId="63549AD1" w14:textId="77777777" w:rsidR="00C11B3F" w:rsidRDefault="00C11B3F">
          <w:pPr>
            <w:pStyle w:val="TOC1"/>
            <w:tabs>
              <w:tab w:val="right" w:leader="dot" w:pos="8664"/>
            </w:tabs>
            <w:rPr>
              <w:ins w:id="53" w:author="Khaled Daham" w:date="2014-02-20T00:33:00Z"/>
              <w:rFonts w:asciiTheme="minorHAnsi" w:eastAsiaTheme="minorEastAsia" w:hAnsiTheme="minorHAnsi" w:cstheme="minorBidi"/>
              <w:noProof/>
              <w:sz w:val="24"/>
              <w:szCs w:val="24"/>
              <w:lang w:val="en-US" w:eastAsia="ja-JP"/>
            </w:rPr>
          </w:pPr>
          <w:ins w:id="54" w:author="Khaled Daham" w:date="2014-02-20T00:33:00Z">
            <w:r w:rsidRPr="0072637A">
              <w:rPr>
                <w:noProof/>
              </w:rPr>
              <w:t>Adressering vid regional användning</w:t>
            </w:r>
            <w:r>
              <w:rPr>
                <w:noProof/>
              </w:rPr>
              <w:tab/>
            </w:r>
            <w:r>
              <w:rPr>
                <w:noProof/>
              </w:rPr>
              <w:fldChar w:fldCharType="begin"/>
            </w:r>
            <w:r>
              <w:rPr>
                <w:noProof/>
              </w:rPr>
              <w:instrText xml:space="preserve"> PAGEREF _Toc254475757 \h </w:instrText>
            </w:r>
            <w:r>
              <w:rPr>
                <w:noProof/>
              </w:rPr>
            </w:r>
          </w:ins>
          <w:r>
            <w:rPr>
              <w:noProof/>
            </w:rPr>
            <w:fldChar w:fldCharType="separate"/>
          </w:r>
          <w:ins w:id="55" w:author="Khaled Daham" w:date="2014-02-20T00:33:00Z">
            <w:r>
              <w:rPr>
                <w:noProof/>
              </w:rPr>
              <w:t>19</w:t>
            </w:r>
            <w:r>
              <w:rPr>
                <w:noProof/>
              </w:rPr>
              <w:fldChar w:fldCharType="end"/>
            </w:r>
          </w:ins>
        </w:p>
        <w:p w14:paraId="3FC43DC2" w14:textId="77777777" w:rsidR="00C11B3F" w:rsidRDefault="00C11B3F">
          <w:pPr>
            <w:pStyle w:val="TOC1"/>
            <w:tabs>
              <w:tab w:val="right" w:leader="dot" w:pos="8664"/>
            </w:tabs>
            <w:rPr>
              <w:ins w:id="56" w:author="Khaled Daham" w:date="2014-02-20T00:33:00Z"/>
              <w:rFonts w:asciiTheme="minorHAnsi" w:eastAsiaTheme="minorEastAsia" w:hAnsiTheme="minorHAnsi" w:cstheme="minorBidi"/>
              <w:noProof/>
              <w:sz w:val="24"/>
              <w:szCs w:val="24"/>
              <w:lang w:val="en-US" w:eastAsia="ja-JP"/>
            </w:rPr>
          </w:pPr>
          <w:ins w:id="57" w:author="Khaled Daham" w:date="2014-02-20T00:33:00Z">
            <w:r w:rsidRPr="0072637A">
              <w:rPr>
                <w:noProof/>
              </w:rPr>
              <w:t>Adressering direkt till ett källsystem</w:t>
            </w:r>
            <w:r>
              <w:rPr>
                <w:noProof/>
              </w:rPr>
              <w:tab/>
            </w:r>
            <w:r>
              <w:rPr>
                <w:noProof/>
              </w:rPr>
              <w:fldChar w:fldCharType="begin"/>
            </w:r>
            <w:r>
              <w:rPr>
                <w:noProof/>
              </w:rPr>
              <w:instrText xml:space="preserve"> PAGEREF _Toc254475758 \h </w:instrText>
            </w:r>
            <w:r>
              <w:rPr>
                <w:noProof/>
              </w:rPr>
            </w:r>
          </w:ins>
          <w:r>
            <w:rPr>
              <w:noProof/>
            </w:rPr>
            <w:fldChar w:fldCharType="separate"/>
          </w:r>
          <w:ins w:id="58" w:author="Khaled Daham" w:date="2014-02-20T00:33:00Z">
            <w:r>
              <w:rPr>
                <w:noProof/>
              </w:rPr>
              <w:t>20</w:t>
            </w:r>
            <w:r>
              <w:rPr>
                <w:noProof/>
              </w:rPr>
              <w:fldChar w:fldCharType="end"/>
            </w:r>
          </w:ins>
        </w:p>
        <w:p w14:paraId="668222A7" w14:textId="77777777" w:rsidR="00C11B3F" w:rsidRDefault="00C11B3F">
          <w:pPr>
            <w:pStyle w:val="TOC1"/>
            <w:tabs>
              <w:tab w:val="right" w:leader="dot" w:pos="8664"/>
            </w:tabs>
            <w:rPr>
              <w:ins w:id="59" w:author="Khaled Daham" w:date="2014-02-20T00:33:00Z"/>
              <w:rFonts w:asciiTheme="minorHAnsi" w:eastAsiaTheme="minorEastAsia" w:hAnsiTheme="minorHAnsi" w:cstheme="minorBidi"/>
              <w:noProof/>
              <w:sz w:val="24"/>
              <w:szCs w:val="24"/>
              <w:lang w:val="en-US" w:eastAsia="ja-JP"/>
            </w:rPr>
          </w:pPr>
          <w:ins w:id="60" w:author="Khaled Daham" w:date="2014-02-20T00:33:00Z">
            <w:r>
              <w:rPr>
                <w:noProof/>
              </w:rPr>
              <w:t>Sammanfattning av adresseringsmodell</w:t>
            </w:r>
            <w:r>
              <w:rPr>
                <w:noProof/>
              </w:rPr>
              <w:tab/>
            </w:r>
            <w:r>
              <w:rPr>
                <w:noProof/>
              </w:rPr>
              <w:fldChar w:fldCharType="begin"/>
            </w:r>
            <w:r>
              <w:rPr>
                <w:noProof/>
              </w:rPr>
              <w:instrText xml:space="preserve"> PAGEREF _Toc254475759 \h </w:instrText>
            </w:r>
            <w:r>
              <w:rPr>
                <w:noProof/>
              </w:rPr>
            </w:r>
          </w:ins>
          <w:r>
            <w:rPr>
              <w:noProof/>
            </w:rPr>
            <w:fldChar w:fldCharType="separate"/>
          </w:r>
          <w:ins w:id="61" w:author="Khaled Daham" w:date="2014-02-20T00:33:00Z">
            <w:r>
              <w:rPr>
                <w:noProof/>
              </w:rPr>
              <w:t>22</w:t>
            </w:r>
            <w:r>
              <w:rPr>
                <w:noProof/>
              </w:rPr>
              <w:fldChar w:fldCharType="end"/>
            </w:r>
          </w:ins>
        </w:p>
        <w:p w14:paraId="29783F14" w14:textId="77777777" w:rsidR="00C11B3F" w:rsidRDefault="00C11B3F">
          <w:pPr>
            <w:pStyle w:val="TOC2"/>
            <w:tabs>
              <w:tab w:val="left" w:pos="715"/>
              <w:tab w:val="right" w:leader="dot" w:pos="8664"/>
            </w:tabs>
            <w:rPr>
              <w:ins w:id="62" w:author="Khaled Daham" w:date="2014-02-20T00:33:00Z"/>
              <w:rFonts w:asciiTheme="minorHAnsi" w:eastAsiaTheme="minorEastAsia" w:hAnsiTheme="minorHAnsi" w:cstheme="minorBidi"/>
              <w:noProof/>
              <w:sz w:val="24"/>
              <w:szCs w:val="24"/>
              <w:lang w:val="en-US" w:eastAsia="ja-JP"/>
            </w:rPr>
          </w:pPr>
          <w:ins w:id="63" w:author="Khaled Daham" w:date="2014-02-20T00:33:00Z">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_Toc254475760 \h </w:instrText>
            </w:r>
            <w:r>
              <w:rPr>
                <w:noProof/>
              </w:rPr>
            </w:r>
          </w:ins>
          <w:r>
            <w:rPr>
              <w:noProof/>
            </w:rPr>
            <w:fldChar w:fldCharType="separate"/>
          </w:r>
          <w:ins w:id="64" w:author="Khaled Daham" w:date="2014-02-20T00:33:00Z">
            <w:r>
              <w:rPr>
                <w:noProof/>
              </w:rPr>
              <w:t>22</w:t>
            </w:r>
            <w:r>
              <w:rPr>
                <w:noProof/>
              </w:rPr>
              <w:fldChar w:fldCharType="end"/>
            </w:r>
          </w:ins>
        </w:p>
        <w:p w14:paraId="0518B703" w14:textId="77777777" w:rsidR="00C11B3F" w:rsidRDefault="00C11B3F">
          <w:pPr>
            <w:pStyle w:val="TOC3"/>
            <w:tabs>
              <w:tab w:val="left" w:pos="1054"/>
              <w:tab w:val="right" w:leader="dot" w:pos="8664"/>
            </w:tabs>
            <w:rPr>
              <w:ins w:id="65" w:author="Khaled Daham" w:date="2014-02-20T00:33:00Z"/>
              <w:rFonts w:asciiTheme="minorHAnsi" w:eastAsiaTheme="minorEastAsia" w:hAnsiTheme="minorHAnsi" w:cstheme="minorBidi"/>
              <w:noProof/>
              <w:sz w:val="24"/>
              <w:szCs w:val="24"/>
              <w:lang w:val="en-US" w:eastAsia="ja-JP"/>
            </w:rPr>
          </w:pPr>
          <w:ins w:id="66" w:author="Khaled Daham" w:date="2014-02-20T00:33:00Z">
            <w:r>
              <w:rPr>
                <w:noProof/>
              </w:rPr>
              <w:t>3.3.1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_Toc254475761 \h </w:instrText>
            </w:r>
            <w:r>
              <w:rPr>
                <w:noProof/>
              </w:rPr>
            </w:r>
          </w:ins>
          <w:r>
            <w:rPr>
              <w:noProof/>
            </w:rPr>
            <w:fldChar w:fldCharType="separate"/>
          </w:r>
          <w:ins w:id="67" w:author="Khaled Daham" w:date="2014-02-20T00:33:00Z">
            <w:r>
              <w:rPr>
                <w:noProof/>
              </w:rPr>
              <w:t>22</w:t>
            </w:r>
            <w:r>
              <w:rPr>
                <w:noProof/>
              </w:rPr>
              <w:fldChar w:fldCharType="end"/>
            </w:r>
          </w:ins>
        </w:p>
        <w:p w14:paraId="2031B247" w14:textId="77777777" w:rsidR="00C11B3F" w:rsidRDefault="00C11B3F">
          <w:pPr>
            <w:pStyle w:val="TOC1"/>
            <w:tabs>
              <w:tab w:val="left" w:pos="353"/>
              <w:tab w:val="right" w:leader="dot" w:pos="8664"/>
            </w:tabs>
            <w:rPr>
              <w:ins w:id="68" w:author="Khaled Daham" w:date="2014-02-20T00:33:00Z"/>
              <w:rFonts w:asciiTheme="minorHAnsi" w:eastAsiaTheme="minorEastAsia" w:hAnsiTheme="minorHAnsi" w:cstheme="minorBidi"/>
              <w:noProof/>
              <w:sz w:val="24"/>
              <w:szCs w:val="24"/>
              <w:lang w:val="en-US" w:eastAsia="ja-JP"/>
            </w:rPr>
          </w:pPr>
          <w:ins w:id="69" w:author="Khaled Daham" w:date="2014-02-20T00:33:00Z">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_Toc254475762 \h </w:instrText>
            </w:r>
            <w:r>
              <w:rPr>
                <w:noProof/>
              </w:rPr>
            </w:r>
          </w:ins>
          <w:r>
            <w:rPr>
              <w:noProof/>
            </w:rPr>
            <w:fldChar w:fldCharType="separate"/>
          </w:r>
          <w:ins w:id="70" w:author="Khaled Daham" w:date="2014-02-20T00:33:00Z">
            <w:r>
              <w:rPr>
                <w:noProof/>
              </w:rPr>
              <w:t>24</w:t>
            </w:r>
            <w:r>
              <w:rPr>
                <w:noProof/>
              </w:rPr>
              <w:fldChar w:fldCharType="end"/>
            </w:r>
          </w:ins>
        </w:p>
        <w:p w14:paraId="2D910C82" w14:textId="77777777" w:rsidR="00C11B3F" w:rsidRDefault="00C11B3F">
          <w:pPr>
            <w:pStyle w:val="TOC2"/>
            <w:tabs>
              <w:tab w:val="left" w:pos="693"/>
              <w:tab w:val="right" w:leader="dot" w:pos="8664"/>
            </w:tabs>
            <w:rPr>
              <w:ins w:id="71" w:author="Khaled Daham" w:date="2014-02-20T00:33:00Z"/>
              <w:rFonts w:asciiTheme="minorHAnsi" w:eastAsiaTheme="minorEastAsia" w:hAnsiTheme="minorHAnsi" w:cstheme="minorBidi"/>
              <w:noProof/>
              <w:sz w:val="24"/>
              <w:szCs w:val="24"/>
              <w:lang w:val="en-US" w:eastAsia="ja-JP"/>
            </w:rPr>
          </w:pPr>
          <w:ins w:id="72" w:author="Khaled Daham" w:date="2014-02-20T00:33:00Z">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_Toc254475763 \h </w:instrText>
            </w:r>
            <w:r>
              <w:rPr>
                <w:noProof/>
              </w:rPr>
            </w:r>
          </w:ins>
          <w:r>
            <w:rPr>
              <w:noProof/>
            </w:rPr>
            <w:fldChar w:fldCharType="separate"/>
          </w:r>
          <w:ins w:id="73" w:author="Khaled Daham" w:date="2014-02-20T00:33:00Z">
            <w:r>
              <w:rPr>
                <w:noProof/>
              </w:rPr>
              <w:t>24</w:t>
            </w:r>
            <w:r>
              <w:rPr>
                <w:noProof/>
              </w:rPr>
              <w:fldChar w:fldCharType="end"/>
            </w:r>
          </w:ins>
        </w:p>
        <w:p w14:paraId="3099B257" w14:textId="77777777" w:rsidR="00C11B3F" w:rsidRDefault="00C11B3F">
          <w:pPr>
            <w:pStyle w:val="TOC1"/>
            <w:tabs>
              <w:tab w:val="right" w:leader="dot" w:pos="8664"/>
            </w:tabs>
            <w:rPr>
              <w:ins w:id="74" w:author="Khaled Daham" w:date="2014-02-20T00:33:00Z"/>
              <w:rFonts w:asciiTheme="minorHAnsi" w:eastAsiaTheme="minorEastAsia" w:hAnsiTheme="minorHAnsi" w:cstheme="minorBidi"/>
              <w:noProof/>
              <w:sz w:val="24"/>
              <w:szCs w:val="24"/>
              <w:lang w:val="en-US" w:eastAsia="ja-JP"/>
            </w:rPr>
          </w:pPr>
          <w:ins w:id="75" w:author="Khaled Daham" w:date="2014-02-20T00:33:00Z">
            <w:r w:rsidRPr="0072637A">
              <w:rPr>
                <w:noProof/>
              </w:rPr>
              <w:t>Medarbetarens direktåtkomst</w:t>
            </w:r>
            <w:r>
              <w:rPr>
                <w:noProof/>
              </w:rPr>
              <w:tab/>
            </w:r>
            <w:r>
              <w:rPr>
                <w:noProof/>
              </w:rPr>
              <w:fldChar w:fldCharType="begin"/>
            </w:r>
            <w:r>
              <w:rPr>
                <w:noProof/>
              </w:rPr>
              <w:instrText xml:space="preserve"> PAGEREF _Toc254475764 \h </w:instrText>
            </w:r>
            <w:r>
              <w:rPr>
                <w:noProof/>
              </w:rPr>
            </w:r>
          </w:ins>
          <w:r>
            <w:rPr>
              <w:noProof/>
            </w:rPr>
            <w:fldChar w:fldCharType="separate"/>
          </w:r>
          <w:ins w:id="76" w:author="Khaled Daham" w:date="2014-02-20T00:33:00Z">
            <w:r>
              <w:rPr>
                <w:noProof/>
              </w:rPr>
              <w:t>24</w:t>
            </w:r>
            <w:r>
              <w:rPr>
                <w:noProof/>
              </w:rPr>
              <w:fldChar w:fldCharType="end"/>
            </w:r>
          </w:ins>
        </w:p>
        <w:p w14:paraId="135B88A7" w14:textId="77777777" w:rsidR="00C11B3F" w:rsidRDefault="00C11B3F">
          <w:pPr>
            <w:pStyle w:val="TOC1"/>
            <w:tabs>
              <w:tab w:val="right" w:leader="dot" w:pos="8664"/>
            </w:tabs>
            <w:rPr>
              <w:ins w:id="77" w:author="Khaled Daham" w:date="2014-02-20T00:33:00Z"/>
              <w:rFonts w:asciiTheme="minorHAnsi" w:eastAsiaTheme="minorEastAsia" w:hAnsiTheme="minorHAnsi" w:cstheme="minorBidi"/>
              <w:noProof/>
              <w:sz w:val="24"/>
              <w:szCs w:val="24"/>
              <w:lang w:val="en-US" w:eastAsia="ja-JP"/>
            </w:rPr>
          </w:pPr>
          <w:ins w:id="78" w:author="Khaled Daham" w:date="2014-02-20T00:33:00Z">
            <w:r w:rsidRPr="0072637A">
              <w:rPr>
                <w:noProof/>
              </w:rPr>
              <w:t>Patientens direktåtkomst</w:t>
            </w:r>
            <w:r>
              <w:rPr>
                <w:noProof/>
              </w:rPr>
              <w:tab/>
            </w:r>
            <w:r>
              <w:rPr>
                <w:noProof/>
              </w:rPr>
              <w:fldChar w:fldCharType="begin"/>
            </w:r>
            <w:r>
              <w:rPr>
                <w:noProof/>
              </w:rPr>
              <w:instrText xml:space="preserve"> PAGEREF _Toc254475765 \h </w:instrText>
            </w:r>
            <w:r>
              <w:rPr>
                <w:noProof/>
              </w:rPr>
            </w:r>
          </w:ins>
          <w:r>
            <w:rPr>
              <w:noProof/>
            </w:rPr>
            <w:fldChar w:fldCharType="separate"/>
          </w:r>
          <w:ins w:id="79" w:author="Khaled Daham" w:date="2014-02-20T00:33:00Z">
            <w:r>
              <w:rPr>
                <w:noProof/>
              </w:rPr>
              <w:t>25</w:t>
            </w:r>
            <w:r>
              <w:rPr>
                <w:noProof/>
              </w:rPr>
              <w:fldChar w:fldCharType="end"/>
            </w:r>
          </w:ins>
        </w:p>
        <w:p w14:paraId="3996285D" w14:textId="77777777" w:rsidR="00C11B3F" w:rsidRDefault="00C11B3F">
          <w:pPr>
            <w:pStyle w:val="TOC1"/>
            <w:tabs>
              <w:tab w:val="right" w:leader="dot" w:pos="8664"/>
            </w:tabs>
            <w:rPr>
              <w:ins w:id="80" w:author="Khaled Daham" w:date="2014-02-20T00:33:00Z"/>
              <w:rFonts w:asciiTheme="minorHAnsi" w:eastAsiaTheme="minorEastAsia" w:hAnsiTheme="minorHAnsi" w:cstheme="minorBidi"/>
              <w:noProof/>
              <w:sz w:val="24"/>
              <w:szCs w:val="24"/>
              <w:lang w:val="en-US" w:eastAsia="ja-JP"/>
            </w:rPr>
          </w:pPr>
          <w:ins w:id="81" w:author="Khaled Daham" w:date="2014-02-20T00:33:00Z">
            <w:r w:rsidRPr="0072637A">
              <w:rPr>
                <w:noProof/>
              </w:rPr>
              <w:t>Generellt</w:t>
            </w:r>
            <w:r>
              <w:rPr>
                <w:noProof/>
              </w:rPr>
              <w:tab/>
            </w:r>
            <w:r>
              <w:rPr>
                <w:noProof/>
              </w:rPr>
              <w:fldChar w:fldCharType="begin"/>
            </w:r>
            <w:r>
              <w:rPr>
                <w:noProof/>
              </w:rPr>
              <w:instrText xml:space="preserve"> PAGEREF _Toc254475766 \h </w:instrText>
            </w:r>
            <w:r>
              <w:rPr>
                <w:noProof/>
              </w:rPr>
            </w:r>
          </w:ins>
          <w:r>
            <w:rPr>
              <w:noProof/>
            </w:rPr>
            <w:fldChar w:fldCharType="separate"/>
          </w:r>
          <w:ins w:id="82" w:author="Khaled Daham" w:date="2014-02-20T00:33:00Z">
            <w:r>
              <w:rPr>
                <w:noProof/>
              </w:rPr>
              <w:t>25</w:t>
            </w:r>
            <w:r>
              <w:rPr>
                <w:noProof/>
              </w:rPr>
              <w:fldChar w:fldCharType="end"/>
            </w:r>
          </w:ins>
        </w:p>
        <w:p w14:paraId="50974C61" w14:textId="77777777" w:rsidR="00C11B3F" w:rsidRDefault="00C11B3F">
          <w:pPr>
            <w:pStyle w:val="TOC2"/>
            <w:tabs>
              <w:tab w:val="left" w:pos="719"/>
              <w:tab w:val="right" w:leader="dot" w:pos="8664"/>
            </w:tabs>
            <w:rPr>
              <w:ins w:id="83" w:author="Khaled Daham" w:date="2014-02-20T00:33:00Z"/>
              <w:rFonts w:asciiTheme="minorHAnsi" w:eastAsiaTheme="minorEastAsia" w:hAnsiTheme="minorHAnsi" w:cstheme="minorBidi"/>
              <w:noProof/>
              <w:sz w:val="24"/>
              <w:szCs w:val="24"/>
              <w:lang w:val="en-US" w:eastAsia="ja-JP"/>
            </w:rPr>
          </w:pPr>
          <w:ins w:id="84" w:author="Khaled Daham" w:date="2014-02-20T00:33:00Z">
            <w:r>
              <w:rPr>
                <w:noProof/>
              </w:rPr>
              <w:t>4.2</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_Toc254475767 \h </w:instrText>
            </w:r>
            <w:r>
              <w:rPr>
                <w:noProof/>
              </w:rPr>
            </w:r>
          </w:ins>
          <w:r>
            <w:rPr>
              <w:noProof/>
            </w:rPr>
            <w:fldChar w:fldCharType="separate"/>
          </w:r>
          <w:ins w:id="85" w:author="Khaled Daham" w:date="2014-02-20T00:33:00Z">
            <w:r>
              <w:rPr>
                <w:noProof/>
              </w:rPr>
              <w:t>25</w:t>
            </w:r>
            <w:r>
              <w:rPr>
                <w:noProof/>
              </w:rPr>
              <w:fldChar w:fldCharType="end"/>
            </w:r>
          </w:ins>
        </w:p>
        <w:p w14:paraId="575A01D9" w14:textId="77777777" w:rsidR="00C11B3F" w:rsidRDefault="00C11B3F">
          <w:pPr>
            <w:pStyle w:val="TOC3"/>
            <w:tabs>
              <w:tab w:val="left" w:pos="1058"/>
              <w:tab w:val="right" w:leader="dot" w:pos="8664"/>
            </w:tabs>
            <w:rPr>
              <w:ins w:id="86" w:author="Khaled Daham" w:date="2014-02-20T00:33:00Z"/>
              <w:rFonts w:asciiTheme="minorHAnsi" w:eastAsiaTheme="minorEastAsia" w:hAnsiTheme="minorHAnsi" w:cstheme="minorBidi"/>
              <w:noProof/>
              <w:sz w:val="24"/>
              <w:szCs w:val="24"/>
              <w:lang w:val="en-US" w:eastAsia="ja-JP"/>
            </w:rPr>
          </w:pPr>
          <w:ins w:id="87" w:author="Khaled Daham" w:date="2014-02-20T00:33:00Z">
            <w:r>
              <w:rPr>
                <w:noProof/>
              </w:rPr>
              <w:t>4.2.1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_Toc254475768 \h </w:instrText>
            </w:r>
            <w:r>
              <w:rPr>
                <w:noProof/>
              </w:rPr>
            </w:r>
          </w:ins>
          <w:r>
            <w:rPr>
              <w:noProof/>
            </w:rPr>
            <w:fldChar w:fldCharType="separate"/>
          </w:r>
          <w:ins w:id="88" w:author="Khaled Daham" w:date="2014-02-20T00:33:00Z">
            <w:r>
              <w:rPr>
                <w:noProof/>
              </w:rPr>
              <w:t>25</w:t>
            </w:r>
            <w:r>
              <w:rPr>
                <w:noProof/>
              </w:rPr>
              <w:fldChar w:fldCharType="end"/>
            </w:r>
          </w:ins>
        </w:p>
        <w:p w14:paraId="3305CF27" w14:textId="77777777" w:rsidR="00C11B3F" w:rsidRDefault="00C11B3F">
          <w:pPr>
            <w:pStyle w:val="TOC3"/>
            <w:tabs>
              <w:tab w:val="left" w:pos="1084"/>
              <w:tab w:val="right" w:leader="dot" w:pos="8664"/>
            </w:tabs>
            <w:rPr>
              <w:ins w:id="89" w:author="Khaled Daham" w:date="2014-02-20T00:33:00Z"/>
              <w:rFonts w:asciiTheme="minorHAnsi" w:eastAsiaTheme="minorEastAsia" w:hAnsiTheme="minorHAnsi" w:cstheme="minorBidi"/>
              <w:noProof/>
              <w:sz w:val="24"/>
              <w:szCs w:val="24"/>
              <w:lang w:val="en-US" w:eastAsia="ja-JP"/>
            </w:rPr>
          </w:pPr>
          <w:ins w:id="90" w:author="Khaled Daham" w:date="2014-02-20T00:33:00Z">
            <w:r>
              <w:rPr>
                <w:noProof/>
              </w:rPr>
              <w:t>4.2.2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_Toc254475769 \h </w:instrText>
            </w:r>
            <w:r>
              <w:rPr>
                <w:noProof/>
              </w:rPr>
            </w:r>
          </w:ins>
          <w:r>
            <w:rPr>
              <w:noProof/>
            </w:rPr>
            <w:fldChar w:fldCharType="separate"/>
          </w:r>
          <w:ins w:id="91" w:author="Khaled Daham" w:date="2014-02-20T00:33:00Z">
            <w:r>
              <w:rPr>
                <w:noProof/>
              </w:rPr>
              <w:t>26</w:t>
            </w:r>
            <w:r>
              <w:rPr>
                <w:noProof/>
              </w:rPr>
              <w:fldChar w:fldCharType="end"/>
            </w:r>
          </w:ins>
        </w:p>
        <w:p w14:paraId="00E8E589" w14:textId="77777777" w:rsidR="00C11B3F" w:rsidRDefault="00C11B3F">
          <w:pPr>
            <w:pStyle w:val="TOC2"/>
            <w:tabs>
              <w:tab w:val="left" w:pos="717"/>
              <w:tab w:val="right" w:leader="dot" w:pos="8664"/>
            </w:tabs>
            <w:rPr>
              <w:ins w:id="92" w:author="Khaled Daham" w:date="2014-02-20T00:33:00Z"/>
              <w:rFonts w:asciiTheme="minorHAnsi" w:eastAsiaTheme="minorEastAsia" w:hAnsiTheme="minorHAnsi" w:cstheme="minorBidi"/>
              <w:noProof/>
              <w:sz w:val="24"/>
              <w:szCs w:val="24"/>
              <w:lang w:val="en-US" w:eastAsia="ja-JP"/>
            </w:rPr>
          </w:pPr>
          <w:ins w:id="93" w:author="Khaled Daham" w:date="2014-02-20T00:33:00Z">
            <w:r>
              <w:rPr>
                <w:noProof/>
              </w:rPr>
              <w:t>4.3</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_Toc254475770 \h </w:instrText>
            </w:r>
            <w:r>
              <w:rPr>
                <w:noProof/>
              </w:rPr>
            </w:r>
          </w:ins>
          <w:r>
            <w:rPr>
              <w:noProof/>
            </w:rPr>
            <w:fldChar w:fldCharType="separate"/>
          </w:r>
          <w:ins w:id="94" w:author="Khaled Daham" w:date="2014-02-20T00:33:00Z">
            <w:r>
              <w:rPr>
                <w:noProof/>
              </w:rPr>
              <w:t>27</w:t>
            </w:r>
            <w:r>
              <w:rPr>
                <w:noProof/>
              </w:rPr>
              <w:fldChar w:fldCharType="end"/>
            </w:r>
          </w:ins>
        </w:p>
        <w:p w14:paraId="01BA6E7F" w14:textId="77777777" w:rsidR="00C11B3F" w:rsidRDefault="00C11B3F">
          <w:pPr>
            <w:pStyle w:val="TOC3"/>
            <w:tabs>
              <w:tab w:val="left" w:pos="1057"/>
              <w:tab w:val="right" w:leader="dot" w:pos="8664"/>
            </w:tabs>
            <w:rPr>
              <w:ins w:id="95" w:author="Khaled Daham" w:date="2014-02-20T00:33:00Z"/>
              <w:rFonts w:asciiTheme="minorHAnsi" w:eastAsiaTheme="minorEastAsia" w:hAnsiTheme="minorHAnsi" w:cstheme="minorBidi"/>
              <w:noProof/>
              <w:sz w:val="24"/>
              <w:szCs w:val="24"/>
              <w:lang w:val="en-US" w:eastAsia="ja-JP"/>
            </w:rPr>
          </w:pPr>
          <w:ins w:id="96" w:author="Khaled Daham" w:date="2014-02-20T00:33:00Z">
            <w:r>
              <w:rPr>
                <w:noProof/>
              </w:rPr>
              <w:lastRenderedPageBreak/>
              <w:t>4.3.1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_Toc254475771 \h </w:instrText>
            </w:r>
            <w:r>
              <w:rPr>
                <w:noProof/>
              </w:rPr>
            </w:r>
          </w:ins>
          <w:r>
            <w:rPr>
              <w:noProof/>
            </w:rPr>
            <w:fldChar w:fldCharType="separate"/>
          </w:r>
          <w:ins w:id="97" w:author="Khaled Daham" w:date="2014-02-20T00:33:00Z">
            <w:r>
              <w:rPr>
                <w:noProof/>
              </w:rPr>
              <w:t>27</w:t>
            </w:r>
            <w:r>
              <w:rPr>
                <w:noProof/>
              </w:rPr>
              <w:fldChar w:fldCharType="end"/>
            </w:r>
          </w:ins>
        </w:p>
        <w:p w14:paraId="682DBAAE" w14:textId="77777777" w:rsidR="00C11B3F" w:rsidRDefault="00C11B3F">
          <w:pPr>
            <w:pStyle w:val="TOC3"/>
            <w:tabs>
              <w:tab w:val="left" w:pos="1083"/>
              <w:tab w:val="right" w:leader="dot" w:pos="8664"/>
            </w:tabs>
            <w:rPr>
              <w:ins w:id="98" w:author="Khaled Daham" w:date="2014-02-20T00:33:00Z"/>
              <w:rFonts w:asciiTheme="minorHAnsi" w:eastAsiaTheme="minorEastAsia" w:hAnsiTheme="minorHAnsi" w:cstheme="minorBidi"/>
              <w:noProof/>
              <w:sz w:val="24"/>
              <w:szCs w:val="24"/>
              <w:lang w:val="en-US" w:eastAsia="ja-JP"/>
            </w:rPr>
          </w:pPr>
          <w:ins w:id="99" w:author="Khaled Daham" w:date="2014-02-20T00:33:00Z">
            <w:r>
              <w:rPr>
                <w:noProof/>
              </w:rPr>
              <w:t>4.3.2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_Toc254475772 \h </w:instrText>
            </w:r>
            <w:r>
              <w:rPr>
                <w:noProof/>
              </w:rPr>
            </w:r>
          </w:ins>
          <w:r>
            <w:rPr>
              <w:noProof/>
            </w:rPr>
            <w:fldChar w:fldCharType="separate"/>
          </w:r>
          <w:ins w:id="100" w:author="Khaled Daham" w:date="2014-02-20T00:33:00Z">
            <w:r>
              <w:rPr>
                <w:noProof/>
              </w:rPr>
              <w:t>27</w:t>
            </w:r>
            <w:r>
              <w:rPr>
                <w:noProof/>
              </w:rPr>
              <w:fldChar w:fldCharType="end"/>
            </w:r>
          </w:ins>
        </w:p>
        <w:p w14:paraId="3D5F818F" w14:textId="77777777" w:rsidR="00C11B3F" w:rsidRDefault="00C11B3F">
          <w:pPr>
            <w:pStyle w:val="TOC1"/>
            <w:tabs>
              <w:tab w:val="left" w:pos="346"/>
              <w:tab w:val="right" w:leader="dot" w:pos="8664"/>
            </w:tabs>
            <w:rPr>
              <w:ins w:id="101" w:author="Khaled Daham" w:date="2014-02-20T00:33:00Z"/>
              <w:rFonts w:asciiTheme="minorHAnsi" w:eastAsiaTheme="minorEastAsia" w:hAnsiTheme="minorHAnsi" w:cstheme="minorBidi"/>
              <w:noProof/>
              <w:sz w:val="24"/>
              <w:szCs w:val="24"/>
              <w:lang w:val="en-US" w:eastAsia="ja-JP"/>
            </w:rPr>
          </w:pPr>
          <w:ins w:id="102" w:author="Khaled Daham" w:date="2014-02-20T00:33:00Z">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_Toc254475773 \h </w:instrText>
            </w:r>
            <w:r>
              <w:rPr>
                <w:noProof/>
              </w:rPr>
            </w:r>
          </w:ins>
          <w:r>
            <w:rPr>
              <w:noProof/>
            </w:rPr>
            <w:fldChar w:fldCharType="separate"/>
          </w:r>
          <w:ins w:id="103" w:author="Khaled Daham" w:date="2014-02-20T00:33:00Z">
            <w:r>
              <w:rPr>
                <w:noProof/>
              </w:rPr>
              <w:t>28</w:t>
            </w:r>
            <w:r>
              <w:rPr>
                <w:noProof/>
              </w:rPr>
              <w:fldChar w:fldCharType="end"/>
            </w:r>
          </w:ins>
        </w:p>
        <w:p w14:paraId="13FA1C19" w14:textId="77777777" w:rsidR="00C11B3F" w:rsidRDefault="00C11B3F">
          <w:pPr>
            <w:pStyle w:val="TOC2"/>
            <w:tabs>
              <w:tab w:val="left" w:pos="686"/>
              <w:tab w:val="right" w:leader="dot" w:pos="8664"/>
            </w:tabs>
            <w:rPr>
              <w:ins w:id="104" w:author="Khaled Daham" w:date="2014-02-20T00:33:00Z"/>
              <w:rFonts w:asciiTheme="minorHAnsi" w:eastAsiaTheme="minorEastAsia" w:hAnsiTheme="minorHAnsi" w:cstheme="minorBidi"/>
              <w:noProof/>
              <w:sz w:val="24"/>
              <w:szCs w:val="24"/>
              <w:lang w:val="en-US" w:eastAsia="ja-JP"/>
            </w:rPr>
          </w:pPr>
          <w:ins w:id="105" w:author="Khaled Daham" w:date="2014-02-20T00:33:00Z">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_Toc254475774 \h </w:instrText>
            </w:r>
            <w:r>
              <w:rPr>
                <w:noProof/>
              </w:rPr>
            </w:r>
          </w:ins>
          <w:r>
            <w:rPr>
              <w:noProof/>
            </w:rPr>
            <w:fldChar w:fldCharType="separate"/>
          </w:r>
          <w:ins w:id="106" w:author="Khaled Daham" w:date="2014-02-20T00:33:00Z">
            <w:r>
              <w:rPr>
                <w:noProof/>
              </w:rPr>
              <w:t>28</w:t>
            </w:r>
            <w:r>
              <w:rPr>
                <w:noProof/>
              </w:rPr>
              <w:fldChar w:fldCharType="end"/>
            </w:r>
          </w:ins>
        </w:p>
        <w:p w14:paraId="7D14BA0E" w14:textId="77777777" w:rsidR="00C11B3F" w:rsidRDefault="00C11B3F">
          <w:pPr>
            <w:pStyle w:val="TOC3"/>
            <w:tabs>
              <w:tab w:val="right" w:leader="dot" w:pos="8664"/>
            </w:tabs>
            <w:rPr>
              <w:ins w:id="107" w:author="Khaled Daham" w:date="2014-02-20T00:33:00Z"/>
              <w:rFonts w:asciiTheme="minorHAnsi" w:eastAsiaTheme="minorEastAsia" w:hAnsiTheme="minorHAnsi" w:cstheme="minorBidi"/>
              <w:noProof/>
              <w:sz w:val="24"/>
              <w:szCs w:val="24"/>
              <w:lang w:val="en-US" w:eastAsia="ja-JP"/>
            </w:rPr>
          </w:pPr>
          <w:ins w:id="108" w:author="Khaled Daham" w:date="2014-02-20T00:33:00Z">
            <w:r>
              <w:rPr>
                <w:noProof/>
              </w:rPr>
              <w:t>5.1.1 GetReferallOutcome</w:t>
            </w:r>
            <w:r>
              <w:rPr>
                <w:noProof/>
              </w:rPr>
              <w:tab/>
            </w:r>
            <w:r>
              <w:rPr>
                <w:noProof/>
              </w:rPr>
              <w:fldChar w:fldCharType="begin"/>
            </w:r>
            <w:r>
              <w:rPr>
                <w:noProof/>
              </w:rPr>
              <w:instrText xml:space="preserve"> PAGEREF _Toc254475775 \h </w:instrText>
            </w:r>
            <w:r>
              <w:rPr>
                <w:noProof/>
              </w:rPr>
            </w:r>
          </w:ins>
          <w:r>
            <w:rPr>
              <w:noProof/>
            </w:rPr>
            <w:fldChar w:fldCharType="separate"/>
          </w:r>
          <w:ins w:id="109" w:author="Khaled Daham" w:date="2014-02-20T00:33:00Z">
            <w:r>
              <w:rPr>
                <w:noProof/>
              </w:rPr>
              <w:t>28</w:t>
            </w:r>
            <w:r>
              <w:rPr>
                <w:noProof/>
              </w:rPr>
              <w:fldChar w:fldCharType="end"/>
            </w:r>
          </w:ins>
        </w:p>
        <w:p w14:paraId="1F329629" w14:textId="77777777" w:rsidR="00C11B3F" w:rsidRDefault="00C11B3F">
          <w:pPr>
            <w:pStyle w:val="TOC3"/>
            <w:tabs>
              <w:tab w:val="right" w:leader="dot" w:pos="8664"/>
            </w:tabs>
            <w:rPr>
              <w:ins w:id="110" w:author="Khaled Daham" w:date="2014-02-20T00:33:00Z"/>
              <w:rFonts w:asciiTheme="minorHAnsi" w:eastAsiaTheme="minorEastAsia" w:hAnsiTheme="minorHAnsi" w:cstheme="minorBidi"/>
              <w:noProof/>
              <w:sz w:val="24"/>
              <w:szCs w:val="24"/>
              <w:lang w:val="en-US" w:eastAsia="ja-JP"/>
            </w:rPr>
          </w:pPr>
          <w:ins w:id="111" w:author="Khaled Daham" w:date="2014-02-20T00:33:00Z">
            <w:r>
              <w:rPr>
                <w:noProof/>
              </w:rPr>
              <w:t>5.1.2 GetMaternityMedicalHistory</w:t>
            </w:r>
            <w:r>
              <w:rPr>
                <w:noProof/>
              </w:rPr>
              <w:tab/>
            </w:r>
            <w:r>
              <w:rPr>
                <w:noProof/>
              </w:rPr>
              <w:fldChar w:fldCharType="begin"/>
            </w:r>
            <w:r>
              <w:rPr>
                <w:noProof/>
              </w:rPr>
              <w:instrText xml:space="preserve"> PAGEREF _Toc254475776 \h </w:instrText>
            </w:r>
            <w:r>
              <w:rPr>
                <w:noProof/>
              </w:rPr>
            </w:r>
          </w:ins>
          <w:r>
            <w:rPr>
              <w:noProof/>
            </w:rPr>
            <w:fldChar w:fldCharType="separate"/>
          </w:r>
          <w:ins w:id="112" w:author="Khaled Daham" w:date="2014-02-20T00:33:00Z">
            <w:r>
              <w:rPr>
                <w:noProof/>
              </w:rPr>
              <w:t>28</w:t>
            </w:r>
            <w:r>
              <w:rPr>
                <w:noProof/>
              </w:rPr>
              <w:fldChar w:fldCharType="end"/>
            </w:r>
          </w:ins>
        </w:p>
        <w:p w14:paraId="72B76C19" w14:textId="77777777" w:rsidR="00C11B3F" w:rsidRDefault="00C11B3F">
          <w:pPr>
            <w:pStyle w:val="TOC3"/>
            <w:tabs>
              <w:tab w:val="right" w:leader="dot" w:pos="8664"/>
            </w:tabs>
            <w:rPr>
              <w:ins w:id="113" w:author="Khaled Daham" w:date="2014-02-20T00:33:00Z"/>
              <w:rFonts w:asciiTheme="minorHAnsi" w:eastAsiaTheme="minorEastAsia" w:hAnsiTheme="minorHAnsi" w:cstheme="minorBidi"/>
              <w:noProof/>
              <w:sz w:val="24"/>
              <w:szCs w:val="24"/>
              <w:lang w:val="en-US" w:eastAsia="ja-JP"/>
            </w:rPr>
          </w:pPr>
          <w:ins w:id="114" w:author="Khaled Daham" w:date="2014-02-20T00:33:00Z">
            <w:r>
              <w:rPr>
                <w:noProof/>
              </w:rPr>
              <w:t>5.1.2 GetLaboratoryOrderOutcome</w:t>
            </w:r>
            <w:r>
              <w:rPr>
                <w:noProof/>
              </w:rPr>
              <w:tab/>
            </w:r>
            <w:r>
              <w:rPr>
                <w:noProof/>
              </w:rPr>
              <w:fldChar w:fldCharType="begin"/>
            </w:r>
            <w:r>
              <w:rPr>
                <w:noProof/>
              </w:rPr>
              <w:instrText xml:space="preserve"> PAGEREF _Toc254475777 \h </w:instrText>
            </w:r>
            <w:r>
              <w:rPr>
                <w:noProof/>
              </w:rPr>
            </w:r>
          </w:ins>
          <w:r>
            <w:rPr>
              <w:noProof/>
            </w:rPr>
            <w:fldChar w:fldCharType="separate"/>
          </w:r>
          <w:ins w:id="115" w:author="Khaled Daham" w:date="2014-02-20T00:33:00Z">
            <w:r>
              <w:rPr>
                <w:noProof/>
              </w:rPr>
              <w:t>28</w:t>
            </w:r>
            <w:r>
              <w:rPr>
                <w:noProof/>
              </w:rPr>
              <w:fldChar w:fldCharType="end"/>
            </w:r>
          </w:ins>
        </w:p>
        <w:p w14:paraId="01BAE6AF" w14:textId="77777777" w:rsidR="00C11B3F" w:rsidRDefault="00C11B3F">
          <w:pPr>
            <w:pStyle w:val="TOC1"/>
            <w:tabs>
              <w:tab w:val="left" w:pos="353"/>
              <w:tab w:val="right" w:leader="dot" w:pos="8664"/>
            </w:tabs>
            <w:rPr>
              <w:ins w:id="116" w:author="Khaled Daham" w:date="2014-02-20T00:33:00Z"/>
              <w:rFonts w:asciiTheme="minorHAnsi" w:eastAsiaTheme="minorEastAsia" w:hAnsiTheme="minorHAnsi" w:cstheme="minorBidi"/>
              <w:noProof/>
              <w:sz w:val="24"/>
              <w:szCs w:val="24"/>
              <w:lang w:val="en-US" w:eastAsia="ja-JP"/>
            </w:rPr>
          </w:pPr>
          <w:ins w:id="117" w:author="Khaled Daham" w:date="2014-02-20T00:33:00Z">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_Toc254475778 \h </w:instrText>
            </w:r>
            <w:r>
              <w:rPr>
                <w:noProof/>
              </w:rPr>
            </w:r>
          </w:ins>
          <w:r>
            <w:rPr>
              <w:noProof/>
            </w:rPr>
            <w:fldChar w:fldCharType="separate"/>
          </w:r>
          <w:ins w:id="118" w:author="Khaled Daham" w:date="2014-02-20T00:33:00Z">
            <w:r>
              <w:rPr>
                <w:noProof/>
              </w:rPr>
              <w:t>29</w:t>
            </w:r>
            <w:r>
              <w:rPr>
                <w:noProof/>
              </w:rPr>
              <w:fldChar w:fldCharType="end"/>
            </w:r>
          </w:ins>
        </w:p>
        <w:p w14:paraId="7A3074C1" w14:textId="77777777" w:rsidR="00C11B3F" w:rsidRDefault="00C11B3F">
          <w:pPr>
            <w:pStyle w:val="TOC2"/>
            <w:tabs>
              <w:tab w:val="left" w:pos="693"/>
              <w:tab w:val="right" w:leader="dot" w:pos="8664"/>
            </w:tabs>
            <w:rPr>
              <w:ins w:id="119" w:author="Khaled Daham" w:date="2014-02-20T00:33:00Z"/>
              <w:rFonts w:asciiTheme="minorHAnsi" w:eastAsiaTheme="minorEastAsia" w:hAnsiTheme="minorHAnsi" w:cstheme="minorBidi"/>
              <w:noProof/>
              <w:sz w:val="24"/>
              <w:szCs w:val="24"/>
              <w:lang w:val="en-US" w:eastAsia="ja-JP"/>
            </w:rPr>
          </w:pPr>
          <w:ins w:id="120" w:author="Khaled Daham" w:date="2014-02-20T00:33:00Z">
            <w:r>
              <w:rPr>
                <w:noProof/>
              </w:rPr>
              <w:t>6.1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_Toc254475779 \h </w:instrText>
            </w:r>
            <w:r>
              <w:rPr>
                <w:noProof/>
              </w:rPr>
            </w:r>
          </w:ins>
          <w:r>
            <w:rPr>
              <w:noProof/>
            </w:rPr>
            <w:fldChar w:fldCharType="separate"/>
          </w:r>
          <w:ins w:id="121" w:author="Khaled Daham" w:date="2014-02-20T00:33:00Z">
            <w:r>
              <w:rPr>
                <w:noProof/>
              </w:rPr>
              <w:t>29</w:t>
            </w:r>
            <w:r>
              <w:rPr>
                <w:noProof/>
              </w:rPr>
              <w:fldChar w:fldCharType="end"/>
            </w:r>
          </w:ins>
        </w:p>
        <w:p w14:paraId="2FFBFE43" w14:textId="77777777" w:rsidR="00C11B3F" w:rsidRDefault="00C11B3F">
          <w:pPr>
            <w:pStyle w:val="TOC3"/>
            <w:tabs>
              <w:tab w:val="left" w:pos="1033"/>
              <w:tab w:val="right" w:leader="dot" w:pos="8664"/>
            </w:tabs>
            <w:rPr>
              <w:ins w:id="122" w:author="Khaled Daham" w:date="2014-02-20T00:33:00Z"/>
              <w:rFonts w:asciiTheme="minorHAnsi" w:eastAsiaTheme="minorEastAsia" w:hAnsiTheme="minorHAnsi" w:cstheme="minorBidi"/>
              <w:noProof/>
              <w:sz w:val="24"/>
              <w:szCs w:val="24"/>
              <w:lang w:val="en-US" w:eastAsia="ja-JP"/>
            </w:rPr>
          </w:pPr>
          <w:ins w:id="123" w:author="Khaled Daham" w:date="2014-02-20T00:33:00Z">
            <w:r>
              <w:rPr>
                <w:noProof/>
              </w:rPr>
              <w:t>6.1.1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_Toc254475780 \h </w:instrText>
            </w:r>
            <w:r>
              <w:rPr>
                <w:noProof/>
              </w:rPr>
            </w:r>
          </w:ins>
          <w:r>
            <w:rPr>
              <w:noProof/>
            </w:rPr>
            <w:fldChar w:fldCharType="separate"/>
          </w:r>
          <w:ins w:id="124" w:author="Khaled Daham" w:date="2014-02-20T00:33:00Z">
            <w:r>
              <w:rPr>
                <w:noProof/>
              </w:rPr>
              <w:t>29</w:t>
            </w:r>
            <w:r>
              <w:rPr>
                <w:noProof/>
              </w:rPr>
              <w:fldChar w:fldCharType="end"/>
            </w:r>
          </w:ins>
        </w:p>
        <w:p w14:paraId="71561B57" w14:textId="77777777" w:rsidR="00C11B3F" w:rsidRDefault="00C11B3F">
          <w:pPr>
            <w:pStyle w:val="TOC3"/>
            <w:tabs>
              <w:tab w:val="left" w:pos="1059"/>
              <w:tab w:val="right" w:leader="dot" w:pos="8664"/>
            </w:tabs>
            <w:rPr>
              <w:ins w:id="125" w:author="Khaled Daham" w:date="2014-02-20T00:33:00Z"/>
              <w:rFonts w:asciiTheme="minorHAnsi" w:eastAsiaTheme="minorEastAsia" w:hAnsiTheme="minorHAnsi" w:cstheme="minorBidi"/>
              <w:noProof/>
              <w:sz w:val="24"/>
              <w:szCs w:val="24"/>
              <w:lang w:val="en-US" w:eastAsia="ja-JP"/>
            </w:rPr>
          </w:pPr>
          <w:ins w:id="126" w:author="Khaled Daham" w:date="2014-02-20T00:33:00Z">
            <w:r>
              <w:rPr>
                <w:noProof/>
              </w:rPr>
              <w:t>6.1.2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_Toc254475781 \h </w:instrText>
            </w:r>
            <w:r>
              <w:rPr>
                <w:noProof/>
              </w:rPr>
            </w:r>
          </w:ins>
          <w:r>
            <w:rPr>
              <w:noProof/>
            </w:rPr>
            <w:fldChar w:fldCharType="separate"/>
          </w:r>
          <w:ins w:id="127" w:author="Khaled Daham" w:date="2014-02-20T00:33:00Z">
            <w:r>
              <w:rPr>
                <w:noProof/>
              </w:rPr>
              <w:t>29</w:t>
            </w:r>
            <w:r>
              <w:rPr>
                <w:noProof/>
              </w:rPr>
              <w:fldChar w:fldCharType="end"/>
            </w:r>
          </w:ins>
        </w:p>
        <w:p w14:paraId="0F63D1FE" w14:textId="77777777" w:rsidR="00C11B3F" w:rsidRDefault="00C11B3F">
          <w:pPr>
            <w:pStyle w:val="TOC3"/>
            <w:tabs>
              <w:tab w:val="left" w:pos="1057"/>
              <w:tab w:val="right" w:leader="dot" w:pos="8664"/>
            </w:tabs>
            <w:rPr>
              <w:ins w:id="128" w:author="Khaled Daham" w:date="2014-02-20T00:33:00Z"/>
              <w:rFonts w:asciiTheme="minorHAnsi" w:eastAsiaTheme="minorEastAsia" w:hAnsiTheme="minorHAnsi" w:cstheme="minorBidi"/>
              <w:noProof/>
              <w:sz w:val="24"/>
              <w:szCs w:val="24"/>
              <w:lang w:val="en-US" w:eastAsia="ja-JP"/>
            </w:rPr>
          </w:pPr>
          <w:ins w:id="129" w:author="Khaled Daham" w:date="2014-02-20T00:33:00Z">
            <w:r>
              <w:rPr>
                <w:noProof/>
              </w:rPr>
              <w:t>6.1.3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_Toc254475782 \h </w:instrText>
            </w:r>
            <w:r>
              <w:rPr>
                <w:noProof/>
              </w:rPr>
            </w:r>
          </w:ins>
          <w:r>
            <w:rPr>
              <w:noProof/>
            </w:rPr>
            <w:fldChar w:fldCharType="separate"/>
          </w:r>
          <w:ins w:id="130" w:author="Khaled Daham" w:date="2014-02-20T00:33:00Z">
            <w:r>
              <w:rPr>
                <w:noProof/>
              </w:rPr>
              <w:t>34</w:t>
            </w:r>
            <w:r>
              <w:rPr>
                <w:noProof/>
              </w:rPr>
              <w:fldChar w:fldCharType="end"/>
            </w:r>
          </w:ins>
        </w:p>
        <w:p w14:paraId="037BBAA5" w14:textId="77777777" w:rsidR="00C11B3F" w:rsidRDefault="00C11B3F">
          <w:pPr>
            <w:pStyle w:val="TOC2"/>
            <w:tabs>
              <w:tab w:val="left" w:pos="719"/>
              <w:tab w:val="right" w:leader="dot" w:pos="8664"/>
            </w:tabs>
            <w:rPr>
              <w:ins w:id="131" w:author="Khaled Daham" w:date="2014-02-20T00:33:00Z"/>
              <w:rFonts w:asciiTheme="minorHAnsi" w:eastAsiaTheme="minorEastAsia" w:hAnsiTheme="minorHAnsi" w:cstheme="minorBidi"/>
              <w:noProof/>
              <w:sz w:val="24"/>
              <w:szCs w:val="24"/>
              <w:lang w:val="en-US" w:eastAsia="ja-JP"/>
            </w:rPr>
          </w:pPr>
          <w:ins w:id="132" w:author="Khaled Daham" w:date="2014-02-20T00:33:00Z">
            <w:r>
              <w:rPr>
                <w:noProof/>
              </w:rPr>
              <w:t>6.2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_Toc254475783 \h </w:instrText>
            </w:r>
            <w:r>
              <w:rPr>
                <w:noProof/>
              </w:rPr>
            </w:r>
          </w:ins>
          <w:r>
            <w:rPr>
              <w:noProof/>
            </w:rPr>
            <w:fldChar w:fldCharType="separate"/>
          </w:r>
          <w:ins w:id="133" w:author="Khaled Daham" w:date="2014-02-20T00:33:00Z">
            <w:r>
              <w:rPr>
                <w:noProof/>
              </w:rPr>
              <w:t>36</w:t>
            </w:r>
            <w:r>
              <w:rPr>
                <w:noProof/>
              </w:rPr>
              <w:fldChar w:fldCharType="end"/>
            </w:r>
          </w:ins>
        </w:p>
        <w:p w14:paraId="3CB3F65A" w14:textId="77777777" w:rsidR="00C11B3F" w:rsidRDefault="00C11B3F">
          <w:pPr>
            <w:pStyle w:val="TOC3"/>
            <w:tabs>
              <w:tab w:val="left" w:pos="1059"/>
              <w:tab w:val="right" w:leader="dot" w:pos="8664"/>
            </w:tabs>
            <w:rPr>
              <w:ins w:id="134" w:author="Khaled Daham" w:date="2014-02-20T00:33:00Z"/>
              <w:rFonts w:asciiTheme="minorHAnsi" w:eastAsiaTheme="minorEastAsia" w:hAnsiTheme="minorHAnsi" w:cstheme="minorBidi"/>
              <w:noProof/>
              <w:sz w:val="24"/>
              <w:szCs w:val="24"/>
              <w:lang w:val="en-US" w:eastAsia="ja-JP"/>
            </w:rPr>
          </w:pPr>
          <w:ins w:id="135" w:author="Khaled Daham" w:date="2014-02-20T00:33:00Z">
            <w:r>
              <w:rPr>
                <w:noProof/>
              </w:rPr>
              <w:t>6.2.1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_Toc254475784 \h </w:instrText>
            </w:r>
            <w:r>
              <w:rPr>
                <w:noProof/>
              </w:rPr>
            </w:r>
          </w:ins>
          <w:r>
            <w:rPr>
              <w:noProof/>
            </w:rPr>
            <w:fldChar w:fldCharType="separate"/>
          </w:r>
          <w:ins w:id="136" w:author="Khaled Daham" w:date="2014-02-20T00:33:00Z">
            <w:r>
              <w:rPr>
                <w:noProof/>
              </w:rPr>
              <w:t>36</w:t>
            </w:r>
            <w:r>
              <w:rPr>
                <w:noProof/>
              </w:rPr>
              <w:fldChar w:fldCharType="end"/>
            </w:r>
          </w:ins>
        </w:p>
        <w:p w14:paraId="5EFEAD31" w14:textId="77777777" w:rsidR="00C11B3F" w:rsidRDefault="00C11B3F">
          <w:pPr>
            <w:pStyle w:val="TOC3"/>
            <w:tabs>
              <w:tab w:val="left" w:pos="1084"/>
              <w:tab w:val="right" w:leader="dot" w:pos="8664"/>
            </w:tabs>
            <w:rPr>
              <w:ins w:id="137" w:author="Khaled Daham" w:date="2014-02-20T00:33:00Z"/>
              <w:rFonts w:asciiTheme="minorHAnsi" w:eastAsiaTheme="minorEastAsia" w:hAnsiTheme="minorHAnsi" w:cstheme="minorBidi"/>
              <w:noProof/>
              <w:sz w:val="24"/>
              <w:szCs w:val="24"/>
              <w:lang w:val="en-US" w:eastAsia="ja-JP"/>
            </w:rPr>
          </w:pPr>
          <w:ins w:id="138" w:author="Khaled Daham" w:date="2014-02-20T00:33:00Z">
            <w:r>
              <w:rPr>
                <w:noProof/>
              </w:rPr>
              <w:t>6.2.2</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_Toc254475785 \h </w:instrText>
            </w:r>
            <w:r>
              <w:rPr>
                <w:noProof/>
              </w:rPr>
            </w:r>
          </w:ins>
          <w:r>
            <w:rPr>
              <w:noProof/>
            </w:rPr>
            <w:fldChar w:fldCharType="separate"/>
          </w:r>
          <w:ins w:id="139" w:author="Khaled Daham" w:date="2014-02-20T00:33:00Z">
            <w:r>
              <w:rPr>
                <w:noProof/>
              </w:rPr>
              <w:t>36</w:t>
            </w:r>
            <w:r>
              <w:rPr>
                <w:noProof/>
              </w:rPr>
              <w:fldChar w:fldCharType="end"/>
            </w:r>
          </w:ins>
        </w:p>
        <w:p w14:paraId="6B470A1D" w14:textId="77777777" w:rsidR="00C11B3F" w:rsidRDefault="00C11B3F">
          <w:pPr>
            <w:pStyle w:val="TOC3"/>
            <w:tabs>
              <w:tab w:val="left" w:pos="1083"/>
              <w:tab w:val="right" w:leader="dot" w:pos="8664"/>
            </w:tabs>
            <w:rPr>
              <w:ins w:id="140" w:author="Khaled Daham" w:date="2014-02-20T00:33:00Z"/>
              <w:rFonts w:asciiTheme="minorHAnsi" w:eastAsiaTheme="minorEastAsia" w:hAnsiTheme="minorHAnsi" w:cstheme="minorBidi"/>
              <w:noProof/>
              <w:sz w:val="24"/>
              <w:szCs w:val="24"/>
              <w:lang w:val="en-US" w:eastAsia="ja-JP"/>
            </w:rPr>
          </w:pPr>
          <w:ins w:id="141" w:author="Khaled Daham" w:date="2014-02-20T00:33:00Z">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_Toc254475786 \h </w:instrText>
            </w:r>
            <w:r>
              <w:rPr>
                <w:noProof/>
              </w:rPr>
            </w:r>
          </w:ins>
          <w:r>
            <w:rPr>
              <w:noProof/>
            </w:rPr>
            <w:fldChar w:fldCharType="separate"/>
          </w:r>
          <w:ins w:id="142" w:author="Khaled Daham" w:date="2014-02-20T00:33:00Z">
            <w:r>
              <w:rPr>
                <w:noProof/>
              </w:rPr>
              <w:t>36</w:t>
            </w:r>
            <w:r>
              <w:rPr>
                <w:noProof/>
              </w:rPr>
              <w:fldChar w:fldCharType="end"/>
            </w:r>
          </w:ins>
        </w:p>
        <w:p w14:paraId="1F5BE828" w14:textId="77777777" w:rsidR="00C11B3F" w:rsidRDefault="00C11B3F">
          <w:pPr>
            <w:pStyle w:val="TOC3"/>
            <w:tabs>
              <w:tab w:val="left" w:pos="1086"/>
              <w:tab w:val="right" w:leader="dot" w:pos="8664"/>
            </w:tabs>
            <w:rPr>
              <w:ins w:id="143" w:author="Khaled Daham" w:date="2014-02-20T00:33:00Z"/>
              <w:rFonts w:asciiTheme="minorHAnsi" w:eastAsiaTheme="minorEastAsia" w:hAnsiTheme="minorHAnsi" w:cstheme="minorBidi"/>
              <w:noProof/>
              <w:sz w:val="24"/>
              <w:szCs w:val="24"/>
              <w:lang w:val="en-US" w:eastAsia="ja-JP"/>
            </w:rPr>
          </w:pPr>
          <w:ins w:id="144" w:author="Khaled Daham" w:date="2014-02-20T00:33:00Z">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_Toc254475787 \h </w:instrText>
            </w:r>
            <w:r>
              <w:rPr>
                <w:noProof/>
              </w:rPr>
            </w:r>
          </w:ins>
          <w:r>
            <w:rPr>
              <w:noProof/>
            </w:rPr>
            <w:fldChar w:fldCharType="separate"/>
          </w:r>
          <w:ins w:id="145" w:author="Khaled Daham" w:date="2014-02-20T00:33:00Z">
            <w:r>
              <w:rPr>
                <w:noProof/>
              </w:rPr>
              <w:t>43</w:t>
            </w:r>
            <w:r>
              <w:rPr>
                <w:noProof/>
              </w:rPr>
              <w:fldChar w:fldCharType="end"/>
            </w:r>
          </w:ins>
        </w:p>
        <w:p w14:paraId="23E6167B" w14:textId="77777777" w:rsidR="00C11B3F" w:rsidRDefault="00C11B3F">
          <w:pPr>
            <w:pStyle w:val="TOC2"/>
            <w:tabs>
              <w:tab w:val="left" w:pos="717"/>
              <w:tab w:val="right" w:leader="dot" w:pos="8664"/>
            </w:tabs>
            <w:rPr>
              <w:ins w:id="146" w:author="Khaled Daham" w:date="2014-02-20T00:33:00Z"/>
              <w:rFonts w:asciiTheme="minorHAnsi" w:eastAsiaTheme="minorEastAsia" w:hAnsiTheme="minorHAnsi" w:cstheme="minorBidi"/>
              <w:noProof/>
              <w:sz w:val="24"/>
              <w:szCs w:val="24"/>
              <w:lang w:val="en-US" w:eastAsia="ja-JP"/>
            </w:rPr>
          </w:pPr>
          <w:ins w:id="147" w:author="Khaled Daham" w:date="2014-02-20T00:33:00Z">
            <w:r>
              <w:rPr>
                <w:noProof/>
              </w:rPr>
              <w:t>6.3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_Toc254475788 \h </w:instrText>
            </w:r>
            <w:r>
              <w:rPr>
                <w:noProof/>
              </w:rPr>
            </w:r>
          </w:ins>
          <w:r>
            <w:rPr>
              <w:noProof/>
            </w:rPr>
            <w:fldChar w:fldCharType="separate"/>
          </w:r>
          <w:ins w:id="148" w:author="Khaled Daham" w:date="2014-02-20T00:33:00Z">
            <w:r>
              <w:rPr>
                <w:noProof/>
              </w:rPr>
              <w:t>44</w:t>
            </w:r>
            <w:r>
              <w:rPr>
                <w:noProof/>
              </w:rPr>
              <w:fldChar w:fldCharType="end"/>
            </w:r>
          </w:ins>
        </w:p>
        <w:p w14:paraId="4CF93F41" w14:textId="77777777" w:rsidR="00C11B3F" w:rsidRDefault="00C11B3F">
          <w:pPr>
            <w:pStyle w:val="TOC3"/>
            <w:tabs>
              <w:tab w:val="left" w:pos="1057"/>
              <w:tab w:val="right" w:leader="dot" w:pos="8664"/>
            </w:tabs>
            <w:rPr>
              <w:ins w:id="149" w:author="Khaled Daham" w:date="2014-02-20T00:33:00Z"/>
              <w:rFonts w:asciiTheme="minorHAnsi" w:eastAsiaTheme="minorEastAsia" w:hAnsiTheme="minorHAnsi" w:cstheme="minorBidi"/>
              <w:noProof/>
              <w:sz w:val="24"/>
              <w:szCs w:val="24"/>
              <w:lang w:val="en-US" w:eastAsia="ja-JP"/>
            </w:rPr>
          </w:pPr>
          <w:ins w:id="150" w:author="Khaled Daham" w:date="2014-02-20T00:33:00Z">
            <w:r>
              <w:rPr>
                <w:noProof/>
              </w:rPr>
              <w:t>6.3.1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_Toc254475789 \h </w:instrText>
            </w:r>
            <w:r>
              <w:rPr>
                <w:noProof/>
              </w:rPr>
            </w:r>
          </w:ins>
          <w:r>
            <w:rPr>
              <w:noProof/>
            </w:rPr>
            <w:fldChar w:fldCharType="separate"/>
          </w:r>
          <w:ins w:id="151" w:author="Khaled Daham" w:date="2014-02-20T00:33:00Z">
            <w:r>
              <w:rPr>
                <w:noProof/>
              </w:rPr>
              <w:t>44</w:t>
            </w:r>
            <w:r>
              <w:rPr>
                <w:noProof/>
              </w:rPr>
              <w:fldChar w:fldCharType="end"/>
            </w:r>
          </w:ins>
        </w:p>
        <w:p w14:paraId="10FC80E6" w14:textId="77777777" w:rsidR="00C11B3F" w:rsidRDefault="00C11B3F">
          <w:pPr>
            <w:pStyle w:val="TOC3"/>
            <w:tabs>
              <w:tab w:val="left" w:pos="1083"/>
              <w:tab w:val="right" w:leader="dot" w:pos="8664"/>
            </w:tabs>
            <w:rPr>
              <w:ins w:id="152" w:author="Khaled Daham" w:date="2014-02-20T00:33:00Z"/>
              <w:rFonts w:asciiTheme="minorHAnsi" w:eastAsiaTheme="minorEastAsia" w:hAnsiTheme="minorHAnsi" w:cstheme="minorBidi"/>
              <w:noProof/>
              <w:sz w:val="24"/>
              <w:szCs w:val="24"/>
              <w:lang w:val="en-US" w:eastAsia="ja-JP"/>
            </w:rPr>
          </w:pPr>
          <w:ins w:id="153" w:author="Khaled Daham" w:date="2014-02-20T00:33:00Z">
            <w:r>
              <w:rPr>
                <w:noProof/>
              </w:rPr>
              <w:t>6.3.2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_Toc254475790 \h </w:instrText>
            </w:r>
            <w:r>
              <w:rPr>
                <w:noProof/>
              </w:rPr>
            </w:r>
          </w:ins>
          <w:r>
            <w:rPr>
              <w:noProof/>
            </w:rPr>
            <w:fldChar w:fldCharType="separate"/>
          </w:r>
          <w:ins w:id="154" w:author="Khaled Daham" w:date="2014-02-20T00:33:00Z">
            <w:r>
              <w:rPr>
                <w:noProof/>
              </w:rPr>
              <w:t>44</w:t>
            </w:r>
            <w:r>
              <w:rPr>
                <w:noProof/>
              </w:rPr>
              <w:fldChar w:fldCharType="end"/>
            </w:r>
          </w:ins>
        </w:p>
        <w:p w14:paraId="41E9BAB1" w14:textId="77777777" w:rsidR="00C11B3F" w:rsidRDefault="00C11B3F">
          <w:pPr>
            <w:pStyle w:val="TOC3"/>
            <w:tabs>
              <w:tab w:val="left" w:pos="1082"/>
              <w:tab w:val="right" w:leader="dot" w:pos="8664"/>
            </w:tabs>
            <w:rPr>
              <w:ins w:id="155" w:author="Khaled Daham" w:date="2014-02-20T00:33:00Z"/>
              <w:rFonts w:asciiTheme="minorHAnsi" w:eastAsiaTheme="minorEastAsia" w:hAnsiTheme="minorHAnsi" w:cstheme="minorBidi"/>
              <w:noProof/>
              <w:sz w:val="24"/>
              <w:szCs w:val="24"/>
              <w:lang w:val="en-US" w:eastAsia="ja-JP"/>
            </w:rPr>
          </w:pPr>
          <w:ins w:id="156" w:author="Khaled Daham" w:date="2014-02-20T00:33:00Z">
            <w:r>
              <w:rPr>
                <w:noProof/>
              </w:rPr>
              <w:t>6.3.3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_Toc254475791 \h </w:instrText>
            </w:r>
            <w:r>
              <w:rPr>
                <w:noProof/>
              </w:rPr>
            </w:r>
          </w:ins>
          <w:r>
            <w:rPr>
              <w:noProof/>
            </w:rPr>
            <w:fldChar w:fldCharType="separate"/>
          </w:r>
          <w:ins w:id="157" w:author="Khaled Daham" w:date="2014-02-20T00:33:00Z">
            <w:r>
              <w:rPr>
                <w:noProof/>
              </w:rPr>
              <w:t>51</w:t>
            </w:r>
            <w:r>
              <w:rPr>
                <w:noProof/>
              </w:rPr>
              <w:fldChar w:fldCharType="end"/>
            </w:r>
          </w:ins>
        </w:p>
        <w:p w14:paraId="17DF8114" w14:textId="77777777" w:rsidR="00265F2C" w:rsidDel="0007349B" w:rsidRDefault="00265F2C">
          <w:pPr>
            <w:pStyle w:val="TOC1"/>
            <w:tabs>
              <w:tab w:val="left" w:pos="326"/>
              <w:tab w:val="right" w:leader="dot" w:pos="8664"/>
            </w:tabs>
            <w:rPr>
              <w:del w:id="158" w:author="Khaled Daham" w:date="2014-02-14T16:45:00Z"/>
              <w:rFonts w:asciiTheme="minorHAnsi" w:eastAsiaTheme="minorEastAsia" w:hAnsiTheme="minorHAnsi" w:cstheme="minorBidi"/>
              <w:noProof/>
              <w:sz w:val="24"/>
              <w:szCs w:val="24"/>
              <w:lang w:val="en-US" w:eastAsia="ja-JP"/>
            </w:rPr>
          </w:pPr>
          <w:del w:id="159" w:author="Khaled Daham" w:date="2014-02-14T16:45:00Z">
            <w:r w:rsidDel="0007349B">
              <w:rPr>
                <w:noProof/>
              </w:rPr>
              <w:delText>1</w:delText>
            </w:r>
            <w:r w:rsidDel="0007349B">
              <w:rPr>
                <w:rFonts w:asciiTheme="minorHAnsi" w:eastAsiaTheme="minorEastAsia" w:hAnsiTheme="minorHAnsi" w:cstheme="minorBidi"/>
                <w:noProof/>
                <w:sz w:val="24"/>
                <w:szCs w:val="24"/>
                <w:lang w:val="en-US" w:eastAsia="ja-JP"/>
              </w:rPr>
              <w:tab/>
            </w:r>
            <w:r w:rsidDel="0007349B">
              <w:rPr>
                <w:noProof/>
              </w:rPr>
              <w:delText>Inledning</w:delText>
            </w:r>
            <w:r w:rsidDel="0007349B">
              <w:rPr>
                <w:noProof/>
              </w:rPr>
              <w:tab/>
            </w:r>
            <w:r w:rsidR="00A86FCE" w:rsidDel="0007349B">
              <w:rPr>
                <w:noProof/>
              </w:rPr>
              <w:delText>10</w:delText>
            </w:r>
          </w:del>
        </w:p>
        <w:p w14:paraId="74678865" w14:textId="77777777" w:rsidR="00265F2C" w:rsidDel="0007349B" w:rsidRDefault="00265F2C">
          <w:pPr>
            <w:pStyle w:val="TOC1"/>
            <w:tabs>
              <w:tab w:val="left" w:pos="352"/>
              <w:tab w:val="right" w:leader="dot" w:pos="8664"/>
            </w:tabs>
            <w:rPr>
              <w:del w:id="160" w:author="Khaled Daham" w:date="2014-02-14T16:45:00Z"/>
              <w:rFonts w:asciiTheme="minorHAnsi" w:eastAsiaTheme="minorEastAsia" w:hAnsiTheme="minorHAnsi" w:cstheme="minorBidi"/>
              <w:noProof/>
              <w:sz w:val="24"/>
              <w:szCs w:val="24"/>
              <w:lang w:val="en-US" w:eastAsia="ja-JP"/>
            </w:rPr>
          </w:pPr>
          <w:del w:id="161" w:author="Khaled Daham" w:date="2014-02-14T16:45:00Z">
            <w:r w:rsidDel="0007349B">
              <w:rPr>
                <w:noProof/>
              </w:rPr>
              <w:delText>2</w:delText>
            </w:r>
            <w:r w:rsidDel="0007349B">
              <w:rPr>
                <w:rFonts w:asciiTheme="minorHAnsi" w:eastAsiaTheme="minorEastAsia" w:hAnsiTheme="minorHAnsi" w:cstheme="minorBidi"/>
                <w:noProof/>
                <w:sz w:val="24"/>
                <w:szCs w:val="24"/>
                <w:lang w:val="en-US" w:eastAsia="ja-JP"/>
              </w:rPr>
              <w:tab/>
            </w:r>
            <w:r w:rsidDel="0007349B">
              <w:rPr>
                <w:noProof/>
              </w:rPr>
              <w:delText>Versionsinformation</w:delText>
            </w:r>
            <w:r w:rsidDel="0007349B">
              <w:rPr>
                <w:noProof/>
              </w:rPr>
              <w:tab/>
            </w:r>
            <w:r w:rsidR="00A86FCE" w:rsidDel="0007349B">
              <w:rPr>
                <w:noProof/>
              </w:rPr>
              <w:delText>11</w:delText>
            </w:r>
          </w:del>
        </w:p>
        <w:p w14:paraId="42E88A5F" w14:textId="77777777" w:rsidR="00265F2C" w:rsidDel="0007349B" w:rsidRDefault="00265F2C">
          <w:pPr>
            <w:pStyle w:val="TOC2"/>
            <w:tabs>
              <w:tab w:val="left" w:pos="692"/>
              <w:tab w:val="right" w:leader="dot" w:pos="8664"/>
            </w:tabs>
            <w:rPr>
              <w:del w:id="162" w:author="Khaled Daham" w:date="2014-02-14T16:45:00Z"/>
              <w:rFonts w:asciiTheme="minorHAnsi" w:eastAsiaTheme="minorEastAsia" w:hAnsiTheme="minorHAnsi" w:cstheme="minorBidi"/>
              <w:noProof/>
              <w:sz w:val="24"/>
              <w:szCs w:val="24"/>
              <w:lang w:val="en-US" w:eastAsia="ja-JP"/>
            </w:rPr>
          </w:pPr>
          <w:del w:id="163" w:author="Khaled Daham" w:date="2014-02-14T16:45:00Z">
            <w:r w:rsidDel="0007349B">
              <w:rPr>
                <w:noProof/>
              </w:rPr>
              <w:delText>2.1</w:delText>
            </w:r>
            <w:r w:rsidDel="0007349B">
              <w:rPr>
                <w:rFonts w:asciiTheme="minorHAnsi" w:eastAsiaTheme="minorEastAsia" w:hAnsiTheme="minorHAnsi" w:cstheme="minorBidi"/>
                <w:noProof/>
                <w:sz w:val="24"/>
                <w:szCs w:val="24"/>
                <w:lang w:val="en-US" w:eastAsia="ja-JP"/>
              </w:rPr>
              <w:tab/>
            </w:r>
            <w:r w:rsidDel="0007349B">
              <w:rPr>
                <w:noProof/>
              </w:rPr>
              <w:delText xml:space="preserve">Version </w:delText>
            </w:r>
            <w:r w:rsidRPr="00D970CC" w:rsidDel="0007349B">
              <w:rPr>
                <w:b/>
                <w:noProof/>
                <w:color w:val="76923C" w:themeColor="accent3" w:themeShade="BF"/>
              </w:rPr>
              <w:delText>2</w:delText>
            </w:r>
            <w:r w:rsidDel="0007349B">
              <w:rPr>
                <w:noProof/>
              </w:rPr>
              <w:delText>.</w:delText>
            </w:r>
            <w:r w:rsidRPr="00D970CC" w:rsidDel="0007349B">
              <w:rPr>
                <w:b/>
                <w:noProof/>
                <w:color w:val="76923C" w:themeColor="accent3" w:themeShade="BF"/>
              </w:rPr>
              <w:delText>0</w:delText>
            </w:r>
            <w:r w:rsidDel="0007349B">
              <w:rPr>
                <w:noProof/>
              </w:rPr>
              <w:tab/>
            </w:r>
            <w:r w:rsidR="00A86FCE" w:rsidDel="0007349B">
              <w:rPr>
                <w:noProof/>
              </w:rPr>
              <w:delText>11</w:delText>
            </w:r>
          </w:del>
        </w:p>
        <w:p w14:paraId="6E1125C4" w14:textId="77777777" w:rsidR="00265F2C" w:rsidDel="0007349B" w:rsidRDefault="00265F2C">
          <w:pPr>
            <w:pStyle w:val="TOC3"/>
            <w:tabs>
              <w:tab w:val="left" w:pos="1031"/>
              <w:tab w:val="right" w:leader="dot" w:pos="8664"/>
            </w:tabs>
            <w:rPr>
              <w:del w:id="164" w:author="Khaled Daham" w:date="2014-02-14T16:45:00Z"/>
              <w:rFonts w:asciiTheme="minorHAnsi" w:eastAsiaTheme="minorEastAsia" w:hAnsiTheme="minorHAnsi" w:cstheme="minorBidi"/>
              <w:noProof/>
              <w:sz w:val="24"/>
              <w:szCs w:val="24"/>
              <w:lang w:val="en-US" w:eastAsia="ja-JP"/>
            </w:rPr>
          </w:pPr>
          <w:del w:id="165" w:author="Khaled Daham" w:date="2014-02-14T16:45:00Z">
            <w:r w:rsidDel="0007349B">
              <w:rPr>
                <w:noProof/>
              </w:rPr>
              <w:delText>2.1.1</w:delText>
            </w:r>
            <w:r w:rsidDel="0007349B">
              <w:rPr>
                <w:rFonts w:asciiTheme="minorHAnsi" w:eastAsiaTheme="minorEastAsia" w:hAnsiTheme="minorHAnsi" w:cstheme="minorBidi"/>
                <w:noProof/>
                <w:sz w:val="24"/>
                <w:szCs w:val="24"/>
                <w:lang w:val="en-US" w:eastAsia="ja-JP"/>
              </w:rPr>
              <w:tab/>
            </w:r>
            <w:r w:rsidDel="0007349B">
              <w:rPr>
                <w:noProof/>
              </w:rPr>
              <w:delText>Oförändrade tjänstekontrakt</w:delText>
            </w:r>
            <w:r w:rsidDel="0007349B">
              <w:rPr>
                <w:noProof/>
              </w:rPr>
              <w:tab/>
            </w:r>
            <w:r w:rsidR="00A86FCE" w:rsidDel="0007349B">
              <w:rPr>
                <w:noProof/>
              </w:rPr>
              <w:delText>11</w:delText>
            </w:r>
          </w:del>
        </w:p>
        <w:p w14:paraId="22E2C671" w14:textId="77777777" w:rsidR="00265F2C" w:rsidDel="0007349B" w:rsidRDefault="00265F2C">
          <w:pPr>
            <w:pStyle w:val="TOC3"/>
            <w:tabs>
              <w:tab w:val="left" w:pos="1057"/>
              <w:tab w:val="right" w:leader="dot" w:pos="8664"/>
            </w:tabs>
            <w:rPr>
              <w:del w:id="166" w:author="Khaled Daham" w:date="2014-02-14T16:45:00Z"/>
              <w:rFonts w:asciiTheme="minorHAnsi" w:eastAsiaTheme="minorEastAsia" w:hAnsiTheme="minorHAnsi" w:cstheme="minorBidi"/>
              <w:noProof/>
              <w:sz w:val="24"/>
              <w:szCs w:val="24"/>
              <w:lang w:val="en-US" w:eastAsia="ja-JP"/>
            </w:rPr>
          </w:pPr>
          <w:del w:id="167" w:author="Khaled Daham" w:date="2014-02-14T16:45:00Z">
            <w:r w:rsidDel="0007349B">
              <w:rPr>
                <w:noProof/>
              </w:rPr>
              <w:delText>2.1.2</w:delText>
            </w:r>
            <w:r w:rsidDel="0007349B">
              <w:rPr>
                <w:rFonts w:asciiTheme="minorHAnsi" w:eastAsiaTheme="minorEastAsia" w:hAnsiTheme="minorHAnsi" w:cstheme="minorBidi"/>
                <w:noProof/>
                <w:sz w:val="24"/>
                <w:szCs w:val="24"/>
                <w:lang w:val="en-US" w:eastAsia="ja-JP"/>
              </w:rPr>
              <w:tab/>
            </w:r>
            <w:r w:rsidDel="0007349B">
              <w:rPr>
                <w:noProof/>
              </w:rPr>
              <w:delText>Nya tjänstekontrakt</w:delText>
            </w:r>
            <w:r w:rsidDel="0007349B">
              <w:rPr>
                <w:noProof/>
              </w:rPr>
              <w:tab/>
            </w:r>
            <w:r w:rsidR="00A86FCE" w:rsidDel="0007349B">
              <w:rPr>
                <w:noProof/>
              </w:rPr>
              <w:delText>11</w:delText>
            </w:r>
          </w:del>
        </w:p>
        <w:p w14:paraId="70E3A8CD" w14:textId="77777777" w:rsidR="00265F2C" w:rsidDel="0007349B" w:rsidRDefault="00265F2C">
          <w:pPr>
            <w:pStyle w:val="TOC3"/>
            <w:tabs>
              <w:tab w:val="left" w:pos="1056"/>
              <w:tab w:val="right" w:leader="dot" w:pos="8664"/>
            </w:tabs>
            <w:rPr>
              <w:del w:id="168" w:author="Khaled Daham" w:date="2014-02-14T16:45:00Z"/>
              <w:rFonts w:asciiTheme="minorHAnsi" w:eastAsiaTheme="minorEastAsia" w:hAnsiTheme="minorHAnsi" w:cstheme="minorBidi"/>
              <w:noProof/>
              <w:sz w:val="24"/>
              <w:szCs w:val="24"/>
              <w:lang w:val="en-US" w:eastAsia="ja-JP"/>
            </w:rPr>
          </w:pPr>
          <w:del w:id="169" w:author="Khaled Daham" w:date="2014-02-14T16:45:00Z">
            <w:r w:rsidDel="0007349B">
              <w:rPr>
                <w:noProof/>
              </w:rPr>
              <w:delText>2.1.3</w:delText>
            </w:r>
            <w:r w:rsidDel="0007349B">
              <w:rPr>
                <w:rFonts w:asciiTheme="minorHAnsi" w:eastAsiaTheme="minorEastAsia" w:hAnsiTheme="minorHAnsi" w:cstheme="minorBidi"/>
                <w:noProof/>
                <w:sz w:val="24"/>
                <w:szCs w:val="24"/>
                <w:lang w:val="en-US" w:eastAsia="ja-JP"/>
              </w:rPr>
              <w:tab/>
            </w:r>
            <w:r w:rsidDel="0007349B">
              <w:rPr>
                <w:noProof/>
              </w:rPr>
              <w:delText>Förändrade tjänstekontrakt</w:delText>
            </w:r>
            <w:r w:rsidDel="0007349B">
              <w:rPr>
                <w:noProof/>
              </w:rPr>
              <w:tab/>
            </w:r>
            <w:r w:rsidR="00A86FCE" w:rsidDel="0007349B">
              <w:rPr>
                <w:noProof/>
              </w:rPr>
              <w:delText>11</w:delText>
            </w:r>
          </w:del>
        </w:p>
        <w:p w14:paraId="68CFB2D0" w14:textId="77777777" w:rsidR="00265F2C" w:rsidDel="0007349B" w:rsidRDefault="00265F2C">
          <w:pPr>
            <w:pStyle w:val="TOC3"/>
            <w:tabs>
              <w:tab w:val="left" w:pos="1058"/>
              <w:tab w:val="right" w:leader="dot" w:pos="8664"/>
            </w:tabs>
            <w:rPr>
              <w:del w:id="170" w:author="Khaled Daham" w:date="2014-02-14T16:45:00Z"/>
              <w:rFonts w:asciiTheme="minorHAnsi" w:eastAsiaTheme="minorEastAsia" w:hAnsiTheme="minorHAnsi" w:cstheme="minorBidi"/>
              <w:noProof/>
              <w:sz w:val="24"/>
              <w:szCs w:val="24"/>
              <w:lang w:val="en-US" w:eastAsia="ja-JP"/>
            </w:rPr>
          </w:pPr>
          <w:del w:id="171" w:author="Khaled Daham" w:date="2014-02-14T16:45:00Z">
            <w:r w:rsidDel="0007349B">
              <w:rPr>
                <w:noProof/>
              </w:rPr>
              <w:delText>2.1.4</w:delText>
            </w:r>
            <w:r w:rsidDel="0007349B">
              <w:rPr>
                <w:rFonts w:asciiTheme="minorHAnsi" w:eastAsiaTheme="minorEastAsia" w:hAnsiTheme="minorHAnsi" w:cstheme="minorBidi"/>
                <w:noProof/>
                <w:sz w:val="24"/>
                <w:szCs w:val="24"/>
                <w:lang w:val="en-US" w:eastAsia="ja-JP"/>
              </w:rPr>
              <w:tab/>
            </w:r>
            <w:r w:rsidDel="0007349B">
              <w:rPr>
                <w:noProof/>
              </w:rPr>
              <w:delText>Utgångna tjänstekontrakt</w:delText>
            </w:r>
            <w:r w:rsidDel="0007349B">
              <w:rPr>
                <w:noProof/>
              </w:rPr>
              <w:tab/>
            </w:r>
            <w:r w:rsidR="00A86FCE" w:rsidDel="0007349B">
              <w:rPr>
                <w:noProof/>
              </w:rPr>
              <w:delText>12</w:delText>
            </w:r>
          </w:del>
        </w:p>
        <w:p w14:paraId="030BB699" w14:textId="77777777" w:rsidR="00265F2C" w:rsidDel="0007349B" w:rsidRDefault="00265F2C">
          <w:pPr>
            <w:pStyle w:val="TOC2"/>
            <w:tabs>
              <w:tab w:val="left" w:pos="717"/>
              <w:tab w:val="right" w:leader="dot" w:pos="8664"/>
            </w:tabs>
            <w:rPr>
              <w:del w:id="172" w:author="Khaled Daham" w:date="2014-02-14T16:45:00Z"/>
              <w:rFonts w:asciiTheme="minorHAnsi" w:eastAsiaTheme="minorEastAsia" w:hAnsiTheme="minorHAnsi" w:cstheme="minorBidi"/>
              <w:noProof/>
              <w:sz w:val="24"/>
              <w:szCs w:val="24"/>
              <w:lang w:val="en-US" w:eastAsia="ja-JP"/>
            </w:rPr>
          </w:pPr>
          <w:del w:id="173" w:author="Khaled Daham" w:date="2014-02-14T16:45:00Z">
            <w:r w:rsidDel="0007349B">
              <w:rPr>
                <w:noProof/>
              </w:rPr>
              <w:delText>2.2</w:delText>
            </w:r>
            <w:r w:rsidDel="0007349B">
              <w:rPr>
                <w:rFonts w:asciiTheme="minorHAnsi" w:eastAsiaTheme="minorEastAsia" w:hAnsiTheme="minorHAnsi" w:cstheme="minorBidi"/>
                <w:noProof/>
                <w:sz w:val="24"/>
                <w:szCs w:val="24"/>
                <w:lang w:val="en-US" w:eastAsia="ja-JP"/>
              </w:rPr>
              <w:tab/>
            </w:r>
            <w:r w:rsidDel="0007349B">
              <w:rPr>
                <w:noProof/>
              </w:rPr>
              <w:delText>Version tidigare</w:delText>
            </w:r>
            <w:r w:rsidDel="0007349B">
              <w:rPr>
                <w:noProof/>
              </w:rPr>
              <w:tab/>
            </w:r>
            <w:r w:rsidR="00A86FCE" w:rsidDel="0007349B">
              <w:rPr>
                <w:noProof/>
              </w:rPr>
              <w:delText>12</w:delText>
            </w:r>
          </w:del>
        </w:p>
        <w:p w14:paraId="7368C7AC" w14:textId="77777777" w:rsidR="00265F2C" w:rsidDel="0007349B" w:rsidRDefault="00265F2C">
          <w:pPr>
            <w:pStyle w:val="TOC1"/>
            <w:tabs>
              <w:tab w:val="left" w:pos="350"/>
              <w:tab w:val="right" w:leader="dot" w:pos="8664"/>
            </w:tabs>
            <w:rPr>
              <w:del w:id="174" w:author="Khaled Daham" w:date="2014-02-14T16:45:00Z"/>
              <w:rFonts w:asciiTheme="minorHAnsi" w:eastAsiaTheme="minorEastAsia" w:hAnsiTheme="minorHAnsi" w:cstheme="minorBidi"/>
              <w:noProof/>
              <w:sz w:val="24"/>
              <w:szCs w:val="24"/>
              <w:lang w:val="en-US" w:eastAsia="ja-JP"/>
            </w:rPr>
          </w:pPr>
          <w:del w:id="175" w:author="Khaled Daham" w:date="2014-02-14T16:45:00Z">
            <w:r w:rsidDel="0007349B">
              <w:rPr>
                <w:noProof/>
              </w:rPr>
              <w:delText>3</w:delText>
            </w:r>
            <w:r w:rsidDel="0007349B">
              <w:rPr>
                <w:rFonts w:asciiTheme="minorHAnsi" w:eastAsiaTheme="minorEastAsia" w:hAnsiTheme="minorHAnsi" w:cstheme="minorBidi"/>
                <w:noProof/>
                <w:sz w:val="24"/>
                <w:szCs w:val="24"/>
                <w:lang w:val="en-US" w:eastAsia="ja-JP"/>
              </w:rPr>
              <w:tab/>
            </w:r>
            <w:r w:rsidDel="0007349B">
              <w:rPr>
                <w:noProof/>
              </w:rPr>
              <w:delText>Tjänstedomänens arkitektur</w:delText>
            </w:r>
            <w:r w:rsidDel="0007349B">
              <w:rPr>
                <w:noProof/>
              </w:rPr>
              <w:tab/>
            </w:r>
            <w:r w:rsidR="00A86FCE" w:rsidDel="0007349B">
              <w:rPr>
                <w:noProof/>
              </w:rPr>
              <w:delText>12</w:delText>
            </w:r>
          </w:del>
        </w:p>
        <w:p w14:paraId="15C10541" w14:textId="77777777" w:rsidR="00265F2C" w:rsidDel="0007349B" w:rsidRDefault="00265F2C">
          <w:pPr>
            <w:pStyle w:val="TOC2"/>
            <w:tabs>
              <w:tab w:val="left" w:pos="690"/>
              <w:tab w:val="right" w:leader="dot" w:pos="8664"/>
            </w:tabs>
            <w:rPr>
              <w:del w:id="176" w:author="Khaled Daham" w:date="2014-02-14T16:45:00Z"/>
              <w:rFonts w:asciiTheme="minorHAnsi" w:eastAsiaTheme="minorEastAsia" w:hAnsiTheme="minorHAnsi" w:cstheme="minorBidi"/>
              <w:noProof/>
              <w:sz w:val="24"/>
              <w:szCs w:val="24"/>
              <w:lang w:val="en-US" w:eastAsia="ja-JP"/>
            </w:rPr>
          </w:pPr>
          <w:del w:id="177" w:author="Khaled Daham" w:date="2014-02-14T16:45:00Z">
            <w:r w:rsidDel="0007349B">
              <w:rPr>
                <w:noProof/>
              </w:rPr>
              <w:delText>3.1</w:delText>
            </w:r>
            <w:r w:rsidDel="0007349B">
              <w:rPr>
                <w:rFonts w:asciiTheme="minorHAnsi" w:eastAsiaTheme="minorEastAsia" w:hAnsiTheme="minorHAnsi" w:cstheme="minorBidi"/>
                <w:noProof/>
                <w:sz w:val="24"/>
                <w:szCs w:val="24"/>
                <w:lang w:val="en-US" w:eastAsia="ja-JP"/>
              </w:rPr>
              <w:tab/>
            </w:r>
            <w:r w:rsidDel="0007349B">
              <w:rPr>
                <w:noProof/>
              </w:rPr>
              <w:delText>Flöden</w:delText>
            </w:r>
            <w:r w:rsidDel="0007349B">
              <w:rPr>
                <w:noProof/>
              </w:rPr>
              <w:tab/>
            </w:r>
            <w:r w:rsidR="00A86FCE" w:rsidDel="0007349B">
              <w:rPr>
                <w:noProof/>
              </w:rPr>
              <w:delText>12</w:delText>
            </w:r>
          </w:del>
        </w:p>
        <w:p w14:paraId="28F34B15" w14:textId="77777777" w:rsidR="00265F2C" w:rsidDel="0007349B" w:rsidRDefault="00265F2C">
          <w:pPr>
            <w:pStyle w:val="TOC3"/>
            <w:tabs>
              <w:tab w:val="left" w:pos="1030"/>
              <w:tab w:val="right" w:leader="dot" w:pos="8664"/>
            </w:tabs>
            <w:rPr>
              <w:del w:id="178" w:author="Khaled Daham" w:date="2014-02-14T16:45:00Z"/>
              <w:rFonts w:asciiTheme="minorHAnsi" w:eastAsiaTheme="minorEastAsia" w:hAnsiTheme="minorHAnsi" w:cstheme="minorBidi"/>
              <w:noProof/>
              <w:sz w:val="24"/>
              <w:szCs w:val="24"/>
              <w:lang w:val="en-US" w:eastAsia="ja-JP"/>
            </w:rPr>
          </w:pPr>
          <w:del w:id="179" w:author="Khaled Daham" w:date="2014-02-14T16:45:00Z">
            <w:r w:rsidDel="0007349B">
              <w:rPr>
                <w:noProof/>
              </w:rPr>
              <w:delText>3.1.1</w:delText>
            </w:r>
            <w:r w:rsidDel="0007349B">
              <w:rPr>
                <w:rFonts w:asciiTheme="minorHAnsi" w:eastAsiaTheme="minorEastAsia" w:hAnsiTheme="minorHAnsi" w:cstheme="minorBidi"/>
                <w:noProof/>
                <w:sz w:val="24"/>
                <w:szCs w:val="24"/>
                <w:lang w:val="en-US" w:eastAsia="ja-JP"/>
              </w:rPr>
              <w:tab/>
            </w:r>
            <w:r w:rsidDel="0007349B">
              <w:rPr>
                <w:noProof/>
              </w:rPr>
              <w:delText>Flöde 1 – Hämta svar på en konsultationsremiss.</w:delText>
            </w:r>
            <w:r w:rsidDel="0007349B">
              <w:rPr>
                <w:noProof/>
              </w:rPr>
              <w:tab/>
            </w:r>
            <w:r w:rsidR="00A86FCE" w:rsidDel="0007349B">
              <w:rPr>
                <w:noProof/>
              </w:rPr>
              <w:delText>12</w:delText>
            </w:r>
          </w:del>
        </w:p>
        <w:p w14:paraId="18942E83" w14:textId="77777777" w:rsidR="00265F2C" w:rsidDel="0007349B" w:rsidRDefault="00265F2C">
          <w:pPr>
            <w:pStyle w:val="TOC3"/>
            <w:tabs>
              <w:tab w:val="left" w:pos="1056"/>
              <w:tab w:val="right" w:leader="dot" w:pos="8664"/>
            </w:tabs>
            <w:rPr>
              <w:del w:id="180" w:author="Khaled Daham" w:date="2014-02-14T16:45:00Z"/>
              <w:rFonts w:asciiTheme="minorHAnsi" w:eastAsiaTheme="minorEastAsia" w:hAnsiTheme="minorHAnsi" w:cstheme="minorBidi"/>
              <w:noProof/>
              <w:sz w:val="24"/>
              <w:szCs w:val="24"/>
              <w:lang w:val="en-US" w:eastAsia="ja-JP"/>
            </w:rPr>
          </w:pPr>
          <w:del w:id="181" w:author="Khaled Daham" w:date="2014-02-14T16:45:00Z">
            <w:r w:rsidDel="0007349B">
              <w:rPr>
                <w:noProof/>
              </w:rPr>
              <w:delText>3.1.2</w:delText>
            </w:r>
            <w:r w:rsidDel="0007349B">
              <w:rPr>
                <w:rFonts w:asciiTheme="minorHAnsi" w:eastAsiaTheme="minorEastAsia" w:hAnsiTheme="minorHAnsi" w:cstheme="minorBidi"/>
                <w:noProof/>
                <w:sz w:val="24"/>
                <w:szCs w:val="24"/>
                <w:lang w:val="en-US" w:eastAsia="ja-JP"/>
              </w:rPr>
              <w:tab/>
            </w:r>
            <w:r w:rsidDel="0007349B">
              <w:rPr>
                <w:noProof/>
              </w:rPr>
              <w:delText>Flöde 2 – Hämta mödravårdsinformation</w:delText>
            </w:r>
            <w:r w:rsidDel="0007349B">
              <w:rPr>
                <w:noProof/>
              </w:rPr>
              <w:tab/>
            </w:r>
            <w:r w:rsidR="00A86FCE" w:rsidDel="0007349B">
              <w:rPr>
                <w:noProof/>
              </w:rPr>
              <w:delText>14</w:delText>
            </w:r>
          </w:del>
        </w:p>
        <w:p w14:paraId="07C90ED1" w14:textId="77777777" w:rsidR="00265F2C" w:rsidDel="0007349B" w:rsidRDefault="00265F2C">
          <w:pPr>
            <w:pStyle w:val="TOC3"/>
            <w:tabs>
              <w:tab w:val="left" w:pos="1054"/>
              <w:tab w:val="right" w:leader="dot" w:pos="8664"/>
            </w:tabs>
            <w:rPr>
              <w:del w:id="182" w:author="Khaled Daham" w:date="2014-02-14T16:45:00Z"/>
              <w:rFonts w:asciiTheme="minorHAnsi" w:eastAsiaTheme="minorEastAsia" w:hAnsiTheme="minorHAnsi" w:cstheme="minorBidi"/>
              <w:noProof/>
              <w:sz w:val="24"/>
              <w:szCs w:val="24"/>
              <w:lang w:val="en-US" w:eastAsia="ja-JP"/>
            </w:rPr>
          </w:pPr>
          <w:del w:id="183" w:author="Khaled Daham" w:date="2014-02-14T16:45:00Z">
            <w:r w:rsidDel="0007349B">
              <w:rPr>
                <w:noProof/>
              </w:rPr>
              <w:delText>3.1.3</w:delText>
            </w:r>
            <w:r w:rsidDel="0007349B">
              <w:rPr>
                <w:rFonts w:asciiTheme="minorHAnsi" w:eastAsiaTheme="minorEastAsia" w:hAnsiTheme="minorHAnsi" w:cstheme="minorBidi"/>
                <w:noProof/>
                <w:sz w:val="24"/>
                <w:szCs w:val="24"/>
                <w:lang w:val="en-US" w:eastAsia="ja-JP"/>
              </w:rPr>
              <w:tab/>
            </w:r>
            <w:r w:rsidDel="0007349B">
              <w:rPr>
                <w:noProof/>
              </w:rPr>
              <w:delText>Flöde 3 – Hämta patienters kemilaboratoriesvar.</w:delText>
            </w:r>
            <w:r w:rsidDel="0007349B">
              <w:rPr>
                <w:noProof/>
              </w:rPr>
              <w:tab/>
            </w:r>
            <w:r w:rsidR="00A86FCE" w:rsidDel="0007349B">
              <w:rPr>
                <w:noProof/>
              </w:rPr>
              <w:delText>16</w:delText>
            </w:r>
          </w:del>
        </w:p>
        <w:p w14:paraId="474A1662" w14:textId="77777777" w:rsidR="00265F2C" w:rsidDel="0007349B" w:rsidRDefault="00265F2C">
          <w:pPr>
            <w:pStyle w:val="TOC3"/>
            <w:tabs>
              <w:tab w:val="left" w:pos="1057"/>
              <w:tab w:val="right" w:leader="dot" w:pos="8664"/>
            </w:tabs>
            <w:rPr>
              <w:del w:id="184" w:author="Khaled Daham" w:date="2014-02-14T16:45:00Z"/>
              <w:rFonts w:asciiTheme="minorHAnsi" w:eastAsiaTheme="minorEastAsia" w:hAnsiTheme="minorHAnsi" w:cstheme="minorBidi"/>
              <w:noProof/>
              <w:sz w:val="24"/>
              <w:szCs w:val="24"/>
              <w:lang w:val="en-US" w:eastAsia="ja-JP"/>
            </w:rPr>
          </w:pPr>
          <w:del w:id="185" w:author="Khaled Daham" w:date="2014-02-14T16:45:00Z">
            <w:r w:rsidDel="0007349B">
              <w:rPr>
                <w:noProof/>
              </w:rPr>
              <w:delText>3.1.4</w:delText>
            </w:r>
            <w:r w:rsidDel="0007349B">
              <w:rPr>
                <w:rFonts w:asciiTheme="minorHAnsi" w:eastAsiaTheme="minorEastAsia" w:hAnsiTheme="minorHAnsi" w:cstheme="minorBidi"/>
                <w:noProof/>
                <w:sz w:val="24"/>
                <w:szCs w:val="24"/>
                <w:lang w:val="en-US" w:eastAsia="ja-JP"/>
              </w:rPr>
              <w:tab/>
            </w:r>
            <w:r w:rsidDel="0007349B">
              <w:rPr>
                <w:noProof/>
              </w:rPr>
              <w:delText>Obligatoriska kontrakt</w:delText>
            </w:r>
            <w:r w:rsidDel="0007349B">
              <w:rPr>
                <w:noProof/>
              </w:rPr>
              <w:tab/>
            </w:r>
            <w:r w:rsidR="00A86FCE" w:rsidDel="0007349B">
              <w:rPr>
                <w:noProof/>
              </w:rPr>
              <w:delText>18</w:delText>
            </w:r>
          </w:del>
        </w:p>
        <w:p w14:paraId="004978C2" w14:textId="77777777" w:rsidR="00265F2C" w:rsidDel="0007349B" w:rsidRDefault="00265F2C">
          <w:pPr>
            <w:pStyle w:val="TOC2"/>
            <w:tabs>
              <w:tab w:val="left" w:pos="716"/>
              <w:tab w:val="right" w:leader="dot" w:pos="8664"/>
            </w:tabs>
            <w:rPr>
              <w:del w:id="186" w:author="Khaled Daham" w:date="2014-02-14T16:45:00Z"/>
              <w:rFonts w:asciiTheme="minorHAnsi" w:eastAsiaTheme="minorEastAsia" w:hAnsiTheme="minorHAnsi" w:cstheme="minorBidi"/>
              <w:noProof/>
              <w:sz w:val="24"/>
              <w:szCs w:val="24"/>
              <w:lang w:val="en-US" w:eastAsia="ja-JP"/>
            </w:rPr>
          </w:pPr>
          <w:del w:id="187" w:author="Khaled Daham" w:date="2014-02-14T16:45:00Z">
            <w:r w:rsidDel="0007349B">
              <w:rPr>
                <w:noProof/>
              </w:rPr>
              <w:delText>3.2</w:delText>
            </w:r>
            <w:r w:rsidDel="0007349B">
              <w:rPr>
                <w:rFonts w:asciiTheme="minorHAnsi" w:eastAsiaTheme="minorEastAsia" w:hAnsiTheme="minorHAnsi" w:cstheme="minorBidi"/>
                <w:noProof/>
                <w:sz w:val="24"/>
                <w:szCs w:val="24"/>
                <w:lang w:val="en-US" w:eastAsia="ja-JP"/>
              </w:rPr>
              <w:tab/>
            </w:r>
            <w:r w:rsidDel="0007349B">
              <w:rPr>
                <w:noProof/>
              </w:rPr>
              <w:delText>Adressering</w:delText>
            </w:r>
            <w:r w:rsidDel="0007349B">
              <w:rPr>
                <w:noProof/>
              </w:rPr>
              <w:tab/>
            </w:r>
            <w:r w:rsidR="00A86FCE" w:rsidDel="0007349B">
              <w:rPr>
                <w:noProof/>
              </w:rPr>
              <w:delText>18</w:delText>
            </w:r>
          </w:del>
        </w:p>
        <w:p w14:paraId="1DAA6513" w14:textId="77777777" w:rsidR="00265F2C" w:rsidDel="0007349B" w:rsidRDefault="00265F2C">
          <w:pPr>
            <w:pStyle w:val="TOC1"/>
            <w:tabs>
              <w:tab w:val="right" w:leader="dot" w:pos="8664"/>
            </w:tabs>
            <w:rPr>
              <w:del w:id="188" w:author="Khaled Daham" w:date="2014-02-14T16:45:00Z"/>
              <w:rFonts w:asciiTheme="minorHAnsi" w:eastAsiaTheme="minorEastAsia" w:hAnsiTheme="minorHAnsi" w:cstheme="minorBidi"/>
              <w:noProof/>
              <w:sz w:val="24"/>
              <w:szCs w:val="24"/>
              <w:lang w:val="en-US" w:eastAsia="ja-JP"/>
            </w:rPr>
          </w:pPr>
          <w:del w:id="189" w:author="Khaled Daham" w:date="2014-02-14T16:45:00Z">
            <w:r w:rsidRPr="00D970CC" w:rsidDel="0007349B">
              <w:rPr>
                <w:noProof/>
              </w:rPr>
              <w:delText>Adressering vid nationell användning</w:delText>
            </w:r>
            <w:r w:rsidDel="0007349B">
              <w:rPr>
                <w:noProof/>
              </w:rPr>
              <w:tab/>
            </w:r>
            <w:r w:rsidR="00A86FCE" w:rsidDel="0007349B">
              <w:rPr>
                <w:noProof/>
              </w:rPr>
              <w:delText>19</w:delText>
            </w:r>
          </w:del>
        </w:p>
        <w:p w14:paraId="2CF43F08" w14:textId="77777777" w:rsidR="00265F2C" w:rsidDel="0007349B" w:rsidRDefault="00265F2C">
          <w:pPr>
            <w:pStyle w:val="TOC1"/>
            <w:tabs>
              <w:tab w:val="right" w:leader="dot" w:pos="8664"/>
            </w:tabs>
            <w:rPr>
              <w:del w:id="190" w:author="Khaled Daham" w:date="2014-02-14T16:45:00Z"/>
              <w:rFonts w:asciiTheme="minorHAnsi" w:eastAsiaTheme="minorEastAsia" w:hAnsiTheme="minorHAnsi" w:cstheme="minorBidi"/>
              <w:noProof/>
              <w:sz w:val="24"/>
              <w:szCs w:val="24"/>
              <w:lang w:val="en-US" w:eastAsia="ja-JP"/>
            </w:rPr>
          </w:pPr>
          <w:del w:id="191" w:author="Khaled Daham" w:date="2014-02-14T16:45:00Z">
            <w:r w:rsidRPr="00D970CC" w:rsidDel="0007349B">
              <w:rPr>
                <w:noProof/>
              </w:rPr>
              <w:delText>Adressering vid regional användning</w:delText>
            </w:r>
            <w:r w:rsidDel="0007349B">
              <w:rPr>
                <w:noProof/>
              </w:rPr>
              <w:tab/>
            </w:r>
            <w:r w:rsidR="00A86FCE" w:rsidDel="0007349B">
              <w:rPr>
                <w:noProof/>
              </w:rPr>
              <w:delText>19</w:delText>
            </w:r>
          </w:del>
        </w:p>
        <w:p w14:paraId="3122CF74" w14:textId="77777777" w:rsidR="00265F2C" w:rsidDel="0007349B" w:rsidRDefault="00265F2C">
          <w:pPr>
            <w:pStyle w:val="TOC1"/>
            <w:tabs>
              <w:tab w:val="right" w:leader="dot" w:pos="8664"/>
            </w:tabs>
            <w:rPr>
              <w:del w:id="192" w:author="Khaled Daham" w:date="2014-02-14T16:45:00Z"/>
              <w:rFonts w:asciiTheme="minorHAnsi" w:eastAsiaTheme="minorEastAsia" w:hAnsiTheme="minorHAnsi" w:cstheme="minorBidi"/>
              <w:noProof/>
              <w:sz w:val="24"/>
              <w:szCs w:val="24"/>
              <w:lang w:val="en-US" w:eastAsia="ja-JP"/>
            </w:rPr>
          </w:pPr>
          <w:del w:id="193" w:author="Khaled Daham" w:date="2014-02-14T16:45:00Z">
            <w:r w:rsidRPr="00D970CC" w:rsidDel="0007349B">
              <w:rPr>
                <w:noProof/>
              </w:rPr>
              <w:delText>Adressering direkt till ett källsystem</w:delText>
            </w:r>
            <w:r w:rsidDel="0007349B">
              <w:rPr>
                <w:noProof/>
              </w:rPr>
              <w:tab/>
            </w:r>
            <w:r w:rsidR="00A86FCE" w:rsidDel="0007349B">
              <w:rPr>
                <w:noProof/>
              </w:rPr>
              <w:delText>20</w:delText>
            </w:r>
          </w:del>
        </w:p>
        <w:p w14:paraId="1F7D5BCD" w14:textId="77777777" w:rsidR="00265F2C" w:rsidDel="0007349B" w:rsidRDefault="00265F2C">
          <w:pPr>
            <w:pStyle w:val="TOC1"/>
            <w:tabs>
              <w:tab w:val="right" w:leader="dot" w:pos="8664"/>
            </w:tabs>
            <w:rPr>
              <w:del w:id="194" w:author="Khaled Daham" w:date="2014-02-14T16:45:00Z"/>
              <w:rFonts w:asciiTheme="minorHAnsi" w:eastAsiaTheme="minorEastAsia" w:hAnsiTheme="minorHAnsi" w:cstheme="minorBidi"/>
              <w:noProof/>
              <w:sz w:val="24"/>
              <w:szCs w:val="24"/>
              <w:lang w:val="en-US" w:eastAsia="ja-JP"/>
            </w:rPr>
          </w:pPr>
          <w:del w:id="195" w:author="Khaled Daham" w:date="2014-02-14T16:45:00Z">
            <w:r w:rsidDel="0007349B">
              <w:rPr>
                <w:noProof/>
              </w:rPr>
              <w:delText>Sammanfattning av adresseringsmodell</w:delText>
            </w:r>
            <w:r w:rsidDel="0007349B">
              <w:rPr>
                <w:noProof/>
              </w:rPr>
              <w:tab/>
            </w:r>
            <w:r w:rsidR="00A86FCE" w:rsidDel="0007349B">
              <w:rPr>
                <w:noProof/>
              </w:rPr>
              <w:delText>22</w:delText>
            </w:r>
          </w:del>
        </w:p>
        <w:p w14:paraId="273785F7" w14:textId="77777777" w:rsidR="00265F2C" w:rsidDel="0007349B" w:rsidRDefault="00265F2C">
          <w:pPr>
            <w:pStyle w:val="TOC2"/>
            <w:tabs>
              <w:tab w:val="left" w:pos="715"/>
              <w:tab w:val="right" w:leader="dot" w:pos="8664"/>
            </w:tabs>
            <w:rPr>
              <w:del w:id="196" w:author="Khaled Daham" w:date="2014-02-14T16:45:00Z"/>
              <w:rFonts w:asciiTheme="minorHAnsi" w:eastAsiaTheme="minorEastAsia" w:hAnsiTheme="minorHAnsi" w:cstheme="minorBidi"/>
              <w:noProof/>
              <w:sz w:val="24"/>
              <w:szCs w:val="24"/>
              <w:lang w:val="en-US" w:eastAsia="ja-JP"/>
            </w:rPr>
          </w:pPr>
          <w:del w:id="197" w:author="Khaled Daham" w:date="2014-02-14T16:45:00Z">
            <w:r w:rsidDel="0007349B">
              <w:rPr>
                <w:noProof/>
              </w:rPr>
              <w:delText>3.3</w:delText>
            </w:r>
            <w:r w:rsidDel="0007349B">
              <w:rPr>
                <w:rFonts w:asciiTheme="minorHAnsi" w:eastAsiaTheme="minorEastAsia" w:hAnsiTheme="minorHAnsi" w:cstheme="minorBidi"/>
                <w:noProof/>
                <w:sz w:val="24"/>
                <w:szCs w:val="24"/>
                <w:lang w:val="en-US" w:eastAsia="ja-JP"/>
              </w:rPr>
              <w:tab/>
            </w:r>
            <w:r w:rsidDel="0007349B">
              <w:rPr>
                <w:noProof/>
              </w:rPr>
              <w:delText>Aggregering och engagemangsindex</w:delText>
            </w:r>
            <w:r w:rsidDel="0007349B">
              <w:rPr>
                <w:noProof/>
              </w:rPr>
              <w:tab/>
            </w:r>
            <w:r w:rsidR="00A86FCE" w:rsidDel="0007349B">
              <w:rPr>
                <w:noProof/>
              </w:rPr>
              <w:delText>22</w:delText>
            </w:r>
          </w:del>
        </w:p>
        <w:p w14:paraId="181B1AF1" w14:textId="77777777" w:rsidR="00265F2C" w:rsidDel="0007349B" w:rsidRDefault="00265F2C">
          <w:pPr>
            <w:pStyle w:val="TOC3"/>
            <w:tabs>
              <w:tab w:val="left" w:pos="1054"/>
              <w:tab w:val="right" w:leader="dot" w:pos="8664"/>
            </w:tabs>
            <w:rPr>
              <w:del w:id="198" w:author="Khaled Daham" w:date="2014-02-14T16:45:00Z"/>
              <w:rFonts w:asciiTheme="minorHAnsi" w:eastAsiaTheme="minorEastAsia" w:hAnsiTheme="minorHAnsi" w:cstheme="minorBidi"/>
              <w:noProof/>
              <w:sz w:val="24"/>
              <w:szCs w:val="24"/>
              <w:lang w:val="en-US" w:eastAsia="ja-JP"/>
            </w:rPr>
          </w:pPr>
          <w:del w:id="199" w:author="Khaled Daham" w:date="2014-02-14T16:45:00Z">
            <w:r w:rsidDel="0007349B">
              <w:rPr>
                <w:noProof/>
              </w:rPr>
              <w:delText>3.3.1</w:delText>
            </w:r>
            <w:r w:rsidDel="0007349B">
              <w:rPr>
                <w:rFonts w:asciiTheme="minorHAnsi" w:eastAsiaTheme="minorEastAsia" w:hAnsiTheme="minorHAnsi" w:cstheme="minorBidi"/>
                <w:noProof/>
                <w:sz w:val="24"/>
                <w:szCs w:val="24"/>
                <w:lang w:val="en-US" w:eastAsia="ja-JP"/>
              </w:rPr>
              <w:tab/>
            </w:r>
            <w:r w:rsidDel="0007349B">
              <w:rPr>
                <w:noProof/>
              </w:rPr>
              <w:delText>Uppdatering av engagemangsindex</w:delText>
            </w:r>
            <w:r w:rsidDel="0007349B">
              <w:rPr>
                <w:noProof/>
              </w:rPr>
              <w:tab/>
            </w:r>
            <w:r w:rsidR="00A86FCE" w:rsidDel="0007349B">
              <w:rPr>
                <w:noProof/>
              </w:rPr>
              <w:delText>22</w:delText>
            </w:r>
          </w:del>
        </w:p>
        <w:p w14:paraId="62E54A98" w14:textId="77777777" w:rsidR="00265F2C" w:rsidDel="0007349B" w:rsidRDefault="00265F2C">
          <w:pPr>
            <w:pStyle w:val="TOC1"/>
            <w:tabs>
              <w:tab w:val="left" w:pos="353"/>
              <w:tab w:val="right" w:leader="dot" w:pos="8664"/>
            </w:tabs>
            <w:rPr>
              <w:del w:id="200" w:author="Khaled Daham" w:date="2014-02-14T16:45:00Z"/>
              <w:rFonts w:asciiTheme="minorHAnsi" w:eastAsiaTheme="minorEastAsia" w:hAnsiTheme="minorHAnsi" w:cstheme="minorBidi"/>
              <w:noProof/>
              <w:sz w:val="24"/>
              <w:szCs w:val="24"/>
              <w:lang w:val="en-US" w:eastAsia="ja-JP"/>
            </w:rPr>
          </w:pPr>
          <w:del w:id="201" w:author="Khaled Daham" w:date="2014-02-14T16:45:00Z">
            <w:r w:rsidDel="0007349B">
              <w:rPr>
                <w:noProof/>
              </w:rPr>
              <w:delText>4</w:delText>
            </w:r>
            <w:r w:rsidDel="0007349B">
              <w:rPr>
                <w:rFonts w:asciiTheme="minorHAnsi" w:eastAsiaTheme="minorEastAsia" w:hAnsiTheme="minorHAnsi" w:cstheme="minorBidi"/>
                <w:noProof/>
                <w:sz w:val="24"/>
                <w:szCs w:val="24"/>
                <w:lang w:val="en-US" w:eastAsia="ja-JP"/>
              </w:rPr>
              <w:tab/>
            </w:r>
            <w:r w:rsidDel="0007349B">
              <w:rPr>
                <w:noProof/>
              </w:rPr>
              <w:delText>Tjänstedomänens krav och regler</w:delText>
            </w:r>
            <w:r w:rsidDel="0007349B">
              <w:rPr>
                <w:noProof/>
              </w:rPr>
              <w:tab/>
            </w:r>
            <w:r w:rsidR="00A86FCE" w:rsidDel="0007349B">
              <w:rPr>
                <w:noProof/>
              </w:rPr>
              <w:delText>24</w:delText>
            </w:r>
          </w:del>
        </w:p>
        <w:p w14:paraId="116B8828" w14:textId="77777777" w:rsidR="00265F2C" w:rsidDel="0007349B" w:rsidRDefault="00265F2C">
          <w:pPr>
            <w:pStyle w:val="TOC2"/>
            <w:tabs>
              <w:tab w:val="left" w:pos="693"/>
              <w:tab w:val="right" w:leader="dot" w:pos="8664"/>
            </w:tabs>
            <w:rPr>
              <w:del w:id="202" w:author="Khaled Daham" w:date="2014-02-14T16:45:00Z"/>
              <w:rFonts w:asciiTheme="minorHAnsi" w:eastAsiaTheme="minorEastAsia" w:hAnsiTheme="minorHAnsi" w:cstheme="minorBidi"/>
              <w:noProof/>
              <w:sz w:val="24"/>
              <w:szCs w:val="24"/>
              <w:lang w:val="en-US" w:eastAsia="ja-JP"/>
            </w:rPr>
          </w:pPr>
          <w:del w:id="203" w:author="Khaled Daham" w:date="2014-02-14T16:45:00Z">
            <w:r w:rsidDel="0007349B">
              <w:rPr>
                <w:noProof/>
              </w:rPr>
              <w:delText>4.1</w:delText>
            </w:r>
            <w:r w:rsidDel="0007349B">
              <w:rPr>
                <w:rFonts w:asciiTheme="minorHAnsi" w:eastAsiaTheme="minorEastAsia" w:hAnsiTheme="minorHAnsi" w:cstheme="minorBidi"/>
                <w:noProof/>
                <w:sz w:val="24"/>
                <w:szCs w:val="24"/>
                <w:lang w:val="en-US" w:eastAsia="ja-JP"/>
              </w:rPr>
              <w:tab/>
            </w:r>
            <w:r w:rsidDel="0007349B">
              <w:rPr>
                <w:noProof/>
              </w:rPr>
              <w:delText>Informationssäkerhet och juridik</w:delText>
            </w:r>
            <w:r w:rsidDel="0007349B">
              <w:rPr>
                <w:noProof/>
              </w:rPr>
              <w:tab/>
            </w:r>
            <w:r w:rsidR="00A86FCE" w:rsidDel="0007349B">
              <w:rPr>
                <w:noProof/>
              </w:rPr>
              <w:delText>24</w:delText>
            </w:r>
          </w:del>
        </w:p>
        <w:p w14:paraId="65531F53" w14:textId="77777777" w:rsidR="00265F2C" w:rsidDel="0007349B" w:rsidRDefault="00265F2C">
          <w:pPr>
            <w:pStyle w:val="TOC1"/>
            <w:tabs>
              <w:tab w:val="right" w:leader="dot" w:pos="8664"/>
            </w:tabs>
            <w:rPr>
              <w:del w:id="204" w:author="Khaled Daham" w:date="2014-02-14T16:45:00Z"/>
              <w:rFonts w:asciiTheme="minorHAnsi" w:eastAsiaTheme="minorEastAsia" w:hAnsiTheme="minorHAnsi" w:cstheme="minorBidi"/>
              <w:noProof/>
              <w:sz w:val="24"/>
              <w:szCs w:val="24"/>
              <w:lang w:val="en-US" w:eastAsia="ja-JP"/>
            </w:rPr>
          </w:pPr>
          <w:del w:id="205" w:author="Khaled Daham" w:date="2014-02-14T16:45:00Z">
            <w:r w:rsidRPr="00D970CC" w:rsidDel="0007349B">
              <w:rPr>
                <w:noProof/>
              </w:rPr>
              <w:delText>Medarbetarens direktåtkomst</w:delText>
            </w:r>
            <w:r w:rsidDel="0007349B">
              <w:rPr>
                <w:noProof/>
              </w:rPr>
              <w:tab/>
            </w:r>
            <w:r w:rsidR="00A86FCE" w:rsidDel="0007349B">
              <w:rPr>
                <w:noProof/>
              </w:rPr>
              <w:delText>24</w:delText>
            </w:r>
          </w:del>
        </w:p>
        <w:p w14:paraId="40E5A737" w14:textId="77777777" w:rsidR="00265F2C" w:rsidDel="0007349B" w:rsidRDefault="00265F2C">
          <w:pPr>
            <w:pStyle w:val="TOC1"/>
            <w:tabs>
              <w:tab w:val="right" w:leader="dot" w:pos="8664"/>
            </w:tabs>
            <w:rPr>
              <w:del w:id="206" w:author="Khaled Daham" w:date="2014-02-14T16:45:00Z"/>
              <w:rFonts w:asciiTheme="minorHAnsi" w:eastAsiaTheme="minorEastAsia" w:hAnsiTheme="minorHAnsi" w:cstheme="minorBidi"/>
              <w:noProof/>
              <w:sz w:val="24"/>
              <w:szCs w:val="24"/>
              <w:lang w:val="en-US" w:eastAsia="ja-JP"/>
            </w:rPr>
          </w:pPr>
          <w:del w:id="207" w:author="Khaled Daham" w:date="2014-02-14T16:45:00Z">
            <w:r w:rsidRPr="00D970CC" w:rsidDel="0007349B">
              <w:rPr>
                <w:noProof/>
              </w:rPr>
              <w:delText>Patientens direktåtkomst</w:delText>
            </w:r>
            <w:r w:rsidDel="0007349B">
              <w:rPr>
                <w:noProof/>
              </w:rPr>
              <w:tab/>
            </w:r>
            <w:r w:rsidR="00A86FCE" w:rsidDel="0007349B">
              <w:rPr>
                <w:noProof/>
              </w:rPr>
              <w:delText>25</w:delText>
            </w:r>
          </w:del>
        </w:p>
        <w:p w14:paraId="454CD0AE" w14:textId="77777777" w:rsidR="00265F2C" w:rsidDel="0007349B" w:rsidRDefault="00265F2C">
          <w:pPr>
            <w:pStyle w:val="TOC1"/>
            <w:tabs>
              <w:tab w:val="right" w:leader="dot" w:pos="8664"/>
            </w:tabs>
            <w:rPr>
              <w:del w:id="208" w:author="Khaled Daham" w:date="2014-02-14T16:45:00Z"/>
              <w:rFonts w:asciiTheme="minorHAnsi" w:eastAsiaTheme="minorEastAsia" w:hAnsiTheme="minorHAnsi" w:cstheme="minorBidi"/>
              <w:noProof/>
              <w:sz w:val="24"/>
              <w:szCs w:val="24"/>
              <w:lang w:val="en-US" w:eastAsia="ja-JP"/>
            </w:rPr>
          </w:pPr>
          <w:del w:id="209" w:author="Khaled Daham" w:date="2014-02-14T16:45:00Z">
            <w:r w:rsidRPr="00D970CC" w:rsidDel="0007349B">
              <w:rPr>
                <w:noProof/>
              </w:rPr>
              <w:delText>Generellt</w:delText>
            </w:r>
            <w:r w:rsidDel="0007349B">
              <w:rPr>
                <w:noProof/>
              </w:rPr>
              <w:tab/>
            </w:r>
            <w:r w:rsidR="00A86FCE" w:rsidDel="0007349B">
              <w:rPr>
                <w:noProof/>
              </w:rPr>
              <w:delText>25</w:delText>
            </w:r>
          </w:del>
        </w:p>
        <w:p w14:paraId="2EEE8C09" w14:textId="77777777" w:rsidR="00265F2C" w:rsidDel="0007349B" w:rsidRDefault="00265F2C">
          <w:pPr>
            <w:pStyle w:val="TOC2"/>
            <w:tabs>
              <w:tab w:val="left" w:pos="719"/>
              <w:tab w:val="right" w:leader="dot" w:pos="8664"/>
            </w:tabs>
            <w:rPr>
              <w:del w:id="210" w:author="Khaled Daham" w:date="2014-02-14T16:45:00Z"/>
              <w:rFonts w:asciiTheme="minorHAnsi" w:eastAsiaTheme="minorEastAsia" w:hAnsiTheme="minorHAnsi" w:cstheme="minorBidi"/>
              <w:noProof/>
              <w:sz w:val="24"/>
              <w:szCs w:val="24"/>
              <w:lang w:val="en-US" w:eastAsia="ja-JP"/>
            </w:rPr>
          </w:pPr>
          <w:del w:id="211" w:author="Khaled Daham" w:date="2014-02-14T16:45:00Z">
            <w:r w:rsidDel="0007349B">
              <w:rPr>
                <w:noProof/>
              </w:rPr>
              <w:delText>4.2</w:delText>
            </w:r>
            <w:r w:rsidDel="0007349B">
              <w:rPr>
                <w:rFonts w:asciiTheme="minorHAnsi" w:eastAsiaTheme="minorEastAsia" w:hAnsiTheme="minorHAnsi" w:cstheme="minorBidi"/>
                <w:noProof/>
                <w:sz w:val="24"/>
                <w:szCs w:val="24"/>
                <w:lang w:val="en-US" w:eastAsia="ja-JP"/>
              </w:rPr>
              <w:tab/>
            </w:r>
            <w:r w:rsidDel="0007349B">
              <w:rPr>
                <w:noProof/>
              </w:rPr>
              <w:delText>Icke funktionella krav</w:delText>
            </w:r>
            <w:r w:rsidDel="0007349B">
              <w:rPr>
                <w:noProof/>
              </w:rPr>
              <w:tab/>
            </w:r>
            <w:r w:rsidR="00A86FCE" w:rsidDel="0007349B">
              <w:rPr>
                <w:noProof/>
              </w:rPr>
              <w:delText>25</w:delText>
            </w:r>
          </w:del>
        </w:p>
        <w:p w14:paraId="107F1388" w14:textId="77777777" w:rsidR="00265F2C" w:rsidDel="0007349B" w:rsidRDefault="00265F2C">
          <w:pPr>
            <w:pStyle w:val="TOC3"/>
            <w:tabs>
              <w:tab w:val="left" w:pos="1058"/>
              <w:tab w:val="right" w:leader="dot" w:pos="8664"/>
            </w:tabs>
            <w:rPr>
              <w:del w:id="212" w:author="Khaled Daham" w:date="2014-02-14T16:45:00Z"/>
              <w:rFonts w:asciiTheme="minorHAnsi" w:eastAsiaTheme="minorEastAsia" w:hAnsiTheme="minorHAnsi" w:cstheme="minorBidi"/>
              <w:noProof/>
              <w:sz w:val="24"/>
              <w:szCs w:val="24"/>
              <w:lang w:val="en-US" w:eastAsia="ja-JP"/>
            </w:rPr>
          </w:pPr>
          <w:del w:id="213" w:author="Khaled Daham" w:date="2014-02-14T16:45:00Z">
            <w:r w:rsidDel="0007349B">
              <w:rPr>
                <w:noProof/>
              </w:rPr>
              <w:delText>4.2.1</w:delText>
            </w:r>
            <w:r w:rsidDel="0007349B">
              <w:rPr>
                <w:rFonts w:asciiTheme="minorHAnsi" w:eastAsiaTheme="minorEastAsia" w:hAnsiTheme="minorHAnsi" w:cstheme="minorBidi"/>
                <w:noProof/>
                <w:sz w:val="24"/>
                <w:szCs w:val="24"/>
                <w:lang w:val="en-US" w:eastAsia="ja-JP"/>
              </w:rPr>
              <w:tab/>
            </w:r>
            <w:r w:rsidDel="0007349B">
              <w:rPr>
                <w:noProof/>
              </w:rPr>
              <w:delText>SLA krav</w:delText>
            </w:r>
            <w:r w:rsidDel="0007349B">
              <w:rPr>
                <w:noProof/>
              </w:rPr>
              <w:tab/>
            </w:r>
            <w:r w:rsidR="00A86FCE" w:rsidDel="0007349B">
              <w:rPr>
                <w:noProof/>
              </w:rPr>
              <w:delText>25</w:delText>
            </w:r>
          </w:del>
        </w:p>
        <w:p w14:paraId="761D0F36" w14:textId="77777777" w:rsidR="00265F2C" w:rsidDel="0007349B" w:rsidRDefault="00265F2C">
          <w:pPr>
            <w:pStyle w:val="TOC3"/>
            <w:tabs>
              <w:tab w:val="left" w:pos="1084"/>
              <w:tab w:val="right" w:leader="dot" w:pos="8664"/>
            </w:tabs>
            <w:rPr>
              <w:del w:id="214" w:author="Khaled Daham" w:date="2014-02-14T16:45:00Z"/>
              <w:rFonts w:asciiTheme="minorHAnsi" w:eastAsiaTheme="minorEastAsia" w:hAnsiTheme="minorHAnsi" w:cstheme="minorBidi"/>
              <w:noProof/>
              <w:sz w:val="24"/>
              <w:szCs w:val="24"/>
              <w:lang w:val="en-US" w:eastAsia="ja-JP"/>
            </w:rPr>
          </w:pPr>
          <w:del w:id="215" w:author="Khaled Daham" w:date="2014-02-14T16:45:00Z">
            <w:r w:rsidDel="0007349B">
              <w:rPr>
                <w:noProof/>
              </w:rPr>
              <w:delText>4.2.2</w:delText>
            </w:r>
            <w:r w:rsidDel="0007349B">
              <w:rPr>
                <w:rFonts w:asciiTheme="minorHAnsi" w:eastAsiaTheme="minorEastAsia" w:hAnsiTheme="minorHAnsi" w:cstheme="minorBidi"/>
                <w:noProof/>
                <w:sz w:val="24"/>
                <w:szCs w:val="24"/>
                <w:lang w:val="en-US" w:eastAsia="ja-JP"/>
              </w:rPr>
              <w:tab/>
            </w:r>
            <w:r w:rsidDel="0007349B">
              <w:rPr>
                <w:noProof/>
              </w:rPr>
              <w:delText>Övriga krav</w:delText>
            </w:r>
            <w:r w:rsidDel="0007349B">
              <w:rPr>
                <w:noProof/>
              </w:rPr>
              <w:tab/>
            </w:r>
            <w:r w:rsidR="00A86FCE" w:rsidDel="0007349B">
              <w:rPr>
                <w:noProof/>
              </w:rPr>
              <w:delText>26</w:delText>
            </w:r>
          </w:del>
        </w:p>
        <w:p w14:paraId="53DD7D68" w14:textId="77777777" w:rsidR="00265F2C" w:rsidDel="0007349B" w:rsidRDefault="00265F2C">
          <w:pPr>
            <w:pStyle w:val="TOC2"/>
            <w:tabs>
              <w:tab w:val="left" w:pos="717"/>
              <w:tab w:val="right" w:leader="dot" w:pos="8664"/>
            </w:tabs>
            <w:rPr>
              <w:del w:id="216" w:author="Khaled Daham" w:date="2014-02-14T16:45:00Z"/>
              <w:rFonts w:asciiTheme="minorHAnsi" w:eastAsiaTheme="minorEastAsia" w:hAnsiTheme="minorHAnsi" w:cstheme="minorBidi"/>
              <w:noProof/>
              <w:sz w:val="24"/>
              <w:szCs w:val="24"/>
              <w:lang w:val="en-US" w:eastAsia="ja-JP"/>
            </w:rPr>
          </w:pPr>
          <w:del w:id="217" w:author="Khaled Daham" w:date="2014-02-14T16:45:00Z">
            <w:r w:rsidDel="0007349B">
              <w:rPr>
                <w:noProof/>
              </w:rPr>
              <w:delText>4.3</w:delText>
            </w:r>
            <w:r w:rsidDel="0007349B">
              <w:rPr>
                <w:rFonts w:asciiTheme="minorHAnsi" w:eastAsiaTheme="minorEastAsia" w:hAnsiTheme="minorHAnsi" w:cstheme="minorBidi"/>
                <w:noProof/>
                <w:sz w:val="24"/>
                <w:szCs w:val="24"/>
                <w:lang w:val="en-US" w:eastAsia="ja-JP"/>
              </w:rPr>
              <w:tab/>
            </w:r>
            <w:r w:rsidDel="0007349B">
              <w:rPr>
                <w:noProof/>
              </w:rPr>
              <w:delText>Felhantering</w:delText>
            </w:r>
            <w:r w:rsidDel="0007349B">
              <w:rPr>
                <w:noProof/>
              </w:rPr>
              <w:tab/>
            </w:r>
            <w:r w:rsidR="00A86FCE" w:rsidDel="0007349B">
              <w:rPr>
                <w:noProof/>
              </w:rPr>
              <w:delText>27</w:delText>
            </w:r>
          </w:del>
        </w:p>
        <w:p w14:paraId="7320E31C" w14:textId="77777777" w:rsidR="00265F2C" w:rsidDel="0007349B" w:rsidRDefault="00265F2C">
          <w:pPr>
            <w:pStyle w:val="TOC3"/>
            <w:tabs>
              <w:tab w:val="left" w:pos="1057"/>
              <w:tab w:val="right" w:leader="dot" w:pos="8664"/>
            </w:tabs>
            <w:rPr>
              <w:del w:id="218" w:author="Khaled Daham" w:date="2014-02-14T16:45:00Z"/>
              <w:rFonts w:asciiTheme="minorHAnsi" w:eastAsiaTheme="minorEastAsia" w:hAnsiTheme="minorHAnsi" w:cstheme="minorBidi"/>
              <w:noProof/>
              <w:sz w:val="24"/>
              <w:szCs w:val="24"/>
              <w:lang w:val="en-US" w:eastAsia="ja-JP"/>
            </w:rPr>
          </w:pPr>
          <w:del w:id="219" w:author="Khaled Daham" w:date="2014-02-14T16:45:00Z">
            <w:r w:rsidDel="0007349B">
              <w:rPr>
                <w:noProof/>
              </w:rPr>
              <w:delText>4.3.1</w:delText>
            </w:r>
            <w:r w:rsidDel="0007349B">
              <w:rPr>
                <w:rFonts w:asciiTheme="minorHAnsi" w:eastAsiaTheme="minorEastAsia" w:hAnsiTheme="minorHAnsi" w:cstheme="minorBidi"/>
                <w:noProof/>
                <w:sz w:val="24"/>
                <w:szCs w:val="24"/>
                <w:lang w:val="en-US" w:eastAsia="ja-JP"/>
              </w:rPr>
              <w:tab/>
            </w:r>
            <w:r w:rsidDel="0007349B">
              <w:rPr>
                <w:noProof/>
              </w:rPr>
              <w:delText>Krav på en tjänsteproducent</w:delText>
            </w:r>
            <w:r w:rsidDel="0007349B">
              <w:rPr>
                <w:noProof/>
              </w:rPr>
              <w:tab/>
            </w:r>
            <w:r w:rsidR="00A86FCE" w:rsidDel="0007349B">
              <w:rPr>
                <w:noProof/>
              </w:rPr>
              <w:delText>27</w:delText>
            </w:r>
          </w:del>
        </w:p>
        <w:p w14:paraId="4FB58B54" w14:textId="77777777" w:rsidR="00265F2C" w:rsidDel="0007349B" w:rsidRDefault="00265F2C">
          <w:pPr>
            <w:pStyle w:val="TOC3"/>
            <w:tabs>
              <w:tab w:val="left" w:pos="1083"/>
              <w:tab w:val="right" w:leader="dot" w:pos="8664"/>
            </w:tabs>
            <w:rPr>
              <w:del w:id="220" w:author="Khaled Daham" w:date="2014-02-14T16:45:00Z"/>
              <w:rFonts w:asciiTheme="minorHAnsi" w:eastAsiaTheme="minorEastAsia" w:hAnsiTheme="minorHAnsi" w:cstheme="minorBidi"/>
              <w:noProof/>
              <w:sz w:val="24"/>
              <w:szCs w:val="24"/>
              <w:lang w:val="en-US" w:eastAsia="ja-JP"/>
            </w:rPr>
          </w:pPr>
          <w:del w:id="221" w:author="Khaled Daham" w:date="2014-02-14T16:45:00Z">
            <w:r w:rsidDel="0007349B">
              <w:rPr>
                <w:noProof/>
              </w:rPr>
              <w:delText>4.3.2</w:delText>
            </w:r>
            <w:r w:rsidDel="0007349B">
              <w:rPr>
                <w:rFonts w:asciiTheme="minorHAnsi" w:eastAsiaTheme="minorEastAsia" w:hAnsiTheme="minorHAnsi" w:cstheme="minorBidi"/>
                <w:noProof/>
                <w:sz w:val="24"/>
                <w:szCs w:val="24"/>
                <w:lang w:val="en-US" w:eastAsia="ja-JP"/>
              </w:rPr>
              <w:tab/>
            </w:r>
            <w:r w:rsidDel="0007349B">
              <w:rPr>
                <w:noProof/>
              </w:rPr>
              <w:delText>Krav på en tjänstekonsument</w:delText>
            </w:r>
            <w:r w:rsidDel="0007349B">
              <w:rPr>
                <w:noProof/>
              </w:rPr>
              <w:tab/>
            </w:r>
            <w:r w:rsidR="00A86FCE" w:rsidDel="0007349B">
              <w:rPr>
                <w:noProof/>
              </w:rPr>
              <w:delText>27</w:delText>
            </w:r>
          </w:del>
        </w:p>
        <w:p w14:paraId="02AEED8F" w14:textId="77777777" w:rsidR="00265F2C" w:rsidDel="0007349B" w:rsidRDefault="00265F2C">
          <w:pPr>
            <w:pStyle w:val="TOC1"/>
            <w:tabs>
              <w:tab w:val="left" w:pos="346"/>
              <w:tab w:val="right" w:leader="dot" w:pos="8664"/>
            </w:tabs>
            <w:rPr>
              <w:del w:id="222" w:author="Khaled Daham" w:date="2014-02-14T16:45:00Z"/>
              <w:rFonts w:asciiTheme="minorHAnsi" w:eastAsiaTheme="minorEastAsia" w:hAnsiTheme="minorHAnsi" w:cstheme="minorBidi"/>
              <w:noProof/>
              <w:sz w:val="24"/>
              <w:szCs w:val="24"/>
              <w:lang w:val="en-US" w:eastAsia="ja-JP"/>
            </w:rPr>
          </w:pPr>
          <w:del w:id="223" w:author="Khaled Daham" w:date="2014-02-14T16:45:00Z">
            <w:r w:rsidDel="0007349B">
              <w:rPr>
                <w:noProof/>
              </w:rPr>
              <w:delText>5</w:delText>
            </w:r>
            <w:r w:rsidDel="0007349B">
              <w:rPr>
                <w:rFonts w:asciiTheme="minorHAnsi" w:eastAsiaTheme="minorEastAsia" w:hAnsiTheme="minorHAnsi" w:cstheme="minorBidi"/>
                <w:noProof/>
                <w:sz w:val="24"/>
                <w:szCs w:val="24"/>
                <w:lang w:val="en-US" w:eastAsia="ja-JP"/>
              </w:rPr>
              <w:tab/>
            </w:r>
            <w:r w:rsidDel="0007349B">
              <w:rPr>
                <w:noProof/>
              </w:rPr>
              <w:delText>Tjänstedomänens meddelandemodeller</w:delText>
            </w:r>
            <w:r w:rsidDel="0007349B">
              <w:rPr>
                <w:noProof/>
              </w:rPr>
              <w:tab/>
            </w:r>
            <w:r w:rsidR="00A86FCE" w:rsidDel="0007349B">
              <w:rPr>
                <w:noProof/>
              </w:rPr>
              <w:delText>28</w:delText>
            </w:r>
          </w:del>
        </w:p>
        <w:p w14:paraId="0BDC4AD6" w14:textId="77777777" w:rsidR="00265F2C" w:rsidDel="0007349B" w:rsidRDefault="00265F2C">
          <w:pPr>
            <w:pStyle w:val="TOC2"/>
            <w:tabs>
              <w:tab w:val="left" w:pos="686"/>
              <w:tab w:val="right" w:leader="dot" w:pos="8664"/>
            </w:tabs>
            <w:rPr>
              <w:del w:id="224" w:author="Khaled Daham" w:date="2014-02-14T16:45:00Z"/>
              <w:rFonts w:asciiTheme="minorHAnsi" w:eastAsiaTheme="minorEastAsia" w:hAnsiTheme="minorHAnsi" w:cstheme="minorBidi"/>
              <w:noProof/>
              <w:sz w:val="24"/>
              <w:szCs w:val="24"/>
              <w:lang w:val="en-US" w:eastAsia="ja-JP"/>
            </w:rPr>
          </w:pPr>
          <w:del w:id="225" w:author="Khaled Daham" w:date="2014-02-14T16:45:00Z">
            <w:r w:rsidDel="0007349B">
              <w:rPr>
                <w:noProof/>
              </w:rPr>
              <w:delText>5.1</w:delText>
            </w:r>
            <w:r w:rsidDel="0007349B">
              <w:rPr>
                <w:rFonts w:asciiTheme="minorHAnsi" w:eastAsiaTheme="minorEastAsia" w:hAnsiTheme="minorHAnsi" w:cstheme="minorBidi"/>
                <w:noProof/>
                <w:sz w:val="24"/>
                <w:szCs w:val="24"/>
                <w:lang w:val="en-US" w:eastAsia="ja-JP"/>
              </w:rPr>
              <w:tab/>
            </w:r>
            <w:r w:rsidDel="0007349B">
              <w:rPr>
                <w:noProof/>
              </w:rPr>
              <w:delText>V-MIM</w:delText>
            </w:r>
            <w:r w:rsidDel="0007349B">
              <w:rPr>
                <w:noProof/>
              </w:rPr>
              <w:tab/>
            </w:r>
            <w:r w:rsidR="00A86FCE" w:rsidDel="0007349B">
              <w:rPr>
                <w:noProof/>
              </w:rPr>
              <w:delText>28</w:delText>
            </w:r>
          </w:del>
        </w:p>
        <w:p w14:paraId="1D2FBCF4" w14:textId="77777777" w:rsidR="00265F2C" w:rsidDel="0007349B" w:rsidRDefault="00265F2C">
          <w:pPr>
            <w:pStyle w:val="TOC3"/>
            <w:tabs>
              <w:tab w:val="right" w:leader="dot" w:pos="8664"/>
            </w:tabs>
            <w:rPr>
              <w:del w:id="226" w:author="Khaled Daham" w:date="2014-02-14T16:45:00Z"/>
              <w:rFonts w:asciiTheme="minorHAnsi" w:eastAsiaTheme="minorEastAsia" w:hAnsiTheme="minorHAnsi" w:cstheme="minorBidi"/>
              <w:noProof/>
              <w:sz w:val="24"/>
              <w:szCs w:val="24"/>
              <w:lang w:val="en-US" w:eastAsia="ja-JP"/>
            </w:rPr>
          </w:pPr>
          <w:del w:id="227" w:author="Khaled Daham" w:date="2014-02-14T16:45:00Z">
            <w:r w:rsidDel="0007349B">
              <w:rPr>
                <w:noProof/>
              </w:rPr>
              <w:delText>5.1.1 GetReferallOutcome</w:delText>
            </w:r>
            <w:r w:rsidDel="0007349B">
              <w:rPr>
                <w:noProof/>
              </w:rPr>
              <w:tab/>
            </w:r>
            <w:r w:rsidR="00A86FCE" w:rsidDel="0007349B">
              <w:rPr>
                <w:noProof/>
              </w:rPr>
              <w:delText>28</w:delText>
            </w:r>
          </w:del>
        </w:p>
        <w:p w14:paraId="4B709281" w14:textId="77777777" w:rsidR="00265F2C" w:rsidDel="0007349B" w:rsidRDefault="00265F2C">
          <w:pPr>
            <w:pStyle w:val="TOC3"/>
            <w:tabs>
              <w:tab w:val="right" w:leader="dot" w:pos="8664"/>
            </w:tabs>
            <w:rPr>
              <w:del w:id="228" w:author="Khaled Daham" w:date="2014-02-14T16:45:00Z"/>
              <w:rFonts w:asciiTheme="minorHAnsi" w:eastAsiaTheme="minorEastAsia" w:hAnsiTheme="minorHAnsi" w:cstheme="minorBidi"/>
              <w:noProof/>
              <w:sz w:val="24"/>
              <w:szCs w:val="24"/>
              <w:lang w:val="en-US" w:eastAsia="ja-JP"/>
            </w:rPr>
          </w:pPr>
          <w:del w:id="229" w:author="Khaled Daham" w:date="2014-02-14T16:45:00Z">
            <w:r w:rsidDel="0007349B">
              <w:rPr>
                <w:noProof/>
              </w:rPr>
              <w:delText>5.1.2 GetMaternityMedicalHistory</w:delText>
            </w:r>
            <w:r w:rsidDel="0007349B">
              <w:rPr>
                <w:noProof/>
              </w:rPr>
              <w:tab/>
            </w:r>
            <w:r w:rsidR="00A86FCE" w:rsidDel="0007349B">
              <w:rPr>
                <w:noProof/>
              </w:rPr>
              <w:delText>28</w:delText>
            </w:r>
          </w:del>
        </w:p>
        <w:p w14:paraId="38B14075" w14:textId="77777777" w:rsidR="00265F2C" w:rsidDel="0007349B" w:rsidRDefault="00265F2C">
          <w:pPr>
            <w:pStyle w:val="TOC3"/>
            <w:tabs>
              <w:tab w:val="right" w:leader="dot" w:pos="8664"/>
            </w:tabs>
            <w:rPr>
              <w:del w:id="230" w:author="Khaled Daham" w:date="2014-02-14T16:45:00Z"/>
              <w:rFonts w:asciiTheme="minorHAnsi" w:eastAsiaTheme="minorEastAsia" w:hAnsiTheme="minorHAnsi" w:cstheme="minorBidi"/>
              <w:noProof/>
              <w:sz w:val="24"/>
              <w:szCs w:val="24"/>
              <w:lang w:val="en-US" w:eastAsia="ja-JP"/>
            </w:rPr>
          </w:pPr>
          <w:del w:id="231" w:author="Khaled Daham" w:date="2014-02-14T16:45:00Z">
            <w:r w:rsidDel="0007349B">
              <w:rPr>
                <w:noProof/>
              </w:rPr>
              <w:delText>5.1.2 GetLaboratoryOrderOutcome</w:delText>
            </w:r>
            <w:r w:rsidDel="0007349B">
              <w:rPr>
                <w:noProof/>
              </w:rPr>
              <w:tab/>
            </w:r>
            <w:r w:rsidR="00A86FCE" w:rsidDel="0007349B">
              <w:rPr>
                <w:noProof/>
              </w:rPr>
              <w:delText>28</w:delText>
            </w:r>
          </w:del>
        </w:p>
        <w:p w14:paraId="0302A5B8" w14:textId="77777777" w:rsidR="00265F2C" w:rsidDel="0007349B" w:rsidRDefault="00265F2C">
          <w:pPr>
            <w:pStyle w:val="TOC1"/>
            <w:tabs>
              <w:tab w:val="left" w:pos="353"/>
              <w:tab w:val="right" w:leader="dot" w:pos="8664"/>
            </w:tabs>
            <w:rPr>
              <w:del w:id="232" w:author="Khaled Daham" w:date="2014-02-14T16:45:00Z"/>
              <w:rFonts w:asciiTheme="minorHAnsi" w:eastAsiaTheme="minorEastAsia" w:hAnsiTheme="minorHAnsi" w:cstheme="minorBidi"/>
              <w:noProof/>
              <w:sz w:val="24"/>
              <w:szCs w:val="24"/>
              <w:lang w:val="en-US" w:eastAsia="ja-JP"/>
            </w:rPr>
          </w:pPr>
          <w:del w:id="233" w:author="Khaled Daham" w:date="2014-02-14T16:45:00Z">
            <w:r w:rsidDel="0007349B">
              <w:rPr>
                <w:noProof/>
              </w:rPr>
              <w:delText>6</w:delText>
            </w:r>
            <w:r w:rsidDel="0007349B">
              <w:rPr>
                <w:rFonts w:asciiTheme="minorHAnsi" w:eastAsiaTheme="minorEastAsia" w:hAnsiTheme="minorHAnsi" w:cstheme="minorBidi"/>
                <w:noProof/>
                <w:sz w:val="24"/>
                <w:szCs w:val="24"/>
                <w:lang w:val="en-US" w:eastAsia="ja-JP"/>
              </w:rPr>
              <w:tab/>
            </w:r>
            <w:r w:rsidDel="0007349B">
              <w:rPr>
                <w:noProof/>
              </w:rPr>
              <w:delText>Tjänstekontrakt</w:delText>
            </w:r>
            <w:r w:rsidDel="0007349B">
              <w:rPr>
                <w:noProof/>
              </w:rPr>
              <w:tab/>
            </w:r>
            <w:r w:rsidR="00A86FCE" w:rsidDel="0007349B">
              <w:rPr>
                <w:noProof/>
              </w:rPr>
              <w:delText>29</w:delText>
            </w:r>
          </w:del>
        </w:p>
        <w:p w14:paraId="179C35D3" w14:textId="77777777" w:rsidR="00265F2C" w:rsidDel="0007349B" w:rsidRDefault="00265F2C">
          <w:pPr>
            <w:pStyle w:val="TOC2"/>
            <w:tabs>
              <w:tab w:val="left" w:pos="693"/>
              <w:tab w:val="right" w:leader="dot" w:pos="8664"/>
            </w:tabs>
            <w:rPr>
              <w:del w:id="234" w:author="Khaled Daham" w:date="2014-02-14T16:45:00Z"/>
              <w:rFonts w:asciiTheme="minorHAnsi" w:eastAsiaTheme="minorEastAsia" w:hAnsiTheme="minorHAnsi" w:cstheme="minorBidi"/>
              <w:noProof/>
              <w:sz w:val="24"/>
              <w:szCs w:val="24"/>
              <w:lang w:val="en-US" w:eastAsia="ja-JP"/>
            </w:rPr>
          </w:pPr>
          <w:del w:id="235" w:author="Khaled Daham" w:date="2014-02-14T16:45:00Z">
            <w:r w:rsidDel="0007349B">
              <w:rPr>
                <w:noProof/>
              </w:rPr>
              <w:delText>6.1</w:delText>
            </w:r>
            <w:r w:rsidDel="0007349B">
              <w:rPr>
                <w:rFonts w:asciiTheme="minorHAnsi" w:eastAsiaTheme="minorEastAsia" w:hAnsiTheme="minorHAnsi" w:cstheme="minorBidi"/>
                <w:noProof/>
                <w:sz w:val="24"/>
                <w:szCs w:val="24"/>
                <w:lang w:val="en-US" w:eastAsia="ja-JP"/>
              </w:rPr>
              <w:tab/>
            </w:r>
            <w:r w:rsidDel="0007349B">
              <w:rPr>
                <w:noProof/>
              </w:rPr>
              <w:delText>GetReferralOutcome</w:delText>
            </w:r>
            <w:r w:rsidDel="0007349B">
              <w:rPr>
                <w:noProof/>
              </w:rPr>
              <w:tab/>
            </w:r>
            <w:r w:rsidR="00A86FCE" w:rsidDel="0007349B">
              <w:rPr>
                <w:noProof/>
              </w:rPr>
              <w:delText>29</w:delText>
            </w:r>
          </w:del>
        </w:p>
        <w:p w14:paraId="5EC9990C" w14:textId="77777777" w:rsidR="00265F2C" w:rsidDel="0007349B" w:rsidRDefault="00265F2C">
          <w:pPr>
            <w:pStyle w:val="TOC3"/>
            <w:tabs>
              <w:tab w:val="left" w:pos="1033"/>
              <w:tab w:val="right" w:leader="dot" w:pos="8664"/>
            </w:tabs>
            <w:rPr>
              <w:del w:id="236" w:author="Khaled Daham" w:date="2014-02-14T16:45:00Z"/>
              <w:rFonts w:asciiTheme="minorHAnsi" w:eastAsiaTheme="minorEastAsia" w:hAnsiTheme="minorHAnsi" w:cstheme="minorBidi"/>
              <w:noProof/>
              <w:sz w:val="24"/>
              <w:szCs w:val="24"/>
              <w:lang w:val="en-US" w:eastAsia="ja-JP"/>
            </w:rPr>
          </w:pPr>
          <w:del w:id="237" w:author="Khaled Daham" w:date="2014-02-14T16:45:00Z">
            <w:r w:rsidDel="0007349B">
              <w:rPr>
                <w:noProof/>
              </w:rPr>
              <w:delText>6.1.1</w:delText>
            </w:r>
            <w:r w:rsidDel="0007349B">
              <w:rPr>
                <w:rFonts w:asciiTheme="minorHAnsi" w:eastAsiaTheme="minorEastAsia" w:hAnsiTheme="minorHAnsi" w:cstheme="minorBidi"/>
                <w:noProof/>
                <w:sz w:val="24"/>
                <w:szCs w:val="24"/>
                <w:lang w:val="en-US" w:eastAsia="ja-JP"/>
              </w:rPr>
              <w:tab/>
            </w:r>
            <w:r w:rsidDel="0007349B">
              <w:rPr>
                <w:noProof/>
              </w:rPr>
              <w:delText>Version</w:delText>
            </w:r>
            <w:r w:rsidDel="0007349B">
              <w:rPr>
                <w:noProof/>
              </w:rPr>
              <w:tab/>
            </w:r>
            <w:r w:rsidR="00A86FCE" w:rsidDel="0007349B">
              <w:rPr>
                <w:noProof/>
              </w:rPr>
              <w:delText>29</w:delText>
            </w:r>
          </w:del>
        </w:p>
        <w:p w14:paraId="77015771" w14:textId="77777777" w:rsidR="00265F2C" w:rsidDel="0007349B" w:rsidRDefault="00265F2C">
          <w:pPr>
            <w:pStyle w:val="TOC3"/>
            <w:tabs>
              <w:tab w:val="left" w:pos="1059"/>
              <w:tab w:val="right" w:leader="dot" w:pos="8664"/>
            </w:tabs>
            <w:rPr>
              <w:del w:id="238" w:author="Khaled Daham" w:date="2014-02-14T16:45:00Z"/>
              <w:rFonts w:asciiTheme="minorHAnsi" w:eastAsiaTheme="minorEastAsia" w:hAnsiTheme="minorHAnsi" w:cstheme="minorBidi"/>
              <w:noProof/>
              <w:sz w:val="24"/>
              <w:szCs w:val="24"/>
              <w:lang w:val="en-US" w:eastAsia="ja-JP"/>
            </w:rPr>
          </w:pPr>
          <w:del w:id="239" w:author="Khaled Daham" w:date="2014-02-14T16:45:00Z">
            <w:r w:rsidDel="0007349B">
              <w:rPr>
                <w:noProof/>
              </w:rPr>
              <w:delText>6.1.2</w:delText>
            </w:r>
            <w:r w:rsidDel="0007349B">
              <w:rPr>
                <w:rFonts w:asciiTheme="minorHAnsi" w:eastAsiaTheme="minorEastAsia" w:hAnsiTheme="minorHAnsi" w:cstheme="minorBidi"/>
                <w:noProof/>
                <w:sz w:val="24"/>
                <w:szCs w:val="24"/>
                <w:lang w:val="en-US" w:eastAsia="ja-JP"/>
              </w:rPr>
              <w:tab/>
            </w:r>
            <w:r w:rsidDel="0007349B">
              <w:rPr>
                <w:noProof/>
              </w:rPr>
              <w:delText>Fältregler</w:delText>
            </w:r>
            <w:r w:rsidDel="0007349B">
              <w:rPr>
                <w:noProof/>
              </w:rPr>
              <w:tab/>
            </w:r>
            <w:r w:rsidR="00A86FCE" w:rsidDel="0007349B">
              <w:rPr>
                <w:noProof/>
              </w:rPr>
              <w:delText>29</w:delText>
            </w:r>
          </w:del>
        </w:p>
        <w:p w14:paraId="09849472" w14:textId="77777777" w:rsidR="00265F2C" w:rsidDel="0007349B" w:rsidRDefault="00265F2C">
          <w:pPr>
            <w:pStyle w:val="TOC3"/>
            <w:tabs>
              <w:tab w:val="left" w:pos="1057"/>
              <w:tab w:val="right" w:leader="dot" w:pos="8664"/>
            </w:tabs>
            <w:rPr>
              <w:del w:id="240" w:author="Khaled Daham" w:date="2014-02-14T16:45:00Z"/>
              <w:rFonts w:asciiTheme="minorHAnsi" w:eastAsiaTheme="minorEastAsia" w:hAnsiTheme="minorHAnsi" w:cstheme="minorBidi"/>
              <w:noProof/>
              <w:sz w:val="24"/>
              <w:szCs w:val="24"/>
              <w:lang w:val="en-US" w:eastAsia="ja-JP"/>
            </w:rPr>
          </w:pPr>
          <w:del w:id="241" w:author="Khaled Daham" w:date="2014-02-14T16:45:00Z">
            <w:r w:rsidDel="0007349B">
              <w:rPr>
                <w:noProof/>
              </w:rPr>
              <w:delText>6.1.3</w:delText>
            </w:r>
            <w:r w:rsidDel="0007349B">
              <w:rPr>
                <w:rFonts w:asciiTheme="minorHAnsi" w:eastAsiaTheme="minorEastAsia" w:hAnsiTheme="minorHAnsi" w:cstheme="minorBidi"/>
                <w:noProof/>
                <w:sz w:val="24"/>
                <w:szCs w:val="24"/>
                <w:lang w:val="en-US" w:eastAsia="ja-JP"/>
              </w:rPr>
              <w:tab/>
            </w:r>
            <w:r w:rsidDel="0007349B">
              <w:rPr>
                <w:noProof/>
              </w:rPr>
              <w:delText>Övriga regler</w:delText>
            </w:r>
            <w:r w:rsidDel="0007349B">
              <w:rPr>
                <w:noProof/>
              </w:rPr>
              <w:tab/>
            </w:r>
            <w:r w:rsidR="00A86FCE" w:rsidDel="0007349B">
              <w:rPr>
                <w:noProof/>
              </w:rPr>
              <w:delText>34</w:delText>
            </w:r>
          </w:del>
        </w:p>
        <w:p w14:paraId="3E3F9FC6" w14:textId="77777777" w:rsidR="00265F2C" w:rsidDel="0007349B" w:rsidRDefault="00265F2C">
          <w:pPr>
            <w:pStyle w:val="TOC2"/>
            <w:tabs>
              <w:tab w:val="left" w:pos="719"/>
              <w:tab w:val="right" w:leader="dot" w:pos="8664"/>
            </w:tabs>
            <w:rPr>
              <w:del w:id="242" w:author="Khaled Daham" w:date="2014-02-14T16:45:00Z"/>
              <w:rFonts w:asciiTheme="minorHAnsi" w:eastAsiaTheme="minorEastAsia" w:hAnsiTheme="minorHAnsi" w:cstheme="minorBidi"/>
              <w:noProof/>
              <w:sz w:val="24"/>
              <w:szCs w:val="24"/>
              <w:lang w:val="en-US" w:eastAsia="ja-JP"/>
            </w:rPr>
          </w:pPr>
          <w:del w:id="243" w:author="Khaled Daham" w:date="2014-02-14T16:45:00Z">
            <w:r w:rsidDel="0007349B">
              <w:rPr>
                <w:noProof/>
              </w:rPr>
              <w:delText>6.2</w:delText>
            </w:r>
            <w:r w:rsidDel="0007349B">
              <w:rPr>
                <w:rFonts w:asciiTheme="minorHAnsi" w:eastAsiaTheme="minorEastAsia" w:hAnsiTheme="minorHAnsi" w:cstheme="minorBidi"/>
                <w:noProof/>
                <w:sz w:val="24"/>
                <w:szCs w:val="24"/>
                <w:lang w:val="en-US" w:eastAsia="ja-JP"/>
              </w:rPr>
              <w:tab/>
            </w:r>
            <w:r w:rsidDel="0007349B">
              <w:rPr>
                <w:noProof/>
              </w:rPr>
              <w:delText>GetMaternityMedicalHistory</w:delText>
            </w:r>
            <w:r w:rsidDel="0007349B">
              <w:rPr>
                <w:noProof/>
              </w:rPr>
              <w:tab/>
            </w:r>
            <w:r w:rsidR="00A86FCE" w:rsidDel="0007349B">
              <w:rPr>
                <w:noProof/>
              </w:rPr>
              <w:delText>36</w:delText>
            </w:r>
          </w:del>
        </w:p>
        <w:p w14:paraId="29E137E9" w14:textId="77777777" w:rsidR="00265F2C" w:rsidDel="0007349B" w:rsidRDefault="00265F2C">
          <w:pPr>
            <w:pStyle w:val="TOC3"/>
            <w:tabs>
              <w:tab w:val="left" w:pos="1059"/>
              <w:tab w:val="right" w:leader="dot" w:pos="8664"/>
            </w:tabs>
            <w:rPr>
              <w:del w:id="244" w:author="Khaled Daham" w:date="2014-02-14T16:45:00Z"/>
              <w:rFonts w:asciiTheme="minorHAnsi" w:eastAsiaTheme="minorEastAsia" w:hAnsiTheme="minorHAnsi" w:cstheme="minorBidi"/>
              <w:noProof/>
              <w:sz w:val="24"/>
              <w:szCs w:val="24"/>
              <w:lang w:val="en-US" w:eastAsia="ja-JP"/>
            </w:rPr>
          </w:pPr>
          <w:del w:id="245" w:author="Khaled Daham" w:date="2014-02-14T16:45:00Z">
            <w:r w:rsidDel="0007349B">
              <w:rPr>
                <w:noProof/>
              </w:rPr>
              <w:delText>6.2.1</w:delText>
            </w:r>
            <w:r w:rsidDel="0007349B">
              <w:rPr>
                <w:rFonts w:asciiTheme="minorHAnsi" w:eastAsiaTheme="minorEastAsia" w:hAnsiTheme="minorHAnsi" w:cstheme="minorBidi"/>
                <w:noProof/>
                <w:sz w:val="24"/>
                <w:szCs w:val="24"/>
                <w:lang w:val="en-US" w:eastAsia="ja-JP"/>
              </w:rPr>
              <w:tab/>
            </w:r>
            <w:r w:rsidDel="0007349B">
              <w:rPr>
                <w:noProof/>
              </w:rPr>
              <w:delText>Version</w:delText>
            </w:r>
            <w:r w:rsidDel="0007349B">
              <w:rPr>
                <w:noProof/>
              </w:rPr>
              <w:tab/>
            </w:r>
            <w:r w:rsidR="00A86FCE" w:rsidDel="0007349B">
              <w:rPr>
                <w:noProof/>
              </w:rPr>
              <w:delText>36</w:delText>
            </w:r>
          </w:del>
        </w:p>
        <w:p w14:paraId="402ABC56" w14:textId="77777777" w:rsidR="00265F2C" w:rsidDel="0007349B" w:rsidRDefault="00265F2C">
          <w:pPr>
            <w:pStyle w:val="TOC3"/>
            <w:tabs>
              <w:tab w:val="left" w:pos="1084"/>
              <w:tab w:val="right" w:leader="dot" w:pos="8664"/>
            </w:tabs>
            <w:rPr>
              <w:del w:id="246" w:author="Khaled Daham" w:date="2014-02-14T16:45:00Z"/>
              <w:rFonts w:asciiTheme="minorHAnsi" w:eastAsiaTheme="minorEastAsia" w:hAnsiTheme="minorHAnsi" w:cstheme="minorBidi"/>
              <w:noProof/>
              <w:sz w:val="24"/>
              <w:szCs w:val="24"/>
              <w:lang w:val="en-US" w:eastAsia="ja-JP"/>
            </w:rPr>
          </w:pPr>
          <w:del w:id="247" w:author="Khaled Daham" w:date="2014-02-14T16:45:00Z">
            <w:r w:rsidDel="0007349B">
              <w:rPr>
                <w:noProof/>
              </w:rPr>
              <w:delText>6.2.2</w:delText>
            </w:r>
            <w:r w:rsidDel="0007349B">
              <w:rPr>
                <w:rFonts w:asciiTheme="minorHAnsi" w:eastAsiaTheme="minorEastAsia" w:hAnsiTheme="minorHAnsi" w:cstheme="minorBidi"/>
                <w:noProof/>
                <w:sz w:val="24"/>
                <w:szCs w:val="24"/>
                <w:lang w:val="en-US" w:eastAsia="ja-JP"/>
              </w:rPr>
              <w:tab/>
            </w:r>
            <w:r w:rsidDel="0007349B">
              <w:rPr>
                <w:noProof/>
              </w:rPr>
              <w:delText>V-MIM</w:delText>
            </w:r>
            <w:r w:rsidDel="0007349B">
              <w:rPr>
                <w:noProof/>
              </w:rPr>
              <w:tab/>
            </w:r>
            <w:r w:rsidR="00A86FCE" w:rsidDel="0007349B">
              <w:rPr>
                <w:noProof/>
              </w:rPr>
              <w:delText>36</w:delText>
            </w:r>
          </w:del>
        </w:p>
        <w:p w14:paraId="42880F27" w14:textId="77777777" w:rsidR="00265F2C" w:rsidDel="0007349B" w:rsidRDefault="00265F2C">
          <w:pPr>
            <w:pStyle w:val="TOC3"/>
            <w:tabs>
              <w:tab w:val="left" w:pos="1083"/>
              <w:tab w:val="right" w:leader="dot" w:pos="8664"/>
            </w:tabs>
            <w:rPr>
              <w:del w:id="248" w:author="Khaled Daham" w:date="2014-02-14T16:45:00Z"/>
              <w:rFonts w:asciiTheme="minorHAnsi" w:eastAsiaTheme="minorEastAsia" w:hAnsiTheme="minorHAnsi" w:cstheme="minorBidi"/>
              <w:noProof/>
              <w:sz w:val="24"/>
              <w:szCs w:val="24"/>
              <w:lang w:val="en-US" w:eastAsia="ja-JP"/>
            </w:rPr>
          </w:pPr>
          <w:del w:id="249" w:author="Khaled Daham" w:date="2014-02-14T16:45:00Z">
            <w:r w:rsidDel="0007349B">
              <w:rPr>
                <w:noProof/>
              </w:rPr>
              <w:delText>6.2.3</w:delText>
            </w:r>
            <w:r w:rsidDel="0007349B">
              <w:rPr>
                <w:rFonts w:asciiTheme="minorHAnsi" w:eastAsiaTheme="minorEastAsia" w:hAnsiTheme="minorHAnsi" w:cstheme="minorBidi"/>
                <w:noProof/>
                <w:sz w:val="24"/>
                <w:szCs w:val="24"/>
                <w:lang w:val="en-US" w:eastAsia="ja-JP"/>
              </w:rPr>
              <w:tab/>
            </w:r>
            <w:r w:rsidDel="0007349B">
              <w:rPr>
                <w:noProof/>
              </w:rPr>
              <w:delText>Fältregler</w:delText>
            </w:r>
            <w:r w:rsidDel="0007349B">
              <w:rPr>
                <w:noProof/>
              </w:rPr>
              <w:tab/>
            </w:r>
            <w:r w:rsidR="00A86FCE" w:rsidDel="0007349B">
              <w:rPr>
                <w:noProof/>
              </w:rPr>
              <w:delText>36</w:delText>
            </w:r>
          </w:del>
        </w:p>
        <w:p w14:paraId="78BA11D2" w14:textId="77777777" w:rsidR="00265F2C" w:rsidDel="0007349B" w:rsidRDefault="00265F2C">
          <w:pPr>
            <w:pStyle w:val="TOC3"/>
            <w:tabs>
              <w:tab w:val="left" w:pos="1086"/>
              <w:tab w:val="right" w:leader="dot" w:pos="8664"/>
            </w:tabs>
            <w:rPr>
              <w:del w:id="250" w:author="Khaled Daham" w:date="2014-02-14T16:45:00Z"/>
              <w:rFonts w:asciiTheme="minorHAnsi" w:eastAsiaTheme="minorEastAsia" w:hAnsiTheme="minorHAnsi" w:cstheme="minorBidi"/>
              <w:noProof/>
              <w:sz w:val="24"/>
              <w:szCs w:val="24"/>
              <w:lang w:val="en-US" w:eastAsia="ja-JP"/>
            </w:rPr>
          </w:pPr>
          <w:del w:id="251" w:author="Khaled Daham" w:date="2014-02-14T16:45:00Z">
            <w:r w:rsidDel="0007349B">
              <w:rPr>
                <w:noProof/>
              </w:rPr>
              <w:delText>6.2.4</w:delText>
            </w:r>
            <w:r w:rsidDel="0007349B">
              <w:rPr>
                <w:rFonts w:asciiTheme="minorHAnsi" w:eastAsiaTheme="minorEastAsia" w:hAnsiTheme="minorHAnsi" w:cstheme="minorBidi"/>
                <w:noProof/>
                <w:sz w:val="24"/>
                <w:szCs w:val="24"/>
                <w:lang w:val="en-US" w:eastAsia="ja-JP"/>
              </w:rPr>
              <w:tab/>
            </w:r>
            <w:r w:rsidDel="0007349B">
              <w:rPr>
                <w:noProof/>
              </w:rPr>
              <w:delText>Övriga regler</w:delText>
            </w:r>
            <w:r w:rsidDel="0007349B">
              <w:rPr>
                <w:noProof/>
              </w:rPr>
              <w:tab/>
            </w:r>
            <w:r w:rsidR="00A86FCE" w:rsidDel="0007349B">
              <w:rPr>
                <w:noProof/>
              </w:rPr>
              <w:delText>43</w:delText>
            </w:r>
          </w:del>
        </w:p>
        <w:p w14:paraId="154AB082" w14:textId="77777777" w:rsidR="00265F2C" w:rsidDel="0007349B" w:rsidRDefault="00265F2C">
          <w:pPr>
            <w:pStyle w:val="TOC2"/>
            <w:tabs>
              <w:tab w:val="left" w:pos="717"/>
              <w:tab w:val="right" w:leader="dot" w:pos="8664"/>
            </w:tabs>
            <w:rPr>
              <w:del w:id="252" w:author="Khaled Daham" w:date="2014-02-14T16:45:00Z"/>
              <w:rFonts w:asciiTheme="minorHAnsi" w:eastAsiaTheme="minorEastAsia" w:hAnsiTheme="minorHAnsi" w:cstheme="minorBidi"/>
              <w:noProof/>
              <w:sz w:val="24"/>
              <w:szCs w:val="24"/>
              <w:lang w:val="en-US" w:eastAsia="ja-JP"/>
            </w:rPr>
          </w:pPr>
          <w:del w:id="253" w:author="Khaled Daham" w:date="2014-02-14T16:45:00Z">
            <w:r w:rsidDel="0007349B">
              <w:rPr>
                <w:noProof/>
              </w:rPr>
              <w:delText>6.3</w:delText>
            </w:r>
            <w:r w:rsidDel="0007349B">
              <w:rPr>
                <w:rFonts w:asciiTheme="minorHAnsi" w:eastAsiaTheme="minorEastAsia" w:hAnsiTheme="minorHAnsi" w:cstheme="minorBidi"/>
                <w:noProof/>
                <w:sz w:val="24"/>
                <w:szCs w:val="24"/>
                <w:lang w:val="en-US" w:eastAsia="ja-JP"/>
              </w:rPr>
              <w:tab/>
            </w:r>
            <w:r w:rsidDel="0007349B">
              <w:rPr>
                <w:noProof/>
              </w:rPr>
              <w:delText>GetLaboratoryOrderOutcome</w:delText>
            </w:r>
            <w:r w:rsidDel="0007349B">
              <w:rPr>
                <w:noProof/>
              </w:rPr>
              <w:tab/>
            </w:r>
            <w:r w:rsidR="00A86FCE" w:rsidDel="0007349B">
              <w:rPr>
                <w:noProof/>
              </w:rPr>
              <w:delText>44</w:delText>
            </w:r>
          </w:del>
        </w:p>
        <w:p w14:paraId="6D623195" w14:textId="77777777" w:rsidR="00265F2C" w:rsidDel="0007349B" w:rsidRDefault="00265F2C">
          <w:pPr>
            <w:pStyle w:val="TOC3"/>
            <w:tabs>
              <w:tab w:val="left" w:pos="1057"/>
              <w:tab w:val="right" w:leader="dot" w:pos="8664"/>
            </w:tabs>
            <w:rPr>
              <w:del w:id="254" w:author="Khaled Daham" w:date="2014-02-14T16:45:00Z"/>
              <w:rFonts w:asciiTheme="minorHAnsi" w:eastAsiaTheme="minorEastAsia" w:hAnsiTheme="minorHAnsi" w:cstheme="minorBidi"/>
              <w:noProof/>
              <w:sz w:val="24"/>
              <w:szCs w:val="24"/>
              <w:lang w:val="en-US" w:eastAsia="ja-JP"/>
            </w:rPr>
          </w:pPr>
          <w:del w:id="255" w:author="Khaled Daham" w:date="2014-02-14T16:45:00Z">
            <w:r w:rsidDel="0007349B">
              <w:rPr>
                <w:noProof/>
              </w:rPr>
              <w:delText>6.3.1</w:delText>
            </w:r>
            <w:r w:rsidDel="0007349B">
              <w:rPr>
                <w:rFonts w:asciiTheme="minorHAnsi" w:eastAsiaTheme="minorEastAsia" w:hAnsiTheme="minorHAnsi" w:cstheme="minorBidi"/>
                <w:noProof/>
                <w:sz w:val="24"/>
                <w:szCs w:val="24"/>
                <w:lang w:val="en-US" w:eastAsia="ja-JP"/>
              </w:rPr>
              <w:tab/>
            </w:r>
            <w:r w:rsidDel="0007349B">
              <w:rPr>
                <w:noProof/>
              </w:rPr>
              <w:delText>Övriga regler</w:delText>
            </w:r>
            <w:r w:rsidDel="0007349B">
              <w:rPr>
                <w:noProof/>
              </w:rPr>
              <w:tab/>
            </w:r>
            <w:r w:rsidR="00A86FCE" w:rsidDel="0007349B">
              <w:rPr>
                <w:noProof/>
              </w:rPr>
              <w:delText>51</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56" w:name="_Toc163963305"/>
      <w:bookmarkStart w:id="257" w:name="_Toc199311100"/>
      <w:bookmarkStart w:id="258" w:name="_Toc199552311"/>
      <w:bookmarkStart w:id="259" w:name="_Toc199552341"/>
      <w:bookmarkStart w:id="260" w:name="_Toc199552434"/>
      <w:bookmarkStart w:id="261" w:name="_Toc224960917"/>
      <w:r>
        <w:rPr>
          <w:b/>
          <w:color w:val="4F81BD" w:themeColor="accent1"/>
          <w:sz w:val="28"/>
          <w:szCs w:val="28"/>
        </w:rPr>
        <w:br w:type="page"/>
      </w:r>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TOC1"/>
            </w:pPr>
            <w:r>
              <w:t>Ändringar i beskrivningar kap 4, 5, 6 och 7.</w:t>
            </w:r>
          </w:p>
        </w:tc>
        <w:tc>
          <w:tcPr>
            <w:tcW w:w="1980" w:type="dxa"/>
          </w:tcPr>
          <w:p w14:paraId="150FEA1C" w14:textId="76CEB6C4" w:rsidR="002D5403" w:rsidRDefault="002D5403" w:rsidP="00AD6605">
            <w:pPr>
              <w:pStyle w:val="TOC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TOC1"/>
            </w:pPr>
            <w:r>
              <w:t>Ändringar i kap 7, GetCareContact</w:t>
            </w:r>
          </w:p>
        </w:tc>
        <w:tc>
          <w:tcPr>
            <w:tcW w:w="1980" w:type="dxa"/>
          </w:tcPr>
          <w:p w14:paraId="43DFFFDC" w14:textId="0106211A" w:rsidR="002D5403" w:rsidRDefault="002D5403" w:rsidP="00AD6605">
            <w:pPr>
              <w:pStyle w:val="TOC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TOC1"/>
            </w:pPr>
            <w:r>
              <w:t>Tog bort ej använd gemensam komponent.</w:t>
            </w:r>
          </w:p>
        </w:tc>
        <w:tc>
          <w:tcPr>
            <w:tcW w:w="1980" w:type="dxa"/>
          </w:tcPr>
          <w:p w14:paraId="5EF1CE4F" w14:textId="18C2DE61" w:rsidR="002D5403" w:rsidRDefault="002D5403" w:rsidP="00AD6605">
            <w:pPr>
              <w:pStyle w:val="TOC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TOC1"/>
            </w:pPr>
            <w:r>
              <w:t>Lagt till kap 8, GetDiagnosis</w:t>
            </w:r>
          </w:p>
        </w:tc>
        <w:tc>
          <w:tcPr>
            <w:tcW w:w="1980" w:type="dxa"/>
          </w:tcPr>
          <w:p w14:paraId="25239FEB" w14:textId="6750EA52" w:rsidR="002D5403" w:rsidRDefault="002D5403" w:rsidP="00AD6605">
            <w:pPr>
              <w:pStyle w:val="TOC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TOC1"/>
            </w:pPr>
            <w:r>
              <w:t xml:space="preserve">Definierat krav på uppdatering av fältet mostRecentContent i EI-posten. </w:t>
            </w:r>
          </w:p>
        </w:tc>
        <w:tc>
          <w:tcPr>
            <w:tcW w:w="1980" w:type="dxa"/>
          </w:tcPr>
          <w:p w14:paraId="1CF3E83C" w14:textId="12284B98" w:rsidR="002D5403" w:rsidRDefault="002D5403" w:rsidP="00AD6605">
            <w:pPr>
              <w:pStyle w:val="TOC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lastRenderedPageBreak/>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TOC1"/>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TOC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TOC1"/>
            </w:pPr>
            <w:r>
              <w:t xml:space="preserve">Applicerat uppdateringar för att komma i fas med GetCareDocumentation. </w:t>
            </w:r>
          </w:p>
        </w:tc>
        <w:tc>
          <w:tcPr>
            <w:tcW w:w="1980" w:type="dxa"/>
          </w:tcPr>
          <w:p w14:paraId="667CACBA" w14:textId="358EC858" w:rsidR="002D5403" w:rsidRDefault="002D5403" w:rsidP="00AD6605">
            <w:pPr>
              <w:pStyle w:val="TOC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TOC1"/>
            </w:pPr>
            <w:r>
              <w:t xml:space="preserve">Rättat spec för serviceDomän i spec för EI-posten </w:t>
            </w:r>
          </w:p>
        </w:tc>
        <w:tc>
          <w:tcPr>
            <w:tcW w:w="1980" w:type="dxa"/>
          </w:tcPr>
          <w:p w14:paraId="156E1437" w14:textId="3F70A321" w:rsidR="002D5403" w:rsidRDefault="002D5403" w:rsidP="00AD6605">
            <w:pPr>
              <w:pStyle w:val="TOC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TOC1"/>
            </w:pPr>
            <w:r>
              <w:t>Nytt tjänstekontrakt: GetPrenatalMedicalHistory</w:t>
            </w:r>
          </w:p>
        </w:tc>
        <w:tc>
          <w:tcPr>
            <w:tcW w:w="1980" w:type="dxa"/>
          </w:tcPr>
          <w:p w14:paraId="0DEF612E" w14:textId="54ACA988" w:rsidR="002D5403" w:rsidRDefault="002D5403" w:rsidP="00AD6605">
            <w:pPr>
              <w:pStyle w:val="TOC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TOC1"/>
            </w:pPr>
            <w:r>
              <w:t>Nytt tjänstekontrakt: GetDeliveryMedicalHistory</w:t>
            </w:r>
          </w:p>
        </w:tc>
        <w:tc>
          <w:tcPr>
            <w:tcW w:w="1980" w:type="dxa"/>
          </w:tcPr>
          <w:p w14:paraId="469315E0" w14:textId="0C76EDAE" w:rsidR="002D5403" w:rsidRDefault="002D5403" w:rsidP="00AD6605">
            <w:pPr>
              <w:pStyle w:val="TOC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r>
              <w:t>- Lagt till oid(CeHis) för kön.</w:t>
            </w:r>
          </w:p>
          <w:p w14:paraId="72E70D26" w14:textId="77777777" w:rsidR="002D5403" w:rsidRDefault="002D5403" w:rsidP="00424B6F">
            <w:pPr>
              <w:pStyle w:val="TableText"/>
            </w:pPr>
            <w:r>
              <w:t>- Ändrat semantik i EI-fältet ”Most Recent Content”</w:t>
            </w:r>
          </w:p>
          <w:p w14:paraId="0456C6DA" w14:textId="24F072CD" w:rsidR="002D5403" w:rsidRDefault="002D5403" w:rsidP="00AD6605">
            <w:pPr>
              <w:pStyle w:val="TOC1"/>
            </w:pPr>
            <w:r>
              <w:t>-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TOC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TOC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TOC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TOC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TOC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Uppdaterad typ på viktfält från int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TOC1"/>
              <w:numPr>
                <w:ilvl w:val="0"/>
                <w:numId w:val="12"/>
              </w:numPr>
            </w:pPr>
            <w:r>
              <w:t>Formatteringsproblem åtgärdade</w:t>
            </w:r>
          </w:p>
        </w:tc>
        <w:tc>
          <w:tcPr>
            <w:tcW w:w="1980" w:type="dxa"/>
          </w:tcPr>
          <w:p w14:paraId="18F4D2CA" w14:textId="0F590BF2" w:rsidR="002D5403" w:rsidRDefault="002D5403" w:rsidP="00AD6605">
            <w:pPr>
              <w:pStyle w:val="TOC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TOC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TOC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TOC1"/>
              <w:numPr>
                <w:ilvl w:val="0"/>
                <w:numId w:val="12"/>
              </w:numPr>
            </w:pPr>
            <w:r>
              <w:t>Uppdaterat beskrivning av author.</w:t>
            </w:r>
          </w:p>
        </w:tc>
        <w:tc>
          <w:tcPr>
            <w:tcW w:w="1980" w:type="dxa"/>
          </w:tcPr>
          <w:p w14:paraId="105C06B0" w14:textId="4236EA43" w:rsidR="002D5403" w:rsidRDefault="002D5403" w:rsidP="00AD6605">
            <w:pPr>
              <w:pStyle w:val="TOC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TOC1"/>
              <w:numPr>
                <w:ilvl w:val="0"/>
                <w:numId w:val="12"/>
              </w:numPr>
            </w:pPr>
            <w:r>
              <w:t>Uppdaterat länkar (4 st.) till HSA-dokumentation under AuthorRoleCode</w:t>
            </w:r>
          </w:p>
        </w:tc>
        <w:tc>
          <w:tcPr>
            <w:tcW w:w="1980" w:type="dxa"/>
          </w:tcPr>
          <w:p w14:paraId="66217CDA" w14:textId="6406A183" w:rsidR="002D5403" w:rsidRDefault="002D5403" w:rsidP="00AD6605">
            <w:pPr>
              <w:pStyle w:val="TOC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lastRenderedPageBreak/>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TOC1"/>
              <w:numPr>
                <w:ilvl w:val="0"/>
                <w:numId w:val="12"/>
              </w:numPr>
            </w:pPr>
            <w:r>
              <w:t>Stavfel transverse (fetalPosition)</w:t>
            </w:r>
          </w:p>
        </w:tc>
        <w:tc>
          <w:tcPr>
            <w:tcW w:w="1980" w:type="dxa"/>
          </w:tcPr>
          <w:p w14:paraId="3039981B" w14:textId="176D3787" w:rsidR="002D5403" w:rsidRDefault="002D5403" w:rsidP="00AD6605">
            <w:pPr>
              <w:pStyle w:val="TOC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TOC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TOC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TOC1"/>
              <w:numPr>
                <w:ilvl w:val="0"/>
                <w:numId w:val="12"/>
              </w:numPr>
            </w:pPr>
            <w:r>
              <w:t>laboratoryOrderOutcome uppdaterad med nya komponenter</w:t>
            </w:r>
          </w:p>
        </w:tc>
        <w:tc>
          <w:tcPr>
            <w:tcW w:w="1980" w:type="dxa"/>
          </w:tcPr>
          <w:p w14:paraId="51C614E8" w14:textId="3D3728D2" w:rsidR="002D5403" w:rsidRDefault="002D5403" w:rsidP="00AD6605">
            <w:pPr>
              <w:pStyle w:val="TOC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TOC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TOC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TOC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TOC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TOC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TOC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TOC1"/>
              <w:numPr>
                <w:ilvl w:val="0"/>
                <w:numId w:val="12"/>
              </w:numPr>
            </w:pPr>
            <w:r>
              <w:t>Lagt till BMI i GetMaternityMedicalHistory</w:t>
            </w:r>
          </w:p>
        </w:tc>
        <w:tc>
          <w:tcPr>
            <w:tcW w:w="1980" w:type="dxa"/>
          </w:tcPr>
          <w:p w14:paraId="6E7575FA" w14:textId="4BB6F890" w:rsidR="002D5403" w:rsidRDefault="002D5403" w:rsidP="00AD6605">
            <w:pPr>
              <w:pStyle w:val="TOC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TOC1"/>
              <w:numPr>
                <w:ilvl w:val="0"/>
                <w:numId w:val="12"/>
              </w:numPr>
            </w:pPr>
            <w:r>
              <w:t>Korrigerat beskrivningen av documentId i PatientSummaryHeader.</w:t>
            </w:r>
          </w:p>
        </w:tc>
        <w:tc>
          <w:tcPr>
            <w:tcW w:w="1980" w:type="dxa"/>
          </w:tcPr>
          <w:p w14:paraId="74FD7F7A" w14:textId="04B5A38D" w:rsidR="002D5403" w:rsidRDefault="002D5403" w:rsidP="00AD6605">
            <w:pPr>
              <w:pStyle w:val="TOC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TOC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TOC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Paragraph"/>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TOC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TOC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Paragraph"/>
              <w:widowControl w:val="0"/>
              <w:numPr>
                <w:ilvl w:val="0"/>
                <w:numId w:val="29"/>
              </w:numPr>
              <w:spacing w:line="240" w:lineRule="auto"/>
              <w:contextualSpacing w:val="0"/>
            </w:pPr>
            <w:r>
              <w:t>Ändrat kardinalitet för fetalHeartRate, fetalPosition och fetalPresentation till 0..* i GetMaternityMedicalHistory</w:t>
            </w:r>
          </w:p>
          <w:p w14:paraId="53650CED" w14:textId="4DAAC91F" w:rsidR="002D5403" w:rsidRDefault="002D5403" w:rsidP="00AD6605">
            <w:pPr>
              <w:numPr>
                <w:ilvl w:val="0"/>
                <w:numId w:val="12"/>
              </w:numPr>
            </w:pPr>
            <w:r>
              <w:lastRenderedPageBreak/>
              <w:t>Ändrat kardinalitet för typeOfLeave till 0..*.</w:t>
            </w:r>
          </w:p>
        </w:tc>
        <w:tc>
          <w:tcPr>
            <w:tcW w:w="1980" w:type="dxa"/>
          </w:tcPr>
          <w:p w14:paraId="66ADB178" w14:textId="2BF279FD" w:rsidR="002D5403" w:rsidRDefault="002D5403" w:rsidP="00AD6605">
            <w:pPr>
              <w:pStyle w:val="TOC1"/>
            </w:pPr>
            <w:r>
              <w:lastRenderedPageBreak/>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lastRenderedPageBreak/>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numPr>
                <w:ilvl w:val="0"/>
                <w:numId w:val="12"/>
              </w:numPr>
            </w:pPr>
            <w:r>
              <w:t>Flyttat BMI till inskrivningsdelen i GetMaternityMedicalHistory</w:t>
            </w:r>
          </w:p>
        </w:tc>
        <w:tc>
          <w:tcPr>
            <w:tcW w:w="1980" w:type="dxa"/>
          </w:tcPr>
          <w:p w14:paraId="43B05123" w14:textId="231EC485" w:rsidR="002D5403" w:rsidRDefault="002D5403" w:rsidP="00AD6605">
            <w:pPr>
              <w:pStyle w:val="TOC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numPr>
                <w:ilvl w:val="0"/>
                <w:numId w:val="12"/>
              </w:numPr>
            </w:pPr>
            <w:r>
              <w:t>Ändrat typnamn ifrån PatientIdType till PersonIdType, rättat  sourceSystemHSAid till sourceSystemHSAId</w:t>
            </w:r>
          </w:p>
        </w:tc>
        <w:tc>
          <w:tcPr>
            <w:tcW w:w="1980" w:type="dxa"/>
          </w:tcPr>
          <w:p w14:paraId="4CD438AA" w14:textId="6A56CBF8" w:rsidR="002D5403" w:rsidRDefault="002D5403" w:rsidP="00AD6605">
            <w:pPr>
              <w:pStyle w:val="TOC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Paragraph"/>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numPr>
                <w:ilvl w:val="0"/>
                <w:numId w:val="12"/>
              </w:numPr>
            </w:pPr>
            <w:r>
              <w:t>Uppdaterat avsnittet om informationssäkerhet efter CeHis-granskning</w:t>
            </w:r>
          </w:p>
        </w:tc>
        <w:tc>
          <w:tcPr>
            <w:tcW w:w="1980" w:type="dxa"/>
          </w:tcPr>
          <w:p w14:paraId="0D4220EC" w14:textId="76CCC5A7" w:rsidR="002D5403" w:rsidRDefault="002D5403" w:rsidP="00AD6605">
            <w:pPr>
              <w:pStyle w:val="TOC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Paragraph"/>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Paragraph"/>
              <w:widowControl w:val="0"/>
              <w:numPr>
                <w:ilvl w:val="0"/>
                <w:numId w:val="29"/>
              </w:numPr>
              <w:spacing w:line="240" w:lineRule="auto"/>
              <w:contextualSpacing w:val="0"/>
            </w:pPr>
            <w:r>
              <w:t>analysisId kardinalitet uppdaterad</w:t>
            </w:r>
          </w:p>
          <w:p w14:paraId="041D9F93" w14:textId="77777777" w:rsidR="002D5403" w:rsidRDefault="002D5403" w:rsidP="00AD6605">
            <w:pPr>
              <w:numPr>
                <w:ilvl w:val="0"/>
                <w:numId w:val="12"/>
              </w:numPr>
            </w:pPr>
          </w:p>
        </w:tc>
        <w:tc>
          <w:tcPr>
            <w:tcW w:w="1980" w:type="dxa"/>
          </w:tcPr>
          <w:p w14:paraId="7F7F71BC" w14:textId="77777777" w:rsidR="002D5403" w:rsidRDefault="002D5403" w:rsidP="00AD6605">
            <w:pPr>
              <w:pStyle w:val="TOC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Paragraph"/>
              <w:widowControl w:val="0"/>
              <w:numPr>
                <w:ilvl w:val="0"/>
                <w:numId w:val="29"/>
              </w:numPr>
              <w:spacing w:line="240" w:lineRule="auto"/>
              <w:contextualSpacing w:val="0"/>
            </w:pPr>
            <w:r>
              <w:t>För LaboratoryOrderOutcome</w:t>
            </w:r>
          </w:p>
          <w:p w14:paraId="3D8ABF25" w14:textId="77777777" w:rsidR="002D5403" w:rsidRDefault="002D5403" w:rsidP="002D5403">
            <w:pPr>
              <w:pStyle w:val="ListParagraph"/>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Paragraph"/>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TOC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Paragraph"/>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TOC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Paragraph"/>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Paragraph"/>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TOC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6D51C8EA" w:rsidR="002D5403" w:rsidRDefault="001C4712" w:rsidP="001C4712">
            <w:pPr>
              <w:widowControl w:val="0"/>
              <w:spacing w:line="240" w:lineRule="auto"/>
            </w:pPr>
            <w:r>
              <w:t xml:space="preserve">- </w:t>
            </w:r>
            <w:r w:rsidR="002D5403">
              <w:t>Ändrat kardinalitet för typeOfLeave till 0..* (igen! se PA51).</w:t>
            </w:r>
          </w:p>
          <w:p w14:paraId="6F2BC8BD" w14:textId="57FE52C6" w:rsidR="002D5403" w:rsidRDefault="001C4712" w:rsidP="001C4712">
            <w:pPr>
              <w:widowControl w:val="0"/>
              <w:spacing w:line="240" w:lineRule="auto"/>
              <w:ind w:left="28"/>
            </w:pPr>
            <w:r>
              <w:t xml:space="preserve">- </w:t>
            </w:r>
            <w:r w:rsidR="002D5403">
              <w:t>Lagt till proteinuria (proteinuri)</w:t>
            </w:r>
          </w:p>
          <w:p w14:paraId="7DC0DEC3" w14:textId="6BF02036" w:rsidR="002D5403" w:rsidRDefault="001C4712" w:rsidP="001C4712">
            <w:pPr>
              <w:widowControl w:val="0"/>
              <w:spacing w:line="240" w:lineRule="auto"/>
              <w:ind w:left="28"/>
            </w:pPr>
            <w:r>
              <w:t xml:space="preserve">- </w:t>
            </w:r>
            <w:r w:rsidR="002D5403">
              <w:t>Lagt till glycosuria (glucosuri)</w:t>
            </w:r>
          </w:p>
          <w:p w14:paraId="1665BF9D" w14:textId="319EF124" w:rsidR="002D5403" w:rsidRDefault="001C4712" w:rsidP="001C4712">
            <w:r>
              <w:t xml:space="preserve">- </w:t>
            </w:r>
            <w:r w:rsidR="002D5403">
              <w:t>Lagt till length (moderns längd) vid inskrivning</w:t>
            </w:r>
          </w:p>
        </w:tc>
        <w:tc>
          <w:tcPr>
            <w:tcW w:w="1980" w:type="dxa"/>
          </w:tcPr>
          <w:p w14:paraId="5874951E" w14:textId="7E4C9077" w:rsidR="002D5403" w:rsidRDefault="002D5403" w:rsidP="00AD6605">
            <w:pPr>
              <w:pStyle w:val="TOC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Paragraph"/>
              <w:widowControl w:val="0"/>
              <w:numPr>
                <w:ilvl w:val="0"/>
                <w:numId w:val="29"/>
              </w:numPr>
              <w:spacing w:line="240" w:lineRule="auto"/>
              <w:contextualSpacing w:val="0"/>
            </w:pPr>
            <w:r>
              <w:t>typeOfLeave 0..*</w:t>
            </w:r>
          </w:p>
          <w:p w14:paraId="7F6BE833" w14:textId="4CEF272A" w:rsidR="002D5403" w:rsidRDefault="002D5403" w:rsidP="001C4712">
            <w:r>
              <w:t xml:space="preserve">fixat stavfel på </w:t>
            </w:r>
            <w:r w:rsidRPr="00BB38ED">
              <w:rPr>
                <w:lang w:val="en-US"/>
              </w:rPr>
              <w:t>contraceptiveDiscontinued</w:t>
            </w:r>
          </w:p>
        </w:tc>
        <w:tc>
          <w:tcPr>
            <w:tcW w:w="1980" w:type="dxa"/>
          </w:tcPr>
          <w:p w14:paraId="69B7ED40" w14:textId="0DBE429D" w:rsidR="002D5403" w:rsidRDefault="002D5403" w:rsidP="00AD6605">
            <w:pPr>
              <w:pStyle w:val="TOC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7A374573" w:rsidR="002D5403" w:rsidRDefault="00A02346" w:rsidP="00424B6F">
            <w:pPr>
              <w:pStyle w:val="TableText"/>
            </w:pPr>
            <w:r>
              <w:t>2.0-</w:t>
            </w:r>
            <w:r w:rsidR="00EE7F9F">
              <w:t>RC11</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Paragraph"/>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TOC1"/>
            </w:pPr>
            <w:r>
              <w:t>Khaled Daham</w:t>
            </w:r>
          </w:p>
        </w:tc>
        <w:tc>
          <w:tcPr>
            <w:tcW w:w="1440" w:type="dxa"/>
          </w:tcPr>
          <w:p w14:paraId="037A2ADC" w14:textId="77777777" w:rsidR="002D5403" w:rsidRDefault="002D5403" w:rsidP="00424B6F">
            <w:pPr>
              <w:pStyle w:val="TableText"/>
            </w:pPr>
          </w:p>
        </w:tc>
      </w:tr>
      <w:tr w:rsidR="00035299" w14:paraId="7AB54273" w14:textId="77777777" w:rsidTr="00514BAB">
        <w:tc>
          <w:tcPr>
            <w:tcW w:w="964" w:type="dxa"/>
          </w:tcPr>
          <w:p w14:paraId="4A2B3879" w14:textId="35704184" w:rsidR="00035299" w:rsidRDefault="00A02346" w:rsidP="00424B6F">
            <w:pPr>
              <w:pStyle w:val="TableText"/>
            </w:pPr>
            <w:r>
              <w:t>2.0-</w:t>
            </w:r>
            <w:r w:rsidR="00035299">
              <w:t>RC12</w:t>
            </w:r>
          </w:p>
        </w:tc>
        <w:tc>
          <w:tcPr>
            <w:tcW w:w="1224" w:type="dxa"/>
          </w:tcPr>
          <w:p w14:paraId="77224D93" w14:textId="5BB83BF5" w:rsidR="00035299" w:rsidRDefault="00035299" w:rsidP="00424B6F">
            <w:pPr>
              <w:pStyle w:val="TableText"/>
            </w:pPr>
            <w:r>
              <w:t>2014-02-11</w:t>
            </w:r>
          </w:p>
        </w:tc>
        <w:tc>
          <w:tcPr>
            <w:tcW w:w="4140" w:type="dxa"/>
          </w:tcPr>
          <w:p w14:paraId="0F466438" w14:textId="77777777" w:rsidR="00035299" w:rsidRDefault="00035299" w:rsidP="002D5403">
            <w:pPr>
              <w:pStyle w:val="ListParagraph"/>
              <w:widowControl w:val="0"/>
              <w:numPr>
                <w:ilvl w:val="0"/>
                <w:numId w:val="29"/>
              </w:numPr>
              <w:spacing w:line="240" w:lineRule="auto"/>
              <w:contextualSpacing w:val="0"/>
            </w:pPr>
            <w:r>
              <w:t>Referens till RIVTA angående anslutningspunkt</w:t>
            </w:r>
          </w:p>
          <w:p w14:paraId="7A06F583" w14:textId="1A7F739D" w:rsidR="00035299" w:rsidRDefault="00035299" w:rsidP="002D5403">
            <w:pPr>
              <w:pStyle w:val="ListParagraph"/>
              <w:widowControl w:val="0"/>
              <w:numPr>
                <w:ilvl w:val="0"/>
                <w:numId w:val="29"/>
              </w:numPr>
              <w:spacing w:line="240" w:lineRule="auto"/>
              <w:contextualSpacing w:val="0"/>
            </w:pPr>
            <w:r>
              <w:t>Ändrat ordalydelse runt API-GW</w:t>
            </w:r>
          </w:p>
        </w:tc>
        <w:tc>
          <w:tcPr>
            <w:tcW w:w="1980" w:type="dxa"/>
          </w:tcPr>
          <w:p w14:paraId="78059F31" w14:textId="26831B83" w:rsidR="00035299" w:rsidRDefault="00035299" w:rsidP="00AD6605">
            <w:pPr>
              <w:pStyle w:val="TOC1"/>
            </w:pPr>
            <w:r>
              <w:t>Khaled Daham</w:t>
            </w:r>
          </w:p>
        </w:tc>
        <w:tc>
          <w:tcPr>
            <w:tcW w:w="1440" w:type="dxa"/>
          </w:tcPr>
          <w:p w14:paraId="0AB91DB4" w14:textId="77777777" w:rsidR="00035299" w:rsidRDefault="00035299" w:rsidP="00424B6F">
            <w:pPr>
              <w:pStyle w:val="TableText"/>
            </w:pPr>
          </w:p>
        </w:tc>
      </w:tr>
      <w:tr w:rsidR="0007349B" w14:paraId="0D7477B1" w14:textId="77777777" w:rsidTr="00514BAB">
        <w:trPr>
          <w:ins w:id="262" w:author="Khaled Daham" w:date="2014-02-14T16:47:00Z"/>
        </w:trPr>
        <w:tc>
          <w:tcPr>
            <w:tcW w:w="964" w:type="dxa"/>
          </w:tcPr>
          <w:p w14:paraId="62D1D7BF" w14:textId="48206F28" w:rsidR="0007349B" w:rsidRDefault="0007349B" w:rsidP="00424B6F">
            <w:pPr>
              <w:pStyle w:val="TableText"/>
              <w:rPr>
                <w:ins w:id="263" w:author="Khaled Daham" w:date="2014-02-14T16:47:00Z"/>
              </w:rPr>
            </w:pPr>
            <w:ins w:id="264" w:author="Khaled Daham" w:date="2014-02-14T16:47:00Z">
              <w:r>
                <w:t>2.0-RC13</w:t>
              </w:r>
            </w:ins>
          </w:p>
        </w:tc>
        <w:tc>
          <w:tcPr>
            <w:tcW w:w="1224" w:type="dxa"/>
          </w:tcPr>
          <w:p w14:paraId="274E9BDF" w14:textId="1F5531AB" w:rsidR="0007349B" w:rsidRDefault="0007349B" w:rsidP="00424B6F">
            <w:pPr>
              <w:pStyle w:val="TableText"/>
              <w:rPr>
                <w:ins w:id="265" w:author="Khaled Daham" w:date="2014-02-14T16:47:00Z"/>
              </w:rPr>
            </w:pPr>
            <w:ins w:id="266" w:author="Khaled Daham" w:date="2014-02-14T16:47:00Z">
              <w:r>
                <w:t>2014-02-14</w:t>
              </w:r>
            </w:ins>
          </w:p>
        </w:tc>
        <w:tc>
          <w:tcPr>
            <w:tcW w:w="4140" w:type="dxa"/>
          </w:tcPr>
          <w:p w14:paraId="0DBE798E" w14:textId="1C47E212" w:rsidR="0007349B" w:rsidRDefault="0007349B" w:rsidP="002D5403">
            <w:pPr>
              <w:pStyle w:val="ListParagraph"/>
              <w:widowControl w:val="0"/>
              <w:numPr>
                <w:ilvl w:val="0"/>
                <w:numId w:val="29"/>
              </w:numPr>
              <w:spacing w:line="240" w:lineRule="auto"/>
              <w:contextualSpacing w:val="0"/>
              <w:rPr>
                <w:ins w:id="267" w:author="Khaled Daham" w:date="2014-02-14T16:47:00Z"/>
              </w:rPr>
            </w:pPr>
            <w:ins w:id="268" w:author="Khaled Daham" w:date="2014-02-14T16:47:00Z">
              <w:r>
                <w:t xml:space="preserve">Ändrat redaktionella fel efter </w:t>
              </w:r>
            </w:ins>
            <w:ins w:id="269" w:author="Khaled Daham" w:date="2014-02-14T16:49:00Z">
              <w:r>
                <w:t xml:space="preserve">återkoppling ifrån </w:t>
              </w:r>
            </w:ins>
            <w:ins w:id="270" w:author="Khaled Daham" w:date="2014-02-14T16:47:00Z">
              <w:r>
                <w:t>AL-granskning.</w:t>
              </w:r>
            </w:ins>
          </w:p>
        </w:tc>
        <w:tc>
          <w:tcPr>
            <w:tcW w:w="1980" w:type="dxa"/>
          </w:tcPr>
          <w:p w14:paraId="5F49F142" w14:textId="64CE3968" w:rsidR="0007349B" w:rsidRDefault="0007349B" w:rsidP="00AD6605">
            <w:pPr>
              <w:pStyle w:val="TOC1"/>
              <w:rPr>
                <w:ins w:id="271" w:author="Khaled Daham" w:date="2014-02-14T16:47:00Z"/>
              </w:rPr>
            </w:pPr>
            <w:ins w:id="272" w:author="Khaled Daham" w:date="2014-02-14T16:48:00Z">
              <w:r>
                <w:t>Khaled Daham</w:t>
              </w:r>
            </w:ins>
          </w:p>
        </w:tc>
        <w:tc>
          <w:tcPr>
            <w:tcW w:w="1440" w:type="dxa"/>
          </w:tcPr>
          <w:p w14:paraId="32B9656B" w14:textId="77777777" w:rsidR="0007349B" w:rsidRDefault="0007349B" w:rsidP="00424B6F">
            <w:pPr>
              <w:pStyle w:val="TableText"/>
              <w:rPr>
                <w:ins w:id="273" w:author="Khaled Daham" w:date="2014-02-14T16:47:00Z"/>
              </w:rPr>
            </w:pPr>
          </w:p>
        </w:tc>
      </w:tr>
    </w:tbl>
    <w:p w14:paraId="0A2797E7" w14:textId="7777777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hälsorelaterad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6F24F14E" w:rsidR="002D5403" w:rsidRDefault="007759D1" w:rsidP="00424B6F">
            <w:pPr>
              <w:pStyle w:val="TableText"/>
            </w:pPr>
            <w:hyperlink r:id="rId9" w:history="1">
              <w:r w:rsidR="00420C18" w:rsidRPr="00420C18">
                <w:rPr>
                  <w:rStyle w:val="Hyperlink"/>
                </w:rPr>
                <w:t>http://www.cehis.se/arkitektur_och_regelverk/regelverk/</w:t>
              </w:r>
            </w:hyperlink>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r w:rsidR="00420C18" w14:paraId="6B11CC29" w14:textId="77777777" w:rsidTr="00514BAB">
        <w:tc>
          <w:tcPr>
            <w:tcW w:w="964" w:type="dxa"/>
          </w:tcPr>
          <w:p w14:paraId="381158B7" w14:textId="24D22573" w:rsidR="00420C18" w:rsidRDefault="00420C18" w:rsidP="00424B6F">
            <w:pPr>
              <w:pStyle w:val="TableText"/>
            </w:pPr>
            <w:r>
              <w:t>R4</w:t>
            </w:r>
          </w:p>
        </w:tc>
        <w:tc>
          <w:tcPr>
            <w:tcW w:w="2892" w:type="dxa"/>
          </w:tcPr>
          <w:p w14:paraId="0C8535C8" w14:textId="404C420D" w:rsidR="00420C18" w:rsidRDefault="00420C18" w:rsidP="00424B6F">
            <w:pPr>
              <w:pStyle w:val="TableText"/>
            </w:pPr>
            <w:r w:rsidRPr="00537CC7">
              <w:t>RIV_Tekniska_Anvisningar_Oversikt_revD.pdf</w:t>
            </w:r>
          </w:p>
        </w:tc>
        <w:tc>
          <w:tcPr>
            <w:tcW w:w="2472" w:type="dxa"/>
          </w:tcPr>
          <w:p w14:paraId="6D6CF034" w14:textId="488EB45B" w:rsidR="00420C18" w:rsidRDefault="00420C18" w:rsidP="00424B6F">
            <w:pPr>
              <w:pStyle w:val="TableText"/>
            </w:pPr>
            <w:r>
              <w:t>Finns på Webben</w:t>
            </w:r>
          </w:p>
        </w:tc>
        <w:tc>
          <w:tcPr>
            <w:tcW w:w="3339" w:type="dxa"/>
          </w:tcPr>
          <w:p w14:paraId="0747DDBA" w14:textId="7858131B" w:rsidR="00420C18" w:rsidRDefault="007759D1" w:rsidP="00424B6F">
            <w:pPr>
              <w:pStyle w:val="TableText"/>
            </w:pPr>
            <w:hyperlink r:id="rId10" w:history="1">
              <w:r w:rsidR="00420C18" w:rsidRPr="00420C18">
                <w:rPr>
                  <w:rStyle w:val="Hyperlink"/>
                </w:rPr>
                <w:t>http://rivta.se/documents/ARK_0001/RIV_Tekniska_Anvisningar_Oversikt_revD.pdf</w:t>
              </w:r>
            </w:hyperlink>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14:paraId="4A96F272" w14:textId="77777777" w:rsidTr="00942C22">
        <w:tc>
          <w:tcPr>
            <w:tcW w:w="1116" w:type="pct"/>
            <w:shd w:val="clear" w:color="auto" w:fill="DDD9C3" w:themeFill="background2" w:themeFillShade="E6"/>
          </w:tcPr>
          <w:p w14:paraId="49D2C1CA" w14:textId="24B245A6" w:rsidR="00030D6C" w:rsidRPr="00A31996" w:rsidRDefault="00030D6C" w:rsidP="00424B6F">
            <w:pPr>
              <w:pStyle w:val="TableText"/>
            </w:pPr>
            <w:r>
              <w:t>Förkortning</w:t>
            </w:r>
          </w:p>
        </w:tc>
        <w:tc>
          <w:tcPr>
            <w:tcW w:w="2784" w:type="pct"/>
            <w:shd w:val="clear" w:color="auto" w:fill="DDD9C3" w:themeFill="background2" w:themeFillShade="E6"/>
          </w:tcPr>
          <w:p w14:paraId="356148A9" w14:textId="2CF1EC0C" w:rsidR="00030D6C" w:rsidRPr="00A31996" w:rsidRDefault="00030D6C" w:rsidP="00424B6F">
            <w:pPr>
              <w:pStyle w:val="TableText"/>
            </w:pPr>
            <w:r>
              <w:t>Betydelse</w:t>
            </w:r>
          </w:p>
        </w:tc>
        <w:tc>
          <w:tcPr>
            <w:tcW w:w="1100" w:type="pct"/>
            <w:shd w:val="clear" w:color="auto" w:fill="DDD9C3" w:themeFill="background2" w:themeFillShade="E6"/>
          </w:tcPr>
          <w:p w14:paraId="702D52E8" w14:textId="77777777" w:rsidR="00030D6C" w:rsidRPr="00A31996" w:rsidRDefault="00030D6C" w:rsidP="00424B6F">
            <w:pPr>
              <w:pStyle w:val="TableText"/>
            </w:pPr>
            <w:r>
              <w:t>Kommentar</w:t>
            </w:r>
          </w:p>
        </w:tc>
      </w:tr>
      <w:tr w:rsidR="00942C22" w14:paraId="0471D124" w14:textId="77777777" w:rsidTr="00942C22">
        <w:tc>
          <w:tcPr>
            <w:tcW w:w="1116" w:type="pct"/>
          </w:tcPr>
          <w:p w14:paraId="51E2515C" w14:textId="36B47C48" w:rsidR="00420C18" w:rsidRDefault="000E4FE6" w:rsidP="00424B6F">
            <w:pPr>
              <w:pStyle w:val="TableText"/>
            </w:pPr>
            <w:ins w:id="274" w:author="Khaled Daham" w:date="2014-02-14T16:34:00Z">
              <w:r>
                <w:t>Tjänste</w:t>
              </w:r>
            </w:ins>
            <w:ins w:id="275" w:author="Khaled Daham" w:date="2014-02-14T16:48:00Z">
              <w:r w:rsidR="0007349B">
                <w:t>k</w:t>
              </w:r>
            </w:ins>
            <w:del w:id="276" w:author="Khaled Daham" w:date="2014-02-14T16:48:00Z">
              <w:r w:rsidR="00420C18" w:rsidDel="0007349B">
                <w:delText>K</w:delText>
              </w:r>
            </w:del>
            <w:r w:rsidR="00420C18">
              <w:t>onsument (K)</w:t>
            </w:r>
          </w:p>
        </w:tc>
        <w:tc>
          <w:tcPr>
            <w:tcW w:w="2784" w:type="pct"/>
          </w:tcPr>
          <w:p w14:paraId="725805E6" w14:textId="62C43E57" w:rsidR="00420C18" w:rsidRPr="00420C18" w:rsidRDefault="00942C22" w:rsidP="00942C22">
            <w:pPr>
              <w:pStyle w:val="TableText"/>
              <w:jc w:val="left"/>
            </w:pPr>
            <w:r>
              <w:t xml:space="preserve">Informationssystem där aktörens agerande leder till automatiskt informationsutbyte med andra system (t.ex. e-tjänst eller </w:t>
            </w:r>
            <w:r w:rsidR="00A24C6D">
              <w:t>journalsystem). En Tjänstekonsu</w:t>
            </w:r>
            <w:r>
              <w:t>ment använder en SOA-tjänst som i sin tur följer ett tjänstekontrakt.</w:t>
            </w:r>
          </w:p>
        </w:tc>
        <w:tc>
          <w:tcPr>
            <w:tcW w:w="1100" w:type="pct"/>
          </w:tcPr>
          <w:p w14:paraId="35E745E9" w14:textId="6CE69A30" w:rsidR="00420C18" w:rsidRPr="00537CC7" w:rsidRDefault="00420C18" w:rsidP="00424B6F">
            <w:pPr>
              <w:pStyle w:val="TableText"/>
            </w:pPr>
            <w:r>
              <w:t>Se referens R4</w:t>
            </w:r>
          </w:p>
        </w:tc>
      </w:tr>
      <w:tr w:rsidR="00942C22" w14:paraId="767601B1" w14:textId="77777777" w:rsidTr="00942C22">
        <w:tc>
          <w:tcPr>
            <w:tcW w:w="1116" w:type="pct"/>
          </w:tcPr>
          <w:p w14:paraId="1BDFEF5C" w14:textId="138BC8CC" w:rsidR="00030D6C" w:rsidRDefault="00420C18" w:rsidP="00424B6F">
            <w:pPr>
              <w:pStyle w:val="TableText"/>
            </w:pPr>
            <w:r>
              <w:t>Anslutningspunkt (</w:t>
            </w:r>
            <w:r w:rsidR="00537CC7">
              <w:t>AP</w:t>
            </w:r>
            <w:r>
              <w:t>)</w:t>
            </w:r>
          </w:p>
        </w:tc>
        <w:tc>
          <w:tcPr>
            <w:tcW w:w="2784" w:type="pct"/>
          </w:tcPr>
          <w:p w14:paraId="78EE5E21" w14:textId="5FA317C6" w:rsidR="00030D6C" w:rsidRDefault="00420C18" w:rsidP="00942C22">
            <w:pPr>
              <w:pStyle w:val="TableText"/>
              <w:jc w:val="left"/>
            </w:pPr>
            <w:r w:rsidRPr="00420C18">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Default="00420C18" w:rsidP="00424B6F">
            <w:pPr>
              <w:pStyle w:val="TableText"/>
            </w:pPr>
            <w:r>
              <w:t>Se referens R4</w:t>
            </w:r>
          </w:p>
        </w:tc>
      </w:tr>
      <w:tr w:rsidR="00942C22" w14:paraId="1713DA28" w14:textId="77777777" w:rsidTr="00942C22">
        <w:tc>
          <w:tcPr>
            <w:tcW w:w="1116" w:type="pct"/>
          </w:tcPr>
          <w:p w14:paraId="191584DE" w14:textId="520E2042" w:rsidR="00420C18" w:rsidRDefault="00420C18" w:rsidP="00424B6F">
            <w:pPr>
              <w:pStyle w:val="TableText"/>
            </w:pPr>
            <w:r w:rsidRPr="00420C18">
              <w:t>Tjänsteproducent (P)</w:t>
            </w:r>
          </w:p>
        </w:tc>
        <w:tc>
          <w:tcPr>
            <w:tcW w:w="2784" w:type="pct"/>
          </w:tcPr>
          <w:p w14:paraId="6996E946" w14:textId="09D27871" w:rsidR="00420C18" w:rsidRPr="00420C18" w:rsidRDefault="00420C18" w:rsidP="00942C22">
            <w:pPr>
              <w:pStyle w:val="TableText"/>
              <w:jc w:val="left"/>
            </w:pPr>
            <w:r w:rsidRPr="00420C18">
              <w:t>Hanterar logik och format så som specificeras av ett tjänstekontrakt.</w:t>
            </w:r>
          </w:p>
        </w:tc>
        <w:tc>
          <w:tcPr>
            <w:tcW w:w="1100" w:type="pct"/>
          </w:tcPr>
          <w:p w14:paraId="5D801E36" w14:textId="6A63349B" w:rsidR="00420C18" w:rsidRDefault="00420C18" w:rsidP="00424B6F">
            <w:pPr>
              <w:pStyle w:val="TableText"/>
            </w:pPr>
            <w:r>
              <w:t>Se referens R4</w:t>
            </w:r>
          </w:p>
        </w:tc>
      </w:tr>
      <w:tr w:rsidR="00942C22" w14:paraId="559BC913" w14:textId="77777777" w:rsidTr="00942C22">
        <w:tc>
          <w:tcPr>
            <w:tcW w:w="1116" w:type="pct"/>
          </w:tcPr>
          <w:p w14:paraId="18A6B182" w14:textId="7F1FD961" w:rsidR="00420C18" w:rsidRPr="00420C18" w:rsidRDefault="00420C18" w:rsidP="00424B6F">
            <w:pPr>
              <w:pStyle w:val="TableText"/>
            </w:pPr>
            <w:r w:rsidRPr="00420C18">
              <w:t>Källsystem (KS)</w:t>
            </w:r>
          </w:p>
        </w:tc>
        <w:tc>
          <w:tcPr>
            <w:tcW w:w="2784" w:type="pct"/>
          </w:tcPr>
          <w:p w14:paraId="4DF4764F" w14:textId="71427900" w:rsidR="00420C18" w:rsidRPr="00420C18" w:rsidRDefault="00942C22" w:rsidP="00942C22">
            <w:pPr>
              <w:pStyle w:val="TableText"/>
              <w:jc w:val="left"/>
            </w:pPr>
            <w:r>
              <w:t xml:space="preserve">Det verksamhetssystem där </w:t>
            </w:r>
            <w:r w:rsidR="00420C18">
              <w:t>origina</w:t>
            </w:r>
            <w:r>
              <w:t xml:space="preserve">linformationen skapas (t.ex. en </w:t>
            </w:r>
            <w:r w:rsidR="00420C18">
              <w:t>driftsinstans av ett journalsystem).</w:t>
            </w:r>
          </w:p>
        </w:tc>
        <w:tc>
          <w:tcPr>
            <w:tcW w:w="1100" w:type="pct"/>
          </w:tcPr>
          <w:p w14:paraId="366B8360" w14:textId="348BFC43" w:rsidR="00420C18" w:rsidRDefault="00420C18" w:rsidP="00424B6F">
            <w:pPr>
              <w:pStyle w:val="TableText"/>
            </w:pPr>
            <w:r>
              <w:t>Se referens R4</w:t>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277" w:name="_Toc357754843"/>
      <w:bookmarkStart w:id="278" w:name="_Toc254475741"/>
      <w:r>
        <w:t>Inledning</w:t>
      </w:r>
      <w:bookmarkEnd w:id="256"/>
      <w:bookmarkEnd w:id="257"/>
      <w:bookmarkEnd w:id="258"/>
      <w:bookmarkEnd w:id="259"/>
      <w:bookmarkEnd w:id="260"/>
      <w:bookmarkEnd w:id="261"/>
      <w:bookmarkEnd w:id="277"/>
      <w:bookmarkEnd w:id="278"/>
    </w:p>
    <w:p w14:paraId="74981C58" w14:textId="6E7F2903" w:rsidR="00184BA7" w:rsidRDefault="00AD6605" w:rsidP="00AD6605">
      <w:r w:rsidRPr="00AD6605">
        <w:t>Detta är beskrivningen av tjänstekontrakten</w:t>
      </w:r>
      <w:r w:rsidR="00184BA7">
        <w:t xml:space="preserve"> i tjänstedomänen </w:t>
      </w:r>
      <w:r w:rsidRPr="00AD6605">
        <w:t>clinicalprocess:healthcond:actoutcom</w:t>
      </w:r>
      <w:r w:rsidR="00184BA7">
        <w:t>e.</w:t>
      </w:r>
    </w:p>
    <w:p w14:paraId="5C0E0FF1" w14:textId="0A846338" w:rsidR="00AD6605" w:rsidRPr="00AD6605" w:rsidRDefault="00184BA7" w:rsidP="00AD6605">
      <w:r>
        <w:t>Den svenska benämningen är ”</w:t>
      </w:r>
      <w:r w:rsidR="00AD6605" w:rsidRPr="00AD6605">
        <w:t>Hantera hälsorelaterade tillstånd, tillståndsbeskrivning”.</w:t>
      </w:r>
    </w:p>
    <w:p w14:paraId="2286800C" w14:textId="77777777" w:rsidR="00AD6605" w:rsidRPr="00AD6605" w:rsidRDefault="00AD6605" w:rsidP="00AD6605"/>
    <w:p w14:paraId="1CEB0AA1" w14:textId="43C03781"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t xml:space="preserve">API Gateway) är alla exempel på </w:t>
      </w:r>
      <w:r w:rsidR="00505F17">
        <w:t xml:space="preserve">nationella och icke nationella </w:t>
      </w:r>
      <w:r w:rsidRPr="00AD6605">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val="en-US"/>
        </w:rPr>
        <w:lastRenderedPageBreak/>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F61790" w:rsidRPr="004255A2" w:rsidRDefault="00F61790" w:rsidP="004255A2">
                            <w:r w:rsidRPr="004255A2">
                              <w:t>I arbetet har följande personer deltagit:</w:t>
                            </w:r>
                          </w:p>
                          <w:p w14:paraId="33ABAB67" w14:textId="77777777" w:rsidR="00F61790" w:rsidRDefault="00F61790" w:rsidP="007E47C0"/>
                          <w:p w14:paraId="5BDB7093" w14:textId="77777777" w:rsidR="00F61790" w:rsidRDefault="00F61790" w:rsidP="004255A2">
                            <w:r w:rsidRPr="004255A2">
                              <w:rPr>
                                <w:szCs w:val="20"/>
                              </w:rPr>
                              <w:t>Tjänstedomänansvarig</w:t>
                            </w:r>
                            <w:r w:rsidRPr="00FE3AAD">
                              <w:t>:</w:t>
                            </w:r>
                          </w:p>
                          <w:p w14:paraId="0C7A8F4C" w14:textId="77777777" w:rsidR="00F61790" w:rsidRPr="00FE3AAD" w:rsidRDefault="00F61790" w:rsidP="004255A2"/>
                          <w:p w14:paraId="54D80C8F" w14:textId="689F4295" w:rsidR="00F61790" w:rsidRDefault="00F61790" w:rsidP="004255A2">
                            <w:pPr>
                              <w:rPr>
                                <w:i/>
                              </w:rPr>
                            </w:pPr>
                            <w:r>
                              <w:t>Marcus Claus, Mawell</w:t>
                            </w:r>
                          </w:p>
                          <w:p w14:paraId="7F669B65" w14:textId="77777777" w:rsidR="00F61790" w:rsidRPr="00FE3AAD" w:rsidRDefault="00F61790" w:rsidP="007E47C0">
                            <w:pPr>
                              <w:rPr>
                                <w:i/>
                              </w:rPr>
                            </w:pPr>
                          </w:p>
                          <w:p w14:paraId="1E645C8B" w14:textId="13A2CEF1" w:rsidR="00F61790" w:rsidRDefault="00F61790" w:rsidP="004255A2">
                            <w:r w:rsidRPr="009B4414">
                              <w:t>Projektgrupp</w:t>
                            </w:r>
                            <w:r>
                              <w:t xml:space="preserve"> </w:t>
                            </w:r>
                            <w:r w:rsidRPr="00AD6605">
                              <w:t xml:space="preserve">2012-12-03 – </w:t>
                            </w:r>
                            <w:r>
                              <w:t>..:</w:t>
                            </w:r>
                          </w:p>
                          <w:p w14:paraId="0B3EF4E0" w14:textId="77777777" w:rsidR="00F61790" w:rsidRPr="009B4414" w:rsidRDefault="00F61790" w:rsidP="004255A2"/>
                          <w:p w14:paraId="6897BD87" w14:textId="77777777" w:rsidR="00F61790" w:rsidRPr="00AD6605" w:rsidRDefault="00F61790" w:rsidP="00AD6605">
                            <w:pPr>
                              <w:rPr>
                                <w:rFonts w:ascii="Calibri" w:hAnsi="Calibri"/>
                                <w:i/>
                                <w:sz w:val="24"/>
                                <w:szCs w:val="24"/>
                              </w:rPr>
                            </w:pPr>
                            <w:r w:rsidRPr="00AD6605">
                              <w:rPr>
                                <w:rFonts w:ascii="Calibri" w:hAnsi="Calibri"/>
                                <w:i/>
                                <w:sz w:val="24"/>
                                <w:szCs w:val="24"/>
                              </w:rPr>
                              <w:t>Maria Andersson, Mawell</w:t>
                            </w:r>
                          </w:p>
                          <w:p w14:paraId="204ED6E9" w14:textId="77777777" w:rsidR="00F61790" w:rsidRPr="00AD6605" w:rsidRDefault="00F61790"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F61790" w:rsidRPr="00AD6605" w:rsidRDefault="00F61790"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77777777" w:rsidR="00F61790" w:rsidRPr="00AD6605" w:rsidRDefault="00F61790" w:rsidP="00AD6605">
                            <w:pPr>
                              <w:rPr>
                                <w:rFonts w:ascii="Calibri" w:hAnsi="Calibri"/>
                                <w:i/>
                                <w:sz w:val="24"/>
                                <w:szCs w:val="24"/>
                              </w:rPr>
                            </w:pPr>
                            <w:r w:rsidRPr="00AD6605">
                              <w:rPr>
                                <w:rFonts w:ascii="Calibri" w:hAnsi="Calibri"/>
                                <w:i/>
                                <w:sz w:val="24"/>
                                <w:szCs w:val="24"/>
                              </w:rPr>
                              <w:t>Björn Skeppner, Inera</w:t>
                            </w:r>
                          </w:p>
                          <w:p w14:paraId="00BB01FD" w14:textId="5E8E5FDD" w:rsidR="00F61790" w:rsidRPr="00AD6605" w:rsidRDefault="00F61790"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F61790" w:rsidRPr="00AD6605" w:rsidRDefault="00F61790" w:rsidP="00AD6605">
                            <w:pPr>
                              <w:rPr>
                                <w:rFonts w:ascii="Calibri" w:hAnsi="Calibri"/>
                                <w:i/>
                                <w:sz w:val="24"/>
                                <w:szCs w:val="24"/>
                              </w:rPr>
                            </w:pPr>
                            <w:r w:rsidRPr="00AD6605">
                              <w:rPr>
                                <w:rFonts w:ascii="Calibri" w:hAnsi="Calibri"/>
                                <w:i/>
                                <w:sz w:val="24"/>
                                <w:szCs w:val="24"/>
                              </w:rPr>
                              <w:t>Björn Strihagen, Inera</w:t>
                            </w:r>
                          </w:p>
                          <w:p w14:paraId="5E721B43" w14:textId="77777777" w:rsidR="00F61790" w:rsidRPr="00AD6605" w:rsidRDefault="00F61790"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F61790" w:rsidRPr="00AD6605" w:rsidRDefault="00F61790"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F61790" w:rsidRDefault="00F61790" w:rsidP="00AD6605">
                            <w:pPr>
                              <w:rPr>
                                <w:rFonts w:ascii="Calibri" w:hAnsi="Calibri"/>
                                <w:i/>
                                <w:sz w:val="24"/>
                                <w:szCs w:val="24"/>
                              </w:rPr>
                            </w:pPr>
                            <w:r w:rsidRPr="00AD6605">
                              <w:rPr>
                                <w:rFonts w:ascii="Calibri" w:hAnsi="Calibri"/>
                                <w:i/>
                                <w:sz w:val="24"/>
                                <w:szCs w:val="24"/>
                              </w:rPr>
                              <w:t>Björn Genfors, Mawell</w:t>
                            </w:r>
                          </w:p>
                          <w:p w14:paraId="3374E711" w14:textId="37AFDB9F" w:rsidR="00F61790" w:rsidRPr="00AD6605" w:rsidRDefault="00F61790"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FE07DD" w:rsidRPr="004255A2" w:rsidRDefault="00FE07DD" w:rsidP="004255A2">
                      <w:r w:rsidRPr="004255A2">
                        <w:t>I arbetet har följande personer deltagit:</w:t>
                      </w:r>
                    </w:p>
                    <w:p w14:paraId="33ABAB67" w14:textId="77777777" w:rsidR="00FE07DD" w:rsidRDefault="00FE07DD" w:rsidP="007E47C0"/>
                    <w:p w14:paraId="5BDB7093" w14:textId="77777777" w:rsidR="00FE07DD" w:rsidRDefault="00FE07DD" w:rsidP="004255A2">
                      <w:r w:rsidRPr="004255A2">
                        <w:rPr>
                          <w:szCs w:val="20"/>
                        </w:rPr>
                        <w:t>Tjänstedomänansvarig</w:t>
                      </w:r>
                      <w:r w:rsidRPr="00FE3AAD">
                        <w:t>:</w:t>
                      </w:r>
                    </w:p>
                    <w:p w14:paraId="0C7A8F4C" w14:textId="77777777" w:rsidR="00FE07DD" w:rsidRPr="00FE3AAD" w:rsidRDefault="00FE07DD" w:rsidP="004255A2"/>
                    <w:p w14:paraId="54D80C8F" w14:textId="689F4295" w:rsidR="00FE07DD" w:rsidRDefault="00FE07DD" w:rsidP="004255A2">
                      <w:pPr>
                        <w:rPr>
                          <w:i/>
                        </w:rPr>
                      </w:pPr>
                      <w:r>
                        <w:t>Marcus Claus, Mawell</w:t>
                      </w:r>
                    </w:p>
                    <w:p w14:paraId="7F669B65" w14:textId="77777777" w:rsidR="00FE07DD" w:rsidRPr="00FE3AAD" w:rsidRDefault="00FE07DD" w:rsidP="007E47C0">
                      <w:pPr>
                        <w:rPr>
                          <w:i/>
                        </w:rPr>
                      </w:pPr>
                    </w:p>
                    <w:p w14:paraId="1E645C8B" w14:textId="13A2CEF1" w:rsidR="00FE07DD" w:rsidRDefault="00FE07DD" w:rsidP="004255A2">
                      <w:r w:rsidRPr="009B4414">
                        <w:t>Projektgrupp</w:t>
                      </w:r>
                      <w:r>
                        <w:t xml:space="preserve"> </w:t>
                      </w:r>
                      <w:r w:rsidRPr="00AD6605">
                        <w:t xml:space="preserve">2012-12-03 – </w:t>
                      </w:r>
                      <w:r>
                        <w:t>..:</w:t>
                      </w:r>
                    </w:p>
                    <w:p w14:paraId="0B3EF4E0" w14:textId="77777777" w:rsidR="00FE07DD" w:rsidRPr="009B4414" w:rsidRDefault="00FE07DD" w:rsidP="004255A2"/>
                    <w:p w14:paraId="6897BD87" w14:textId="77777777" w:rsidR="00FE07DD" w:rsidRPr="00AD6605" w:rsidRDefault="00FE07DD" w:rsidP="00AD6605">
                      <w:pPr>
                        <w:rPr>
                          <w:rFonts w:ascii="Calibri" w:hAnsi="Calibri"/>
                          <w:i/>
                          <w:sz w:val="24"/>
                          <w:szCs w:val="24"/>
                        </w:rPr>
                      </w:pPr>
                      <w:r w:rsidRPr="00AD6605">
                        <w:rPr>
                          <w:rFonts w:ascii="Calibri" w:hAnsi="Calibri"/>
                          <w:i/>
                          <w:sz w:val="24"/>
                          <w:szCs w:val="24"/>
                        </w:rPr>
                        <w:t>Maria Andersson, Mawell</w:t>
                      </w:r>
                    </w:p>
                    <w:p w14:paraId="204ED6E9" w14:textId="77777777" w:rsidR="00FE07DD" w:rsidRPr="00AD6605" w:rsidRDefault="00FE07DD"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FE07DD" w:rsidRPr="00AD6605" w:rsidRDefault="00FE07DD"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77777777" w:rsidR="00FE07DD" w:rsidRPr="00AD6605" w:rsidRDefault="00FE07DD" w:rsidP="00AD6605">
                      <w:pPr>
                        <w:rPr>
                          <w:rFonts w:ascii="Calibri" w:hAnsi="Calibri"/>
                          <w:i/>
                          <w:sz w:val="24"/>
                          <w:szCs w:val="24"/>
                        </w:rPr>
                      </w:pPr>
                      <w:r w:rsidRPr="00AD6605">
                        <w:rPr>
                          <w:rFonts w:ascii="Calibri" w:hAnsi="Calibri"/>
                          <w:i/>
                          <w:sz w:val="24"/>
                          <w:szCs w:val="24"/>
                        </w:rPr>
                        <w:t>Björn Skeppner, Inera</w:t>
                      </w:r>
                    </w:p>
                    <w:p w14:paraId="00BB01FD" w14:textId="5E8E5FDD" w:rsidR="00FE07DD" w:rsidRPr="00AD6605" w:rsidRDefault="00FE07DD"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FE07DD" w:rsidRPr="00AD6605" w:rsidRDefault="00FE07DD" w:rsidP="00AD6605">
                      <w:pPr>
                        <w:rPr>
                          <w:rFonts w:ascii="Calibri" w:hAnsi="Calibri"/>
                          <w:i/>
                          <w:sz w:val="24"/>
                          <w:szCs w:val="24"/>
                        </w:rPr>
                      </w:pPr>
                      <w:r w:rsidRPr="00AD6605">
                        <w:rPr>
                          <w:rFonts w:ascii="Calibri" w:hAnsi="Calibri"/>
                          <w:i/>
                          <w:sz w:val="24"/>
                          <w:szCs w:val="24"/>
                        </w:rPr>
                        <w:t>Björn Strihagen, Inera</w:t>
                      </w:r>
                    </w:p>
                    <w:p w14:paraId="5E721B43" w14:textId="77777777" w:rsidR="00FE07DD" w:rsidRPr="00AD6605" w:rsidRDefault="00FE07DD"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FE07DD" w:rsidRPr="00AD6605" w:rsidRDefault="00FE07DD"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FE07DD" w:rsidRDefault="00FE07DD" w:rsidP="00AD6605">
                      <w:pPr>
                        <w:rPr>
                          <w:rFonts w:ascii="Calibri" w:hAnsi="Calibri"/>
                          <w:i/>
                          <w:sz w:val="24"/>
                          <w:szCs w:val="24"/>
                        </w:rPr>
                      </w:pPr>
                      <w:r w:rsidRPr="00AD6605">
                        <w:rPr>
                          <w:rFonts w:ascii="Calibri" w:hAnsi="Calibri"/>
                          <w:i/>
                          <w:sz w:val="24"/>
                          <w:szCs w:val="24"/>
                        </w:rPr>
                        <w:t>Björn Genfors, Mawell</w:t>
                      </w:r>
                    </w:p>
                    <w:p w14:paraId="3374E711" w14:textId="37AFDB9F" w:rsidR="00FE07DD" w:rsidRPr="00AD6605" w:rsidRDefault="00FE07DD"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Heading1"/>
      </w:pPr>
      <w:bookmarkStart w:id="279" w:name="_Toc198086678"/>
      <w:bookmarkStart w:id="280" w:name="_Toc224960918"/>
      <w:bookmarkStart w:id="281" w:name="_Toc357754844"/>
      <w:bookmarkStart w:id="282" w:name="_Toc163300578"/>
      <w:bookmarkStart w:id="283" w:name="_Toc163300880"/>
      <w:bookmarkStart w:id="284" w:name="_Toc198366954"/>
      <w:bookmarkStart w:id="285" w:name="_Toc254475742"/>
      <w:r>
        <w:t>Versionsinformation</w:t>
      </w:r>
      <w:bookmarkEnd w:id="279"/>
      <w:bookmarkEnd w:id="280"/>
      <w:bookmarkEnd w:id="281"/>
      <w:bookmarkEnd w:id="285"/>
    </w:p>
    <w:p w14:paraId="6810B110" w14:textId="58575EF5" w:rsidR="007E47C0" w:rsidRDefault="007E47C0" w:rsidP="007E47C0">
      <w:r>
        <w:t xml:space="preserve">Denna revision av tjänstekontraktsbeskrivningen handlar om version </w:t>
      </w:r>
      <w:r w:rsidR="007759D1">
        <w:fldChar w:fldCharType="begin"/>
      </w:r>
      <w:r w:rsidR="007759D1">
        <w:instrText xml:space="preserve"> DOCPROPERTY  "Version_1" \* MERGEFORMAT </w:instrText>
      </w:r>
      <w:r w:rsidR="007759D1">
        <w:fldChar w:fldCharType="separate"/>
      </w:r>
      <w:ins w:id="286" w:author="Khaled Daham" w:date="2014-02-14T16:35:00Z">
        <w:r w:rsidR="000E4FE6" w:rsidRPr="000E4FE6">
          <w:rPr>
            <w:b/>
            <w:color w:val="76923C" w:themeColor="accent3" w:themeShade="BF"/>
            <w:rPrChange w:id="287" w:author="Khaled Daham" w:date="2014-02-14T16:35:00Z">
              <w:rPr/>
            </w:rPrChange>
          </w:rPr>
          <w:t>2</w:t>
        </w:r>
      </w:ins>
      <w:del w:id="288" w:author="Khaled Daham" w:date="2014-02-14T16:35:00Z">
        <w:r w:rsidR="00D01ED8" w:rsidRPr="00D01ED8" w:rsidDel="000E4FE6">
          <w:rPr>
            <w:b/>
            <w:color w:val="76923C" w:themeColor="accent3" w:themeShade="BF"/>
          </w:rPr>
          <w:delText>2</w:delText>
        </w:r>
      </w:del>
      <w:r w:rsidR="007759D1">
        <w:rPr>
          <w:b/>
          <w:color w:val="76923C" w:themeColor="accent3" w:themeShade="BF"/>
        </w:rPr>
        <w:fldChar w:fldCharType="end"/>
      </w:r>
      <w:r>
        <w:t>.</w:t>
      </w:r>
      <w:r w:rsidR="007759D1">
        <w:fldChar w:fldCharType="begin"/>
      </w:r>
      <w:r w:rsidR="007759D1">
        <w:instrText xml:space="preserve"> DOC</w:instrText>
      </w:r>
      <w:r w:rsidR="007759D1">
        <w:instrText xml:space="preserve">PROPERTY "Version_2" \* MERGEFORMAT </w:instrText>
      </w:r>
      <w:r w:rsidR="007759D1">
        <w:fldChar w:fldCharType="separate"/>
      </w:r>
      <w:ins w:id="289" w:author="Khaled Daham" w:date="2014-02-20T00:30:00Z">
        <w:r w:rsidR="001828BC" w:rsidRPr="001828BC">
          <w:rPr>
            <w:b/>
            <w:color w:val="76923C" w:themeColor="accent3" w:themeShade="BF"/>
            <w:rPrChange w:id="290" w:author="Khaled Daham" w:date="2014-02-20T00:30:00Z">
              <w:rPr/>
            </w:rPrChange>
          </w:rPr>
          <w:t>0</w:t>
        </w:r>
      </w:ins>
      <w:del w:id="291" w:author="Khaled Daham" w:date="2014-02-14T16:35:00Z">
        <w:r w:rsidR="00D01ED8" w:rsidRPr="00D01ED8" w:rsidDel="000E4FE6">
          <w:rPr>
            <w:b/>
            <w:color w:val="76923C" w:themeColor="accent3" w:themeShade="BF"/>
          </w:rPr>
          <w:delText>0</w:delText>
        </w:r>
      </w:del>
      <w:r w:rsidR="007759D1">
        <w:rPr>
          <w:b/>
          <w:color w:val="76923C" w:themeColor="accent3" w:themeShade="BF"/>
        </w:rPr>
        <w:fldChar w:fldCharType="end"/>
      </w:r>
      <w:r>
        <w:t>.</w:t>
      </w:r>
      <w:r w:rsidR="007759D1">
        <w:fldChar w:fldCharType="begin"/>
      </w:r>
      <w:r w:rsidR="007759D1">
        <w:instrText xml:space="preserve"> DOCPROPERTY "Version_3" \* MERGEFORMAT </w:instrText>
      </w:r>
      <w:r w:rsidR="007759D1">
        <w:fldChar w:fldCharType="separate"/>
      </w:r>
      <w:ins w:id="292" w:author="Khaled Daham" w:date="2014-02-20T00:30:00Z">
        <w:r w:rsidR="001828BC" w:rsidRPr="001828BC">
          <w:rPr>
            <w:b/>
            <w:color w:val="76923C" w:themeColor="accent3" w:themeShade="BF"/>
            <w:rPrChange w:id="293" w:author="Khaled Daham" w:date="2014-02-20T00:30:00Z">
              <w:rPr/>
            </w:rPrChange>
          </w:rPr>
          <w:t>RC13</w:t>
        </w:r>
      </w:ins>
      <w:del w:id="294" w:author="Khaled Daham" w:date="2014-02-14T16:35:00Z">
        <w:r w:rsidR="00D01ED8" w:rsidRPr="00D01ED8" w:rsidDel="000E4FE6">
          <w:rPr>
            <w:b/>
            <w:color w:val="76923C" w:themeColor="accent3" w:themeShade="BF"/>
          </w:rPr>
          <w:delText>0</w:delText>
        </w:r>
      </w:del>
      <w:r w:rsidR="007759D1">
        <w:rPr>
          <w:b/>
          <w:color w:val="76923C" w:themeColor="accent3" w:themeShade="BF"/>
        </w:rPr>
        <w:fldChar w:fldCharType="end"/>
      </w:r>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3EABE88D" w:rsidR="007E47C0" w:rsidRDefault="007E47C0" w:rsidP="007E47C0">
      <w:pPr>
        <w:pStyle w:val="Heading2"/>
      </w:pPr>
      <w:bookmarkStart w:id="295" w:name="_Toc357754845"/>
      <w:bookmarkStart w:id="296" w:name="_Toc163300882"/>
      <w:bookmarkStart w:id="297" w:name="_Toc254475743"/>
      <w:r>
        <w:t xml:space="preserve">Version </w:t>
      </w:r>
      <w:r w:rsidR="007759D1">
        <w:fldChar w:fldCharType="begin"/>
      </w:r>
      <w:r w:rsidR="007759D1">
        <w:instrText xml:space="preserve"> DOCPROPERTY  "Version_1" \* MERGEFOR</w:instrText>
      </w:r>
      <w:r w:rsidR="007759D1">
        <w:instrText xml:space="preserve">MAT </w:instrText>
      </w:r>
      <w:r w:rsidR="007759D1">
        <w:fldChar w:fldCharType="separate"/>
      </w:r>
      <w:r w:rsidR="00016347" w:rsidRPr="00016347">
        <w:rPr>
          <w:b/>
          <w:color w:val="76923C" w:themeColor="accent3" w:themeShade="BF"/>
        </w:rPr>
        <w:t>2</w:t>
      </w:r>
      <w:r w:rsidR="007759D1">
        <w:rPr>
          <w:b/>
          <w:color w:val="76923C" w:themeColor="accent3" w:themeShade="BF"/>
        </w:rPr>
        <w:fldChar w:fldCharType="end"/>
      </w:r>
      <w:r>
        <w:t>.</w:t>
      </w:r>
      <w:r w:rsidR="007759D1">
        <w:fldChar w:fldCharType="begin"/>
      </w:r>
      <w:r w:rsidR="007759D1">
        <w:instrText xml:space="preserve"> DOCPROPERTY "Version_2" \* MERGEFORMAT </w:instrText>
      </w:r>
      <w:r w:rsidR="007759D1">
        <w:fldChar w:fldCharType="separate"/>
      </w:r>
      <w:ins w:id="298" w:author="Khaled Daham" w:date="2014-02-20T00:31:00Z">
        <w:r w:rsidR="001828BC" w:rsidRPr="001828BC">
          <w:rPr>
            <w:b/>
            <w:color w:val="76923C" w:themeColor="accent3" w:themeShade="BF"/>
            <w:rPrChange w:id="299" w:author="Khaled Daham" w:date="2014-02-20T00:31:00Z">
              <w:rPr/>
            </w:rPrChange>
          </w:rPr>
          <w:t>0</w:t>
        </w:r>
      </w:ins>
      <w:del w:id="300" w:author="Khaled Daham" w:date="2014-02-20T00:31:00Z">
        <w:r w:rsidR="00016347" w:rsidRPr="00016347" w:rsidDel="001828BC">
          <w:rPr>
            <w:b/>
            <w:color w:val="76923C" w:themeColor="accent3" w:themeShade="BF"/>
          </w:rPr>
          <w:delText>0</w:delText>
        </w:r>
      </w:del>
      <w:r w:rsidR="007759D1">
        <w:rPr>
          <w:b/>
          <w:color w:val="76923C" w:themeColor="accent3" w:themeShade="BF"/>
        </w:rPr>
        <w:fldChar w:fldCharType="end"/>
      </w:r>
      <w:bookmarkEnd w:id="295"/>
      <w:r w:rsidR="00A14B9C">
        <w:rPr>
          <w:b/>
          <w:color w:val="76923C" w:themeColor="accent3" w:themeShade="BF"/>
        </w:rPr>
        <w:t>.RC1</w:t>
      </w:r>
      <w:ins w:id="301" w:author="Khaled Daham" w:date="2014-02-20T00:33:00Z">
        <w:r w:rsidR="00C11B3F">
          <w:rPr>
            <w:b/>
            <w:color w:val="76923C" w:themeColor="accent3" w:themeShade="BF"/>
          </w:rPr>
          <w:t>3</w:t>
        </w:r>
      </w:ins>
      <w:del w:id="302" w:author="Khaled Daham" w:date="2014-02-20T00:33:00Z">
        <w:r w:rsidR="00A14B9C" w:rsidDel="00C11B3F">
          <w:rPr>
            <w:b/>
            <w:color w:val="76923C" w:themeColor="accent3" w:themeShade="BF"/>
          </w:rPr>
          <w:delText>2</w:delText>
        </w:r>
      </w:del>
      <w:bookmarkEnd w:id="297"/>
    </w:p>
    <w:p w14:paraId="4C91F4A8" w14:textId="77777777" w:rsidR="007E47C0" w:rsidRDefault="007E47C0" w:rsidP="007E47C0">
      <w:pPr>
        <w:pStyle w:val="Heading3"/>
      </w:pPr>
      <w:bookmarkStart w:id="303" w:name="_Toc254475744"/>
      <w:r>
        <w:t>Oförändrade tjänstekontrakt</w:t>
      </w:r>
      <w:bookmarkEnd w:id="303"/>
    </w:p>
    <w:p w14:paraId="606E1630" w14:textId="4376BB7A" w:rsidR="003F5B63" w:rsidRDefault="00A30DC6" w:rsidP="003F5B63">
      <w:pPr>
        <w:rPr>
          <w:ins w:id="304" w:author="Khaled Daham" w:date="2014-02-14T16:54:00Z"/>
        </w:rPr>
      </w:pPr>
      <w:bookmarkStart w:id="305" w:name="_Toc379448220"/>
      <w:ins w:id="306" w:author="Khaled Daham" w:date="2014-02-14T16:49:00Z">
        <w:r>
          <w:t>O</w:t>
        </w:r>
      </w:ins>
      <w:del w:id="307" w:author="Khaled Daham" w:date="2014-02-14T16:49:00Z">
        <w:r w:rsidR="003F5B63" w:rsidRPr="00A568B0" w:rsidDel="001E1878">
          <w:delText>O</w:delText>
        </w:r>
      </w:del>
      <w:r w:rsidR="003F5B63" w:rsidRPr="00A568B0">
        <w:t>förändrade tjänstekontrakt</w:t>
      </w:r>
      <w:bookmarkEnd w:id="305"/>
      <w:ins w:id="308" w:author="Khaled Daham" w:date="2014-02-14T16:36:00Z">
        <w:r w:rsidR="000E4FE6">
          <w:t>.</w:t>
        </w:r>
      </w:ins>
    </w:p>
    <w:p w14:paraId="37AAFB1B" w14:textId="77777777" w:rsidR="00A30DC6" w:rsidRPr="003F5B63" w:rsidRDefault="00A30DC6" w:rsidP="00A30DC6">
      <w:pPr>
        <w:numPr>
          <w:ilvl w:val="0"/>
          <w:numId w:val="27"/>
        </w:numPr>
        <w:rPr>
          <w:ins w:id="309" w:author="Khaled Daham" w:date="2014-02-14T16:54:00Z"/>
        </w:rPr>
      </w:pPr>
      <w:ins w:id="310" w:author="Khaled Daham" w:date="2014-02-14T16:54:00Z">
        <w:r w:rsidRPr="003F5B63">
          <w:t>GetReferralOutcome, version 2.0</w:t>
        </w:r>
      </w:ins>
    </w:p>
    <w:p w14:paraId="357002F7" w14:textId="1D96BFF0" w:rsidR="00A30DC6" w:rsidRDefault="00A30DC6" w:rsidP="00A30DC6">
      <w:pPr>
        <w:numPr>
          <w:ilvl w:val="0"/>
          <w:numId w:val="27"/>
        </w:numPr>
        <w:rPr>
          <w:ins w:id="311" w:author="Khaled Daham" w:date="2014-02-14T16:54:00Z"/>
        </w:rPr>
      </w:pPr>
      <w:ins w:id="312" w:author="Khaled Daham" w:date="2014-02-14T16:54:00Z">
        <w:r w:rsidRPr="003F5B63">
          <w:t>GetMa</w:t>
        </w:r>
        <w:r w:rsidR="007759D1">
          <w:t>ternityMedicalHistory, version 2</w:t>
        </w:r>
        <w:r w:rsidRPr="003F5B63">
          <w:t>.0</w:t>
        </w:r>
      </w:ins>
    </w:p>
    <w:p w14:paraId="252E9480" w14:textId="77777777" w:rsidR="00A30DC6" w:rsidRPr="003F5B63" w:rsidRDefault="00A30DC6" w:rsidP="00A30DC6">
      <w:pPr>
        <w:numPr>
          <w:ilvl w:val="0"/>
          <w:numId w:val="27"/>
        </w:numPr>
        <w:rPr>
          <w:ins w:id="313" w:author="Khaled Daham" w:date="2014-02-14T16:54:00Z"/>
        </w:rPr>
      </w:pPr>
      <w:ins w:id="314" w:author="Khaled Daham" w:date="2014-02-14T16:54:00Z">
        <w:r w:rsidRPr="003F5B63">
          <w:t>GetLaboratoryOrderOutcome</w:t>
        </w:r>
        <w:r>
          <w:t>, version 2.0</w:t>
        </w:r>
      </w:ins>
    </w:p>
    <w:p w14:paraId="3D030386" w14:textId="77777777" w:rsidR="00A30DC6" w:rsidRPr="00A568B0" w:rsidDel="00A30DC6" w:rsidRDefault="00A30DC6" w:rsidP="003F5B63">
      <w:pPr>
        <w:rPr>
          <w:del w:id="315" w:author="Khaled Daham" w:date="2014-02-14T16:54:00Z"/>
        </w:rPr>
      </w:pPr>
    </w:p>
    <w:p w14:paraId="7A560993" w14:textId="387B2CEC" w:rsidR="003F5B63" w:rsidRPr="00A568B0" w:rsidDel="000E4FE6" w:rsidRDefault="003F5B63" w:rsidP="003F5B63">
      <w:pPr>
        <w:rPr>
          <w:del w:id="316" w:author="Khaled Daham" w:date="2014-02-14T16:36:00Z"/>
        </w:rPr>
      </w:pPr>
      <w:del w:id="317" w:author="Khaled Daham" w:date="2014-02-14T16:36:00Z">
        <w:r w:rsidRPr="00A568B0" w:rsidDel="000E4FE6">
          <w:delText>Detta är första dokumentversionen, inga kontrakt fanns innan.</w:delText>
        </w:r>
      </w:del>
    </w:p>
    <w:p w14:paraId="41E3EFAA" w14:textId="77777777" w:rsidR="003F5B63" w:rsidRPr="003F5B63" w:rsidRDefault="003F5B63" w:rsidP="003F5B63"/>
    <w:p w14:paraId="4009D7B0" w14:textId="77777777" w:rsidR="007E47C0" w:rsidRDefault="007E47C0" w:rsidP="007E47C0">
      <w:pPr>
        <w:pStyle w:val="Heading3"/>
      </w:pPr>
      <w:bookmarkStart w:id="318" w:name="_Toc254475745"/>
      <w:r>
        <w:t>Nya tjänstekontrakt</w:t>
      </w:r>
      <w:bookmarkEnd w:id="318"/>
    </w:p>
    <w:p w14:paraId="54A45A65" w14:textId="3E3BD170" w:rsidR="007E47C0" w:rsidRDefault="007E47C0" w:rsidP="007E47C0">
      <w:del w:id="319" w:author="Khaled Daham" w:date="2014-02-14T16:54:00Z">
        <w:r w:rsidDel="00A30DC6">
          <w:delText xml:space="preserve">Följande </w:delText>
        </w:r>
      </w:del>
      <w:ins w:id="320" w:author="Khaled Daham" w:date="2014-02-14T16:54:00Z">
        <w:r w:rsidR="00A30DC6">
          <w:t xml:space="preserve">Inga </w:t>
        </w:r>
      </w:ins>
      <w:r>
        <w:t>nya tjänstekontrakt</w:t>
      </w:r>
      <w:ins w:id="321" w:author="Khaled Daham" w:date="2014-02-14T16:57:00Z">
        <w:r w:rsidR="00EA0175">
          <w:t xml:space="preserve"> </w:t>
        </w:r>
      </w:ins>
      <w:del w:id="322" w:author="Khaled Daham" w:date="2014-02-14T16:57:00Z">
        <w:r w:rsidDel="00EA0175">
          <w:delText xml:space="preserve"> finns </w:delText>
        </w:r>
      </w:del>
      <w:r>
        <w:t>från och med</w:t>
      </w:r>
      <w:ins w:id="323" w:author="Khaled Daham" w:date="2014-02-14T16:54:00Z">
        <w:r w:rsidR="00A30DC6">
          <w:t xml:space="preserve"> </w:t>
        </w:r>
      </w:ins>
      <w:ins w:id="324" w:author="Khaled Daham" w:date="2014-02-14T16:57:00Z">
        <w:r w:rsidR="001828BC">
          <w:t>version 2.0.RC12</w:t>
        </w:r>
      </w:ins>
      <w:bookmarkStart w:id="325" w:name="_GoBack"/>
      <w:bookmarkEnd w:id="325"/>
      <w:del w:id="326" w:author="Khaled Daham" w:date="2014-02-14T16:54:00Z">
        <w:r w:rsidDel="00A30DC6">
          <w:delText xml:space="preserve"> denna</w:delText>
        </w:r>
      </w:del>
      <w:del w:id="327" w:author="Khaled Daham" w:date="2014-02-14T16:57:00Z">
        <w:r w:rsidDel="00EA0175">
          <w:delText xml:space="preserve"> version</w:delText>
        </w:r>
      </w:del>
      <w:r>
        <w:t>:</w:t>
      </w:r>
    </w:p>
    <w:p w14:paraId="402CBE44" w14:textId="349D6924" w:rsidR="007E47C0" w:rsidRPr="003F5B63" w:rsidDel="00A30DC6" w:rsidRDefault="003F5B63" w:rsidP="007E47C0">
      <w:pPr>
        <w:numPr>
          <w:ilvl w:val="0"/>
          <w:numId w:val="27"/>
        </w:numPr>
        <w:rPr>
          <w:del w:id="328" w:author="Khaled Daham" w:date="2014-02-14T16:54:00Z"/>
        </w:rPr>
      </w:pPr>
      <w:del w:id="329" w:author="Khaled Daham" w:date="2014-02-14T16:54:00Z">
        <w:r w:rsidRPr="003F5B63" w:rsidDel="00A30DC6">
          <w:delText>GetReferralOutcome, version 2</w:delText>
        </w:r>
        <w:r w:rsidR="007E47C0" w:rsidRPr="003F5B63" w:rsidDel="00A30DC6">
          <w:delText>.0</w:delText>
        </w:r>
      </w:del>
    </w:p>
    <w:p w14:paraId="30D49885" w14:textId="6D05F888" w:rsidR="003F5B63" w:rsidDel="00A30DC6" w:rsidRDefault="003F5B63" w:rsidP="007E47C0">
      <w:pPr>
        <w:numPr>
          <w:ilvl w:val="0"/>
          <w:numId w:val="27"/>
        </w:numPr>
        <w:rPr>
          <w:del w:id="330" w:author="Khaled Daham" w:date="2014-02-14T16:54:00Z"/>
        </w:rPr>
      </w:pPr>
      <w:del w:id="331" w:author="Khaled Daham" w:date="2014-02-14T16:54:00Z">
        <w:r w:rsidRPr="003F5B63" w:rsidDel="00A30DC6">
          <w:delText>GetMa</w:delText>
        </w:r>
        <w:r w:rsidR="00D01ED8" w:rsidDel="00A30DC6">
          <w:delText>ternityMedicalHistory, version 1</w:delText>
        </w:r>
        <w:r w:rsidRPr="003F5B63" w:rsidDel="00A30DC6">
          <w:delText>.0</w:delText>
        </w:r>
      </w:del>
    </w:p>
    <w:p w14:paraId="455D452D" w14:textId="6C1B8A35" w:rsidR="003F5B63" w:rsidRPr="003F5B63" w:rsidDel="00A30DC6" w:rsidRDefault="003F5B63" w:rsidP="007E47C0">
      <w:pPr>
        <w:numPr>
          <w:ilvl w:val="0"/>
          <w:numId w:val="27"/>
        </w:numPr>
        <w:rPr>
          <w:del w:id="332" w:author="Khaled Daham" w:date="2014-02-14T16:54:00Z"/>
        </w:rPr>
      </w:pPr>
      <w:del w:id="333" w:author="Khaled Daham" w:date="2014-02-14T16:54:00Z">
        <w:r w:rsidRPr="003F5B63" w:rsidDel="00A30DC6">
          <w:delText>GetLaboratoryOrderOutcome</w:delText>
        </w:r>
        <w:r w:rsidDel="00A30DC6">
          <w:delText>, version 2.0</w:delText>
        </w:r>
      </w:del>
    </w:p>
    <w:p w14:paraId="0F8C0DEC" w14:textId="77777777" w:rsidR="00E131FD" w:rsidRPr="00DC5529" w:rsidRDefault="00E131FD" w:rsidP="00E131FD">
      <w:pPr>
        <w:rPr>
          <w:highlight w:val="yellow"/>
        </w:rPr>
      </w:pPr>
    </w:p>
    <w:p w14:paraId="0AFEDAB3" w14:textId="77777777" w:rsidR="007E47C0" w:rsidRDefault="007E47C0" w:rsidP="007E47C0">
      <w:pPr>
        <w:pStyle w:val="Heading3"/>
      </w:pPr>
      <w:bookmarkStart w:id="334" w:name="_Toc254475746"/>
      <w:r>
        <w:t>Förändrade tjänstekontrakt</w:t>
      </w:r>
      <w:bookmarkEnd w:id="334"/>
    </w:p>
    <w:p w14:paraId="6E18AED6" w14:textId="77777777" w:rsidR="007E47C0" w:rsidRDefault="007E47C0" w:rsidP="007E47C0"/>
    <w:p w14:paraId="2B01D46B" w14:textId="4D15E3AB" w:rsidR="007E47C0" w:rsidRDefault="003F5B63" w:rsidP="007E47C0">
      <w:r w:rsidRPr="00A568B0">
        <w:t>Inga tjänstekontrakt är förändrade</w:t>
      </w:r>
      <w:ins w:id="335" w:author="Khaled Daham" w:date="2014-02-14T16:58:00Z">
        <w:r w:rsidR="00EA0175">
          <w:t xml:space="preserve"> från och med version 2.0.RC</w:t>
        </w:r>
        <w:r w:rsidR="001828BC">
          <w:t>12</w:t>
        </w:r>
      </w:ins>
      <w:r w:rsidRPr="00A568B0">
        <w:t>.</w:t>
      </w:r>
    </w:p>
    <w:p w14:paraId="003EC8D1" w14:textId="77777777" w:rsidR="007E47C0" w:rsidRPr="0038515C" w:rsidRDefault="007E47C0" w:rsidP="007E47C0"/>
    <w:p w14:paraId="03AAB965" w14:textId="77777777" w:rsidR="007E47C0" w:rsidRDefault="007E47C0" w:rsidP="007E47C0">
      <w:pPr>
        <w:pStyle w:val="Heading3"/>
      </w:pPr>
      <w:bookmarkStart w:id="336" w:name="_Toc254475747"/>
      <w:r>
        <w:lastRenderedPageBreak/>
        <w:t>Utgångna tjänstekontrakt</w:t>
      </w:r>
      <w:bookmarkEnd w:id="336"/>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Heading2"/>
      </w:pPr>
      <w:bookmarkStart w:id="337" w:name="_Toc357754846"/>
      <w:bookmarkStart w:id="338" w:name="_Toc254475748"/>
      <w:r>
        <w:t xml:space="preserve">Version </w:t>
      </w:r>
      <w:r w:rsidRPr="00E23759">
        <w:t>tidigare</w:t>
      </w:r>
      <w:bookmarkEnd w:id="337"/>
      <w:bookmarkEnd w:id="338"/>
    </w:p>
    <w:p w14:paraId="0DBC1633" w14:textId="390D68DE" w:rsidR="00E23759" w:rsidRPr="00A568B0" w:rsidRDefault="00AE4909" w:rsidP="00E23759">
      <w:ins w:id="339" w:author="Khaled Daham" w:date="2014-02-14T16:37:00Z">
        <w:r>
          <w:t>2.0.</w:t>
        </w:r>
      </w:ins>
      <w:del w:id="340" w:author="Khaled Daham" w:date="2014-02-14T16:37:00Z">
        <w:r w:rsidR="00E23759" w:rsidDel="000E4FE6">
          <w:delText>Inga tidigare versioner av dokumentet.</w:delText>
        </w:r>
      </w:del>
      <w:ins w:id="341" w:author="Khaled Daham" w:date="2014-02-14T16:37:00Z">
        <w:r w:rsidR="000E4FE6">
          <w:t>RC</w:t>
        </w:r>
        <w:r w:rsidR="001828BC">
          <w:t>12</w:t>
        </w:r>
      </w:ins>
    </w:p>
    <w:p w14:paraId="4D7E989C" w14:textId="77777777" w:rsidR="007E47C0" w:rsidRPr="00C63695" w:rsidRDefault="007E47C0" w:rsidP="00424B6F">
      <w:pPr>
        <w:pStyle w:val="BodyText"/>
      </w:pPr>
    </w:p>
    <w:p w14:paraId="0CB18193" w14:textId="77777777" w:rsidR="007E47C0" w:rsidRDefault="007E47C0" w:rsidP="007E47C0">
      <w:pPr>
        <w:pStyle w:val="Heading1"/>
      </w:pPr>
      <w:bookmarkStart w:id="342" w:name="_Toc357754847"/>
      <w:bookmarkStart w:id="343" w:name="_Toc254475749"/>
      <w:bookmarkEnd w:id="296"/>
      <w:r>
        <w:t>Tjänstedomänens arkitektur</w:t>
      </w:r>
      <w:bookmarkEnd w:id="342"/>
      <w:bookmarkEnd w:id="343"/>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77777777" w:rsidR="007E47C0" w:rsidRPr="0085644F" w:rsidRDefault="007E47C0" w:rsidP="007E47C0">
      <w:pPr>
        <w:pStyle w:val="Heading2"/>
      </w:pPr>
      <w:bookmarkStart w:id="344" w:name="_Toc357754848"/>
      <w:bookmarkStart w:id="345" w:name="_Toc254475750"/>
      <w:r>
        <w:t>Flöden</w:t>
      </w:r>
      <w:bookmarkEnd w:id="344"/>
      <w:bookmarkEnd w:id="345"/>
    </w:p>
    <w:p w14:paraId="706E99D0" w14:textId="251B9CA9" w:rsidR="007E47C0" w:rsidRPr="003311B8" w:rsidRDefault="00016347" w:rsidP="007E47C0">
      <w:pPr>
        <w:pStyle w:val="Heading3"/>
      </w:pPr>
      <w:bookmarkStart w:id="346" w:name="_Toc254475751"/>
      <w:r>
        <w:t>Flöde 1</w:t>
      </w:r>
      <w:r w:rsidR="006D0182">
        <w:t xml:space="preserve"> – Hämta svar på en konsultationsremiss.</w:t>
      </w:r>
      <w:bookmarkEnd w:id="346"/>
    </w:p>
    <w:p w14:paraId="6E4BB1E8" w14:textId="77777777" w:rsidR="003311B8" w:rsidRDefault="003311B8" w:rsidP="003311B8">
      <w:pPr>
        <w:rPr>
          <w:highlight w:val="yellow"/>
        </w:rPr>
      </w:pPr>
    </w:p>
    <w:p w14:paraId="1B8B8629" w14:textId="77777777" w:rsidR="007E47C0" w:rsidRDefault="007E47C0" w:rsidP="007E47C0">
      <w:pPr>
        <w:pStyle w:val="Heading4"/>
      </w:pPr>
      <w:r>
        <w:t>Arbetsflöde</w:t>
      </w:r>
    </w:p>
    <w:p w14:paraId="30133982" w14:textId="77777777" w:rsidR="00804C10" w:rsidRDefault="00804C10" w:rsidP="00804C10"/>
    <w:p w14:paraId="368B2306" w14:textId="77777777" w:rsidR="00804C10" w:rsidRDefault="00804C10" w:rsidP="00804C10">
      <w:pPr>
        <w:rPr>
          <w:highlight w:val="yellow"/>
        </w:rPr>
      </w:pPr>
      <w:r>
        <w:rPr>
          <w:noProof/>
          <w:lang w:val="en-US"/>
        </w:rPr>
        <w:lastRenderedPageBreak/>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Default="00804C10" w:rsidP="00804C10">
      <w:pPr>
        <w:rPr>
          <w:highlight w:val="yellow"/>
        </w:rPr>
      </w:pPr>
    </w:p>
    <w:p w14:paraId="23D83E86" w14:textId="77777777" w:rsidR="00804C10" w:rsidRPr="00E546AE" w:rsidRDefault="00804C10" w:rsidP="00804C10">
      <w:pPr>
        <w:pStyle w:val="BodyText"/>
      </w:pPr>
      <w:r w:rsidRPr="00E546AE">
        <w:t>Figur: Direktåtkomst inom sammanhållen journalföring</w:t>
      </w:r>
    </w:p>
    <w:p w14:paraId="39E35CFE" w14:textId="77777777" w:rsidR="00804C10" w:rsidRDefault="00804C10" w:rsidP="00804C10">
      <w:pPr>
        <w:pStyle w:val="BodyText"/>
      </w:pPr>
    </w:p>
    <w:p w14:paraId="6C91F5AF" w14:textId="4F6C4DDE" w:rsidR="00804C10" w:rsidRPr="00804C10" w:rsidRDefault="00804C10" w:rsidP="00804C10">
      <w:pPr>
        <w:pStyle w:val="BodyText"/>
      </w:pPr>
      <w:r>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Default="00E131FD" w:rsidP="00E131FD">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D654EF" w:rsidRDefault="00804C10"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D654EF" w:rsidRDefault="00804C10" w:rsidP="00D654EF">
            <w:pPr>
              <w:tabs>
                <w:tab w:val="left" w:pos="567"/>
              </w:tabs>
              <w:rPr>
                <w:rFonts w:ascii="Times New Roman" w:hAnsi="Times New Roman"/>
                <w:b/>
              </w:rPr>
            </w:pPr>
            <w:r w:rsidRPr="00D654EF">
              <w:rPr>
                <w:rFonts w:ascii="Times New Roman" w:hAnsi="Times New Roman"/>
                <w:b/>
              </w:rPr>
              <w:t>Beskrivning alt. referens</w:t>
            </w:r>
          </w:p>
        </w:tc>
      </w:tr>
      <w:tr w:rsidR="00804C10" w:rsidRPr="00A55D30" w14:paraId="7D431107" w14:textId="77777777" w:rsidTr="00D654EF">
        <w:trPr>
          <w:trHeight w:val="709"/>
        </w:trPr>
        <w:tc>
          <w:tcPr>
            <w:tcW w:w="1027" w:type="pct"/>
            <w:tcBorders>
              <w:top w:val="single" w:sz="6" w:space="0" w:color="auto"/>
            </w:tcBorders>
          </w:tcPr>
          <w:p w14:paraId="4120E96A" w14:textId="77777777" w:rsidR="00804C10" w:rsidRPr="00D654EF" w:rsidRDefault="00804C10"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26A75A61" w14:textId="605DEB43" w:rsidR="00804C10" w:rsidRPr="00D654EF" w:rsidRDefault="00804C10" w:rsidP="000E4FE6">
            <w:pPr>
              <w:spacing w:before="40" w:after="40"/>
              <w:rPr>
                <w:rFonts w:ascii="Times New Roman" w:hAnsi="Times New Roman"/>
              </w:rPr>
            </w:pPr>
            <w:r w:rsidRPr="00D654EF">
              <w:rPr>
                <w:rFonts w:ascii="Times New Roman" w:hAnsi="Times New Roman"/>
              </w:rPr>
              <w:t>Den patient som vill få tillgång till si</w:t>
            </w:r>
            <w:ins w:id="347" w:author="Khaled Daham" w:date="2014-02-14T16:38:00Z">
              <w:r w:rsidR="000E4FE6">
                <w:rPr>
                  <w:rFonts w:ascii="Times New Roman" w:hAnsi="Times New Roman"/>
                </w:rPr>
                <w:t>n</w:t>
              </w:r>
            </w:ins>
            <w:ins w:id="348" w:author="Khaled Daham" w:date="2014-02-14T16:43:00Z">
              <w:r w:rsidR="000E4FE6">
                <w:rPr>
                  <w:rFonts w:ascii="Times New Roman" w:hAnsi="Times New Roman"/>
                </w:rPr>
                <w:t>a</w:t>
              </w:r>
            </w:ins>
            <w:ins w:id="349" w:author="Khaled Daham" w:date="2014-02-14T16:38:00Z">
              <w:r w:rsidR="000E4FE6">
                <w:rPr>
                  <w:rFonts w:ascii="Times New Roman" w:hAnsi="Times New Roman"/>
                </w:rPr>
                <w:t xml:space="preserve"> konsultationsremissvar..</w:t>
              </w:r>
            </w:ins>
            <w:del w:id="350" w:author="Khaled Daham" w:date="2014-02-14T16:38:00Z">
              <w:r w:rsidRPr="00D654EF" w:rsidDel="000E4FE6">
                <w:rPr>
                  <w:rFonts w:ascii="Times New Roman" w:hAnsi="Times New Roman"/>
                </w:rPr>
                <w:delText>n reumatismdata</w:delText>
              </w:r>
            </w:del>
            <w:r w:rsidRPr="00D654EF">
              <w:rPr>
                <w:rFonts w:ascii="Times New Roman" w:hAnsi="Times New Roman"/>
              </w:rPr>
              <w:t>.</w:t>
            </w:r>
          </w:p>
        </w:tc>
      </w:tr>
    </w:tbl>
    <w:p w14:paraId="71D7552B" w14:textId="77777777" w:rsidR="007E47C0" w:rsidRDefault="007E47C0" w:rsidP="007E47C0">
      <w:pPr>
        <w:pStyle w:val="Heading4"/>
      </w:pPr>
      <w:r>
        <w:t>Sekvensdiagram</w:t>
      </w:r>
    </w:p>
    <w:p w14:paraId="18C17267" w14:textId="28D43725" w:rsidR="007E47C0" w:rsidRDefault="00E901DA" w:rsidP="007E47C0">
      <w:r>
        <w:rPr>
          <w:noProof/>
          <w:lang w:val="en-US"/>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5C53105F" w14:textId="77777777" w:rsidR="00D654EF" w:rsidRDefault="00D654EF" w:rsidP="007E47C0"/>
    <w:p w14:paraId="79A7E6F2" w14:textId="77777777" w:rsidR="00D654EF" w:rsidRPr="006E7140" w:rsidRDefault="00D654EF" w:rsidP="007E47C0"/>
    <w:p w14:paraId="504E9596" w14:textId="492A0F4C" w:rsidR="007E47C0" w:rsidRDefault="007E47C0" w:rsidP="007E47C0">
      <w:pPr>
        <w:pStyle w:val="Heading3"/>
      </w:pPr>
      <w:bookmarkStart w:id="351" w:name="_Toc254475752"/>
      <w:r w:rsidRPr="003F58B4">
        <w:t xml:space="preserve">Flöde </w:t>
      </w:r>
      <w:r w:rsidR="00261EA5" w:rsidRPr="003F58B4">
        <w:t>2</w:t>
      </w:r>
      <w:r w:rsidR="003F58B4" w:rsidRPr="003F58B4">
        <w:t xml:space="preserve"> – Hämta </w:t>
      </w:r>
      <w:r w:rsidR="00804C10">
        <w:t>mödravårdsinformation</w:t>
      </w:r>
      <w:bookmarkEnd w:id="351"/>
    </w:p>
    <w:p w14:paraId="05EBFA06" w14:textId="77777777" w:rsidR="00D654EF" w:rsidRDefault="00D654EF" w:rsidP="00D654EF"/>
    <w:p w14:paraId="5846D676" w14:textId="77777777" w:rsidR="00D654EF" w:rsidRDefault="00D654EF" w:rsidP="00D654EF">
      <w:pPr>
        <w:pStyle w:val="Heading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val="en-US"/>
        </w:rPr>
        <w:lastRenderedPageBreak/>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odyText"/>
      </w:pPr>
      <w:r w:rsidRPr="00E546AE">
        <w:t>Figur: Direktåtkomst inom sammanhållen journalföring</w:t>
      </w:r>
    </w:p>
    <w:p w14:paraId="4C53144D" w14:textId="77777777" w:rsidR="00D654EF" w:rsidRDefault="00D654EF" w:rsidP="00D654EF">
      <w:pPr>
        <w:pStyle w:val="BodyText"/>
      </w:pPr>
    </w:p>
    <w:p w14:paraId="2A3EADE2" w14:textId="77777777" w:rsidR="00D654EF" w:rsidRPr="00804C10" w:rsidRDefault="00D654EF" w:rsidP="00D654EF">
      <w:pPr>
        <w:pStyle w:val="BodyText"/>
      </w:pPr>
      <w:r>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65AFE72B" w:rsidR="00D654EF" w:rsidRPr="00D654EF" w:rsidRDefault="00D654EF" w:rsidP="000E4FE6">
            <w:pPr>
              <w:spacing w:before="40" w:after="40"/>
              <w:rPr>
                <w:rFonts w:ascii="Times New Roman" w:hAnsi="Times New Roman"/>
              </w:rPr>
            </w:pPr>
            <w:r w:rsidRPr="00D654EF">
              <w:rPr>
                <w:rFonts w:ascii="Times New Roman" w:hAnsi="Times New Roman"/>
              </w:rPr>
              <w:t xml:space="preserve">Den patient som vill få tillgång till sin </w:t>
            </w:r>
            <w:del w:id="352" w:author="Khaled Daham" w:date="2014-02-14T16:39:00Z">
              <w:r w:rsidRPr="00D654EF" w:rsidDel="000E4FE6">
                <w:rPr>
                  <w:rFonts w:ascii="Times New Roman" w:hAnsi="Times New Roman"/>
                </w:rPr>
                <w:delText>reumatismdata</w:delText>
              </w:r>
            </w:del>
            <w:ins w:id="353" w:author="Khaled Daham" w:date="2014-02-14T16:39:00Z">
              <w:r w:rsidR="000E4FE6">
                <w:rPr>
                  <w:rFonts w:ascii="Times New Roman" w:hAnsi="Times New Roman"/>
                </w:rPr>
                <w:t>mödravårdsinformation</w:t>
              </w:r>
            </w:ins>
            <w:r w:rsidRPr="00D654EF">
              <w:rPr>
                <w:rFonts w:ascii="Times New Roman" w:hAnsi="Times New Roman"/>
              </w:rPr>
              <w:t>.</w:t>
            </w:r>
          </w:p>
        </w:tc>
      </w:tr>
    </w:tbl>
    <w:p w14:paraId="205F5B3C" w14:textId="77777777" w:rsidR="00D654EF" w:rsidRDefault="00D654EF" w:rsidP="00D654EF">
      <w:pPr>
        <w:pStyle w:val="Heading4"/>
      </w:pPr>
      <w:r>
        <w:t>Sekvensdiagram</w:t>
      </w:r>
    </w:p>
    <w:p w14:paraId="053BD1A9" w14:textId="615B4CE2" w:rsidR="00D654EF" w:rsidRDefault="00E901DA" w:rsidP="00D654EF">
      <w:r>
        <w:rPr>
          <w:noProof/>
          <w:lang w:val="en-US"/>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2442"/>
        <w:gridCol w:w="6252"/>
      </w:tblGrid>
      <w:tr w:rsidR="00D654EF" w:rsidRPr="00F71DFD"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5A8E677D" w:rsidR="00D654EF" w:rsidRPr="00D654EF" w:rsidRDefault="00D654EF" w:rsidP="00D654EF">
            <w:pPr>
              <w:spacing w:before="40" w:after="40"/>
              <w:rPr>
                <w:rFonts w:ascii="Times New Roman" w:hAnsi="Times New Roman"/>
              </w:rPr>
            </w:pPr>
            <w:del w:id="354" w:author="Khaled Daham" w:date="2014-02-14T16:40:00Z">
              <w:r w:rsidRPr="00D654EF" w:rsidDel="000E4FE6">
                <w:rPr>
                  <w:rFonts w:ascii="Times New Roman" w:hAnsi="Times New Roman"/>
                </w:rPr>
                <w:delText>Applikation</w:delText>
              </w:r>
            </w:del>
            <w:ins w:id="355"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367EAB20" w:rsidR="00D654EF" w:rsidRDefault="00D654EF" w:rsidP="00E901DA">
      <w:pPr>
        <w:pStyle w:val="Heading3"/>
      </w:pPr>
      <w:bookmarkStart w:id="356" w:name="_Toc254475753"/>
      <w:r>
        <w:t xml:space="preserve">Flöde 3 – Hämta </w:t>
      </w:r>
      <w:r w:rsidR="004078E1">
        <w:t>patienters kemilaboratoriesvar.</w:t>
      </w:r>
      <w:bookmarkEnd w:id="356"/>
    </w:p>
    <w:p w14:paraId="69888C63" w14:textId="77777777" w:rsidR="00E901DA" w:rsidRDefault="00E901DA" w:rsidP="00D654EF"/>
    <w:p w14:paraId="5AA73191" w14:textId="77777777" w:rsidR="00E901DA" w:rsidRDefault="00E901DA" w:rsidP="00E901DA"/>
    <w:p w14:paraId="5B256735" w14:textId="77777777" w:rsidR="00E901DA" w:rsidRDefault="00E901DA" w:rsidP="00E901DA">
      <w:pPr>
        <w:pStyle w:val="Heading4"/>
      </w:pPr>
      <w:r>
        <w:t>Arbetsflöde</w:t>
      </w:r>
    </w:p>
    <w:p w14:paraId="44F54CCC" w14:textId="77777777" w:rsidR="00E901DA" w:rsidRDefault="00E901DA" w:rsidP="00E901DA"/>
    <w:p w14:paraId="11900135" w14:textId="77777777" w:rsidR="00E901DA" w:rsidRDefault="00E901DA" w:rsidP="00E901DA">
      <w:pPr>
        <w:rPr>
          <w:highlight w:val="yellow"/>
        </w:rPr>
      </w:pPr>
      <w:r>
        <w:rPr>
          <w:noProof/>
          <w:lang w:val="en-US"/>
        </w:rPr>
        <w:lastRenderedPageBreak/>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Default="00E901DA" w:rsidP="00E901DA">
      <w:pPr>
        <w:rPr>
          <w:highlight w:val="yellow"/>
        </w:rPr>
      </w:pPr>
    </w:p>
    <w:p w14:paraId="5E54F781" w14:textId="77777777" w:rsidR="00E901DA" w:rsidRPr="00E546AE" w:rsidRDefault="00E901DA" w:rsidP="00E901DA">
      <w:pPr>
        <w:pStyle w:val="BodyText"/>
      </w:pPr>
      <w:r w:rsidRPr="00E546AE">
        <w:t>Figur: Direktåtkomst inom sammanhållen journalföring</w:t>
      </w:r>
    </w:p>
    <w:p w14:paraId="7CA80918" w14:textId="77777777" w:rsidR="00E901DA" w:rsidRDefault="00E901DA" w:rsidP="00E901DA">
      <w:pPr>
        <w:pStyle w:val="BodyText"/>
      </w:pPr>
    </w:p>
    <w:p w14:paraId="5571D9E0" w14:textId="77777777" w:rsidR="00E901DA" w:rsidRPr="00804C10" w:rsidRDefault="00E901DA" w:rsidP="00E901DA">
      <w:pPr>
        <w:pStyle w:val="BodyText"/>
      </w:pPr>
      <w:r>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Default="00E901DA" w:rsidP="00E901DA">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D654EF" w:rsidRDefault="00E901DA" w:rsidP="00035299">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D654EF" w:rsidRDefault="00E901DA" w:rsidP="00035299">
            <w:pPr>
              <w:tabs>
                <w:tab w:val="left" w:pos="567"/>
              </w:tabs>
              <w:rPr>
                <w:rFonts w:ascii="Times New Roman" w:hAnsi="Times New Roman"/>
                <w:b/>
              </w:rPr>
            </w:pPr>
            <w:r w:rsidRPr="00D654EF">
              <w:rPr>
                <w:rFonts w:ascii="Times New Roman" w:hAnsi="Times New Roman"/>
                <w:b/>
              </w:rPr>
              <w:t>Beskrivning alt. referens</w:t>
            </w:r>
          </w:p>
        </w:tc>
      </w:tr>
      <w:tr w:rsidR="00E901DA" w:rsidRPr="00A55D30" w14:paraId="67897C12" w14:textId="77777777" w:rsidTr="00035299">
        <w:trPr>
          <w:trHeight w:val="709"/>
        </w:trPr>
        <w:tc>
          <w:tcPr>
            <w:tcW w:w="1027" w:type="pct"/>
            <w:tcBorders>
              <w:top w:val="single" w:sz="6" w:space="0" w:color="auto"/>
            </w:tcBorders>
          </w:tcPr>
          <w:p w14:paraId="1A3672EA" w14:textId="77777777" w:rsidR="00E901DA" w:rsidRPr="00D654EF" w:rsidRDefault="00E901DA" w:rsidP="00035299">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35E32EDC" w14:textId="39AA12E1" w:rsidR="00E901DA" w:rsidRPr="00D654EF" w:rsidRDefault="00E901DA" w:rsidP="000E4FE6">
            <w:pPr>
              <w:spacing w:before="40" w:after="40"/>
              <w:rPr>
                <w:rFonts w:ascii="Times New Roman" w:hAnsi="Times New Roman"/>
              </w:rPr>
            </w:pPr>
            <w:r w:rsidRPr="00D654EF">
              <w:rPr>
                <w:rFonts w:ascii="Times New Roman" w:hAnsi="Times New Roman"/>
              </w:rPr>
              <w:t>Den patient som vill få tillgång till sin</w:t>
            </w:r>
            <w:ins w:id="357" w:author="Khaled Daham" w:date="2014-02-14T16:39:00Z">
              <w:r w:rsidR="000E4FE6">
                <w:rPr>
                  <w:rFonts w:ascii="Times New Roman" w:hAnsi="Times New Roman"/>
                </w:rPr>
                <w:t xml:space="preserve">a </w:t>
              </w:r>
            </w:ins>
            <w:ins w:id="358" w:author="Khaled Daham" w:date="2014-02-14T16:42:00Z">
              <w:r w:rsidR="000E4FE6">
                <w:rPr>
                  <w:rFonts w:ascii="Times New Roman" w:hAnsi="Times New Roman"/>
                </w:rPr>
                <w:t>kemilaboratoriesvar.</w:t>
              </w:r>
            </w:ins>
            <w:del w:id="359" w:author="Khaled Daham" w:date="2014-02-14T16:39:00Z">
              <w:r w:rsidRPr="00D654EF" w:rsidDel="000E4FE6">
                <w:rPr>
                  <w:rFonts w:ascii="Times New Roman" w:hAnsi="Times New Roman"/>
                </w:rPr>
                <w:delText xml:space="preserve"> reumatismdata</w:delText>
              </w:r>
            </w:del>
            <w:r w:rsidRPr="00D654EF">
              <w:rPr>
                <w:rFonts w:ascii="Times New Roman" w:hAnsi="Times New Roman"/>
              </w:rPr>
              <w:t>.</w:t>
            </w:r>
          </w:p>
        </w:tc>
      </w:tr>
    </w:tbl>
    <w:p w14:paraId="2069A9B0" w14:textId="77777777" w:rsidR="00E901DA" w:rsidRDefault="00E901DA" w:rsidP="00E901DA">
      <w:pPr>
        <w:pStyle w:val="Heading4"/>
      </w:pPr>
      <w:r>
        <w:t>Sekvensdiagram</w:t>
      </w:r>
    </w:p>
    <w:p w14:paraId="109F950A" w14:textId="549B06EE" w:rsidR="00E901DA" w:rsidRDefault="00E901DA" w:rsidP="00E901DA">
      <w:r>
        <w:rPr>
          <w:noProof/>
          <w:lang w:val="en-US"/>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Default="00E901DA" w:rsidP="00E901DA"/>
    <w:tbl>
      <w:tblPr>
        <w:tblW w:w="0" w:type="auto"/>
        <w:tblCellMar>
          <w:left w:w="10" w:type="dxa"/>
          <w:right w:w="10" w:type="dxa"/>
        </w:tblCellMar>
        <w:tblLook w:val="04A0" w:firstRow="1" w:lastRow="0" w:firstColumn="1" w:lastColumn="0" w:noHBand="0" w:noVBand="1"/>
      </w:tblPr>
      <w:tblGrid>
        <w:gridCol w:w="2442"/>
        <w:gridCol w:w="6252"/>
      </w:tblGrid>
      <w:tr w:rsidR="00E901DA" w:rsidRPr="00F71DFD"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D654EF" w:rsidRDefault="00E901DA" w:rsidP="00035299">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D654EF" w:rsidRDefault="00E901DA" w:rsidP="00035299">
            <w:pPr>
              <w:spacing w:before="40" w:after="40"/>
              <w:rPr>
                <w:rFonts w:ascii="Times New Roman" w:hAnsi="Times New Roman"/>
                <w:b/>
              </w:rPr>
            </w:pPr>
            <w:r w:rsidRPr="00D654EF">
              <w:rPr>
                <w:rFonts w:ascii="Times New Roman" w:hAnsi="Times New Roman"/>
                <w:b/>
              </w:rPr>
              <w:t>Beskrivning</w:t>
            </w:r>
          </w:p>
        </w:tc>
      </w:tr>
      <w:tr w:rsidR="00E901DA" w:rsidRPr="008A6814"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D654EF" w:rsidRDefault="00E901DA" w:rsidP="00035299">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Den/det som utför själva handlingen. </w:t>
            </w:r>
          </w:p>
        </w:tc>
      </w:tr>
      <w:tr w:rsidR="00E901DA" w:rsidRPr="008A6814"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02052424" w:rsidR="00E901DA" w:rsidRPr="00D654EF" w:rsidRDefault="00E901DA" w:rsidP="00035299">
            <w:pPr>
              <w:spacing w:before="40" w:after="40"/>
              <w:rPr>
                <w:rFonts w:ascii="Times New Roman" w:hAnsi="Times New Roman"/>
              </w:rPr>
            </w:pPr>
            <w:del w:id="360" w:author="Khaled Daham" w:date="2014-02-14T16:40:00Z">
              <w:r w:rsidRPr="00D654EF" w:rsidDel="000E4FE6">
                <w:rPr>
                  <w:rFonts w:ascii="Times New Roman" w:hAnsi="Times New Roman"/>
                </w:rPr>
                <w:delText>Applikation</w:delText>
              </w:r>
            </w:del>
            <w:ins w:id="361"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E901DA" w:rsidRPr="008A6814"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D654EF" w:rsidRDefault="00E901DA" w:rsidP="00035299">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D654EF" w:rsidRDefault="00E901DA" w:rsidP="00035299">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E901DA" w:rsidRPr="00A51E7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D654EF" w:rsidRDefault="00E901DA" w:rsidP="00035299">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E901DA" w:rsidRPr="00A51E7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D654EF" w:rsidRDefault="00E901DA" w:rsidP="00035299">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6E3AA3B4" w14:textId="77777777" w:rsidR="00E901DA" w:rsidRPr="00D654EF" w:rsidRDefault="00E901DA" w:rsidP="00D654EF"/>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Heading3"/>
      </w:pPr>
      <w:bookmarkStart w:id="362" w:name="_Toc254475754"/>
      <w:r>
        <w:t>Obligatoriska kontrakt</w:t>
      </w:r>
      <w:bookmarkEnd w:id="362"/>
    </w:p>
    <w:p w14:paraId="5329EF67" w14:textId="77777777" w:rsidR="007E47C0" w:rsidRPr="003727DE" w:rsidRDefault="007E47C0" w:rsidP="007E47C0">
      <w:pPr>
        <w:rPr>
          <w:color w:val="4F81BD" w:themeColor="accent1"/>
        </w:rPr>
      </w:pPr>
      <w:r w:rsidRPr="002E33F3">
        <w:t>Följande tabell specificerar vilka kontrakt som är obligatoriska att realisera för respektive flöde</w:t>
      </w:r>
      <w:r w:rsidRPr="002E33F3">
        <w:rPr>
          <w:color w:val="4F81BD" w:themeColor="accent1"/>
        </w:rPr>
        <w:t>.</w:t>
      </w:r>
    </w:p>
    <w:p w14:paraId="0AD22BEC" w14:textId="77777777" w:rsidR="007E47C0" w:rsidRPr="003727DE" w:rsidRDefault="007E47C0" w:rsidP="007E47C0"/>
    <w:tbl>
      <w:tblPr>
        <w:tblW w:w="0" w:type="auto"/>
        <w:tblInd w:w="108" w:type="dxa"/>
        <w:tblCellMar>
          <w:left w:w="0" w:type="dxa"/>
          <w:right w:w="0" w:type="dxa"/>
        </w:tblCellMar>
        <w:tblLook w:val="04A0" w:firstRow="1" w:lastRow="0" w:firstColumn="1" w:lastColumn="0" w:noHBand="0" w:noVBand="1"/>
      </w:tblPr>
      <w:tblGrid>
        <w:gridCol w:w="3746"/>
        <w:gridCol w:w="1120"/>
        <w:gridCol w:w="1134"/>
        <w:gridCol w:w="2505"/>
      </w:tblGrid>
      <w:tr w:rsidR="007E47C0" w:rsidRPr="00865734" w14:paraId="40F9358D" w14:textId="77777777" w:rsidTr="00576D6B">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2</w:t>
            </w:r>
          </w:p>
        </w:tc>
        <w:tc>
          <w:tcPr>
            <w:tcW w:w="250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07EBE344"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 xml:space="preserve">Flöde </w:t>
            </w:r>
            <w:r w:rsidR="002E33F3" w:rsidRPr="00A95903">
              <w:rPr>
                <w:rFonts w:ascii="Times New Roman" w:eastAsia="Times New Roman" w:hAnsi="Times New Roman"/>
                <w:b/>
                <w:sz w:val="24"/>
                <w:lang w:eastAsia="sv-SE"/>
              </w:rPr>
              <w:t>3</w:t>
            </w:r>
          </w:p>
        </w:tc>
      </w:tr>
      <w:tr w:rsidR="007E47C0" w:rsidRPr="00865734" w14:paraId="33BF3231" w14:textId="77777777" w:rsidTr="00576D6B">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GetReferralOutcome</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CFD5AE" w14:textId="57C80143"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25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454044"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4BD91B18" w14:textId="77777777" w:rsidTr="00576D6B">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1206FC0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GetMaternityMedicalHistory</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25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30FF5F94"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0532CFDB" w14:textId="77777777" w:rsidTr="00576D6B">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572F51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GetLaboratoryOutcome</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3BA7CC" w14:textId="76313836"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131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25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F6AC0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5FE7814" w14:textId="77777777" w:rsidR="007E47C0" w:rsidRPr="00502896" w:rsidRDefault="007E47C0" w:rsidP="007E47C0">
      <w:pPr>
        <w:pStyle w:val="Heading2"/>
      </w:pPr>
      <w:bookmarkStart w:id="363" w:name="_Toc357754849"/>
      <w:bookmarkStart w:id="364" w:name="_Toc254475755"/>
      <w:r w:rsidRPr="00502896">
        <w:t>Adressering</w:t>
      </w:r>
      <w:bookmarkEnd w:id="363"/>
      <w:bookmarkEnd w:id="364"/>
    </w:p>
    <w:p w14:paraId="26270676" w14:textId="77777777" w:rsidR="00137C8C" w:rsidRDefault="00137C8C" w:rsidP="00137C8C">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odyText"/>
        <w:ind w:right="119"/>
      </w:pPr>
    </w:p>
    <w:p w14:paraId="38A9D025" w14:textId="77777777" w:rsidR="00137C8C" w:rsidRDefault="00137C8C" w:rsidP="00137C8C">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5A2FBA6" w14:textId="77777777" w:rsidR="00137C8C" w:rsidRDefault="00137C8C" w:rsidP="00137C8C">
      <w:pPr>
        <w:pStyle w:val="BodyText"/>
        <w:ind w:right="119"/>
      </w:pPr>
    </w:p>
    <w:p w14:paraId="389CF1D6" w14:textId="77777777" w:rsidR="00137C8C" w:rsidRDefault="00137C8C" w:rsidP="00137C8C">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365" w:name="_Toc219337768"/>
      <w:bookmarkStart w:id="366" w:name="_Toc227077989"/>
      <w:bookmarkStart w:id="367" w:name="_Toc254475756"/>
      <w:r w:rsidRPr="00137C8C">
        <w:rPr>
          <w:rFonts w:ascii="Georgia" w:hAnsi="Georgia"/>
        </w:rPr>
        <w:t>Adressering vid nationell användning</w:t>
      </w:r>
      <w:bookmarkEnd w:id="365"/>
      <w:bookmarkEnd w:id="366"/>
      <w:bookmarkEnd w:id="367"/>
    </w:p>
    <w:p w14:paraId="459CD0E9" w14:textId="77777777" w:rsidR="00137C8C" w:rsidRPr="00194355" w:rsidRDefault="00137C8C" w:rsidP="00137C8C">
      <w:pPr>
        <w:pStyle w:val="BodyText"/>
      </w:pPr>
    </w:p>
    <w:p w14:paraId="2C074CC4" w14:textId="77777777" w:rsidR="00137C8C" w:rsidRDefault="00137C8C" w:rsidP="00137C8C">
      <w:pPr>
        <w:pStyle w:val="BodyText"/>
        <w:ind w:right="119"/>
      </w:pPr>
      <w:r>
        <w:rPr>
          <w:noProof/>
          <w:lang w:val="en-US"/>
        </w:rPr>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odyText"/>
        <w:ind w:right="119"/>
      </w:pPr>
    </w:p>
    <w:p w14:paraId="0AD27D24" w14:textId="77777777" w:rsidR="00137C8C" w:rsidRPr="00137C8C" w:rsidRDefault="00137C8C" w:rsidP="00137C8C">
      <w:pPr>
        <w:pStyle w:val="Rubrik3b"/>
        <w:ind w:left="0" w:firstLine="0"/>
        <w:rPr>
          <w:rFonts w:ascii="Georgia" w:hAnsi="Georgia"/>
        </w:rPr>
      </w:pPr>
      <w:bookmarkStart w:id="368" w:name="_Toc219337769"/>
      <w:bookmarkStart w:id="369" w:name="_Toc227077990"/>
      <w:bookmarkStart w:id="370" w:name="_Toc254475757"/>
      <w:r w:rsidRPr="00137C8C">
        <w:rPr>
          <w:rFonts w:ascii="Georgia" w:hAnsi="Georgia"/>
        </w:rPr>
        <w:t>Adressering vid regional användning</w:t>
      </w:r>
      <w:bookmarkEnd w:id="368"/>
      <w:bookmarkEnd w:id="369"/>
      <w:bookmarkEnd w:id="370"/>
    </w:p>
    <w:p w14:paraId="481784ED" w14:textId="77777777" w:rsidR="00137C8C" w:rsidRDefault="00137C8C" w:rsidP="00137C8C">
      <w:pPr>
        <w:pStyle w:val="BodyText"/>
      </w:pPr>
      <w:r>
        <w:rPr>
          <w:noProof/>
          <w:lang w:val="en-US"/>
        </w:rPr>
        <w:lastRenderedPageBreak/>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odyText"/>
        <w:ind w:right="119"/>
        <w:rPr>
          <w:i/>
        </w:rPr>
      </w:pPr>
    </w:p>
    <w:p w14:paraId="204DCC80" w14:textId="77777777" w:rsidR="00137C8C" w:rsidRPr="00137C8C" w:rsidRDefault="00137C8C" w:rsidP="00137C8C">
      <w:pPr>
        <w:pStyle w:val="Rubrik3b"/>
        <w:ind w:left="0" w:firstLine="0"/>
        <w:rPr>
          <w:rFonts w:ascii="Georgia" w:hAnsi="Georgia"/>
        </w:rPr>
      </w:pPr>
      <w:bookmarkStart w:id="371" w:name="_Toc227077991"/>
      <w:bookmarkStart w:id="372" w:name="_Toc254475758"/>
      <w:r w:rsidRPr="00137C8C">
        <w:rPr>
          <w:rFonts w:ascii="Georgia" w:hAnsi="Georgia"/>
        </w:rPr>
        <w:t>Adressering direkt till ett källsystem</w:t>
      </w:r>
      <w:bookmarkEnd w:id="371"/>
      <w:bookmarkEnd w:id="372"/>
    </w:p>
    <w:p w14:paraId="63AB113B" w14:textId="77777777" w:rsidR="00137C8C" w:rsidRDefault="00137C8C" w:rsidP="00137C8C">
      <w:pPr>
        <w:pStyle w:val="Body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4C0F042" w14:textId="77777777" w:rsidR="00137C8C" w:rsidRDefault="00137C8C" w:rsidP="00137C8C">
      <w:pPr>
        <w:pStyle w:val="BodyText"/>
      </w:pPr>
    </w:p>
    <w:p w14:paraId="68CDD610" w14:textId="77777777" w:rsidR="00137C8C" w:rsidRDefault="00137C8C" w:rsidP="00137C8C">
      <w:pPr>
        <w:pStyle w:val="Body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källlsystem. Figuren visar ett exempel som skulle kunna vara fortsättningen på något av flödena i avsnitt 2.1:</w:t>
      </w:r>
    </w:p>
    <w:p w14:paraId="3B9A0598" w14:textId="77777777" w:rsidR="00137C8C" w:rsidRDefault="00137C8C" w:rsidP="00137C8C">
      <w:pPr>
        <w:pStyle w:val="BodyText"/>
      </w:pPr>
    </w:p>
    <w:p w14:paraId="1ED573A2" w14:textId="77777777" w:rsidR="00137C8C" w:rsidRPr="004A03CE" w:rsidRDefault="00137C8C" w:rsidP="00137C8C">
      <w:pPr>
        <w:pStyle w:val="BodyText"/>
      </w:pPr>
      <w:r>
        <w:rPr>
          <w:noProof/>
          <w:lang w:val="en-US"/>
        </w:rPr>
        <w:lastRenderedPageBreak/>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ody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odyText"/>
        <w:ind w:right="119"/>
        <w:rPr>
          <w:i/>
        </w:rPr>
      </w:pPr>
    </w:p>
    <w:p w14:paraId="2D13C24D" w14:textId="77777777" w:rsidR="00137C8C" w:rsidRDefault="00137C8C" w:rsidP="00137C8C">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odyText"/>
        <w:ind w:right="119"/>
        <w:rPr>
          <w:i/>
        </w:rPr>
      </w:pPr>
      <w:r>
        <w:rPr>
          <w:i/>
          <w:noProof/>
          <w:lang w:val="en-US"/>
        </w:rPr>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odyText"/>
        <w:ind w:right="119"/>
        <w:rPr>
          <w:i/>
        </w:rPr>
      </w:pPr>
      <w:r w:rsidRPr="00A745DC">
        <w:rPr>
          <w:i/>
        </w:rPr>
        <w:lastRenderedPageBreak/>
        <w:t xml:space="preserve">Figur: </w:t>
      </w:r>
      <w:r>
        <w:rPr>
          <w:i/>
        </w:rPr>
        <w:t>Adressering vid sökning efter information ur ett specifikt källsystem</w:t>
      </w:r>
    </w:p>
    <w:p w14:paraId="706EBF5B" w14:textId="77777777" w:rsidR="00137C8C" w:rsidRDefault="00137C8C" w:rsidP="00137C8C">
      <w:pPr>
        <w:pStyle w:val="BodyText"/>
        <w:ind w:right="119"/>
        <w:rPr>
          <w:i/>
        </w:rPr>
      </w:pPr>
    </w:p>
    <w:p w14:paraId="63B007C2" w14:textId="77777777" w:rsidR="00137C8C" w:rsidRDefault="00137C8C" w:rsidP="00137C8C">
      <w:pPr>
        <w:pStyle w:val="Rubrik3b"/>
      </w:pPr>
      <w:bookmarkStart w:id="373" w:name="_Toc227077992"/>
      <w:bookmarkStart w:id="374" w:name="_Toc254475759"/>
      <w:r w:rsidRPr="00F439DB">
        <w:t xml:space="preserve">Sammanfattning </w:t>
      </w:r>
      <w:r w:rsidRPr="00B859FF">
        <w:t>av</w:t>
      </w:r>
      <w:r w:rsidRPr="00F439DB">
        <w:t xml:space="preserve"> adresseringsmodell</w:t>
      </w:r>
      <w:bookmarkEnd w:id="373"/>
      <w:bookmarkEnd w:id="374"/>
    </w:p>
    <w:p w14:paraId="7326877F" w14:textId="77777777" w:rsidR="00137C8C" w:rsidRDefault="00137C8C" w:rsidP="00137C8C">
      <w:pPr>
        <w:pStyle w:val="BodyText"/>
      </w:pPr>
    </w:p>
    <w:tbl>
      <w:tblPr>
        <w:tblStyle w:val="TableGrid"/>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ody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ody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odyText"/>
            </w:pPr>
            <w:r>
              <w:t>För alla huvudmän</w:t>
            </w:r>
          </w:p>
        </w:tc>
        <w:tc>
          <w:tcPr>
            <w:tcW w:w="3544" w:type="dxa"/>
          </w:tcPr>
          <w:p w14:paraId="7E86FB30" w14:textId="77777777" w:rsidR="00137C8C" w:rsidRDefault="00137C8C" w:rsidP="002E33F3">
            <w:pPr>
              <w:pStyle w:val="BodyText"/>
            </w:pPr>
            <w:r>
              <w:t>Ineras HSA-id</w:t>
            </w:r>
          </w:p>
        </w:tc>
      </w:tr>
      <w:tr w:rsidR="00137C8C" w14:paraId="2AD3F9A7" w14:textId="77777777" w:rsidTr="002E33F3">
        <w:tc>
          <w:tcPr>
            <w:tcW w:w="3210" w:type="dxa"/>
          </w:tcPr>
          <w:p w14:paraId="32706354" w14:textId="77777777" w:rsidR="00137C8C" w:rsidRDefault="00137C8C" w:rsidP="002E33F3">
            <w:pPr>
              <w:pStyle w:val="BodyText"/>
            </w:pPr>
            <w:r>
              <w:t>För en huvudman/region</w:t>
            </w:r>
          </w:p>
        </w:tc>
        <w:tc>
          <w:tcPr>
            <w:tcW w:w="3544" w:type="dxa"/>
          </w:tcPr>
          <w:p w14:paraId="1C9F6AE1" w14:textId="77777777" w:rsidR="00137C8C" w:rsidRDefault="00137C8C" w:rsidP="002E33F3">
            <w:pPr>
              <w:pStyle w:val="BodyText"/>
            </w:pPr>
            <w:r>
              <w:t>Huvudmannens/regionens HSA-id</w:t>
            </w:r>
          </w:p>
        </w:tc>
      </w:tr>
      <w:tr w:rsidR="00137C8C" w14:paraId="7974D755" w14:textId="77777777" w:rsidTr="002E33F3">
        <w:tc>
          <w:tcPr>
            <w:tcW w:w="3210" w:type="dxa"/>
          </w:tcPr>
          <w:p w14:paraId="211D5330" w14:textId="77777777" w:rsidR="00137C8C" w:rsidRDefault="00137C8C" w:rsidP="002E33F3">
            <w:pPr>
              <w:pStyle w:val="BodyText"/>
            </w:pPr>
            <w:r>
              <w:t>För ett källsystem</w:t>
            </w:r>
          </w:p>
        </w:tc>
        <w:tc>
          <w:tcPr>
            <w:tcW w:w="3544" w:type="dxa"/>
          </w:tcPr>
          <w:p w14:paraId="7D0D11E7" w14:textId="77777777" w:rsidR="00137C8C" w:rsidRDefault="00137C8C" w:rsidP="002E33F3">
            <w:pPr>
              <w:pStyle w:val="BodyText"/>
            </w:pPr>
            <w:r>
              <w:t>Källsystemets HSA-id</w:t>
            </w:r>
          </w:p>
        </w:tc>
      </w:tr>
    </w:tbl>
    <w:p w14:paraId="6B7608EB" w14:textId="77777777" w:rsidR="00137C8C" w:rsidRDefault="00137C8C" w:rsidP="00137C8C">
      <w:pPr>
        <w:pStyle w:val="BodyText"/>
        <w:ind w:right="119"/>
      </w:pPr>
    </w:p>
    <w:p w14:paraId="2A40FF95" w14:textId="77777777" w:rsidR="00137C8C" w:rsidRDefault="00137C8C" w:rsidP="00137C8C">
      <w:pPr>
        <w:pStyle w:val="BodyText"/>
        <w:ind w:right="119"/>
      </w:pPr>
    </w:p>
    <w:p w14:paraId="25392CCF" w14:textId="77777777" w:rsidR="007E47C0" w:rsidRPr="00502896" w:rsidRDefault="007E47C0" w:rsidP="007E47C0"/>
    <w:p w14:paraId="1D78D80B" w14:textId="77777777" w:rsidR="007E47C0" w:rsidRPr="00502896" w:rsidRDefault="007E47C0" w:rsidP="007E47C0">
      <w:pPr>
        <w:pStyle w:val="Heading2"/>
      </w:pPr>
      <w:bookmarkStart w:id="375" w:name="_Toc357754850"/>
      <w:bookmarkStart w:id="376" w:name="_Toc254475760"/>
      <w:r w:rsidRPr="00502896">
        <w:t>Aggregering och engagemangsindex</w:t>
      </w:r>
      <w:bookmarkEnd w:id="375"/>
      <w:bookmarkEnd w:id="376"/>
    </w:p>
    <w:p w14:paraId="238A122D" w14:textId="77777777" w:rsidR="00137C8C" w:rsidRPr="00B6750A" w:rsidRDefault="00137C8C" w:rsidP="00137C8C">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Heading3"/>
      </w:pPr>
      <w:bookmarkStart w:id="377" w:name="_Toc248640896"/>
      <w:bookmarkStart w:id="378" w:name="_Toc254475761"/>
      <w:r w:rsidRPr="00A0151E">
        <w:t>Uppdatering</w:t>
      </w:r>
      <w:r>
        <w:t xml:space="preserve"> av engagemangsindex</w:t>
      </w:r>
      <w:bookmarkEnd w:id="377"/>
      <w:bookmarkEnd w:id="378"/>
    </w:p>
    <w:p w14:paraId="0F539845" w14:textId="77777777" w:rsidR="00137C8C" w:rsidRDefault="00137C8C" w:rsidP="00137C8C">
      <w:pPr>
        <w:pStyle w:val="Body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odyText"/>
      </w:pPr>
    </w:p>
    <w:p w14:paraId="16FEA7E7" w14:textId="77777777" w:rsidR="00502896" w:rsidRDefault="00137C8C" w:rsidP="00137C8C">
      <w:pPr>
        <w:pStyle w:val="BodyText"/>
      </w:pPr>
      <w:r>
        <w:t>All uppdatering av engagemangsindex sker genom att källsystemet anropar engageman</w:t>
      </w:r>
      <w:r w:rsidR="00502896">
        <w:t>gsindex genom tjänstekontraktet</w:t>
      </w:r>
    </w:p>
    <w:p w14:paraId="7814A966" w14:textId="77777777" w:rsidR="00502896" w:rsidRDefault="00502896" w:rsidP="00502896">
      <w:pPr>
        <w:pStyle w:val="BodyText"/>
      </w:pPr>
      <w:r>
        <w:tab/>
      </w:r>
      <w:r w:rsidR="00137C8C">
        <w:t>urn:riv:itintegration:engagementindex:U</w:t>
      </w:r>
      <w:r>
        <w:t>pdateResponder:1 (”index-push”)</w:t>
      </w:r>
    </w:p>
    <w:p w14:paraId="273055F6" w14:textId="045E75BE" w:rsidR="00502896" w:rsidRDefault="00502896" w:rsidP="00502896">
      <w:pPr>
        <w:pStyle w:val="BodyText"/>
      </w:pPr>
      <w:r>
        <w:t>eller genom att erbjuda tjänstekontraktet</w:t>
      </w:r>
    </w:p>
    <w:p w14:paraId="6F93D2BF" w14:textId="0C7DE9C9" w:rsidR="00502896" w:rsidRDefault="00502896" w:rsidP="00502896">
      <w:pPr>
        <w:pStyle w:val="BodyText"/>
      </w:pPr>
      <w:r>
        <w:tab/>
      </w:r>
      <w:r w:rsidR="00137C8C">
        <w:t>urn:riv:itintegration:engagementindex:GetUpd</w:t>
      </w:r>
      <w:r>
        <w:t>atesResponder:1 (”index-pull”).</w:t>
      </w:r>
    </w:p>
    <w:p w14:paraId="06357BE7" w14:textId="1508DBBB" w:rsidR="00137C8C" w:rsidRDefault="00137C8C" w:rsidP="00502896">
      <w:pPr>
        <w:pStyle w:val="BodyText"/>
      </w:pPr>
      <w:r>
        <w:t>Ladda hem Engagemangsindex WSDL, scheman och tjänstekontraktsbeskrivning för detaljer.</w:t>
      </w:r>
    </w:p>
    <w:p w14:paraId="4CDF1167" w14:textId="77777777" w:rsidR="00137C8C" w:rsidRDefault="00137C8C" w:rsidP="00137C8C">
      <w:pPr>
        <w:pStyle w:val="BodyText"/>
      </w:pPr>
    </w:p>
    <w:p w14:paraId="24AB7702" w14:textId="77777777" w:rsidR="00137C8C" w:rsidRPr="00E2060F" w:rsidRDefault="00137C8C" w:rsidP="00137C8C">
      <w:pPr>
        <w:pStyle w:val="Body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ody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ody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ody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ody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ody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ody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ody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ody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ody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Person- eller samordningsnummer enligt skatteverkets </w:t>
            </w:r>
            <w:r w:rsidRPr="00137C8C">
              <w:rPr>
                <w:rFonts w:ascii="Times New Roman" w:hAnsi="Times New Roman"/>
              </w:rPr>
              <w:lastRenderedPageBreak/>
              <w:t xml:space="preserve">definition (12 tecken). </w:t>
            </w:r>
          </w:p>
        </w:tc>
        <w:tc>
          <w:tcPr>
            <w:tcW w:w="788" w:type="dxa"/>
            <w:shd w:val="clear" w:color="auto" w:fill="auto"/>
          </w:tcPr>
          <w:p w14:paraId="01F264E8"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1..1</w:t>
            </w:r>
          </w:p>
        </w:tc>
        <w:tc>
          <w:tcPr>
            <w:tcW w:w="1998" w:type="dxa"/>
            <w:shd w:val="clear" w:color="auto" w:fill="auto"/>
          </w:tcPr>
          <w:p w14:paraId="4B15CAB5" w14:textId="77777777" w:rsidR="00137C8C" w:rsidRPr="00137C8C" w:rsidRDefault="00137C8C" w:rsidP="002E33F3">
            <w:pPr>
              <w:pStyle w:val="BodyText"/>
              <w:rPr>
                <w:rFonts w:ascii="Times New Roman" w:hAnsi="Times New Roman"/>
              </w:rPr>
            </w:pPr>
          </w:p>
        </w:tc>
        <w:tc>
          <w:tcPr>
            <w:tcW w:w="1330" w:type="dxa"/>
            <w:shd w:val="clear" w:color="auto" w:fill="auto"/>
          </w:tcPr>
          <w:p w14:paraId="1E0E64F7"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Service domain*</w:t>
            </w:r>
          </w:p>
        </w:tc>
        <w:tc>
          <w:tcPr>
            <w:tcW w:w="1262" w:type="dxa"/>
            <w:shd w:val="clear" w:color="auto" w:fill="auto"/>
          </w:tcPr>
          <w:p w14:paraId="1CFFEB5A"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76189AC" w14:textId="77777777" w:rsidR="00137C8C" w:rsidRPr="00137C8C" w:rsidRDefault="00137C8C" w:rsidP="002E33F3">
            <w:pPr>
              <w:pStyle w:val="BodyText"/>
              <w:rPr>
                <w:rFonts w:ascii="Times New Roman" w:hAnsi="Times New Roman"/>
              </w:rPr>
            </w:pPr>
            <w:r w:rsidRPr="00137C8C">
              <w:rPr>
                <w:rFonts w:ascii="Times New Roman" w:hAnsi="Times New Roman"/>
              </w:rPr>
              <w:t>Värdet ska vara ”riv:clinicalprocess:healthcond:actoutcome”</w:t>
            </w:r>
          </w:p>
        </w:tc>
        <w:tc>
          <w:tcPr>
            <w:tcW w:w="1330" w:type="dxa"/>
            <w:shd w:val="clear" w:color="auto" w:fill="auto"/>
          </w:tcPr>
          <w:p w14:paraId="23EB77AF"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ody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ody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odyText"/>
              <w:rPr>
                <w:rFonts w:ascii="Times New Roman" w:hAnsi="Times New Roman"/>
              </w:rPr>
            </w:pPr>
          </w:p>
        </w:tc>
        <w:tc>
          <w:tcPr>
            <w:tcW w:w="788" w:type="dxa"/>
            <w:shd w:val="clear" w:color="auto" w:fill="auto"/>
          </w:tcPr>
          <w:p w14:paraId="031E5195"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D2C7F8B" w14:textId="77777777" w:rsidR="00137C8C" w:rsidRPr="00137C8C" w:rsidRDefault="00137C8C" w:rsidP="002E33F3">
            <w:pPr>
              <w:pStyle w:val="Body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ody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ody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ody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5E61CE8" w14:textId="77777777" w:rsidR="00137C8C" w:rsidRPr="00137C8C" w:rsidRDefault="00137C8C" w:rsidP="002E33F3">
            <w:pPr>
              <w:pStyle w:val="Body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ody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ody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ody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F516DF6" w14:textId="77777777" w:rsidR="00137C8C" w:rsidRPr="00137C8C" w:rsidRDefault="00137C8C" w:rsidP="002E33F3">
            <w:pPr>
              <w:pStyle w:val="BodyText"/>
              <w:rPr>
                <w:rFonts w:ascii="Times New Roman" w:hAnsi="Times New Roman"/>
              </w:rPr>
            </w:pPr>
            <w:r w:rsidRPr="00137C8C">
              <w:rPr>
                <w:rFonts w:ascii="Times New Roman" w:hAnsi="Times New Roman"/>
              </w:rPr>
              <w:t>”NA” – dvs ej tillämpat för tjänstedomänen.</w:t>
            </w:r>
          </w:p>
        </w:tc>
        <w:tc>
          <w:tcPr>
            <w:tcW w:w="1330" w:type="dxa"/>
            <w:shd w:val="clear" w:color="auto" w:fill="auto"/>
          </w:tcPr>
          <w:p w14:paraId="61F439BA"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odyText"/>
              <w:rPr>
                <w:rFonts w:ascii="Times New Roman" w:hAnsi="Times New Roman"/>
              </w:rPr>
            </w:pPr>
            <w:r w:rsidRPr="00137C8C">
              <w:rPr>
                <w:rFonts w:ascii="Times New Roman" w:hAnsi="Times New Roman"/>
              </w:rPr>
              <w:t>Clinical process interest Id</w:t>
            </w:r>
          </w:p>
        </w:tc>
        <w:tc>
          <w:tcPr>
            <w:tcW w:w="1262" w:type="dxa"/>
            <w:shd w:val="clear" w:color="auto" w:fill="auto"/>
          </w:tcPr>
          <w:p w14:paraId="364F3F8F" w14:textId="715F47B3" w:rsidR="00137C8C" w:rsidRPr="00137C8C" w:rsidRDefault="00137C8C" w:rsidP="002E33F3">
            <w:pPr>
              <w:pStyle w:val="BodyText"/>
              <w:rPr>
                <w:rFonts w:ascii="Times New Roman" w:hAnsi="Times New Roman"/>
              </w:rPr>
            </w:pPr>
            <w:r w:rsidRPr="00137C8C">
              <w:rPr>
                <w:rFonts w:ascii="Times New Roman" w:hAnsi="Times New Roman"/>
              </w:rPr>
              <w:t>Hälsoärende-id</w:t>
            </w:r>
          </w:p>
        </w:tc>
        <w:tc>
          <w:tcPr>
            <w:tcW w:w="2444" w:type="dxa"/>
            <w:shd w:val="clear" w:color="auto" w:fill="auto"/>
          </w:tcPr>
          <w:p w14:paraId="19462AF1" w14:textId="6F4E832E" w:rsidR="00137C8C" w:rsidRPr="00137C8C" w:rsidRDefault="00137C8C" w:rsidP="002E33F3">
            <w:pPr>
              <w:pStyle w:val="BodyText"/>
              <w:rPr>
                <w:rFonts w:ascii="Times New Roman" w:hAnsi="Times New Roman"/>
              </w:rPr>
            </w:pPr>
            <w:r w:rsidRPr="00137C8C">
              <w:rPr>
                <w:rFonts w:ascii="Times New Roman" w:hAnsi="Times New Roman"/>
              </w:rPr>
              <w:t>GUID</w:t>
            </w:r>
          </w:p>
        </w:tc>
        <w:tc>
          <w:tcPr>
            <w:tcW w:w="788" w:type="dxa"/>
            <w:shd w:val="clear" w:color="auto" w:fill="auto"/>
          </w:tcPr>
          <w:p w14:paraId="33EA18CC" w14:textId="320B5DF1"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6C61B42" w14:textId="791FC57B" w:rsidR="00137C8C" w:rsidRPr="00137C8C" w:rsidRDefault="00137C8C" w:rsidP="002E33F3">
            <w:pPr>
              <w:pStyle w:val="BodyText"/>
              <w:rPr>
                <w:rFonts w:ascii="Times New Roman" w:hAnsi="Times New Roman"/>
              </w:rPr>
            </w:pPr>
            <w:r w:rsidRPr="00137C8C">
              <w:rPr>
                <w:rFonts w:ascii="Times New Roman" w:hAnsi="Times New Roman"/>
              </w:rPr>
              <w:t>”NA” (ännu ej tillämpat i tjänstedomänen)</w:t>
            </w:r>
          </w:p>
        </w:tc>
        <w:tc>
          <w:tcPr>
            <w:tcW w:w="1330" w:type="dxa"/>
            <w:shd w:val="clear" w:color="auto" w:fill="auto"/>
          </w:tcPr>
          <w:p w14:paraId="691081F3" w14:textId="52E80534"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odyText"/>
              <w:rPr>
                <w:rFonts w:ascii="Times New Roman" w:hAnsi="Times New Roman"/>
              </w:rPr>
            </w:pPr>
            <w:r w:rsidRPr="00137C8C">
              <w:rPr>
                <w:rFonts w:ascii="Times New Roman" w:hAnsi="Times New Roman"/>
              </w:rPr>
              <w:t>Most Recent Content*</w:t>
            </w:r>
          </w:p>
        </w:tc>
        <w:tc>
          <w:tcPr>
            <w:tcW w:w="1262" w:type="dxa"/>
            <w:shd w:val="clear" w:color="auto" w:fill="auto"/>
          </w:tcPr>
          <w:p w14:paraId="1CA84FAE" w14:textId="49CF0DAA" w:rsidR="00137C8C" w:rsidRPr="00137C8C" w:rsidRDefault="00137C8C" w:rsidP="002E33F3">
            <w:pPr>
              <w:pStyle w:val="BodyText"/>
              <w:rPr>
                <w:rFonts w:ascii="Times New Roman" w:hAnsi="Times New Roman"/>
              </w:rPr>
            </w:pPr>
            <w:r w:rsidRPr="00137C8C">
              <w:rPr>
                <w:rFonts w:ascii="Times New Roman" w:hAnsi="Times New Roman"/>
              </w:rPr>
              <w:t>Verksamhetsmässig tidpunkt för senaste informations-förekomsten i källan som indexeras av denna  indexpost</w:t>
            </w:r>
          </w:p>
        </w:tc>
        <w:tc>
          <w:tcPr>
            <w:tcW w:w="2444" w:type="dxa"/>
            <w:shd w:val="clear" w:color="auto" w:fill="auto"/>
          </w:tcPr>
          <w:p w14:paraId="00058FDF" w14:textId="274C0D59"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0B277B4" w14:textId="07BE88EA" w:rsidR="00137C8C" w:rsidRPr="00137C8C" w:rsidRDefault="00137C8C" w:rsidP="002E33F3">
            <w:pPr>
              <w:pStyle w:val="BodyText"/>
              <w:rPr>
                <w:rFonts w:ascii="Times New Roman" w:hAnsi="Times New Roman"/>
              </w:rPr>
            </w:pPr>
            <w:r w:rsidRPr="00137C8C">
              <w:rPr>
                <w:rFonts w:ascii="Times New Roman" w:hAnsi="Times New Roman"/>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137C8C" w:rsidRDefault="00137C8C" w:rsidP="002E33F3">
            <w:pPr>
              <w:pStyle w:val="Body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ody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ody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ody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CB525F0" w14:textId="134E6C49"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ody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ind w:left="5"/>
              <w:rPr>
                <w:rFonts w:ascii="Times New Roman" w:hAnsi="Times New Roman"/>
              </w:rPr>
            </w:pPr>
            <w:r w:rsidRPr="00137C8C">
              <w:rPr>
                <w:rFonts w:ascii="Times New Roman" w:hAnsi="Times New Roman"/>
              </w:rPr>
              <w:lastRenderedPageBreak/>
              <w:t>Update Time</w:t>
            </w:r>
          </w:p>
        </w:tc>
        <w:tc>
          <w:tcPr>
            <w:tcW w:w="1262" w:type="dxa"/>
            <w:shd w:val="clear" w:color="auto" w:fill="auto"/>
          </w:tcPr>
          <w:p w14:paraId="73801CD7" w14:textId="4C61021C" w:rsidR="00137C8C" w:rsidRPr="00137C8C" w:rsidRDefault="00137C8C" w:rsidP="002E33F3">
            <w:pPr>
              <w:pStyle w:val="Body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odyText"/>
              <w:rPr>
                <w:rFonts w:ascii="Times New Roman" w:hAnsi="Times New Roman"/>
              </w:rPr>
            </w:pPr>
            <w:r w:rsidRPr="00137C8C">
              <w:rPr>
                <w:rFonts w:ascii="Times New Roman" w:hAnsi="Times New Roman"/>
              </w:rPr>
              <w:t>0..1</w:t>
            </w:r>
          </w:p>
        </w:tc>
        <w:tc>
          <w:tcPr>
            <w:tcW w:w="1998" w:type="dxa"/>
            <w:shd w:val="clear" w:color="auto" w:fill="auto"/>
          </w:tcPr>
          <w:p w14:paraId="712B96CA" w14:textId="37DE2862"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ody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ody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ody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1FDC9E41" w14:textId="14764E9B" w:rsidR="00137C8C" w:rsidRPr="00137C8C" w:rsidRDefault="00137C8C" w:rsidP="002E33F3">
            <w:pPr>
              <w:pStyle w:val="Body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ody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ody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ody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8FF1648" w14:textId="77777777" w:rsidR="00137C8C" w:rsidRPr="00137C8C" w:rsidRDefault="00137C8C" w:rsidP="002E33F3">
            <w:pPr>
              <w:pStyle w:val="Body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ody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r w:rsidR="00926B52" w:rsidRPr="00BC5B0B" w14:paraId="77E17C93" w14:textId="77777777" w:rsidTr="00926B52">
        <w:tc>
          <w:tcPr>
            <w:tcW w:w="4253" w:type="dxa"/>
          </w:tcPr>
          <w:p w14:paraId="71349937" w14:textId="77777777" w:rsidR="00137C8C" w:rsidRPr="00926B52" w:rsidRDefault="00137C8C" w:rsidP="002E33F3">
            <w:pPr>
              <w:rPr>
                <w:rFonts w:ascii="Times New Roman" w:hAnsi="Times New Roman"/>
              </w:rPr>
            </w:pPr>
            <w:r w:rsidRPr="00926B52">
              <w:rPr>
                <w:rFonts w:ascii="Times New Roman" w:hAnsi="Times New Roman"/>
              </w:rPr>
              <w:t>GetReferralOutcome</w:t>
            </w:r>
          </w:p>
        </w:tc>
        <w:tc>
          <w:tcPr>
            <w:tcW w:w="5103" w:type="dxa"/>
          </w:tcPr>
          <w:p w14:paraId="09E6D762"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und-kon-ure</w:t>
            </w:r>
          </w:p>
        </w:tc>
      </w:tr>
      <w:tr w:rsidR="00926B52" w:rsidRPr="00BC5B0B" w14:paraId="3DA2496E" w14:textId="77777777" w:rsidTr="00926B52">
        <w:tc>
          <w:tcPr>
            <w:tcW w:w="4253" w:type="dxa"/>
          </w:tcPr>
          <w:p w14:paraId="20751987" w14:textId="77777777" w:rsidR="00137C8C" w:rsidRPr="00926B52" w:rsidRDefault="00137C8C" w:rsidP="002E33F3">
            <w:pPr>
              <w:rPr>
                <w:rFonts w:ascii="Times New Roman" w:hAnsi="Times New Roman"/>
              </w:rPr>
            </w:pPr>
            <w:r w:rsidRPr="00926B52">
              <w:rPr>
                <w:rFonts w:ascii="Times New Roman" w:hAnsi="Times New Roman"/>
              </w:rPr>
              <w:t>GetLaboratoryOrderOutcome</w:t>
            </w:r>
          </w:p>
          <w:p w14:paraId="476108EA" w14:textId="77777777" w:rsidR="00137C8C" w:rsidRPr="00926B52" w:rsidRDefault="00137C8C" w:rsidP="002E33F3">
            <w:pPr>
              <w:rPr>
                <w:rFonts w:ascii="Times New Roman" w:hAnsi="Times New Roman"/>
              </w:rPr>
            </w:pPr>
          </w:p>
        </w:tc>
        <w:tc>
          <w:tcPr>
            <w:tcW w:w="5103" w:type="dxa"/>
          </w:tcPr>
          <w:p w14:paraId="709FCDAD"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und-kkm-ure</w:t>
            </w:r>
          </w:p>
        </w:tc>
      </w:tr>
    </w:tbl>
    <w:p w14:paraId="51FACAAF" w14:textId="64F232E8" w:rsidR="007E47C0" w:rsidRPr="00E6232A" w:rsidRDefault="007E47C0" w:rsidP="00B212C7">
      <w:pPr>
        <w:pStyle w:val="Heading2"/>
        <w:numPr>
          <w:ilvl w:val="0"/>
          <w:numId w:val="0"/>
        </w:numPr>
        <w:rPr>
          <w:highlight w:val="yellow"/>
        </w:rPr>
      </w:pPr>
    </w:p>
    <w:p w14:paraId="7D892E8E" w14:textId="3B1939F6" w:rsidR="007E47C0" w:rsidRDefault="007E47C0" w:rsidP="007E47C0">
      <w:pPr>
        <w:pStyle w:val="Heading1"/>
      </w:pPr>
      <w:bookmarkStart w:id="379" w:name="_Toc224960921"/>
      <w:bookmarkStart w:id="380" w:name="_Toc357754852"/>
      <w:bookmarkStart w:id="381" w:name="_Toc254475762"/>
      <w:r>
        <w:t>Tjänstedomänens krav och regler</w:t>
      </w:r>
      <w:bookmarkEnd w:id="379"/>
      <w:bookmarkEnd w:id="380"/>
      <w:bookmarkEnd w:id="381"/>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Heading2"/>
      </w:pPr>
      <w:bookmarkStart w:id="382" w:name="_Informationssäkerhet_och_juridik"/>
      <w:bookmarkStart w:id="383" w:name="_Toc357754853"/>
      <w:bookmarkStart w:id="384" w:name="_Toc254475763"/>
      <w:bookmarkEnd w:id="382"/>
      <w:r>
        <w:t>Informationssäkerhet och juridik</w:t>
      </w:r>
      <w:bookmarkEnd w:id="383"/>
      <w:bookmarkEnd w:id="384"/>
    </w:p>
    <w:p w14:paraId="293C5933" w14:textId="77777777" w:rsidR="00FB69B3" w:rsidRPr="00FB69B3" w:rsidRDefault="00FB69B3" w:rsidP="00FB69B3">
      <w:pPr>
        <w:pStyle w:val="Rubrik3b"/>
        <w:ind w:left="0" w:firstLine="0"/>
        <w:rPr>
          <w:rFonts w:ascii="Georgia" w:hAnsi="Georgia"/>
        </w:rPr>
      </w:pPr>
      <w:bookmarkStart w:id="385" w:name="_Toc219337771"/>
      <w:bookmarkStart w:id="386" w:name="_Toc227077995"/>
      <w:bookmarkStart w:id="387" w:name="_Toc245231399"/>
      <w:bookmarkStart w:id="388" w:name="_Toc254475764"/>
      <w:r w:rsidRPr="00FB69B3">
        <w:rPr>
          <w:rFonts w:ascii="Georgia" w:hAnsi="Georgia"/>
        </w:rPr>
        <w:t>Medarbetarens direktåtkomst</w:t>
      </w:r>
      <w:bookmarkEnd w:id="385"/>
      <w:bookmarkEnd w:id="386"/>
      <w:bookmarkEnd w:id="387"/>
      <w:bookmarkEnd w:id="388"/>
    </w:p>
    <w:p w14:paraId="0B36B10E" w14:textId="77777777" w:rsidR="00FB69B3" w:rsidRDefault="00FB69B3" w:rsidP="00FB69B3">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w:t>
      </w:r>
      <w:r>
        <w:lastRenderedPageBreak/>
        <w:t xml:space="preserve">regelverket för samtycke, vårdrelation och åtkomstloggning måste följas. Dessutom finns krav från datainspektionen om ytterligare teknisk åtkomstkontroll. </w:t>
      </w:r>
    </w:p>
    <w:p w14:paraId="4C330A0D" w14:textId="77777777" w:rsidR="00FB69B3" w:rsidRDefault="00FB69B3" w:rsidP="00FB69B3">
      <w:pPr>
        <w:pStyle w:val="BodyText"/>
        <w:ind w:right="119"/>
      </w:pPr>
    </w:p>
    <w:p w14:paraId="5D1575C1" w14:textId="77777777" w:rsidR="00FB69B3" w:rsidRDefault="00FB69B3" w:rsidP="00FB69B3">
      <w:pPr>
        <w:pStyle w:val="BodyText"/>
        <w:ind w:right="119"/>
      </w:pPr>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odyText"/>
        <w:ind w:right="119"/>
      </w:pPr>
    </w:p>
    <w:p w14:paraId="66206170" w14:textId="77777777" w:rsidR="00FB69B3" w:rsidRDefault="00FB69B3" w:rsidP="00FB69B3">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389" w:name="_Toc219337772"/>
      <w:bookmarkStart w:id="390" w:name="_Toc227077996"/>
      <w:bookmarkStart w:id="391" w:name="_Toc229537043"/>
      <w:bookmarkStart w:id="392" w:name="_Toc245231400"/>
      <w:bookmarkStart w:id="393" w:name="_Toc254475765"/>
      <w:r w:rsidRPr="00FB69B3">
        <w:rPr>
          <w:rFonts w:ascii="Georgia" w:hAnsi="Georgia"/>
        </w:rPr>
        <w:t>Patientens direktåtkomst</w:t>
      </w:r>
      <w:bookmarkEnd w:id="389"/>
      <w:bookmarkEnd w:id="390"/>
      <w:bookmarkEnd w:id="391"/>
      <w:bookmarkEnd w:id="392"/>
      <w:bookmarkEnd w:id="393"/>
    </w:p>
    <w:p w14:paraId="54A045AF" w14:textId="77777777" w:rsidR="00FB69B3" w:rsidRPr="00EF4A67" w:rsidRDefault="00FB69B3" w:rsidP="00FB69B3">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394" w:name="_Toc219337773"/>
      <w:bookmarkStart w:id="395" w:name="_Toc227077997"/>
      <w:bookmarkStart w:id="396" w:name="_Toc245231401"/>
      <w:bookmarkStart w:id="397" w:name="_Toc254475766"/>
      <w:r w:rsidRPr="00FB69B3">
        <w:rPr>
          <w:rFonts w:ascii="Georgia" w:hAnsi="Georgia"/>
        </w:rPr>
        <w:t>Generellt</w:t>
      </w:r>
      <w:bookmarkEnd w:id="394"/>
      <w:bookmarkEnd w:id="395"/>
      <w:bookmarkEnd w:id="396"/>
      <w:bookmarkEnd w:id="397"/>
    </w:p>
    <w:p w14:paraId="0557FA25" w14:textId="77777777" w:rsidR="00FB69B3" w:rsidRDefault="00FB69B3" w:rsidP="00FB69B3">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398" w:name="_Toc254475767"/>
      <w:r>
        <w:t>Icke funktionella krav</w:t>
      </w:r>
      <w:bookmarkEnd w:id="398"/>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Heading3"/>
      </w:pPr>
      <w:bookmarkStart w:id="399" w:name="_Toc254475768"/>
      <w:r>
        <w:t>SLA krav</w:t>
      </w:r>
      <w:bookmarkEnd w:id="399"/>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lastRenderedPageBreak/>
              <w:t>Last</w:t>
            </w:r>
          </w:p>
        </w:tc>
        <w:tc>
          <w:tcPr>
            <w:tcW w:w="4154" w:type="dxa"/>
          </w:tcPr>
          <w:p w14:paraId="1FFD136D" w14:textId="65F2726B" w:rsidR="00E62163" w:rsidRPr="007C7B21" w:rsidRDefault="00E62163" w:rsidP="00514BAB">
            <w:pPr>
              <w:rPr>
                <w:highlight w:val="yellow"/>
              </w:rPr>
            </w:pPr>
            <w:r>
              <w:t>Tjänsteproducenten ska kunna hantera minst dubbla mängden frågor per dygn i förhållande till antalet journaluppdatering per dygn.</w:t>
            </w:r>
          </w:p>
        </w:tc>
        <w:tc>
          <w:tcPr>
            <w:tcW w:w="3266" w:type="dxa"/>
          </w:tcPr>
          <w:p w14:paraId="4ADEEF79" w14:textId="1935A6FE" w:rsidR="00E62163" w:rsidRDefault="00E62163" w:rsidP="00514BAB">
            <w:r w:rsidRPr="00BC5B0B">
              <w:t>Last</w:t>
            </w:r>
          </w:p>
        </w:tc>
      </w:tr>
      <w:tr w:rsidR="00E62163" w14:paraId="22C61358" w14:textId="77777777" w:rsidTr="00514BAB">
        <w:tc>
          <w:tcPr>
            <w:tcW w:w="2268" w:type="dxa"/>
          </w:tcPr>
          <w:p w14:paraId="4116C3AB" w14:textId="59F08329" w:rsidR="00E62163" w:rsidRDefault="00E62163" w:rsidP="00514BAB">
            <w:r w:rsidRPr="00BC5B0B">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odyText"/>
      </w:pPr>
    </w:p>
    <w:p w14:paraId="7411275B" w14:textId="77777777" w:rsidR="00265F33" w:rsidRDefault="00265F33" w:rsidP="00C54F68">
      <w:pPr>
        <w:pStyle w:val="Heading3"/>
      </w:pPr>
      <w:bookmarkStart w:id="400" w:name="_Toc254475769"/>
      <w:r>
        <w:t>Övriga krav</w:t>
      </w:r>
      <w:bookmarkEnd w:id="400"/>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lastRenderedPageBreak/>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Heading2"/>
      </w:pPr>
      <w:bookmarkStart w:id="401" w:name="_Toc357754854"/>
      <w:bookmarkStart w:id="402" w:name="_Toc224960922"/>
      <w:bookmarkStart w:id="403" w:name="_Toc357754855"/>
      <w:bookmarkStart w:id="404" w:name="_Toc254475770"/>
      <w:bookmarkEnd w:id="282"/>
      <w:bookmarkEnd w:id="283"/>
      <w:bookmarkEnd w:id="284"/>
      <w:r>
        <w:t>Felhantering</w:t>
      </w:r>
      <w:bookmarkEnd w:id="401"/>
      <w:bookmarkEnd w:id="404"/>
    </w:p>
    <w:p w14:paraId="53FA685A" w14:textId="77777777" w:rsidR="008C41FF" w:rsidRDefault="008C41FF" w:rsidP="008C41FF">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Heading3"/>
      </w:pPr>
      <w:bookmarkStart w:id="405" w:name="_Toc254475771"/>
      <w:r>
        <w:t>Krav på en tjänsteproducent</w:t>
      </w:r>
      <w:bookmarkEnd w:id="405"/>
    </w:p>
    <w:p w14:paraId="48ED7355" w14:textId="77777777" w:rsidR="007C5E55" w:rsidRDefault="007C5E55" w:rsidP="007C5E55">
      <w:pPr>
        <w:pStyle w:val="Heading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Heading4"/>
        <w:numPr>
          <w:ilvl w:val="0"/>
          <w:numId w:val="0"/>
        </w:numPr>
        <w:ind w:left="864"/>
      </w:pPr>
    </w:p>
    <w:p w14:paraId="1F1C35DA" w14:textId="77777777" w:rsidR="007C5E55" w:rsidRDefault="007C5E55" w:rsidP="007C5E55">
      <w:pPr>
        <w:pStyle w:val="Heading4"/>
      </w:pPr>
      <w:r>
        <w:t>Tekniska fel</w:t>
      </w:r>
    </w:p>
    <w:p w14:paraId="1164894E" w14:textId="77777777" w:rsidR="00B0697D" w:rsidRPr="00F94286" w:rsidRDefault="00B0697D" w:rsidP="00B0697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Heading3"/>
        <w:numPr>
          <w:ilvl w:val="0"/>
          <w:numId w:val="0"/>
        </w:numPr>
        <w:ind w:left="720"/>
      </w:pPr>
    </w:p>
    <w:p w14:paraId="03C2254E" w14:textId="77777777" w:rsidR="007C5E55" w:rsidRPr="00E131FD" w:rsidRDefault="007C5E55" w:rsidP="007C5E55">
      <w:pPr>
        <w:pStyle w:val="Heading3"/>
      </w:pPr>
      <w:bookmarkStart w:id="406" w:name="_Toc254475772"/>
      <w:r>
        <w:t>Krav på en tjänstekonsument</w:t>
      </w:r>
      <w:bookmarkEnd w:id="406"/>
    </w:p>
    <w:p w14:paraId="4A1DCE71" w14:textId="77777777" w:rsidR="007C5E55" w:rsidRDefault="007C5E55" w:rsidP="007C5E55">
      <w:pPr>
        <w:pStyle w:val="Heading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Heading4"/>
        <w:numPr>
          <w:ilvl w:val="0"/>
          <w:numId w:val="0"/>
        </w:numPr>
        <w:ind w:left="864"/>
      </w:pPr>
    </w:p>
    <w:p w14:paraId="472D0B7B" w14:textId="77777777" w:rsidR="007C5E55" w:rsidRDefault="007C5E55" w:rsidP="007C5E55">
      <w:pPr>
        <w:pStyle w:val="Heading4"/>
      </w:pPr>
      <w:r>
        <w:t>Tekniska fel</w:t>
      </w:r>
    </w:p>
    <w:p w14:paraId="261E426E" w14:textId="5FD44FBD" w:rsidR="007C5E55" w:rsidRDefault="008C41FF" w:rsidP="00F94286">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odyText"/>
        <w:ind w:right="119"/>
      </w:pPr>
    </w:p>
    <w:p w14:paraId="00665E9D" w14:textId="11DC2054" w:rsidR="008957E8" w:rsidRPr="00836205" w:rsidRDefault="00836205" w:rsidP="008957E8">
      <w:pPr>
        <w:rPr>
          <w:sz w:val="30"/>
          <w:szCs w:val="30"/>
        </w:rPr>
      </w:pPr>
      <w:bookmarkStart w:id="407" w:name="_Toc379448260"/>
      <w:r>
        <w:rPr>
          <w:sz w:val="30"/>
          <w:szCs w:val="30"/>
        </w:rPr>
        <w:t>5</w:t>
      </w:r>
      <w:r w:rsidR="008957E8" w:rsidRPr="00836205">
        <w:rPr>
          <w:sz w:val="30"/>
          <w:szCs w:val="30"/>
        </w:rPr>
        <w:t xml:space="preserve"> Gemensamma informationskomponenter</w:t>
      </w:r>
      <w:bookmarkEnd w:id="407"/>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836205">
          <w:rPr>
            <w:rStyle w:val="Hyperlink"/>
          </w:rPr>
          <w:t>Informationssäkerhet och juridik</w:t>
        </w:r>
      </w:hyperlink>
      <w:r>
        <w:t>” ovan.</w:t>
      </w:r>
    </w:p>
    <w:p w14:paraId="382A5BD2" w14:textId="3174A3E3" w:rsidR="008957E8" w:rsidRDefault="008957E8" w:rsidP="008957E8">
      <w:pPr>
        <w:tabs>
          <w:tab w:val="left" w:pos="567"/>
        </w:tabs>
        <w:spacing w:before="120"/>
        <w:ind w:right="838"/>
      </w:pPr>
      <w:r>
        <w:t>De gemensamma typerna beskrivs i bilaga/bilagor med namne ”Bilaga_Gemensamma_typer_</w:t>
      </w:r>
      <w:ins w:id="408" w:author="Khaled Daham" w:date="2014-02-20T00:31:00Z">
        <w:r w:rsidR="005A361A">
          <w:t>1</w:t>
        </w:r>
      </w:ins>
      <w:del w:id="409" w:author="Khaled Daham" w:date="2014-02-20T00:31:00Z">
        <w:r w:rsidDel="005A361A">
          <w:delText>&lt;version&gt;</w:delText>
        </w:r>
      </w:del>
      <w:r>
        <w:t>.pdf”</w:t>
      </w:r>
    </w:p>
    <w:p w14:paraId="511FB216" w14:textId="77777777" w:rsidR="007E47C0" w:rsidRDefault="007E47C0" w:rsidP="007E47C0">
      <w:pPr>
        <w:pStyle w:val="Heading1"/>
      </w:pPr>
      <w:bookmarkStart w:id="410" w:name="_Toc254475773"/>
      <w:r>
        <w:lastRenderedPageBreak/>
        <w:t xml:space="preserve">Tjänstedomänens </w:t>
      </w:r>
      <w:bookmarkEnd w:id="402"/>
      <w:r>
        <w:t>meddelandemodeller</w:t>
      </w:r>
      <w:bookmarkEnd w:id="403"/>
      <w:bookmarkEnd w:id="410"/>
    </w:p>
    <w:p w14:paraId="47FFE2B7" w14:textId="77777777" w:rsidR="007E47C0" w:rsidRDefault="007E47C0" w:rsidP="007E47C0">
      <w:bookmarkStart w:id="411"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Heading2"/>
      </w:pPr>
      <w:bookmarkStart w:id="412" w:name="_Toc357754856"/>
      <w:bookmarkStart w:id="413" w:name="_Toc254475774"/>
      <w:r>
        <w:t>V-MIM</w:t>
      </w:r>
      <w:bookmarkEnd w:id="412"/>
      <w:bookmarkEnd w:id="413"/>
      <w:r>
        <w:t xml:space="preserve"> </w:t>
      </w:r>
    </w:p>
    <w:p w14:paraId="005A3890" w14:textId="40ADF66B" w:rsidR="007E47C0" w:rsidRPr="0093401A" w:rsidRDefault="0093401A" w:rsidP="0093401A">
      <w:pPr>
        <w:pStyle w:val="Heading3"/>
        <w:numPr>
          <w:ilvl w:val="0"/>
          <w:numId w:val="0"/>
        </w:numPr>
        <w:ind w:left="720" w:hanging="720"/>
        <w:rPr>
          <w:sz w:val="20"/>
          <w:szCs w:val="20"/>
        </w:rPr>
      </w:pPr>
      <w:bookmarkStart w:id="414" w:name="_Toc254475775"/>
      <w:r w:rsidRPr="0093401A">
        <w:rPr>
          <w:sz w:val="20"/>
          <w:szCs w:val="20"/>
        </w:rPr>
        <w:t>5.1.1 GetReferallOutcome</w:t>
      </w:r>
      <w:bookmarkEnd w:id="414"/>
    </w:p>
    <w:p w14:paraId="6CD32E5A" w14:textId="77777777" w:rsidR="0093401A" w:rsidRDefault="0093401A" w:rsidP="0093401A">
      <w:pPr>
        <w:spacing w:line="239" w:lineRule="auto"/>
        <w:ind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Heading3"/>
        <w:numPr>
          <w:ilvl w:val="0"/>
          <w:numId w:val="0"/>
        </w:numPr>
        <w:ind w:left="720" w:hanging="720"/>
        <w:rPr>
          <w:sz w:val="20"/>
          <w:szCs w:val="20"/>
        </w:rPr>
      </w:pPr>
      <w:bookmarkStart w:id="415" w:name="_Toc254475776"/>
      <w:r>
        <w:rPr>
          <w:sz w:val="20"/>
          <w:szCs w:val="20"/>
        </w:rPr>
        <w:t>5.1.2</w:t>
      </w:r>
      <w:r w:rsidRPr="0093401A">
        <w:rPr>
          <w:sz w:val="20"/>
          <w:szCs w:val="20"/>
        </w:rPr>
        <w:t xml:space="preserve"> Get</w:t>
      </w:r>
      <w:r>
        <w:rPr>
          <w:sz w:val="20"/>
          <w:szCs w:val="20"/>
        </w:rPr>
        <w:t>MaternityMedicalHistory</w:t>
      </w:r>
      <w:bookmarkEnd w:id="415"/>
    </w:p>
    <w:p w14:paraId="044E4408" w14:textId="77777777" w:rsidR="0093401A" w:rsidRDefault="0093401A" w:rsidP="0093401A">
      <w:pPr>
        <w:pStyle w:val="Body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odyText"/>
      </w:pPr>
    </w:p>
    <w:p w14:paraId="0FF089A5" w14:textId="3267CBAF" w:rsidR="0093401A" w:rsidRPr="00907C9B" w:rsidRDefault="0093401A" w:rsidP="0093401A">
      <w:pPr>
        <w:spacing w:line="239" w:lineRule="auto"/>
        <w:ind w:right="145"/>
        <w:rPr>
          <w:spacing w:val="-1"/>
        </w:rPr>
      </w:pPr>
      <w:r>
        <w:rPr>
          <w:noProof/>
          <w:lang w:val="en-US"/>
        </w:rPr>
        <w:drawing>
          <wp:inline distT="0" distB="0" distL="0" distR="0" wp14:anchorId="52FDBEEE" wp14:editId="6D56EF39">
            <wp:extent cx="5507990" cy="3092639"/>
            <wp:effectExtent l="0" t="0" r="3810" b="635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990" cy="3092639"/>
                    </a:xfrm>
                    <a:prstGeom prst="rect">
                      <a:avLst/>
                    </a:prstGeom>
                    <a:noFill/>
                    <a:ln>
                      <a:noFill/>
                    </a:ln>
                  </pic:spPr>
                </pic:pic>
              </a:graphicData>
            </a:graphic>
          </wp:inline>
        </w:drawing>
      </w:r>
    </w:p>
    <w:p w14:paraId="52CC9895" w14:textId="77777777" w:rsidR="007E47C0" w:rsidRPr="002F2D14" w:rsidRDefault="007E47C0" w:rsidP="007E47C0"/>
    <w:p w14:paraId="219B651A" w14:textId="77777777" w:rsidR="007E47C0" w:rsidRDefault="007E47C0" w:rsidP="007E47C0">
      <w:bookmarkStart w:id="416" w:name="_Toc176141590"/>
      <w:bookmarkStart w:id="417" w:name="_Toc176141594"/>
      <w:bookmarkStart w:id="418" w:name="_Toc182360207"/>
      <w:bookmarkStart w:id="419" w:name="_Toc182360366"/>
      <w:bookmarkStart w:id="420" w:name="_Toc182362292"/>
      <w:bookmarkEnd w:id="416"/>
      <w:bookmarkEnd w:id="417"/>
      <w:bookmarkEnd w:id="418"/>
      <w:bookmarkEnd w:id="419"/>
      <w:bookmarkEnd w:id="420"/>
    </w:p>
    <w:p w14:paraId="56C01FCC" w14:textId="426F371F" w:rsidR="0093401A" w:rsidRPr="0093401A" w:rsidRDefault="0093401A" w:rsidP="0093401A">
      <w:pPr>
        <w:pStyle w:val="Heading3"/>
        <w:numPr>
          <w:ilvl w:val="0"/>
          <w:numId w:val="0"/>
        </w:numPr>
        <w:ind w:left="720" w:hanging="720"/>
        <w:rPr>
          <w:sz w:val="20"/>
          <w:szCs w:val="20"/>
        </w:rPr>
      </w:pPr>
      <w:bookmarkStart w:id="421" w:name="_Toc254475777"/>
      <w:r>
        <w:rPr>
          <w:sz w:val="20"/>
          <w:szCs w:val="20"/>
        </w:rPr>
        <w:t>5.1.2</w:t>
      </w:r>
      <w:r w:rsidRPr="0093401A">
        <w:rPr>
          <w:sz w:val="20"/>
          <w:szCs w:val="20"/>
        </w:rPr>
        <w:t xml:space="preserve"> Get</w:t>
      </w:r>
      <w:r w:rsidR="009003B9">
        <w:rPr>
          <w:sz w:val="20"/>
          <w:szCs w:val="20"/>
        </w:rPr>
        <w:t>LaboratoryOrderOutcome</w:t>
      </w:r>
      <w:bookmarkEnd w:id="421"/>
    </w:p>
    <w:p w14:paraId="3639450F" w14:textId="77777777" w:rsidR="009003B9" w:rsidRDefault="009003B9" w:rsidP="009003B9">
      <w:pPr>
        <w:spacing w:line="239" w:lineRule="auto"/>
        <w:ind w:left="867" w:right="145"/>
        <w:rPr>
          <w:spacing w:val="-1"/>
        </w:rPr>
      </w:pPr>
    </w:p>
    <w:p w14:paraId="4E1B1A8E" w14:textId="77777777" w:rsidR="009003B9" w:rsidRPr="00907C9B" w:rsidRDefault="009003B9" w:rsidP="009003B9">
      <w:pPr>
        <w:spacing w:line="239" w:lineRule="auto"/>
        <w:ind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Pr="00190213">
        <w:rPr>
          <w:spacing w:val="-1"/>
        </w:rPr>
        <w:t>Klinisk kemi/Mikrobiologi</w:t>
      </w:r>
      <w:r>
        <w:rPr>
          <w:spacing w:val="-1"/>
        </w:rPr>
        <w:t>”, enligt beskrivning i bilaga MIM_Mappningar_GetLaboratoryOrder</w:t>
      </w:r>
      <w:r w:rsidRPr="002E05F3">
        <w:rPr>
          <w:spacing w:val="-1"/>
        </w:rPr>
        <w:t>Outcome.xlsx</w:t>
      </w:r>
      <w:r>
        <w:rPr>
          <w:spacing w:val="-1"/>
        </w:rPr>
        <w:t>.</w:t>
      </w: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Heading1"/>
      </w:pPr>
      <w:bookmarkStart w:id="422" w:name="_Toc357754858"/>
      <w:bookmarkStart w:id="423" w:name="_Toc254475778"/>
      <w:r>
        <w:lastRenderedPageBreak/>
        <w:t>Tjänstekontrakt</w:t>
      </w:r>
      <w:bookmarkEnd w:id="411"/>
      <w:bookmarkEnd w:id="422"/>
      <w:bookmarkEnd w:id="423"/>
    </w:p>
    <w:p w14:paraId="0A48ED19" w14:textId="652CA76E" w:rsidR="00F27703" w:rsidRPr="00F27703" w:rsidRDefault="00F27703" w:rsidP="00F27703">
      <w:pPr>
        <w:pStyle w:val="Heading2"/>
      </w:pPr>
      <w:bookmarkStart w:id="424" w:name="_Toc248640905"/>
      <w:bookmarkStart w:id="425" w:name="_Toc254475779"/>
      <w:r w:rsidRPr="00F27703">
        <w:t>GetReferralOutcome</w:t>
      </w:r>
      <w:bookmarkEnd w:id="424"/>
      <w:bookmarkEnd w:id="425"/>
    </w:p>
    <w:p w14:paraId="49B9F241" w14:textId="77777777" w:rsidR="00F27703" w:rsidRDefault="00F27703" w:rsidP="00F27703">
      <w:pPr>
        <w:spacing w:line="239" w:lineRule="auto"/>
        <w:ind w:right="145"/>
        <w:rPr>
          <w:spacing w:val="-1"/>
        </w:rPr>
      </w:pPr>
    </w:p>
    <w:p w14:paraId="6364FBD9" w14:textId="77777777" w:rsidR="00F27703" w:rsidRPr="00907C9B" w:rsidRDefault="00F27703" w:rsidP="00F27703">
      <w:pPr>
        <w:spacing w:line="239" w:lineRule="auto"/>
        <w:ind w:right="145"/>
        <w:rPr>
          <w:spacing w:val="-1"/>
        </w:rPr>
      </w:pPr>
      <w:r w:rsidRPr="00907C9B">
        <w:rPr>
          <w:spacing w:val="-1"/>
        </w:rPr>
        <w:t>GetReferral</w:t>
      </w:r>
      <w:r>
        <w:rPr>
          <w:spacing w:val="-1"/>
        </w:rPr>
        <w:t>Outcome</w:t>
      </w:r>
      <w:r w:rsidRPr="00907C9B">
        <w:rPr>
          <w:spacing w:val="-1"/>
        </w:rPr>
        <w:t xml:space="preserve"> returnerar svar på en konsultationsremiss</w:t>
      </w:r>
      <w:r>
        <w:rPr>
          <w:spacing w:val="-1"/>
        </w:rPr>
        <w:t>. Svarsposterna är sorterade fallande i datumordning.</w:t>
      </w:r>
    </w:p>
    <w:p w14:paraId="64C85207" w14:textId="77777777" w:rsidR="001D061B" w:rsidRDefault="001D061B" w:rsidP="00F27703">
      <w:pPr>
        <w:spacing w:line="239" w:lineRule="auto"/>
        <w:ind w:right="145"/>
        <w:rPr>
          <w:spacing w:val="-1"/>
        </w:rPr>
      </w:pPr>
    </w:p>
    <w:p w14:paraId="15B7709D" w14:textId="77777777" w:rsidR="001D061B" w:rsidRDefault="001D061B" w:rsidP="001D061B">
      <w:bookmarkStart w:id="426" w:name="_Toc379448266"/>
      <w:r>
        <w:t>Gemensamma informationskomponenter</w:t>
      </w:r>
      <w:bookmarkEnd w:id="426"/>
    </w:p>
    <w:p w14:paraId="3967F287" w14:textId="3EB9A708" w:rsidR="001D061B" w:rsidRPr="00224DDD" w:rsidRDefault="001D061B" w:rsidP="001D061B">
      <w:r>
        <w:t xml:space="preserve">De gemensamma informationskomponenter som används i detta kontrakt beskrivs i bilagan </w:t>
      </w:r>
      <w:r w:rsidRPr="001D07CD">
        <w:t>”Bilaga_Gemensamma_typer_</w:t>
      </w:r>
      <w:r>
        <w:t>1</w:t>
      </w:r>
      <w:r w:rsidRPr="001D07CD">
        <w:t>.pdf”</w:t>
      </w:r>
    </w:p>
    <w:p w14:paraId="36F2A52D" w14:textId="77777777" w:rsidR="001D061B" w:rsidRDefault="001D061B" w:rsidP="00F27703">
      <w:pPr>
        <w:spacing w:line="239" w:lineRule="auto"/>
        <w:ind w:right="145"/>
        <w:rPr>
          <w:spacing w:val="-1"/>
        </w:rPr>
      </w:pPr>
    </w:p>
    <w:p w14:paraId="73FFC9EE" w14:textId="77777777" w:rsidR="001D061B" w:rsidRPr="00907C9B" w:rsidRDefault="001D061B" w:rsidP="00F27703">
      <w:pPr>
        <w:spacing w:line="239" w:lineRule="auto"/>
        <w:ind w:right="145"/>
        <w:rPr>
          <w:spacing w:val="-1"/>
        </w:rPr>
      </w:pPr>
    </w:p>
    <w:p w14:paraId="7D90F680" w14:textId="77777777" w:rsidR="007E47C0" w:rsidRDefault="007E47C0" w:rsidP="007E47C0">
      <w:pPr>
        <w:pStyle w:val="Heading3"/>
      </w:pPr>
      <w:bookmarkStart w:id="427" w:name="_Toc254475780"/>
      <w:r>
        <w:t>Version</w:t>
      </w:r>
      <w:bookmarkEnd w:id="427"/>
    </w:p>
    <w:p w14:paraId="62696F27" w14:textId="14EDABC5" w:rsidR="007E47C0" w:rsidRPr="00F27703" w:rsidRDefault="00F27703" w:rsidP="007E47C0">
      <w:r w:rsidRPr="00F27703">
        <w:t>2.0</w:t>
      </w:r>
    </w:p>
    <w:p w14:paraId="01DA24DB" w14:textId="77777777" w:rsidR="007E47C0" w:rsidRPr="00C55071" w:rsidRDefault="007E47C0" w:rsidP="007E47C0"/>
    <w:p w14:paraId="28C49870" w14:textId="77777777" w:rsidR="007E47C0" w:rsidRDefault="007E47C0" w:rsidP="007E47C0">
      <w:pPr>
        <w:pStyle w:val="Heading3"/>
      </w:pPr>
      <w:bookmarkStart w:id="428" w:name="_Toc254475781"/>
      <w:r>
        <w:t>Fältregler</w:t>
      </w:r>
      <w:bookmarkEnd w:id="428"/>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r>
              <w:rPr>
                <w:b/>
              </w:rPr>
              <w:t>Kardinalitet</w:t>
            </w:r>
          </w:p>
        </w:tc>
      </w:tr>
      <w:tr w:rsidR="001D061B" w14:paraId="75F129A2" w14:textId="77777777" w:rsidTr="00514BAB">
        <w:tc>
          <w:tcPr>
            <w:tcW w:w="2660" w:type="dxa"/>
          </w:tcPr>
          <w:p w14:paraId="14EADC20" w14:textId="1528C327" w:rsidR="001D061B" w:rsidRPr="00556159" w:rsidRDefault="001D061B" w:rsidP="00514BAB">
            <w:pPr>
              <w:pStyle w:val="TableParagraph"/>
              <w:spacing w:line="229" w:lineRule="exact"/>
              <w:ind w:left="102"/>
              <w:rPr>
                <w:rFonts w:ascii="Times New Roman" w:eastAsia="Times New Roman" w:hAnsi="Times New Roman" w:cs="Times New Roman"/>
                <w:b/>
                <w:spacing w:val="-1"/>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417" w:type="dxa"/>
          </w:tcPr>
          <w:p w14:paraId="110B61AA"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14058A2F" w14:textId="77777777" w:rsidTr="00514BAB">
        <w:tc>
          <w:tcPr>
            <w:tcW w:w="2660" w:type="dxa"/>
          </w:tcPr>
          <w:p w14:paraId="3BF48D26" w14:textId="3392E100" w:rsidR="001D061B" w:rsidRPr="00907C9B" w:rsidRDefault="001D061B" w:rsidP="00514BAB">
            <w:pPr>
              <w:pStyle w:val="TableParagraph"/>
              <w:spacing w:line="229" w:lineRule="exact"/>
              <w:ind w:left="102"/>
              <w:rPr>
                <w:b/>
                <w:spacing w:val="-1"/>
                <w:sz w:val="20"/>
                <w:szCs w:val="20"/>
              </w:rPr>
            </w:pPr>
            <w:r>
              <w:rPr>
                <w:sz w:val="20"/>
                <w:szCs w:val="20"/>
              </w:rPr>
              <w:t>careUnitHSAid</w:t>
            </w:r>
            <w:r w:rsidRPr="00907C9B">
              <w:rPr>
                <w:sz w:val="20"/>
                <w:szCs w:val="20"/>
              </w:rPr>
              <w:t xml:space="preserve"> </w:t>
            </w:r>
          </w:p>
        </w:tc>
        <w:tc>
          <w:tcPr>
            <w:tcW w:w="1417" w:type="dxa"/>
          </w:tcPr>
          <w:p w14:paraId="2FD7B895" w14:textId="24CE921F"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HSAidType</w:t>
            </w:r>
          </w:p>
        </w:tc>
        <w:tc>
          <w:tcPr>
            <w:tcW w:w="4111" w:type="dxa"/>
          </w:tcPr>
          <w:p w14:paraId="01D0F470" w14:textId="23C86FED"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Filtrering på 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Pr="00360C3A">
              <w:rPr>
                <w:spacing w:val="-1"/>
                <w:sz w:val="20"/>
                <w:szCs w:val="20"/>
              </w:rPr>
              <w:t xml:space="preserve">healthcareProfessionalCareUnitHSAId </w:t>
            </w:r>
            <w:r w:rsidRPr="00907C9B">
              <w:rPr>
                <w:spacing w:val="-1"/>
                <w:sz w:val="20"/>
                <w:szCs w:val="20"/>
              </w:rPr>
              <w:t xml:space="preserve">i </w:t>
            </w:r>
            <w:r w:rsidRPr="00360C3A">
              <w:rPr>
                <w:spacing w:val="-1"/>
                <w:sz w:val="20"/>
                <w:szCs w:val="20"/>
              </w:rPr>
              <w:t>accountableHealthcareProfessional</w:t>
            </w:r>
            <w:r>
              <w:rPr>
                <w:spacing w:val="-1"/>
                <w:sz w:val="20"/>
                <w:szCs w:val="20"/>
              </w:rPr>
              <w:t>.</w:t>
            </w:r>
          </w:p>
        </w:tc>
        <w:tc>
          <w:tcPr>
            <w:tcW w:w="1418" w:type="dxa"/>
          </w:tcPr>
          <w:p w14:paraId="5B7AA792" w14:textId="77777777" w:rsidR="001D061B" w:rsidRPr="00907C9B" w:rsidRDefault="001D061B" w:rsidP="008A6494">
            <w:pPr>
              <w:spacing w:line="229" w:lineRule="exact"/>
              <w:ind w:left="102"/>
              <w:rPr>
                <w:szCs w:val="20"/>
              </w:rPr>
            </w:pPr>
            <w:r>
              <w:rPr>
                <w:szCs w:val="20"/>
              </w:rPr>
              <w:t>0</w:t>
            </w:r>
            <w:r w:rsidRPr="00907C9B">
              <w:rPr>
                <w:szCs w:val="20"/>
              </w:rPr>
              <w:t>.</w:t>
            </w:r>
            <w:r w:rsidRPr="00907C9B">
              <w:rPr>
                <w:spacing w:val="-1"/>
                <w:szCs w:val="20"/>
              </w:rPr>
              <w:t>.</w:t>
            </w:r>
            <w:r>
              <w:rPr>
                <w:szCs w:val="20"/>
              </w:rPr>
              <w:t>*</w:t>
            </w:r>
          </w:p>
          <w:p w14:paraId="483E2B07"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7D0BDD62" w14:textId="77777777" w:rsidTr="00514BAB">
        <w:tc>
          <w:tcPr>
            <w:tcW w:w="2660" w:type="dxa"/>
          </w:tcPr>
          <w:p w14:paraId="0113580B" w14:textId="4B390697" w:rsidR="001D061B" w:rsidRDefault="001D061B" w:rsidP="00514BAB">
            <w:pPr>
              <w:pStyle w:val="TableParagraph"/>
              <w:spacing w:line="229" w:lineRule="exact"/>
              <w:ind w:left="102"/>
              <w:rPr>
                <w:sz w:val="20"/>
                <w:szCs w:val="20"/>
              </w:rPr>
            </w:pPr>
            <w:r w:rsidRPr="00907C9B">
              <w:rPr>
                <w:sz w:val="20"/>
                <w:szCs w:val="20"/>
              </w:rPr>
              <w:t>patient</w:t>
            </w:r>
            <w:r>
              <w:rPr>
                <w:sz w:val="20"/>
                <w:szCs w:val="20"/>
              </w:rPr>
              <w:t>Id</w:t>
            </w:r>
          </w:p>
        </w:tc>
        <w:tc>
          <w:tcPr>
            <w:tcW w:w="1417" w:type="dxa"/>
          </w:tcPr>
          <w:p w14:paraId="5E253C1E" w14:textId="65BEB0C9" w:rsidR="001D061B" w:rsidRDefault="001D061B" w:rsidP="00514BAB">
            <w:pPr>
              <w:pStyle w:val="TableParagraph"/>
              <w:spacing w:line="226" w:lineRule="exact"/>
              <w:ind w:left="102"/>
              <w:rPr>
                <w:spacing w:val="-1"/>
                <w:sz w:val="20"/>
                <w:szCs w:val="20"/>
              </w:rPr>
            </w:pPr>
            <w:r>
              <w:rPr>
                <w:spacing w:val="-1"/>
                <w:sz w:val="20"/>
                <w:szCs w:val="20"/>
              </w:rPr>
              <w:t>PersonIdType</w:t>
            </w:r>
          </w:p>
        </w:tc>
        <w:tc>
          <w:tcPr>
            <w:tcW w:w="4111" w:type="dxa"/>
          </w:tcPr>
          <w:p w14:paraId="5580257D" w14:textId="5F90F85E" w:rsidR="001D061B" w:rsidRDefault="001D061B" w:rsidP="00514BAB">
            <w:pPr>
              <w:pStyle w:val="TableParagraph"/>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1418" w:type="dxa"/>
          </w:tcPr>
          <w:p w14:paraId="302B0281" w14:textId="579516D2" w:rsidR="001D061B" w:rsidRDefault="001D061B" w:rsidP="008A6494">
            <w:pPr>
              <w:spacing w:line="229" w:lineRule="exact"/>
              <w:ind w:left="102"/>
              <w:rPr>
                <w:szCs w:val="20"/>
              </w:rPr>
            </w:pPr>
            <w:r w:rsidRPr="00907C9B">
              <w:rPr>
                <w:szCs w:val="20"/>
              </w:rPr>
              <w:t>1..1</w:t>
            </w:r>
          </w:p>
        </w:tc>
      </w:tr>
      <w:tr w:rsidR="001D061B" w14:paraId="5F2DC0EA" w14:textId="77777777" w:rsidTr="00514BAB">
        <w:tc>
          <w:tcPr>
            <w:tcW w:w="2660" w:type="dxa"/>
          </w:tcPr>
          <w:p w14:paraId="0E3FE5C8" w14:textId="794EAA3F" w:rsidR="001D061B" w:rsidRPr="00907C9B" w:rsidRDefault="001D061B" w:rsidP="00514BAB">
            <w:pPr>
              <w:pStyle w:val="TableParagraph"/>
              <w:spacing w:line="229" w:lineRule="exact"/>
              <w:ind w:left="102"/>
              <w:rPr>
                <w:sz w:val="20"/>
                <w:szCs w:val="20"/>
              </w:rPr>
            </w:pPr>
            <w:r w:rsidRPr="00907C9B">
              <w:rPr>
                <w:sz w:val="20"/>
                <w:szCs w:val="20"/>
              </w:rPr>
              <w:t>timePeriod</w:t>
            </w:r>
          </w:p>
        </w:tc>
        <w:tc>
          <w:tcPr>
            <w:tcW w:w="1417" w:type="dxa"/>
          </w:tcPr>
          <w:p w14:paraId="445EDE7B" w14:textId="59E6198A" w:rsidR="001D061B" w:rsidRDefault="001D061B" w:rsidP="00514BAB">
            <w:pPr>
              <w:pStyle w:val="TableParagraph"/>
              <w:spacing w:line="226" w:lineRule="exact"/>
              <w:ind w:left="102"/>
              <w:rPr>
                <w:spacing w:val="-1"/>
                <w:sz w:val="20"/>
                <w:szCs w:val="20"/>
              </w:rPr>
            </w:pPr>
            <w:r>
              <w:rPr>
                <w:spacing w:val="-1"/>
                <w:sz w:val="20"/>
                <w:szCs w:val="20"/>
              </w:rPr>
              <w:t>DatePeriodType</w:t>
            </w:r>
          </w:p>
        </w:tc>
        <w:tc>
          <w:tcPr>
            <w:tcW w:w="4111" w:type="dxa"/>
          </w:tcPr>
          <w:p w14:paraId="0689F0B3" w14:textId="6B6E9746" w:rsidR="001D061B" w:rsidRPr="0041336D" w:rsidRDefault="001D061B" w:rsidP="00514BAB">
            <w:pPr>
              <w:pStyle w:val="TableParagraph"/>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418" w:type="dxa"/>
          </w:tcPr>
          <w:p w14:paraId="74E3B899" w14:textId="0CAE57F6" w:rsidR="001D061B" w:rsidRPr="00907C9B" w:rsidRDefault="001D061B" w:rsidP="008A6494">
            <w:pPr>
              <w:spacing w:line="229" w:lineRule="exact"/>
              <w:ind w:left="102"/>
              <w:rPr>
                <w:szCs w:val="20"/>
              </w:rPr>
            </w:pPr>
            <w:r w:rsidRPr="00907C9B">
              <w:rPr>
                <w:szCs w:val="20"/>
              </w:rPr>
              <w:t>0..1</w:t>
            </w:r>
          </w:p>
        </w:tc>
      </w:tr>
      <w:tr w:rsidR="001D061B" w14:paraId="0D10A790" w14:textId="77777777" w:rsidTr="00514BAB">
        <w:tc>
          <w:tcPr>
            <w:tcW w:w="2660" w:type="dxa"/>
          </w:tcPr>
          <w:p w14:paraId="05A32F70" w14:textId="52F8F689" w:rsidR="001D061B" w:rsidRPr="00907C9B" w:rsidRDefault="001D061B" w:rsidP="00514BAB">
            <w:pPr>
              <w:pStyle w:val="TableParagraph"/>
              <w:spacing w:line="229" w:lineRule="exact"/>
              <w:ind w:left="102"/>
              <w:rPr>
                <w:sz w:val="20"/>
                <w:szCs w:val="20"/>
              </w:rPr>
            </w:pPr>
            <w:r>
              <w:rPr>
                <w:sz w:val="20"/>
                <w:szCs w:val="20"/>
              </w:rPr>
              <w:t>../start</w:t>
            </w:r>
          </w:p>
        </w:tc>
        <w:tc>
          <w:tcPr>
            <w:tcW w:w="1417" w:type="dxa"/>
          </w:tcPr>
          <w:p w14:paraId="605F7E61" w14:textId="3416BA9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4A803865" w14:textId="6700FE02" w:rsidR="001D061B" w:rsidRPr="005F1D2D" w:rsidRDefault="001D061B" w:rsidP="00514BAB">
            <w:pPr>
              <w:pStyle w:val="TableParagraph"/>
              <w:spacing w:line="226" w:lineRule="exact"/>
              <w:ind w:left="102"/>
              <w:rPr>
                <w:spacing w:val="-1"/>
                <w:sz w:val="20"/>
                <w:szCs w:val="20"/>
              </w:rPr>
            </w:pPr>
            <w:r>
              <w:rPr>
                <w:spacing w:val="-1"/>
                <w:sz w:val="20"/>
                <w:szCs w:val="20"/>
              </w:rPr>
              <w:t>Startdatum. Format ÅÅÅÅ</w:t>
            </w:r>
            <w:r w:rsidRPr="00A63DCF">
              <w:rPr>
                <w:spacing w:val="-1"/>
                <w:sz w:val="20"/>
                <w:szCs w:val="20"/>
              </w:rPr>
              <w:t>MMDD.</w:t>
            </w:r>
          </w:p>
        </w:tc>
        <w:tc>
          <w:tcPr>
            <w:tcW w:w="1418" w:type="dxa"/>
          </w:tcPr>
          <w:p w14:paraId="34005D86" w14:textId="2C1D73AF" w:rsidR="001D061B" w:rsidRPr="00907C9B" w:rsidRDefault="001D061B" w:rsidP="008A6494">
            <w:pPr>
              <w:spacing w:line="229" w:lineRule="exact"/>
              <w:ind w:left="102"/>
              <w:rPr>
                <w:szCs w:val="20"/>
              </w:rPr>
            </w:pPr>
            <w:r>
              <w:rPr>
                <w:szCs w:val="20"/>
              </w:rPr>
              <w:t>1..1</w:t>
            </w:r>
          </w:p>
        </w:tc>
      </w:tr>
      <w:tr w:rsidR="001D061B" w14:paraId="3568D324" w14:textId="77777777" w:rsidTr="00514BAB">
        <w:tc>
          <w:tcPr>
            <w:tcW w:w="2660" w:type="dxa"/>
          </w:tcPr>
          <w:p w14:paraId="4B92534F" w14:textId="1178D4D6" w:rsidR="001D061B" w:rsidRDefault="001D061B" w:rsidP="00514BAB">
            <w:pPr>
              <w:pStyle w:val="TableParagraph"/>
              <w:spacing w:line="229" w:lineRule="exact"/>
              <w:ind w:left="102"/>
              <w:rPr>
                <w:sz w:val="20"/>
                <w:szCs w:val="20"/>
              </w:rPr>
            </w:pPr>
            <w:r>
              <w:rPr>
                <w:sz w:val="20"/>
                <w:szCs w:val="20"/>
              </w:rPr>
              <w:t>../end</w:t>
            </w:r>
          </w:p>
        </w:tc>
        <w:tc>
          <w:tcPr>
            <w:tcW w:w="1417" w:type="dxa"/>
          </w:tcPr>
          <w:p w14:paraId="4792DE22" w14:textId="6389D78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68608F6C" w14:textId="3A1E4251" w:rsidR="001D061B" w:rsidRDefault="001D061B" w:rsidP="00514BAB">
            <w:pPr>
              <w:pStyle w:val="TableParagraph"/>
              <w:spacing w:line="226" w:lineRule="exact"/>
              <w:ind w:left="102"/>
              <w:rPr>
                <w:spacing w:val="-1"/>
                <w:sz w:val="20"/>
                <w:szCs w:val="20"/>
              </w:rPr>
            </w:pPr>
            <w:r>
              <w:rPr>
                <w:spacing w:val="-1"/>
                <w:sz w:val="20"/>
                <w:szCs w:val="20"/>
              </w:rPr>
              <w:t>Slutdatum. Format ÅÅÅÅ</w:t>
            </w:r>
            <w:r w:rsidRPr="00A63DCF">
              <w:rPr>
                <w:spacing w:val="-1"/>
                <w:sz w:val="20"/>
                <w:szCs w:val="20"/>
              </w:rPr>
              <w:t>MMDD.</w:t>
            </w:r>
          </w:p>
        </w:tc>
        <w:tc>
          <w:tcPr>
            <w:tcW w:w="1418" w:type="dxa"/>
          </w:tcPr>
          <w:p w14:paraId="5B6B109A" w14:textId="35E2E2F6" w:rsidR="001D061B" w:rsidRDefault="001D061B" w:rsidP="008A6494">
            <w:pPr>
              <w:spacing w:line="229" w:lineRule="exact"/>
              <w:ind w:left="102"/>
              <w:rPr>
                <w:szCs w:val="20"/>
              </w:rPr>
            </w:pPr>
            <w:r>
              <w:rPr>
                <w:szCs w:val="20"/>
              </w:rPr>
              <w:t>1..1</w:t>
            </w:r>
          </w:p>
        </w:tc>
      </w:tr>
      <w:tr w:rsidR="001D061B" w14:paraId="01FFFC0C" w14:textId="77777777" w:rsidTr="00514BAB">
        <w:tc>
          <w:tcPr>
            <w:tcW w:w="2660" w:type="dxa"/>
          </w:tcPr>
          <w:p w14:paraId="1E07FB51" w14:textId="54750910" w:rsidR="001D061B" w:rsidRDefault="001D061B" w:rsidP="00514BAB">
            <w:pPr>
              <w:pStyle w:val="TableParagraph"/>
              <w:spacing w:line="229" w:lineRule="exact"/>
              <w:ind w:left="102"/>
              <w:rPr>
                <w:sz w:val="20"/>
                <w:szCs w:val="20"/>
              </w:rPr>
            </w:pPr>
            <w:r w:rsidRPr="005F1D2D">
              <w:rPr>
                <w:sz w:val="20"/>
                <w:szCs w:val="20"/>
              </w:rPr>
              <w:t>sourceSystem</w:t>
            </w:r>
            <w:r>
              <w:rPr>
                <w:sz w:val="20"/>
                <w:szCs w:val="20"/>
              </w:rPr>
              <w:t>HSAId</w:t>
            </w:r>
          </w:p>
        </w:tc>
        <w:tc>
          <w:tcPr>
            <w:tcW w:w="1417" w:type="dxa"/>
          </w:tcPr>
          <w:p w14:paraId="33410408" w14:textId="28E98734" w:rsidR="001D061B" w:rsidRDefault="001D061B" w:rsidP="00514BAB">
            <w:pPr>
              <w:pStyle w:val="TableParagraph"/>
              <w:spacing w:line="226" w:lineRule="exact"/>
              <w:ind w:left="102"/>
              <w:rPr>
                <w:spacing w:val="-1"/>
                <w:sz w:val="20"/>
                <w:szCs w:val="20"/>
              </w:rPr>
            </w:pPr>
            <w:r>
              <w:rPr>
                <w:spacing w:val="-1"/>
                <w:sz w:val="20"/>
                <w:szCs w:val="20"/>
              </w:rPr>
              <w:t>HSAidType</w:t>
            </w:r>
          </w:p>
        </w:tc>
        <w:tc>
          <w:tcPr>
            <w:tcW w:w="4111" w:type="dxa"/>
          </w:tcPr>
          <w:p w14:paraId="21F49EF3" w14:textId="77777777" w:rsidR="001D061B" w:rsidRPr="005F1D2D" w:rsidRDefault="001D061B" w:rsidP="008A6494">
            <w:pPr>
              <w:spacing w:line="226" w:lineRule="exact"/>
              <w:ind w:left="102"/>
              <w:rPr>
                <w:szCs w:val="20"/>
              </w:rPr>
            </w:pPr>
            <w:r w:rsidRPr="005F1D2D">
              <w:rPr>
                <w:szCs w:val="20"/>
              </w:rPr>
              <w:t xml:space="preserve">Begränsar sökningen till dokument som är skapade i angivet system. </w:t>
            </w:r>
          </w:p>
          <w:p w14:paraId="40828793" w14:textId="77777777" w:rsidR="001D061B" w:rsidRPr="005F1D2D" w:rsidRDefault="001D061B" w:rsidP="008A6494">
            <w:pPr>
              <w:spacing w:line="226" w:lineRule="exact"/>
              <w:ind w:left="102"/>
              <w:rPr>
                <w:szCs w:val="20"/>
              </w:rPr>
            </w:pPr>
          </w:p>
          <w:p w14:paraId="6A97EE30" w14:textId="77777777" w:rsidR="001D061B" w:rsidRPr="005F1D2D" w:rsidRDefault="001D061B" w:rsidP="008A6494">
            <w:pPr>
              <w:spacing w:line="226" w:lineRule="exact"/>
              <w:ind w:left="102"/>
              <w:rPr>
                <w:szCs w:val="20"/>
              </w:rPr>
            </w:pPr>
            <w:r w:rsidRPr="005F1D2D">
              <w:rPr>
                <w:szCs w:val="20"/>
              </w:rPr>
              <w:t>Värdet på detta fält måste överensstämma med värdet på logicalAddress i anropets tekniska kuvertering (ex. SOAP-header).</w:t>
            </w:r>
          </w:p>
          <w:p w14:paraId="619994D5" w14:textId="77777777" w:rsidR="001D061B" w:rsidRPr="005F1D2D" w:rsidRDefault="001D061B" w:rsidP="008A6494">
            <w:pPr>
              <w:spacing w:line="226" w:lineRule="exact"/>
              <w:ind w:left="102"/>
              <w:rPr>
                <w:spacing w:val="-1"/>
                <w:szCs w:val="20"/>
              </w:rPr>
            </w:pPr>
          </w:p>
          <w:p w14:paraId="5BEF90B6" w14:textId="77777777" w:rsidR="001D061B" w:rsidRPr="005F1D2D" w:rsidRDefault="001D061B" w:rsidP="008A6494">
            <w:pPr>
              <w:spacing w:line="226" w:lineRule="exact"/>
              <w:ind w:left="102"/>
              <w:rPr>
                <w:szCs w:val="20"/>
              </w:rPr>
            </w:pPr>
            <w:r w:rsidRPr="005F1D2D">
              <w:rPr>
                <w:szCs w:val="20"/>
              </w:rPr>
              <w:t>Det innebär i praktiken att aggregerande tjänster inte används när detta fält anges.</w:t>
            </w:r>
          </w:p>
          <w:p w14:paraId="108F6E16" w14:textId="77777777" w:rsidR="001D061B" w:rsidRPr="005F1D2D" w:rsidRDefault="001D061B" w:rsidP="008A6494">
            <w:pPr>
              <w:spacing w:line="226" w:lineRule="exact"/>
              <w:ind w:left="102"/>
              <w:rPr>
                <w:szCs w:val="20"/>
              </w:rPr>
            </w:pPr>
          </w:p>
          <w:p w14:paraId="604463D2" w14:textId="697EFEE8" w:rsidR="001D061B" w:rsidRDefault="001D061B" w:rsidP="00514BAB">
            <w:pPr>
              <w:pStyle w:val="TableParagraph"/>
              <w:spacing w:line="226" w:lineRule="exact"/>
              <w:ind w:left="102"/>
              <w:rPr>
                <w:spacing w:val="-1"/>
                <w:sz w:val="20"/>
                <w:szCs w:val="20"/>
              </w:rPr>
            </w:pPr>
            <w:r w:rsidRPr="005F1D2D">
              <w:rPr>
                <w:sz w:val="20"/>
                <w:szCs w:val="20"/>
              </w:rPr>
              <w:t>Fältet är tvingande om careContactId angivits.</w:t>
            </w:r>
          </w:p>
        </w:tc>
        <w:tc>
          <w:tcPr>
            <w:tcW w:w="1418" w:type="dxa"/>
          </w:tcPr>
          <w:p w14:paraId="4805FDF8" w14:textId="77777777" w:rsidR="001D061B" w:rsidRPr="005F1D2D" w:rsidRDefault="001D061B" w:rsidP="008A6494">
            <w:pPr>
              <w:spacing w:line="229" w:lineRule="exact"/>
              <w:ind w:left="102"/>
              <w:rPr>
                <w:szCs w:val="20"/>
              </w:rPr>
            </w:pPr>
            <w:r w:rsidRPr="005F1D2D">
              <w:rPr>
                <w:szCs w:val="20"/>
              </w:rPr>
              <w:lastRenderedPageBreak/>
              <w:t>0..1</w:t>
            </w:r>
          </w:p>
          <w:p w14:paraId="28ECFE51" w14:textId="77777777" w:rsidR="001D061B" w:rsidRPr="005F1D2D" w:rsidRDefault="001D061B" w:rsidP="008A6494">
            <w:pPr>
              <w:spacing w:line="229" w:lineRule="exact"/>
              <w:ind w:left="102"/>
              <w:rPr>
                <w:szCs w:val="20"/>
              </w:rPr>
            </w:pPr>
          </w:p>
          <w:p w14:paraId="26E5407F" w14:textId="77777777" w:rsidR="001D061B" w:rsidRPr="005F1D2D" w:rsidRDefault="001D061B" w:rsidP="008A6494">
            <w:pPr>
              <w:spacing w:line="229" w:lineRule="exact"/>
              <w:ind w:left="102"/>
              <w:rPr>
                <w:szCs w:val="20"/>
              </w:rPr>
            </w:pPr>
          </w:p>
          <w:p w14:paraId="3AB662FB" w14:textId="77777777" w:rsidR="001D061B" w:rsidRDefault="001D061B" w:rsidP="008A6494">
            <w:pPr>
              <w:spacing w:line="229" w:lineRule="exact"/>
              <w:ind w:left="102"/>
              <w:rPr>
                <w:szCs w:val="20"/>
              </w:rPr>
            </w:pPr>
          </w:p>
        </w:tc>
      </w:tr>
      <w:tr w:rsidR="001D061B" w14:paraId="1827FF71" w14:textId="77777777" w:rsidTr="00514BAB">
        <w:tc>
          <w:tcPr>
            <w:tcW w:w="2660" w:type="dxa"/>
          </w:tcPr>
          <w:p w14:paraId="42717F6B" w14:textId="517F5051" w:rsidR="001D061B" w:rsidRPr="005F1D2D" w:rsidRDefault="001D061B" w:rsidP="00514BAB">
            <w:pPr>
              <w:pStyle w:val="TableParagraph"/>
              <w:spacing w:line="229" w:lineRule="exact"/>
              <w:ind w:left="102"/>
              <w:rPr>
                <w:sz w:val="20"/>
                <w:szCs w:val="20"/>
              </w:rPr>
            </w:pPr>
            <w:r w:rsidRPr="005F1D2D">
              <w:rPr>
                <w:sz w:val="20"/>
                <w:szCs w:val="20"/>
              </w:rPr>
              <w:lastRenderedPageBreak/>
              <w:t>careContactId</w:t>
            </w:r>
          </w:p>
        </w:tc>
        <w:tc>
          <w:tcPr>
            <w:tcW w:w="1417" w:type="dxa"/>
          </w:tcPr>
          <w:p w14:paraId="1732142D" w14:textId="1C390B18" w:rsidR="001D061B" w:rsidRDefault="001D061B" w:rsidP="00514BAB">
            <w:pPr>
              <w:pStyle w:val="TableParagraph"/>
              <w:spacing w:line="226" w:lineRule="exact"/>
              <w:ind w:left="102"/>
              <w:rPr>
                <w:spacing w:val="-1"/>
                <w:sz w:val="20"/>
                <w:szCs w:val="20"/>
              </w:rPr>
            </w:pPr>
            <w:r w:rsidRPr="005F1D2D">
              <w:rPr>
                <w:spacing w:val="-1"/>
                <w:sz w:val="20"/>
                <w:szCs w:val="20"/>
              </w:rPr>
              <w:t>string</w:t>
            </w:r>
          </w:p>
        </w:tc>
        <w:tc>
          <w:tcPr>
            <w:tcW w:w="4111" w:type="dxa"/>
          </w:tcPr>
          <w:p w14:paraId="773CAFD3" w14:textId="536B5F20" w:rsidR="001D061B" w:rsidRPr="005F1D2D" w:rsidRDefault="001D061B" w:rsidP="008A6494">
            <w:pPr>
              <w:spacing w:line="226" w:lineRule="exact"/>
              <w:ind w:left="102"/>
              <w:rPr>
                <w:szCs w:val="20"/>
              </w:rPr>
            </w:pPr>
            <w:r w:rsidRPr="005F1D2D">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5F1D2D" w:rsidRDefault="001D061B" w:rsidP="008A6494">
            <w:pPr>
              <w:spacing w:line="229" w:lineRule="exact"/>
              <w:ind w:left="102"/>
              <w:rPr>
                <w:szCs w:val="20"/>
              </w:rPr>
            </w:pPr>
            <w:r w:rsidRPr="005F1D2D">
              <w:rPr>
                <w:szCs w:val="20"/>
              </w:rPr>
              <w:t>0..*</w:t>
            </w:r>
          </w:p>
        </w:tc>
      </w:tr>
      <w:tr w:rsidR="001D061B" w14:paraId="0E5C6442" w14:textId="77777777" w:rsidTr="00514BAB">
        <w:tc>
          <w:tcPr>
            <w:tcW w:w="2660" w:type="dxa"/>
          </w:tcPr>
          <w:p w14:paraId="4AEFA937" w14:textId="77777777" w:rsidR="001D061B" w:rsidRPr="005F1D2D" w:rsidRDefault="001D061B" w:rsidP="00514BAB">
            <w:pPr>
              <w:pStyle w:val="TableParagraph"/>
              <w:spacing w:line="229" w:lineRule="exact"/>
              <w:ind w:left="102"/>
              <w:rPr>
                <w:sz w:val="20"/>
                <w:szCs w:val="20"/>
              </w:rPr>
            </w:pPr>
          </w:p>
        </w:tc>
        <w:tc>
          <w:tcPr>
            <w:tcW w:w="1417" w:type="dxa"/>
          </w:tcPr>
          <w:p w14:paraId="673B7420" w14:textId="77777777" w:rsidR="001D061B" w:rsidRPr="005F1D2D" w:rsidRDefault="001D061B" w:rsidP="00514BAB">
            <w:pPr>
              <w:pStyle w:val="TableParagraph"/>
              <w:spacing w:line="226" w:lineRule="exact"/>
              <w:ind w:left="102"/>
              <w:rPr>
                <w:spacing w:val="-1"/>
                <w:sz w:val="20"/>
                <w:szCs w:val="20"/>
              </w:rPr>
            </w:pPr>
          </w:p>
        </w:tc>
        <w:tc>
          <w:tcPr>
            <w:tcW w:w="4111" w:type="dxa"/>
          </w:tcPr>
          <w:p w14:paraId="6EE2E4F6" w14:textId="77777777" w:rsidR="001D061B" w:rsidRPr="005F1D2D" w:rsidRDefault="001D061B" w:rsidP="008A6494">
            <w:pPr>
              <w:spacing w:line="226" w:lineRule="exact"/>
              <w:ind w:left="102"/>
              <w:rPr>
                <w:spacing w:val="-1"/>
                <w:szCs w:val="20"/>
              </w:rPr>
            </w:pPr>
          </w:p>
        </w:tc>
        <w:tc>
          <w:tcPr>
            <w:tcW w:w="1418" w:type="dxa"/>
          </w:tcPr>
          <w:p w14:paraId="11769C71" w14:textId="77777777" w:rsidR="001D061B" w:rsidRPr="005F1D2D" w:rsidRDefault="001D061B" w:rsidP="008A6494">
            <w:pPr>
              <w:spacing w:line="229" w:lineRule="exact"/>
              <w:ind w:left="102"/>
              <w:rPr>
                <w:szCs w:val="20"/>
              </w:rPr>
            </w:pPr>
          </w:p>
        </w:tc>
      </w:tr>
      <w:tr w:rsidR="001D061B" w14:paraId="72DB7689" w14:textId="77777777" w:rsidTr="00514BAB">
        <w:tc>
          <w:tcPr>
            <w:tcW w:w="2660" w:type="dxa"/>
          </w:tcPr>
          <w:p w14:paraId="1D1596DB" w14:textId="685F58DB" w:rsidR="001D061B" w:rsidRPr="005F1D2D" w:rsidRDefault="001D061B" w:rsidP="00514BAB">
            <w:pPr>
              <w:pStyle w:val="TableParagraph"/>
              <w:spacing w:line="229"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417" w:type="dxa"/>
          </w:tcPr>
          <w:p w14:paraId="60491038" w14:textId="77777777" w:rsidR="001D061B" w:rsidRPr="005F1D2D" w:rsidRDefault="001D061B" w:rsidP="00514BAB">
            <w:pPr>
              <w:pStyle w:val="TableParagraph"/>
              <w:spacing w:line="226" w:lineRule="exact"/>
              <w:ind w:left="102"/>
              <w:rPr>
                <w:spacing w:val="-1"/>
                <w:sz w:val="20"/>
                <w:szCs w:val="20"/>
              </w:rPr>
            </w:pPr>
          </w:p>
        </w:tc>
        <w:tc>
          <w:tcPr>
            <w:tcW w:w="4111" w:type="dxa"/>
          </w:tcPr>
          <w:p w14:paraId="6E002B2D" w14:textId="77777777" w:rsidR="001D061B" w:rsidRPr="005F1D2D" w:rsidRDefault="001D061B" w:rsidP="008A6494">
            <w:pPr>
              <w:spacing w:line="226" w:lineRule="exact"/>
              <w:ind w:left="102"/>
              <w:rPr>
                <w:spacing w:val="-1"/>
                <w:szCs w:val="20"/>
              </w:rPr>
            </w:pPr>
          </w:p>
        </w:tc>
        <w:tc>
          <w:tcPr>
            <w:tcW w:w="1418" w:type="dxa"/>
          </w:tcPr>
          <w:p w14:paraId="178560B3" w14:textId="77777777" w:rsidR="001D061B" w:rsidRPr="005F1D2D" w:rsidRDefault="001D061B" w:rsidP="008A6494">
            <w:pPr>
              <w:spacing w:line="229" w:lineRule="exact"/>
              <w:ind w:left="102"/>
              <w:rPr>
                <w:szCs w:val="20"/>
              </w:rPr>
            </w:pPr>
          </w:p>
        </w:tc>
      </w:tr>
      <w:tr w:rsidR="001D061B" w14:paraId="13713010" w14:textId="77777777" w:rsidTr="00514BAB">
        <w:tc>
          <w:tcPr>
            <w:tcW w:w="2660" w:type="dxa"/>
          </w:tcPr>
          <w:p w14:paraId="16E67BE6" w14:textId="784DA0E4" w:rsidR="001D061B" w:rsidRPr="00907C9B" w:rsidRDefault="001D061B" w:rsidP="00514BAB">
            <w:pPr>
              <w:pStyle w:val="TableParagraph"/>
              <w:spacing w:line="229" w:lineRule="exact"/>
              <w:ind w:left="102"/>
              <w:rPr>
                <w:b/>
                <w:sz w:val="20"/>
                <w:szCs w:val="20"/>
              </w:rPr>
            </w:pPr>
            <w:r w:rsidRPr="00907C9B">
              <w:rPr>
                <w:sz w:val="20"/>
                <w:szCs w:val="20"/>
              </w:rPr>
              <w:t>referral</w:t>
            </w:r>
            <w:r>
              <w:rPr>
                <w:sz w:val="20"/>
                <w:szCs w:val="20"/>
              </w:rPr>
              <w:t>Outcome</w:t>
            </w:r>
          </w:p>
        </w:tc>
        <w:tc>
          <w:tcPr>
            <w:tcW w:w="1417" w:type="dxa"/>
          </w:tcPr>
          <w:p w14:paraId="232BF289" w14:textId="55223BD2" w:rsidR="001D061B" w:rsidRPr="005F1D2D" w:rsidRDefault="001D061B" w:rsidP="00514BAB">
            <w:pPr>
              <w:pStyle w:val="TableParagraph"/>
              <w:spacing w:line="226" w:lineRule="exact"/>
              <w:ind w:left="102"/>
              <w:rPr>
                <w:spacing w:val="-1"/>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4111" w:type="dxa"/>
          </w:tcPr>
          <w:p w14:paraId="1D5DBDD5" w14:textId="77777777" w:rsidR="001D061B" w:rsidRDefault="001D061B" w:rsidP="008A6494">
            <w:pPr>
              <w:spacing w:line="229" w:lineRule="exact"/>
              <w:ind w:left="102"/>
              <w:rPr>
                <w:rFonts w:ascii="Calibri" w:hAnsi="Calibri"/>
                <w:spacing w:val="-1"/>
              </w:rPr>
            </w:pPr>
            <w:r w:rsidRPr="004742A5">
              <w:rPr>
                <w:szCs w:val="20"/>
              </w:rPr>
              <w:t>Returnerar en patie</w:t>
            </w:r>
            <w:r>
              <w:rPr>
                <w:szCs w:val="20"/>
              </w:rPr>
              <w:t>nts konsultationsremiss</w:t>
            </w:r>
            <w:r w:rsidRPr="004742A5">
              <w:rPr>
                <w:szCs w:val="20"/>
              </w:rPr>
              <w:t>var.</w:t>
            </w:r>
          </w:p>
          <w:p w14:paraId="3048665A" w14:textId="77777777" w:rsidR="001D061B" w:rsidRDefault="001D061B" w:rsidP="008A6494">
            <w:pPr>
              <w:rPr>
                <w:rFonts w:ascii="Arial" w:hAnsi="Arial" w:cs="Arial"/>
                <w:b/>
                <w:bCs/>
              </w:rPr>
            </w:pPr>
          </w:p>
          <w:p w14:paraId="68042C49" w14:textId="77777777" w:rsidR="001D061B" w:rsidRPr="005F1D2D" w:rsidRDefault="001D061B" w:rsidP="008A6494">
            <w:pPr>
              <w:spacing w:line="226" w:lineRule="exact"/>
              <w:ind w:left="102"/>
              <w:rPr>
                <w:spacing w:val="-1"/>
                <w:szCs w:val="20"/>
              </w:rPr>
            </w:pPr>
          </w:p>
        </w:tc>
        <w:tc>
          <w:tcPr>
            <w:tcW w:w="1418" w:type="dxa"/>
          </w:tcPr>
          <w:p w14:paraId="0323E768" w14:textId="648B5998" w:rsidR="001D061B" w:rsidRPr="005F1D2D" w:rsidRDefault="001D061B" w:rsidP="008A6494">
            <w:pPr>
              <w:spacing w:line="229" w:lineRule="exact"/>
              <w:ind w:left="102"/>
              <w:rPr>
                <w:szCs w:val="20"/>
              </w:rPr>
            </w:pPr>
            <w:r w:rsidRPr="00907C9B">
              <w:rPr>
                <w:szCs w:val="20"/>
              </w:rPr>
              <w:t>0.</w:t>
            </w:r>
            <w:r w:rsidRPr="00907C9B">
              <w:rPr>
                <w:spacing w:val="-1"/>
                <w:szCs w:val="20"/>
              </w:rPr>
              <w:t>.</w:t>
            </w:r>
            <w:r w:rsidRPr="00907C9B">
              <w:rPr>
                <w:szCs w:val="20"/>
              </w:rPr>
              <w:t>*</w:t>
            </w:r>
          </w:p>
        </w:tc>
      </w:tr>
      <w:tr w:rsidR="001D061B" w14:paraId="60F4ABF9" w14:textId="77777777" w:rsidTr="00514BAB">
        <w:tc>
          <w:tcPr>
            <w:tcW w:w="2660" w:type="dxa"/>
          </w:tcPr>
          <w:p w14:paraId="240E3B3D" w14:textId="25764F98" w:rsidR="001D061B" w:rsidRPr="00907C9B" w:rsidRDefault="001D061B" w:rsidP="00514BAB">
            <w:pPr>
              <w:pStyle w:val="TableParagraph"/>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Header</w:t>
            </w:r>
          </w:p>
        </w:tc>
        <w:tc>
          <w:tcPr>
            <w:tcW w:w="1417" w:type="dxa"/>
          </w:tcPr>
          <w:p w14:paraId="510366DB" w14:textId="46D82F6B" w:rsidR="001D061B" w:rsidRDefault="001D061B" w:rsidP="00514BAB">
            <w:pPr>
              <w:pStyle w:val="TableParagraph"/>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4111" w:type="dxa"/>
          </w:tcPr>
          <w:p w14:paraId="0A8DB548" w14:textId="6E9FF45C" w:rsidR="001D061B" w:rsidRPr="004742A5" w:rsidRDefault="001D061B" w:rsidP="008A6494">
            <w:pPr>
              <w:spacing w:line="229" w:lineRule="exact"/>
              <w:ind w:left="102"/>
              <w:rPr>
                <w:szCs w:val="20"/>
              </w:rPr>
            </w:pPr>
            <w:r w:rsidRPr="00907C9B">
              <w:rPr>
                <w:szCs w:val="20"/>
              </w:rPr>
              <w:t>Innehåller basinformation om dokumentet</w:t>
            </w:r>
          </w:p>
        </w:tc>
        <w:tc>
          <w:tcPr>
            <w:tcW w:w="1418" w:type="dxa"/>
          </w:tcPr>
          <w:p w14:paraId="797036D6" w14:textId="096E5B1F" w:rsidR="001D061B" w:rsidRPr="00907C9B" w:rsidRDefault="001D061B" w:rsidP="008A6494">
            <w:pPr>
              <w:spacing w:line="229" w:lineRule="exact"/>
              <w:ind w:left="102"/>
              <w:rPr>
                <w:szCs w:val="20"/>
              </w:rPr>
            </w:pPr>
            <w:r w:rsidRPr="00907C9B">
              <w:rPr>
                <w:szCs w:val="20"/>
              </w:rPr>
              <w:t>1..1</w:t>
            </w:r>
          </w:p>
        </w:tc>
      </w:tr>
      <w:tr w:rsidR="001D061B" w14:paraId="2B7B6628" w14:textId="77777777" w:rsidTr="00514BAB">
        <w:tc>
          <w:tcPr>
            <w:tcW w:w="2660" w:type="dxa"/>
          </w:tcPr>
          <w:p w14:paraId="792E643C" w14:textId="380AE15A" w:rsidR="001D061B" w:rsidRDefault="001D061B" w:rsidP="00514BAB">
            <w:pPr>
              <w:pStyle w:val="TableParagraph"/>
              <w:spacing w:line="229" w:lineRule="exact"/>
              <w:ind w:left="102"/>
              <w:rPr>
                <w:sz w:val="20"/>
                <w:szCs w:val="20"/>
              </w:rPr>
            </w:pPr>
            <w:r>
              <w:rPr>
                <w:sz w:val="20"/>
                <w:szCs w:val="20"/>
              </w:rPr>
              <w:t>../../</w:t>
            </w:r>
            <w:r w:rsidRPr="00907C9B">
              <w:rPr>
                <w:sz w:val="20"/>
                <w:szCs w:val="20"/>
              </w:rPr>
              <w:t>document</w:t>
            </w:r>
            <w:r>
              <w:rPr>
                <w:sz w:val="20"/>
                <w:szCs w:val="20"/>
              </w:rPr>
              <w:t>Id</w:t>
            </w:r>
          </w:p>
        </w:tc>
        <w:tc>
          <w:tcPr>
            <w:tcW w:w="1417" w:type="dxa"/>
          </w:tcPr>
          <w:p w14:paraId="03C856B9" w14:textId="147404DA" w:rsidR="001D061B" w:rsidRDefault="001D061B" w:rsidP="00514BAB">
            <w:pPr>
              <w:pStyle w:val="TableParagraph"/>
              <w:spacing w:line="226" w:lineRule="exact"/>
              <w:ind w:left="102"/>
              <w:rPr>
                <w:sz w:val="20"/>
                <w:szCs w:val="20"/>
              </w:rPr>
            </w:pPr>
            <w:r>
              <w:rPr>
                <w:sz w:val="20"/>
                <w:szCs w:val="20"/>
              </w:rPr>
              <w:t>string</w:t>
            </w:r>
          </w:p>
        </w:tc>
        <w:tc>
          <w:tcPr>
            <w:tcW w:w="4111" w:type="dxa"/>
          </w:tcPr>
          <w:p w14:paraId="41EAD9CA" w14:textId="77777777" w:rsidR="001D061B" w:rsidRPr="00041CC6" w:rsidRDefault="001D061B" w:rsidP="008A6494">
            <w:pPr>
              <w:spacing w:line="229" w:lineRule="exact"/>
              <w:ind w:left="102"/>
              <w:rPr>
                <w:szCs w:val="20"/>
              </w:rPr>
            </w:pPr>
            <w:r w:rsidRPr="00041CC6">
              <w:rPr>
                <w:szCs w:val="20"/>
              </w:rPr>
              <w:t>Dokumentets identitet som är unik inom källsystemet</w:t>
            </w:r>
          </w:p>
          <w:p w14:paraId="37B3B3AD" w14:textId="77777777" w:rsidR="001D061B" w:rsidRPr="00907C9B" w:rsidRDefault="001D061B" w:rsidP="008A6494">
            <w:pPr>
              <w:spacing w:line="229" w:lineRule="exact"/>
              <w:ind w:left="102"/>
              <w:rPr>
                <w:szCs w:val="20"/>
              </w:rPr>
            </w:pPr>
          </w:p>
        </w:tc>
        <w:tc>
          <w:tcPr>
            <w:tcW w:w="1418" w:type="dxa"/>
          </w:tcPr>
          <w:p w14:paraId="0400BDBB" w14:textId="69B1F5DE" w:rsidR="001D061B" w:rsidRPr="00907C9B" w:rsidRDefault="001D061B" w:rsidP="008A6494">
            <w:pPr>
              <w:spacing w:line="229" w:lineRule="exact"/>
              <w:ind w:left="102"/>
              <w:rPr>
                <w:szCs w:val="20"/>
              </w:rPr>
            </w:pPr>
            <w:r w:rsidRPr="00907C9B">
              <w:rPr>
                <w:szCs w:val="20"/>
              </w:rPr>
              <w:t>1..1</w:t>
            </w:r>
          </w:p>
        </w:tc>
      </w:tr>
      <w:tr w:rsidR="001D061B" w14:paraId="56A53211" w14:textId="77777777" w:rsidTr="00514BAB">
        <w:tc>
          <w:tcPr>
            <w:tcW w:w="2660" w:type="dxa"/>
          </w:tcPr>
          <w:p w14:paraId="05431F1D" w14:textId="1A7EA167" w:rsidR="001D061B" w:rsidRDefault="001D061B" w:rsidP="00514BAB">
            <w:pPr>
              <w:pStyle w:val="TableParagraph"/>
              <w:spacing w:line="229" w:lineRule="exact"/>
              <w:ind w:left="102"/>
              <w:rPr>
                <w:sz w:val="20"/>
                <w:szCs w:val="20"/>
              </w:rPr>
            </w:pPr>
            <w:r>
              <w:rPr>
                <w:sz w:val="20"/>
                <w:szCs w:val="20"/>
              </w:rPr>
              <w:t>../../</w:t>
            </w:r>
            <w:r w:rsidRPr="007D6475">
              <w:rPr>
                <w:sz w:val="20"/>
                <w:szCs w:val="20"/>
              </w:rPr>
              <w:t>sourceSystem</w:t>
            </w:r>
            <w:r>
              <w:rPr>
                <w:sz w:val="20"/>
                <w:szCs w:val="20"/>
              </w:rPr>
              <w:t>HSAId</w:t>
            </w:r>
          </w:p>
        </w:tc>
        <w:tc>
          <w:tcPr>
            <w:tcW w:w="1417" w:type="dxa"/>
          </w:tcPr>
          <w:p w14:paraId="7B0D418F" w14:textId="07029D20" w:rsidR="001D061B" w:rsidRDefault="001D061B" w:rsidP="00514BAB">
            <w:pPr>
              <w:pStyle w:val="TableParagraph"/>
              <w:spacing w:line="226" w:lineRule="exact"/>
              <w:ind w:left="102"/>
              <w:rPr>
                <w:sz w:val="20"/>
                <w:szCs w:val="20"/>
              </w:rPr>
            </w:pPr>
            <w:r w:rsidRPr="007D6475">
              <w:rPr>
                <w:sz w:val="20"/>
                <w:szCs w:val="20"/>
              </w:rPr>
              <w:t>HSAidType</w:t>
            </w:r>
          </w:p>
        </w:tc>
        <w:tc>
          <w:tcPr>
            <w:tcW w:w="4111" w:type="dxa"/>
          </w:tcPr>
          <w:p w14:paraId="4698FEFA" w14:textId="0A528AA7" w:rsidR="001D061B" w:rsidRPr="00041CC6" w:rsidRDefault="001D061B" w:rsidP="008A6494">
            <w:pPr>
              <w:spacing w:line="229" w:lineRule="exact"/>
              <w:ind w:left="102"/>
              <w:rPr>
                <w:szCs w:val="20"/>
              </w:rPr>
            </w:pPr>
            <w:r w:rsidRPr="007D6475">
              <w:rPr>
                <w:szCs w:val="20"/>
              </w:rPr>
              <w:t>HSAid för det system som dokumentet är skapat i.</w:t>
            </w:r>
          </w:p>
        </w:tc>
        <w:tc>
          <w:tcPr>
            <w:tcW w:w="1418" w:type="dxa"/>
          </w:tcPr>
          <w:p w14:paraId="767A8DF7" w14:textId="1B9DDAB9" w:rsidR="001D061B" w:rsidRPr="00907C9B" w:rsidRDefault="001D061B" w:rsidP="008A6494">
            <w:pPr>
              <w:spacing w:line="229" w:lineRule="exact"/>
              <w:ind w:left="102"/>
              <w:rPr>
                <w:szCs w:val="20"/>
              </w:rPr>
            </w:pPr>
            <w:r w:rsidRPr="007D6475">
              <w:rPr>
                <w:szCs w:val="20"/>
              </w:rPr>
              <w:t>1..1</w:t>
            </w:r>
          </w:p>
        </w:tc>
      </w:tr>
      <w:tr w:rsidR="001D061B" w14:paraId="0D621603" w14:textId="77777777" w:rsidTr="00514BAB">
        <w:tc>
          <w:tcPr>
            <w:tcW w:w="2660" w:type="dxa"/>
          </w:tcPr>
          <w:p w14:paraId="06F31655" w14:textId="77777777" w:rsidR="001D061B" w:rsidRPr="00907C9B" w:rsidRDefault="001D061B" w:rsidP="008A6494">
            <w:pPr>
              <w:spacing w:line="229" w:lineRule="exact"/>
              <w:ind w:left="102"/>
              <w:rPr>
                <w:szCs w:val="20"/>
              </w:rPr>
            </w:pPr>
            <w:r>
              <w:rPr>
                <w:szCs w:val="20"/>
              </w:rPr>
              <w:t>../../</w:t>
            </w:r>
            <w:r w:rsidRPr="00907C9B">
              <w:rPr>
                <w:szCs w:val="20"/>
              </w:rPr>
              <w:t>documentTitle</w:t>
            </w:r>
          </w:p>
          <w:p w14:paraId="02BAF80A" w14:textId="77777777" w:rsidR="001D061B" w:rsidRDefault="001D061B" w:rsidP="00514BAB">
            <w:pPr>
              <w:pStyle w:val="TableParagraph"/>
              <w:spacing w:line="229" w:lineRule="exact"/>
              <w:ind w:left="102"/>
              <w:rPr>
                <w:sz w:val="20"/>
                <w:szCs w:val="20"/>
              </w:rPr>
            </w:pPr>
          </w:p>
        </w:tc>
        <w:tc>
          <w:tcPr>
            <w:tcW w:w="1417" w:type="dxa"/>
          </w:tcPr>
          <w:p w14:paraId="59CA54EC" w14:textId="36AC78EC" w:rsidR="001D061B" w:rsidRPr="007D6475" w:rsidRDefault="001D061B" w:rsidP="00514BAB">
            <w:pPr>
              <w:pStyle w:val="TableParagraph"/>
              <w:spacing w:line="226" w:lineRule="exact"/>
              <w:ind w:left="102"/>
              <w:rPr>
                <w:sz w:val="20"/>
                <w:szCs w:val="20"/>
              </w:rPr>
            </w:pPr>
            <w:r>
              <w:rPr>
                <w:sz w:val="20"/>
                <w:szCs w:val="20"/>
              </w:rPr>
              <w:t>string</w:t>
            </w:r>
          </w:p>
        </w:tc>
        <w:tc>
          <w:tcPr>
            <w:tcW w:w="4111" w:type="dxa"/>
          </w:tcPr>
          <w:p w14:paraId="11A7B880" w14:textId="77777777" w:rsidR="001D061B" w:rsidRPr="00041CC6" w:rsidRDefault="001D061B" w:rsidP="008A6494">
            <w:pPr>
              <w:spacing w:line="229" w:lineRule="exact"/>
              <w:ind w:left="102"/>
              <w:rPr>
                <w:szCs w:val="20"/>
              </w:rPr>
            </w:pPr>
            <w:r w:rsidRPr="00041CC6">
              <w:rPr>
                <w:szCs w:val="20"/>
              </w:rPr>
              <w:t>Titel som beskriver den information som sänds i dokumentet.</w:t>
            </w:r>
          </w:p>
          <w:p w14:paraId="4228D1E8" w14:textId="77777777" w:rsidR="001D061B" w:rsidRPr="007D6475" w:rsidRDefault="001D061B" w:rsidP="008A6494">
            <w:pPr>
              <w:spacing w:line="229" w:lineRule="exact"/>
              <w:ind w:left="102"/>
              <w:rPr>
                <w:szCs w:val="20"/>
              </w:rPr>
            </w:pPr>
          </w:p>
        </w:tc>
        <w:tc>
          <w:tcPr>
            <w:tcW w:w="1418" w:type="dxa"/>
          </w:tcPr>
          <w:p w14:paraId="3309788A" w14:textId="6A5DB3E7" w:rsidR="001D061B" w:rsidRPr="007D6475" w:rsidRDefault="001D061B" w:rsidP="008A6494">
            <w:pPr>
              <w:spacing w:line="229" w:lineRule="exact"/>
              <w:ind w:left="102"/>
              <w:rPr>
                <w:szCs w:val="20"/>
              </w:rPr>
            </w:pPr>
            <w:r w:rsidRPr="00907C9B">
              <w:rPr>
                <w:szCs w:val="20"/>
              </w:rPr>
              <w:t>0..1</w:t>
            </w:r>
          </w:p>
        </w:tc>
      </w:tr>
      <w:tr w:rsidR="001D061B" w14:paraId="0F00E13E" w14:textId="77777777" w:rsidTr="00514BAB">
        <w:tc>
          <w:tcPr>
            <w:tcW w:w="2660" w:type="dxa"/>
          </w:tcPr>
          <w:p w14:paraId="2FCDB6E1" w14:textId="77777777" w:rsidR="001D061B" w:rsidRPr="00907C9B" w:rsidRDefault="001D061B" w:rsidP="008A6494">
            <w:pPr>
              <w:spacing w:line="229" w:lineRule="exact"/>
              <w:ind w:left="102"/>
              <w:rPr>
                <w:szCs w:val="20"/>
              </w:rPr>
            </w:pPr>
            <w:r>
              <w:rPr>
                <w:szCs w:val="20"/>
              </w:rPr>
              <w:t>../../</w:t>
            </w:r>
            <w:r w:rsidRPr="00907C9B">
              <w:rPr>
                <w:szCs w:val="20"/>
              </w:rPr>
              <w:t>documentTime</w:t>
            </w:r>
          </w:p>
          <w:p w14:paraId="24458E08" w14:textId="77777777" w:rsidR="001D061B" w:rsidRDefault="001D061B" w:rsidP="008A6494">
            <w:pPr>
              <w:spacing w:line="229" w:lineRule="exact"/>
              <w:ind w:left="102"/>
              <w:rPr>
                <w:szCs w:val="20"/>
              </w:rPr>
            </w:pPr>
          </w:p>
        </w:tc>
        <w:tc>
          <w:tcPr>
            <w:tcW w:w="1417" w:type="dxa"/>
          </w:tcPr>
          <w:p w14:paraId="01EDA7CA" w14:textId="77777777" w:rsidR="001D061B" w:rsidRPr="00171EC2" w:rsidRDefault="001D061B" w:rsidP="008A6494">
            <w:pPr>
              <w:spacing w:line="229" w:lineRule="exact"/>
              <w:ind w:left="102"/>
              <w:rPr>
                <w:szCs w:val="20"/>
              </w:rPr>
            </w:pPr>
            <w:r>
              <w:rPr>
                <w:szCs w:val="20"/>
              </w:rPr>
              <w:t>TimeStampType</w:t>
            </w:r>
          </w:p>
          <w:p w14:paraId="1B668527" w14:textId="77777777" w:rsidR="001D061B" w:rsidRDefault="001D061B" w:rsidP="00514BAB">
            <w:pPr>
              <w:pStyle w:val="TableParagraph"/>
              <w:spacing w:line="226" w:lineRule="exact"/>
              <w:ind w:left="102"/>
              <w:rPr>
                <w:sz w:val="20"/>
                <w:szCs w:val="20"/>
              </w:rPr>
            </w:pPr>
          </w:p>
        </w:tc>
        <w:tc>
          <w:tcPr>
            <w:tcW w:w="4111" w:type="dxa"/>
          </w:tcPr>
          <w:p w14:paraId="470EDE24" w14:textId="154A9FE4" w:rsidR="001D061B" w:rsidRPr="00041CC6" w:rsidRDefault="001D061B" w:rsidP="008A6494">
            <w:pPr>
              <w:spacing w:line="229" w:lineRule="exact"/>
              <w:ind w:left="102"/>
              <w:rPr>
                <w:szCs w:val="20"/>
              </w:rPr>
            </w:pPr>
            <w:r w:rsidRPr="00907C9B">
              <w:rPr>
                <w:szCs w:val="20"/>
              </w:rPr>
              <w:t>Tidpunkt då dokument skapades</w:t>
            </w:r>
          </w:p>
        </w:tc>
        <w:tc>
          <w:tcPr>
            <w:tcW w:w="1418" w:type="dxa"/>
          </w:tcPr>
          <w:p w14:paraId="206CF507" w14:textId="6AE4A773" w:rsidR="001D061B" w:rsidRPr="00907C9B" w:rsidRDefault="001D061B" w:rsidP="008A6494">
            <w:pPr>
              <w:spacing w:line="229" w:lineRule="exact"/>
              <w:ind w:left="102"/>
              <w:rPr>
                <w:szCs w:val="20"/>
              </w:rPr>
            </w:pPr>
            <w:r w:rsidRPr="00907C9B">
              <w:rPr>
                <w:szCs w:val="20"/>
              </w:rPr>
              <w:t>1..1</w:t>
            </w:r>
          </w:p>
        </w:tc>
      </w:tr>
      <w:tr w:rsidR="001D061B" w14:paraId="6BE0FEF8" w14:textId="77777777" w:rsidTr="00514BAB">
        <w:tc>
          <w:tcPr>
            <w:tcW w:w="2660" w:type="dxa"/>
          </w:tcPr>
          <w:p w14:paraId="516E971A" w14:textId="31A25EFD" w:rsidR="001D061B" w:rsidRDefault="001D061B" w:rsidP="008A6494">
            <w:pPr>
              <w:spacing w:line="229" w:lineRule="exact"/>
              <w:ind w:left="102"/>
              <w:rPr>
                <w:szCs w:val="20"/>
              </w:rPr>
            </w:pPr>
            <w:r>
              <w:rPr>
                <w:szCs w:val="20"/>
              </w:rPr>
              <w:t>../../</w:t>
            </w:r>
            <w:r w:rsidRPr="00907C9B">
              <w:rPr>
                <w:szCs w:val="20"/>
              </w:rPr>
              <w:t>patient</w:t>
            </w:r>
            <w:r>
              <w:rPr>
                <w:szCs w:val="20"/>
              </w:rPr>
              <w:t>Id</w:t>
            </w:r>
          </w:p>
        </w:tc>
        <w:tc>
          <w:tcPr>
            <w:tcW w:w="1417" w:type="dxa"/>
          </w:tcPr>
          <w:p w14:paraId="1AA7A90C" w14:textId="3D22E328" w:rsidR="001D061B" w:rsidRDefault="001D061B" w:rsidP="008A6494">
            <w:pPr>
              <w:spacing w:line="229" w:lineRule="exact"/>
              <w:ind w:left="102"/>
              <w:rPr>
                <w:szCs w:val="20"/>
              </w:rPr>
            </w:pPr>
            <w:r>
              <w:rPr>
                <w:spacing w:val="-1"/>
                <w:szCs w:val="20"/>
              </w:rPr>
              <w:t>PersonIdType</w:t>
            </w:r>
          </w:p>
        </w:tc>
        <w:tc>
          <w:tcPr>
            <w:tcW w:w="4111" w:type="dxa"/>
          </w:tcPr>
          <w:p w14:paraId="7E7147CD" w14:textId="77777777" w:rsidR="001D061B" w:rsidRPr="00041CC6" w:rsidRDefault="001D061B" w:rsidP="008A6494">
            <w:pPr>
              <w:spacing w:line="229" w:lineRule="exact"/>
              <w:ind w:left="102"/>
              <w:rPr>
                <w:szCs w:val="20"/>
              </w:rPr>
            </w:pPr>
            <w:r w:rsidRPr="00041CC6">
              <w:rPr>
                <w:szCs w:val="20"/>
              </w:rPr>
              <w:t>Id</w:t>
            </w:r>
            <w:r>
              <w:rPr>
                <w:szCs w:val="20"/>
              </w:rPr>
              <w:t>entifierare för patient.</w:t>
            </w:r>
          </w:p>
          <w:p w14:paraId="5ADC6E3F" w14:textId="77777777" w:rsidR="001D061B" w:rsidRPr="00A63DCF" w:rsidRDefault="001D061B" w:rsidP="008A6494">
            <w:pPr>
              <w:spacing w:line="226" w:lineRule="exact"/>
              <w:ind w:left="102"/>
              <w:rPr>
                <w:spacing w:val="-1"/>
                <w:szCs w:val="20"/>
              </w:rPr>
            </w:pPr>
          </w:p>
          <w:p w14:paraId="2D0CFAB7" w14:textId="77777777" w:rsidR="001D061B" w:rsidRPr="00907C9B" w:rsidRDefault="001D061B" w:rsidP="008A6494">
            <w:pPr>
              <w:spacing w:line="229" w:lineRule="exact"/>
              <w:ind w:left="102"/>
              <w:rPr>
                <w:szCs w:val="20"/>
              </w:rPr>
            </w:pPr>
          </w:p>
        </w:tc>
        <w:tc>
          <w:tcPr>
            <w:tcW w:w="1418" w:type="dxa"/>
          </w:tcPr>
          <w:p w14:paraId="65FB11A6" w14:textId="557E3A95" w:rsidR="001D061B" w:rsidRPr="00907C9B" w:rsidRDefault="001D061B" w:rsidP="008A6494">
            <w:pPr>
              <w:spacing w:line="229" w:lineRule="exact"/>
              <w:ind w:left="102"/>
              <w:rPr>
                <w:szCs w:val="20"/>
              </w:rPr>
            </w:pPr>
            <w:r w:rsidRPr="00907C9B">
              <w:rPr>
                <w:szCs w:val="20"/>
              </w:rPr>
              <w:t>1..1</w:t>
            </w:r>
          </w:p>
        </w:tc>
      </w:tr>
      <w:tr w:rsidR="001D061B" w14:paraId="2448E097" w14:textId="77777777" w:rsidTr="00514BAB">
        <w:tc>
          <w:tcPr>
            <w:tcW w:w="2660" w:type="dxa"/>
          </w:tcPr>
          <w:p w14:paraId="42710ADF" w14:textId="1ADCC292" w:rsidR="001D061B" w:rsidRDefault="001D061B" w:rsidP="008A6494">
            <w:pPr>
              <w:spacing w:line="229" w:lineRule="exact"/>
              <w:ind w:left="102"/>
              <w:rPr>
                <w:szCs w:val="20"/>
              </w:rPr>
            </w:pPr>
            <w:r>
              <w:rPr>
                <w:szCs w:val="20"/>
              </w:rPr>
              <w:t>../../../id</w:t>
            </w:r>
          </w:p>
        </w:tc>
        <w:tc>
          <w:tcPr>
            <w:tcW w:w="1417" w:type="dxa"/>
          </w:tcPr>
          <w:p w14:paraId="05BAEDBF" w14:textId="222119FB" w:rsidR="001D061B" w:rsidRDefault="001D061B" w:rsidP="008A6494">
            <w:pPr>
              <w:spacing w:line="229" w:lineRule="exact"/>
              <w:ind w:left="102"/>
              <w:rPr>
                <w:spacing w:val="-1"/>
                <w:szCs w:val="20"/>
              </w:rPr>
            </w:pPr>
            <w:r>
              <w:rPr>
                <w:szCs w:val="20"/>
              </w:rPr>
              <w:t>string</w:t>
            </w:r>
          </w:p>
        </w:tc>
        <w:tc>
          <w:tcPr>
            <w:tcW w:w="4111" w:type="dxa"/>
          </w:tcPr>
          <w:p w14:paraId="6F3F7EF7" w14:textId="6AEE7BD6" w:rsidR="001D061B" w:rsidRPr="00041CC6" w:rsidRDefault="001D061B" w:rsidP="008A6494">
            <w:pPr>
              <w:spacing w:line="229" w:lineRule="exact"/>
              <w:ind w:left="102"/>
              <w:rPr>
                <w:szCs w:val="20"/>
              </w:rPr>
            </w:pPr>
            <w:r w:rsidRPr="006167E0">
              <w:rPr>
                <w:szCs w:val="20"/>
              </w:rPr>
              <w:t>Identiteten enligt den identitetstyp (type) som angivits. Anges med 12 tecken utan bindestreck.</w:t>
            </w:r>
          </w:p>
        </w:tc>
        <w:tc>
          <w:tcPr>
            <w:tcW w:w="1418" w:type="dxa"/>
          </w:tcPr>
          <w:p w14:paraId="71F6CDFA" w14:textId="5A11AFC9" w:rsidR="001D061B" w:rsidRPr="00907C9B" w:rsidRDefault="001D061B" w:rsidP="008A6494">
            <w:pPr>
              <w:spacing w:line="229" w:lineRule="exact"/>
              <w:ind w:left="102"/>
              <w:rPr>
                <w:szCs w:val="20"/>
              </w:rPr>
            </w:pPr>
            <w:r>
              <w:rPr>
                <w:szCs w:val="20"/>
              </w:rPr>
              <w:t>1..1</w:t>
            </w:r>
          </w:p>
        </w:tc>
      </w:tr>
      <w:tr w:rsidR="001D061B" w14:paraId="28877DBF" w14:textId="77777777" w:rsidTr="00514BAB">
        <w:tc>
          <w:tcPr>
            <w:tcW w:w="2660" w:type="dxa"/>
          </w:tcPr>
          <w:p w14:paraId="064DF5FE" w14:textId="70EFE25F" w:rsidR="001D061B" w:rsidRDefault="001D061B" w:rsidP="008A6494">
            <w:pPr>
              <w:spacing w:line="229" w:lineRule="exact"/>
              <w:ind w:left="102"/>
              <w:rPr>
                <w:szCs w:val="20"/>
              </w:rPr>
            </w:pPr>
            <w:r>
              <w:rPr>
                <w:szCs w:val="20"/>
              </w:rPr>
              <w:t>../../../type</w:t>
            </w:r>
          </w:p>
        </w:tc>
        <w:tc>
          <w:tcPr>
            <w:tcW w:w="1417" w:type="dxa"/>
          </w:tcPr>
          <w:p w14:paraId="77E2C2B9" w14:textId="3DCC5C7C" w:rsidR="001D061B" w:rsidRDefault="001D061B" w:rsidP="008A6494">
            <w:pPr>
              <w:spacing w:line="229" w:lineRule="exact"/>
              <w:ind w:left="102"/>
              <w:rPr>
                <w:szCs w:val="20"/>
              </w:rPr>
            </w:pPr>
            <w:r>
              <w:rPr>
                <w:szCs w:val="20"/>
              </w:rPr>
              <w:t>string</w:t>
            </w:r>
          </w:p>
        </w:tc>
        <w:tc>
          <w:tcPr>
            <w:tcW w:w="4111" w:type="dxa"/>
          </w:tcPr>
          <w:p w14:paraId="6404D231" w14:textId="77777777" w:rsidR="001D061B" w:rsidRPr="006167E0" w:rsidRDefault="001D061B" w:rsidP="008A6494">
            <w:pPr>
              <w:spacing w:line="226" w:lineRule="exact"/>
              <w:ind w:left="102"/>
              <w:rPr>
                <w:szCs w:val="20"/>
              </w:rPr>
            </w:pPr>
            <w:r w:rsidRPr="006167E0">
              <w:rPr>
                <w:szCs w:val="20"/>
              </w:rPr>
              <w:t xml:space="preserve">OID för typ av identifierare. </w:t>
            </w:r>
          </w:p>
          <w:p w14:paraId="28009724" w14:textId="77777777" w:rsidR="001D061B" w:rsidRPr="006167E0" w:rsidRDefault="001D061B" w:rsidP="008A6494">
            <w:pPr>
              <w:spacing w:line="226" w:lineRule="exact"/>
              <w:ind w:left="102"/>
              <w:rPr>
                <w:szCs w:val="20"/>
              </w:rPr>
            </w:pPr>
            <w:r w:rsidRPr="006167E0">
              <w:rPr>
                <w:szCs w:val="20"/>
              </w:rPr>
              <w:t>För personnummer ska Skatteverkets personnummer (1.2.752.129.2.1.3.1).</w:t>
            </w:r>
          </w:p>
          <w:p w14:paraId="39B304CA" w14:textId="77777777" w:rsidR="001D061B" w:rsidRPr="006167E0" w:rsidRDefault="001D061B" w:rsidP="008A6494">
            <w:pPr>
              <w:spacing w:line="226" w:lineRule="exact"/>
              <w:ind w:left="102"/>
              <w:rPr>
                <w:szCs w:val="20"/>
              </w:rPr>
            </w:pPr>
            <w:r w:rsidRPr="006167E0">
              <w:rPr>
                <w:szCs w:val="20"/>
              </w:rPr>
              <w:t>För samordningsnummer ska Skatteverkets samordningsnummer (1.2.752.129.2.1.3.3).</w:t>
            </w:r>
          </w:p>
          <w:p w14:paraId="51552EEA" w14:textId="23CB8284" w:rsidR="001D061B" w:rsidRPr="006167E0" w:rsidRDefault="001D061B" w:rsidP="008A6494">
            <w:pPr>
              <w:spacing w:line="229" w:lineRule="exact"/>
              <w:ind w:left="102"/>
              <w:rPr>
                <w:szCs w:val="20"/>
              </w:rPr>
            </w:pPr>
            <w:r w:rsidRPr="006167E0">
              <w:rPr>
                <w:szCs w:val="20"/>
              </w:rPr>
              <w:t>För reservnummer används lokalt definierade reservnummer, exempelvis SLL reservnummer (1.2.752.97.3.1.3)</w:t>
            </w:r>
          </w:p>
        </w:tc>
        <w:tc>
          <w:tcPr>
            <w:tcW w:w="1418" w:type="dxa"/>
          </w:tcPr>
          <w:p w14:paraId="4BF59CA7" w14:textId="515AC038" w:rsidR="001D061B" w:rsidRDefault="001D061B" w:rsidP="008A6494">
            <w:pPr>
              <w:spacing w:line="229" w:lineRule="exact"/>
              <w:ind w:left="102"/>
              <w:rPr>
                <w:szCs w:val="20"/>
              </w:rPr>
            </w:pPr>
            <w:r>
              <w:rPr>
                <w:szCs w:val="20"/>
              </w:rPr>
              <w:t>1..1</w:t>
            </w:r>
          </w:p>
        </w:tc>
      </w:tr>
      <w:tr w:rsidR="001D061B" w14:paraId="519D9FFE" w14:textId="77777777" w:rsidTr="00514BAB">
        <w:tc>
          <w:tcPr>
            <w:tcW w:w="2660" w:type="dxa"/>
          </w:tcPr>
          <w:p w14:paraId="270FB25C" w14:textId="77777777" w:rsidR="001D061B" w:rsidRPr="00907C9B" w:rsidRDefault="001D061B" w:rsidP="008A6494">
            <w:pPr>
              <w:spacing w:line="229" w:lineRule="exact"/>
              <w:ind w:left="102"/>
              <w:rPr>
                <w:szCs w:val="20"/>
              </w:rPr>
            </w:pPr>
            <w:r>
              <w:rPr>
                <w:szCs w:val="20"/>
              </w:rPr>
              <w:t>../../</w:t>
            </w:r>
            <w:r w:rsidRPr="00490D5B">
              <w:rPr>
                <w:szCs w:val="20"/>
              </w:rPr>
              <w:t>accountableHealthcareProfessional</w:t>
            </w:r>
          </w:p>
          <w:p w14:paraId="43DC565E" w14:textId="77777777" w:rsidR="001D061B" w:rsidRDefault="001D061B" w:rsidP="008A6494">
            <w:pPr>
              <w:spacing w:line="229" w:lineRule="exact"/>
              <w:ind w:left="102"/>
              <w:rPr>
                <w:szCs w:val="20"/>
              </w:rPr>
            </w:pPr>
          </w:p>
        </w:tc>
        <w:tc>
          <w:tcPr>
            <w:tcW w:w="1417" w:type="dxa"/>
          </w:tcPr>
          <w:p w14:paraId="76EA3660" w14:textId="203A3A28" w:rsidR="001D061B" w:rsidRDefault="001D061B" w:rsidP="008A6494">
            <w:pPr>
              <w:spacing w:line="229" w:lineRule="exact"/>
              <w:ind w:left="102"/>
              <w:rPr>
                <w:szCs w:val="20"/>
              </w:rPr>
            </w:pPr>
            <w:r w:rsidRPr="00490D5B">
              <w:rPr>
                <w:szCs w:val="20"/>
              </w:rPr>
              <w:t>HealthcareProfessionalType</w:t>
            </w:r>
          </w:p>
        </w:tc>
        <w:tc>
          <w:tcPr>
            <w:tcW w:w="4111" w:type="dxa"/>
          </w:tcPr>
          <w:p w14:paraId="74D5D5FD" w14:textId="77777777" w:rsidR="001D061B" w:rsidRPr="00041CC6" w:rsidRDefault="001D061B" w:rsidP="008A6494">
            <w:pPr>
              <w:spacing w:line="226" w:lineRule="exact"/>
              <w:ind w:left="102"/>
              <w:rPr>
                <w:spacing w:val="-1"/>
                <w:szCs w:val="20"/>
              </w:rPr>
            </w:pPr>
            <w:r w:rsidRPr="00041CC6">
              <w:rPr>
                <w:spacing w:val="-1"/>
                <w:szCs w:val="20"/>
              </w:rPr>
              <w:t>Information om den hälso- och sjukvårdsperson som skapat informationen i dokumentet, nedan kallas författare.</w:t>
            </w:r>
            <w:r>
              <w:rPr>
                <w:spacing w:val="-1"/>
                <w:szCs w:val="20"/>
              </w:rPr>
              <w:t xml:space="preserve"> Vid uppdatering av tidigare skapade dokument avses den hälso- och sjukvårdsperson som senast uppdaterade informationen</w:t>
            </w:r>
          </w:p>
          <w:p w14:paraId="1235061A" w14:textId="77777777" w:rsidR="001D061B" w:rsidRPr="006167E0" w:rsidRDefault="001D061B" w:rsidP="008A6494">
            <w:pPr>
              <w:spacing w:line="226" w:lineRule="exact"/>
              <w:ind w:left="102"/>
              <w:rPr>
                <w:szCs w:val="20"/>
              </w:rPr>
            </w:pPr>
          </w:p>
        </w:tc>
        <w:tc>
          <w:tcPr>
            <w:tcW w:w="1418" w:type="dxa"/>
          </w:tcPr>
          <w:p w14:paraId="1737C56D" w14:textId="4A7F335C" w:rsidR="001D061B" w:rsidRDefault="001D061B" w:rsidP="008A6494">
            <w:pPr>
              <w:spacing w:line="229" w:lineRule="exact"/>
              <w:ind w:left="102"/>
              <w:rPr>
                <w:szCs w:val="20"/>
              </w:rPr>
            </w:pPr>
            <w:r w:rsidRPr="00907C9B">
              <w:rPr>
                <w:szCs w:val="20"/>
              </w:rPr>
              <w:t>1..1</w:t>
            </w:r>
          </w:p>
        </w:tc>
      </w:tr>
      <w:tr w:rsidR="001D061B" w14:paraId="716BD2B9" w14:textId="77777777" w:rsidTr="00514BAB">
        <w:tc>
          <w:tcPr>
            <w:tcW w:w="2660" w:type="dxa"/>
          </w:tcPr>
          <w:p w14:paraId="508002BC" w14:textId="77777777" w:rsidR="001D061B" w:rsidRPr="00907C9B" w:rsidRDefault="001D061B" w:rsidP="008A6494">
            <w:pPr>
              <w:spacing w:line="229" w:lineRule="exact"/>
              <w:ind w:left="102"/>
              <w:rPr>
                <w:szCs w:val="20"/>
              </w:rPr>
            </w:pPr>
            <w:r>
              <w:rPr>
                <w:szCs w:val="20"/>
              </w:rPr>
              <w:t>../../../</w:t>
            </w:r>
            <w:r w:rsidRPr="00907C9B">
              <w:rPr>
                <w:szCs w:val="20"/>
              </w:rPr>
              <w:t>a</w:t>
            </w:r>
            <w:r w:rsidRPr="00907C9B">
              <w:rPr>
                <w:spacing w:val="-1"/>
                <w:szCs w:val="20"/>
              </w:rPr>
              <w:t>uthorTime</w:t>
            </w:r>
          </w:p>
          <w:p w14:paraId="21B4A040" w14:textId="77777777" w:rsidR="001D061B" w:rsidRDefault="001D061B" w:rsidP="008A6494">
            <w:pPr>
              <w:spacing w:line="229" w:lineRule="exact"/>
              <w:ind w:left="102"/>
              <w:rPr>
                <w:szCs w:val="20"/>
              </w:rPr>
            </w:pPr>
          </w:p>
        </w:tc>
        <w:tc>
          <w:tcPr>
            <w:tcW w:w="1417" w:type="dxa"/>
          </w:tcPr>
          <w:p w14:paraId="59F5C621" w14:textId="77777777" w:rsidR="001D061B" w:rsidRDefault="001D061B" w:rsidP="008A6494">
            <w:pPr>
              <w:spacing w:line="229" w:lineRule="exact"/>
              <w:ind w:left="102"/>
              <w:rPr>
                <w:rFonts w:ascii="Arial" w:hAnsi="Arial" w:cs="Arial"/>
                <w:color w:val="FF0000"/>
                <w:szCs w:val="20"/>
              </w:rPr>
            </w:pPr>
            <w:r>
              <w:rPr>
                <w:szCs w:val="20"/>
              </w:rPr>
              <w:t>TimeStampType</w:t>
            </w:r>
          </w:p>
          <w:p w14:paraId="297482EE" w14:textId="77777777" w:rsidR="001D061B" w:rsidRPr="00490D5B" w:rsidRDefault="001D061B" w:rsidP="008A6494">
            <w:pPr>
              <w:spacing w:line="229" w:lineRule="exact"/>
              <w:ind w:left="102"/>
              <w:rPr>
                <w:szCs w:val="20"/>
              </w:rPr>
            </w:pPr>
          </w:p>
        </w:tc>
        <w:tc>
          <w:tcPr>
            <w:tcW w:w="4111" w:type="dxa"/>
          </w:tcPr>
          <w:p w14:paraId="44BEC60A" w14:textId="77777777" w:rsidR="001D061B" w:rsidRPr="00907C9B" w:rsidRDefault="001D061B" w:rsidP="008A6494">
            <w:pPr>
              <w:spacing w:line="226" w:lineRule="exact"/>
              <w:ind w:left="102"/>
              <w:rPr>
                <w:spacing w:val="-1"/>
                <w:szCs w:val="20"/>
              </w:rPr>
            </w:pPr>
            <w:r w:rsidRPr="00907C9B">
              <w:rPr>
                <w:spacing w:val="-1"/>
                <w:szCs w:val="20"/>
              </w:rPr>
              <w:t>Tidpunkt då dokumentet skapades</w:t>
            </w:r>
          </w:p>
          <w:p w14:paraId="75CFA978" w14:textId="77777777" w:rsidR="001D061B" w:rsidRPr="00041CC6" w:rsidRDefault="001D061B" w:rsidP="008A6494">
            <w:pPr>
              <w:spacing w:line="226" w:lineRule="exact"/>
              <w:ind w:left="102"/>
              <w:rPr>
                <w:spacing w:val="-1"/>
                <w:szCs w:val="20"/>
              </w:rPr>
            </w:pPr>
          </w:p>
        </w:tc>
        <w:tc>
          <w:tcPr>
            <w:tcW w:w="1418" w:type="dxa"/>
          </w:tcPr>
          <w:p w14:paraId="3AA54599" w14:textId="65C0569B" w:rsidR="001D061B" w:rsidRPr="00907C9B" w:rsidRDefault="001D061B" w:rsidP="008A6494">
            <w:pPr>
              <w:spacing w:line="229" w:lineRule="exact"/>
              <w:ind w:left="102"/>
              <w:rPr>
                <w:szCs w:val="20"/>
              </w:rPr>
            </w:pPr>
            <w:r w:rsidRPr="00907C9B">
              <w:rPr>
                <w:spacing w:val="-1"/>
                <w:szCs w:val="20"/>
              </w:rPr>
              <w:t>1..1</w:t>
            </w:r>
          </w:p>
        </w:tc>
      </w:tr>
      <w:tr w:rsidR="001D061B" w14:paraId="70D381CB" w14:textId="77777777" w:rsidTr="00514BAB">
        <w:tc>
          <w:tcPr>
            <w:tcW w:w="2660" w:type="dxa"/>
          </w:tcPr>
          <w:p w14:paraId="7D272A00" w14:textId="77777777" w:rsidR="001D061B" w:rsidRPr="00907C9B" w:rsidRDefault="001D061B" w:rsidP="008A6494">
            <w:pPr>
              <w:spacing w:line="229" w:lineRule="exact"/>
              <w:ind w:left="102"/>
              <w:rPr>
                <w:szCs w:val="20"/>
              </w:rPr>
            </w:pPr>
            <w:r>
              <w:rPr>
                <w:szCs w:val="20"/>
              </w:rPr>
              <w:lastRenderedPageBreak/>
              <w:t>../../../</w:t>
            </w:r>
            <w:r w:rsidRPr="00490D5B">
              <w:rPr>
                <w:spacing w:val="-1"/>
                <w:szCs w:val="20"/>
              </w:rPr>
              <w:t>healthcareProfessionalHSAId</w:t>
            </w:r>
          </w:p>
          <w:p w14:paraId="32C9C720" w14:textId="77777777" w:rsidR="001D061B" w:rsidRDefault="001D061B" w:rsidP="008A6494">
            <w:pPr>
              <w:spacing w:line="229" w:lineRule="exact"/>
              <w:ind w:left="102"/>
              <w:rPr>
                <w:szCs w:val="20"/>
              </w:rPr>
            </w:pPr>
          </w:p>
        </w:tc>
        <w:tc>
          <w:tcPr>
            <w:tcW w:w="1417" w:type="dxa"/>
          </w:tcPr>
          <w:p w14:paraId="62833982" w14:textId="77777777" w:rsidR="001D061B" w:rsidRDefault="001D061B" w:rsidP="008A6494">
            <w:pPr>
              <w:spacing w:line="229" w:lineRule="exact"/>
              <w:ind w:left="102"/>
              <w:rPr>
                <w:rFonts w:ascii="Arial" w:hAnsi="Arial" w:cs="Arial"/>
                <w:szCs w:val="20"/>
              </w:rPr>
            </w:pPr>
            <w:r>
              <w:rPr>
                <w:szCs w:val="20"/>
              </w:rPr>
              <w:t>HSAidType</w:t>
            </w:r>
          </w:p>
          <w:p w14:paraId="01E8F244" w14:textId="77777777" w:rsidR="001D061B" w:rsidRDefault="001D061B" w:rsidP="008A6494">
            <w:pPr>
              <w:spacing w:line="229" w:lineRule="exact"/>
              <w:ind w:left="102"/>
              <w:rPr>
                <w:szCs w:val="20"/>
              </w:rPr>
            </w:pPr>
          </w:p>
        </w:tc>
        <w:tc>
          <w:tcPr>
            <w:tcW w:w="4111" w:type="dxa"/>
          </w:tcPr>
          <w:p w14:paraId="60A2D3CC" w14:textId="5F4225A3" w:rsidR="001D061B" w:rsidRPr="00907C9B"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1A422AF" w14:textId="07AAD042" w:rsidR="001D061B" w:rsidRPr="00907C9B" w:rsidRDefault="001D061B" w:rsidP="008A6494">
            <w:pPr>
              <w:spacing w:line="229" w:lineRule="exact"/>
              <w:ind w:left="102"/>
              <w:rPr>
                <w:spacing w:val="-1"/>
                <w:szCs w:val="20"/>
              </w:rPr>
            </w:pPr>
            <w:r>
              <w:rPr>
                <w:spacing w:val="-1"/>
                <w:szCs w:val="20"/>
              </w:rPr>
              <w:t>0</w:t>
            </w:r>
            <w:r w:rsidRPr="00907C9B">
              <w:rPr>
                <w:spacing w:val="-1"/>
                <w:szCs w:val="20"/>
              </w:rPr>
              <w:t>..1</w:t>
            </w:r>
          </w:p>
        </w:tc>
      </w:tr>
      <w:tr w:rsidR="001D061B" w14:paraId="192F8112" w14:textId="77777777" w:rsidTr="00514BAB">
        <w:tc>
          <w:tcPr>
            <w:tcW w:w="2660" w:type="dxa"/>
          </w:tcPr>
          <w:p w14:paraId="561D0CBF" w14:textId="4E775F90" w:rsidR="001D061B" w:rsidRDefault="001D061B" w:rsidP="008A6494">
            <w:pPr>
              <w:spacing w:line="229" w:lineRule="exact"/>
              <w:ind w:left="102"/>
              <w:rPr>
                <w:szCs w:val="20"/>
              </w:rPr>
            </w:pPr>
            <w:r>
              <w:rPr>
                <w:szCs w:val="20"/>
              </w:rPr>
              <w:t>../../../</w:t>
            </w:r>
            <w:r w:rsidRPr="00490D5B">
              <w:rPr>
                <w:szCs w:val="20"/>
              </w:rPr>
              <w:t>healthcareProfessionalName</w:t>
            </w:r>
          </w:p>
        </w:tc>
        <w:tc>
          <w:tcPr>
            <w:tcW w:w="1417" w:type="dxa"/>
          </w:tcPr>
          <w:p w14:paraId="337ED381" w14:textId="5499F0DA" w:rsidR="001D061B" w:rsidRDefault="001D061B" w:rsidP="008A6494">
            <w:pPr>
              <w:spacing w:line="229" w:lineRule="exact"/>
              <w:ind w:left="102"/>
              <w:rPr>
                <w:szCs w:val="20"/>
              </w:rPr>
            </w:pPr>
            <w:r w:rsidRPr="00490D5B">
              <w:rPr>
                <w:spacing w:val="-1"/>
                <w:szCs w:val="20"/>
              </w:rPr>
              <w:t>string</w:t>
            </w:r>
          </w:p>
        </w:tc>
        <w:tc>
          <w:tcPr>
            <w:tcW w:w="4111" w:type="dxa"/>
          </w:tcPr>
          <w:p w14:paraId="2384C6B8" w14:textId="30B9B75C" w:rsidR="001D061B" w:rsidRPr="006167E0" w:rsidRDefault="001D061B" w:rsidP="008A6494">
            <w:pPr>
              <w:spacing w:line="226" w:lineRule="exact"/>
              <w:ind w:left="102"/>
              <w:rPr>
                <w:spacing w:val="-1"/>
                <w:szCs w:val="20"/>
              </w:rPr>
            </w:pPr>
            <w:r w:rsidRPr="00490D5B">
              <w:rPr>
                <w:spacing w:val="-1"/>
                <w:szCs w:val="20"/>
              </w:rPr>
              <w:t>Namn på författaren. Om tillgängligt skall detta anges.</w:t>
            </w:r>
          </w:p>
        </w:tc>
        <w:tc>
          <w:tcPr>
            <w:tcW w:w="1418" w:type="dxa"/>
          </w:tcPr>
          <w:p w14:paraId="37C845EE" w14:textId="5FBC07EE" w:rsidR="001D061B" w:rsidRDefault="001D061B" w:rsidP="008A6494">
            <w:pPr>
              <w:spacing w:line="229" w:lineRule="exact"/>
              <w:ind w:left="102"/>
              <w:rPr>
                <w:spacing w:val="-1"/>
                <w:szCs w:val="20"/>
              </w:rPr>
            </w:pPr>
            <w:r>
              <w:rPr>
                <w:spacing w:val="-1"/>
                <w:szCs w:val="20"/>
              </w:rPr>
              <w:t>0..1</w:t>
            </w:r>
          </w:p>
        </w:tc>
      </w:tr>
      <w:tr w:rsidR="001D061B" w14:paraId="43696F2E" w14:textId="77777777" w:rsidTr="00514BAB">
        <w:tc>
          <w:tcPr>
            <w:tcW w:w="2660" w:type="dxa"/>
          </w:tcPr>
          <w:p w14:paraId="3EDB1BF7" w14:textId="77777777" w:rsidR="001D061B" w:rsidRPr="00907C9B" w:rsidRDefault="001D061B" w:rsidP="008A6494">
            <w:pPr>
              <w:spacing w:line="229" w:lineRule="exact"/>
              <w:ind w:left="102"/>
              <w:rPr>
                <w:szCs w:val="20"/>
              </w:rPr>
            </w:pPr>
            <w:r>
              <w:rPr>
                <w:szCs w:val="20"/>
              </w:rPr>
              <w:t>../../../</w:t>
            </w:r>
            <w:r w:rsidRPr="00490D5B">
              <w:rPr>
                <w:spacing w:val="-1"/>
                <w:szCs w:val="20"/>
              </w:rPr>
              <w:t>healthcareProfessionalRoleCode</w:t>
            </w:r>
          </w:p>
          <w:p w14:paraId="723D4AFC" w14:textId="77777777" w:rsidR="001D061B" w:rsidRDefault="001D061B" w:rsidP="008A6494">
            <w:pPr>
              <w:spacing w:line="229" w:lineRule="exact"/>
              <w:ind w:left="102"/>
              <w:rPr>
                <w:szCs w:val="20"/>
              </w:rPr>
            </w:pPr>
          </w:p>
        </w:tc>
        <w:tc>
          <w:tcPr>
            <w:tcW w:w="1417" w:type="dxa"/>
          </w:tcPr>
          <w:p w14:paraId="76CCADEA" w14:textId="77777777" w:rsidR="001D061B" w:rsidRDefault="001D061B" w:rsidP="008A6494">
            <w:pPr>
              <w:spacing w:line="229" w:lineRule="exact"/>
              <w:ind w:left="102"/>
              <w:rPr>
                <w:spacing w:val="-1"/>
                <w:szCs w:val="20"/>
              </w:rPr>
            </w:pPr>
            <w:r>
              <w:rPr>
                <w:spacing w:val="-1"/>
                <w:szCs w:val="20"/>
              </w:rPr>
              <w:t>CVType</w:t>
            </w:r>
          </w:p>
          <w:p w14:paraId="2538EC63" w14:textId="77777777" w:rsidR="001D061B" w:rsidRDefault="001D061B" w:rsidP="008A6494">
            <w:pPr>
              <w:spacing w:line="229" w:lineRule="exact"/>
              <w:ind w:left="102"/>
              <w:rPr>
                <w:rFonts w:ascii="Arial" w:hAnsi="Arial" w:cs="Arial"/>
                <w:szCs w:val="20"/>
              </w:rPr>
            </w:pPr>
          </w:p>
          <w:p w14:paraId="13D1478B" w14:textId="77777777" w:rsidR="001D061B" w:rsidRPr="00171EC2" w:rsidRDefault="001D061B" w:rsidP="008A6494">
            <w:pPr>
              <w:spacing w:line="226" w:lineRule="exact"/>
              <w:ind w:left="102"/>
              <w:rPr>
                <w:spacing w:val="-1"/>
                <w:szCs w:val="20"/>
              </w:rPr>
            </w:pPr>
          </w:p>
          <w:p w14:paraId="34729EB5" w14:textId="77777777" w:rsidR="001D061B" w:rsidRPr="00490D5B" w:rsidRDefault="001D061B" w:rsidP="008A6494">
            <w:pPr>
              <w:spacing w:line="229" w:lineRule="exact"/>
              <w:ind w:left="102"/>
              <w:rPr>
                <w:spacing w:val="-1"/>
                <w:szCs w:val="20"/>
              </w:rPr>
            </w:pPr>
          </w:p>
        </w:tc>
        <w:tc>
          <w:tcPr>
            <w:tcW w:w="4111" w:type="dxa"/>
          </w:tcPr>
          <w:p w14:paraId="2C3F54A8" w14:textId="5EB24E1A" w:rsidR="001D061B" w:rsidRPr="00490D5B"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149F6EC6" w14:textId="796B1488" w:rsidR="001D061B" w:rsidRDefault="001D061B" w:rsidP="008A6494">
            <w:pPr>
              <w:spacing w:line="229" w:lineRule="exact"/>
              <w:ind w:left="102"/>
              <w:rPr>
                <w:spacing w:val="-1"/>
                <w:szCs w:val="20"/>
              </w:rPr>
            </w:pPr>
            <w:r w:rsidRPr="00907C9B">
              <w:rPr>
                <w:spacing w:val="-1"/>
                <w:szCs w:val="20"/>
              </w:rPr>
              <w:t>0..1</w:t>
            </w:r>
          </w:p>
        </w:tc>
      </w:tr>
      <w:tr w:rsidR="001D061B" w14:paraId="475DD44F" w14:textId="77777777" w:rsidTr="00514BAB">
        <w:tc>
          <w:tcPr>
            <w:tcW w:w="2660" w:type="dxa"/>
          </w:tcPr>
          <w:p w14:paraId="15BFA886" w14:textId="75A6AAA5" w:rsidR="001D061B" w:rsidRDefault="001D061B" w:rsidP="008A6494">
            <w:pPr>
              <w:spacing w:line="229" w:lineRule="exact"/>
              <w:ind w:left="102"/>
              <w:rPr>
                <w:szCs w:val="20"/>
              </w:rPr>
            </w:pPr>
            <w:r>
              <w:rPr>
                <w:szCs w:val="20"/>
              </w:rPr>
              <w:t>../../../../code</w:t>
            </w:r>
          </w:p>
        </w:tc>
        <w:tc>
          <w:tcPr>
            <w:tcW w:w="1417" w:type="dxa"/>
          </w:tcPr>
          <w:p w14:paraId="74B0EAD4" w14:textId="15ED74E1" w:rsidR="001D061B" w:rsidRDefault="001D061B" w:rsidP="008A6494">
            <w:pPr>
              <w:spacing w:line="229" w:lineRule="exact"/>
              <w:ind w:left="102"/>
              <w:rPr>
                <w:spacing w:val="-1"/>
                <w:szCs w:val="20"/>
              </w:rPr>
            </w:pPr>
            <w:r>
              <w:rPr>
                <w:spacing w:val="-1"/>
                <w:szCs w:val="20"/>
              </w:rPr>
              <w:t>string</w:t>
            </w:r>
          </w:p>
        </w:tc>
        <w:tc>
          <w:tcPr>
            <w:tcW w:w="4111" w:type="dxa"/>
          </w:tcPr>
          <w:p w14:paraId="422DB22A" w14:textId="51A995CF" w:rsidR="001D061B" w:rsidRPr="006167E0" w:rsidRDefault="001D061B" w:rsidP="008A6494">
            <w:pPr>
              <w:spacing w:line="226" w:lineRule="exact"/>
              <w:ind w:left="102"/>
              <w:rPr>
                <w:spacing w:val="-1"/>
                <w:szCs w:val="20"/>
              </w:rPr>
            </w:pPr>
            <w:r w:rsidRPr="00490D5B">
              <w:rPr>
                <w:spacing w:val="-1"/>
                <w:szCs w:val="20"/>
              </w:rPr>
              <w:t>Befattningskod. Om code anges skall också codeSystem  samt displayName anges.</w:t>
            </w:r>
          </w:p>
        </w:tc>
        <w:tc>
          <w:tcPr>
            <w:tcW w:w="1418" w:type="dxa"/>
          </w:tcPr>
          <w:p w14:paraId="6E18C581" w14:textId="71E4F745" w:rsidR="001D061B" w:rsidRPr="00907C9B" w:rsidRDefault="001D061B" w:rsidP="008A6494">
            <w:pPr>
              <w:spacing w:line="229" w:lineRule="exact"/>
              <w:ind w:left="102"/>
              <w:rPr>
                <w:spacing w:val="-1"/>
                <w:szCs w:val="20"/>
              </w:rPr>
            </w:pPr>
            <w:r>
              <w:rPr>
                <w:spacing w:val="-1"/>
                <w:szCs w:val="20"/>
              </w:rPr>
              <w:t>0..1</w:t>
            </w:r>
          </w:p>
        </w:tc>
      </w:tr>
      <w:tr w:rsidR="001D061B" w14:paraId="67934303" w14:textId="77777777" w:rsidTr="00514BAB">
        <w:tc>
          <w:tcPr>
            <w:tcW w:w="2660" w:type="dxa"/>
          </w:tcPr>
          <w:p w14:paraId="66067C4D" w14:textId="177EB1F1" w:rsidR="001D061B" w:rsidRDefault="001D061B" w:rsidP="008A6494">
            <w:pPr>
              <w:spacing w:line="229" w:lineRule="exact"/>
              <w:ind w:left="102"/>
              <w:rPr>
                <w:szCs w:val="20"/>
              </w:rPr>
            </w:pPr>
            <w:r>
              <w:rPr>
                <w:szCs w:val="20"/>
              </w:rPr>
              <w:t>../../../../codeSystem</w:t>
            </w:r>
          </w:p>
        </w:tc>
        <w:tc>
          <w:tcPr>
            <w:tcW w:w="1417" w:type="dxa"/>
          </w:tcPr>
          <w:p w14:paraId="21DB7EB9" w14:textId="727D3AF2" w:rsidR="001D061B" w:rsidRDefault="001D061B" w:rsidP="008A6494">
            <w:pPr>
              <w:spacing w:line="229" w:lineRule="exact"/>
              <w:ind w:left="102"/>
              <w:rPr>
                <w:spacing w:val="-1"/>
                <w:szCs w:val="20"/>
              </w:rPr>
            </w:pPr>
            <w:r>
              <w:rPr>
                <w:spacing w:val="-1"/>
                <w:szCs w:val="20"/>
              </w:rPr>
              <w:t>string</w:t>
            </w:r>
          </w:p>
        </w:tc>
        <w:tc>
          <w:tcPr>
            <w:tcW w:w="4111" w:type="dxa"/>
          </w:tcPr>
          <w:p w14:paraId="7C99567F" w14:textId="494B524B" w:rsidR="001D061B" w:rsidRPr="00490D5B" w:rsidRDefault="001D061B" w:rsidP="008A6494">
            <w:pPr>
              <w:spacing w:line="226" w:lineRule="exact"/>
              <w:ind w:left="102"/>
              <w:rPr>
                <w:spacing w:val="-1"/>
                <w:szCs w:val="20"/>
              </w:rPr>
            </w:pPr>
            <w:r w:rsidRPr="00490D5B">
              <w:rPr>
                <w:spacing w:val="-1"/>
                <w:szCs w:val="20"/>
              </w:rPr>
              <w:t>Kodsystem för befattningskod. Om codeSystem anges skall också code samt displayName anges.</w:t>
            </w:r>
          </w:p>
        </w:tc>
        <w:tc>
          <w:tcPr>
            <w:tcW w:w="1418" w:type="dxa"/>
          </w:tcPr>
          <w:p w14:paraId="2198376E" w14:textId="69A0F52A" w:rsidR="001D061B" w:rsidRDefault="001D061B" w:rsidP="008A6494">
            <w:pPr>
              <w:spacing w:line="229" w:lineRule="exact"/>
              <w:ind w:left="102"/>
              <w:rPr>
                <w:spacing w:val="-1"/>
                <w:szCs w:val="20"/>
              </w:rPr>
            </w:pPr>
            <w:r>
              <w:rPr>
                <w:spacing w:val="-1"/>
                <w:szCs w:val="20"/>
              </w:rPr>
              <w:t>0..1</w:t>
            </w:r>
          </w:p>
        </w:tc>
      </w:tr>
      <w:tr w:rsidR="001D061B" w14:paraId="33DD5BD4" w14:textId="77777777" w:rsidTr="00514BAB">
        <w:tc>
          <w:tcPr>
            <w:tcW w:w="2660" w:type="dxa"/>
          </w:tcPr>
          <w:p w14:paraId="2A9A894D" w14:textId="4E18AC81" w:rsidR="001D061B" w:rsidRDefault="001D061B" w:rsidP="008A6494">
            <w:pPr>
              <w:spacing w:line="229" w:lineRule="exact"/>
              <w:ind w:left="102"/>
              <w:rPr>
                <w:szCs w:val="20"/>
              </w:rPr>
            </w:pPr>
            <w:r>
              <w:rPr>
                <w:szCs w:val="20"/>
              </w:rPr>
              <w:t>../../../../</w:t>
            </w:r>
            <w:r w:rsidRPr="00490D5B">
              <w:rPr>
                <w:szCs w:val="20"/>
              </w:rPr>
              <w:t>codeSystemName</w:t>
            </w:r>
          </w:p>
        </w:tc>
        <w:tc>
          <w:tcPr>
            <w:tcW w:w="1417" w:type="dxa"/>
          </w:tcPr>
          <w:p w14:paraId="05920CCB" w14:textId="239EBE8F" w:rsidR="001D061B" w:rsidRDefault="001D061B" w:rsidP="008A6494">
            <w:pPr>
              <w:spacing w:line="229" w:lineRule="exact"/>
              <w:ind w:left="102"/>
              <w:rPr>
                <w:spacing w:val="-1"/>
                <w:szCs w:val="20"/>
              </w:rPr>
            </w:pPr>
            <w:r>
              <w:rPr>
                <w:spacing w:val="-1"/>
                <w:szCs w:val="20"/>
              </w:rPr>
              <w:t>string</w:t>
            </w:r>
          </w:p>
        </w:tc>
        <w:tc>
          <w:tcPr>
            <w:tcW w:w="4111" w:type="dxa"/>
          </w:tcPr>
          <w:p w14:paraId="4F01759A" w14:textId="1C014ACB" w:rsidR="001D061B" w:rsidRPr="00490D5B" w:rsidRDefault="001D061B" w:rsidP="008A6494">
            <w:pPr>
              <w:spacing w:line="226" w:lineRule="exact"/>
              <w:ind w:left="102"/>
              <w:rPr>
                <w:spacing w:val="-1"/>
                <w:szCs w:val="20"/>
              </w:rPr>
            </w:pPr>
            <w:r w:rsidRPr="00490D5B">
              <w:rPr>
                <w:spacing w:val="-1"/>
                <w:szCs w:val="20"/>
              </w:rPr>
              <w:t>Namn på kodsystem för befattningskod.</w:t>
            </w:r>
          </w:p>
        </w:tc>
        <w:tc>
          <w:tcPr>
            <w:tcW w:w="1418" w:type="dxa"/>
          </w:tcPr>
          <w:p w14:paraId="06097515" w14:textId="789F1539" w:rsidR="001D061B" w:rsidRDefault="001D061B" w:rsidP="008A6494">
            <w:pPr>
              <w:spacing w:line="229" w:lineRule="exact"/>
              <w:ind w:left="102"/>
              <w:rPr>
                <w:spacing w:val="-1"/>
                <w:szCs w:val="20"/>
              </w:rPr>
            </w:pPr>
            <w:r>
              <w:rPr>
                <w:spacing w:val="-1"/>
                <w:szCs w:val="20"/>
              </w:rPr>
              <w:t>0..1</w:t>
            </w:r>
          </w:p>
        </w:tc>
      </w:tr>
      <w:tr w:rsidR="001D061B" w14:paraId="56FCB55D" w14:textId="77777777" w:rsidTr="00514BAB">
        <w:tc>
          <w:tcPr>
            <w:tcW w:w="2660" w:type="dxa"/>
          </w:tcPr>
          <w:p w14:paraId="21280B00" w14:textId="37C6A0A7" w:rsidR="001D061B" w:rsidRDefault="001D061B" w:rsidP="008A6494">
            <w:pPr>
              <w:spacing w:line="229" w:lineRule="exact"/>
              <w:ind w:left="102"/>
              <w:rPr>
                <w:szCs w:val="20"/>
              </w:rPr>
            </w:pPr>
            <w:r>
              <w:rPr>
                <w:szCs w:val="20"/>
              </w:rPr>
              <w:t>../../../../</w:t>
            </w:r>
            <w:r w:rsidRPr="00490D5B">
              <w:rPr>
                <w:szCs w:val="20"/>
              </w:rPr>
              <w:t>codeSystemVersion</w:t>
            </w:r>
          </w:p>
        </w:tc>
        <w:tc>
          <w:tcPr>
            <w:tcW w:w="1417" w:type="dxa"/>
          </w:tcPr>
          <w:p w14:paraId="183AB76C" w14:textId="5A0E07C6" w:rsidR="001D061B" w:rsidRDefault="001D061B" w:rsidP="008A6494">
            <w:pPr>
              <w:spacing w:line="229" w:lineRule="exact"/>
              <w:ind w:left="102"/>
              <w:rPr>
                <w:spacing w:val="-1"/>
                <w:szCs w:val="20"/>
              </w:rPr>
            </w:pPr>
            <w:r>
              <w:rPr>
                <w:spacing w:val="-1"/>
                <w:szCs w:val="20"/>
              </w:rPr>
              <w:t>string</w:t>
            </w:r>
          </w:p>
        </w:tc>
        <w:tc>
          <w:tcPr>
            <w:tcW w:w="4111" w:type="dxa"/>
          </w:tcPr>
          <w:p w14:paraId="1F9B7B75" w14:textId="674D205A" w:rsidR="001D061B" w:rsidRPr="00490D5B" w:rsidRDefault="001D061B" w:rsidP="008A6494">
            <w:pPr>
              <w:spacing w:line="226" w:lineRule="exact"/>
              <w:ind w:left="102"/>
              <w:rPr>
                <w:spacing w:val="-1"/>
                <w:szCs w:val="20"/>
              </w:rPr>
            </w:pPr>
            <w:r w:rsidRPr="00490D5B">
              <w:rPr>
                <w:spacing w:val="-1"/>
                <w:szCs w:val="20"/>
              </w:rPr>
              <w:t>Version på kodsystem för befattningskod.</w:t>
            </w:r>
          </w:p>
        </w:tc>
        <w:tc>
          <w:tcPr>
            <w:tcW w:w="1418" w:type="dxa"/>
          </w:tcPr>
          <w:p w14:paraId="2ADC0D73" w14:textId="14DF0C57" w:rsidR="001D061B" w:rsidRDefault="001D061B" w:rsidP="008A6494">
            <w:pPr>
              <w:spacing w:line="229" w:lineRule="exact"/>
              <w:ind w:left="102"/>
              <w:rPr>
                <w:spacing w:val="-1"/>
                <w:szCs w:val="20"/>
              </w:rPr>
            </w:pPr>
            <w:r>
              <w:rPr>
                <w:spacing w:val="-1"/>
                <w:szCs w:val="20"/>
              </w:rPr>
              <w:t>0..1</w:t>
            </w:r>
          </w:p>
        </w:tc>
      </w:tr>
      <w:tr w:rsidR="001D061B" w14:paraId="03DA7BEB" w14:textId="77777777" w:rsidTr="00514BAB">
        <w:tc>
          <w:tcPr>
            <w:tcW w:w="2660" w:type="dxa"/>
          </w:tcPr>
          <w:p w14:paraId="132EDB9D" w14:textId="6FD0A0D0" w:rsidR="001D061B" w:rsidRDefault="001D061B" w:rsidP="008A6494">
            <w:pPr>
              <w:spacing w:line="229" w:lineRule="exact"/>
              <w:ind w:left="102"/>
              <w:rPr>
                <w:szCs w:val="20"/>
              </w:rPr>
            </w:pPr>
            <w:r>
              <w:rPr>
                <w:szCs w:val="20"/>
              </w:rPr>
              <w:t>../../../../</w:t>
            </w:r>
            <w:r w:rsidRPr="00490D5B">
              <w:rPr>
                <w:szCs w:val="20"/>
              </w:rPr>
              <w:t>displayName</w:t>
            </w:r>
          </w:p>
        </w:tc>
        <w:tc>
          <w:tcPr>
            <w:tcW w:w="1417" w:type="dxa"/>
          </w:tcPr>
          <w:p w14:paraId="07ABD893" w14:textId="31B63F7A" w:rsidR="001D061B" w:rsidRDefault="001D061B" w:rsidP="008A6494">
            <w:pPr>
              <w:spacing w:line="229" w:lineRule="exact"/>
              <w:ind w:left="102"/>
              <w:rPr>
                <w:spacing w:val="-1"/>
                <w:szCs w:val="20"/>
              </w:rPr>
            </w:pPr>
            <w:r>
              <w:rPr>
                <w:spacing w:val="-1"/>
                <w:szCs w:val="20"/>
              </w:rPr>
              <w:t>string</w:t>
            </w:r>
          </w:p>
        </w:tc>
        <w:tc>
          <w:tcPr>
            <w:tcW w:w="4111" w:type="dxa"/>
          </w:tcPr>
          <w:p w14:paraId="66A03E44" w14:textId="37AE0529" w:rsidR="001D061B" w:rsidRPr="00490D5B" w:rsidRDefault="001D061B" w:rsidP="008A6494">
            <w:pPr>
              <w:spacing w:line="226" w:lineRule="exact"/>
              <w:ind w:left="102"/>
              <w:rPr>
                <w:spacing w:val="-1"/>
                <w:szCs w:val="20"/>
              </w:rPr>
            </w:pPr>
            <w:r w:rsidRPr="00490D5B">
              <w:rPr>
                <w:spacing w:val="-1"/>
                <w:szCs w:val="20"/>
              </w:rPr>
              <w:t>Befattningskoden i klartext. Om separat displayName inte finns i producerande system skall samma värde som i code anges.</w:t>
            </w:r>
          </w:p>
        </w:tc>
        <w:tc>
          <w:tcPr>
            <w:tcW w:w="1418" w:type="dxa"/>
          </w:tcPr>
          <w:p w14:paraId="2C819FC1" w14:textId="2A08C791" w:rsidR="001D061B" w:rsidRDefault="001D061B" w:rsidP="008A6494">
            <w:pPr>
              <w:spacing w:line="229" w:lineRule="exact"/>
              <w:ind w:left="102"/>
              <w:rPr>
                <w:spacing w:val="-1"/>
                <w:szCs w:val="20"/>
              </w:rPr>
            </w:pPr>
            <w:r>
              <w:rPr>
                <w:spacing w:val="-1"/>
                <w:szCs w:val="20"/>
              </w:rPr>
              <w:t>0..1</w:t>
            </w:r>
          </w:p>
        </w:tc>
      </w:tr>
      <w:tr w:rsidR="001D061B" w14:paraId="414153A7" w14:textId="77777777" w:rsidTr="00514BAB">
        <w:tc>
          <w:tcPr>
            <w:tcW w:w="2660" w:type="dxa"/>
          </w:tcPr>
          <w:p w14:paraId="5A4FD940" w14:textId="02330D48" w:rsidR="001D061B" w:rsidRDefault="001D061B" w:rsidP="008A6494">
            <w:pPr>
              <w:spacing w:line="229" w:lineRule="exact"/>
              <w:ind w:left="102"/>
              <w:rPr>
                <w:szCs w:val="20"/>
              </w:rPr>
            </w:pPr>
            <w:r>
              <w:rPr>
                <w:szCs w:val="20"/>
              </w:rPr>
              <w:t>../../../../</w:t>
            </w:r>
            <w:r w:rsidRPr="00490D5B">
              <w:rPr>
                <w:szCs w:val="20"/>
              </w:rPr>
              <w:t>originalText</w:t>
            </w:r>
          </w:p>
        </w:tc>
        <w:tc>
          <w:tcPr>
            <w:tcW w:w="1417" w:type="dxa"/>
          </w:tcPr>
          <w:p w14:paraId="444E40C5" w14:textId="7B912DF0" w:rsidR="001D061B" w:rsidRDefault="001D061B" w:rsidP="008A6494">
            <w:pPr>
              <w:spacing w:line="229" w:lineRule="exact"/>
              <w:ind w:left="102"/>
              <w:rPr>
                <w:spacing w:val="-1"/>
                <w:szCs w:val="20"/>
              </w:rPr>
            </w:pPr>
            <w:r>
              <w:rPr>
                <w:spacing w:val="-1"/>
                <w:szCs w:val="20"/>
              </w:rPr>
              <w:t>string</w:t>
            </w:r>
          </w:p>
        </w:tc>
        <w:tc>
          <w:tcPr>
            <w:tcW w:w="4111" w:type="dxa"/>
          </w:tcPr>
          <w:p w14:paraId="09179B37" w14:textId="0B9C4588" w:rsidR="001D061B" w:rsidRPr="00490D5B" w:rsidRDefault="001D061B" w:rsidP="008A6494">
            <w:pPr>
              <w:spacing w:line="226" w:lineRule="exact"/>
              <w:ind w:left="102"/>
              <w:rPr>
                <w:spacing w:val="-1"/>
                <w:szCs w:val="20"/>
              </w:rPr>
            </w:pPr>
            <w:r w:rsidRPr="00490D5B">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Default="001D061B" w:rsidP="008A6494">
            <w:pPr>
              <w:spacing w:line="229" w:lineRule="exact"/>
              <w:ind w:left="102"/>
              <w:rPr>
                <w:spacing w:val="-1"/>
                <w:szCs w:val="20"/>
              </w:rPr>
            </w:pPr>
            <w:r>
              <w:rPr>
                <w:spacing w:val="-1"/>
                <w:szCs w:val="20"/>
              </w:rPr>
              <w:t>0..1</w:t>
            </w:r>
          </w:p>
        </w:tc>
      </w:tr>
      <w:tr w:rsidR="001D061B" w14:paraId="38984E34" w14:textId="77777777" w:rsidTr="00514BAB">
        <w:tc>
          <w:tcPr>
            <w:tcW w:w="2660" w:type="dxa"/>
          </w:tcPr>
          <w:p w14:paraId="27A98A8B" w14:textId="45FCE500" w:rsidR="001D061B" w:rsidRDefault="001D061B" w:rsidP="008A6494">
            <w:pPr>
              <w:spacing w:line="229" w:lineRule="exact"/>
              <w:ind w:left="102"/>
              <w:rPr>
                <w:szCs w:val="20"/>
              </w:rPr>
            </w:pPr>
            <w:r>
              <w:rPr>
                <w:szCs w:val="20"/>
              </w:rPr>
              <w:t>../../../</w:t>
            </w:r>
            <w:r w:rsidRPr="00490D5B">
              <w:rPr>
                <w:spacing w:val="-1"/>
                <w:szCs w:val="20"/>
              </w:rPr>
              <w:t>healthcareProfessionalOrgUnit</w:t>
            </w:r>
          </w:p>
        </w:tc>
        <w:tc>
          <w:tcPr>
            <w:tcW w:w="1417" w:type="dxa"/>
          </w:tcPr>
          <w:p w14:paraId="2E34B31D" w14:textId="11EA0F1D" w:rsidR="001D061B" w:rsidRDefault="001D061B" w:rsidP="008A6494">
            <w:pPr>
              <w:spacing w:line="229" w:lineRule="exact"/>
              <w:ind w:left="102"/>
              <w:rPr>
                <w:spacing w:val="-1"/>
                <w:szCs w:val="20"/>
              </w:rPr>
            </w:pPr>
            <w:r w:rsidRPr="004535BD">
              <w:rPr>
                <w:spacing w:val="-1"/>
                <w:szCs w:val="20"/>
              </w:rPr>
              <w:t>OrgUnitType</w:t>
            </w:r>
          </w:p>
        </w:tc>
        <w:tc>
          <w:tcPr>
            <w:tcW w:w="4111" w:type="dxa"/>
          </w:tcPr>
          <w:p w14:paraId="36C8375A" w14:textId="5B528468" w:rsidR="001D061B" w:rsidRPr="00490D5B"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3A004D0A" w14:textId="07AE5E74" w:rsidR="001D061B" w:rsidRDefault="001D061B" w:rsidP="008A6494">
            <w:pPr>
              <w:spacing w:line="229" w:lineRule="exact"/>
              <w:ind w:left="102"/>
              <w:rPr>
                <w:spacing w:val="-1"/>
                <w:szCs w:val="20"/>
              </w:rPr>
            </w:pPr>
            <w:r>
              <w:rPr>
                <w:spacing w:val="-1"/>
                <w:szCs w:val="20"/>
              </w:rPr>
              <w:t>0..1</w:t>
            </w:r>
          </w:p>
        </w:tc>
      </w:tr>
      <w:tr w:rsidR="001D061B" w14:paraId="388E94B6" w14:textId="77777777" w:rsidTr="00514BAB">
        <w:tc>
          <w:tcPr>
            <w:tcW w:w="2660" w:type="dxa"/>
          </w:tcPr>
          <w:p w14:paraId="1C78EAA9" w14:textId="50EBEDFF" w:rsidR="001D061B" w:rsidRDefault="001D061B" w:rsidP="008A6494">
            <w:pPr>
              <w:spacing w:line="229" w:lineRule="exact"/>
              <w:ind w:left="102"/>
              <w:rPr>
                <w:szCs w:val="20"/>
              </w:rPr>
            </w:pPr>
            <w:r>
              <w:rPr>
                <w:szCs w:val="20"/>
              </w:rPr>
              <w:t>../../../../</w:t>
            </w:r>
            <w:r w:rsidRPr="00790A72">
              <w:rPr>
                <w:szCs w:val="20"/>
              </w:rPr>
              <w:t>orgUnitHSAId</w:t>
            </w:r>
          </w:p>
        </w:tc>
        <w:tc>
          <w:tcPr>
            <w:tcW w:w="1417" w:type="dxa"/>
          </w:tcPr>
          <w:p w14:paraId="65CF2830" w14:textId="06162E5A" w:rsidR="001D061B" w:rsidRPr="004535BD" w:rsidRDefault="001D061B" w:rsidP="008A6494">
            <w:pPr>
              <w:spacing w:line="229" w:lineRule="exact"/>
              <w:ind w:left="102"/>
              <w:rPr>
                <w:spacing w:val="-1"/>
                <w:szCs w:val="20"/>
              </w:rPr>
            </w:pPr>
            <w:r w:rsidRPr="00790A72">
              <w:rPr>
                <w:spacing w:val="-1"/>
                <w:szCs w:val="20"/>
              </w:rPr>
              <w:t>HSAidType</w:t>
            </w:r>
          </w:p>
        </w:tc>
        <w:tc>
          <w:tcPr>
            <w:tcW w:w="4111" w:type="dxa"/>
          </w:tcPr>
          <w:p w14:paraId="5745AEA0" w14:textId="1BFCD697" w:rsidR="001D061B" w:rsidRPr="006167E0" w:rsidRDefault="001D061B" w:rsidP="008A6494">
            <w:pPr>
              <w:spacing w:line="226" w:lineRule="exact"/>
              <w:ind w:left="102"/>
              <w:rPr>
                <w:spacing w:val="-1"/>
                <w:szCs w:val="20"/>
              </w:rPr>
            </w:pPr>
            <w:r>
              <w:rPr>
                <w:spacing w:val="-1"/>
                <w:szCs w:val="20"/>
              </w:rPr>
              <w:t>H</w:t>
            </w:r>
            <w:r w:rsidRPr="006E04D3">
              <w:rPr>
                <w:spacing w:val="-1"/>
                <w:szCs w:val="20"/>
              </w:rPr>
              <w:t>SA-id för organisationsenhet. Om tillgängligt skall detta anges.</w:t>
            </w:r>
          </w:p>
        </w:tc>
        <w:tc>
          <w:tcPr>
            <w:tcW w:w="1418" w:type="dxa"/>
          </w:tcPr>
          <w:p w14:paraId="27490D43" w14:textId="4DC1128E" w:rsidR="001D061B" w:rsidRDefault="001D061B" w:rsidP="008A6494">
            <w:pPr>
              <w:spacing w:line="229" w:lineRule="exact"/>
              <w:ind w:left="102"/>
              <w:rPr>
                <w:spacing w:val="-1"/>
                <w:szCs w:val="20"/>
              </w:rPr>
            </w:pPr>
            <w:r>
              <w:rPr>
                <w:spacing w:val="-1"/>
                <w:szCs w:val="20"/>
              </w:rPr>
              <w:t>0..1</w:t>
            </w:r>
          </w:p>
        </w:tc>
      </w:tr>
      <w:tr w:rsidR="001D061B" w14:paraId="7CE361F4" w14:textId="77777777" w:rsidTr="00514BAB">
        <w:tc>
          <w:tcPr>
            <w:tcW w:w="2660" w:type="dxa"/>
          </w:tcPr>
          <w:p w14:paraId="09FB9AB7" w14:textId="3A31D902" w:rsidR="001D061B" w:rsidRDefault="001D061B" w:rsidP="008A6494">
            <w:pPr>
              <w:spacing w:line="229" w:lineRule="exact"/>
              <w:ind w:left="102"/>
              <w:rPr>
                <w:szCs w:val="20"/>
              </w:rPr>
            </w:pPr>
            <w:r>
              <w:rPr>
                <w:szCs w:val="20"/>
              </w:rPr>
              <w:t>../../../../</w:t>
            </w:r>
            <w:r w:rsidRPr="00790A72">
              <w:rPr>
                <w:szCs w:val="20"/>
              </w:rPr>
              <w:t>orgUnitname</w:t>
            </w:r>
          </w:p>
        </w:tc>
        <w:tc>
          <w:tcPr>
            <w:tcW w:w="1417" w:type="dxa"/>
          </w:tcPr>
          <w:p w14:paraId="146B1F72" w14:textId="255EF5DF" w:rsidR="001D061B" w:rsidRPr="00790A72" w:rsidRDefault="001D061B" w:rsidP="008A6494">
            <w:pPr>
              <w:spacing w:line="229" w:lineRule="exact"/>
              <w:ind w:left="102"/>
              <w:rPr>
                <w:spacing w:val="-1"/>
                <w:szCs w:val="20"/>
              </w:rPr>
            </w:pPr>
            <w:r>
              <w:rPr>
                <w:spacing w:val="-1"/>
                <w:szCs w:val="20"/>
              </w:rPr>
              <w:t>string</w:t>
            </w:r>
          </w:p>
        </w:tc>
        <w:tc>
          <w:tcPr>
            <w:tcW w:w="4111" w:type="dxa"/>
          </w:tcPr>
          <w:p w14:paraId="6CA21E65" w14:textId="470B452D" w:rsidR="001D061B" w:rsidRDefault="001D061B" w:rsidP="008A6494">
            <w:pPr>
              <w:spacing w:line="226" w:lineRule="exact"/>
              <w:ind w:left="102"/>
              <w:rPr>
                <w:spacing w:val="-1"/>
                <w:szCs w:val="20"/>
              </w:rPr>
            </w:pPr>
            <w:r w:rsidRPr="006E04D3">
              <w:rPr>
                <w:spacing w:val="-1"/>
                <w:szCs w:val="20"/>
              </w:rPr>
              <w:t>Namn på organisationsenhet. Om tillgängligt skall detta anges.</w:t>
            </w:r>
          </w:p>
        </w:tc>
        <w:tc>
          <w:tcPr>
            <w:tcW w:w="1418" w:type="dxa"/>
          </w:tcPr>
          <w:p w14:paraId="1669AF09" w14:textId="77777777" w:rsidR="001D061B" w:rsidRDefault="001D061B" w:rsidP="008A6494">
            <w:pPr>
              <w:spacing w:line="226" w:lineRule="exact"/>
              <w:ind w:left="102"/>
              <w:rPr>
                <w:spacing w:val="-1"/>
                <w:szCs w:val="20"/>
              </w:rPr>
            </w:pPr>
            <w:r>
              <w:rPr>
                <w:spacing w:val="-1"/>
                <w:szCs w:val="20"/>
              </w:rPr>
              <w:t>0..1</w:t>
            </w:r>
          </w:p>
          <w:p w14:paraId="2274FB8F" w14:textId="77777777" w:rsidR="001D061B" w:rsidRDefault="001D061B" w:rsidP="008A6494">
            <w:pPr>
              <w:spacing w:line="229" w:lineRule="exact"/>
              <w:ind w:left="102"/>
              <w:rPr>
                <w:spacing w:val="-1"/>
                <w:szCs w:val="20"/>
              </w:rPr>
            </w:pPr>
          </w:p>
        </w:tc>
      </w:tr>
      <w:tr w:rsidR="001D061B" w14:paraId="1D477E81" w14:textId="77777777" w:rsidTr="00514BAB">
        <w:tc>
          <w:tcPr>
            <w:tcW w:w="2660" w:type="dxa"/>
          </w:tcPr>
          <w:p w14:paraId="617BA309" w14:textId="5ACCCAAB" w:rsidR="001D061B" w:rsidRDefault="001D061B" w:rsidP="008A6494">
            <w:pPr>
              <w:spacing w:line="229" w:lineRule="exact"/>
              <w:ind w:left="102"/>
              <w:rPr>
                <w:szCs w:val="20"/>
              </w:rPr>
            </w:pPr>
            <w:r>
              <w:rPr>
                <w:szCs w:val="20"/>
              </w:rPr>
              <w:t>../../../../</w:t>
            </w:r>
            <w:r w:rsidRPr="00790A72">
              <w:rPr>
                <w:szCs w:val="20"/>
              </w:rPr>
              <w:t>orgUnitTelecom</w:t>
            </w:r>
          </w:p>
        </w:tc>
        <w:tc>
          <w:tcPr>
            <w:tcW w:w="1417" w:type="dxa"/>
          </w:tcPr>
          <w:p w14:paraId="5F2A6A2F" w14:textId="7D87D79C" w:rsidR="001D061B" w:rsidRDefault="001D061B" w:rsidP="008A6494">
            <w:pPr>
              <w:spacing w:line="229" w:lineRule="exact"/>
              <w:ind w:left="102"/>
              <w:rPr>
                <w:spacing w:val="-1"/>
                <w:szCs w:val="20"/>
              </w:rPr>
            </w:pPr>
            <w:r>
              <w:rPr>
                <w:spacing w:val="-1"/>
                <w:szCs w:val="20"/>
              </w:rPr>
              <w:t>string</w:t>
            </w:r>
          </w:p>
        </w:tc>
        <w:tc>
          <w:tcPr>
            <w:tcW w:w="4111" w:type="dxa"/>
          </w:tcPr>
          <w:p w14:paraId="793865B6" w14:textId="5F67858A" w:rsidR="001D061B" w:rsidRPr="006E04D3" w:rsidRDefault="001D061B" w:rsidP="008A6494">
            <w:pPr>
              <w:spacing w:line="226" w:lineRule="exact"/>
              <w:ind w:left="102"/>
              <w:rPr>
                <w:spacing w:val="-1"/>
                <w:szCs w:val="20"/>
              </w:rPr>
            </w:pPr>
            <w:r w:rsidRPr="00790A72">
              <w:rPr>
                <w:spacing w:val="-1"/>
                <w:szCs w:val="20"/>
              </w:rPr>
              <w:t>Telefon till organisationsenhet</w:t>
            </w:r>
          </w:p>
        </w:tc>
        <w:tc>
          <w:tcPr>
            <w:tcW w:w="1418" w:type="dxa"/>
          </w:tcPr>
          <w:p w14:paraId="03A2F2C1" w14:textId="217AE15E" w:rsidR="001D061B" w:rsidRDefault="001D061B" w:rsidP="008A6494">
            <w:pPr>
              <w:spacing w:line="226" w:lineRule="exact"/>
              <w:ind w:left="102"/>
              <w:rPr>
                <w:spacing w:val="-1"/>
                <w:szCs w:val="20"/>
              </w:rPr>
            </w:pPr>
            <w:r>
              <w:rPr>
                <w:spacing w:val="-1"/>
                <w:szCs w:val="20"/>
              </w:rPr>
              <w:t>0..1</w:t>
            </w:r>
          </w:p>
        </w:tc>
      </w:tr>
      <w:tr w:rsidR="001D061B" w14:paraId="792FAFA6" w14:textId="77777777" w:rsidTr="00514BAB">
        <w:tc>
          <w:tcPr>
            <w:tcW w:w="2660" w:type="dxa"/>
          </w:tcPr>
          <w:p w14:paraId="75DB6D57" w14:textId="35726DF7" w:rsidR="001D061B" w:rsidRDefault="001D061B" w:rsidP="008A6494">
            <w:pPr>
              <w:spacing w:line="229" w:lineRule="exact"/>
              <w:ind w:left="102"/>
              <w:rPr>
                <w:szCs w:val="20"/>
              </w:rPr>
            </w:pPr>
            <w:r>
              <w:rPr>
                <w:szCs w:val="20"/>
              </w:rPr>
              <w:t>../../../../</w:t>
            </w:r>
            <w:r w:rsidRPr="00790A72">
              <w:rPr>
                <w:szCs w:val="20"/>
              </w:rPr>
              <w:t>orgUnitEmail</w:t>
            </w:r>
          </w:p>
        </w:tc>
        <w:tc>
          <w:tcPr>
            <w:tcW w:w="1417" w:type="dxa"/>
          </w:tcPr>
          <w:p w14:paraId="7DFE964B" w14:textId="01F15D8C" w:rsidR="001D061B" w:rsidRDefault="001D061B" w:rsidP="008A6494">
            <w:pPr>
              <w:spacing w:line="229" w:lineRule="exact"/>
              <w:ind w:left="102"/>
              <w:rPr>
                <w:spacing w:val="-1"/>
                <w:szCs w:val="20"/>
              </w:rPr>
            </w:pPr>
            <w:r>
              <w:rPr>
                <w:spacing w:val="-1"/>
                <w:szCs w:val="20"/>
              </w:rPr>
              <w:t>string</w:t>
            </w:r>
          </w:p>
        </w:tc>
        <w:tc>
          <w:tcPr>
            <w:tcW w:w="4111" w:type="dxa"/>
          </w:tcPr>
          <w:p w14:paraId="2AD8A678" w14:textId="239E7BE8" w:rsidR="001D061B" w:rsidRPr="00790A72" w:rsidRDefault="001D061B" w:rsidP="008A6494">
            <w:pPr>
              <w:spacing w:line="226" w:lineRule="exact"/>
              <w:ind w:left="102"/>
              <w:rPr>
                <w:spacing w:val="-1"/>
                <w:szCs w:val="20"/>
              </w:rPr>
            </w:pPr>
            <w:r w:rsidRPr="006E04D3">
              <w:rPr>
                <w:spacing w:val="-1"/>
                <w:szCs w:val="20"/>
              </w:rPr>
              <w:t>Epost till organisationsenhet.</w:t>
            </w:r>
          </w:p>
        </w:tc>
        <w:tc>
          <w:tcPr>
            <w:tcW w:w="1418" w:type="dxa"/>
          </w:tcPr>
          <w:p w14:paraId="547720BC" w14:textId="12044808" w:rsidR="001D061B" w:rsidRDefault="001D061B" w:rsidP="008A6494">
            <w:pPr>
              <w:spacing w:line="226" w:lineRule="exact"/>
              <w:ind w:left="102"/>
              <w:rPr>
                <w:spacing w:val="-1"/>
                <w:szCs w:val="20"/>
              </w:rPr>
            </w:pPr>
            <w:r>
              <w:rPr>
                <w:spacing w:val="-1"/>
                <w:szCs w:val="20"/>
              </w:rPr>
              <w:t>0..1</w:t>
            </w:r>
          </w:p>
        </w:tc>
      </w:tr>
      <w:tr w:rsidR="001D061B" w14:paraId="54DE5728" w14:textId="77777777" w:rsidTr="00514BAB">
        <w:tc>
          <w:tcPr>
            <w:tcW w:w="2660" w:type="dxa"/>
          </w:tcPr>
          <w:p w14:paraId="35C49F80" w14:textId="70C270E5" w:rsidR="001D061B" w:rsidRDefault="001D061B" w:rsidP="008A6494">
            <w:pPr>
              <w:spacing w:line="229" w:lineRule="exact"/>
              <w:ind w:left="102"/>
              <w:rPr>
                <w:szCs w:val="20"/>
              </w:rPr>
            </w:pPr>
            <w:r>
              <w:rPr>
                <w:szCs w:val="20"/>
              </w:rPr>
              <w:t>../../../../</w:t>
            </w:r>
            <w:r w:rsidRPr="00790A72">
              <w:rPr>
                <w:szCs w:val="20"/>
              </w:rPr>
              <w:t>orgUnitAddress</w:t>
            </w:r>
          </w:p>
        </w:tc>
        <w:tc>
          <w:tcPr>
            <w:tcW w:w="1417" w:type="dxa"/>
          </w:tcPr>
          <w:p w14:paraId="5327B1CA" w14:textId="6E71F973" w:rsidR="001D061B" w:rsidRDefault="001D061B" w:rsidP="008A6494">
            <w:pPr>
              <w:spacing w:line="229" w:lineRule="exact"/>
              <w:ind w:left="102"/>
              <w:rPr>
                <w:spacing w:val="-1"/>
                <w:szCs w:val="20"/>
              </w:rPr>
            </w:pPr>
            <w:r>
              <w:rPr>
                <w:spacing w:val="-1"/>
                <w:szCs w:val="20"/>
              </w:rPr>
              <w:t>string</w:t>
            </w:r>
          </w:p>
        </w:tc>
        <w:tc>
          <w:tcPr>
            <w:tcW w:w="4111" w:type="dxa"/>
          </w:tcPr>
          <w:p w14:paraId="257B9F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2953DB7" w14:textId="77777777" w:rsidR="001D061B" w:rsidRPr="006E04D3" w:rsidRDefault="001D061B" w:rsidP="008A6494">
            <w:pPr>
              <w:spacing w:line="226" w:lineRule="exact"/>
              <w:ind w:left="102"/>
              <w:rPr>
                <w:spacing w:val="-1"/>
                <w:szCs w:val="20"/>
              </w:rPr>
            </w:pPr>
            <w:r w:rsidRPr="006E04D3">
              <w:rPr>
                <w:spacing w:val="-1"/>
                <w:szCs w:val="20"/>
              </w:rPr>
              <w:t>”Storgatan 12</w:t>
            </w:r>
          </w:p>
          <w:p w14:paraId="34DC6661" w14:textId="026D3ED8" w:rsidR="001D061B" w:rsidRPr="006E04D3" w:rsidRDefault="001D061B" w:rsidP="008A6494">
            <w:pPr>
              <w:spacing w:line="226" w:lineRule="exact"/>
              <w:ind w:left="102"/>
              <w:rPr>
                <w:spacing w:val="-1"/>
                <w:szCs w:val="20"/>
              </w:rPr>
            </w:pPr>
            <w:r w:rsidRPr="006E04D3">
              <w:rPr>
                <w:spacing w:val="-1"/>
                <w:szCs w:val="20"/>
              </w:rPr>
              <w:t>468 91 Lilleby”</w:t>
            </w:r>
          </w:p>
        </w:tc>
        <w:tc>
          <w:tcPr>
            <w:tcW w:w="1418" w:type="dxa"/>
          </w:tcPr>
          <w:p w14:paraId="06506278" w14:textId="3410A223" w:rsidR="001D061B" w:rsidRDefault="001D061B" w:rsidP="008A6494">
            <w:pPr>
              <w:spacing w:line="226" w:lineRule="exact"/>
              <w:ind w:left="102"/>
              <w:rPr>
                <w:spacing w:val="-1"/>
                <w:szCs w:val="20"/>
              </w:rPr>
            </w:pPr>
            <w:r>
              <w:rPr>
                <w:spacing w:val="-1"/>
                <w:szCs w:val="20"/>
              </w:rPr>
              <w:t>0..1</w:t>
            </w:r>
          </w:p>
        </w:tc>
      </w:tr>
      <w:tr w:rsidR="001D061B" w14:paraId="63E735E3" w14:textId="77777777" w:rsidTr="00514BAB">
        <w:tc>
          <w:tcPr>
            <w:tcW w:w="2660" w:type="dxa"/>
          </w:tcPr>
          <w:p w14:paraId="63A21191" w14:textId="380B2FDD" w:rsidR="001D061B" w:rsidRDefault="001D061B" w:rsidP="008A6494">
            <w:pPr>
              <w:spacing w:line="229" w:lineRule="exact"/>
              <w:ind w:left="102"/>
              <w:rPr>
                <w:szCs w:val="20"/>
              </w:rPr>
            </w:pPr>
            <w:r>
              <w:rPr>
                <w:szCs w:val="20"/>
              </w:rPr>
              <w:t>../../../../</w:t>
            </w:r>
            <w:r w:rsidRPr="00790A72">
              <w:rPr>
                <w:szCs w:val="20"/>
              </w:rPr>
              <w:t>orgUnitLocation</w:t>
            </w:r>
          </w:p>
        </w:tc>
        <w:tc>
          <w:tcPr>
            <w:tcW w:w="1417" w:type="dxa"/>
          </w:tcPr>
          <w:p w14:paraId="5B88DA2A" w14:textId="2038086E" w:rsidR="001D061B" w:rsidRDefault="001D061B" w:rsidP="008A6494">
            <w:pPr>
              <w:spacing w:line="229" w:lineRule="exact"/>
              <w:ind w:left="102"/>
              <w:rPr>
                <w:spacing w:val="-1"/>
                <w:szCs w:val="20"/>
              </w:rPr>
            </w:pPr>
            <w:r>
              <w:rPr>
                <w:spacing w:val="-1"/>
                <w:szCs w:val="20"/>
              </w:rPr>
              <w:t>string</w:t>
            </w:r>
          </w:p>
        </w:tc>
        <w:tc>
          <w:tcPr>
            <w:tcW w:w="4111" w:type="dxa"/>
          </w:tcPr>
          <w:p w14:paraId="2C266C14" w14:textId="20A820F4" w:rsidR="001D061B" w:rsidRPr="006E04D3" w:rsidRDefault="001D061B" w:rsidP="008A6494">
            <w:pPr>
              <w:spacing w:line="226" w:lineRule="exact"/>
              <w:ind w:left="102"/>
              <w:rPr>
                <w:spacing w:val="-1"/>
                <w:szCs w:val="20"/>
              </w:rPr>
            </w:pPr>
            <w:r w:rsidRPr="00790A72">
              <w:rPr>
                <w:spacing w:val="-1"/>
                <w:szCs w:val="20"/>
              </w:rPr>
              <w:t>Text som anger namnet på plats eller ort för organisationens fysiska placering</w:t>
            </w:r>
          </w:p>
        </w:tc>
        <w:tc>
          <w:tcPr>
            <w:tcW w:w="1418" w:type="dxa"/>
          </w:tcPr>
          <w:p w14:paraId="590D078B" w14:textId="6D0504EF" w:rsidR="001D061B" w:rsidRDefault="001D061B" w:rsidP="008A6494">
            <w:pPr>
              <w:spacing w:line="226" w:lineRule="exact"/>
              <w:ind w:left="102"/>
              <w:rPr>
                <w:spacing w:val="-1"/>
                <w:szCs w:val="20"/>
              </w:rPr>
            </w:pPr>
            <w:r>
              <w:rPr>
                <w:spacing w:val="-1"/>
                <w:szCs w:val="20"/>
              </w:rPr>
              <w:t>0..1</w:t>
            </w:r>
          </w:p>
        </w:tc>
      </w:tr>
      <w:tr w:rsidR="001D061B" w14:paraId="0048629E" w14:textId="77777777" w:rsidTr="00514BAB">
        <w:tc>
          <w:tcPr>
            <w:tcW w:w="2660" w:type="dxa"/>
          </w:tcPr>
          <w:p w14:paraId="73FC0AE8" w14:textId="77777777" w:rsidR="001D061B" w:rsidRPr="00907C9B" w:rsidRDefault="001D061B" w:rsidP="008A6494">
            <w:pPr>
              <w:spacing w:line="229" w:lineRule="exact"/>
              <w:ind w:left="102"/>
              <w:rPr>
                <w:szCs w:val="20"/>
              </w:rPr>
            </w:pPr>
            <w:r>
              <w:rPr>
                <w:szCs w:val="20"/>
              </w:rPr>
              <w:t>../../../</w:t>
            </w:r>
            <w:r w:rsidRPr="00790A72">
              <w:rPr>
                <w:spacing w:val="-1"/>
                <w:szCs w:val="20"/>
              </w:rPr>
              <w:t>healthcareProfessionalCareUnitHSAId</w:t>
            </w:r>
          </w:p>
          <w:p w14:paraId="5A0CEF8F" w14:textId="77777777" w:rsidR="001D061B" w:rsidRDefault="001D061B" w:rsidP="008A6494">
            <w:pPr>
              <w:spacing w:line="229" w:lineRule="exact"/>
              <w:ind w:left="102"/>
              <w:rPr>
                <w:szCs w:val="20"/>
              </w:rPr>
            </w:pPr>
          </w:p>
        </w:tc>
        <w:tc>
          <w:tcPr>
            <w:tcW w:w="1417" w:type="dxa"/>
          </w:tcPr>
          <w:p w14:paraId="273B5960" w14:textId="77777777" w:rsidR="001D061B" w:rsidRDefault="001D061B" w:rsidP="008A6494">
            <w:pPr>
              <w:spacing w:line="229" w:lineRule="exact"/>
              <w:ind w:left="102"/>
              <w:rPr>
                <w:rFonts w:ascii="Arial" w:hAnsi="Arial" w:cs="Arial"/>
                <w:szCs w:val="20"/>
              </w:rPr>
            </w:pPr>
            <w:r>
              <w:rPr>
                <w:spacing w:val="-1"/>
                <w:szCs w:val="20"/>
              </w:rPr>
              <w:t>HSAidType</w:t>
            </w:r>
          </w:p>
          <w:p w14:paraId="2AE079BD" w14:textId="77777777" w:rsidR="001D061B" w:rsidRPr="00907C9B" w:rsidRDefault="001D061B" w:rsidP="008A6494">
            <w:pPr>
              <w:spacing w:line="226" w:lineRule="exact"/>
              <w:ind w:left="102"/>
              <w:rPr>
                <w:spacing w:val="-1"/>
                <w:szCs w:val="20"/>
              </w:rPr>
            </w:pPr>
          </w:p>
          <w:p w14:paraId="3D4F2CEC" w14:textId="77777777" w:rsidR="001D061B" w:rsidRDefault="001D061B" w:rsidP="008A6494">
            <w:pPr>
              <w:spacing w:line="229" w:lineRule="exact"/>
              <w:ind w:left="102"/>
              <w:rPr>
                <w:spacing w:val="-1"/>
                <w:szCs w:val="20"/>
              </w:rPr>
            </w:pPr>
          </w:p>
        </w:tc>
        <w:tc>
          <w:tcPr>
            <w:tcW w:w="4111" w:type="dxa"/>
          </w:tcPr>
          <w:p w14:paraId="00AB148A" w14:textId="77777777" w:rsidR="001D061B" w:rsidRPr="006B1876" w:rsidRDefault="001D061B" w:rsidP="008A6494">
            <w:pPr>
              <w:spacing w:line="229" w:lineRule="exact"/>
              <w:ind w:left="102"/>
              <w:rPr>
                <w:szCs w:val="20"/>
              </w:rPr>
            </w:pPr>
            <w:r w:rsidRPr="006167E0">
              <w:rPr>
                <w:szCs w:val="20"/>
              </w:rPr>
              <w:t xml:space="preserve">HSA-id för </w:t>
            </w:r>
            <w:r>
              <w:rPr>
                <w:szCs w:val="20"/>
              </w:rPr>
              <w:t>Vårdenhet</w:t>
            </w:r>
            <w:r w:rsidRPr="006167E0">
              <w:rPr>
                <w:szCs w:val="20"/>
              </w:rPr>
              <w:t xml:space="preserve"> som vård- och omsorgspersonen är uppdragstagare för. Skall anges om tillgänglig. </w:t>
            </w:r>
          </w:p>
          <w:p w14:paraId="217B29C3" w14:textId="77777777" w:rsidR="001D061B" w:rsidRPr="00790A72" w:rsidRDefault="001D061B" w:rsidP="008A6494">
            <w:pPr>
              <w:spacing w:line="226" w:lineRule="exact"/>
              <w:ind w:left="102"/>
              <w:rPr>
                <w:spacing w:val="-1"/>
                <w:szCs w:val="20"/>
              </w:rPr>
            </w:pPr>
          </w:p>
        </w:tc>
        <w:tc>
          <w:tcPr>
            <w:tcW w:w="1418" w:type="dxa"/>
          </w:tcPr>
          <w:p w14:paraId="0CFDD105" w14:textId="3E3FB38C"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01DFA992" w14:textId="77777777" w:rsidTr="00514BAB">
        <w:tc>
          <w:tcPr>
            <w:tcW w:w="2660" w:type="dxa"/>
          </w:tcPr>
          <w:p w14:paraId="7ADA41FD" w14:textId="7C78F17E" w:rsidR="001D061B" w:rsidRDefault="001D061B" w:rsidP="008A6494">
            <w:pPr>
              <w:spacing w:line="229" w:lineRule="exact"/>
              <w:ind w:left="102"/>
              <w:rPr>
                <w:szCs w:val="20"/>
              </w:rPr>
            </w:pPr>
            <w:r>
              <w:rPr>
                <w:szCs w:val="20"/>
              </w:rPr>
              <w:t>../../../</w:t>
            </w:r>
            <w:r w:rsidRPr="00790A72">
              <w:rPr>
                <w:spacing w:val="-1"/>
                <w:szCs w:val="20"/>
              </w:rPr>
              <w:t>healthcareProfessionalCareGiverHSAId</w:t>
            </w:r>
          </w:p>
        </w:tc>
        <w:tc>
          <w:tcPr>
            <w:tcW w:w="1417" w:type="dxa"/>
          </w:tcPr>
          <w:p w14:paraId="46D57C77" w14:textId="77777777" w:rsidR="001D061B" w:rsidRPr="00907C9B" w:rsidRDefault="001D061B" w:rsidP="008A6494">
            <w:pPr>
              <w:spacing w:line="226" w:lineRule="exact"/>
              <w:ind w:left="102"/>
              <w:rPr>
                <w:spacing w:val="-1"/>
                <w:szCs w:val="20"/>
              </w:rPr>
            </w:pPr>
            <w:r>
              <w:rPr>
                <w:spacing w:val="-1"/>
                <w:szCs w:val="20"/>
              </w:rPr>
              <w:t>HSAidType</w:t>
            </w:r>
          </w:p>
          <w:p w14:paraId="2222926E" w14:textId="77777777" w:rsidR="001D061B" w:rsidRDefault="001D061B" w:rsidP="008A6494">
            <w:pPr>
              <w:spacing w:line="229" w:lineRule="exact"/>
              <w:ind w:left="102"/>
              <w:rPr>
                <w:spacing w:val="-1"/>
                <w:szCs w:val="20"/>
              </w:rPr>
            </w:pPr>
          </w:p>
        </w:tc>
        <w:tc>
          <w:tcPr>
            <w:tcW w:w="4111" w:type="dxa"/>
          </w:tcPr>
          <w:p w14:paraId="235841D5" w14:textId="0714BE38" w:rsidR="001D061B" w:rsidRPr="006167E0" w:rsidRDefault="001D061B" w:rsidP="008A6494">
            <w:pPr>
              <w:spacing w:line="229" w:lineRule="exact"/>
              <w:ind w:left="102"/>
              <w:rPr>
                <w:szCs w:val="20"/>
              </w:rPr>
            </w:pPr>
            <w:r w:rsidRPr="006167E0">
              <w:rPr>
                <w:spacing w:val="-1"/>
                <w:szCs w:val="20"/>
              </w:rPr>
              <w:t>HSA-id för vårdgivaren, som är vårdgivare för den enhet som författaren är uppdragstagare för. Skall anges om tillgänglig.</w:t>
            </w:r>
          </w:p>
        </w:tc>
        <w:tc>
          <w:tcPr>
            <w:tcW w:w="1418" w:type="dxa"/>
          </w:tcPr>
          <w:p w14:paraId="0BE240E1" w14:textId="41D22DC8"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2D5F8943" w14:textId="77777777" w:rsidTr="00514BAB">
        <w:tc>
          <w:tcPr>
            <w:tcW w:w="2660" w:type="dxa"/>
          </w:tcPr>
          <w:p w14:paraId="6E99737D" w14:textId="45218AAF" w:rsidR="001D061B" w:rsidRDefault="001D061B" w:rsidP="008A6494">
            <w:pPr>
              <w:spacing w:line="229" w:lineRule="exact"/>
              <w:ind w:left="102"/>
              <w:rPr>
                <w:szCs w:val="20"/>
              </w:rPr>
            </w:pPr>
            <w:r>
              <w:rPr>
                <w:szCs w:val="20"/>
                <w:lang w:val="en-US"/>
              </w:rPr>
              <w:t>../../</w:t>
            </w:r>
            <w:r w:rsidRPr="00907C9B">
              <w:rPr>
                <w:szCs w:val="20"/>
                <w:lang w:val="en-US"/>
              </w:rPr>
              <w:t>legalAuthenticator</w:t>
            </w:r>
          </w:p>
        </w:tc>
        <w:tc>
          <w:tcPr>
            <w:tcW w:w="1417" w:type="dxa"/>
          </w:tcPr>
          <w:p w14:paraId="0FF072A8" w14:textId="32D23005" w:rsidR="001D061B" w:rsidRDefault="001D061B" w:rsidP="008A6494">
            <w:pPr>
              <w:spacing w:line="226" w:lineRule="exact"/>
              <w:ind w:left="102"/>
              <w:rPr>
                <w:spacing w:val="-1"/>
                <w:szCs w:val="20"/>
              </w:rPr>
            </w:pPr>
            <w:r>
              <w:rPr>
                <w:szCs w:val="20"/>
                <w:lang w:val="en-US"/>
              </w:rPr>
              <w:t>L</w:t>
            </w:r>
            <w:r w:rsidRPr="00907C9B">
              <w:rPr>
                <w:szCs w:val="20"/>
                <w:lang w:val="en-US"/>
              </w:rPr>
              <w:t>egalAuthenticatorTyp</w:t>
            </w:r>
            <w:r w:rsidRPr="00907C9B">
              <w:rPr>
                <w:szCs w:val="20"/>
                <w:lang w:val="en-US"/>
              </w:rPr>
              <w:lastRenderedPageBreak/>
              <w:t>e</w:t>
            </w:r>
          </w:p>
        </w:tc>
        <w:tc>
          <w:tcPr>
            <w:tcW w:w="4111" w:type="dxa"/>
          </w:tcPr>
          <w:p w14:paraId="4488FE7E" w14:textId="77777777" w:rsidR="001D061B" w:rsidRPr="003C17D1" w:rsidRDefault="001D061B" w:rsidP="008A6494">
            <w:pPr>
              <w:spacing w:line="229" w:lineRule="exact"/>
              <w:ind w:left="102"/>
              <w:rPr>
                <w:szCs w:val="20"/>
              </w:rPr>
            </w:pPr>
            <w:r w:rsidRPr="003C17D1">
              <w:rPr>
                <w:szCs w:val="20"/>
              </w:rPr>
              <w:lastRenderedPageBreak/>
              <w:t>Information om vem som signerat informationen i dokumentet.</w:t>
            </w:r>
          </w:p>
          <w:p w14:paraId="166B4E68" w14:textId="77777777" w:rsidR="001D061B" w:rsidRPr="006167E0" w:rsidRDefault="001D061B" w:rsidP="008A6494">
            <w:pPr>
              <w:spacing w:line="229" w:lineRule="exact"/>
              <w:ind w:left="102"/>
              <w:rPr>
                <w:spacing w:val="-1"/>
                <w:szCs w:val="20"/>
              </w:rPr>
            </w:pPr>
          </w:p>
        </w:tc>
        <w:tc>
          <w:tcPr>
            <w:tcW w:w="1418" w:type="dxa"/>
          </w:tcPr>
          <w:p w14:paraId="2DABA82D" w14:textId="5697F6F9" w:rsidR="001D061B" w:rsidRDefault="001D061B" w:rsidP="008A6494">
            <w:pPr>
              <w:spacing w:line="226" w:lineRule="exact"/>
              <w:ind w:left="102"/>
              <w:rPr>
                <w:spacing w:val="-1"/>
                <w:szCs w:val="20"/>
              </w:rPr>
            </w:pPr>
            <w:r w:rsidRPr="00907C9B">
              <w:rPr>
                <w:szCs w:val="20"/>
                <w:lang w:val="en-US"/>
              </w:rPr>
              <w:lastRenderedPageBreak/>
              <w:t>0..1</w:t>
            </w:r>
          </w:p>
        </w:tc>
      </w:tr>
      <w:tr w:rsidR="001D061B" w14:paraId="7E2654B7" w14:textId="77777777" w:rsidTr="00514BAB">
        <w:tc>
          <w:tcPr>
            <w:tcW w:w="2660" w:type="dxa"/>
          </w:tcPr>
          <w:p w14:paraId="1F8CEC90" w14:textId="77777777" w:rsidR="001D061B" w:rsidRPr="00907C9B" w:rsidRDefault="001D061B" w:rsidP="008A6494">
            <w:pPr>
              <w:spacing w:line="229" w:lineRule="exact"/>
              <w:ind w:left="102"/>
              <w:rPr>
                <w:szCs w:val="20"/>
              </w:rPr>
            </w:pPr>
            <w:r>
              <w:rPr>
                <w:szCs w:val="20"/>
                <w:lang w:val="en-US"/>
              </w:rPr>
              <w:lastRenderedPageBreak/>
              <w:t>../../../</w:t>
            </w:r>
            <w:r w:rsidRPr="00E74D83">
              <w:rPr>
                <w:szCs w:val="20"/>
              </w:rPr>
              <w:t>signatureTime</w:t>
            </w:r>
          </w:p>
          <w:p w14:paraId="7641A2A2" w14:textId="77777777" w:rsidR="001D061B" w:rsidRDefault="001D061B" w:rsidP="008A6494">
            <w:pPr>
              <w:spacing w:line="229" w:lineRule="exact"/>
              <w:ind w:left="102"/>
              <w:rPr>
                <w:szCs w:val="20"/>
                <w:lang w:val="en-US"/>
              </w:rPr>
            </w:pPr>
          </w:p>
        </w:tc>
        <w:tc>
          <w:tcPr>
            <w:tcW w:w="1417" w:type="dxa"/>
          </w:tcPr>
          <w:p w14:paraId="7C5C225B" w14:textId="77777777" w:rsidR="001D061B" w:rsidRDefault="001D061B" w:rsidP="008A6494">
            <w:pPr>
              <w:spacing w:line="229" w:lineRule="exact"/>
              <w:ind w:left="102"/>
              <w:rPr>
                <w:rFonts w:ascii="Arial" w:hAnsi="Arial" w:cs="Arial"/>
                <w:color w:val="FF0000"/>
                <w:szCs w:val="20"/>
              </w:rPr>
            </w:pPr>
            <w:r>
              <w:rPr>
                <w:szCs w:val="20"/>
              </w:rPr>
              <w:t>TimeStampType</w:t>
            </w:r>
          </w:p>
          <w:p w14:paraId="4F092AA5" w14:textId="77777777" w:rsidR="001D061B" w:rsidRDefault="001D061B" w:rsidP="008A6494">
            <w:pPr>
              <w:spacing w:line="226" w:lineRule="exact"/>
              <w:ind w:left="102"/>
              <w:rPr>
                <w:szCs w:val="20"/>
                <w:lang w:val="en-US"/>
              </w:rPr>
            </w:pPr>
          </w:p>
        </w:tc>
        <w:tc>
          <w:tcPr>
            <w:tcW w:w="4111" w:type="dxa"/>
          </w:tcPr>
          <w:p w14:paraId="759EF949" w14:textId="77777777" w:rsidR="001D061B" w:rsidRPr="00907C9B" w:rsidRDefault="001D061B" w:rsidP="008A6494">
            <w:pPr>
              <w:spacing w:line="229" w:lineRule="exact"/>
              <w:ind w:left="102"/>
              <w:rPr>
                <w:szCs w:val="20"/>
              </w:rPr>
            </w:pPr>
            <w:r w:rsidRPr="00907C9B">
              <w:rPr>
                <w:szCs w:val="20"/>
              </w:rPr>
              <w:t>Tidpunkt för signering</w:t>
            </w:r>
          </w:p>
          <w:p w14:paraId="2DB5D748" w14:textId="77777777" w:rsidR="001D061B" w:rsidRPr="003C17D1" w:rsidRDefault="001D061B" w:rsidP="008A6494">
            <w:pPr>
              <w:spacing w:line="229" w:lineRule="exact"/>
              <w:ind w:left="102"/>
              <w:rPr>
                <w:szCs w:val="20"/>
              </w:rPr>
            </w:pPr>
          </w:p>
        </w:tc>
        <w:tc>
          <w:tcPr>
            <w:tcW w:w="1418" w:type="dxa"/>
          </w:tcPr>
          <w:p w14:paraId="3410A8BE" w14:textId="6ECE6C03" w:rsidR="001D061B" w:rsidRPr="00907C9B" w:rsidRDefault="001D061B" w:rsidP="008A6494">
            <w:pPr>
              <w:spacing w:line="226" w:lineRule="exact"/>
              <w:ind w:left="102"/>
              <w:rPr>
                <w:szCs w:val="20"/>
                <w:lang w:val="en-US"/>
              </w:rPr>
            </w:pPr>
            <w:r w:rsidRPr="00907C9B">
              <w:rPr>
                <w:szCs w:val="20"/>
              </w:rPr>
              <w:t>1..1</w:t>
            </w:r>
          </w:p>
        </w:tc>
      </w:tr>
      <w:tr w:rsidR="001D061B" w14:paraId="3E847D87" w14:textId="77777777" w:rsidTr="00514BAB">
        <w:tc>
          <w:tcPr>
            <w:tcW w:w="2660" w:type="dxa"/>
          </w:tcPr>
          <w:p w14:paraId="7BD071D1" w14:textId="77777777" w:rsidR="001D061B" w:rsidRPr="00907C9B" w:rsidRDefault="001D061B" w:rsidP="008A6494">
            <w:pPr>
              <w:spacing w:line="229" w:lineRule="exact"/>
              <w:ind w:left="102"/>
              <w:rPr>
                <w:szCs w:val="20"/>
              </w:rPr>
            </w:pPr>
            <w:r>
              <w:rPr>
                <w:szCs w:val="20"/>
              </w:rPr>
              <w:t>../../../</w:t>
            </w:r>
            <w:r w:rsidRPr="0035083B">
              <w:rPr>
                <w:szCs w:val="20"/>
              </w:rPr>
              <w:t>legalAuthenticatorHSAid</w:t>
            </w:r>
          </w:p>
          <w:p w14:paraId="6F684172" w14:textId="77777777" w:rsidR="001D061B" w:rsidRDefault="001D061B" w:rsidP="008A6494">
            <w:pPr>
              <w:spacing w:line="229" w:lineRule="exact"/>
              <w:ind w:left="102"/>
              <w:rPr>
                <w:szCs w:val="20"/>
                <w:lang w:val="en-US"/>
              </w:rPr>
            </w:pPr>
          </w:p>
        </w:tc>
        <w:tc>
          <w:tcPr>
            <w:tcW w:w="1417" w:type="dxa"/>
          </w:tcPr>
          <w:p w14:paraId="06AB649A" w14:textId="77777777" w:rsidR="001D061B" w:rsidRPr="00907C9B" w:rsidRDefault="001D061B" w:rsidP="008A6494">
            <w:pPr>
              <w:spacing w:line="229" w:lineRule="exact"/>
              <w:ind w:left="102"/>
              <w:rPr>
                <w:szCs w:val="20"/>
              </w:rPr>
            </w:pPr>
            <w:r w:rsidRPr="0035083B">
              <w:rPr>
                <w:szCs w:val="20"/>
              </w:rPr>
              <w:t>HSAIDType</w:t>
            </w:r>
          </w:p>
          <w:p w14:paraId="0DA3B6AA" w14:textId="77777777" w:rsidR="001D061B" w:rsidRDefault="001D061B" w:rsidP="008A6494">
            <w:pPr>
              <w:spacing w:line="229" w:lineRule="exact"/>
              <w:ind w:left="102"/>
              <w:rPr>
                <w:szCs w:val="20"/>
              </w:rPr>
            </w:pPr>
          </w:p>
        </w:tc>
        <w:tc>
          <w:tcPr>
            <w:tcW w:w="4111" w:type="dxa"/>
          </w:tcPr>
          <w:p w14:paraId="5CA36229" w14:textId="783F1D37" w:rsidR="001D061B" w:rsidRPr="00907C9B" w:rsidRDefault="001D061B" w:rsidP="008A6494">
            <w:pPr>
              <w:spacing w:line="229" w:lineRule="exact"/>
              <w:ind w:left="102"/>
              <w:rPr>
                <w:szCs w:val="20"/>
              </w:rPr>
            </w:pPr>
            <w:r w:rsidRPr="0035083B">
              <w:rPr>
                <w:szCs w:val="20"/>
              </w:rPr>
              <w:t>HSA-id för person som signerat dokumentet</w:t>
            </w:r>
          </w:p>
        </w:tc>
        <w:tc>
          <w:tcPr>
            <w:tcW w:w="1418" w:type="dxa"/>
          </w:tcPr>
          <w:p w14:paraId="02F9A6E6" w14:textId="2850CCCE" w:rsidR="001D061B" w:rsidRPr="00907C9B" w:rsidRDefault="001D061B" w:rsidP="008A6494">
            <w:pPr>
              <w:spacing w:line="226" w:lineRule="exact"/>
              <w:ind w:left="102"/>
              <w:rPr>
                <w:szCs w:val="20"/>
              </w:rPr>
            </w:pPr>
            <w:r>
              <w:rPr>
                <w:szCs w:val="20"/>
              </w:rPr>
              <w:t>0</w:t>
            </w:r>
            <w:r w:rsidRPr="00907C9B">
              <w:rPr>
                <w:szCs w:val="20"/>
              </w:rPr>
              <w:t>..1</w:t>
            </w:r>
          </w:p>
        </w:tc>
      </w:tr>
      <w:tr w:rsidR="001D061B" w14:paraId="3E3E4C27" w14:textId="77777777" w:rsidTr="00514BAB">
        <w:tc>
          <w:tcPr>
            <w:tcW w:w="2660" w:type="dxa"/>
          </w:tcPr>
          <w:p w14:paraId="16970830" w14:textId="76FC4995" w:rsidR="001D061B" w:rsidRDefault="001D061B" w:rsidP="008A6494">
            <w:pPr>
              <w:spacing w:line="229" w:lineRule="exact"/>
              <w:ind w:left="102"/>
              <w:rPr>
                <w:szCs w:val="20"/>
              </w:rPr>
            </w:pPr>
            <w:r>
              <w:rPr>
                <w:szCs w:val="20"/>
              </w:rPr>
              <w:t>../../../legalAuthenticatorName</w:t>
            </w:r>
          </w:p>
        </w:tc>
        <w:tc>
          <w:tcPr>
            <w:tcW w:w="1417" w:type="dxa"/>
          </w:tcPr>
          <w:p w14:paraId="3B21C6FF" w14:textId="479FDC07" w:rsidR="001D061B" w:rsidRPr="0035083B" w:rsidRDefault="001D061B" w:rsidP="008A6494">
            <w:pPr>
              <w:spacing w:line="229" w:lineRule="exact"/>
              <w:ind w:left="102"/>
              <w:rPr>
                <w:szCs w:val="20"/>
              </w:rPr>
            </w:pPr>
            <w:r>
              <w:rPr>
                <w:szCs w:val="20"/>
              </w:rPr>
              <w:t>string</w:t>
            </w:r>
          </w:p>
        </w:tc>
        <w:tc>
          <w:tcPr>
            <w:tcW w:w="4111" w:type="dxa"/>
          </w:tcPr>
          <w:p w14:paraId="19DBE8E6" w14:textId="5AC8DEF8" w:rsidR="001D061B" w:rsidRPr="0035083B" w:rsidRDefault="001D061B" w:rsidP="008A6494">
            <w:pPr>
              <w:spacing w:line="229" w:lineRule="exact"/>
              <w:ind w:left="102"/>
              <w:rPr>
                <w:szCs w:val="20"/>
              </w:rPr>
            </w:pPr>
            <w:r w:rsidRPr="006E04D3">
              <w:rPr>
                <w:spacing w:val="-1"/>
                <w:szCs w:val="20"/>
              </w:rPr>
              <w:t>Namnen i klartext för signerande person</w:t>
            </w:r>
          </w:p>
        </w:tc>
        <w:tc>
          <w:tcPr>
            <w:tcW w:w="1418" w:type="dxa"/>
          </w:tcPr>
          <w:p w14:paraId="2482853D" w14:textId="671EB58B" w:rsidR="001D061B" w:rsidRDefault="001D061B" w:rsidP="008A6494">
            <w:pPr>
              <w:spacing w:line="226" w:lineRule="exact"/>
              <w:ind w:left="102"/>
              <w:rPr>
                <w:szCs w:val="20"/>
              </w:rPr>
            </w:pPr>
            <w:r>
              <w:rPr>
                <w:spacing w:val="-1"/>
                <w:szCs w:val="20"/>
              </w:rPr>
              <w:t>0..1</w:t>
            </w:r>
          </w:p>
        </w:tc>
      </w:tr>
      <w:tr w:rsidR="001D061B" w14:paraId="6A970436" w14:textId="77777777" w:rsidTr="00514BAB">
        <w:tc>
          <w:tcPr>
            <w:tcW w:w="2660" w:type="dxa"/>
          </w:tcPr>
          <w:p w14:paraId="3E897EA2" w14:textId="77777777" w:rsidR="001D061B" w:rsidRPr="00E74D83" w:rsidRDefault="001D061B" w:rsidP="008A6494">
            <w:pPr>
              <w:spacing w:line="229" w:lineRule="exact"/>
              <w:ind w:left="102"/>
              <w:rPr>
                <w:szCs w:val="20"/>
              </w:rPr>
            </w:pPr>
            <w:r>
              <w:rPr>
                <w:szCs w:val="20"/>
              </w:rPr>
              <w:t>../../</w:t>
            </w:r>
            <w:r w:rsidRPr="00E74D83">
              <w:rPr>
                <w:spacing w:val="-1"/>
                <w:szCs w:val="20"/>
              </w:rPr>
              <w:t>approvedForPatient</w:t>
            </w:r>
          </w:p>
          <w:p w14:paraId="5EE74DC3" w14:textId="77777777" w:rsidR="001D061B" w:rsidRDefault="001D061B" w:rsidP="008A6494">
            <w:pPr>
              <w:spacing w:line="229" w:lineRule="exact"/>
              <w:ind w:left="102"/>
              <w:rPr>
                <w:szCs w:val="20"/>
              </w:rPr>
            </w:pPr>
          </w:p>
        </w:tc>
        <w:tc>
          <w:tcPr>
            <w:tcW w:w="1417" w:type="dxa"/>
          </w:tcPr>
          <w:p w14:paraId="3BCBDFB9" w14:textId="77777777" w:rsidR="001D061B" w:rsidRDefault="001D061B" w:rsidP="008A6494">
            <w:pPr>
              <w:spacing w:line="229" w:lineRule="exact"/>
              <w:ind w:left="102"/>
              <w:rPr>
                <w:rFonts w:ascii="Arial" w:hAnsi="Arial" w:cs="Arial"/>
                <w:color w:val="FF0000"/>
                <w:szCs w:val="20"/>
              </w:rPr>
            </w:pPr>
            <w:r w:rsidRPr="00E74D83">
              <w:rPr>
                <w:szCs w:val="20"/>
              </w:rPr>
              <w:t>boolean</w:t>
            </w:r>
          </w:p>
          <w:p w14:paraId="6A9F2886" w14:textId="77777777" w:rsidR="001D061B" w:rsidRDefault="001D061B" w:rsidP="008A6494">
            <w:pPr>
              <w:spacing w:line="229" w:lineRule="exact"/>
              <w:ind w:left="102"/>
              <w:rPr>
                <w:szCs w:val="20"/>
              </w:rPr>
            </w:pPr>
          </w:p>
        </w:tc>
        <w:tc>
          <w:tcPr>
            <w:tcW w:w="4111" w:type="dxa"/>
          </w:tcPr>
          <w:p w14:paraId="17529201" w14:textId="77777777" w:rsidR="001D061B" w:rsidRPr="0083546F" w:rsidRDefault="001D061B" w:rsidP="008A6494">
            <w:pPr>
              <w:spacing w:line="226" w:lineRule="exact"/>
              <w:ind w:left="102"/>
              <w:rPr>
                <w:spacing w:val="-1"/>
                <w:szCs w:val="20"/>
              </w:rPr>
            </w:pPr>
            <w:r w:rsidRPr="0083546F">
              <w:rPr>
                <w:spacing w:val="-1"/>
                <w:szCs w:val="20"/>
              </w:rPr>
              <w:t xml:space="preserve">Anger om information får delas till patient. Värdet sätts i sådant fall till true, i annat fall till false. </w:t>
            </w:r>
          </w:p>
          <w:p w14:paraId="76E29217" w14:textId="77777777" w:rsidR="001D061B" w:rsidRPr="006E04D3" w:rsidRDefault="001D061B" w:rsidP="008A6494">
            <w:pPr>
              <w:spacing w:line="229" w:lineRule="exact"/>
              <w:ind w:left="102"/>
              <w:rPr>
                <w:spacing w:val="-1"/>
                <w:szCs w:val="20"/>
              </w:rPr>
            </w:pPr>
          </w:p>
        </w:tc>
        <w:tc>
          <w:tcPr>
            <w:tcW w:w="1418" w:type="dxa"/>
          </w:tcPr>
          <w:p w14:paraId="6D0B6E65" w14:textId="55B7E304" w:rsidR="001D061B" w:rsidRDefault="001D061B" w:rsidP="008A6494">
            <w:pPr>
              <w:spacing w:line="226" w:lineRule="exact"/>
              <w:ind w:left="102"/>
              <w:rPr>
                <w:spacing w:val="-1"/>
                <w:szCs w:val="20"/>
              </w:rPr>
            </w:pPr>
            <w:r>
              <w:rPr>
                <w:spacing w:val="-1"/>
                <w:szCs w:val="20"/>
              </w:rPr>
              <w:t>1..1</w:t>
            </w:r>
          </w:p>
        </w:tc>
      </w:tr>
      <w:tr w:rsidR="001D061B" w14:paraId="383B736D" w14:textId="77777777" w:rsidTr="00514BAB">
        <w:tc>
          <w:tcPr>
            <w:tcW w:w="2660" w:type="dxa"/>
          </w:tcPr>
          <w:p w14:paraId="1AA8E714" w14:textId="5BC7FFF4" w:rsidR="001D061B" w:rsidRDefault="001D061B" w:rsidP="008A6494">
            <w:pPr>
              <w:spacing w:line="229" w:lineRule="exact"/>
              <w:ind w:left="102"/>
              <w:rPr>
                <w:szCs w:val="20"/>
              </w:rPr>
            </w:pPr>
            <w:r>
              <w:rPr>
                <w:szCs w:val="20"/>
                <w:lang w:val="en-US"/>
              </w:rPr>
              <w:t>../../</w:t>
            </w:r>
            <w:r>
              <w:rPr>
                <w:spacing w:val="-1"/>
                <w:szCs w:val="20"/>
                <w:lang w:val="en-US"/>
              </w:rPr>
              <w:t>careContactId</w:t>
            </w:r>
          </w:p>
        </w:tc>
        <w:tc>
          <w:tcPr>
            <w:tcW w:w="1417" w:type="dxa"/>
          </w:tcPr>
          <w:p w14:paraId="5CB5B68B" w14:textId="22B307F0" w:rsidR="001D061B" w:rsidRPr="00E74D83" w:rsidRDefault="001D061B" w:rsidP="008A6494">
            <w:pPr>
              <w:spacing w:line="229" w:lineRule="exact"/>
              <w:ind w:left="102"/>
              <w:rPr>
                <w:szCs w:val="20"/>
              </w:rPr>
            </w:pPr>
            <w:r>
              <w:rPr>
                <w:spacing w:val="-1"/>
                <w:szCs w:val="20"/>
                <w:lang w:val="en-US"/>
              </w:rPr>
              <w:t>string</w:t>
            </w:r>
          </w:p>
        </w:tc>
        <w:tc>
          <w:tcPr>
            <w:tcW w:w="4111" w:type="dxa"/>
          </w:tcPr>
          <w:p w14:paraId="4228C8E3" w14:textId="494442ED" w:rsidR="001D061B" w:rsidRPr="0083546F" w:rsidRDefault="001D061B" w:rsidP="008A6494">
            <w:pPr>
              <w:spacing w:line="226" w:lineRule="exact"/>
              <w:ind w:left="102"/>
              <w:rPr>
                <w:spacing w:val="-1"/>
                <w:szCs w:val="20"/>
              </w:rPr>
            </w:pPr>
            <w:r>
              <w:rPr>
                <w:spacing w:val="-1"/>
                <w:szCs w:val="20"/>
              </w:rPr>
              <w:t>Identitet</w:t>
            </w:r>
            <w:r w:rsidRPr="006067AA">
              <w:rPr>
                <w:spacing w:val="-1"/>
                <w:szCs w:val="20"/>
              </w:rPr>
              <w:t>et för den vård- och omsorgskontakt som föranlett den information som omfattas av dokumentet. Identiteten är unik inom källsystemet</w:t>
            </w:r>
            <w:r>
              <w:rPr>
                <w:spacing w:val="-1"/>
                <w:szCs w:val="20"/>
              </w:rPr>
              <w:t>.</w:t>
            </w:r>
          </w:p>
        </w:tc>
        <w:tc>
          <w:tcPr>
            <w:tcW w:w="1418" w:type="dxa"/>
          </w:tcPr>
          <w:p w14:paraId="31AF96DD" w14:textId="5AC8558A" w:rsidR="001D061B" w:rsidRDefault="001D061B" w:rsidP="008A6494">
            <w:pPr>
              <w:spacing w:line="226" w:lineRule="exact"/>
              <w:ind w:left="102"/>
              <w:rPr>
                <w:spacing w:val="-1"/>
                <w:szCs w:val="20"/>
              </w:rPr>
            </w:pPr>
            <w:r w:rsidRPr="00907C9B">
              <w:rPr>
                <w:spacing w:val="-1"/>
                <w:szCs w:val="20"/>
                <w:lang w:val="en-US"/>
              </w:rPr>
              <w:t>0..1</w:t>
            </w:r>
          </w:p>
        </w:tc>
      </w:tr>
      <w:tr w:rsidR="001D061B" w14:paraId="2FEB5D39" w14:textId="77777777" w:rsidTr="00514BAB">
        <w:tc>
          <w:tcPr>
            <w:tcW w:w="2660" w:type="dxa"/>
          </w:tcPr>
          <w:p w14:paraId="31C14143" w14:textId="77777777" w:rsidR="001D061B" w:rsidRDefault="001D061B" w:rsidP="008A6494">
            <w:pPr>
              <w:spacing w:line="229" w:lineRule="exact"/>
              <w:ind w:left="102"/>
              <w:rPr>
                <w:szCs w:val="20"/>
                <w:lang w:val="en-US"/>
              </w:rPr>
            </w:pPr>
          </w:p>
        </w:tc>
        <w:tc>
          <w:tcPr>
            <w:tcW w:w="1417" w:type="dxa"/>
          </w:tcPr>
          <w:p w14:paraId="5DF179AF" w14:textId="77777777" w:rsidR="001D061B" w:rsidRDefault="001D061B" w:rsidP="008A6494">
            <w:pPr>
              <w:spacing w:line="229" w:lineRule="exact"/>
              <w:ind w:left="102"/>
              <w:rPr>
                <w:spacing w:val="-1"/>
                <w:szCs w:val="20"/>
                <w:lang w:val="en-US"/>
              </w:rPr>
            </w:pPr>
          </w:p>
        </w:tc>
        <w:tc>
          <w:tcPr>
            <w:tcW w:w="4111" w:type="dxa"/>
          </w:tcPr>
          <w:p w14:paraId="13D62052" w14:textId="77777777" w:rsidR="001D061B" w:rsidRDefault="001D061B" w:rsidP="008A6494">
            <w:pPr>
              <w:spacing w:line="226" w:lineRule="exact"/>
              <w:ind w:left="102"/>
              <w:rPr>
                <w:spacing w:val="-1"/>
                <w:szCs w:val="20"/>
              </w:rPr>
            </w:pPr>
          </w:p>
        </w:tc>
        <w:tc>
          <w:tcPr>
            <w:tcW w:w="1418" w:type="dxa"/>
          </w:tcPr>
          <w:p w14:paraId="18A292ED" w14:textId="77777777" w:rsidR="001D061B" w:rsidRPr="00907C9B" w:rsidRDefault="001D061B" w:rsidP="008A6494">
            <w:pPr>
              <w:spacing w:line="226" w:lineRule="exact"/>
              <w:ind w:left="102"/>
              <w:rPr>
                <w:spacing w:val="-1"/>
                <w:szCs w:val="20"/>
                <w:lang w:val="en-US"/>
              </w:rPr>
            </w:pPr>
          </w:p>
        </w:tc>
      </w:tr>
      <w:tr w:rsidR="001D061B" w14:paraId="2378DD57" w14:textId="77777777" w:rsidTr="00514BAB">
        <w:tc>
          <w:tcPr>
            <w:tcW w:w="2660" w:type="dxa"/>
          </w:tcPr>
          <w:p w14:paraId="6ED01DFB" w14:textId="77777777" w:rsidR="001D061B" w:rsidRPr="00835228" w:rsidRDefault="001D061B" w:rsidP="008A6494">
            <w:pPr>
              <w:spacing w:line="229" w:lineRule="exact"/>
              <w:ind w:left="102"/>
              <w:rPr>
                <w:szCs w:val="20"/>
              </w:rPr>
            </w:pPr>
            <w:r>
              <w:rPr>
                <w:szCs w:val="20"/>
              </w:rPr>
              <w:t>../</w:t>
            </w:r>
            <w:r w:rsidRPr="00835228">
              <w:rPr>
                <w:szCs w:val="20"/>
              </w:rPr>
              <w:t>referralOutcomeBody</w:t>
            </w:r>
          </w:p>
          <w:p w14:paraId="1B2CE25B" w14:textId="77777777" w:rsidR="001D061B" w:rsidRDefault="001D061B" w:rsidP="008A6494">
            <w:pPr>
              <w:spacing w:line="229" w:lineRule="exact"/>
              <w:ind w:left="102"/>
              <w:rPr>
                <w:szCs w:val="20"/>
                <w:lang w:val="en-US"/>
              </w:rPr>
            </w:pPr>
          </w:p>
        </w:tc>
        <w:tc>
          <w:tcPr>
            <w:tcW w:w="1417" w:type="dxa"/>
          </w:tcPr>
          <w:p w14:paraId="411B1C0C" w14:textId="77777777" w:rsidR="001D061B" w:rsidRPr="00907C9B" w:rsidRDefault="001D061B" w:rsidP="008A6494">
            <w:pPr>
              <w:spacing w:line="229" w:lineRule="exact"/>
              <w:ind w:left="102"/>
              <w:rPr>
                <w:szCs w:val="20"/>
              </w:rPr>
            </w:pPr>
            <w:r>
              <w:rPr>
                <w:szCs w:val="20"/>
              </w:rPr>
              <w:t>R</w:t>
            </w:r>
            <w:r w:rsidRPr="00907C9B">
              <w:rPr>
                <w:szCs w:val="20"/>
              </w:rPr>
              <w:t>eferral</w:t>
            </w:r>
            <w:r>
              <w:rPr>
                <w:szCs w:val="20"/>
              </w:rPr>
              <w:t>OutcomeBodyType</w:t>
            </w:r>
          </w:p>
          <w:p w14:paraId="23F47901" w14:textId="77777777" w:rsidR="001D061B" w:rsidRDefault="001D061B" w:rsidP="008A6494">
            <w:pPr>
              <w:spacing w:line="229" w:lineRule="exact"/>
              <w:ind w:left="102"/>
              <w:rPr>
                <w:spacing w:val="-1"/>
                <w:szCs w:val="20"/>
                <w:lang w:val="en-US"/>
              </w:rPr>
            </w:pPr>
          </w:p>
        </w:tc>
        <w:tc>
          <w:tcPr>
            <w:tcW w:w="4111" w:type="dxa"/>
          </w:tcPr>
          <w:p w14:paraId="74D2DAD3" w14:textId="77777777" w:rsidR="001D061B" w:rsidRDefault="001D061B" w:rsidP="008A6494">
            <w:pPr>
              <w:spacing w:line="226" w:lineRule="exact"/>
              <w:ind w:left="102"/>
              <w:rPr>
                <w:spacing w:val="-1"/>
                <w:szCs w:val="20"/>
              </w:rPr>
            </w:pPr>
          </w:p>
        </w:tc>
        <w:tc>
          <w:tcPr>
            <w:tcW w:w="1418" w:type="dxa"/>
          </w:tcPr>
          <w:p w14:paraId="5821CB16" w14:textId="480FC78F" w:rsidR="001D061B" w:rsidRPr="00907C9B" w:rsidRDefault="001D061B" w:rsidP="008A6494">
            <w:pPr>
              <w:spacing w:line="226" w:lineRule="exact"/>
              <w:ind w:left="102"/>
              <w:rPr>
                <w:spacing w:val="-1"/>
                <w:szCs w:val="20"/>
                <w:lang w:val="en-US"/>
              </w:rPr>
            </w:pPr>
            <w:r w:rsidRPr="00907C9B">
              <w:rPr>
                <w:spacing w:val="-1"/>
                <w:szCs w:val="20"/>
              </w:rPr>
              <w:t>1..1</w:t>
            </w:r>
          </w:p>
        </w:tc>
      </w:tr>
      <w:tr w:rsidR="001D061B" w14:paraId="682BD411" w14:textId="77777777" w:rsidTr="00514BAB">
        <w:tc>
          <w:tcPr>
            <w:tcW w:w="2660" w:type="dxa"/>
          </w:tcPr>
          <w:p w14:paraId="5B4FE581" w14:textId="74738BE1" w:rsidR="001D061B" w:rsidRDefault="001D061B" w:rsidP="008A6494">
            <w:pPr>
              <w:spacing w:line="229" w:lineRule="exact"/>
              <w:ind w:left="102"/>
              <w:rPr>
                <w:szCs w:val="20"/>
              </w:rPr>
            </w:pPr>
            <w:r>
              <w:rPr>
                <w:szCs w:val="20"/>
              </w:rPr>
              <w:t>../../</w:t>
            </w:r>
            <w:r w:rsidRPr="00835228">
              <w:rPr>
                <w:szCs w:val="20"/>
              </w:rPr>
              <w:t>referralOutcomeTypeCode</w:t>
            </w:r>
          </w:p>
        </w:tc>
        <w:tc>
          <w:tcPr>
            <w:tcW w:w="1417" w:type="dxa"/>
          </w:tcPr>
          <w:p w14:paraId="2324694C" w14:textId="0FCA32AC" w:rsidR="001D061B" w:rsidRDefault="001D061B" w:rsidP="008A6494">
            <w:pPr>
              <w:spacing w:line="229" w:lineRule="exact"/>
              <w:ind w:left="102"/>
              <w:rPr>
                <w:szCs w:val="20"/>
              </w:rPr>
            </w:pPr>
            <w:r w:rsidRPr="00835228">
              <w:rPr>
                <w:szCs w:val="20"/>
              </w:rPr>
              <w:t>referralOutcomeTypeCode</w:t>
            </w:r>
            <w:r>
              <w:rPr>
                <w:szCs w:val="20"/>
              </w:rPr>
              <w:t>Enum</w:t>
            </w:r>
          </w:p>
        </w:tc>
        <w:tc>
          <w:tcPr>
            <w:tcW w:w="4111" w:type="dxa"/>
          </w:tcPr>
          <w:p w14:paraId="5B06B4BE" w14:textId="77777777" w:rsidR="001D061B" w:rsidRDefault="001D061B" w:rsidP="008A6494">
            <w:pPr>
              <w:spacing w:line="226" w:lineRule="exact"/>
              <w:ind w:left="102"/>
              <w:rPr>
                <w:rFonts w:ascii="Arial" w:hAnsi="Arial" w:cs="Arial"/>
                <w:color w:val="FF0000"/>
                <w:szCs w:val="20"/>
              </w:rPr>
            </w:pPr>
            <w:r w:rsidRPr="00835228">
              <w:rPr>
                <w:spacing w:val="-1"/>
                <w:szCs w:val="20"/>
              </w:rPr>
              <w:t xml:space="preserve">Anger typ av svar. </w:t>
            </w:r>
            <w:r w:rsidRPr="00835228">
              <w:rPr>
                <w:spacing w:val="-1"/>
                <w:szCs w:val="20"/>
              </w:rPr>
              <w:br/>
              <w:t xml:space="preserve">Giltiga koder: </w:t>
            </w:r>
            <w:r w:rsidRPr="00835228">
              <w:rPr>
                <w:spacing w:val="-1"/>
                <w:szCs w:val="20"/>
              </w:rPr>
              <w:br/>
              <w:t>SR, svar på remissfråga</w:t>
            </w:r>
            <w:r w:rsidRPr="00835228">
              <w:rPr>
                <w:spacing w:val="-1"/>
                <w:szCs w:val="20"/>
              </w:rPr>
              <w:br/>
              <w:t xml:space="preserve">SS, slutsvar på remissfråga </w:t>
            </w:r>
          </w:p>
          <w:p w14:paraId="46E83D82" w14:textId="77777777" w:rsidR="001D061B" w:rsidRDefault="001D061B" w:rsidP="008A6494">
            <w:pPr>
              <w:spacing w:line="226" w:lineRule="exact"/>
              <w:ind w:left="102"/>
              <w:rPr>
                <w:spacing w:val="-1"/>
                <w:szCs w:val="20"/>
              </w:rPr>
            </w:pPr>
          </w:p>
        </w:tc>
        <w:tc>
          <w:tcPr>
            <w:tcW w:w="1418" w:type="dxa"/>
          </w:tcPr>
          <w:p w14:paraId="568C8735" w14:textId="2B50C912" w:rsidR="001D061B" w:rsidRPr="00907C9B" w:rsidRDefault="001D061B" w:rsidP="008A6494">
            <w:pPr>
              <w:spacing w:line="226" w:lineRule="exact"/>
              <w:ind w:left="102"/>
              <w:rPr>
                <w:spacing w:val="-1"/>
                <w:szCs w:val="20"/>
              </w:rPr>
            </w:pPr>
            <w:r>
              <w:rPr>
                <w:spacing w:val="-1"/>
                <w:szCs w:val="20"/>
              </w:rPr>
              <w:t>1..1</w:t>
            </w:r>
          </w:p>
        </w:tc>
      </w:tr>
      <w:tr w:rsidR="001D061B" w14:paraId="0E417CB9" w14:textId="77777777" w:rsidTr="00514BAB">
        <w:tc>
          <w:tcPr>
            <w:tcW w:w="2660" w:type="dxa"/>
          </w:tcPr>
          <w:p w14:paraId="5DA70E04" w14:textId="015A7EAE" w:rsidR="001D061B" w:rsidRDefault="001D061B" w:rsidP="008A6494">
            <w:pPr>
              <w:spacing w:line="229" w:lineRule="exact"/>
              <w:ind w:left="102"/>
              <w:rPr>
                <w:szCs w:val="20"/>
              </w:rPr>
            </w:pPr>
            <w:r>
              <w:rPr>
                <w:szCs w:val="20"/>
              </w:rPr>
              <w:t>../../</w:t>
            </w:r>
            <w:r w:rsidRPr="00907C9B">
              <w:rPr>
                <w:szCs w:val="20"/>
              </w:rPr>
              <w:t>referral</w:t>
            </w:r>
            <w:r>
              <w:rPr>
                <w:szCs w:val="20"/>
              </w:rPr>
              <w:t>Outcome</w:t>
            </w:r>
            <w:r w:rsidRPr="00907C9B">
              <w:rPr>
                <w:szCs w:val="20"/>
              </w:rPr>
              <w:t>Title</w:t>
            </w:r>
          </w:p>
        </w:tc>
        <w:tc>
          <w:tcPr>
            <w:tcW w:w="1417" w:type="dxa"/>
          </w:tcPr>
          <w:p w14:paraId="6CD19919" w14:textId="07BA98E7" w:rsidR="001D061B" w:rsidRPr="00835228" w:rsidRDefault="001D061B" w:rsidP="008A6494">
            <w:pPr>
              <w:spacing w:line="229" w:lineRule="exact"/>
              <w:ind w:left="102"/>
              <w:rPr>
                <w:szCs w:val="20"/>
              </w:rPr>
            </w:pPr>
            <w:r>
              <w:rPr>
                <w:szCs w:val="20"/>
              </w:rPr>
              <w:t>string</w:t>
            </w:r>
          </w:p>
        </w:tc>
        <w:tc>
          <w:tcPr>
            <w:tcW w:w="4111" w:type="dxa"/>
          </w:tcPr>
          <w:p w14:paraId="1C889888" w14:textId="77777777" w:rsidR="001D061B" w:rsidRDefault="001D061B" w:rsidP="008A6494">
            <w:pPr>
              <w:spacing w:line="226" w:lineRule="exact"/>
              <w:ind w:left="102"/>
              <w:rPr>
                <w:spacing w:val="-1"/>
                <w:szCs w:val="20"/>
              </w:rPr>
            </w:pPr>
            <w:r w:rsidRPr="00790A72">
              <w:rPr>
                <w:spacing w:val="-1"/>
                <w:szCs w:val="20"/>
              </w:rPr>
              <w:t>Text som beskriver vilken specialitet som utlåtandet gäller. Typen av specia</w:t>
            </w:r>
            <w:r>
              <w:rPr>
                <w:spacing w:val="-1"/>
                <w:szCs w:val="20"/>
              </w:rPr>
              <w:t>litet som anlitats anges i text.</w:t>
            </w:r>
          </w:p>
          <w:p w14:paraId="3F506ABE" w14:textId="77777777" w:rsidR="001D061B" w:rsidRDefault="001D061B" w:rsidP="008A6494">
            <w:pPr>
              <w:spacing w:line="226" w:lineRule="exact"/>
              <w:ind w:left="102"/>
              <w:rPr>
                <w:spacing w:val="-1"/>
                <w:szCs w:val="20"/>
              </w:rPr>
            </w:pPr>
            <w:r w:rsidRPr="00790A72">
              <w:rPr>
                <w:spacing w:val="-1"/>
                <w:szCs w:val="20"/>
              </w:rPr>
              <w:t xml:space="preserve">Exempel: </w:t>
            </w:r>
          </w:p>
          <w:p w14:paraId="0B1BC83E" w14:textId="77777777" w:rsidR="001D061B" w:rsidRDefault="001D061B" w:rsidP="008A6494">
            <w:pPr>
              <w:spacing w:line="226" w:lineRule="exact"/>
              <w:ind w:left="102"/>
              <w:rPr>
                <w:spacing w:val="-1"/>
                <w:szCs w:val="20"/>
              </w:rPr>
            </w:pPr>
            <w:r>
              <w:rPr>
                <w:spacing w:val="-1"/>
                <w:szCs w:val="20"/>
              </w:rPr>
              <w:t xml:space="preserve"> </w:t>
            </w:r>
            <w:r w:rsidRPr="00790A72">
              <w:rPr>
                <w:spacing w:val="-1"/>
                <w:szCs w:val="20"/>
              </w:rPr>
              <w:t>Patologi</w:t>
            </w:r>
          </w:p>
          <w:p w14:paraId="43DD99C9" w14:textId="77777777" w:rsidR="001D061B" w:rsidRDefault="001D061B" w:rsidP="008A6494">
            <w:pPr>
              <w:spacing w:line="226" w:lineRule="exact"/>
              <w:ind w:left="102"/>
              <w:rPr>
                <w:spacing w:val="-1"/>
                <w:szCs w:val="20"/>
              </w:rPr>
            </w:pPr>
            <w:r w:rsidRPr="00790A72">
              <w:rPr>
                <w:spacing w:val="-1"/>
                <w:szCs w:val="20"/>
              </w:rPr>
              <w:t xml:space="preserve"> Klinisk fysik </w:t>
            </w:r>
          </w:p>
          <w:p w14:paraId="3FEB58A1" w14:textId="276194C1" w:rsidR="001D061B" w:rsidRPr="00835228" w:rsidRDefault="001D061B" w:rsidP="008A6494">
            <w:pPr>
              <w:spacing w:line="226" w:lineRule="exact"/>
              <w:ind w:left="102"/>
              <w:rPr>
                <w:spacing w:val="-1"/>
                <w:szCs w:val="20"/>
              </w:rPr>
            </w:pPr>
            <w:r>
              <w:rPr>
                <w:spacing w:val="-1"/>
                <w:szCs w:val="20"/>
              </w:rPr>
              <w:t xml:space="preserve"> </w:t>
            </w:r>
            <w:r w:rsidRPr="00790A72">
              <w:rPr>
                <w:spacing w:val="-1"/>
                <w:szCs w:val="20"/>
              </w:rPr>
              <w:t xml:space="preserve">Logopedi </w:t>
            </w:r>
          </w:p>
        </w:tc>
        <w:tc>
          <w:tcPr>
            <w:tcW w:w="1418" w:type="dxa"/>
          </w:tcPr>
          <w:p w14:paraId="42B3FEC4" w14:textId="659476B2" w:rsidR="001D061B" w:rsidRDefault="001D061B" w:rsidP="008A6494">
            <w:pPr>
              <w:spacing w:line="226" w:lineRule="exact"/>
              <w:ind w:left="102"/>
              <w:rPr>
                <w:spacing w:val="-1"/>
                <w:szCs w:val="20"/>
              </w:rPr>
            </w:pPr>
            <w:r w:rsidRPr="00907C9B">
              <w:rPr>
                <w:spacing w:val="-1"/>
                <w:szCs w:val="20"/>
              </w:rPr>
              <w:t>1..1</w:t>
            </w:r>
          </w:p>
        </w:tc>
      </w:tr>
      <w:tr w:rsidR="001D061B" w14:paraId="32624AA3" w14:textId="77777777" w:rsidTr="00514BAB">
        <w:tc>
          <w:tcPr>
            <w:tcW w:w="2660" w:type="dxa"/>
          </w:tcPr>
          <w:p w14:paraId="065DB0F2" w14:textId="7FD62155" w:rsidR="001D061B" w:rsidRDefault="001D061B" w:rsidP="008A6494">
            <w:pPr>
              <w:spacing w:line="229" w:lineRule="exact"/>
              <w:ind w:left="102"/>
              <w:rPr>
                <w:szCs w:val="20"/>
              </w:rPr>
            </w:pPr>
            <w:r>
              <w:rPr>
                <w:szCs w:val="20"/>
              </w:rPr>
              <w:t>../../referralOutcome</w:t>
            </w:r>
            <w:r w:rsidRPr="00907C9B">
              <w:rPr>
                <w:szCs w:val="20"/>
              </w:rPr>
              <w:t>Text</w:t>
            </w:r>
          </w:p>
        </w:tc>
        <w:tc>
          <w:tcPr>
            <w:tcW w:w="1417" w:type="dxa"/>
          </w:tcPr>
          <w:p w14:paraId="5359D961" w14:textId="54C9BD14" w:rsidR="001D061B" w:rsidRDefault="001D061B" w:rsidP="008A6494">
            <w:pPr>
              <w:spacing w:line="229" w:lineRule="exact"/>
              <w:ind w:left="102"/>
              <w:rPr>
                <w:szCs w:val="20"/>
              </w:rPr>
            </w:pPr>
            <w:r>
              <w:rPr>
                <w:szCs w:val="20"/>
              </w:rPr>
              <w:t>string</w:t>
            </w:r>
          </w:p>
        </w:tc>
        <w:tc>
          <w:tcPr>
            <w:tcW w:w="4111" w:type="dxa"/>
          </w:tcPr>
          <w:p w14:paraId="38F5312F" w14:textId="5A678434" w:rsidR="001D061B" w:rsidRPr="00790A72" w:rsidRDefault="001D061B" w:rsidP="008A6494">
            <w:pPr>
              <w:spacing w:line="226" w:lineRule="exact"/>
              <w:ind w:left="102"/>
              <w:rPr>
                <w:spacing w:val="-1"/>
                <w:szCs w:val="20"/>
              </w:rPr>
            </w:pPr>
            <w:r w:rsidRPr="00360C3A">
              <w:rPr>
                <w:spacing w:val="-1"/>
                <w:szCs w:val="20"/>
              </w:rPr>
              <w:t>Text som beskriver det sammanfattande utlåtandet kring undersökningsresultatet</w:t>
            </w:r>
          </w:p>
        </w:tc>
        <w:tc>
          <w:tcPr>
            <w:tcW w:w="1418" w:type="dxa"/>
          </w:tcPr>
          <w:p w14:paraId="316CB4D6" w14:textId="504793DC" w:rsidR="001D061B" w:rsidRPr="00907C9B" w:rsidRDefault="001D061B" w:rsidP="008A6494">
            <w:pPr>
              <w:spacing w:line="226" w:lineRule="exact"/>
              <w:ind w:left="102"/>
              <w:rPr>
                <w:spacing w:val="-1"/>
                <w:szCs w:val="20"/>
              </w:rPr>
            </w:pPr>
            <w:r w:rsidRPr="00907C9B">
              <w:rPr>
                <w:spacing w:val="-1"/>
                <w:szCs w:val="20"/>
              </w:rPr>
              <w:t>1..1</w:t>
            </w:r>
          </w:p>
        </w:tc>
      </w:tr>
      <w:tr w:rsidR="001D061B" w14:paraId="083D0516" w14:textId="77777777" w:rsidTr="00514BAB">
        <w:tc>
          <w:tcPr>
            <w:tcW w:w="2660" w:type="dxa"/>
          </w:tcPr>
          <w:p w14:paraId="27F8D723" w14:textId="77777777" w:rsidR="001D061B" w:rsidRPr="00907C9B" w:rsidRDefault="001D061B" w:rsidP="008A6494">
            <w:pPr>
              <w:spacing w:line="229" w:lineRule="exact"/>
              <w:ind w:left="102"/>
              <w:rPr>
                <w:szCs w:val="20"/>
              </w:rPr>
            </w:pPr>
            <w:r>
              <w:rPr>
                <w:szCs w:val="20"/>
              </w:rPr>
              <w:t>../../</w:t>
            </w:r>
            <w:r w:rsidRPr="00907C9B">
              <w:rPr>
                <w:szCs w:val="20"/>
              </w:rPr>
              <w:t>clinicalInformation</w:t>
            </w:r>
          </w:p>
          <w:p w14:paraId="106231C2" w14:textId="77777777" w:rsidR="001D061B" w:rsidRPr="00907C9B" w:rsidRDefault="001D061B" w:rsidP="008A6494">
            <w:pPr>
              <w:spacing w:line="229" w:lineRule="exact"/>
              <w:ind w:left="102"/>
            </w:pPr>
          </w:p>
          <w:p w14:paraId="2BF0B135" w14:textId="77777777" w:rsidR="001D061B" w:rsidRDefault="001D061B" w:rsidP="008A6494">
            <w:pPr>
              <w:spacing w:line="229" w:lineRule="exact"/>
              <w:ind w:left="102"/>
              <w:rPr>
                <w:szCs w:val="20"/>
              </w:rPr>
            </w:pPr>
          </w:p>
        </w:tc>
        <w:tc>
          <w:tcPr>
            <w:tcW w:w="1417" w:type="dxa"/>
          </w:tcPr>
          <w:p w14:paraId="221BA35D" w14:textId="77777777" w:rsidR="001D061B" w:rsidRPr="00907C9B" w:rsidRDefault="001D061B" w:rsidP="008A6494">
            <w:pPr>
              <w:spacing w:line="229" w:lineRule="exact"/>
              <w:ind w:left="102"/>
              <w:rPr>
                <w:szCs w:val="20"/>
              </w:rPr>
            </w:pPr>
            <w:r>
              <w:rPr>
                <w:szCs w:val="20"/>
              </w:rPr>
              <w:t>C</w:t>
            </w:r>
            <w:r w:rsidRPr="00907C9B">
              <w:rPr>
                <w:szCs w:val="20"/>
              </w:rPr>
              <w:t>linicalInformationType</w:t>
            </w:r>
          </w:p>
          <w:p w14:paraId="4BCB1878" w14:textId="77777777" w:rsidR="001D061B" w:rsidRDefault="001D061B" w:rsidP="008A6494">
            <w:pPr>
              <w:spacing w:line="229" w:lineRule="exact"/>
              <w:ind w:left="102"/>
              <w:rPr>
                <w:szCs w:val="20"/>
              </w:rPr>
            </w:pPr>
          </w:p>
        </w:tc>
        <w:tc>
          <w:tcPr>
            <w:tcW w:w="4111" w:type="dxa"/>
          </w:tcPr>
          <w:p w14:paraId="1956EFFE" w14:textId="77777777" w:rsidR="001D061B" w:rsidRPr="00907C9B" w:rsidRDefault="001D061B" w:rsidP="008A6494">
            <w:pPr>
              <w:spacing w:line="226" w:lineRule="exact"/>
              <w:ind w:left="102"/>
              <w:rPr>
                <w:spacing w:val="-1"/>
                <w:szCs w:val="20"/>
              </w:rPr>
            </w:pPr>
            <w:r>
              <w:rPr>
                <w:spacing w:val="-1"/>
                <w:szCs w:val="20"/>
              </w:rPr>
              <w:t>Klinisk information</w:t>
            </w:r>
            <w:r w:rsidRPr="00907C9B">
              <w:rPr>
                <w:spacing w:val="-1"/>
                <w:szCs w:val="20"/>
              </w:rPr>
              <w:t xml:space="preserve"> för remissvaret. Dessa kliniska data är direkt kopplat till svaret.</w:t>
            </w:r>
          </w:p>
          <w:p w14:paraId="497681BE" w14:textId="77777777" w:rsidR="001D061B" w:rsidRPr="00360C3A" w:rsidRDefault="001D061B" w:rsidP="008A6494">
            <w:pPr>
              <w:spacing w:line="226" w:lineRule="exact"/>
              <w:ind w:left="102"/>
              <w:rPr>
                <w:spacing w:val="-1"/>
                <w:szCs w:val="20"/>
              </w:rPr>
            </w:pPr>
          </w:p>
        </w:tc>
        <w:tc>
          <w:tcPr>
            <w:tcW w:w="1418" w:type="dxa"/>
          </w:tcPr>
          <w:p w14:paraId="625C412B" w14:textId="3741A882" w:rsidR="001D061B" w:rsidRPr="00907C9B" w:rsidRDefault="001D061B" w:rsidP="008A6494">
            <w:pPr>
              <w:spacing w:line="226" w:lineRule="exact"/>
              <w:ind w:left="102"/>
              <w:rPr>
                <w:spacing w:val="-1"/>
                <w:szCs w:val="20"/>
              </w:rPr>
            </w:pPr>
            <w:r w:rsidRPr="00907C9B">
              <w:rPr>
                <w:spacing w:val="-1"/>
                <w:szCs w:val="20"/>
              </w:rPr>
              <w:t>0..*</w:t>
            </w:r>
          </w:p>
        </w:tc>
      </w:tr>
      <w:tr w:rsidR="001D061B" w14:paraId="5FE027E2" w14:textId="77777777" w:rsidTr="00514BAB">
        <w:tc>
          <w:tcPr>
            <w:tcW w:w="2660" w:type="dxa"/>
          </w:tcPr>
          <w:p w14:paraId="3566FA52" w14:textId="77777777" w:rsidR="001D061B" w:rsidRPr="00907C9B" w:rsidRDefault="001D061B" w:rsidP="008A6494">
            <w:pPr>
              <w:spacing w:line="229" w:lineRule="exact"/>
              <w:ind w:left="102"/>
              <w:rPr>
                <w:szCs w:val="20"/>
              </w:rPr>
            </w:pPr>
            <w:r>
              <w:rPr>
                <w:szCs w:val="20"/>
              </w:rPr>
              <w:t>../../../</w:t>
            </w:r>
            <w:r w:rsidRPr="00907C9B">
              <w:rPr>
                <w:szCs w:val="20"/>
              </w:rPr>
              <w:t>clinicalInformationCode</w:t>
            </w:r>
          </w:p>
          <w:p w14:paraId="4985294F" w14:textId="77777777" w:rsidR="001D061B" w:rsidRDefault="001D061B" w:rsidP="008A6494">
            <w:pPr>
              <w:spacing w:line="229" w:lineRule="exact"/>
              <w:ind w:left="102"/>
              <w:rPr>
                <w:szCs w:val="20"/>
              </w:rPr>
            </w:pPr>
          </w:p>
        </w:tc>
        <w:tc>
          <w:tcPr>
            <w:tcW w:w="1417" w:type="dxa"/>
          </w:tcPr>
          <w:p w14:paraId="4A9DE0DF" w14:textId="77777777" w:rsidR="001D061B" w:rsidRDefault="001D061B" w:rsidP="008A6494">
            <w:pPr>
              <w:spacing w:line="226" w:lineRule="exact"/>
              <w:ind w:left="102"/>
              <w:rPr>
                <w:rFonts w:ascii="Arial" w:hAnsi="Arial" w:cs="Arial"/>
                <w:color w:val="FF0000"/>
                <w:szCs w:val="20"/>
              </w:rPr>
            </w:pPr>
            <w:r>
              <w:rPr>
                <w:szCs w:val="20"/>
              </w:rPr>
              <w:t>C</w:t>
            </w:r>
            <w:r w:rsidRPr="00835228">
              <w:rPr>
                <w:szCs w:val="20"/>
              </w:rPr>
              <w:t>linicalInformationCodeType</w:t>
            </w:r>
          </w:p>
          <w:p w14:paraId="25C8B6FC" w14:textId="77777777" w:rsidR="001D061B" w:rsidRDefault="001D061B" w:rsidP="008A6494">
            <w:pPr>
              <w:spacing w:line="226" w:lineRule="exact"/>
              <w:ind w:left="102"/>
              <w:rPr>
                <w:rFonts w:ascii="Arial" w:hAnsi="Arial" w:cs="Arial"/>
                <w:color w:val="FF0000"/>
                <w:szCs w:val="20"/>
              </w:rPr>
            </w:pPr>
          </w:p>
          <w:p w14:paraId="148E8FD9" w14:textId="77777777" w:rsidR="001D061B" w:rsidRDefault="001D061B" w:rsidP="008A6494">
            <w:pPr>
              <w:spacing w:line="229" w:lineRule="exact"/>
              <w:ind w:left="102"/>
              <w:rPr>
                <w:szCs w:val="20"/>
              </w:rPr>
            </w:pPr>
          </w:p>
        </w:tc>
        <w:tc>
          <w:tcPr>
            <w:tcW w:w="4111" w:type="dxa"/>
          </w:tcPr>
          <w:p w14:paraId="2020B193" w14:textId="77777777" w:rsidR="001D061B" w:rsidRDefault="001D061B" w:rsidP="008A6494">
            <w:pPr>
              <w:spacing w:line="226" w:lineRule="exact"/>
              <w:ind w:left="102"/>
              <w:rPr>
                <w:spacing w:val="-1"/>
                <w:szCs w:val="20"/>
              </w:rPr>
            </w:pPr>
            <w:r>
              <w:rPr>
                <w:spacing w:val="-1"/>
                <w:szCs w:val="20"/>
              </w:rPr>
              <w:t>Kod för åtgärd.</w:t>
            </w:r>
          </w:p>
          <w:p w14:paraId="21490795" w14:textId="77777777" w:rsidR="001D061B" w:rsidRDefault="001D061B" w:rsidP="008A6494">
            <w:pPr>
              <w:spacing w:line="226" w:lineRule="exact"/>
              <w:ind w:left="102"/>
              <w:rPr>
                <w:spacing w:val="-1"/>
                <w:szCs w:val="20"/>
              </w:rPr>
            </w:pPr>
            <w:r w:rsidRPr="001807E7">
              <w:rPr>
                <w:spacing w:val="-1"/>
                <w:szCs w:val="20"/>
              </w:rPr>
              <w:t>Koden anges i code</w:t>
            </w:r>
            <w:r>
              <w:rPr>
                <w:spacing w:val="-1"/>
                <w:szCs w:val="20"/>
              </w:rPr>
              <w:t>.</w:t>
            </w:r>
            <w:r w:rsidRPr="001807E7">
              <w:rPr>
                <w:spacing w:val="-1"/>
                <w:szCs w:val="20"/>
              </w:rPr>
              <w:t xml:space="preserve"> </w:t>
            </w:r>
          </w:p>
          <w:p w14:paraId="3C312AA2" w14:textId="09B494EE" w:rsidR="001D061B" w:rsidRDefault="001D061B" w:rsidP="008A6494">
            <w:pPr>
              <w:spacing w:line="226" w:lineRule="exact"/>
              <w:ind w:left="102"/>
              <w:rPr>
                <w:spacing w:val="-1"/>
                <w:szCs w:val="20"/>
              </w:rPr>
            </w:pPr>
            <w:r>
              <w:rPr>
                <w:spacing w:val="-1"/>
                <w:szCs w:val="20"/>
              </w:rPr>
              <w:t>K</w:t>
            </w:r>
            <w:r w:rsidRPr="001807E7">
              <w:rPr>
                <w:spacing w:val="-1"/>
                <w:szCs w:val="20"/>
              </w:rPr>
              <w:t>od</w:t>
            </w:r>
            <w:r>
              <w:rPr>
                <w:spacing w:val="-1"/>
                <w:szCs w:val="20"/>
              </w:rPr>
              <w:t>verkets</w:t>
            </w:r>
            <w:r w:rsidRPr="001807E7">
              <w:rPr>
                <w:spacing w:val="-1"/>
                <w:szCs w:val="20"/>
              </w:rPr>
              <w:t xml:space="preserve"> O</w:t>
            </w:r>
            <w:r>
              <w:rPr>
                <w:spacing w:val="-1"/>
                <w:szCs w:val="20"/>
              </w:rPr>
              <w:t>ID</w:t>
            </w:r>
            <w:r w:rsidRPr="001807E7">
              <w:rPr>
                <w:spacing w:val="-1"/>
                <w:szCs w:val="20"/>
              </w:rPr>
              <w:t xml:space="preserve"> i codeSystem. </w:t>
            </w:r>
          </w:p>
        </w:tc>
        <w:tc>
          <w:tcPr>
            <w:tcW w:w="1418" w:type="dxa"/>
          </w:tcPr>
          <w:p w14:paraId="453D6889" w14:textId="6FC231F8" w:rsidR="001D061B" w:rsidRPr="00907C9B" w:rsidRDefault="001D061B" w:rsidP="008A6494">
            <w:pPr>
              <w:spacing w:line="226" w:lineRule="exact"/>
              <w:ind w:left="102"/>
              <w:rPr>
                <w:spacing w:val="-1"/>
                <w:szCs w:val="20"/>
              </w:rPr>
            </w:pPr>
            <w:r w:rsidRPr="00907C9B">
              <w:rPr>
                <w:spacing w:val="-1"/>
                <w:szCs w:val="20"/>
              </w:rPr>
              <w:t>1..1</w:t>
            </w:r>
          </w:p>
        </w:tc>
      </w:tr>
      <w:tr w:rsidR="001D061B" w14:paraId="4562BE7E" w14:textId="77777777" w:rsidTr="00514BAB">
        <w:tc>
          <w:tcPr>
            <w:tcW w:w="2660" w:type="dxa"/>
          </w:tcPr>
          <w:p w14:paraId="6B9D8E2B" w14:textId="7832BDCA" w:rsidR="001D061B" w:rsidRDefault="001D061B" w:rsidP="008A6494">
            <w:pPr>
              <w:spacing w:line="229" w:lineRule="exact"/>
              <w:ind w:left="102"/>
              <w:rPr>
                <w:szCs w:val="20"/>
              </w:rPr>
            </w:pPr>
            <w:r>
              <w:rPr>
                <w:szCs w:val="20"/>
              </w:rPr>
              <w:t>../../../../code</w:t>
            </w:r>
          </w:p>
        </w:tc>
        <w:tc>
          <w:tcPr>
            <w:tcW w:w="1417" w:type="dxa"/>
          </w:tcPr>
          <w:p w14:paraId="1663F9BD" w14:textId="4DA7DC4D" w:rsidR="001D061B" w:rsidRDefault="001D061B" w:rsidP="008A6494">
            <w:pPr>
              <w:spacing w:line="226" w:lineRule="exact"/>
              <w:ind w:left="102"/>
              <w:rPr>
                <w:szCs w:val="20"/>
              </w:rPr>
            </w:pPr>
            <w:r>
              <w:rPr>
                <w:szCs w:val="20"/>
              </w:rPr>
              <w:t>string</w:t>
            </w:r>
          </w:p>
        </w:tc>
        <w:tc>
          <w:tcPr>
            <w:tcW w:w="4111" w:type="dxa"/>
          </w:tcPr>
          <w:p w14:paraId="147093B7" w14:textId="3BBB61CC" w:rsidR="001D061B" w:rsidRDefault="001D061B" w:rsidP="008A6494">
            <w:pPr>
              <w:spacing w:line="226" w:lineRule="exact"/>
              <w:ind w:left="102"/>
              <w:rPr>
                <w:spacing w:val="-1"/>
                <w:szCs w:val="20"/>
              </w:rPr>
            </w:pPr>
            <w:r w:rsidRPr="00BF0EC8">
              <w:rPr>
                <w:spacing w:val="-1"/>
                <w:szCs w:val="20"/>
              </w:rPr>
              <w:t>Kod.</w:t>
            </w:r>
          </w:p>
        </w:tc>
        <w:tc>
          <w:tcPr>
            <w:tcW w:w="1418" w:type="dxa"/>
          </w:tcPr>
          <w:p w14:paraId="3DDF94F8" w14:textId="1EA39133" w:rsidR="001D061B" w:rsidRPr="00907C9B" w:rsidRDefault="001D061B" w:rsidP="008A6494">
            <w:pPr>
              <w:spacing w:line="226" w:lineRule="exact"/>
              <w:ind w:left="102"/>
              <w:rPr>
                <w:spacing w:val="-1"/>
                <w:szCs w:val="20"/>
              </w:rPr>
            </w:pPr>
            <w:r>
              <w:rPr>
                <w:spacing w:val="-1"/>
                <w:szCs w:val="20"/>
              </w:rPr>
              <w:t>1..1</w:t>
            </w:r>
          </w:p>
        </w:tc>
      </w:tr>
      <w:tr w:rsidR="001D061B" w14:paraId="45432B88" w14:textId="77777777" w:rsidTr="00514BAB">
        <w:tc>
          <w:tcPr>
            <w:tcW w:w="2660" w:type="dxa"/>
          </w:tcPr>
          <w:p w14:paraId="4C7DD87F" w14:textId="3CE9C8B6" w:rsidR="001D061B" w:rsidRDefault="001D061B" w:rsidP="008A6494">
            <w:pPr>
              <w:spacing w:line="229" w:lineRule="exact"/>
              <w:ind w:left="102"/>
              <w:rPr>
                <w:szCs w:val="20"/>
              </w:rPr>
            </w:pPr>
            <w:r>
              <w:rPr>
                <w:szCs w:val="20"/>
              </w:rPr>
              <w:t>../../../../codeSystem</w:t>
            </w:r>
          </w:p>
        </w:tc>
        <w:tc>
          <w:tcPr>
            <w:tcW w:w="1417" w:type="dxa"/>
          </w:tcPr>
          <w:p w14:paraId="12E770E8" w14:textId="6FC5D2D1" w:rsidR="001D061B" w:rsidRDefault="001D061B" w:rsidP="008A6494">
            <w:pPr>
              <w:spacing w:line="226" w:lineRule="exact"/>
              <w:ind w:left="102"/>
              <w:rPr>
                <w:szCs w:val="20"/>
              </w:rPr>
            </w:pPr>
            <w:r>
              <w:rPr>
                <w:szCs w:val="20"/>
              </w:rPr>
              <w:t>string</w:t>
            </w:r>
          </w:p>
        </w:tc>
        <w:tc>
          <w:tcPr>
            <w:tcW w:w="4111" w:type="dxa"/>
          </w:tcPr>
          <w:p w14:paraId="53E335EB" w14:textId="1335A0ED" w:rsidR="001D061B" w:rsidRPr="00BF0EC8" w:rsidRDefault="001D061B" w:rsidP="008A6494">
            <w:pPr>
              <w:spacing w:line="226" w:lineRule="exact"/>
              <w:ind w:left="102"/>
              <w:rPr>
                <w:spacing w:val="-1"/>
                <w:szCs w:val="20"/>
              </w:rPr>
            </w:pPr>
            <w:r w:rsidRPr="00BF0EC8">
              <w:rPr>
                <w:spacing w:val="-1"/>
                <w:szCs w:val="20"/>
              </w:rPr>
              <w:t>Kod</w:t>
            </w:r>
            <w:r w:rsidRPr="001807E7">
              <w:rPr>
                <w:spacing w:val="-1"/>
                <w:szCs w:val="20"/>
              </w:rPr>
              <w:t xml:space="preserve"> kan komma från kodverket ICD-10 (1.2.752.116.1.1.1.1.3)</w:t>
            </w:r>
            <w:r>
              <w:rPr>
                <w:spacing w:val="-1"/>
                <w:szCs w:val="20"/>
              </w:rPr>
              <w:t xml:space="preserve"> men andra kodverk kan  förekomma.</w:t>
            </w:r>
          </w:p>
        </w:tc>
        <w:tc>
          <w:tcPr>
            <w:tcW w:w="1418" w:type="dxa"/>
          </w:tcPr>
          <w:p w14:paraId="4E9856B5" w14:textId="0B6B6776" w:rsidR="001D061B" w:rsidRDefault="001D061B" w:rsidP="008A6494">
            <w:pPr>
              <w:spacing w:line="226" w:lineRule="exact"/>
              <w:ind w:left="102"/>
              <w:rPr>
                <w:spacing w:val="-1"/>
                <w:szCs w:val="20"/>
              </w:rPr>
            </w:pPr>
            <w:r>
              <w:rPr>
                <w:spacing w:val="-1"/>
                <w:szCs w:val="20"/>
              </w:rPr>
              <w:t>1..1</w:t>
            </w:r>
          </w:p>
        </w:tc>
      </w:tr>
      <w:tr w:rsidR="001D061B" w14:paraId="5C1DB43D" w14:textId="77777777" w:rsidTr="00514BAB">
        <w:tc>
          <w:tcPr>
            <w:tcW w:w="2660" w:type="dxa"/>
          </w:tcPr>
          <w:p w14:paraId="7A98746E" w14:textId="77777777" w:rsidR="001D061B" w:rsidRPr="00907C9B" w:rsidRDefault="001D061B" w:rsidP="008A6494">
            <w:pPr>
              <w:spacing w:line="229" w:lineRule="exact"/>
              <w:ind w:left="102"/>
              <w:rPr>
                <w:szCs w:val="20"/>
              </w:rPr>
            </w:pPr>
            <w:r>
              <w:rPr>
                <w:szCs w:val="20"/>
              </w:rPr>
              <w:t>../../../</w:t>
            </w:r>
            <w:r w:rsidRPr="00907C9B">
              <w:rPr>
                <w:szCs w:val="20"/>
              </w:rPr>
              <w:t>clinicalInformationText</w:t>
            </w:r>
          </w:p>
          <w:p w14:paraId="11A56443" w14:textId="77777777" w:rsidR="001D061B" w:rsidRDefault="001D061B" w:rsidP="008A6494">
            <w:pPr>
              <w:spacing w:line="229" w:lineRule="exact"/>
              <w:ind w:left="102"/>
              <w:rPr>
                <w:szCs w:val="20"/>
              </w:rPr>
            </w:pPr>
          </w:p>
        </w:tc>
        <w:tc>
          <w:tcPr>
            <w:tcW w:w="1417" w:type="dxa"/>
          </w:tcPr>
          <w:p w14:paraId="11042659" w14:textId="45B78BDC" w:rsidR="001D061B" w:rsidRDefault="001D061B" w:rsidP="008A6494">
            <w:pPr>
              <w:spacing w:line="226" w:lineRule="exact"/>
              <w:ind w:left="102"/>
              <w:rPr>
                <w:szCs w:val="20"/>
              </w:rPr>
            </w:pPr>
            <w:r>
              <w:rPr>
                <w:szCs w:val="20"/>
              </w:rPr>
              <w:t>string</w:t>
            </w:r>
          </w:p>
        </w:tc>
        <w:tc>
          <w:tcPr>
            <w:tcW w:w="4111" w:type="dxa"/>
          </w:tcPr>
          <w:p w14:paraId="2D7D3FFA" w14:textId="77777777" w:rsidR="001D061B" w:rsidRPr="00907C9B" w:rsidRDefault="001D061B" w:rsidP="008A6494">
            <w:pPr>
              <w:spacing w:line="226" w:lineRule="exact"/>
              <w:ind w:left="102"/>
              <w:rPr>
                <w:spacing w:val="-1"/>
                <w:szCs w:val="20"/>
              </w:rPr>
            </w:pPr>
            <w:r w:rsidRPr="00907C9B">
              <w:rPr>
                <w:spacing w:val="-1"/>
                <w:szCs w:val="20"/>
              </w:rPr>
              <w:t>Beskrivning av klinisk information</w:t>
            </w:r>
          </w:p>
          <w:p w14:paraId="673FED29" w14:textId="77777777" w:rsidR="001D061B" w:rsidRPr="00BF0EC8" w:rsidRDefault="001D061B" w:rsidP="008A6494">
            <w:pPr>
              <w:spacing w:line="226" w:lineRule="exact"/>
              <w:ind w:left="102"/>
              <w:rPr>
                <w:spacing w:val="-1"/>
                <w:szCs w:val="20"/>
              </w:rPr>
            </w:pPr>
          </w:p>
        </w:tc>
        <w:tc>
          <w:tcPr>
            <w:tcW w:w="1418" w:type="dxa"/>
          </w:tcPr>
          <w:p w14:paraId="1A7A2D04" w14:textId="390C377B" w:rsidR="001D061B" w:rsidRDefault="001D061B" w:rsidP="008A6494">
            <w:pPr>
              <w:spacing w:line="226" w:lineRule="exact"/>
              <w:ind w:left="102"/>
              <w:rPr>
                <w:spacing w:val="-1"/>
                <w:szCs w:val="20"/>
              </w:rPr>
            </w:pPr>
            <w:r w:rsidRPr="00907C9B">
              <w:rPr>
                <w:spacing w:val="-1"/>
                <w:szCs w:val="20"/>
              </w:rPr>
              <w:t>1..1</w:t>
            </w:r>
          </w:p>
        </w:tc>
      </w:tr>
      <w:tr w:rsidR="001D061B" w14:paraId="4CF2E559" w14:textId="77777777" w:rsidTr="00514BAB">
        <w:tc>
          <w:tcPr>
            <w:tcW w:w="2660" w:type="dxa"/>
          </w:tcPr>
          <w:p w14:paraId="15D81890" w14:textId="1D5561A0" w:rsidR="001D061B" w:rsidRDefault="001D061B" w:rsidP="008A6494">
            <w:pPr>
              <w:spacing w:line="229" w:lineRule="exact"/>
              <w:ind w:left="102"/>
              <w:rPr>
                <w:szCs w:val="20"/>
              </w:rPr>
            </w:pPr>
            <w:r>
              <w:rPr>
                <w:szCs w:val="20"/>
              </w:rPr>
              <w:t>../../</w:t>
            </w:r>
            <w:r w:rsidRPr="00907C9B">
              <w:rPr>
                <w:szCs w:val="20"/>
              </w:rPr>
              <w:t>act</w:t>
            </w:r>
          </w:p>
        </w:tc>
        <w:tc>
          <w:tcPr>
            <w:tcW w:w="1417" w:type="dxa"/>
          </w:tcPr>
          <w:p w14:paraId="1E331585" w14:textId="6F8EE5E1" w:rsidR="001D061B" w:rsidRDefault="001D061B" w:rsidP="008A6494">
            <w:pPr>
              <w:spacing w:line="226" w:lineRule="exact"/>
              <w:ind w:left="102"/>
              <w:rPr>
                <w:szCs w:val="20"/>
              </w:rPr>
            </w:pPr>
            <w:r>
              <w:rPr>
                <w:szCs w:val="20"/>
              </w:rPr>
              <w:t>A</w:t>
            </w:r>
            <w:r w:rsidRPr="00907C9B">
              <w:rPr>
                <w:szCs w:val="20"/>
              </w:rPr>
              <w:t>ctType</w:t>
            </w:r>
          </w:p>
        </w:tc>
        <w:tc>
          <w:tcPr>
            <w:tcW w:w="4111" w:type="dxa"/>
          </w:tcPr>
          <w:p w14:paraId="5815CFC3" w14:textId="77777777" w:rsidR="001D061B" w:rsidRPr="00907C9B" w:rsidRDefault="001D061B" w:rsidP="008A6494">
            <w:pPr>
              <w:spacing w:line="226" w:lineRule="exact"/>
              <w:ind w:left="102"/>
              <w:rPr>
                <w:spacing w:val="-1"/>
                <w:szCs w:val="20"/>
              </w:rPr>
            </w:pPr>
            <w:r w:rsidRPr="00907C9B">
              <w:rPr>
                <w:spacing w:val="-1"/>
                <w:szCs w:val="20"/>
              </w:rPr>
              <w:t>Utförd åtgärd</w:t>
            </w:r>
          </w:p>
          <w:p w14:paraId="28CD548D" w14:textId="77777777" w:rsidR="001D061B" w:rsidRPr="00907C9B" w:rsidRDefault="001D061B" w:rsidP="008A6494">
            <w:pPr>
              <w:spacing w:line="226" w:lineRule="exact"/>
              <w:ind w:left="102"/>
              <w:rPr>
                <w:spacing w:val="-1"/>
                <w:szCs w:val="20"/>
              </w:rPr>
            </w:pPr>
          </w:p>
        </w:tc>
        <w:tc>
          <w:tcPr>
            <w:tcW w:w="1418" w:type="dxa"/>
          </w:tcPr>
          <w:p w14:paraId="683178C4" w14:textId="57D062C0" w:rsidR="001D061B" w:rsidRPr="00907C9B" w:rsidRDefault="001D061B" w:rsidP="008A6494">
            <w:pPr>
              <w:spacing w:line="226" w:lineRule="exact"/>
              <w:ind w:left="102"/>
              <w:rPr>
                <w:spacing w:val="-1"/>
                <w:szCs w:val="20"/>
              </w:rPr>
            </w:pPr>
            <w:r w:rsidRPr="00907C9B">
              <w:rPr>
                <w:spacing w:val="-1"/>
                <w:szCs w:val="20"/>
              </w:rPr>
              <w:t>0..*</w:t>
            </w:r>
          </w:p>
        </w:tc>
      </w:tr>
      <w:tr w:rsidR="001D061B" w14:paraId="0B605341" w14:textId="77777777" w:rsidTr="00514BAB">
        <w:tc>
          <w:tcPr>
            <w:tcW w:w="2660" w:type="dxa"/>
          </w:tcPr>
          <w:p w14:paraId="4FE010AE" w14:textId="09669C83" w:rsidR="001D061B" w:rsidRDefault="001D061B" w:rsidP="008A6494">
            <w:pPr>
              <w:spacing w:line="229" w:lineRule="exact"/>
              <w:ind w:left="102"/>
              <w:rPr>
                <w:szCs w:val="20"/>
              </w:rPr>
            </w:pPr>
            <w:r>
              <w:rPr>
                <w:szCs w:val="20"/>
              </w:rPr>
              <w:lastRenderedPageBreak/>
              <w:t>../../../</w:t>
            </w:r>
            <w:r w:rsidRPr="00EF7DF9">
              <w:rPr>
                <w:szCs w:val="20"/>
              </w:rPr>
              <w:t>act</w:t>
            </w:r>
            <w:r>
              <w:rPr>
                <w:szCs w:val="20"/>
              </w:rPr>
              <w:t>Id</w:t>
            </w:r>
          </w:p>
        </w:tc>
        <w:tc>
          <w:tcPr>
            <w:tcW w:w="1417" w:type="dxa"/>
          </w:tcPr>
          <w:p w14:paraId="408F1466" w14:textId="77777777" w:rsidR="001D061B" w:rsidRDefault="001D061B" w:rsidP="008A6494">
            <w:pPr>
              <w:spacing w:line="226" w:lineRule="exact"/>
              <w:ind w:left="102"/>
              <w:rPr>
                <w:rFonts w:ascii="Arial" w:hAnsi="Arial" w:cs="Arial"/>
                <w:color w:val="FF0000"/>
                <w:szCs w:val="20"/>
              </w:rPr>
            </w:pPr>
            <w:r>
              <w:rPr>
                <w:szCs w:val="20"/>
              </w:rPr>
              <w:t>string</w:t>
            </w:r>
          </w:p>
          <w:p w14:paraId="61ECC25E" w14:textId="77777777" w:rsidR="001D061B" w:rsidRDefault="001D061B" w:rsidP="008A6494">
            <w:pPr>
              <w:spacing w:line="226" w:lineRule="exact"/>
              <w:ind w:left="102"/>
              <w:rPr>
                <w:szCs w:val="20"/>
              </w:rPr>
            </w:pPr>
          </w:p>
        </w:tc>
        <w:tc>
          <w:tcPr>
            <w:tcW w:w="4111" w:type="dxa"/>
          </w:tcPr>
          <w:p w14:paraId="4C0E597B" w14:textId="77777777" w:rsidR="001D061B" w:rsidRPr="00907C9B" w:rsidRDefault="001D061B" w:rsidP="008A6494">
            <w:pPr>
              <w:spacing w:line="226" w:lineRule="exact"/>
              <w:ind w:left="102"/>
              <w:rPr>
                <w:spacing w:val="-1"/>
                <w:szCs w:val="20"/>
              </w:rPr>
            </w:pPr>
            <w:r>
              <w:rPr>
                <w:spacing w:val="-1"/>
                <w:szCs w:val="20"/>
              </w:rPr>
              <w:t>Åtgärden</w:t>
            </w:r>
            <w:r w:rsidRPr="0096469E">
              <w:rPr>
                <w:spacing w:val="-1"/>
                <w:szCs w:val="20"/>
              </w:rPr>
              <w:t>s identitet som är unik inom det lokala avsända</w:t>
            </w:r>
            <w:r>
              <w:rPr>
                <w:spacing w:val="-1"/>
                <w:szCs w:val="20"/>
              </w:rPr>
              <w:t>n</w:t>
            </w:r>
            <w:r w:rsidRPr="0096469E">
              <w:rPr>
                <w:spacing w:val="-1"/>
                <w:szCs w:val="20"/>
              </w:rPr>
              <w:t>de systemet</w:t>
            </w:r>
          </w:p>
          <w:p w14:paraId="52E98436" w14:textId="77777777" w:rsidR="001D061B" w:rsidRPr="00907C9B" w:rsidRDefault="001D061B" w:rsidP="008A6494">
            <w:pPr>
              <w:spacing w:line="226" w:lineRule="exact"/>
              <w:ind w:left="102"/>
              <w:rPr>
                <w:spacing w:val="-1"/>
                <w:szCs w:val="20"/>
              </w:rPr>
            </w:pPr>
          </w:p>
        </w:tc>
        <w:tc>
          <w:tcPr>
            <w:tcW w:w="1418" w:type="dxa"/>
          </w:tcPr>
          <w:p w14:paraId="6381F351" w14:textId="5D8BA803" w:rsidR="001D061B" w:rsidRPr="00907C9B" w:rsidRDefault="001D061B" w:rsidP="008A6494">
            <w:pPr>
              <w:spacing w:line="226" w:lineRule="exact"/>
              <w:ind w:left="102"/>
              <w:rPr>
                <w:spacing w:val="-1"/>
                <w:szCs w:val="20"/>
              </w:rPr>
            </w:pPr>
            <w:r w:rsidRPr="00907C9B">
              <w:rPr>
                <w:spacing w:val="-1"/>
                <w:szCs w:val="20"/>
              </w:rPr>
              <w:t>0..1</w:t>
            </w:r>
          </w:p>
        </w:tc>
      </w:tr>
      <w:tr w:rsidR="001D061B" w14:paraId="1C47A1AA" w14:textId="77777777" w:rsidTr="00514BAB">
        <w:tc>
          <w:tcPr>
            <w:tcW w:w="2660" w:type="dxa"/>
          </w:tcPr>
          <w:p w14:paraId="2E4BC8F6" w14:textId="0311C5A9" w:rsidR="001D061B" w:rsidRDefault="001D061B" w:rsidP="008A6494">
            <w:pPr>
              <w:spacing w:line="229" w:lineRule="exact"/>
              <w:ind w:left="102"/>
              <w:rPr>
                <w:szCs w:val="20"/>
              </w:rPr>
            </w:pPr>
            <w:r>
              <w:rPr>
                <w:szCs w:val="20"/>
                <w:lang w:val="en-US"/>
              </w:rPr>
              <w:t>../../../</w:t>
            </w:r>
            <w:r w:rsidRPr="00907C9B">
              <w:rPr>
                <w:szCs w:val="20"/>
                <w:lang w:val="en-US"/>
              </w:rPr>
              <w:t>actCode</w:t>
            </w:r>
          </w:p>
        </w:tc>
        <w:tc>
          <w:tcPr>
            <w:tcW w:w="1417" w:type="dxa"/>
          </w:tcPr>
          <w:p w14:paraId="5BD8A222" w14:textId="77777777" w:rsidR="001D061B" w:rsidRPr="0096469E" w:rsidRDefault="001D061B" w:rsidP="008A6494">
            <w:pPr>
              <w:spacing w:line="226" w:lineRule="exact"/>
              <w:ind w:left="102"/>
              <w:rPr>
                <w:szCs w:val="20"/>
              </w:rPr>
            </w:pPr>
            <w:r w:rsidRPr="0096469E">
              <w:rPr>
                <w:szCs w:val="20"/>
              </w:rPr>
              <w:t>Act</w:t>
            </w:r>
            <w:r w:rsidRPr="00835228">
              <w:rPr>
                <w:szCs w:val="20"/>
              </w:rPr>
              <w:t>CodeType</w:t>
            </w:r>
          </w:p>
          <w:p w14:paraId="20D0E5F8" w14:textId="77777777" w:rsidR="001D061B" w:rsidRPr="0096469E" w:rsidRDefault="001D061B" w:rsidP="008A6494">
            <w:pPr>
              <w:spacing w:line="226" w:lineRule="exact"/>
              <w:ind w:left="102"/>
              <w:rPr>
                <w:szCs w:val="20"/>
              </w:rPr>
            </w:pPr>
          </w:p>
          <w:p w14:paraId="2C695FF5" w14:textId="77777777" w:rsidR="001D061B" w:rsidRDefault="001D061B" w:rsidP="008A6494">
            <w:pPr>
              <w:spacing w:line="226" w:lineRule="exact"/>
              <w:ind w:left="102"/>
              <w:rPr>
                <w:szCs w:val="20"/>
              </w:rPr>
            </w:pPr>
          </w:p>
        </w:tc>
        <w:tc>
          <w:tcPr>
            <w:tcW w:w="4111" w:type="dxa"/>
          </w:tcPr>
          <w:p w14:paraId="09132FFE" w14:textId="77777777" w:rsidR="001D061B" w:rsidRDefault="001D061B" w:rsidP="008A6494">
            <w:pPr>
              <w:spacing w:line="226" w:lineRule="exact"/>
              <w:ind w:left="102"/>
              <w:rPr>
                <w:spacing w:val="-1"/>
                <w:szCs w:val="20"/>
              </w:rPr>
            </w:pPr>
            <w:r>
              <w:rPr>
                <w:spacing w:val="-1"/>
                <w:szCs w:val="20"/>
              </w:rPr>
              <w:t>K</w:t>
            </w:r>
            <w:r w:rsidRPr="00907C9B">
              <w:rPr>
                <w:spacing w:val="-1"/>
                <w:szCs w:val="20"/>
              </w:rPr>
              <w:t>od</w:t>
            </w:r>
            <w:r>
              <w:rPr>
                <w:spacing w:val="-1"/>
                <w:szCs w:val="20"/>
              </w:rPr>
              <w:t xml:space="preserve"> för åtgärd. </w:t>
            </w:r>
          </w:p>
          <w:p w14:paraId="4024CF08" w14:textId="77777777" w:rsidR="001D061B" w:rsidRDefault="001D061B" w:rsidP="008A6494">
            <w:pPr>
              <w:spacing w:line="226" w:lineRule="exact"/>
              <w:ind w:left="102"/>
              <w:rPr>
                <w:spacing w:val="-1"/>
                <w:szCs w:val="20"/>
              </w:rPr>
            </w:pPr>
            <w:r>
              <w:rPr>
                <w:spacing w:val="-1"/>
                <w:szCs w:val="20"/>
              </w:rPr>
              <w:t xml:space="preserve">Koden anges i code. </w:t>
            </w:r>
          </w:p>
          <w:p w14:paraId="5F2742BE" w14:textId="77777777" w:rsidR="001D061B" w:rsidRDefault="001D061B" w:rsidP="008A6494">
            <w:pPr>
              <w:spacing w:line="226" w:lineRule="exact"/>
              <w:ind w:left="102"/>
              <w:rPr>
                <w:spacing w:val="-1"/>
                <w:szCs w:val="20"/>
              </w:rPr>
            </w:pPr>
            <w:r>
              <w:rPr>
                <w:spacing w:val="-1"/>
                <w:szCs w:val="20"/>
              </w:rPr>
              <w:t>Kodverkets OID anges i codeSystem.</w:t>
            </w:r>
          </w:p>
          <w:p w14:paraId="00384EE4" w14:textId="77777777" w:rsidR="001D061B" w:rsidRDefault="001D061B" w:rsidP="008A6494">
            <w:pPr>
              <w:spacing w:line="226" w:lineRule="exact"/>
              <w:ind w:left="102"/>
              <w:rPr>
                <w:spacing w:val="-1"/>
                <w:szCs w:val="20"/>
              </w:rPr>
            </w:pPr>
          </w:p>
          <w:p w14:paraId="619304A1" w14:textId="77777777" w:rsidR="001D061B" w:rsidRDefault="001D061B" w:rsidP="008A6494">
            <w:pPr>
              <w:spacing w:line="226" w:lineRule="exact"/>
              <w:ind w:left="102"/>
              <w:rPr>
                <w:spacing w:val="-1"/>
                <w:szCs w:val="20"/>
              </w:rPr>
            </w:pPr>
          </w:p>
        </w:tc>
        <w:tc>
          <w:tcPr>
            <w:tcW w:w="1418" w:type="dxa"/>
          </w:tcPr>
          <w:p w14:paraId="60259164" w14:textId="0B372878" w:rsidR="001D061B" w:rsidRPr="00907C9B" w:rsidRDefault="001D061B" w:rsidP="008A6494">
            <w:pPr>
              <w:spacing w:line="226" w:lineRule="exact"/>
              <w:ind w:left="102"/>
              <w:rPr>
                <w:spacing w:val="-1"/>
                <w:szCs w:val="20"/>
              </w:rPr>
            </w:pPr>
            <w:r w:rsidRPr="00907C9B">
              <w:rPr>
                <w:spacing w:val="-1"/>
                <w:szCs w:val="20"/>
              </w:rPr>
              <w:t>0..1</w:t>
            </w:r>
          </w:p>
        </w:tc>
      </w:tr>
      <w:tr w:rsidR="001D061B" w14:paraId="102BC695" w14:textId="77777777" w:rsidTr="00514BAB">
        <w:tc>
          <w:tcPr>
            <w:tcW w:w="2660" w:type="dxa"/>
          </w:tcPr>
          <w:p w14:paraId="753F9344" w14:textId="7A6DF860" w:rsidR="001D061B" w:rsidRDefault="001D061B" w:rsidP="008A6494">
            <w:pPr>
              <w:spacing w:line="229" w:lineRule="exact"/>
              <w:ind w:left="102"/>
              <w:rPr>
                <w:szCs w:val="20"/>
                <w:lang w:val="en-US"/>
              </w:rPr>
            </w:pPr>
            <w:r>
              <w:rPr>
                <w:szCs w:val="20"/>
              </w:rPr>
              <w:t>../../../../code</w:t>
            </w:r>
          </w:p>
        </w:tc>
        <w:tc>
          <w:tcPr>
            <w:tcW w:w="1417" w:type="dxa"/>
          </w:tcPr>
          <w:p w14:paraId="2301992E" w14:textId="67DE6831" w:rsidR="001D061B" w:rsidRPr="0096469E" w:rsidRDefault="001D061B" w:rsidP="008A6494">
            <w:pPr>
              <w:spacing w:line="226" w:lineRule="exact"/>
              <w:ind w:left="102"/>
              <w:rPr>
                <w:szCs w:val="20"/>
              </w:rPr>
            </w:pPr>
            <w:r>
              <w:rPr>
                <w:szCs w:val="20"/>
              </w:rPr>
              <w:t>string</w:t>
            </w:r>
          </w:p>
        </w:tc>
        <w:tc>
          <w:tcPr>
            <w:tcW w:w="4111" w:type="dxa"/>
          </w:tcPr>
          <w:p w14:paraId="0F5E4EC2" w14:textId="5A50209A" w:rsidR="001D061B" w:rsidRDefault="001D061B" w:rsidP="008A6494">
            <w:pPr>
              <w:spacing w:line="226" w:lineRule="exact"/>
              <w:ind w:left="102"/>
              <w:rPr>
                <w:spacing w:val="-1"/>
                <w:szCs w:val="20"/>
              </w:rPr>
            </w:pPr>
            <w:r w:rsidRPr="00907C9B">
              <w:rPr>
                <w:spacing w:val="-1"/>
                <w:szCs w:val="20"/>
              </w:rPr>
              <w:t>Nullvärde är til</w:t>
            </w:r>
            <w:r>
              <w:rPr>
                <w:spacing w:val="-1"/>
                <w:szCs w:val="20"/>
              </w:rPr>
              <w:t>låtet om kod ej är tillgänglig, och å</w:t>
            </w:r>
            <w:r w:rsidRPr="00907C9B">
              <w:rPr>
                <w:spacing w:val="-1"/>
                <w:szCs w:val="20"/>
              </w:rPr>
              <w:t>tgärdskodstext skall då skrivas i &lt;actText&gt;.</w:t>
            </w:r>
          </w:p>
        </w:tc>
        <w:tc>
          <w:tcPr>
            <w:tcW w:w="1418" w:type="dxa"/>
          </w:tcPr>
          <w:p w14:paraId="3000222C" w14:textId="4EFF9700" w:rsidR="001D061B" w:rsidRPr="00907C9B" w:rsidRDefault="001D061B" w:rsidP="008A6494">
            <w:pPr>
              <w:spacing w:line="226" w:lineRule="exact"/>
              <w:ind w:left="102"/>
              <w:rPr>
                <w:spacing w:val="-1"/>
                <w:szCs w:val="20"/>
              </w:rPr>
            </w:pPr>
            <w:r>
              <w:rPr>
                <w:spacing w:val="-1"/>
                <w:szCs w:val="20"/>
              </w:rPr>
              <w:t>1..1</w:t>
            </w:r>
          </w:p>
        </w:tc>
      </w:tr>
      <w:tr w:rsidR="001D061B" w14:paraId="6717062A" w14:textId="77777777" w:rsidTr="00514BAB">
        <w:tc>
          <w:tcPr>
            <w:tcW w:w="2660" w:type="dxa"/>
          </w:tcPr>
          <w:p w14:paraId="5CD1F994" w14:textId="79546AEC" w:rsidR="001D061B" w:rsidRDefault="001D061B" w:rsidP="008A6494">
            <w:pPr>
              <w:spacing w:line="229" w:lineRule="exact"/>
              <w:ind w:left="102"/>
              <w:rPr>
                <w:szCs w:val="20"/>
              </w:rPr>
            </w:pPr>
            <w:r>
              <w:rPr>
                <w:szCs w:val="20"/>
              </w:rPr>
              <w:t>../../../../codeSystem</w:t>
            </w:r>
          </w:p>
        </w:tc>
        <w:tc>
          <w:tcPr>
            <w:tcW w:w="1417" w:type="dxa"/>
          </w:tcPr>
          <w:p w14:paraId="7E6083DF" w14:textId="3696CEA1" w:rsidR="001D061B" w:rsidRDefault="001D061B" w:rsidP="008A6494">
            <w:pPr>
              <w:spacing w:line="226" w:lineRule="exact"/>
              <w:ind w:left="102"/>
              <w:rPr>
                <w:szCs w:val="20"/>
              </w:rPr>
            </w:pPr>
            <w:r>
              <w:rPr>
                <w:szCs w:val="20"/>
              </w:rPr>
              <w:t>string</w:t>
            </w:r>
          </w:p>
        </w:tc>
        <w:tc>
          <w:tcPr>
            <w:tcW w:w="4111" w:type="dxa"/>
          </w:tcPr>
          <w:p w14:paraId="57AFEB6F" w14:textId="5281C9BC" w:rsidR="001D061B" w:rsidRPr="00907C9B" w:rsidRDefault="001D061B" w:rsidP="008A6494">
            <w:pPr>
              <w:spacing w:line="226" w:lineRule="exact"/>
              <w:ind w:left="102"/>
              <w:rPr>
                <w:spacing w:val="-1"/>
                <w:szCs w:val="20"/>
              </w:rPr>
            </w:pPr>
            <w:r w:rsidRPr="00907C9B">
              <w:rPr>
                <w:spacing w:val="-1"/>
                <w:szCs w:val="20"/>
              </w:rPr>
              <w:t xml:space="preserve">Lämpliga kodverk kan vara: KVÅ (1.2.752.116.1.3.2.1.4) </w:t>
            </w:r>
            <w:r>
              <w:rPr>
                <w:spacing w:val="-1"/>
                <w:szCs w:val="20"/>
              </w:rPr>
              <w:t>men andra kodverk kan förekomma.</w:t>
            </w:r>
          </w:p>
        </w:tc>
        <w:tc>
          <w:tcPr>
            <w:tcW w:w="1418" w:type="dxa"/>
          </w:tcPr>
          <w:p w14:paraId="12E7F10C" w14:textId="58250391" w:rsidR="001D061B" w:rsidRDefault="001D061B" w:rsidP="008A6494">
            <w:pPr>
              <w:spacing w:line="226" w:lineRule="exact"/>
              <w:ind w:left="102"/>
              <w:rPr>
                <w:spacing w:val="-1"/>
                <w:szCs w:val="20"/>
              </w:rPr>
            </w:pPr>
            <w:r>
              <w:rPr>
                <w:spacing w:val="-1"/>
                <w:szCs w:val="20"/>
              </w:rPr>
              <w:t>1..1</w:t>
            </w:r>
          </w:p>
        </w:tc>
      </w:tr>
      <w:tr w:rsidR="001D061B" w14:paraId="30DDC09F" w14:textId="77777777" w:rsidTr="00514BAB">
        <w:tc>
          <w:tcPr>
            <w:tcW w:w="2660" w:type="dxa"/>
          </w:tcPr>
          <w:p w14:paraId="104692DC" w14:textId="46336176" w:rsidR="001D061B" w:rsidRDefault="001D061B" w:rsidP="008A6494">
            <w:pPr>
              <w:spacing w:line="229" w:lineRule="exact"/>
              <w:ind w:left="102"/>
              <w:rPr>
                <w:szCs w:val="20"/>
              </w:rPr>
            </w:pPr>
            <w:r>
              <w:rPr>
                <w:szCs w:val="20"/>
              </w:rPr>
              <w:t>../../../</w:t>
            </w:r>
            <w:r w:rsidRPr="00907C9B">
              <w:rPr>
                <w:szCs w:val="20"/>
                <w:lang w:val="en-US"/>
              </w:rPr>
              <w:t>actText</w:t>
            </w:r>
          </w:p>
        </w:tc>
        <w:tc>
          <w:tcPr>
            <w:tcW w:w="1417" w:type="dxa"/>
          </w:tcPr>
          <w:p w14:paraId="7E7CBF0F" w14:textId="3C2ED392" w:rsidR="001D061B" w:rsidRDefault="001D061B" w:rsidP="008A6494">
            <w:pPr>
              <w:spacing w:line="226" w:lineRule="exact"/>
              <w:ind w:left="102"/>
              <w:rPr>
                <w:szCs w:val="20"/>
              </w:rPr>
            </w:pPr>
            <w:r>
              <w:rPr>
                <w:szCs w:val="20"/>
              </w:rPr>
              <w:t>string</w:t>
            </w:r>
          </w:p>
        </w:tc>
        <w:tc>
          <w:tcPr>
            <w:tcW w:w="4111" w:type="dxa"/>
          </w:tcPr>
          <w:p w14:paraId="12BAAB0C" w14:textId="6B774A80" w:rsidR="001D061B" w:rsidRPr="00907C9B" w:rsidRDefault="001D061B" w:rsidP="008A6494">
            <w:pPr>
              <w:spacing w:line="226" w:lineRule="exact"/>
              <w:ind w:left="102"/>
              <w:rPr>
                <w:spacing w:val="-1"/>
                <w:szCs w:val="20"/>
              </w:rPr>
            </w:pPr>
            <w:r w:rsidRPr="00907C9B">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Default="001D061B" w:rsidP="008A6494">
            <w:pPr>
              <w:spacing w:line="226" w:lineRule="exact"/>
              <w:ind w:left="102"/>
              <w:rPr>
                <w:spacing w:val="-1"/>
                <w:szCs w:val="20"/>
              </w:rPr>
            </w:pPr>
            <w:r w:rsidRPr="00907C9B">
              <w:rPr>
                <w:spacing w:val="-1"/>
                <w:szCs w:val="20"/>
              </w:rPr>
              <w:t>1..1</w:t>
            </w:r>
          </w:p>
        </w:tc>
      </w:tr>
      <w:tr w:rsidR="001D061B" w14:paraId="248CA502" w14:textId="77777777" w:rsidTr="00514BAB">
        <w:tc>
          <w:tcPr>
            <w:tcW w:w="2660" w:type="dxa"/>
          </w:tcPr>
          <w:p w14:paraId="5BDEE5C4" w14:textId="42A2F134" w:rsidR="001D061B" w:rsidRDefault="001D061B" w:rsidP="008A6494">
            <w:pPr>
              <w:spacing w:line="229" w:lineRule="exact"/>
              <w:ind w:left="102"/>
              <w:rPr>
                <w:szCs w:val="20"/>
              </w:rPr>
            </w:pPr>
            <w:r>
              <w:rPr>
                <w:szCs w:val="20"/>
                <w:lang w:val="en-US"/>
              </w:rPr>
              <w:t>../../../</w:t>
            </w:r>
            <w:r w:rsidRPr="00907C9B">
              <w:rPr>
                <w:szCs w:val="20"/>
                <w:lang w:val="en-US"/>
              </w:rPr>
              <w:t>actTime</w:t>
            </w:r>
          </w:p>
        </w:tc>
        <w:tc>
          <w:tcPr>
            <w:tcW w:w="1417" w:type="dxa"/>
          </w:tcPr>
          <w:p w14:paraId="000C2991" w14:textId="77777777" w:rsidR="001D061B" w:rsidRPr="0096469E" w:rsidRDefault="001D061B" w:rsidP="008A6494">
            <w:pPr>
              <w:spacing w:line="226" w:lineRule="exact"/>
              <w:ind w:left="102"/>
              <w:rPr>
                <w:szCs w:val="20"/>
              </w:rPr>
            </w:pPr>
            <w:r w:rsidRPr="0096469E">
              <w:rPr>
                <w:szCs w:val="20"/>
              </w:rPr>
              <w:t>TimeStampType</w:t>
            </w:r>
          </w:p>
          <w:p w14:paraId="112169BF" w14:textId="77777777" w:rsidR="001D061B" w:rsidRDefault="001D061B" w:rsidP="008A6494">
            <w:pPr>
              <w:spacing w:line="226" w:lineRule="exact"/>
              <w:ind w:left="102"/>
              <w:rPr>
                <w:szCs w:val="20"/>
              </w:rPr>
            </w:pPr>
          </w:p>
        </w:tc>
        <w:tc>
          <w:tcPr>
            <w:tcW w:w="4111" w:type="dxa"/>
          </w:tcPr>
          <w:p w14:paraId="6DA352B3" w14:textId="77777777" w:rsidR="001D061B" w:rsidRPr="0096469E" w:rsidRDefault="001D061B" w:rsidP="008A6494">
            <w:pPr>
              <w:spacing w:line="226" w:lineRule="exact"/>
              <w:ind w:left="102"/>
              <w:rPr>
                <w:spacing w:val="-1"/>
                <w:szCs w:val="20"/>
              </w:rPr>
            </w:pPr>
            <w:r w:rsidRPr="0096469E">
              <w:rPr>
                <w:spacing w:val="-1"/>
                <w:szCs w:val="20"/>
              </w:rPr>
              <w:t>Tidpunkt då åtgärd genomfördes</w:t>
            </w:r>
          </w:p>
          <w:p w14:paraId="49E27A2F" w14:textId="77777777" w:rsidR="001D061B" w:rsidRPr="00907C9B" w:rsidRDefault="001D061B" w:rsidP="008A6494">
            <w:pPr>
              <w:spacing w:line="226" w:lineRule="exact"/>
              <w:ind w:left="102"/>
              <w:rPr>
                <w:spacing w:val="-1"/>
                <w:szCs w:val="20"/>
              </w:rPr>
            </w:pPr>
          </w:p>
        </w:tc>
        <w:tc>
          <w:tcPr>
            <w:tcW w:w="1418" w:type="dxa"/>
          </w:tcPr>
          <w:p w14:paraId="107646F3" w14:textId="2DA8919E" w:rsidR="001D061B" w:rsidRPr="00907C9B" w:rsidRDefault="001D061B" w:rsidP="008A6494">
            <w:pPr>
              <w:spacing w:line="226" w:lineRule="exact"/>
              <w:ind w:left="102"/>
              <w:rPr>
                <w:spacing w:val="-1"/>
                <w:szCs w:val="20"/>
              </w:rPr>
            </w:pPr>
            <w:r w:rsidRPr="00907C9B">
              <w:rPr>
                <w:spacing w:val="-1"/>
                <w:szCs w:val="20"/>
              </w:rPr>
              <w:t>0..1</w:t>
            </w:r>
          </w:p>
        </w:tc>
      </w:tr>
      <w:tr w:rsidR="001D061B" w14:paraId="34477F99" w14:textId="77777777" w:rsidTr="00514BAB">
        <w:tc>
          <w:tcPr>
            <w:tcW w:w="2660" w:type="dxa"/>
          </w:tcPr>
          <w:p w14:paraId="3CB72206" w14:textId="35F6DCA3" w:rsidR="001D061B" w:rsidRDefault="001D061B" w:rsidP="008A6494">
            <w:pPr>
              <w:spacing w:line="229" w:lineRule="exact"/>
              <w:ind w:left="102"/>
              <w:rPr>
                <w:szCs w:val="20"/>
                <w:lang w:val="en-US"/>
              </w:rPr>
            </w:pPr>
            <w:r>
              <w:rPr>
                <w:szCs w:val="20"/>
                <w:lang w:val="en-US"/>
              </w:rPr>
              <w:t>../../../actResult</w:t>
            </w:r>
          </w:p>
        </w:tc>
        <w:tc>
          <w:tcPr>
            <w:tcW w:w="1417" w:type="dxa"/>
          </w:tcPr>
          <w:p w14:paraId="58A111DA" w14:textId="5A7B1AB3" w:rsidR="001D061B" w:rsidRPr="0096469E" w:rsidRDefault="001D061B" w:rsidP="008A6494">
            <w:pPr>
              <w:spacing w:line="226" w:lineRule="exact"/>
              <w:ind w:left="102"/>
              <w:rPr>
                <w:szCs w:val="20"/>
              </w:rPr>
            </w:pPr>
            <w:r>
              <w:rPr>
                <w:szCs w:val="20"/>
              </w:rPr>
              <w:t>Multimedia</w:t>
            </w:r>
            <w:r w:rsidRPr="0096469E">
              <w:rPr>
                <w:szCs w:val="20"/>
              </w:rPr>
              <w:t>Type</w:t>
            </w:r>
          </w:p>
        </w:tc>
        <w:tc>
          <w:tcPr>
            <w:tcW w:w="4111" w:type="dxa"/>
          </w:tcPr>
          <w:p w14:paraId="3FBC3BCA" w14:textId="77777777" w:rsidR="001D061B" w:rsidRPr="0096469E" w:rsidRDefault="001D061B" w:rsidP="008A6494">
            <w:pPr>
              <w:spacing w:line="226" w:lineRule="exact"/>
              <w:ind w:left="102"/>
              <w:rPr>
                <w:spacing w:val="-1"/>
                <w:szCs w:val="20"/>
              </w:rPr>
            </w:pPr>
            <w:r w:rsidRPr="0096469E">
              <w:rPr>
                <w:spacing w:val="-1"/>
                <w:szCs w:val="20"/>
              </w:rPr>
              <w:t>Resultat av åtgärd. Data i form av bifogade bilder eller liknande</w:t>
            </w:r>
          </w:p>
          <w:p w14:paraId="3636B196" w14:textId="77777777" w:rsidR="001D061B" w:rsidRPr="0096469E" w:rsidRDefault="001D061B" w:rsidP="008A6494">
            <w:pPr>
              <w:spacing w:line="226" w:lineRule="exact"/>
              <w:ind w:left="102"/>
              <w:rPr>
                <w:spacing w:val="-1"/>
                <w:szCs w:val="20"/>
              </w:rPr>
            </w:pPr>
          </w:p>
        </w:tc>
        <w:tc>
          <w:tcPr>
            <w:tcW w:w="1418" w:type="dxa"/>
          </w:tcPr>
          <w:p w14:paraId="6B4795B7" w14:textId="334E8A67" w:rsidR="001D061B" w:rsidRPr="00907C9B" w:rsidRDefault="001D061B" w:rsidP="008A6494">
            <w:pPr>
              <w:spacing w:line="226" w:lineRule="exact"/>
              <w:ind w:left="102"/>
              <w:rPr>
                <w:spacing w:val="-1"/>
                <w:szCs w:val="20"/>
              </w:rPr>
            </w:pPr>
            <w:r>
              <w:rPr>
                <w:spacing w:val="-1"/>
                <w:szCs w:val="20"/>
              </w:rPr>
              <w:t>0..*</w:t>
            </w:r>
          </w:p>
        </w:tc>
      </w:tr>
      <w:tr w:rsidR="001D061B" w14:paraId="3354E243" w14:textId="77777777" w:rsidTr="00514BAB">
        <w:tc>
          <w:tcPr>
            <w:tcW w:w="2660" w:type="dxa"/>
          </w:tcPr>
          <w:p w14:paraId="44E6278C" w14:textId="5A78FFFA" w:rsidR="001D061B" w:rsidRDefault="001D061B" w:rsidP="008A6494">
            <w:pPr>
              <w:spacing w:line="229" w:lineRule="exact"/>
              <w:ind w:left="102"/>
              <w:rPr>
                <w:szCs w:val="20"/>
                <w:lang w:val="en-US"/>
              </w:rPr>
            </w:pPr>
            <w:r>
              <w:rPr>
                <w:szCs w:val="20"/>
                <w:lang w:val="en-US"/>
              </w:rPr>
              <w:t>../../../mediaType</w:t>
            </w:r>
          </w:p>
        </w:tc>
        <w:tc>
          <w:tcPr>
            <w:tcW w:w="1417" w:type="dxa"/>
          </w:tcPr>
          <w:p w14:paraId="4C87F3EF" w14:textId="6F00F947" w:rsidR="001D061B" w:rsidRDefault="001D061B" w:rsidP="008A6494">
            <w:pPr>
              <w:spacing w:line="226" w:lineRule="exact"/>
              <w:ind w:left="102"/>
              <w:rPr>
                <w:szCs w:val="20"/>
              </w:rPr>
            </w:pPr>
            <w:r>
              <w:rPr>
                <w:szCs w:val="20"/>
              </w:rPr>
              <w:t>MediaTypeEnum</w:t>
            </w:r>
          </w:p>
        </w:tc>
        <w:tc>
          <w:tcPr>
            <w:tcW w:w="4111" w:type="dxa"/>
          </w:tcPr>
          <w:p w14:paraId="16A5FC02" w14:textId="1368025F" w:rsidR="001D061B" w:rsidRPr="0096469E" w:rsidRDefault="001D061B" w:rsidP="008A6494">
            <w:pPr>
              <w:spacing w:line="226" w:lineRule="exact"/>
              <w:ind w:left="102"/>
              <w:rPr>
                <w:spacing w:val="-1"/>
                <w:szCs w:val="20"/>
              </w:rPr>
            </w:pPr>
            <w:r w:rsidRPr="00680547">
              <w:rPr>
                <w:spacing w:val="-1"/>
                <w:szCs w:val="20"/>
              </w:rPr>
              <w:t>Typ av multimedia</w:t>
            </w:r>
          </w:p>
        </w:tc>
        <w:tc>
          <w:tcPr>
            <w:tcW w:w="1418" w:type="dxa"/>
          </w:tcPr>
          <w:p w14:paraId="78C18694" w14:textId="182FA771" w:rsidR="001D061B" w:rsidRDefault="001D061B" w:rsidP="008A6494">
            <w:pPr>
              <w:spacing w:line="226" w:lineRule="exact"/>
              <w:ind w:left="102"/>
              <w:rPr>
                <w:spacing w:val="-1"/>
                <w:szCs w:val="20"/>
              </w:rPr>
            </w:pPr>
            <w:r>
              <w:rPr>
                <w:spacing w:val="-1"/>
                <w:szCs w:val="20"/>
              </w:rPr>
              <w:t>1..1</w:t>
            </w:r>
          </w:p>
        </w:tc>
      </w:tr>
      <w:tr w:rsidR="001D061B" w14:paraId="22D52534" w14:textId="77777777" w:rsidTr="00514BAB">
        <w:tc>
          <w:tcPr>
            <w:tcW w:w="2660" w:type="dxa"/>
          </w:tcPr>
          <w:p w14:paraId="59F9A74C" w14:textId="66010551" w:rsidR="001D061B" w:rsidRDefault="001D061B" w:rsidP="008A6494">
            <w:pPr>
              <w:spacing w:line="229" w:lineRule="exact"/>
              <w:ind w:left="102"/>
              <w:rPr>
                <w:szCs w:val="20"/>
                <w:lang w:val="en-US"/>
              </w:rPr>
            </w:pPr>
            <w:r>
              <w:rPr>
                <w:szCs w:val="20"/>
                <w:lang w:val="en-US"/>
              </w:rPr>
              <w:t>../../../value</w:t>
            </w:r>
          </w:p>
        </w:tc>
        <w:tc>
          <w:tcPr>
            <w:tcW w:w="1417" w:type="dxa"/>
          </w:tcPr>
          <w:p w14:paraId="5993FCE7" w14:textId="5035F4ED" w:rsidR="001D061B" w:rsidRDefault="001D061B" w:rsidP="008A6494">
            <w:pPr>
              <w:spacing w:line="226" w:lineRule="exact"/>
              <w:ind w:left="102"/>
              <w:rPr>
                <w:szCs w:val="20"/>
              </w:rPr>
            </w:pPr>
            <w:r>
              <w:rPr>
                <w:szCs w:val="20"/>
              </w:rPr>
              <w:t>base64Binary</w:t>
            </w:r>
          </w:p>
        </w:tc>
        <w:tc>
          <w:tcPr>
            <w:tcW w:w="4111" w:type="dxa"/>
          </w:tcPr>
          <w:p w14:paraId="1D5A1225" w14:textId="410215A5" w:rsidR="001D061B" w:rsidRPr="00680547" w:rsidRDefault="001D061B" w:rsidP="008A6494">
            <w:pPr>
              <w:spacing w:line="226" w:lineRule="exact"/>
              <w:ind w:left="102"/>
              <w:rPr>
                <w:spacing w:val="-1"/>
                <w:szCs w:val="20"/>
              </w:rPr>
            </w:pPr>
            <w:r w:rsidRPr="00680547">
              <w:rPr>
                <w:spacing w:val="-1"/>
                <w:szCs w:val="20"/>
              </w:rPr>
              <w:t>Value är binärdata som representerar objektet. Ett och endast ett av value och reference ska anges.</w:t>
            </w:r>
          </w:p>
        </w:tc>
        <w:tc>
          <w:tcPr>
            <w:tcW w:w="1418" w:type="dxa"/>
          </w:tcPr>
          <w:p w14:paraId="2376E252" w14:textId="080523DA" w:rsidR="001D061B" w:rsidRDefault="001D061B" w:rsidP="008A6494">
            <w:pPr>
              <w:spacing w:line="226" w:lineRule="exact"/>
              <w:ind w:left="102"/>
              <w:rPr>
                <w:spacing w:val="-1"/>
                <w:szCs w:val="20"/>
              </w:rPr>
            </w:pPr>
            <w:r>
              <w:rPr>
                <w:spacing w:val="-1"/>
                <w:szCs w:val="20"/>
              </w:rPr>
              <w:t>0..1</w:t>
            </w:r>
          </w:p>
        </w:tc>
      </w:tr>
      <w:tr w:rsidR="001D061B" w14:paraId="6A8D56E3" w14:textId="77777777" w:rsidTr="00514BAB">
        <w:tc>
          <w:tcPr>
            <w:tcW w:w="2660" w:type="dxa"/>
          </w:tcPr>
          <w:p w14:paraId="5A99A14E" w14:textId="4B4B357B" w:rsidR="001D061B" w:rsidRDefault="001D061B" w:rsidP="008A6494">
            <w:pPr>
              <w:spacing w:line="229" w:lineRule="exact"/>
              <w:ind w:left="102"/>
              <w:rPr>
                <w:szCs w:val="20"/>
                <w:lang w:val="en-US"/>
              </w:rPr>
            </w:pPr>
            <w:r>
              <w:rPr>
                <w:szCs w:val="20"/>
                <w:lang w:val="en-US"/>
              </w:rPr>
              <w:t>../../../reference</w:t>
            </w:r>
          </w:p>
        </w:tc>
        <w:tc>
          <w:tcPr>
            <w:tcW w:w="1417" w:type="dxa"/>
          </w:tcPr>
          <w:p w14:paraId="52CE0CDE" w14:textId="1F4F828E" w:rsidR="001D061B" w:rsidRDefault="001D061B" w:rsidP="008A6494">
            <w:pPr>
              <w:spacing w:line="226" w:lineRule="exact"/>
              <w:ind w:left="102"/>
              <w:rPr>
                <w:szCs w:val="20"/>
              </w:rPr>
            </w:pPr>
            <w:r>
              <w:rPr>
                <w:szCs w:val="20"/>
              </w:rPr>
              <w:t>anyURI</w:t>
            </w:r>
          </w:p>
        </w:tc>
        <w:tc>
          <w:tcPr>
            <w:tcW w:w="4111" w:type="dxa"/>
          </w:tcPr>
          <w:p w14:paraId="45D09131" w14:textId="48505761" w:rsidR="001D061B" w:rsidRPr="00680547" w:rsidRDefault="001D061B" w:rsidP="008A6494">
            <w:pPr>
              <w:spacing w:line="226" w:lineRule="exact"/>
              <w:ind w:left="102"/>
              <w:rPr>
                <w:spacing w:val="-1"/>
                <w:szCs w:val="20"/>
              </w:rPr>
            </w:pPr>
            <w:r w:rsidRPr="00680547">
              <w:rPr>
                <w:spacing w:val="-1"/>
                <w:szCs w:val="20"/>
              </w:rPr>
              <w:t>Referens till extern bild i form av en URL. Ett och endast ett av value och reference ska anges.</w:t>
            </w:r>
          </w:p>
        </w:tc>
        <w:tc>
          <w:tcPr>
            <w:tcW w:w="1418" w:type="dxa"/>
          </w:tcPr>
          <w:p w14:paraId="4D34FD41" w14:textId="77777777" w:rsidR="001D061B" w:rsidRDefault="001D061B" w:rsidP="008A6494">
            <w:pPr>
              <w:spacing w:line="226" w:lineRule="exact"/>
              <w:ind w:left="102"/>
              <w:rPr>
                <w:spacing w:val="-1"/>
                <w:szCs w:val="20"/>
              </w:rPr>
            </w:pPr>
            <w:r>
              <w:rPr>
                <w:spacing w:val="-1"/>
                <w:szCs w:val="20"/>
              </w:rPr>
              <w:t>0..1</w:t>
            </w:r>
          </w:p>
          <w:p w14:paraId="6D5ED7E5" w14:textId="77777777" w:rsidR="001D061B" w:rsidRDefault="001D061B" w:rsidP="008A6494">
            <w:pPr>
              <w:spacing w:line="226" w:lineRule="exact"/>
              <w:ind w:left="102"/>
              <w:rPr>
                <w:spacing w:val="-1"/>
                <w:szCs w:val="20"/>
              </w:rPr>
            </w:pPr>
          </w:p>
        </w:tc>
      </w:tr>
      <w:tr w:rsidR="001D061B" w14:paraId="17D42EDE" w14:textId="77777777" w:rsidTr="00514BAB">
        <w:tc>
          <w:tcPr>
            <w:tcW w:w="2660" w:type="dxa"/>
          </w:tcPr>
          <w:p w14:paraId="6B34FD8C" w14:textId="4216B445" w:rsidR="001D061B" w:rsidRDefault="001D061B" w:rsidP="008A6494">
            <w:pPr>
              <w:spacing w:line="229" w:lineRule="exact"/>
              <w:ind w:left="102"/>
              <w:rPr>
                <w:szCs w:val="20"/>
                <w:lang w:val="en-US"/>
              </w:rPr>
            </w:pPr>
            <w:r>
              <w:rPr>
                <w:szCs w:val="20"/>
              </w:rPr>
              <w:t>../../</w:t>
            </w:r>
            <w:r w:rsidRPr="00907C9B">
              <w:rPr>
                <w:szCs w:val="20"/>
              </w:rPr>
              <w:t>referral</w:t>
            </w:r>
          </w:p>
        </w:tc>
        <w:tc>
          <w:tcPr>
            <w:tcW w:w="1417" w:type="dxa"/>
          </w:tcPr>
          <w:p w14:paraId="7C0E88B0" w14:textId="77777777" w:rsidR="001D061B" w:rsidRDefault="001D061B" w:rsidP="008A6494">
            <w:pPr>
              <w:spacing w:line="226" w:lineRule="exact"/>
              <w:ind w:left="102"/>
              <w:rPr>
                <w:szCs w:val="20"/>
              </w:rPr>
            </w:pPr>
            <w:r>
              <w:rPr>
                <w:szCs w:val="20"/>
              </w:rPr>
              <w:t>R</w:t>
            </w:r>
            <w:r w:rsidRPr="00907C9B">
              <w:rPr>
                <w:szCs w:val="20"/>
              </w:rPr>
              <w:t>eferralType</w:t>
            </w:r>
          </w:p>
          <w:p w14:paraId="6AEFD67F" w14:textId="77777777" w:rsidR="001D061B" w:rsidRDefault="001D061B" w:rsidP="008A6494">
            <w:pPr>
              <w:spacing w:line="226" w:lineRule="exact"/>
              <w:ind w:left="102"/>
              <w:rPr>
                <w:szCs w:val="20"/>
              </w:rPr>
            </w:pPr>
          </w:p>
        </w:tc>
        <w:tc>
          <w:tcPr>
            <w:tcW w:w="4111" w:type="dxa"/>
          </w:tcPr>
          <w:p w14:paraId="549ECF08" w14:textId="77777777" w:rsidR="001D061B" w:rsidRPr="0096469E" w:rsidRDefault="001D061B" w:rsidP="008A6494">
            <w:pPr>
              <w:spacing w:line="226" w:lineRule="exact"/>
              <w:ind w:left="102"/>
              <w:rPr>
                <w:spacing w:val="-1"/>
                <w:szCs w:val="20"/>
              </w:rPr>
            </w:pPr>
            <w:r w:rsidRPr="0096469E">
              <w:rPr>
                <w:spacing w:val="-1"/>
                <w:szCs w:val="20"/>
              </w:rPr>
              <w:t>Information om den vårdbegäran som ligger till grund för svaret</w:t>
            </w:r>
          </w:p>
          <w:p w14:paraId="0E04C30C" w14:textId="77777777" w:rsidR="001D061B" w:rsidRPr="00680547" w:rsidRDefault="001D061B" w:rsidP="008A6494">
            <w:pPr>
              <w:spacing w:line="226" w:lineRule="exact"/>
              <w:ind w:left="102"/>
              <w:rPr>
                <w:spacing w:val="-1"/>
                <w:szCs w:val="20"/>
              </w:rPr>
            </w:pPr>
          </w:p>
        </w:tc>
        <w:tc>
          <w:tcPr>
            <w:tcW w:w="1418" w:type="dxa"/>
          </w:tcPr>
          <w:p w14:paraId="67BB4F0A" w14:textId="6B7952ED" w:rsidR="001D061B" w:rsidRDefault="001D061B" w:rsidP="008A6494">
            <w:pPr>
              <w:spacing w:line="226" w:lineRule="exact"/>
              <w:ind w:left="102"/>
              <w:rPr>
                <w:spacing w:val="-1"/>
                <w:szCs w:val="20"/>
              </w:rPr>
            </w:pPr>
            <w:r>
              <w:rPr>
                <w:spacing w:val="-1"/>
                <w:szCs w:val="20"/>
              </w:rPr>
              <w:t>1..1</w:t>
            </w:r>
          </w:p>
        </w:tc>
      </w:tr>
      <w:tr w:rsidR="001D061B" w14:paraId="322D87DC" w14:textId="77777777" w:rsidTr="00514BAB">
        <w:tc>
          <w:tcPr>
            <w:tcW w:w="2660" w:type="dxa"/>
          </w:tcPr>
          <w:p w14:paraId="17C1CD54" w14:textId="77777777" w:rsidR="001D061B" w:rsidRPr="00907C9B" w:rsidRDefault="001D061B" w:rsidP="008A6494">
            <w:pPr>
              <w:spacing w:line="229" w:lineRule="exact"/>
              <w:ind w:left="102"/>
              <w:rPr>
                <w:szCs w:val="20"/>
              </w:rPr>
            </w:pPr>
            <w:r>
              <w:rPr>
                <w:szCs w:val="20"/>
              </w:rPr>
              <w:t>../../../</w:t>
            </w:r>
            <w:r w:rsidRPr="00907C9B">
              <w:rPr>
                <w:szCs w:val="20"/>
              </w:rPr>
              <w:t>referral</w:t>
            </w:r>
            <w:r>
              <w:rPr>
                <w:szCs w:val="20"/>
              </w:rPr>
              <w:t>Id</w:t>
            </w:r>
          </w:p>
          <w:p w14:paraId="2719C55C" w14:textId="77777777" w:rsidR="001D061B" w:rsidRDefault="001D061B" w:rsidP="008A6494">
            <w:pPr>
              <w:spacing w:line="229" w:lineRule="exact"/>
              <w:ind w:left="102"/>
              <w:rPr>
                <w:szCs w:val="20"/>
              </w:rPr>
            </w:pPr>
          </w:p>
        </w:tc>
        <w:tc>
          <w:tcPr>
            <w:tcW w:w="1417" w:type="dxa"/>
          </w:tcPr>
          <w:p w14:paraId="00EED128" w14:textId="77777777" w:rsidR="001D061B" w:rsidRPr="00907C9B" w:rsidRDefault="001D061B" w:rsidP="008A6494">
            <w:pPr>
              <w:spacing w:line="229" w:lineRule="exact"/>
              <w:ind w:left="102"/>
              <w:rPr>
                <w:szCs w:val="20"/>
              </w:rPr>
            </w:pPr>
            <w:r>
              <w:rPr>
                <w:szCs w:val="20"/>
              </w:rPr>
              <w:t>string</w:t>
            </w:r>
          </w:p>
          <w:p w14:paraId="22B5280D" w14:textId="77777777" w:rsidR="001D061B" w:rsidRDefault="001D061B" w:rsidP="008A6494">
            <w:pPr>
              <w:spacing w:line="226" w:lineRule="exact"/>
              <w:ind w:left="102"/>
              <w:rPr>
                <w:szCs w:val="20"/>
              </w:rPr>
            </w:pPr>
          </w:p>
        </w:tc>
        <w:tc>
          <w:tcPr>
            <w:tcW w:w="4111" w:type="dxa"/>
          </w:tcPr>
          <w:p w14:paraId="64DAA380" w14:textId="77777777" w:rsidR="001D061B" w:rsidRPr="0096469E" w:rsidRDefault="001D061B" w:rsidP="008A6494">
            <w:pPr>
              <w:spacing w:line="226" w:lineRule="exact"/>
              <w:ind w:left="102"/>
              <w:rPr>
                <w:spacing w:val="-1"/>
                <w:szCs w:val="20"/>
              </w:rPr>
            </w:pPr>
            <w:r w:rsidRPr="0096469E">
              <w:rPr>
                <w:spacing w:val="-1"/>
                <w:szCs w:val="20"/>
              </w:rPr>
              <w:t>Remissens identitet som är unik inom det lokala avsändade systemet</w:t>
            </w:r>
          </w:p>
          <w:p w14:paraId="1ACE3518" w14:textId="77777777" w:rsidR="001D061B" w:rsidRPr="0096469E" w:rsidRDefault="001D061B" w:rsidP="008A6494">
            <w:pPr>
              <w:spacing w:line="226" w:lineRule="exact"/>
              <w:ind w:left="102"/>
              <w:rPr>
                <w:spacing w:val="-1"/>
                <w:szCs w:val="20"/>
              </w:rPr>
            </w:pPr>
          </w:p>
        </w:tc>
        <w:tc>
          <w:tcPr>
            <w:tcW w:w="1418" w:type="dxa"/>
          </w:tcPr>
          <w:p w14:paraId="32BF59A4" w14:textId="77777777" w:rsidR="001D061B" w:rsidRPr="00907C9B" w:rsidRDefault="001D061B" w:rsidP="008A6494">
            <w:pPr>
              <w:spacing w:line="229" w:lineRule="exact"/>
              <w:ind w:left="102"/>
              <w:rPr>
                <w:szCs w:val="20"/>
              </w:rPr>
            </w:pPr>
            <w:r w:rsidRPr="00907C9B">
              <w:rPr>
                <w:szCs w:val="20"/>
              </w:rPr>
              <w:t>1..1</w:t>
            </w:r>
          </w:p>
          <w:p w14:paraId="73D7A04C" w14:textId="77777777" w:rsidR="001D061B" w:rsidRDefault="001D061B" w:rsidP="008A6494">
            <w:pPr>
              <w:spacing w:line="226" w:lineRule="exact"/>
              <w:ind w:left="102"/>
              <w:rPr>
                <w:spacing w:val="-1"/>
                <w:szCs w:val="20"/>
              </w:rPr>
            </w:pPr>
          </w:p>
        </w:tc>
      </w:tr>
      <w:tr w:rsidR="001D061B" w14:paraId="51105C3F" w14:textId="77777777" w:rsidTr="00514BAB">
        <w:tc>
          <w:tcPr>
            <w:tcW w:w="2660" w:type="dxa"/>
          </w:tcPr>
          <w:p w14:paraId="17AC5A0F" w14:textId="7BAFC555" w:rsidR="001D061B" w:rsidRDefault="001D061B" w:rsidP="008A6494">
            <w:pPr>
              <w:spacing w:line="229" w:lineRule="exact"/>
              <w:ind w:left="102"/>
              <w:rPr>
                <w:szCs w:val="20"/>
              </w:rPr>
            </w:pPr>
            <w:r>
              <w:rPr>
                <w:szCs w:val="20"/>
              </w:rPr>
              <w:t>../../../</w:t>
            </w:r>
            <w:r w:rsidRPr="00907C9B">
              <w:rPr>
                <w:szCs w:val="20"/>
              </w:rPr>
              <w:t>referralText</w:t>
            </w:r>
          </w:p>
        </w:tc>
        <w:tc>
          <w:tcPr>
            <w:tcW w:w="1417" w:type="dxa"/>
          </w:tcPr>
          <w:p w14:paraId="21325607" w14:textId="77777777" w:rsidR="001D061B" w:rsidRPr="00907C9B" w:rsidRDefault="001D061B" w:rsidP="008A6494">
            <w:pPr>
              <w:spacing w:line="229" w:lineRule="exact"/>
              <w:ind w:left="102"/>
              <w:rPr>
                <w:szCs w:val="20"/>
              </w:rPr>
            </w:pPr>
            <w:r>
              <w:rPr>
                <w:szCs w:val="20"/>
              </w:rPr>
              <w:t>string</w:t>
            </w:r>
          </w:p>
          <w:p w14:paraId="4A07AAD8" w14:textId="77777777" w:rsidR="001D061B" w:rsidRDefault="001D061B" w:rsidP="008A6494">
            <w:pPr>
              <w:spacing w:line="229" w:lineRule="exact"/>
              <w:ind w:left="102"/>
              <w:rPr>
                <w:szCs w:val="20"/>
              </w:rPr>
            </w:pPr>
          </w:p>
        </w:tc>
        <w:tc>
          <w:tcPr>
            <w:tcW w:w="4111" w:type="dxa"/>
          </w:tcPr>
          <w:p w14:paraId="2331FF8E" w14:textId="231AFFAB" w:rsidR="001D061B" w:rsidRPr="0096469E" w:rsidRDefault="001D061B" w:rsidP="008A6494">
            <w:pPr>
              <w:spacing w:line="226" w:lineRule="exact"/>
              <w:ind w:left="102"/>
              <w:rPr>
                <w:spacing w:val="-1"/>
                <w:szCs w:val="20"/>
              </w:rPr>
            </w:pPr>
            <w:r w:rsidRPr="00360C3A">
              <w:rPr>
                <w:spacing w:val="-1"/>
                <w:szCs w:val="20"/>
              </w:rPr>
              <w:t>Text som anger aktuell frågeställning</w:t>
            </w:r>
          </w:p>
        </w:tc>
        <w:tc>
          <w:tcPr>
            <w:tcW w:w="1418" w:type="dxa"/>
          </w:tcPr>
          <w:p w14:paraId="5DCF14A4" w14:textId="77777777" w:rsidR="001D061B" w:rsidRPr="00907C9B" w:rsidRDefault="001D061B" w:rsidP="008A6494">
            <w:pPr>
              <w:spacing w:line="229" w:lineRule="exact"/>
              <w:ind w:left="102"/>
              <w:rPr>
                <w:szCs w:val="20"/>
              </w:rPr>
            </w:pPr>
            <w:r w:rsidRPr="00907C9B">
              <w:rPr>
                <w:szCs w:val="20"/>
              </w:rPr>
              <w:t>1..1</w:t>
            </w:r>
          </w:p>
          <w:p w14:paraId="5025B151" w14:textId="77777777" w:rsidR="001D061B" w:rsidRPr="00907C9B" w:rsidRDefault="001D061B" w:rsidP="008A6494">
            <w:pPr>
              <w:spacing w:line="229" w:lineRule="exact"/>
              <w:ind w:left="102"/>
              <w:rPr>
                <w:szCs w:val="20"/>
              </w:rPr>
            </w:pPr>
          </w:p>
        </w:tc>
      </w:tr>
      <w:tr w:rsidR="001D061B" w14:paraId="47F34E63" w14:textId="77777777" w:rsidTr="00514BAB">
        <w:tc>
          <w:tcPr>
            <w:tcW w:w="2660" w:type="dxa"/>
          </w:tcPr>
          <w:p w14:paraId="5C13135D" w14:textId="77777777" w:rsidR="001D061B" w:rsidRPr="00907C9B" w:rsidRDefault="001D061B" w:rsidP="008A6494">
            <w:pPr>
              <w:spacing w:line="229" w:lineRule="exact"/>
              <w:ind w:left="102"/>
              <w:rPr>
                <w:rFonts w:ascii="Arial" w:hAnsi="Arial" w:cs="Arial"/>
                <w:szCs w:val="20"/>
              </w:rPr>
            </w:pPr>
            <w:r>
              <w:rPr>
                <w:szCs w:val="20"/>
              </w:rPr>
              <w:t>../../../</w:t>
            </w:r>
            <w:r w:rsidRPr="00907C9B">
              <w:rPr>
                <w:szCs w:val="20"/>
              </w:rPr>
              <w:t>referralTime</w:t>
            </w:r>
          </w:p>
          <w:p w14:paraId="62DACA19" w14:textId="77777777" w:rsidR="001D061B" w:rsidRPr="00907C9B" w:rsidRDefault="001D061B" w:rsidP="008A6494">
            <w:pPr>
              <w:spacing w:line="229" w:lineRule="exact"/>
              <w:ind w:left="102"/>
              <w:rPr>
                <w:b/>
                <w:szCs w:val="20"/>
              </w:rPr>
            </w:pPr>
          </w:p>
          <w:p w14:paraId="6CCB1DDB" w14:textId="77777777" w:rsidR="001D061B" w:rsidRDefault="001D061B" w:rsidP="008A6494">
            <w:pPr>
              <w:spacing w:line="229" w:lineRule="exact"/>
              <w:ind w:left="102"/>
              <w:rPr>
                <w:szCs w:val="20"/>
              </w:rPr>
            </w:pPr>
          </w:p>
        </w:tc>
        <w:tc>
          <w:tcPr>
            <w:tcW w:w="1417" w:type="dxa"/>
          </w:tcPr>
          <w:p w14:paraId="7E880FD3" w14:textId="77777777" w:rsidR="001D061B" w:rsidRPr="00693404" w:rsidRDefault="001D061B" w:rsidP="008A6494">
            <w:pPr>
              <w:spacing w:line="229" w:lineRule="exact"/>
              <w:ind w:left="102"/>
              <w:rPr>
                <w:szCs w:val="20"/>
              </w:rPr>
            </w:pPr>
            <w:r w:rsidRPr="000B565A">
              <w:rPr>
                <w:szCs w:val="20"/>
              </w:rPr>
              <w:t>TimeStampType</w:t>
            </w:r>
          </w:p>
          <w:p w14:paraId="4745554B" w14:textId="77777777" w:rsidR="001D061B" w:rsidRDefault="001D061B" w:rsidP="008A6494">
            <w:pPr>
              <w:spacing w:line="229" w:lineRule="exact"/>
              <w:ind w:left="102"/>
              <w:rPr>
                <w:szCs w:val="20"/>
              </w:rPr>
            </w:pPr>
          </w:p>
        </w:tc>
        <w:tc>
          <w:tcPr>
            <w:tcW w:w="4111" w:type="dxa"/>
          </w:tcPr>
          <w:p w14:paraId="44D3FD53" w14:textId="77777777" w:rsidR="001D061B" w:rsidRPr="00907C9B" w:rsidRDefault="001D061B" w:rsidP="008A6494">
            <w:pPr>
              <w:spacing w:line="226" w:lineRule="exact"/>
              <w:ind w:left="102"/>
              <w:rPr>
                <w:spacing w:val="-1"/>
                <w:szCs w:val="20"/>
              </w:rPr>
            </w:pPr>
            <w:r w:rsidRPr="00907C9B">
              <w:rPr>
                <w:spacing w:val="-1"/>
                <w:szCs w:val="20"/>
              </w:rPr>
              <w:t>Tid då vårdbegäran framställdes. Nullvärde tillåtet</w:t>
            </w:r>
          </w:p>
          <w:p w14:paraId="49E5E61A" w14:textId="77777777" w:rsidR="001D061B" w:rsidRPr="00360C3A" w:rsidRDefault="001D061B" w:rsidP="008A6494">
            <w:pPr>
              <w:spacing w:line="226" w:lineRule="exact"/>
              <w:ind w:left="102"/>
              <w:rPr>
                <w:spacing w:val="-1"/>
                <w:szCs w:val="20"/>
              </w:rPr>
            </w:pPr>
          </w:p>
        </w:tc>
        <w:tc>
          <w:tcPr>
            <w:tcW w:w="1418" w:type="dxa"/>
          </w:tcPr>
          <w:p w14:paraId="13AA33BE" w14:textId="77777777" w:rsidR="001D061B" w:rsidRPr="00907C9B" w:rsidRDefault="001D061B" w:rsidP="008A6494">
            <w:pPr>
              <w:spacing w:line="229" w:lineRule="exact"/>
              <w:ind w:left="102"/>
              <w:rPr>
                <w:szCs w:val="20"/>
              </w:rPr>
            </w:pPr>
            <w:r w:rsidRPr="00907C9B">
              <w:rPr>
                <w:szCs w:val="20"/>
              </w:rPr>
              <w:t>1..1</w:t>
            </w:r>
          </w:p>
          <w:p w14:paraId="13B954B5" w14:textId="77777777" w:rsidR="001D061B" w:rsidRPr="00907C9B" w:rsidRDefault="001D061B" w:rsidP="008A6494">
            <w:pPr>
              <w:spacing w:line="229" w:lineRule="exact"/>
              <w:ind w:left="102"/>
              <w:rPr>
                <w:szCs w:val="20"/>
              </w:rPr>
            </w:pPr>
          </w:p>
        </w:tc>
      </w:tr>
      <w:tr w:rsidR="001D061B" w14:paraId="3A800774" w14:textId="77777777" w:rsidTr="00514BAB">
        <w:tc>
          <w:tcPr>
            <w:tcW w:w="2660" w:type="dxa"/>
          </w:tcPr>
          <w:p w14:paraId="0A024F39" w14:textId="5CAAC914" w:rsidR="001D061B" w:rsidRDefault="001D061B" w:rsidP="008A6494">
            <w:pPr>
              <w:spacing w:line="229" w:lineRule="exact"/>
              <w:ind w:left="102"/>
              <w:rPr>
                <w:szCs w:val="20"/>
              </w:rPr>
            </w:pPr>
            <w:r>
              <w:rPr>
                <w:szCs w:val="20"/>
              </w:rPr>
              <w:t>../../../</w:t>
            </w:r>
            <w:r w:rsidRPr="00907C9B">
              <w:rPr>
                <w:szCs w:val="20"/>
              </w:rPr>
              <w:t>referralAuthor</w:t>
            </w:r>
          </w:p>
        </w:tc>
        <w:tc>
          <w:tcPr>
            <w:tcW w:w="1417" w:type="dxa"/>
          </w:tcPr>
          <w:p w14:paraId="15A5E499" w14:textId="1EF0D93D" w:rsidR="001D061B" w:rsidRPr="000B565A" w:rsidRDefault="001D061B" w:rsidP="008A6494">
            <w:pPr>
              <w:spacing w:line="229" w:lineRule="exact"/>
              <w:ind w:left="102"/>
              <w:rPr>
                <w:szCs w:val="20"/>
              </w:rPr>
            </w:pPr>
            <w:r w:rsidRPr="00790A72">
              <w:rPr>
                <w:szCs w:val="20"/>
              </w:rPr>
              <w:t>HealthcareProfessionalType</w:t>
            </w:r>
          </w:p>
        </w:tc>
        <w:tc>
          <w:tcPr>
            <w:tcW w:w="4111" w:type="dxa"/>
          </w:tcPr>
          <w:p w14:paraId="183F7F7A" w14:textId="18CAABE4" w:rsidR="001D061B" w:rsidRPr="00907C9B" w:rsidRDefault="001D061B" w:rsidP="008A6494">
            <w:pPr>
              <w:spacing w:line="226" w:lineRule="exact"/>
              <w:ind w:left="102"/>
              <w:rPr>
                <w:spacing w:val="-1"/>
                <w:szCs w:val="20"/>
              </w:rPr>
            </w:pPr>
            <w:r w:rsidRPr="00790A72">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907C9B" w:rsidRDefault="001D061B" w:rsidP="008A6494">
            <w:pPr>
              <w:spacing w:line="229" w:lineRule="exact"/>
              <w:ind w:left="102"/>
              <w:rPr>
                <w:szCs w:val="20"/>
              </w:rPr>
            </w:pPr>
            <w:r>
              <w:rPr>
                <w:szCs w:val="20"/>
              </w:rPr>
              <w:t>1..1</w:t>
            </w:r>
          </w:p>
        </w:tc>
      </w:tr>
      <w:tr w:rsidR="001D061B" w14:paraId="2FCF9B8A" w14:textId="77777777" w:rsidTr="00514BAB">
        <w:tc>
          <w:tcPr>
            <w:tcW w:w="2660" w:type="dxa"/>
          </w:tcPr>
          <w:p w14:paraId="09C4B27E" w14:textId="4A8EC2E4" w:rsidR="001D061B" w:rsidRDefault="001D061B" w:rsidP="008A6494">
            <w:pPr>
              <w:spacing w:line="229" w:lineRule="exact"/>
              <w:ind w:left="102"/>
              <w:rPr>
                <w:szCs w:val="20"/>
              </w:rPr>
            </w:pPr>
            <w:r>
              <w:rPr>
                <w:szCs w:val="20"/>
              </w:rPr>
              <w:t>../../../../</w:t>
            </w:r>
            <w:r w:rsidRPr="00790A72">
              <w:rPr>
                <w:szCs w:val="20"/>
              </w:rPr>
              <w:t>authorTime</w:t>
            </w:r>
          </w:p>
        </w:tc>
        <w:tc>
          <w:tcPr>
            <w:tcW w:w="1417" w:type="dxa"/>
          </w:tcPr>
          <w:p w14:paraId="5A004C6F" w14:textId="61D782C9" w:rsidR="001D061B" w:rsidRPr="00790A72" w:rsidRDefault="001D061B" w:rsidP="008A6494">
            <w:pPr>
              <w:spacing w:line="229" w:lineRule="exact"/>
              <w:ind w:left="102"/>
              <w:rPr>
                <w:szCs w:val="20"/>
              </w:rPr>
            </w:pPr>
            <w:r w:rsidRPr="00790A72">
              <w:rPr>
                <w:szCs w:val="20"/>
              </w:rPr>
              <w:t>TimeStampType</w:t>
            </w:r>
          </w:p>
        </w:tc>
        <w:tc>
          <w:tcPr>
            <w:tcW w:w="4111" w:type="dxa"/>
          </w:tcPr>
          <w:p w14:paraId="58813529" w14:textId="23C150AF" w:rsidR="001D061B" w:rsidRPr="00790A72" w:rsidRDefault="001D061B" w:rsidP="008A6494">
            <w:pPr>
              <w:spacing w:line="226" w:lineRule="exact"/>
              <w:ind w:left="102"/>
              <w:rPr>
                <w:spacing w:val="-1"/>
                <w:szCs w:val="20"/>
              </w:rPr>
            </w:pPr>
            <w:r w:rsidRPr="00790A72">
              <w:rPr>
                <w:spacing w:val="-1"/>
                <w:szCs w:val="20"/>
              </w:rPr>
              <w:t>Tidpunkt då vårdbegäran registrerades i systemet.</w:t>
            </w:r>
          </w:p>
        </w:tc>
        <w:tc>
          <w:tcPr>
            <w:tcW w:w="1418" w:type="dxa"/>
          </w:tcPr>
          <w:p w14:paraId="6FE142E1" w14:textId="4A41001F" w:rsidR="001D061B" w:rsidRDefault="001D061B" w:rsidP="008A6494">
            <w:pPr>
              <w:spacing w:line="229" w:lineRule="exact"/>
              <w:ind w:left="102"/>
              <w:rPr>
                <w:szCs w:val="20"/>
              </w:rPr>
            </w:pPr>
            <w:r>
              <w:rPr>
                <w:szCs w:val="20"/>
              </w:rPr>
              <w:t>1..1</w:t>
            </w:r>
          </w:p>
        </w:tc>
      </w:tr>
      <w:tr w:rsidR="001D061B" w14:paraId="529C5B84" w14:textId="77777777" w:rsidTr="00514BAB">
        <w:tc>
          <w:tcPr>
            <w:tcW w:w="2660" w:type="dxa"/>
          </w:tcPr>
          <w:p w14:paraId="39927D34" w14:textId="536FAD6B" w:rsidR="001D061B" w:rsidRDefault="001D061B" w:rsidP="008A6494">
            <w:pPr>
              <w:spacing w:line="229" w:lineRule="exact"/>
              <w:ind w:left="102"/>
              <w:rPr>
                <w:szCs w:val="20"/>
              </w:rPr>
            </w:pPr>
            <w:r>
              <w:rPr>
                <w:szCs w:val="20"/>
              </w:rPr>
              <w:t>../../../../</w:t>
            </w:r>
            <w:r w:rsidRPr="00790A72">
              <w:rPr>
                <w:szCs w:val="20"/>
              </w:rPr>
              <w:t>healthcareProfessionalHSAId</w:t>
            </w:r>
          </w:p>
        </w:tc>
        <w:tc>
          <w:tcPr>
            <w:tcW w:w="1417" w:type="dxa"/>
          </w:tcPr>
          <w:p w14:paraId="43DA14D9" w14:textId="7E5CD33C" w:rsidR="001D061B" w:rsidRPr="00790A72" w:rsidRDefault="001D061B" w:rsidP="008A6494">
            <w:pPr>
              <w:spacing w:line="229" w:lineRule="exact"/>
              <w:ind w:left="102"/>
              <w:rPr>
                <w:szCs w:val="20"/>
              </w:rPr>
            </w:pPr>
            <w:r w:rsidRPr="00790A72">
              <w:rPr>
                <w:szCs w:val="20"/>
              </w:rPr>
              <w:t>HSAIdType</w:t>
            </w:r>
          </w:p>
        </w:tc>
        <w:tc>
          <w:tcPr>
            <w:tcW w:w="4111" w:type="dxa"/>
          </w:tcPr>
          <w:p w14:paraId="205EA452" w14:textId="4A209E2E" w:rsidR="001D061B" w:rsidRPr="00790A72"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9D2AF4F" w14:textId="60612E70" w:rsidR="001D061B" w:rsidRDefault="001D061B" w:rsidP="008A6494">
            <w:pPr>
              <w:spacing w:line="229" w:lineRule="exact"/>
              <w:ind w:left="102"/>
              <w:rPr>
                <w:szCs w:val="20"/>
              </w:rPr>
            </w:pPr>
            <w:r>
              <w:rPr>
                <w:szCs w:val="20"/>
              </w:rPr>
              <w:t>0..1</w:t>
            </w:r>
          </w:p>
        </w:tc>
      </w:tr>
      <w:tr w:rsidR="001D061B" w14:paraId="49655447" w14:textId="77777777" w:rsidTr="00514BAB">
        <w:tc>
          <w:tcPr>
            <w:tcW w:w="2660" w:type="dxa"/>
          </w:tcPr>
          <w:p w14:paraId="67B2D730" w14:textId="4F5F047B" w:rsidR="001D061B" w:rsidRDefault="001D061B" w:rsidP="008A6494">
            <w:pPr>
              <w:spacing w:line="229" w:lineRule="exact"/>
              <w:ind w:left="102"/>
              <w:rPr>
                <w:szCs w:val="20"/>
              </w:rPr>
            </w:pPr>
            <w:r>
              <w:rPr>
                <w:szCs w:val="20"/>
              </w:rPr>
              <w:t>../../../../</w:t>
            </w:r>
            <w:r w:rsidRPr="00790A72">
              <w:rPr>
                <w:szCs w:val="20"/>
              </w:rPr>
              <w:t>healthcareProfessionalName</w:t>
            </w:r>
          </w:p>
        </w:tc>
        <w:tc>
          <w:tcPr>
            <w:tcW w:w="1417" w:type="dxa"/>
          </w:tcPr>
          <w:p w14:paraId="52F63E67" w14:textId="0B3BB09D" w:rsidR="001D061B" w:rsidRPr="00790A72" w:rsidRDefault="001D061B" w:rsidP="008A6494">
            <w:pPr>
              <w:spacing w:line="229" w:lineRule="exact"/>
              <w:ind w:left="102"/>
              <w:rPr>
                <w:szCs w:val="20"/>
              </w:rPr>
            </w:pPr>
            <w:r>
              <w:rPr>
                <w:szCs w:val="20"/>
              </w:rPr>
              <w:t>string</w:t>
            </w:r>
          </w:p>
        </w:tc>
        <w:tc>
          <w:tcPr>
            <w:tcW w:w="4111" w:type="dxa"/>
          </w:tcPr>
          <w:p w14:paraId="4BC4D9D2" w14:textId="0BF326EB" w:rsidR="001D061B" w:rsidRPr="006167E0" w:rsidRDefault="001D061B" w:rsidP="008A6494">
            <w:pPr>
              <w:spacing w:line="226" w:lineRule="exact"/>
              <w:ind w:left="102"/>
              <w:rPr>
                <w:spacing w:val="-1"/>
                <w:szCs w:val="20"/>
              </w:rPr>
            </w:pPr>
            <w:r w:rsidRPr="00A54AC6">
              <w:rPr>
                <w:spacing w:val="-1"/>
                <w:szCs w:val="20"/>
              </w:rPr>
              <w:t>Namn på författaren. Om tillgängligt skall detta anges.</w:t>
            </w:r>
          </w:p>
        </w:tc>
        <w:tc>
          <w:tcPr>
            <w:tcW w:w="1418" w:type="dxa"/>
          </w:tcPr>
          <w:p w14:paraId="59E5366A" w14:textId="0A28BB79" w:rsidR="001D061B" w:rsidRDefault="001D061B" w:rsidP="008A6494">
            <w:pPr>
              <w:spacing w:line="229" w:lineRule="exact"/>
              <w:ind w:left="102"/>
              <w:rPr>
                <w:szCs w:val="20"/>
              </w:rPr>
            </w:pPr>
            <w:r>
              <w:rPr>
                <w:szCs w:val="20"/>
              </w:rPr>
              <w:t>0..1</w:t>
            </w:r>
          </w:p>
        </w:tc>
      </w:tr>
      <w:tr w:rsidR="001D061B" w14:paraId="1DE16346" w14:textId="77777777" w:rsidTr="00514BAB">
        <w:tc>
          <w:tcPr>
            <w:tcW w:w="2660" w:type="dxa"/>
          </w:tcPr>
          <w:p w14:paraId="4F4797A0" w14:textId="6AAA420E" w:rsidR="001D061B" w:rsidRDefault="001D061B" w:rsidP="008A6494">
            <w:pPr>
              <w:spacing w:line="229" w:lineRule="exact"/>
              <w:ind w:left="102"/>
              <w:rPr>
                <w:szCs w:val="20"/>
              </w:rPr>
            </w:pPr>
            <w:r>
              <w:rPr>
                <w:szCs w:val="20"/>
              </w:rPr>
              <w:t>../../../../</w:t>
            </w:r>
            <w:r w:rsidRPr="00790A72">
              <w:rPr>
                <w:szCs w:val="20"/>
              </w:rPr>
              <w:t>healthcareProfes</w:t>
            </w:r>
            <w:r w:rsidRPr="00790A72">
              <w:rPr>
                <w:szCs w:val="20"/>
              </w:rPr>
              <w:lastRenderedPageBreak/>
              <w:t>sionalRoleCode</w:t>
            </w:r>
          </w:p>
        </w:tc>
        <w:tc>
          <w:tcPr>
            <w:tcW w:w="1417" w:type="dxa"/>
          </w:tcPr>
          <w:p w14:paraId="0890AAD9" w14:textId="20B4F3D2" w:rsidR="001D061B" w:rsidRDefault="001D061B" w:rsidP="008A6494">
            <w:pPr>
              <w:spacing w:line="229" w:lineRule="exact"/>
              <w:ind w:left="102"/>
              <w:rPr>
                <w:szCs w:val="20"/>
              </w:rPr>
            </w:pPr>
            <w:r w:rsidRPr="00790A72">
              <w:rPr>
                <w:szCs w:val="20"/>
              </w:rPr>
              <w:lastRenderedPageBreak/>
              <w:t>CVType</w:t>
            </w:r>
          </w:p>
        </w:tc>
        <w:tc>
          <w:tcPr>
            <w:tcW w:w="4111" w:type="dxa"/>
          </w:tcPr>
          <w:p w14:paraId="30F6F284" w14:textId="58FA85DF" w:rsidR="001D061B" w:rsidRPr="00A54AC6" w:rsidRDefault="001D061B" w:rsidP="008A6494">
            <w:pPr>
              <w:spacing w:line="226" w:lineRule="exact"/>
              <w:ind w:left="102"/>
              <w:rPr>
                <w:spacing w:val="-1"/>
                <w:szCs w:val="20"/>
              </w:rPr>
            </w:pPr>
            <w:r w:rsidRPr="006167E0">
              <w:rPr>
                <w:spacing w:val="-1"/>
                <w:szCs w:val="20"/>
              </w:rPr>
              <w:t xml:space="preserve">Information om personens befattning. Om </w:t>
            </w:r>
            <w:r w:rsidRPr="006167E0">
              <w:rPr>
                <w:spacing w:val="-1"/>
                <w:szCs w:val="20"/>
              </w:rPr>
              <w:lastRenderedPageBreak/>
              <w:t>möjligt skall KV Befattning (OID 1.2.752.129.2.2.1.4) användas.</w:t>
            </w:r>
          </w:p>
        </w:tc>
        <w:tc>
          <w:tcPr>
            <w:tcW w:w="1418" w:type="dxa"/>
          </w:tcPr>
          <w:p w14:paraId="0CC287D3" w14:textId="1DEE99E6" w:rsidR="001D061B" w:rsidRDefault="001D061B" w:rsidP="008A6494">
            <w:pPr>
              <w:spacing w:line="229" w:lineRule="exact"/>
              <w:ind w:left="102"/>
              <w:rPr>
                <w:szCs w:val="20"/>
              </w:rPr>
            </w:pPr>
            <w:r>
              <w:rPr>
                <w:szCs w:val="20"/>
              </w:rPr>
              <w:lastRenderedPageBreak/>
              <w:t>0..1</w:t>
            </w:r>
          </w:p>
        </w:tc>
      </w:tr>
      <w:tr w:rsidR="001D061B" w14:paraId="62D7D188" w14:textId="77777777" w:rsidTr="00514BAB">
        <w:tc>
          <w:tcPr>
            <w:tcW w:w="2660" w:type="dxa"/>
          </w:tcPr>
          <w:p w14:paraId="4306E4C6" w14:textId="0C8E495E" w:rsidR="001D061B" w:rsidRDefault="001D061B" w:rsidP="008A6494">
            <w:pPr>
              <w:spacing w:line="229" w:lineRule="exact"/>
              <w:ind w:left="102"/>
              <w:rPr>
                <w:szCs w:val="20"/>
              </w:rPr>
            </w:pPr>
            <w:r>
              <w:rPr>
                <w:szCs w:val="20"/>
              </w:rPr>
              <w:lastRenderedPageBreak/>
              <w:t>../../../../../</w:t>
            </w:r>
            <w:r w:rsidRPr="00A54AC6">
              <w:rPr>
                <w:szCs w:val="20"/>
              </w:rPr>
              <w:t>code</w:t>
            </w:r>
          </w:p>
        </w:tc>
        <w:tc>
          <w:tcPr>
            <w:tcW w:w="1417" w:type="dxa"/>
          </w:tcPr>
          <w:p w14:paraId="7A8352DF" w14:textId="49A15165" w:rsidR="001D061B" w:rsidRPr="00790A72" w:rsidRDefault="001D061B" w:rsidP="008A6494">
            <w:pPr>
              <w:spacing w:line="229" w:lineRule="exact"/>
              <w:ind w:left="102"/>
              <w:rPr>
                <w:szCs w:val="20"/>
              </w:rPr>
            </w:pPr>
            <w:r>
              <w:rPr>
                <w:szCs w:val="20"/>
              </w:rPr>
              <w:t>string</w:t>
            </w:r>
          </w:p>
        </w:tc>
        <w:tc>
          <w:tcPr>
            <w:tcW w:w="4111" w:type="dxa"/>
          </w:tcPr>
          <w:p w14:paraId="1B0F3824" w14:textId="4CBC7D03" w:rsidR="001D061B" w:rsidRPr="006167E0" w:rsidRDefault="001D061B" w:rsidP="008A6494">
            <w:pPr>
              <w:spacing w:line="226" w:lineRule="exact"/>
              <w:ind w:left="102"/>
              <w:rPr>
                <w:spacing w:val="-1"/>
                <w:szCs w:val="20"/>
              </w:rPr>
            </w:pPr>
            <w:r w:rsidRPr="00A54AC6">
              <w:rPr>
                <w:spacing w:val="-1"/>
                <w:szCs w:val="20"/>
              </w:rPr>
              <w:t>Befattningskod. Om code anges skall också codeSystem  samt displayName anges.</w:t>
            </w:r>
          </w:p>
        </w:tc>
        <w:tc>
          <w:tcPr>
            <w:tcW w:w="1418" w:type="dxa"/>
          </w:tcPr>
          <w:p w14:paraId="31E96BC2" w14:textId="7614B673" w:rsidR="001D061B" w:rsidRDefault="001D061B" w:rsidP="008A6494">
            <w:pPr>
              <w:spacing w:line="229" w:lineRule="exact"/>
              <w:ind w:left="102"/>
              <w:rPr>
                <w:szCs w:val="20"/>
              </w:rPr>
            </w:pPr>
            <w:r>
              <w:rPr>
                <w:szCs w:val="20"/>
              </w:rPr>
              <w:t>0..1</w:t>
            </w:r>
          </w:p>
        </w:tc>
      </w:tr>
      <w:tr w:rsidR="001D061B" w14:paraId="1EEBC870" w14:textId="77777777" w:rsidTr="00514BAB">
        <w:tc>
          <w:tcPr>
            <w:tcW w:w="2660" w:type="dxa"/>
          </w:tcPr>
          <w:p w14:paraId="77FF4EE3" w14:textId="5675273C" w:rsidR="001D061B" w:rsidRDefault="001D061B" w:rsidP="008A6494">
            <w:pPr>
              <w:spacing w:line="229" w:lineRule="exact"/>
              <w:ind w:left="102"/>
              <w:rPr>
                <w:szCs w:val="20"/>
              </w:rPr>
            </w:pPr>
            <w:r>
              <w:rPr>
                <w:szCs w:val="20"/>
              </w:rPr>
              <w:t>../../../../../</w:t>
            </w:r>
            <w:r w:rsidRPr="00A54AC6">
              <w:rPr>
                <w:szCs w:val="20"/>
              </w:rPr>
              <w:t>codeSystem</w:t>
            </w:r>
          </w:p>
        </w:tc>
        <w:tc>
          <w:tcPr>
            <w:tcW w:w="1417" w:type="dxa"/>
          </w:tcPr>
          <w:p w14:paraId="18824517" w14:textId="676F0BA0" w:rsidR="001D061B" w:rsidRDefault="001D061B" w:rsidP="008A6494">
            <w:pPr>
              <w:spacing w:line="229" w:lineRule="exact"/>
              <w:ind w:left="102"/>
              <w:rPr>
                <w:szCs w:val="20"/>
              </w:rPr>
            </w:pPr>
            <w:r>
              <w:rPr>
                <w:szCs w:val="20"/>
              </w:rPr>
              <w:t>string</w:t>
            </w:r>
          </w:p>
        </w:tc>
        <w:tc>
          <w:tcPr>
            <w:tcW w:w="4111" w:type="dxa"/>
          </w:tcPr>
          <w:p w14:paraId="58A1491D" w14:textId="2A1DE95F" w:rsidR="001D061B" w:rsidRPr="00A54AC6" w:rsidRDefault="001D061B" w:rsidP="008A6494">
            <w:pPr>
              <w:spacing w:line="226" w:lineRule="exact"/>
              <w:ind w:left="102"/>
              <w:rPr>
                <w:spacing w:val="-1"/>
                <w:szCs w:val="20"/>
              </w:rPr>
            </w:pPr>
            <w:r w:rsidRPr="00A54AC6">
              <w:rPr>
                <w:spacing w:val="-1"/>
                <w:szCs w:val="20"/>
              </w:rPr>
              <w:t>Kodsystem för befattningskod. Om codeSystem anges skall också code samt displayName anges.</w:t>
            </w:r>
          </w:p>
        </w:tc>
        <w:tc>
          <w:tcPr>
            <w:tcW w:w="1418" w:type="dxa"/>
          </w:tcPr>
          <w:p w14:paraId="3E7EBB7F" w14:textId="588E98BC" w:rsidR="001D061B" w:rsidRDefault="001D061B" w:rsidP="008A6494">
            <w:pPr>
              <w:spacing w:line="229" w:lineRule="exact"/>
              <w:ind w:left="102"/>
              <w:rPr>
                <w:szCs w:val="20"/>
              </w:rPr>
            </w:pPr>
            <w:r>
              <w:rPr>
                <w:szCs w:val="20"/>
              </w:rPr>
              <w:t>0..1</w:t>
            </w:r>
          </w:p>
        </w:tc>
      </w:tr>
      <w:tr w:rsidR="001D061B" w14:paraId="0D214C58" w14:textId="77777777" w:rsidTr="00514BAB">
        <w:tc>
          <w:tcPr>
            <w:tcW w:w="2660" w:type="dxa"/>
          </w:tcPr>
          <w:p w14:paraId="21FB2A71" w14:textId="517A7434" w:rsidR="001D061B" w:rsidRDefault="001D061B" w:rsidP="008A6494">
            <w:pPr>
              <w:spacing w:line="229" w:lineRule="exact"/>
              <w:ind w:left="102"/>
              <w:rPr>
                <w:szCs w:val="20"/>
              </w:rPr>
            </w:pPr>
            <w:r>
              <w:rPr>
                <w:szCs w:val="20"/>
              </w:rPr>
              <w:t>../../../../../</w:t>
            </w:r>
            <w:r w:rsidRPr="00A54AC6">
              <w:rPr>
                <w:szCs w:val="20"/>
              </w:rPr>
              <w:t>codeSystemName</w:t>
            </w:r>
          </w:p>
        </w:tc>
        <w:tc>
          <w:tcPr>
            <w:tcW w:w="1417" w:type="dxa"/>
          </w:tcPr>
          <w:p w14:paraId="3B97FCF4" w14:textId="61C8DD7C" w:rsidR="001D061B" w:rsidRDefault="001D061B" w:rsidP="008A6494">
            <w:pPr>
              <w:spacing w:line="229" w:lineRule="exact"/>
              <w:ind w:left="102"/>
              <w:rPr>
                <w:szCs w:val="20"/>
              </w:rPr>
            </w:pPr>
            <w:r>
              <w:rPr>
                <w:szCs w:val="20"/>
              </w:rPr>
              <w:t>string</w:t>
            </w:r>
          </w:p>
        </w:tc>
        <w:tc>
          <w:tcPr>
            <w:tcW w:w="4111" w:type="dxa"/>
          </w:tcPr>
          <w:p w14:paraId="50CFF68E" w14:textId="71E5BBC8" w:rsidR="001D061B" w:rsidRPr="00A54AC6" w:rsidRDefault="001D061B" w:rsidP="008A6494">
            <w:pPr>
              <w:spacing w:line="226" w:lineRule="exact"/>
              <w:ind w:left="102"/>
              <w:rPr>
                <w:spacing w:val="-1"/>
                <w:szCs w:val="20"/>
              </w:rPr>
            </w:pPr>
            <w:r w:rsidRPr="00A54AC6">
              <w:rPr>
                <w:spacing w:val="-1"/>
                <w:szCs w:val="20"/>
              </w:rPr>
              <w:t>Namn på kodsystem för befattningskod.</w:t>
            </w:r>
          </w:p>
        </w:tc>
        <w:tc>
          <w:tcPr>
            <w:tcW w:w="1418" w:type="dxa"/>
          </w:tcPr>
          <w:p w14:paraId="55327E3A" w14:textId="1561CA6A" w:rsidR="001D061B" w:rsidRDefault="001D061B" w:rsidP="008A6494">
            <w:pPr>
              <w:spacing w:line="229" w:lineRule="exact"/>
              <w:ind w:left="102"/>
              <w:rPr>
                <w:szCs w:val="20"/>
              </w:rPr>
            </w:pPr>
            <w:r>
              <w:rPr>
                <w:szCs w:val="20"/>
              </w:rPr>
              <w:t>0..1</w:t>
            </w:r>
          </w:p>
        </w:tc>
      </w:tr>
      <w:tr w:rsidR="001D061B" w14:paraId="18E4E3A4" w14:textId="77777777" w:rsidTr="00514BAB">
        <w:tc>
          <w:tcPr>
            <w:tcW w:w="2660" w:type="dxa"/>
          </w:tcPr>
          <w:p w14:paraId="6B12242E" w14:textId="1FFDCE17" w:rsidR="001D061B" w:rsidRDefault="001D061B" w:rsidP="008A6494">
            <w:pPr>
              <w:spacing w:line="229" w:lineRule="exact"/>
              <w:ind w:left="102"/>
              <w:rPr>
                <w:szCs w:val="20"/>
              </w:rPr>
            </w:pPr>
            <w:r>
              <w:rPr>
                <w:szCs w:val="20"/>
              </w:rPr>
              <w:t>../../../../../</w:t>
            </w:r>
            <w:r w:rsidRPr="00A54AC6">
              <w:rPr>
                <w:szCs w:val="20"/>
              </w:rPr>
              <w:t>codeSystemVersion</w:t>
            </w:r>
          </w:p>
        </w:tc>
        <w:tc>
          <w:tcPr>
            <w:tcW w:w="1417" w:type="dxa"/>
          </w:tcPr>
          <w:p w14:paraId="3202F5D8" w14:textId="66D81514" w:rsidR="001D061B" w:rsidRDefault="001D061B" w:rsidP="008A6494">
            <w:pPr>
              <w:spacing w:line="229" w:lineRule="exact"/>
              <w:ind w:left="102"/>
              <w:rPr>
                <w:szCs w:val="20"/>
              </w:rPr>
            </w:pPr>
            <w:r>
              <w:rPr>
                <w:szCs w:val="20"/>
              </w:rPr>
              <w:t>string</w:t>
            </w:r>
          </w:p>
        </w:tc>
        <w:tc>
          <w:tcPr>
            <w:tcW w:w="4111" w:type="dxa"/>
          </w:tcPr>
          <w:p w14:paraId="369E2022" w14:textId="0AADA079" w:rsidR="001D061B" w:rsidRPr="00A54AC6" w:rsidRDefault="001D061B" w:rsidP="008A6494">
            <w:pPr>
              <w:spacing w:line="226" w:lineRule="exact"/>
              <w:ind w:left="102"/>
              <w:rPr>
                <w:spacing w:val="-1"/>
                <w:szCs w:val="20"/>
              </w:rPr>
            </w:pPr>
            <w:r w:rsidRPr="00A54AC6">
              <w:rPr>
                <w:spacing w:val="-1"/>
                <w:szCs w:val="20"/>
              </w:rPr>
              <w:t>Version på kodsystem för befattningskod.</w:t>
            </w:r>
          </w:p>
        </w:tc>
        <w:tc>
          <w:tcPr>
            <w:tcW w:w="1418" w:type="dxa"/>
          </w:tcPr>
          <w:p w14:paraId="6B4388D2" w14:textId="41F1ED44" w:rsidR="001D061B" w:rsidRDefault="001D061B" w:rsidP="008A6494">
            <w:pPr>
              <w:spacing w:line="229" w:lineRule="exact"/>
              <w:ind w:left="102"/>
              <w:rPr>
                <w:szCs w:val="20"/>
              </w:rPr>
            </w:pPr>
            <w:r>
              <w:rPr>
                <w:szCs w:val="20"/>
              </w:rPr>
              <w:t>0..1</w:t>
            </w:r>
          </w:p>
        </w:tc>
      </w:tr>
      <w:tr w:rsidR="001D061B" w14:paraId="1C6C0435" w14:textId="77777777" w:rsidTr="00514BAB">
        <w:tc>
          <w:tcPr>
            <w:tcW w:w="2660" w:type="dxa"/>
          </w:tcPr>
          <w:p w14:paraId="478133F7" w14:textId="76EA2C82" w:rsidR="001D061B" w:rsidRDefault="001D061B" w:rsidP="008A6494">
            <w:pPr>
              <w:spacing w:line="229" w:lineRule="exact"/>
              <w:ind w:left="102"/>
              <w:rPr>
                <w:szCs w:val="20"/>
              </w:rPr>
            </w:pPr>
            <w:r>
              <w:rPr>
                <w:szCs w:val="20"/>
              </w:rPr>
              <w:t>../../../../../</w:t>
            </w:r>
            <w:r w:rsidRPr="00A54AC6">
              <w:rPr>
                <w:szCs w:val="20"/>
              </w:rPr>
              <w:t>displayName</w:t>
            </w:r>
          </w:p>
        </w:tc>
        <w:tc>
          <w:tcPr>
            <w:tcW w:w="1417" w:type="dxa"/>
          </w:tcPr>
          <w:p w14:paraId="42B35F40" w14:textId="10BA6D77" w:rsidR="001D061B" w:rsidRDefault="001D061B" w:rsidP="008A6494">
            <w:pPr>
              <w:spacing w:line="229" w:lineRule="exact"/>
              <w:ind w:left="102"/>
              <w:rPr>
                <w:szCs w:val="20"/>
              </w:rPr>
            </w:pPr>
            <w:r>
              <w:rPr>
                <w:szCs w:val="20"/>
              </w:rPr>
              <w:t>string</w:t>
            </w:r>
          </w:p>
        </w:tc>
        <w:tc>
          <w:tcPr>
            <w:tcW w:w="4111" w:type="dxa"/>
          </w:tcPr>
          <w:p w14:paraId="7659EFE4" w14:textId="5B0639FB" w:rsidR="001D061B" w:rsidRPr="00A54AC6" w:rsidRDefault="001D061B" w:rsidP="008A6494">
            <w:pPr>
              <w:spacing w:line="226" w:lineRule="exact"/>
              <w:ind w:left="102"/>
              <w:rPr>
                <w:spacing w:val="-1"/>
                <w:szCs w:val="20"/>
              </w:rPr>
            </w:pPr>
            <w:r w:rsidRPr="00A54AC6">
              <w:rPr>
                <w:spacing w:val="-1"/>
                <w:szCs w:val="20"/>
              </w:rPr>
              <w:t>Befattningskoden i klartext. Om separat displayName inte finns i producerande system skall samma värde som i code anges.</w:t>
            </w:r>
          </w:p>
        </w:tc>
        <w:tc>
          <w:tcPr>
            <w:tcW w:w="1418" w:type="dxa"/>
          </w:tcPr>
          <w:p w14:paraId="7354EF44" w14:textId="18EB4487" w:rsidR="001D061B" w:rsidRDefault="001D061B" w:rsidP="008A6494">
            <w:pPr>
              <w:spacing w:line="229" w:lineRule="exact"/>
              <w:ind w:left="102"/>
              <w:rPr>
                <w:szCs w:val="20"/>
              </w:rPr>
            </w:pPr>
            <w:r>
              <w:rPr>
                <w:szCs w:val="20"/>
              </w:rPr>
              <w:t>0..1</w:t>
            </w:r>
          </w:p>
        </w:tc>
      </w:tr>
      <w:tr w:rsidR="001D061B" w14:paraId="079A9312" w14:textId="77777777" w:rsidTr="00514BAB">
        <w:tc>
          <w:tcPr>
            <w:tcW w:w="2660" w:type="dxa"/>
          </w:tcPr>
          <w:p w14:paraId="101B94F8" w14:textId="5008BC4E" w:rsidR="001D061B" w:rsidRDefault="001D061B" w:rsidP="008A6494">
            <w:pPr>
              <w:spacing w:line="229" w:lineRule="exact"/>
              <w:ind w:left="102"/>
              <w:rPr>
                <w:szCs w:val="20"/>
              </w:rPr>
            </w:pPr>
            <w:r>
              <w:rPr>
                <w:szCs w:val="20"/>
              </w:rPr>
              <w:t>../../../../../</w:t>
            </w:r>
            <w:r w:rsidRPr="00A54AC6">
              <w:rPr>
                <w:szCs w:val="20"/>
              </w:rPr>
              <w:t>originalText</w:t>
            </w:r>
          </w:p>
        </w:tc>
        <w:tc>
          <w:tcPr>
            <w:tcW w:w="1417" w:type="dxa"/>
          </w:tcPr>
          <w:p w14:paraId="0D2EA758" w14:textId="7A2CE0F6" w:rsidR="001D061B" w:rsidRDefault="001D061B" w:rsidP="008A6494">
            <w:pPr>
              <w:spacing w:line="229" w:lineRule="exact"/>
              <w:ind w:left="102"/>
              <w:rPr>
                <w:szCs w:val="20"/>
              </w:rPr>
            </w:pPr>
            <w:r>
              <w:rPr>
                <w:szCs w:val="20"/>
              </w:rPr>
              <w:t>string</w:t>
            </w:r>
          </w:p>
        </w:tc>
        <w:tc>
          <w:tcPr>
            <w:tcW w:w="4111" w:type="dxa"/>
          </w:tcPr>
          <w:p w14:paraId="51D685C1" w14:textId="26BF3B66" w:rsidR="001D061B" w:rsidRPr="00A54AC6" w:rsidRDefault="001D061B" w:rsidP="008A6494">
            <w:pPr>
              <w:spacing w:line="226" w:lineRule="exact"/>
              <w:ind w:left="102"/>
              <w:rPr>
                <w:spacing w:val="-1"/>
                <w:szCs w:val="20"/>
              </w:rPr>
            </w:pPr>
            <w:r w:rsidRPr="00A54AC6">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Default="001D061B" w:rsidP="008A6494">
            <w:pPr>
              <w:spacing w:line="229" w:lineRule="exact"/>
              <w:ind w:left="102"/>
              <w:rPr>
                <w:szCs w:val="20"/>
              </w:rPr>
            </w:pPr>
            <w:r>
              <w:rPr>
                <w:szCs w:val="20"/>
              </w:rPr>
              <w:t>0..1</w:t>
            </w:r>
          </w:p>
        </w:tc>
      </w:tr>
      <w:tr w:rsidR="001D061B" w14:paraId="12B445E7" w14:textId="77777777" w:rsidTr="00514BAB">
        <w:tc>
          <w:tcPr>
            <w:tcW w:w="2660" w:type="dxa"/>
          </w:tcPr>
          <w:p w14:paraId="4AD36CD6" w14:textId="28EA5A01" w:rsidR="001D061B" w:rsidRDefault="001D061B" w:rsidP="008A6494">
            <w:pPr>
              <w:spacing w:line="229" w:lineRule="exact"/>
              <w:ind w:left="102"/>
              <w:rPr>
                <w:szCs w:val="20"/>
              </w:rPr>
            </w:pPr>
            <w:r>
              <w:rPr>
                <w:szCs w:val="20"/>
              </w:rPr>
              <w:t>../../../../</w:t>
            </w:r>
            <w:r w:rsidRPr="00A54AC6">
              <w:rPr>
                <w:szCs w:val="20"/>
              </w:rPr>
              <w:t>healthcareProfessionalOrgUnit</w:t>
            </w:r>
          </w:p>
        </w:tc>
        <w:tc>
          <w:tcPr>
            <w:tcW w:w="1417" w:type="dxa"/>
          </w:tcPr>
          <w:p w14:paraId="2C033213" w14:textId="418B9CD9" w:rsidR="001D061B" w:rsidRDefault="001D061B" w:rsidP="008A6494">
            <w:pPr>
              <w:spacing w:line="229" w:lineRule="exact"/>
              <w:ind w:left="102"/>
              <w:rPr>
                <w:szCs w:val="20"/>
              </w:rPr>
            </w:pPr>
            <w:r w:rsidRPr="00A54AC6">
              <w:rPr>
                <w:szCs w:val="20"/>
              </w:rPr>
              <w:t>OrgUnitType</w:t>
            </w:r>
          </w:p>
        </w:tc>
        <w:tc>
          <w:tcPr>
            <w:tcW w:w="4111" w:type="dxa"/>
          </w:tcPr>
          <w:p w14:paraId="11A4BEB3" w14:textId="240D0B6C" w:rsidR="001D061B" w:rsidRPr="00A54AC6"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78348A8D" w14:textId="237BF8DD" w:rsidR="001D061B" w:rsidRDefault="001D061B" w:rsidP="008A6494">
            <w:pPr>
              <w:spacing w:line="229" w:lineRule="exact"/>
              <w:ind w:left="102"/>
              <w:rPr>
                <w:szCs w:val="20"/>
              </w:rPr>
            </w:pPr>
            <w:r>
              <w:rPr>
                <w:szCs w:val="20"/>
              </w:rPr>
              <w:t>0..1</w:t>
            </w:r>
          </w:p>
        </w:tc>
      </w:tr>
      <w:tr w:rsidR="001D061B" w14:paraId="593F6972" w14:textId="77777777" w:rsidTr="00514BAB">
        <w:tc>
          <w:tcPr>
            <w:tcW w:w="2660" w:type="dxa"/>
          </w:tcPr>
          <w:p w14:paraId="33F05497" w14:textId="70BD0F61" w:rsidR="001D061B" w:rsidRDefault="001D061B" w:rsidP="008A6494">
            <w:pPr>
              <w:spacing w:line="229" w:lineRule="exact"/>
              <w:ind w:left="102"/>
              <w:rPr>
                <w:szCs w:val="20"/>
              </w:rPr>
            </w:pPr>
            <w:r>
              <w:rPr>
                <w:szCs w:val="20"/>
              </w:rPr>
              <w:t>../../../../../</w:t>
            </w:r>
            <w:r w:rsidRPr="00A54AC6">
              <w:rPr>
                <w:szCs w:val="20"/>
              </w:rPr>
              <w:t>orgUnitHSAId</w:t>
            </w:r>
          </w:p>
        </w:tc>
        <w:tc>
          <w:tcPr>
            <w:tcW w:w="1417" w:type="dxa"/>
          </w:tcPr>
          <w:p w14:paraId="25E9E2C0" w14:textId="2003FBB2" w:rsidR="001D061B" w:rsidRPr="00A54AC6" w:rsidRDefault="001D061B" w:rsidP="008A6494">
            <w:pPr>
              <w:spacing w:line="229" w:lineRule="exact"/>
              <w:ind w:left="102"/>
              <w:rPr>
                <w:szCs w:val="20"/>
              </w:rPr>
            </w:pPr>
            <w:r w:rsidRPr="00A54AC6">
              <w:rPr>
                <w:szCs w:val="20"/>
              </w:rPr>
              <w:t>HSAIdType</w:t>
            </w:r>
          </w:p>
        </w:tc>
        <w:tc>
          <w:tcPr>
            <w:tcW w:w="4111" w:type="dxa"/>
          </w:tcPr>
          <w:p w14:paraId="18AC9494" w14:textId="53DB8E17" w:rsidR="001D061B" w:rsidRPr="006167E0" w:rsidRDefault="001D061B" w:rsidP="008A6494">
            <w:pPr>
              <w:spacing w:line="226" w:lineRule="exact"/>
              <w:ind w:left="102"/>
              <w:rPr>
                <w:spacing w:val="-1"/>
                <w:szCs w:val="20"/>
              </w:rPr>
            </w:pPr>
            <w:r w:rsidRPr="006E04D3">
              <w:rPr>
                <w:spacing w:val="-1"/>
                <w:szCs w:val="20"/>
              </w:rPr>
              <w:t>HSA-id för organisationsenhet. Om tillgängligt skall detta anges.</w:t>
            </w:r>
          </w:p>
        </w:tc>
        <w:tc>
          <w:tcPr>
            <w:tcW w:w="1418" w:type="dxa"/>
          </w:tcPr>
          <w:p w14:paraId="2FCCA76A" w14:textId="28E6EB90" w:rsidR="001D061B" w:rsidRDefault="001D061B" w:rsidP="008A6494">
            <w:pPr>
              <w:spacing w:line="229" w:lineRule="exact"/>
              <w:ind w:left="102"/>
              <w:rPr>
                <w:szCs w:val="20"/>
              </w:rPr>
            </w:pPr>
            <w:r>
              <w:rPr>
                <w:szCs w:val="20"/>
              </w:rPr>
              <w:t>0..1</w:t>
            </w:r>
          </w:p>
        </w:tc>
      </w:tr>
      <w:tr w:rsidR="001D061B" w14:paraId="0787916D" w14:textId="77777777" w:rsidTr="00514BAB">
        <w:tc>
          <w:tcPr>
            <w:tcW w:w="2660" w:type="dxa"/>
          </w:tcPr>
          <w:p w14:paraId="1325A079" w14:textId="76E2BD43" w:rsidR="001D061B" w:rsidRDefault="001D061B" w:rsidP="008A6494">
            <w:pPr>
              <w:spacing w:line="229" w:lineRule="exact"/>
              <w:ind w:left="102"/>
              <w:rPr>
                <w:szCs w:val="20"/>
              </w:rPr>
            </w:pPr>
            <w:r>
              <w:rPr>
                <w:szCs w:val="20"/>
              </w:rPr>
              <w:t>../../../../../</w:t>
            </w:r>
            <w:r w:rsidRPr="00A54AC6">
              <w:rPr>
                <w:szCs w:val="20"/>
              </w:rPr>
              <w:t>orgUnitname</w:t>
            </w:r>
          </w:p>
        </w:tc>
        <w:tc>
          <w:tcPr>
            <w:tcW w:w="1417" w:type="dxa"/>
          </w:tcPr>
          <w:p w14:paraId="2589FC54" w14:textId="7383BC28" w:rsidR="001D061B" w:rsidRPr="00A54AC6" w:rsidRDefault="001D061B" w:rsidP="008A6494">
            <w:pPr>
              <w:spacing w:line="229" w:lineRule="exact"/>
              <w:ind w:left="102"/>
              <w:rPr>
                <w:szCs w:val="20"/>
              </w:rPr>
            </w:pPr>
            <w:r>
              <w:rPr>
                <w:szCs w:val="20"/>
              </w:rPr>
              <w:t>string</w:t>
            </w:r>
          </w:p>
        </w:tc>
        <w:tc>
          <w:tcPr>
            <w:tcW w:w="4111" w:type="dxa"/>
          </w:tcPr>
          <w:p w14:paraId="39A1E919" w14:textId="1FD63E73" w:rsidR="001D061B" w:rsidRPr="006E04D3" w:rsidRDefault="001D061B" w:rsidP="008A6494">
            <w:pPr>
              <w:spacing w:line="226" w:lineRule="exact"/>
              <w:ind w:left="102"/>
              <w:rPr>
                <w:spacing w:val="-1"/>
                <w:szCs w:val="20"/>
              </w:rPr>
            </w:pPr>
            <w:r w:rsidRPr="006167E0">
              <w:rPr>
                <w:spacing w:val="-1"/>
                <w:szCs w:val="20"/>
              </w:rPr>
              <w:t>Namn på organisationsenhet. Om tillgängligt skall detta anges.</w:t>
            </w:r>
          </w:p>
        </w:tc>
        <w:tc>
          <w:tcPr>
            <w:tcW w:w="1418" w:type="dxa"/>
          </w:tcPr>
          <w:p w14:paraId="137841F8" w14:textId="79267540" w:rsidR="001D061B" w:rsidRDefault="001D061B" w:rsidP="008A6494">
            <w:pPr>
              <w:spacing w:line="229" w:lineRule="exact"/>
              <w:ind w:left="102"/>
              <w:rPr>
                <w:szCs w:val="20"/>
              </w:rPr>
            </w:pPr>
            <w:r>
              <w:rPr>
                <w:szCs w:val="20"/>
              </w:rPr>
              <w:t>0..1</w:t>
            </w:r>
          </w:p>
        </w:tc>
      </w:tr>
      <w:tr w:rsidR="001D061B" w14:paraId="3BCF5EA1" w14:textId="77777777" w:rsidTr="00514BAB">
        <w:tc>
          <w:tcPr>
            <w:tcW w:w="2660" w:type="dxa"/>
          </w:tcPr>
          <w:p w14:paraId="7DD8DEA8" w14:textId="1D6E2400" w:rsidR="001D061B" w:rsidRDefault="001D061B" w:rsidP="008A6494">
            <w:pPr>
              <w:spacing w:line="229" w:lineRule="exact"/>
              <w:ind w:left="102"/>
              <w:rPr>
                <w:szCs w:val="20"/>
              </w:rPr>
            </w:pPr>
            <w:r>
              <w:rPr>
                <w:szCs w:val="20"/>
              </w:rPr>
              <w:t>../../../../../</w:t>
            </w:r>
            <w:r w:rsidRPr="00A54AC6">
              <w:rPr>
                <w:szCs w:val="20"/>
              </w:rPr>
              <w:t>orgUnitTelecom</w:t>
            </w:r>
          </w:p>
        </w:tc>
        <w:tc>
          <w:tcPr>
            <w:tcW w:w="1417" w:type="dxa"/>
          </w:tcPr>
          <w:p w14:paraId="03E2DA35" w14:textId="2567E1DA" w:rsidR="001D061B" w:rsidRDefault="001D061B" w:rsidP="008A6494">
            <w:pPr>
              <w:spacing w:line="229" w:lineRule="exact"/>
              <w:ind w:left="102"/>
              <w:rPr>
                <w:szCs w:val="20"/>
              </w:rPr>
            </w:pPr>
            <w:r>
              <w:rPr>
                <w:szCs w:val="20"/>
              </w:rPr>
              <w:t>string</w:t>
            </w:r>
          </w:p>
        </w:tc>
        <w:tc>
          <w:tcPr>
            <w:tcW w:w="4111" w:type="dxa"/>
          </w:tcPr>
          <w:p w14:paraId="30D9CA71" w14:textId="1D503779" w:rsidR="001D061B" w:rsidRPr="006167E0" w:rsidRDefault="001D061B" w:rsidP="008A6494">
            <w:pPr>
              <w:spacing w:line="226" w:lineRule="exact"/>
              <w:ind w:left="102"/>
              <w:rPr>
                <w:spacing w:val="-1"/>
                <w:szCs w:val="20"/>
              </w:rPr>
            </w:pPr>
            <w:r w:rsidRPr="00A54AC6">
              <w:rPr>
                <w:spacing w:val="-1"/>
                <w:szCs w:val="20"/>
              </w:rPr>
              <w:t>Telefon till organisationsenhet</w:t>
            </w:r>
          </w:p>
        </w:tc>
        <w:tc>
          <w:tcPr>
            <w:tcW w:w="1418" w:type="dxa"/>
          </w:tcPr>
          <w:p w14:paraId="2E382AD1" w14:textId="296CD72E" w:rsidR="001D061B" w:rsidRDefault="001D061B" w:rsidP="008A6494">
            <w:pPr>
              <w:spacing w:line="229" w:lineRule="exact"/>
              <w:ind w:left="102"/>
              <w:rPr>
                <w:szCs w:val="20"/>
              </w:rPr>
            </w:pPr>
            <w:r>
              <w:rPr>
                <w:szCs w:val="20"/>
              </w:rPr>
              <w:t>0..1</w:t>
            </w:r>
          </w:p>
        </w:tc>
      </w:tr>
      <w:tr w:rsidR="001D061B" w14:paraId="0C934F8E" w14:textId="77777777" w:rsidTr="00514BAB">
        <w:tc>
          <w:tcPr>
            <w:tcW w:w="2660" w:type="dxa"/>
          </w:tcPr>
          <w:p w14:paraId="6E8FF558" w14:textId="0A5FC01F" w:rsidR="001D061B" w:rsidRDefault="001D061B" w:rsidP="008A6494">
            <w:pPr>
              <w:spacing w:line="229" w:lineRule="exact"/>
              <w:ind w:left="102"/>
              <w:rPr>
                <w:szCs w:val="20"/>
              </w:rPr>
            </w:pPr>
            <w:r>
              <w:rPr>
                <w:szCs w:val="20"/>
              </w:rPr>
              <w:t>../../../../../</w:t>
            </w:r>
            <w:r w:rsidRPr="00A54AC6">
              <w:rPr>
                <w:szCs w:val="20"/>
              </w:rPr>
              <w:t>orgUnitEmail</w:t>
            </w:r>
          </w:p>
        </w:tc>
        <w:tc>
          <w:tcPr>
            <w:tcW w:w="1417" w:type="dxa"/>
          </w:tcPr>
          <w:p w14:paraId="23C420FD" w14:textId="165A2E52" w:rsidR="001D061B" w:rsidRDefault="001D061B" w:rsidP="008A6494">
            <w:pPr>
              <w:spacing w:line="229" w:lineRule="exact"/>
              <w:ind w:left="102"/>
              <w:rPr>
                <w:szCs w:val="20"/>
              </w:rPr>
            </w:pPr>
            <w:r>
              <w:rPr>
                <w:szCs w:val="20"/>
              </w:rPr>
              <w:t>string</w:t>
            </w:r>
          </w:p>
        </w:tc>
        <w:tc>
          <w:tcPr>
            <w:tcW w:w="4111" w:type="dxa"/>
          </w:tcPr>
          <w:p w14:paraId="363252AB" w14:textId="1CAFB717" w:rsidR="001D061B" w:rsidRPr="00A54AC6" w:rsidRDefault="001D061B" w:rsidP="008A6494">
            <w:pPr>
              <w:spacing w:line="226" w:lineRule="exact"/>
              <w:ind w:left="102"/>
              <w:rPr>
                <w:spacing w:val="-1"/>
                <w:szCs w:val="20"/>
              </w:rPr>
            </w:pPr>
            <w:r>
              <w:rPr>
                <w:spacing w:val="-1"/>
                <w:szCs w:val="20"/>
              </w:rPr>
              <w:t>Epost till organisationsenhet.</w:t>
            </w:r>
          </w:p>
        </w:tc>
        <w:tc>
          <w:tcPr>
            <w:tcW w:w="1418" w:type="dxa"/>
          </w:tcPr>
          <w:p w14:paraId="439A2BE9" w14:textId="1C0FA2C8" w:rsidR="001D061B" w:rsidRDefault="001D061B" w:rsidP="008A6494">
            <w:pPr>
              <w:spacing w:line="229" w:lineRule="exact"/>
              <w:ind w:left="102"/>
              <w:rPr>
                <w:szCs w:val="20"/>
              </w:rPr>
            </w:pPr>
            <w:r>
              <w:rPr>
                <w:szCs w:val="20"/>
              </w:rPr>
              <w:t>0..1</w:t>
            </w:r>
          </w:p>
        </w:tc>
      </w:tr>
      <w:tr w:rsidR="001D061B" w14:paraId="4D65409D" w14:textId="77777777" w:rsidTr="00514BAB">
        <w:tc>
          <w:tcPr>
            <w:tcW w:w="2660" w:type="dxa"/>
          </w:tcPr>
          <w:p w14:paraId="121911D7" w14:textId="406C95A3" w:rsidR="001D061B" w:rsidRDefault="001D061B" w:rsidP="008A6494">
            <w:pPr>
              <w:spacing w:line="229" w:lineRule="exact"/>
              <w:ind w:left="102"/>
              <w:rPr>
                <w:szCs w:val="20"/>
              </w:rPr>
            </w:pPr>
            <w:r>
              <w:rPr>
                <w:szCs w:val="20"/>
              </w:rPr>
              <w:t>../../../../../</w:t>
            </w:r>
            <w:r w:rsidRPr="00A54AC6">
              <w:rPr>
                <w:szCs w:val="20"/>
              </w:rPr>
              <w:t>orgUnitAddress</w:t>
            </w:r>
          </w:p>
        </w:tc>
        <w:tc>
          <w:tcPr>
            <w:tcW w:w="1417" w:type="dxa"/>
          </w:tcPr>
          <w:p w14:paraId="66CE3101" w14:textId="20B55673" w:rsidR="001D061B" w:rsidRDefault="001D061B" w:rsidP="008A6494">
            <w:pPr>
              <w:spacing w:line="229" w:lineRule="exact"/>
              <w:ind w:left="102"/>
              <w:rPr>
                <w:szCs w:val="20"/>
              </w:rPr>
            </w:pPr>
            <w:r>
              <w:rPr>
                <w:szCs w:val="20"/>
              </w:rPr>
              <w:t>string</w:t>
            </w:r>
          </w:p>
        </w:tc>
        <w:tc>
          <w:tcPr>
            <w:tcW w:w="4111" w:type="dxa"/>
          </w:tcPr>
          <w:p w14:paraId="67C231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FE46190" w14:textId="77777777" w:rsidR="001D061B" w:rsidRPr="006E04D3" w:rsidRDefault="001D061B" w:rsidP="008A6494">
            <w:pPr>
              <w:spacing w:line="226" w:lineRule="exact"/>
              <w:ind w:left="102"/>
              <w:rPr>
                <w:spacing w:val="-1"/>
                <w:szCs w:val="20"/>
              </w:rPr>
            </w:pPr>
            <w:r w:rsidRPr="006E04D3">
              <w:rPr>
                <w:spacing w:val="-1"/>
                <w:szCs w:val="20"/>
              </w:rPr>
              <w:t>”Storgatan 12</w:t>
            </w:r>
          </w:p>
          <w:p w14:paraId="0F3AF3A5" w14:textId="177F943A" w:rsidR="001D061B" w:rsidRDefault="001D061B" w:rsidP="008A6494">
            <w:pPr>
              <w:spacing w:line="226" w:lineRule="exact"/>
              <w:ind w:left="102"/>
              <w:rPr>
                <w:spacing w:val="-1"/>
                <w:szCs w:val="20"/>
              </w:rPr>
            </w:pPr>
            <w:r w:rsidRPr="006E04D3">
              <w:rPr>
                <w:spacing w:val="-1"/>
                <w:szCs w:val="20"/>
              </w:rPr>
              <w:t>468 91 Lilleby”</w:t>
            </w:r>
          </w:p>
        </w:tc>
        <w:tc>
          <w:tcPr>
            <w:tcW w:w="1418" w:type="dxa"/>
          </w:tcPr>
          <w:p w14:paraId="63A1B337" w14:textId="1466306B" w:rsidR="001D061B" w:rsidRDefault="001D061B" w:rsidP="008A6494">
            <w:pPr>
              <w:spacing w:line="229" w:lineRule="exact"/>
              <w:ind w:left="102"/>
              <w:rPr>
                <w:szCs w:val="20"/>
              </w:rPr>
            </w:pPr>
            <w:r>
              <w:rPr>
                <w:szCs w:val="20"/>
              </w:rPr>
              <w:t>0..1</w:t>
            </w:r>
          </w:p>
        </w:tc>
      </w:tr>
      <w:tr w:rsidR="001D061B" w14:paraId="1CA461DD" w14:textId="77777777" w:rsidTr="00514BAB">
        <w:tc>
          <w:tcPr>
            <w:tcW w:w="2660" w:type="dxa"/>
          </w:tcPr>
          <w:p w14:paraId="12D29FAA" w14:textId="694B120E" w:rsidR="001D061B" w:rsidRDefault="001D061B" w:rsidP="008A6494">
            <w:pPr>
              <w:spacing w:line="229" w:lineRule="exact"/>
              <w:ind w:left="102"/>
              <w:rPr>
                <w:szCs w:val="20"/>
              </w:rPr>
            </w:pPr>
            <w:r>
              <w:rPr>
                <w:szCs w:val="20"/>
              </w:rPr>
              <w:t>../../../../../</w:t>
            </w:r>
            <w:r w:rsidRPr="00A54AC6">
              <w:rPr>
                <w:szCs w:val="20"/>
              </w:rPr>
              <w:t>orgUnitLocation</w:t>
            </w:r>
          </w:p>
        </w:tc>
        <w:tc>
          <w:tcPr>
            <w:tcW w:w="1417" w:type="dxa"/>
          </w:tcPr>
          <w:p w14:paraId="3543F807" w14:textId="00009AD3" w:rsidR="001D061B" w:rsidRDefault="001D061B" w:rsidP="008A6494">
            <w:pPr>
              <w:spacing w:line="229" w:lineRule="exact"/>
              <w:ind w:left="102"/>
              <w:rPr>
                <w:szCs w:val="20"/>
              </w:rPr>
            </w:pPr>
            <w:r>
              <w:rPr>
                <w:szCs w:val="20"/>
              </w:rPr>
              <w:t>string</w:t>
            </w:r>
          </w:p>
        </w:tc>
        <w:tc>
          <w:tcPr>
            <w:tcW w:w="4111" w:type="dxa"/>
          </w:tcPr>
          <w:p w14:paraId="0B8EF206" w14:textId="32404E2B" w:rsidR="001D061B" w:rsidRPr="006E04D3" w:rsidRDefault="001D061B" w:rsidP="008A6494">
            <w:pPr>
              <w:spacing w:line="226" w:lineRule="exact"/>
              <w:ind w:left="102"/>
              <w:rPr>
                <w:spacing w:val="-1"/>
                <w:szCs w:val="20"/>
              </w:rPr>
            </w:pPr>
            <w:r w:rsidRPr="00A54AC6">
              <w:rPr>
                <w:spacing w:val="-1"/>
                <w:szCs w:val="20"/>
              </w:rPr>
              <w:t>Text som anger namnet på plats eller ort för organisationens fysiska placering</w:t>
            </w:r>
          </w:p>
        </w:tc>
        <w:tc>
          <w:tcPr>
            <w:tcW w:w="1418" w:type="dxa"/>
          </w:tcPr>
          <w:p w14:paraId="05E77C9E" w14:textId="6803A654" w:rsidR="001D061B" w:rsidRDefault="001D061B" w:rsidP="008A6494">
            <w:pPr>
              <w:spacing w:line="229" w:lineRule="exact"/>
              <w:ind w:left="102"/>
              <w:rPr>
                <w:szCs w:val="20"/>
              </w:rPr>
            </w:pPr>
            <w:r>
              <w:rPr>
                <w:szCs w:val="20"/>
              </w:rPr>
              <w:t>0..1</w:t>
            </w:r>
          </w:p>
        </w:tc>
      </w:tr>
      <w:tr w:rsidR="001D061B" w14:paraId="4A781436" w14:textId="77777777" w:rsidTr="00514BAB">
        <w:tc>
          <w:tcPr>
            <w:tcW w:w="2660" w:type="dxa"/>
          </w:tcPr>
          <w:p w14:paraId="09A093B7" w14:textId="7BAC311B" w:rsidR="001D061B" w:rsidRDefault="001D061B" w:rsidP="008A6494">
            <w:pPr>
              <w:spacing w:line="229" w:lineRule="exact"/>
              <w:ind w:left="102"/>
              <w:rPr>
                <w:szCs w:val="20"/>
              </w:rPr>
            </w:pPr>
            <w:r>
              <w:rPr>
                <w:szCs w:val="20"/>
              </w:rPr>
              <w:t>../../../</w:t>
            </w:r>
            <w:r w:rsidRPr="00907C9B">
              <w:rPr>
                <w:szCs w:val="20"/>
              </w:rPr>
              <w:t>care</w:t>
            </w:r>
            <w:r>
              <w:rPr>
                <w:szCs w:val="20"/>
              </w:rPr>
              <w:t>ContactId</w:t>
            </w:r>
          </w:p>
        </w:tc>
        <w:tc>
          <w:tcPr>
            <w:tcW w:w="1417" w:type="dxa"/>
          </w:tcPr>
          <w:p w14:paraId="17E4E2AE" w14:textId="77777777" w:rsidR="001D061B" w:rsidRPr="00907C9B" w:rsidRDefault="001D061B" w:rsidP="008A6494">
            <w:pPr>
              <w:spacing w:line="229" w:lineRule="exact"/>
              <w:ind w:left="102"/>
              <w:rPr>
                <w:szCs w:val="20"/>
              </w:rPr>
            </w:pPr>
            <w:r>
              <w:rPr>
                <w:szCs w:val="20"/>
              </w:rPr>
              <w:t>string</w:t>
            </w:r>
          </w:p>
          <w:p w14:paraId="704F97E3" w14:textId="77777777" w:rsidR="001D061B" w:rsidRDefault="001D061B" w:rsidP="008A6494">
            <w:pPr>
              <w:spacing w:line="229" w:lineRule="exact"/>
              <w:ind w:left="102"/>
              <w:rPr>
                <w:szCs w:val="20"/>
              </w:rPr>
            </w:pPr>
          </w:p>
        </w:tc>
        <w:tc>
          <w:tcPr>
            <w:tcW w:w="4111" w:type="dxa"/>
          </w:tcPr>
          <w:p w14:paraId="42D8E914" w14:textId="77777777" w:rsidR="001D061B" w:rsidRDefault="001D061B" w:rsidP="008A6494">
            <w:pPr>
              <w:spacing w:line="226" w:lineRule="exact"/>
              <w:ind w:left="102"/>
              <w:rPr>
                <w:rFonts w:ascii="Arial" w:hAnsi="Arial" w:cs="Arial"/>
                <w:szCs w:val="20"/>
              </w:rPr>
            </w:pPr>
            <w:r w:rsidRPr="006D6198">
              <w:rPr>
                <w:spacing w:val="-1"/>
                <w:szCs w:val="20"/>
              </w:rPr>
              <w:t>Identitet för den vård- och omsorgskontakt som föranlett den information som omfattas av dokumentet. Identiteten är unik inom</w:t>
            </w:r>
            <w:r>
              <w:rPr>
                <w:rFonts w:ascii="Arial" w:hAnsi="Arial" w:cs="Arial"/>
                <w:szCs w:val="20"/>
              </w:rPr>
              <w:t xml:space="preserve"> </w:t>
            </w:r>
            <w:r w:rsidRPr="006B4D5C">
              <w:rPr>
                <w:spacing w:val="-1"/>
                <w:szCs w:val="20"/>
              </w:rPr>
              <w:t>källsystemet</w:t>
            </w:r>
            <w:r>
              <w:rPr>
                <w:spacing w:val="-1"/>
                <w:szCs w:val="20"/>
              </w:rPr>
              <w:t>. Detta ID kan användas för att genom tjänstekontaktet GetCareContacts (annan tjänstedomän) hämta kompletterandekontaktinformation.</w:t>
            </w:r>
          </w:p>
          <w:p w14:paraId="3882D973" w14:textId="77777777" w:rsidR="001D061B" w:rsidRPr="00A54AC6" w:rsidRDefault="001D061B" w:rsidP="008A6494">
            <w:pPr>
              <w:spacing w:line="226" w:lineRule="exact"/>
              <w:ind w:left="102"/>
              <w:rPr>
                <w:spacing w:val="-1"/>
                <w:szCs w:val="20"/>
              </w:rPr>
            </w:pPr>
          </w:p>
        </w:tc>
        <w:tc>
          <w:tcPr>
            <w:tcW w:w="1418" w:type="dxa"/>
          </w:tcPr>
          <w:p w14:paraId="0EDCDF88" w14:textId="16728321" w:rsidR="001D061B" w:rsidRDefault="001D061B" w:rsidP="008A6494">
            <w:pPr>
              <w:spacing w:line="229" w:lineRule="exact"/>
              <w:ind w:left="102"/>
              <w:rPr>
                <w:szCs w:val="20"/>
              </w:rPr>
            </w:pPr>
            <w:r>
              <w:rPr>
                <w:szCs w:val="20"/>
              </w:rPr>
              <w:t>0..1</w:t>
            </w:r>
          </w:p>
        </w:tc>
      </w:tr>
    </w:tbl>
    <w:p w14:paraId="1A9CCDFC" w14:textId="77777777" w:rsidR="007E47C0" w:rsidRDefault="007E47C0" w:rsidP="007E47C0"/>
    <w:p w14:paraId="0C970D8C" w14:textId="77777777" w:rsidR="007E47C0" w:rsidRPr="00ED19D0" w:rsidRDefault="007E47C0" w:rsidP="00424B6F">
      <w:pPr>
        <w:pStyle w:val="BodyText"/>
      </w:pPr>
    </w:p>
    <w:p w14:paraId="19EF74E6" w14:textId="77777777" w:rsidR="007E47C0" w:rsidRDefault="00776D68" w:rsidP="007E47C0">
      <w:pPr>
        <w:pStyle w:val="Heading3"/>
      </w:pPr>
      <w:bookmarkStart w:id="429" w:name="_Toc254475782"/>
      <w:r>
        <w:t>Övriga regler</w:t>
      </w:r>
      <w:bookmarkEnd w:id="429"/>
    </w:p>
    <w:p w14:paraId="12646882" w14:textId="0BEB6F5B" w:rsidR="007E47C0" w:rsidRDefault="00424B6F" w:rsidP="007E47C0">
      <w:r>
        <w:t>Inga fältregler utöver de som är beskrivna ovan</w:t>
      </w:r>
      <w:r w:rsidR="007E47C0">
        <w:t xml:space="preserve">. </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lastRenderedPageBreak/>
        <w:t>Icke funktionella krav</w:t>
      </w:r>
    </w:p>
    <w:p w14:paraId="5BD90C34" w14:textId="77777777" w:rsidR="00424B6F" w:rsidRPr="00E146AE" w:rsidRDefault="00424B6F" w:rsidP="00424B6F">
      <w:r w:rsidRPr="00E146AE">
        <w:t>Inga övriga icke funktionella krav.</w:t>
      </w:r>
    </w:p>
    <w:p w14:paraId="3BA914C1" w14:textId="77777777" w:rsidR="007E47C0" w:rsidRPr="00776D68" w:rsidRDefault="007E47C0" w:rsidP="00776D68">
      <w:pPr>
        <w:pStyle w:val="Heading5"/>
      </w:pPr>
      <w:r w:rsidRPr="00776D68">
        <w:t>SLA-krav</w:t>
      </w:r>
    </w:p>
    <w:p w14:paraId="07DAEC0B" w14:textId="79E9582F" w:rsidR="00D4194A" w:rsidRDefault="00424B6F" w:rsidP="007E47C0">
      <w:r w:rsidRPr="00E146AE">
        <w:t>Inga avvikande SLA-krav</w:t>
      </w:r>
      <w:r>
        <w:t>.</w:t>
      </w:r>
      <w:r>
        <w:rPr>
          <w:rFonts w:eastAsia="Times New Roman"/>
          <w:bCs/>
          <w:sz w:val="30"/>
          <w:szCs w:val="28"/>
        </w:rPr>
        <w:t xml:space="preserve"> </w:t>
      </w:r>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Heading2"/>
      </w:pPr>
      <w:r>
        <w:br w:type="page"/>
      </w:r>
      <w:bookmarkStart w:id="430" w:name="_Toc248640910"/>
      <w:bookmarkStart w:id="431" w:name="_Toc254475783"/>
      <w:r w:rsidR="00D4194A" w:rsidRPr="00FC66B5">
        <w:lastRenderedPageBreak/>
        <w:t>GetMaternityMedicalHistory</w:t>
      </w:r>
      <w:bookmarkEnd w:id="430"/>
      <w:bookmarkEnd w:id="431"/>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Heading3"/>
      </w:pPr>
      <w:bookmarkStart w:id="432" w:name="_Toc254475784"/>
      <w:r>
        <w:t>Version</w:t>
      </w:r>
      <w:bookmarkEnd w:id="432"/>
    </w:p>
    <w:p w14:paraId="3F345ED5" w14:textId="2994C784" w:rsidR="00D4194A" w:rsidRDefault="005A361A" w:rsidP="00D4194A">
      <w:ins w:id="433" w:author="Khaled Daham" w:date="2014-02-20T00:32:00Z">
        <w:r>
          <w:t>2</w:t>
        </w:r>
      </w:ins>
      <w:del w:id="434" w:author="Khaled Daham" w:date="2014-02-20T00:32:00Z">
        <w:r w:rsidR="00D4194A" w:rsidDel="005A361A">
          <w:delText>1</w:delText>
        </w:r>
      </w:del>
      <w:r w:rsidR="00D4194A" w:rsidRPr="00F27703">
        <w:t>.0</w:t>
      </w:r>
    </w:p>
    <w:p w14:paraId="0417C7AC" w14:textId="77777777" w:rsidR="00424B6F" w:rsidRDefault="00424B6F" w:rsidP="00D4194A"/>
    <w:p w14:paraId="6D2D9239" w14:textId="6D4A25B0" w:rsidR="00424B6F" w:rsidRPr="00424B6F" w:rsidRDefault="00424B6F" w:rsidP="00424B6F">
      <w:pPr>
        <w:pStyle w:val="Heading3"/>
      </w:pPr>
      <w:bookmarkStart w:id="435" w:name="_Toc248640914"/>
      <w:bookmarkStart w:id="436" w:name="_Toc254475785"/>
      <w:r w:rsidRPr="00424B6F">
        <w:t>V-MIM</w:t>
      </w:r>
      <w:bookmarkEnd w:id="435"/>
      <w:bookmarkEnd w:id="436"/>
    </w:p>
    <w:p w14:paraId="084F95D0" w14:textId="77777777" w:rsidR="00424B6F" w:rsidRPr="00424B6F" w:rsidRDefault="00424B6F" w:rsidP="00424B6F">
      <w:pPr>
        <w:pStyle w:val="Body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odyText"/>
      </w:pPr>
    </w:p>
    <w:p w14:paraId="6F67535F" w14:textId="77777777" w:rsidR="00424B6F" w:rsidRPr="00527535" w:rsidRDefault="00424B6F" w:rsidP="00424B6F">
      <w:pPr>
        <w:pStyle w:val="BodyText"/>
      </w:pPr>
      <w:r>
        <w:rPr>
          <w:noProof/>
          <w:lang w:val="en-US"/>
        </w:rPr>
        <w:drawing>
          <wp:inline distT="0" distB="0" distL="0" distR="0" wp14:anchorId="2AB2C85E" wp14:editId="27BD9A9D">
            <wp:extent cx="6785790" cy="3810429"/>
            <wp:effectExtent l="0" t="0" r="0" b="0"/>
            <wp:docPr id="1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6523" cy="3810840"/>
                    </a:xfrm>
                    <a:prstGeom prst="rect">
                      <a:avLst/>
                    </a:prstGeom>
                    <a:noFill/>
                    <a:ln>
                      <a:noFill/>
                    </a:ln>
                  </pic:spPr>
                </pic:pic>
              </a:graphicData>
            </a:graphic>
          </wp:inline>
        </w:drawing>
      </w:r>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Heading3"/>
      </w:pPr>
      <w:bookmarkStart w:id="437" w:name="_Toc254475786"/>
      <w:r>
        <w:t>Fältregler</w:t>
      </w:r>
      <w:bookmarkEnd w:id="437"/>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Id för patienten. </w:t>
            </w:r>
            <w:r w:rsidRPr="008A6494">
              <w:rPr>
                <w:rFonts w:ascii="Times New Roman" w:hAnsi="Times New Roman" w:cs="Times New Roman"/>
                <w:spacing w:val="-1"/>
                <w:sz w:val="20"/>
                <w:szCs w:val="20"/>
              </w:rPr>
              <w:br/>
              <w:t>value sätts till patientens identifierare. Anges med 12 tecken utan avskiljare.</w:t>
            </w:r>
            <w:r w:rsidRPr="008A6494">
              <w:rPr>
                <w:rFonts w:ascii="Times New Roman" w:hAnsi="Times New Roman" w:cs="Times New Roman"/>
                <w:spacing w:val="-1"/>
                <w:sz w:val="20"/>
                <w:szCs w:val="20"/>
              </w:rPr>
              <w:br/>
              <w:t xml:space="preserve">Type sätts till OID för typ av identifierare. </w:t>
            </w:r>
            <w:r w:rsidRPr="008A6494">
              <w:rPr>
                <w:rFonts w:ascii="Times New Roman" w:hAnsi="Times New Roman" w:cs="Times New Roman"/>
                <w:spacing w:val="-1"/>
                <w:sz w:val="20"/>
                <w:szCs w:val="20"/>
              </w:rPr>
              <w:br/>
              <w:t>För personnummer ska Skatteverkets personnummer (1.2.752.129.2.1.3.1).</w:t>
            </w:r>
            <w:r w:rsidRPr="008A6494">
              <w:rPr>
                <w:rFonts w:ascii="Times New Roman" w:hAnsi="Times New Roman" w:cs="Times New Roman"/>
                <w:spacing w:val="-1"/>
                <w:sz w:val="20"/>
                <w:szCs w:val="20"/>
              </w:rPr>
              <w:br/>
              <w:t>För samordningsnummer ska Skatteverkets samordningsnummer (1.2.752.129.2.1.3.3).</w:t>
            </w:r>
            <w:r w:rsidRPr="008A6494">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 xml:space="preserve">Begränsning av sökningen i tid. Begränsningen sker genom att resultatet innehåller de poster som i något av de tidsfält som ingår i </w:t>
            </w:r>
            <w:r w:rsidRPr="008A6494">
              <w:rPr>
                <w:rFonts w:ascii="Times New Roman" w:hAnsi="Times New Roman" w:cs="Times New Roman"/>
                <w:sz w:val="20"/>
                <w:szCs w:val="20"/>
              </w:rPr>
              <w:t>maternityMedicalRecordHeader</w:t>
            </w:r>
            <w:r w:rsidRPr="008A6494">
              <w:rPr>
                <w:rFonts w:ascii="Times New Roman" w:hAnsi="Times New Roman" w:cs="Times New Roman"/>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Begränsar sökningen till dokument som är skapade i angivet system. </w:t>
            </w:r>
          </w:p>
          <w:p w14:paraId="0AA5246D" w14:textId="77777777" w:rsidR="008A6494" w:rsidRPr="008A6494" w:rsidRDefault="008A6494" w:rsidP="008A6494">
            <w:pPr>
              <w:spacing w:line="226" w:lineRule="exact"/>
              <w:ind w:left="102"/>
              <w:rPr>
                <w:rFonts w:ascii="Times New Roman" w:hAnsi="Times New Roman" w:cs="Times New Roman"/>
                <w:sz w:val="20"/>
                <w:szCs w:val="20"/>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Värdet på detta fält måste överensstämma med värdet på logicalAddress i anropets tekniska kuvertering (ex. 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Det innebär i praktiken att aggregerande tjänster inte används när detta fält anges.</w:t>
            </w:r>
          </w:p>
          <w:p w14:paraId="05F9547F" w14:textId="77777777" w:rsidR="008A6494" w:rsidRPr="008A6494" w:rsidRDefault="008A6494" w:rsidP="008A6494">
            <w:pPr>
              <w:spacing w:line="226" w:lineRule="exact"/>
              <w:ind w:left="102"/>
              <w:rPr>
                <w:rFonts w:ascii="Times New Roman" w:hAnsi="Times New Roman" w:cs="Times New Roman"/>
                <w:sz w:val="20"/>
                <w:szCs w:val="20"/>
              </w:rPr>
            </w:pPr>
          </w:p>
          <w:p w14:paraId="492B367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En moders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Titel som beskriver den information som sänds i dokumentet.</w:t>
            </w:r>
          </w:p>
          <w:p w14:paraId="6F0DFAE4"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 xml:space="preserve">Id för </w:t>
            </w:r>
            <w:r w:rsidRPr="008A6494">
              <w:rPr>
                <w:rFonts w:ascii="Times New Roman" w:hAnsi="Times New Roman" w:cs="Times New Roman"/>
                <w:b/>
                <w:sz w:val="20"/>
                <w:szCs w:val="20"/>
              </w:rPr>
              <w:t>modern</w:t>
            </w:r>
            <w:r w:rsidRPr="008A6494">
              <w:rPr>
                <w:rFonts w:ascii="Times New Roman" w:hAnsi="Times New Roman" w:cs="Times New Roman"/>
                <w:sz w:val="20"/>
                <w:szCs w:val="20"/>
              </w:rPr>
              <w:t>.</w:t>
            </w:r>
            <w:r w:rsidRPr="008A6494">
              <w:rPr>
                <w:rFonts w:ascii="Times New Roman" w:hAnsi="Times New Roman" w:cs="Times New Roman"/>
                <w:sz w:val="20"/>
                <w:szCs w:val="20"/>
              </w:rPr>
              <w:br/>
              <w:t>id sätts till patientens identifierare, anges med 12 siffror utan avskiljare.</w:t>
            </w:r>
            <w:r w:rsidRPr="008A6494">
              <w:rPr>
                <w:rFonts w:ascii="Times New Roman" w:hAnsi="Times New Roman" w:cs="Times New Roman"/>
                <w:sz w:val="20"/>
                <w:szCs w:val="20"/>
              </w:rPr>
              <w:b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43E7CA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Sätts till </w:t>
            </w:r>
            <w:r w:rsidRPr="008A6494">
              <w:rPr>
                <w:rFonts w:ascii="Times New Roman" w:hAnsi="Times New Roman" w:cs="Times New Roman"/>
                <w:b/>
                <w:sz w:val="20"/>
                <w:szCs w:val="20"/>
              </w:rPr>
              <w:t>moderns</w:t>
            </w:r>
            <w:r w:rsidRPr="008A6494">
              <w:rPr>
                <w:rFonts w:ascii="Times New Roman" w:hAnsi="Times New Roman" w:cs="Times New Roman"/>
                <w:sz w:val="20"/>
                <w:szCs w:val="20"/>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5F8FA77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Information om författarens befattning. Om möjligt skall KV Befattning (OID 1.2.752.129.2.2.1.4), se </w:t>
            </w:r>
          </w:p>
          <w:p w14:paraId="6DB4EB8B" w14:textId="77777777" w:rsidR="008A6494" w:rsidRPr="008A6494" w:rsidRDefault="007759D1" w:rsidP="008A6494">
            <w:pPr>
              <w:spacing w:line="226" w:lineRule="exact"/>
              <w:ind w:left="102"/>
              <w:rPr>
                <w:rFonts w:ascii="Times New Roman" w:hAnsi="Times New Roman" w:cs="Times New Roman"/>
                <w:spacing w:val="-1"/>
                <w:sz w:val="20"/>
                <w:szCs w:val="20"/>
              </w:rPr>
            </w:pPr>
            <w:hyperlink r:id="rId21" w:history="1">
              <w:r w:rsidR="008A6494" w:rsidRPr="008A6494">
                <w:rPr>
                  <w:rStyle w:val="Hyperlink"/>
                  <w:rFonts w:ascii="Times New Roman" w:hAnsi="Times New Roman" w:cs="Times New Roman"/>
                  <w:sz w:val="20"/>
                  <w:szCs w:val="20"/>
                </w:rPr>
                <w:t>http://www.inera.se/Documents/TJANSTER_PROJEKT/Katalogtjanst_HSA/Innehall/hsa_innehall_befattning.pdf</w:t>
              </w:r>
            </w:hyperlink>
          </w:p>
          <w:p w14:paraId="50BD232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Om befattning är beskriven i ett lokalt kodverk utan OID, eller när kod helt saknas, kan en beskrivande text anges i originalText.</w:t>
            </w:r>
          </w:p>
          <w:p w14:paraId="29DDDC2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Om originalText anges skall inget annat värde i </w:t>
            </w:r>
            <w:r w:rsidRPr="008A6494">
              <w:rPr>
                <w:rFonts w:ascii="Times New Roman" w:hAnsi="Times New Roman" w:cs="Times New Roman"/>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Postadress för den organisation som författaren är uppdragstagare på. </w:t>
            </w:r>
            <w:r w:rsidRPr="008A6494">
              <w:rPr>
                <w:rFonts w:ascii="Times New Roman" w:hAnsi="Times New Roman" w:cs="Times New Roman"/>
                <w:sz w:val="20"/>
                <w:szCs w:val="20"/>
              </w:rPr>
              <w:t>Skrivs på ett så naturligt sätt som möjligt, exempelvis:</w:t>
            </w:r>
            <w:r w:rsidRPr="008A6494">
              <w:rPr>
                <w:rFonts w:ascii="Times New Roman" w:hAnsi="Times New Roman" w:cs="Times New Roman"/>
                <w:sz w:val="20"/>
                <w:szCs w:val="20"/>
              </w:rPr>
              <w:br/>
              <w:t>”Storgatan 12</w:t>
            </w:r>
            <w:r w:rsidRPr="008A6494">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vårdgivaren, som är vårdgivare för den enhet som författaren är uppdragstagare för.</w:t>
            </w:r>
          </w:p>
          <w:p w14:paraId="11CE0B6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Information om vem som signerat informationen i dokumentet.</w:t>
            </w:r>
          </w:p>
          <w:p w14:paraId="67778E2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Anger om information får delas till patient. Värdet sätts i sådant fall till true, i annat fall till false.</w:t>
            </w:r>
          </w:p>
          <w:p w14:paraId="5ABD9F50"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Kan bestå av antingen en </w:t>
            </w:r>
            <w:r w:rsidRPr="008A6494">
              <w:rPr>
                <w:rFonts w:ascii="Times New Roman" w:hAnsi="Times New Roman" w:cs="Times New Roman"/>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Kön, giltiga värden 0,1,2 och 9 enligt kodverk med OID 1.2.752.129.2.2.1.1:</w:t>
            </w:r>
          </w:p>
          <w:p w14:paraId="2AA49659"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Bedömning vid 1:a besök: basprogram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EE1879D"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../../../proteinuria</w:t>
            </w:r>
          </w:p>
        </w:tc>
        <w:tc>
          <w:tcPr>
            <w:tcW w:w="1843" w:type="dxa"/>
            <w:tcBorders>
              <w:top w:val="single" w:sz="5" w:space="0" w:color="000000"/>
              <w:left w:val="single" w:sz="5" w:space="0" w:color="000000"/>
              <w:bottom w:val="single" w:sz="5" w:space="0" w:color="000000"/>
              <w:right w:val="single" w:sz="5" w:space="0" w:color="000000"/>
            </w:tcBorders>
          </w:tcPr>
          <w:p w14:paraId="7C62816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A0A64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Proteinuri - Protein i urinet [massa / volym]</w:t>
            </w:r>
          </w:p>
          <w:p w14:paraId="2BB292A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Mängden protein skall alltså anges i g/l eller motsvarande. Använd INTE mätstickans kodning (0, 1+, 2+…)</w:t>
            </w:r>
          </w:p>
        </w:tc>
        <w:tc>
          <w:tcPr>
            <w:tcW w:w="851" w:type="dxa"/>
            <w:tcBorders>
              <w:top w:val="single" w:sz="5" w:space="0" w:color="000000"/>
              <w:left w:val="single" w:sz="5" w:space="0" w:color="000000"/>
              <w:bottom w:val="single" w:sz="5" w:space="0" w:color="000000"/>
              <w:right w:val="single" w:sz="5" w:space="0" w:color="000000"/>
            </w:tcBorders>
          </w:tcPr>
          <w:p w14:paraId="7CB1DFB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B28B0A1"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../../../glycosuria</w:t>
            </w:r>
          </w:p>
        </w:tc>
        <w:tc>
          <w:tcPr>
            <w:tcW w:w="1843" w:type="dxa"/>
            <w:tcBorders>
              <w:top w:val="single" w:sz="5" w:space="0" w:color="000000"/>
              <w:left w:val="single" w:sz="5" w:space="0" w:color="000000"/>
              <w:bottom w:val="single" w:sz="5" w:space="0" w:color="000000"/>
              <w:right w:val="single" w:sz="5" w:space="0" w:color="000000"/>
            </w:tcBorders>
          </w:tcPr>
          <w:p w14:paraId="08ADA7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906017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Glucosuri - Glucos i urinet [antal / volym]</w:t>
            </w:r>
          </w:p>
          <w:p w14:paraId="46724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Förväntad enhet är mmol/l. Använd INTE mätstickans kodning (0, 1+, 2+…)</w:t>
            </w:r>
          </w:p>
          <w:p w14:paraId="281B1F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OBS! U på svenska men y på engelska (ICD10).</w:t>
            </w:r>
          </w:p>
        </w:tc>
        <w:tc>
          <w:tcPr>
            <w:tcW w:w="851" w:type="dxa"/>
            <w:tcBorders>
              <w:top w:val="single" w:sz="5" w:space="0" w:color="000000"/>
              <w:left w:val="single" w:sz="5" w:space="0" w:color="000000"/>
              <w:bottom w:val="single" w:sz="5" w:space="0" w:color="000000"/>
              <w:right w:val="single" w:sz="5" w:space="0" w:color="000000"/>
            </w:tcBorders>
          </w:tcPr>
          <w:p w14:paraId="33A1A44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Fosterläge enligt kodverk:</w:t>
            </w:r>
          </w:p>
          <w:p w14:paraId="6C29D772"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1C3B28D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head (huvud )</w:t>
            </w:r>
          </w:p>
          <w:p w14:paraId="2499FC9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breech (säte)</w:t>
            </w:r>
          </w:p>
          <w:p w14:paraId="427C3A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2 = oblique (snedläge) </w:t>
            </w:r>
          </w:p>
          <w:p w14:paraId="32D0737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3 = transverse (tvärläge)</w:t>
            </w:r>
          </w:p>
          <w:p w14:paraId="01EB6385" w14:textId="77777777" w:rsidR="008A6494" w:rsidRPr="008A6494" w:rsidRDefault="008A6494" w:rsidP="008A6494">
            <w:pPr>
              <w:spacing w:line="226" w:lineRule="exact"/>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Föregående fosterdel enligt kodverk:</w:t>
            </w:r>
          </w:p>
          <w:p w14:paraId="1B6407B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67894A7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mobile (rörligt),</w:t>
            </w:r>
          </w:p>
          <w:p w14:paraId="18FB17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Typ av ledighet enligt kodverk</w:t>
            </w:r>
          </w:p>
          <w:p w14:paraId="5F41E26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7D98297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Sjukskrivning,</w:t>
            </w:r>
          </w:p>
          <w:p w14:paraId="517AB6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Haemoglobin, t.ex. g/L [massa / volym]</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Sår/bristningar/klipp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Bäckenbotten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8A6494" w:rsidRPr="008A6494" w:rsidRDefault="008A6494" w:rsidP="008A6494">
            <w:pPr>
              <w:spacing w:line="226" w:lineRule="exact"/>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Kommentar till uterus med anmärkning. Kan endast anges då </w:t>
            </w:r>
            <w:r w:rsidRPr="008A6494">
              <w:rPr>
                <w:rFonts w:ascii="Times New Roman" w:hAnsi="Times New Roman" w:cs="Times New Roman"/>
                <w:sz w:val="20"/>
                <w:szCs w:val="20"/>
              </w:rPr>
              <w:t>uterusContracted</w:t>
            </w:r>
            <w:r w:rsidRPr="008A6494">
              <w:rPr>
                <w:rFonts w:ascii="Times New Roman" w:hAnsi="Times New Roman" w:cs="Times New Roman"/>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8A6494"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Heading3"/>
      </w:pPr>
      <w:bookmarkStart w:id="438" w:name="_Toc254475787"/>
      <w:r>
        <w:t>Övriga regler</w:t>
      </w:r>
      <w:bookmarkEnd w:id="438"/>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Heading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Heading5"/>
      </w:pPr>
      <w:r w:rsidRPr="00776D68">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7204FC14" w:rsidR="00D4194A" w:rsidRPr="00F27703" w:rsidRDefault="00424B6F" w:rsidP="00D4194A">
      <w:pPr>
        <w:pStyle w:val="Heading2"/>
      </w:pPr>
      <w:bookmarkStart w:id="439" w:name="_Toc248640916"/>
      <w:bookmarkStart w:id="440" w:name="_Toc254475788"/>
      <w:r>
        <w:t>GetLaboratoryOrderOutcome</w:t>
      </w:r>
      <w:bookmarkEnd w:id="439"/>
      <w:bookmarkEnd w:id="440"/>
    </w:p>
    <w:p w14:paraId="4F2D78F1" w14:textId="77777777" w:rsidR="00D4194A" w:rsidRDefault="00D4194A" w:rsidP="00D4194A">
      <w:pPr>
        <w:spacing w:line="239" w:lineRule="auto"/>
        <w:ind w:right="145"/>
        <w:rPr>
          <w:spacing w:val="-1"/>
        </w:rPr>
      </w:pPr>
    </w:p>
    <w:p w14:paraId="6D86C3B4" w14:textId="77777777" w:rsidR="00424B6F" w:rsidRDefault="00424B6F" w:rsidP="00424B6F">
      <w:pPr>
        <w:spacing w:line="239" w:lineRule="auto"/>
        <w:ind w:right="145"/>
        <w:rPr>
          <w:spacing w:val="-1"/>
        </w:rPr>
      </w:pPr>
      <w:r w:rsidRPr="00907C9B">
        <w:rPr>
          <w:spacing w:val="-1"/>
        </w:rPr>
        <w:t>Get</w:t>
      </w:r>
      <w:r>
        <w:rPr>
          <w:spacing w:val="-1"/>
        </w:rPr>
        <w:t>LaboratoryOrderOutcome</w:t>
      </w:r>
      <w:r w:rsidRPr="00907C9B">
        <w:rPr>
          <w:spacing w:val="-1"/>
        </w:rPr>
        <w:t xml:space="preserve"> returnerar </w:t>
      </w:r>
      <w:r>
        <w:rPr>
          <w:spacing w:val="-1"/>
        </w:rPr>
        <w:t>patienters kemilaboratoriesvar. Notera att denna version av GetLaboratoryOrderOutcome endast returnerar kemilaboratoriesvar, och inte svar från exempelvis mikrobiologi.</w:t>
      </w:r>
    </w:p>
    <w:p w14:paraId="660EC43B" w14:textId="77777777" w:rsidR="00424B6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Pr>
          <w:spacing w:val="-1"/>
        </w:rPr>
        <w:t>GetLaboratoryOrderOutcome returnerar laboratoriesvar lagrade i beställande enhets journal, och skall ej implementeras för att returnera laboratoriesvar från laboratoriets journal.</w:t>
      </w:r>
    </w:p>
    <w:p w14:paraId="20D0AC48" w14:textId="77777777" w:rsidR="00A86FCE" w:rsidRDefault="00A86FCE" w:rsidP="00A86FCE">
      <w:pPr>
        <w:spacing w:line="239" w:lineRule="auto"/>
        <w:ind w:right="145"/>
        <w:rPr>
          <w:spacing w:val="-1"/>
        </w:rPr>
      </w:pPr>
    </w:p>
    <w:p w14:paraId="006E01E1" w14:textId="06AA2D93" w:rsidR="00A86FCE" w:rsidRDefault="00A86FCE" w:rsidP="00A86FCE">
      <w:pPr>
        <w:pStyle w:val="Heading3"/>
      </w:pPr>
      <w:bookmarkStart w:id="441" w:name="_Toc254475789"/>
      <w:r>
        <w:t>Version</w:t>
      </w:r>
      <w:bookmarkEnd w:id="441"/>
    </w:p>
    <w:p w14:paraId="174ABF4D" w14:textId="78CFE0DB" w:rsidR="00A86FCE" w:rsidRDefault="00A86FCE" w:rsidP="00A86FCE">
      <w:pPr>
        <w:spacing w:line="239" w:lineRule="auto"/>
        <w:ind w:right="145"/>
        <w:rPr>
          <w:spacing w:val="-1"/>
        </w:rPr>
      </w:pPr>
      <w:r>
        <w:rPr>
          <w:spacing w:val="-1"/>
        </w:rPr>
        <w:t>2.0</w:t>
      </w:r>
    </w:p>
    <w:p w14:paraId="293F348D" w14:textId="77777777" w:rsidR="00A86FCE" w:rsidRDefault="00A86FCE" w:rsidP="00A86FCE">
      <w:pPr>
        <w:spacing w:line="239" w:lineRule="auto"/>
        <w:ind w:right="145"/>
        <w:rPr>
          <w:spacing w:val="-1"/>
        </w:rPr>
      </w:pPr>
    </w:p>
    <w:p w14:paraId="59F23761" w14:textId="4A69DF66" w:rsidR="00A86FCE" w:rsidRDefault="00A86FCE" w:rsidP="00A86FCE">
      <w:pPr>
        <w:pStyle w:val="Heading3"/>
      </w:pPr>
      <w:bookmarkStart w:id="442" w:name="_Toc254475790"/>
      <w:r>
        <w:t>Fältregler</w:t>
      </w:r>
      <w:bookmarkEnd w:id="442"/>
    </w:p>
    <w:p w14:paraId="3C436DF6" w14:textId="77777777" w:rsidR="00A86FCE" w:rsidRDefault="00A86FCE" w:rsidP="00A86FCE">
      <w:pPr>
        <w:spacing w:line="239" w:lineRule="auto"/>
        <w:ind w:right="145"/>
        <w:rPr>
          <w:spacing w:val="-1"/>
        </w:rPr>
      </w:pPr>
    </w:p>
    <w:p w14:paraId="324899A5" w14:textId="6C8E626C" w:rsidR="00A86FCE" w:rsidRPr="00A86FCE" w:rsidRDefault="00A86FCE" w:rsidP="00A86FCE">
      <w:pPr>
        <w:spacing w:line="239" w:lineRule="auto"/>
        <w:ind w:right="145"/>
        <w:rPr>
          <w:spacing w:val="-1"/>
        </w:rPr>
      </w:pPr>
    </w:p>
    <w:tbl>
      <w:tblPr>
        <w:tblStyle w:val="TableNormal3"/>
        <w:tblpPr w:leftFromText="180" w:rightFromText="180" w:vertAnchor="text" w:horzAnchor="page" w:tblpX="1522" w:tblpY="-552"/>
        <w:tblW w:w="9301" w:type="dxa"/>
        <w:tblLayout w:type="fixed"/>
        <w:tblLook w:val="01E0" w:firstRow="1" w:lastRow="1" w:firstColumn="1" w:lastColumn="1" w:noHBand="0" w:noVBand="0"/>
      </w:tblPr>
      <w:tblGrid>
        <w:gridCol w:w="2922"/>
        <w:gridCol w:w="1559"/>
        <w:gridCol w:w="3969"/>
        <w:gridCol w:w="851"/>
      </w:tblGrid>
      <w:tr w:rsidR="00424B6F" w:rsidRPr="00907C9B" w14:paraId="0E223065" w14:textId="77777777" w:rsidTr="00424B6F">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2EE241"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lastRenderedPageBreak/>
              <w:t>Na</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AABE0B"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T</w:t>
            </w:r>
            <w:r w:rsidRPr="00424B6F">
              <w:rPr>
                <w:rFonts w:ascii="Times New Roman" w:hAnsi="Times New Roman" w:cs="Times New Roman"/>
                <w:b/>
                <w:spacing w:val="-1"/>
                <w:sz w:val="20"/>
                <w:szCs w:val="20"/>
              </w:rPr>
              <w:t>y</w:t>
            </w:r>
            <w:r w:rsidRPr="00424B6F">
              <w:rPr>
                <w:rFonts w:ascii="Times New Roman" w:hAnsi="Times New Roman" w:cs="Times New Roman"/>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496B15"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Ko</w:t>
            </w:r>
            <w:r w:rsidRPr="00424B6F">
              <w:rPr>
                <w:rFonts w:ascii="Times New Roman" w:hAnsi="Times New Roman" w:cs="Times New Roman"/>
                <w:b/>
                <w:spacing w:val="-2"/>
                <w:sz w:val="20"/>
                <w:szCs w:val="20"/>
              </w:rPr>
              <w:t>m</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9E0295" w14:textId="77777777" w:rsidR="00424B6F" w:rsidRPr="00424B6F" w:rsidRDefault="00424B6F" w:rsidP="00424B6F">
            <w:pPr>
              <w:spacing w:line="226" w:lineRule="exact"/>
              <w:ind w:left="101"/>
              <w:rPr>
                <w:rFonts w:ascii="Times New Roman" w:hAnsi="Times New Roman" w:cs="Times New Roman"/>
                <w:b/>
                <w:sz w:val="20"/>
                <w:szCs w:val="20"/>
              </w:rPr>
            </w:pPr>
            <w:r w:rsidRPr="00424B6F">
              <w:rPr>
                <w:rFonts w:ascii="Times New Roman" w:hAnsi="Times New Roman" w:cs="Times New Roman"/>
                <w:b/>
                <w:sz w:val="20"/>
                <w:szCs w:val="20"/>
              </w:rPr>
              <w:t>Ka</w:t>
            </w:r>
            <w:r w:rsidRPr="00424B6F">
              <w:rPr>
                <w:rFonts w:ascii="Times New Roman" w:hAnsi="Times New Roman" w:cs="Times New Roman"/>
                <w:b/>
                <w:spacing w:val="-1"/>
                <w:sz w:val="20"/>
                <w:szCs w:val="20"/>
              </w:rPr>
              <w:t>r</w:t>
            </w:r>
            <w:r w:rsidRPr="00424B6F">
              <w:rPr>
                <w:rFonts w:ascii="Times New Roman" w:hAnsi="Times New Roman" w:cs="Times New Roman"/>
                <w:b/>
                <w:sz w:val="20"/>
                <w:szCs w:val="20"/>
              </w:rPr>
              <w:t>di-</w:t>
            </w:r>
          </w:p>
          <w:p w14:paraId="3FD5F4EE" w14:textId="77777777" w:rsidR="00424B6F" w:rsidRPr="00424B6F" w:rsidRDefault="00424B6F" w:rsidP="00424B6F">
            <w:pPr>
              <w:ind w:left="102"/>
              <w:rPr>
                <w:rFonts w:ascii="Times New Roman" w:hAnsi="Times New Roman" w:cs="Times New Roman"/>
                <w:sz w:val="20"/>
                <w:szCs w:val="20"/>
              </w:rPr>
            </w:pPr>
            <w:r w:rsidRPr="00424B6F">
              <w:rPr>
                <w:rFonts w:ascii="Times New Roman" w:hAnsi="Times New Roman" w:cs="Times New Roman"/>
                <w:b/>
                <w:sz w:val="20"/>
                <w:szCs w:val="20"/>
              </w:rPr>
              <w:t>n</w:t>
            </w:r>
            <w:r w:rsidRPr="00424B6F">
              <w:rPr>
                <w:rFonts w:ascii="Times New Roman" w:hAnsi="Times New Roman" w:cs="Times New Roman"/>
                <w:b/>
                <w:spacing w:val="-1"/>
                <w:sz w:val="20"/>
                <w:szCs w:val="20"/>
              </w:rPr>
              <w:t>alitet</w:t>
            </w:r>
          </w:p>
        </w:tc>
      </w:tr>
      <w:tr w:rsidR="00424B6F" w:rsidRPr="00907C9B" w14:paraId="050E0A30" w14:textId="77777777" w:rsidTr="00424B6F">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0A755AD" w14:textId="77777777" w:rsidR="00424B6F" w:rsidRPr="00424B6F" w:rsidRDefault="00424B6F" w:rsidP="00424B6F">
            <w:pPr>
              <w:spacing w:line="227" w:lineRule="exact"/>
              <w:ind w:left="102"/>
              <w:rPr>
                <w:rFonts w:ascii="Times New Roman" w:hAnsi="Times New Roman" w:cs="Times New Roman"/>
                <w:b/>
                <w:sz w:val="20"/>
                <w:szCs w:val="20"/>
              </w:rPr>
            </w:pPr>
            <w:r w:rsidRPr="00424B6F">
              <w:rPr>
                <w:rFonts w:ascii="Times New Roman" w:hAnsi="Times New Roman" w:cs="Times New Roman"/>
                <w:b/>
                <w:spacing w:val="-1"/>
                <w:sz w:val="20"/>
                <w:szCs w:val="20"/>
              </w:rPr>
              <w:t>Beg</w:t>
            </w:r>
            <w:r w:rsidRPr="00424B6F">
              <w:rPr>
                <w:rFonts w:ascii="Times New Roman" w:hAnsi="Times New Roman" w:cs="Times New Roman"/>
                <w:b/>
                <w:sz w:val="20"/>
                <w:szCs w:val="20"/>
              </w:rPr>
              <w:t>ä</w:t>
            </w:r>
            <w:r w:rsidRPr="00424B6F">
              <w:rPr>
                <w:rFonts w:ascii="Times New Roman" w:hAnsi="Times New Roman" w:cs="Times New Roman"/>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3E8EB686" w14:textId="77777777" w:rsidR="00424B6F" w:rsidRPr="00424B6F" w:rsidRDefault="00424B6F" w:rsidP="00424B6F">
            <w:pPr>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FD0302" w14:textId="77777777" w:rsidR="00424B6F" w:rsidRPr="00424B6F" w:rsidRDefault="00424B6F" w:rsidP="00424B6F">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690C6A" w14:textId="77777777" w:rsidR="00424B6F" w:rsidRPr="00424B6F" w:rsidRDefault="00424B6F" w:rsidP="00424B6F">
            <w:pPr>
              <w:rPr>
                <w:rFonts w:ascii="Times New Roman" w:hAnsi="Times New Roman" w:cs="Times New Roman"/>
                <w:sz w:val="20"/>
                <w:szCs w:val="20"/>
              </w:rPr>
            </w:pPr>
          </w:p>
        </w:tc>
      </w:tr>
      <w:tr w:rsidR="00424B6F" w:rsidRPr="00907C9B" w14:paraId="51E6DBBE" w14:textId="77777777" w:rsidTr="00424B6F">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A99873" w14:textId="77777777" w:rsidR="00424B6F" w:rsidRPr="00424B6F" w:rsidRDefault="00424B6F" w:rsidP="00424B6F">
            <w:pPr>
              <w:spacing w:line="227"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782FD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p w14:paraId="17487616" w14:textId="77777777" w:rsidR="00424B6F" w:rsidRPr="00424B6F" w:rsidRDefault="00424B6F" w:rsidP="00424B6F">
            <w:pPr>
              <w:ind w:left="102"/>
              <w:rPr>
                <w:rFonts w:ascii="Times New Roman" w:hAnsi="Times New Roman" w:cs="Times New Roman"/>
                <w:sz w:val="20"/>
                <w:szCs w:val="20"/>
              </w:rPr>
            </w:pPr>
          </w:p>
        </w:tc>
      </w:tr>
      <w:tr w:rsidR="00424B6F" w:rsidRPr="00907C9B" w14:paraId="391B1A40" w14:textId="77777777" w:rsidTr="00424B6F">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088F9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Id för patienten. </w:t>
            </w:r>
            <w:r w:rsidRPr="00424B6F">
              <w:rPr>
                <w:rFonts w:ascii="Times New Roman" w:hAnsi="Times New Roman" w:cs="Times New Roman"/>
                <w:spacing w:val="-1"/>
                <w:sz w:val="20"/>
                <w:szCs w:val="20"/>
              </w:rPr>
              <w:br/>
              <w:t>value sätts till patientens identifierare. Anges med 12 tecken utan avskiljare.</w:t>
            </w:r>
            <w:r w:rsidRPr="00424B6F">
              <w:rPr>
                <w:rFonts w:ascii="Times New Roman" w:hAnsi="Times New Roman" w:cs="Times New Roman"/>
                <w:spacing w:val="-1"/>
                <w:sz w:val="20"/>
                <w:szCs w:val="20"/>
              </w:rPr>
              <w:br/>
              <w:t xml:space="preserve">Type sätts till OID för typ av identifierare. </w:t>
            </w:r>
            <w:r w:rsidRPr="00424B6F">
              <w:rPr>
                <w:rFonts w:ascii="Times New Roman" w:hAnsi="Times New Roman" w:cs="Times New Roman"/>
                <w:spacing w:val="-1"/>
                <w:sz w:val="20"/>
                <w:szCs w:val="20"/>
              </w:rPr>
              <w:br/>
              <w:t>För personnummer ska Skatteverkets personnummer (1.2.752.129.2.1.3.1).</w:t>
            </w:r>
            <w:r w:rsidRPr="00424B6F">
              <w:rPr>
                <w:rFonts w:ascii="Times New Roman" w:hAnsi="Times New Roman" w:cs="Times New Roman"/>
                <w:spacing w:val="-1"/>
                <w:sz w:val="20"/>
                <w:szCs w:val="20"/>
              </w:rPr>
              <w:br/>
              <w:t>För samordningsnummer ska Skatteverkets samordningsnummer (1.2.752.129.2.1.3.3).</w:t>
            </w:r>
            <w:r w:rsidRPr="00424B6F">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3770C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0D0E148" w14:textId="77777777" w:rsidTr="00424B6F">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5FCAE57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600CA98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8BB6E32"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85F724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Startdatum. Format YYYYMMDD.</w:t>
            </w:r>
          </w:p>
        </w:tc>
        <w:tc>
          <w:tcPr>
            <w:tcW w:w="851" w:type="dxa"/>
            <w:tcBorders>
              <w:top w:val="single" w:sz="5" w:space="0" w:color="000000"/>
              <w:left w:val="single" w:sz="5" w:space="0" w:color="000000"/>
              <w:bottom w:val="single" w:sz="5" w:space="0" w:color="000000"/>
              <w:right w:val="single" w:sz="5" w:space="0" w:color="000000"/>
            </w:tcBorders>
          </w:tcPr>
          <w:p w14:paraId="23DAB7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B38DDE9"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7F445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Slutdatum. Format YYYYMMDD.</w:t>
            </w:r>
          </w:p>
        </w:tc>
        <w:tc>
          <w:tcPr>
            <w:tcW w:w="851" w:type="dxa"/>
            <w:tcBorders>
              <w:top w:val="single" w:sz="5" w:space="0" w:color="000000"/>
              <w:left w:val="single" w:sz="5" w:space="0" w:color="000000"/>
              <w:bottom w:val="single" w:sz="5" w:space="0" w:color="000000"/>
              <w:right w:val="single" w:sz="5" w:space="0" w:color="000000"/>
            </w:tcBorders>
          </w:tcPr>
          <w:p w14:paraId="07F91F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97183F8"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FA6310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Begränsar sökningen till dokument som är skapade i angivet system. </w:t>
            </w:r>
          </w:p>
          <w:p w14:paraId="15BB4907" w14:textId="77777777" w:rsidR="00424B6F" w:rsidRPr="00424B6F" w:rsidRDefault="00424B6F" w:rsidP="00424B6F">
            <w:pPr>
              <w:spacing w:line="226" w:lineRule="exact"/>
              <w:ind w:left="102"/>
              <w:rPr>
                <w:rFonts w:ascii="Times New Roman" w:hAnsi="Times New Roman" w:cs="Times New Roman"/>
                <w:sz w:val="20"/>
                <w:szCs w:val="20"/>
              </w:rPr>
            </w:pPr>
          </w:p>
          <w:p w14:paraId="4CED4A0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Värdet på detta fält måste överensstämma med värdet på logicalAddress i anropets tekniska kuvertering (ex. SOAP-header).</w:t>
            </w:r>
          </w:p>
          <w:p w14:paraId="463E39D3"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5C3D257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Det innebär i praktiken att aggregerande tjänster inte används när detta fält anges.</w:t>
            </w:r>
          </w:p>
          <w:p w14:paraId="30D37A49" w14:textId="77777777" w:rsidR="00424B6F" w:rsidRPr="00424B6F" w:rsidRDefault="00424B6F" w:rsidP="00424B6F">
            <w:pPr>
              <w:spacing w:line="226" w:lineRule="exact"/>
              <w:ind w:left="102"/>
              <w:rPr>
                <w:rFonts w:ascii="Times New Roman" w:hAnsi="Times New Roman" w:cs="Times New Roman"/>
                <w:sz w:val="20"/>
                <w:szCs w:val="20"/>
              </w:rPr>
            </w:pPr>
          </w:p>
          <w:p w14:paraId="3C0708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74DE09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051A2016" w14:textId="77777777" w:rsidR="00424B6F" w:rsidRPr="00424B6F" w:rsidRDefault="00424B6F" w:rsidP="00424B6F">
            <w:pPr>
              <w:spacing w:line="229" w:lineRule="exact"/>
              <w:ind w:left="102"/>
              <w:rPr>
                <w:rFonts w:ascii="Times New Roman" w:hAnsi="Times New Roman" w:cs="Times New Roman"/>
                <w:sz w:val="20"/>
                <w:szCs w:val="20"/>
              </w:rPr>
            </w:pPr>
          </w:p>
          <w:p w14:paraId="564DA3AA" w14:textId="77777777" w:rsidR="00424B6F" w:rsidRPr="00424B6F" w:rsidRDefault="00424B6F" w:rsidP="00424B6F">
            <w:pPr>
              <w:spacing w:line="229" w:lineRule="exact"/>
              <w:ind w:left="102"/>
              <w:rPr>
                <w:rFonts w:ascii="Times New Roman" w:hAnsi="Times New Roman" w:cs="Times New Roman"/>
                <w:sz w:val="20"/>
                <w:szCs w:val="20"/>
              </w:rPr>
            </w:pPr>
          </w:p>
          <w:p w14:paraId="7B8C8905"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rsidRPr="00907C9B" w14:paraId="48D9D67A" w14:textId="77777777" w:rsidTr="00424B6F">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2E0A45F"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Begränsar sökningen till den vård- och omsorgskontakt där den vårdbegäran som låg till grund för laboratoriesvaret skapades.</w:t>
            </w:r>
          </w:p>
          <w:p w14:paraId="142773D2"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2F5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500182A3" w14:textId="77777777" w:rsidTr="00424B6F">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805ED0B"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63C05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BD5F742" w14:textId="77777777" w:rsidR="00424B6F" w:rsidRPr="00424B6F" w:rsidRDefault="00424B6F" w:rsidP="00424B6F">
            <w:pPr>
              <w:spacing w:line="229"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7B8747"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14:paraId="6F458277" w14:textId="77777777" w:rsidTr="00424B6F">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4FD8AD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b/>
                <w:sz w:val="20"/>
                <w:szCs w:val="20"/>
              </w:rPr>
              <w:t>Sv</w:t>
            </w:r>
            <w:r w:rsidRPr="00424B6F">
              <w:rPr>
                <w:rFonts w:ascii="Times New Roman" w:hAnsi="Times New Roman" w:cs="Times New Roman"/>
                <w:b/>
                <w:spacing w:val="-1"/>
                <w:sz w:val="20"/>
                <w:szCs w:val="20"/>
              </w:rPr>
              <w:t>a</w:t>
            </w:r>
            <w:r w:rsidRPr="00424B6F">
              <w:rPr>
                <w:rFonts w:ascii="Times New Roman" w:hAnsi="Times New Roman" w:cs="Times New Roman"/>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C556D0" w14:textId="77777777" w:rsidR="00424B6F" w:rsidRPr="00424B6F" w:rsidRDefault="00424B6F" w:rsidP="00424B6F">
            <w:pPr>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6A0668B" w14:textId="77777777" w:rsidR="00424B6F" w:rsidRPr="00424B6F" w:rsidRDefault="00424B6F" w:rsidP="00424B6F">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ABB70" w14:textId="77777777" w:rsidR="00424B6F" w:rsidRPr="00424B6F" w:rsidRDefault="00424B6F" w:rsidP="00424B6F">
            <w:pPr>
              <w:rPr>
                <w:rFonts w:ascii="Times New Roman" w:hAnsi="Times New Roman" w:cs="Times New Roman"/>
                <w:sz w:val="20"/>
                <w:szCs w:val="20"/>
              </w:rPr>
            </w:pPr>
          </w:p>
        </w:tc>
      </w:tr>
      <w:tr w:rsidR="00424B6F" w:rsidRPr="00907C9B" w14:paraId="2E2543D8"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AAF3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Returnerar en patients laboratoriesvar.</w:t>
            </w:r>
          </w:p>
          <w:p w14:paraId="4C0ABFA3" w14:textId="77777777" w:rsidR="00424B6F" w:rsidRPr="00424B6F" w:rsidRDefault="00424B6F" w:rsidP="00424B6F">
            <w:pPr>
              <w:rPr>
                <w:rFonts w:ascii="Times New Roman" w:hAnsi="Times New Roman" w:cs="Times New Roman"/>
                <w:b/>
                <w:bCs/>
                <w:sz w:val="20"/>
                <w:szCs w:val="20"/>
              </w:rPr>
            </w:pPr>
          </w:p>
          <w:p w14:paraId="53669AFE"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54E6C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tc>
      </w:tr>
      <w:tr w:rsidR="00424B6F" w:rsidRPr="00907C9B" w14:paraId="3587AD03" w14:textId="77777777" w:rsidTr="00424B6F">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66A885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1900249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1639599"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10519DE"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914789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0A59159"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FC9953" w14:textId="77777777" w:rsidTr="00424B6F">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AC5C9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../../documentTime</w:t>
            </w:r>
          </w:p>
          <w:p w14:paraId="70CEB4AB"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28B28849"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305C1E2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F37D3EC" w14:textId="77777777" w:rsidTr="00424B6F">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D92EDF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Id för patienten. </w:t>
            </w:r>
          </w:p>
          <w:p w14:paraId="7F406EDA"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E9A3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99F327D" w14:textId="77777777" w:rsidTr="00424B6F">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BC9DC8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1DF7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A033FA2" w14:textId="77777777" w:rsidTr="00424B6F">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B60B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Type sätts till OID för typ av identifierare. </w:t>
            </w:r>
          </w:p>
          <w:p w14:paraId="78E710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personnummer ska Skatteverkets personnummer (1.2.752.129.2.1.3.1).</w:t>
            </w:r>
          </w:p>
          <w:p w14:paraId="536339E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samordningsnummer ska Skatteverkets samordningsnummer (1.2.752.129.2.1.3.3).</w:t>
            </w:r>
          </w:p>
          <w:p w14:paraId="20B214E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reservnummer används lokalt definierade reservnummet, exempelvis SLL reservnummer (1.2.752.97.3.1.3)</w:t>
            </w:r>
          </w:p>
          <w:p w14:paraId="6AD80F7F"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DD75C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14CE595"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79AD142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../../accountableHealthcareProfessional</w:t>
            </w:r>
          </w:p>
          <w:p w14:paraId="7FEBD284"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0879520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6C35238" w14:textId="77777777" w:rsidTr="00424B6F">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10557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w:t>
            </w:r>
            <w:r w:rsidRPr="00424B6F">
              <w:rPr>
                <w:rFonts w:ascii="Times New Roman" w:hAnsi="Times New Roman" w:cs="Times New Roman"/>
                <w:spacing w:val="-1"/>
                <w:sz w:val="20"/>
                <w:szCs w:val="20"/>
              </w:rPr>
              <w:t>uthorTime</w:t>
            </w:r>
          </w:p>
          <w:p w14:paraId="03AB1232"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A3FEC9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65631F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1..1</w:t>
            </w:r>
          </w:p>
        </w:tc>
      </w:tr>
      <w:tr w:rsidR="00424B6F" w:rsidRPr="00907C9B" w14:paraId="2C554869" w14:textId="77777777" w:rsidTr="00424B6F">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E35F9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healthcareProfessionalHSAId</w:t>
            </w:r>
          </w:p>
          <w:p w14:paraId="67AE7E3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5CA3649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Författarens HSA-id</w:t>
            </w:r>
          </w:p>
          <w:p w14:paraId="1BA48FF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3266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7C1E67BA" w14:textId="77777777" w:rsidTr="00424B6F">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5EC7BB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38FBBA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AFF2973" w14:textId="77777777" w:rsidTr="00424B6F">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357E53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healthcareProfessionalRoleCode</w:t>
            </w:r>
          </w:p>
          <w:p w14:paraId="4A43917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CVType </w:t>
            </w:r>
          </w:p>
          <w:p w14:paraId="4E5241A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5D562D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4E18097A"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0B30775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D5F45A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F783229"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9E5F33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52D8C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B8170C2" w14:textId="77777777" w:rsidTr="00424B6F">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312921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A23D3C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05CFC219" w14:textId="77777777" w:rsidTr="00424B6F">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5FCFA40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A5EA9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5CA6CB3D"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7EA3B3A4" w14:textId="77777777" w:rsidTr="00424B6F">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0E55F1E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6B1D0C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133954B" w14:textId="77777777" w:rsidTr="00424B6F">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692F87B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AD88B8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2EC47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67B535B3"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2F341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1922C58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1723AD6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499B4A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31C62531"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DA009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BC4A3A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0872F8EE"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98D8A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3B3168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6F21EF4B"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DC480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9B2E5A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152EDDD5"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3E5FB1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49E5EFD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50C9EA1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200E38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738BAF1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76B9F659" w14:textId="77777777" w:rsidTr="00424B6F">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6D26464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Postadress för den organisation som författaren är uppdragstagare på. Skrivs på ett så naturligt sätt som möjligt, exempelvis:</w:t>
            </w:r>
            <w:r w:rsidRPr="00424B6F">
              <w:rPr>
                <w:rFonts w:ascii="Times New Roman" w:hAnsi="Times New Roman" w:cs="Times New Roman"/>
                <w:sz w:val="20"/>
                <w:szCs w:val="20"/>
              </w:rPr>
              <w:br/>
              <w:t>”Storgatan 12</w:t>
            </w:r>
            <w:r w:rsidRPr="00424B6F">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52A09D2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042DA37C"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72CA6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../../../../orgUnitLocation</w:t>
            </w:r>
          </w:p>
          <w:p w14:paraId="670E74FF"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CF72C2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41661482" w14:textId="77777777" w:rsidR="00424B6F" w:rsidRPr="00424B6F" w:rsidRDefault="00424B6F" w:rsidP="00424B6F">
            <w:pPr>
              <w:spacing w:line="226" w:lineRule="exact"/>
              <w:ind w:left="102"/>
              <w:rPr>
                <w:rFonts w:ascii="Times New Roman" w:hAnsi="Times New Roman" w:cs="Times New Roman"/>
                <w:sz w:val="20"/>
                <w:szCs w:val="20"/>
              </w:rPr>
            </w:pPr>
          </w:p>
        </w:tc>
      </w:tr>
      <w:tr w:rsidR="00424B6F" w:rsidRPr="00907C9B" w14:paraId="08382605" w14:textId="77777777" w:rsidTr="00424B6F">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5E580D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healthcareProfessionalCareUnitHSAId</w:t>
            </w:r>
          </w:p>
          <w:p w14:paraId="308DC70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HSAIdType</w:t>
            </w:r>
          </w:p>
          <w:p w14:paraId="3E190CDE"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620F79B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Vårdenhet.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6ECDF1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4FF05EF5" w14:textId="77777777" w:rsidTr="00424B6F">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6D17300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p w14:paraId="42FD0CE8"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 xml:space="preserve">HSA-id för vårdgivaren, som är vårdgivare för den enhet som författaren är uppdragstagare för. </w:t>
            </w:r>
            <w:r w:rsidRPr="00424B6F">
              <w:rPr>
                <w:rFonts w:ascii="Times New Roman" w:hAnsi="Times New Roman" w:cs="Times New Roman"/>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DF44B0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0..1</w:t>
            </w:r>
          </w:p>
        </w:tc>
      </w:tr>
      <w:tr w:rsidR="00424B6F" w:rsidRPr="00907C9B" w14:paraId="7034D4E2" w14:textId="77777777" w:rsidTr="00424B6F">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5377C09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424B6F" w:rsidRDefault="00424B6F" w:rsidP="00424B6F">
            <w:pPr>
              <w:spacing w:line="229" w:lineRule="exact"/>
              <w:ind w:left="102"/>
              <w:rPr>
                <w:rFonts w:ascii="Times New Roman" w:hAnsi="Times New Roman" w:cs="Times New Roman"/>
                <w:sz w:val="20"/>
                <w:szCs w:val="20"/>
                <w:highlight w:val="yellow"/>
              </w:rPr>
            </w:pPr>
            <w:r w:rsidRPr="00424B6F">
              <w:rPr>
                <w:rFonts w:ascii="Times New Roman" w:hAnsi="Times New Roman" w:cs="Times New Roman"/>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vem som signerat informationen i dokumentet.</w:t>
            </w:r>
          </w:p>
          <w:p w14:paraId="7F25482D"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4EDB0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E7B841B" w14:textId="77777777" w:rsidTr="00424B6F">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35D7D74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../../../signatureTime</w:t>
            </w:r>
          </w:p>
          <w:p w14:paraId="346B0F05"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55A9895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för signering av svaret</w:t>
            </w:r>
          </w:p>
          <w:p w14:paraId="4CB553F8"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632B2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1..1</w:t>
            </w:r>
          </w:p>
        </w:tc>
      </w:tr>
      <w:tr w:rsidR="00424B6F" w:rsidRPr="00907C9B" w14:paraId="31168805" w14:textId="77777777" w:rsidTr="00424B6F">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1387F33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../../../legalAuthenticatorHSAId</w:t>
            </w:r>
          </w:p>
          <w:p w14:paraId="6189BAE0"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6A5700FC"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B045AA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0..1</w:t>
            </w:r>
          </w:p>
        </w:tc>
      </w:tr>
      <w:tr w:rsidR="00424B6F" w:rsidRPr="00907C9B" w14:paraId="368B3CB1"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486CE90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approvedForPatient</w:t>
            </w:r>
          </w:p>
          <w:p w14:paraId="1533A641"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boolean</w:t>
            </w:r>
          </w:p>
          <w:p w14:paraId="69FE712B"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Anger om information får delas till patient. Värdet sätts i sådant fall till true, i annat fall till false. </w:t>
            </w:r>
          </w:p>
          <w:p w14:paraId="3444C13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CB428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D84281A" w14:textId="77777777" w:rsidTr="00424B6F">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16A412F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60F42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497FB38" w14:textId="77777777" w:rsidTr="00424B6F">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020371C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9306403"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79B1F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7AC35C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6D3BEDC0" w14:textId="77777777" w:rsidTr="00424B6F">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458D6A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w:t>
            </w:r>
          </w:p>
          <w:p w14:paraId="5D439A03"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578536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tcPr>
          <w:p w14:paraId="7423BED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A5C9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8A54556" w14:textId="77777777" w:rsidTr="00424B6F">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2F1CDC7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svar som avses. </w:t>
            </w:r>
          </w:p>
          <w:p w14:paraId="72BEB3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DEF = definitivtsvar</w:t>
            </w:r>
          </w:p>
          <w:p w14:paraId="18F768A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 = tilläggssvar</w:t>
            </w:r>
          </w:p>
          <w:p w14:paraId="6675D7E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51E8BCF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3A5434CF" w14:textId="77777777" w:rsidTr="00424B6F">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2761E1A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F39D1D4"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283953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1A49F00E" w14:textId="77777777" w:rsidTr="00424B6F">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7AC1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labenhet som undersökningsresultatet härrör från. </w:t>
            </w:r>
          </w:p>
          <w:p w14:paraId="182465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474FD8E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5D40CEC9"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261AAE1A" w14:textId="77777777" w:rsidTr="00424B6F">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218B06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AA564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BD3BD19"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895EA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31300F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8E027D3"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50A31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1F83A86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8A91FD8" w14:textId="77777777" w:rsidTr="00424B6F">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6A648A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57F6F88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A224F4F" w14:textId="77777777" w:rsidTr="00424B6F">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4B37824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Vård- och omsorgspersonens HSA-id</w:t>
            </w:r>
          </w:p>
        </w:tc>
        <w:tc>
          <w:tcPr>
            <w:tcW w:w="851" w:type="dxa"/>
            <w:tcBorders>
              <w:top w:val="single" w:sz="5" w:space="0" w:color="000000"/>
              <w:left w:val="single" w:sz="5" w:space="0" w:color="000000"/>
              <w:bottom w:val="single" w:sz="5" w:space="0" w:color="000000"/>
              <w:right w:val="single" w:sz="5" w:space="0" w:color="000000"/>
            </w:tcBorders>
          </w:tcPr>
          <w:p w14:paraId="2F6E7F0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3D0B0096"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436D0A33" w14:textId="77777777" w:rsidTr="00424B6F">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1497B3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50FD6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4914F0F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0250F2D9" w14:textId="77777777" w:rsidTr="00424B6F">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492D118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0DCC454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708AFA6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B434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AD0328C" w14:textId="77777777" w:rsidTr="00424B6F">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7681185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16A6C7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5D0E12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03027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A4A0C9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59BE578" w14:textId="77777777" w:rsidTr="00424B6F">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195A842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4614FD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143FFB64"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116C7E7C" w14:textId="77777777" w:rsidTr="00424B6F">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8BF2AF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82E407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571AA8A2" w14:textId="77777777" w:rsidTr="00424B6F">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A3D1F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C749B0D"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EA5BB9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6E9875"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34C436B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667367C9"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5C6DE4F9"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0DB5C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F1620FF"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FDB837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EA871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0632BBDB"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FCC20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1991B7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44EEF991"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35D65B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322B10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72CDA623"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E912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0689E2C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14:paraId="5139D160"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6B6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0A49EDF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42CC544"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2222A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5706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B389B0" w14:textId="77777777" w:rsidTr="00424B6F">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2498A01D"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76CF9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E95888B" w14:textId="77777777" w:rsidTr="00424B6F">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14B5F9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6BB7A08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4408ECFD" w14:textId="77777777" w:rsidTr="00424B6F">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49A43D4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A002E9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8689AE" w14:textId="77777777" w:rsidTr="00424B6F">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257889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26BDD4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1A25F9" w14:paraId="4FFF7160" w14:textId="77777777" w:rsidTr="00424B6F">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535CAD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p w14:paraId="44155E50"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0F4F2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431D294"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5AD49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150462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C487C19" w14:textId="77777777" w:rsidTr="00424B6F">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668536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2BE0707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7E8A70D"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63CDB24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3B9D98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56C289C" w14:textId="77777777" w:rsidTr="00424B6F">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235D78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102A64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EE0D0C" w14:textId="77777777" w:rsidTr="00424B6F">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15EB69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E908F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8A459F4" w14:textId="77777777" w:rsidTr="00424B6F">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9778E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003ABE5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3974A4" w14:textId="77777777" w:rsidTr="00424B6F">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41BE3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FC81E2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41FCB03" w14:textId="77777777" w:rsidTr="00424B6F">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463C937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3F3520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7BF4667" w14:textId="77777777" w:rsidTr="00424B6F">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02BC378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åtgärdens status. Då det är möjligt ska KV åtgärdsstatus följas. Exempel från KV åtgärdsstatus:</w:t>
            </w:r>
          </w:p>
          <w:p w14:paraId="381A3E2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61CEDB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A9BFFB8"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FCB0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D0B6E8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A3DE14D" w14:textId="77777777" w:rsidTr="00424B6F">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3DAE05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vilket typ av material som användes vid analysen. Ange provmaterial i klartext. Exempel: Plasma</w:t>
            </w:r>
          </w:p>
          <w:p w14:paraId="53BCC53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0BE70F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8E44B8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2F92A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284B395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6347104"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9322A0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2D544DA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1D6EA913"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E05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8D423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D2E9680" w14:textId="77777777" w:rsidTr="00424B6F">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3958EE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6FD082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4DC5626"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F50767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7E3C282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072DDCE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3E1D9D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36877F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D82A2C7"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057FE2F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6B1631D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CF9150C"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7AB837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4C9C23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C56BD7C" w14:textId="77777777" w:rsidTr="00424B6F">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1AA91BB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04D33256"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43A502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186E499" w14:textId="77777777" w:rsidTr="00424B6F">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B012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Kod som anger om resultatet ligger utanför referensintervall. Sant = Ja, resultatet ligger utanför referens-intervall</w:t>
            </w:r>
          </w:p>
          <w:p w14:paraId="47821CE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659C201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56E66F" w14:textId="77777777" w:rsidTr="00424B6F">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1EFC92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79449D6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A85D9B"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8D319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8DC68A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5786E6E" w14:textId="77777777" w:rsidTr="00424B6F">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81BFC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3C18FB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FB30BCC" w14:textId="77777777" w:rsidTr="00424B6F">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183129A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086402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AD57765"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2D880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158E8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F1FDD5E"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A521CD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6423091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bookmarkEnd w:id="0"/>
    </w:tbl>
    <w:p w14:paraId="65ED89DE" w14:textId="77777777" w:rsidR="00793064" w:rsidRDefault="00793064">
      <w:pPr>
        <w:spacing w:line="240" w:lineRule="auto"/>
        <w:rPr>
          <w:rFonts w:eastAsia="Times New Roman"/>
          <w:bCs/>
          <w:sz w:val="30"/>
          <w:szCs w:val="28"/>
        </w:rPr>
      </w:pPr>
    </w:p>
    <w:p w14:paraId="478AAC42" w14:textId="77777777" w:rsidR="00E13C32" w:rsidRDefault="00E13C32" w:rsidP="00E13C32">
      <w:pPr>
        <w:pStyle w:val="Heading3"/>
      </w:pPr>
      <w:bookmarkStart w:id="443" w:name="_Toc254475791"/>
      <w:r>
        <w:t>Övriga regler</w:t>
      </w:r>
      <w:bookmarkEnd w:id="443"/>
    </w:p>
    <w:p w14:paraId="2DFF2FDA" w14:textId="77777777" w:rsidR="00E13C32" w:rsidRDefault="00E13C32" w:rsidP="00E13C32">
      <w:r>
        <w:t xml:space="preserve">Inga fältregler utöver de som är beskrivna ovan. </w:t>
      </w:r>
    </w:p>
    <w:p w14:paraId="31DB89CD" w14:textId="77777777" w:rsidR="00E13C32" w:rsidRDefault="00E13C32" w:rsidP="00E13C32">
      <w:pPr>
        <w:rPr>
          <w:color w:val="4F81BD" w:themeColor="accent1"/>
        </w:rPr>
      </w:pPr>
    </w:p>
    <w:p w14:paraId="4E423B83" w14:textId="77777777" w:rsidR="00E13C32" w:rsidRPr="00776D68" w:rsidRDefault="00E13C32" w:rsidP="00E13C32">
      <w:pPr>
        <w:pStyle w:val="Heading4"/>
      </w:pPr>
      <w:r w:rsidRPr="00776D68">
        <w:t>Icke funktionella krav</w:t>
      </w:r>
    </w:p>
    <w:p w14:paraId="5DF1F9B6" w14:textId="77777777" w:rsidR="00E13C32" w:rsidRPr="00E146AE" w:rsidRDefault="00E13C32" w:rsidP="00E13C32">
      <w:r w:rsidRPr="00E146AE">
        <w:t>Inga övriga icke funktionella krav.</w:t>
      </w:r>
    </w:p>
    <w:p w14:paraId="2705B541" w14:textId="77777777" w:rsidR="00E13C32" w:rsidRPr="00776D68" w:rsidRDefault="00E13C32" w:rsidP="00E13C32">
      <w:pPr>
        <w:pStyle w:val="Heading5"/>
      </w:pPr>
      <w:r w:rsidRPr="00776D68">
        <w:t>SLA-krav</w:t>
      </w:r>
    </w:p>
    <w:p w14:paraId="210734F0" w14:textId="77777777" w:rsidR="00E13C32" w:rsidRDefault="00E13C32" w:rsidP="00E13C32">
      <w:r w:rsidRPr="00E146AE">
        <w:t>Inga avvikande SLA-krav</w:t>
      </w:r>
      <w:r>
        <w:t>.</w:t>
      </w:r>
      <w:r>
        <w:rPr>
          <w:rFonts w:eastAsia="Times New Roman"/>
          <w:bCs/>
          <w:sz w:val="30"/>
          <w:szCs w:val="28"/>
        </w:rPr>
        <w:t xml:space="preserve"> </w:t>
      </w:r>
    </w:p>
    <w:p w14:paraId="082D2900" w14:textId="77777777" w:rsidR="00E13C32" w:rsidRDefault="00E13C32">
      <w:pPr>
        <w:spacing w:line="240" w:lineRule="auto"/>
        <w:rPr>
          <w:rFonts w:eastAsia="Times New Roman"/>
          <w:bCs/>
          <w:sz w:val="30"/>
          <w:szCs w:val="28"/>
        </w:rPr>
      </w:pPr>
    </w:p>
    <w:sectPr w:rsidR="00E13C32" w:rsidSect="00D654EF">
      <w:headerReference w:type="default" r:id="rId22"/>
      <w:headerReference w:type="first" r:id="rId23"/>
      <w:footerReference w:type="first" r:id="rId24"/>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6052C" w14:textId="77777777" w:rsidR="00F61790" w:rsidRDefault="00F61790" w:rsidP="00C72B17">
      <w:pPr>
        <w:spacing w:line="240" w:lineRule="auto"/>
      </w:pPr>
      <w:r>
        <w:separator/>
      </w:r>
    </w:p>
  </w:endnote>
  <w:endnote w:type="continuationSeparator" w:id="0">
    <w:p w14:paraId="0015BF39" w14:textId="77777777" w:rsidR="00F61790" w:rsidRDefault="00F6179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F61790" w:rsidRDefault="00F61790">
    <w:pPr>
      <w:pStyle w:val="Footer"/>
    </w:pPr>
  </w:p>
  <w:p w14:paraId="12C113D0" w14:textId="77777777" w:rsidR="00F61790" w:rsidRDefault="00F61790">
    <w:pPr>
      <w:pStyle w:val="Footer"/>
    </w:pPr>
  </w:p>
  <w:p w14:paraId="1421CB49" w14:textId="77777777" w:rsidR="00F61790" w:rsidRDefault="00F61790">
    <w:pPr>
      <w:pStyle w:val="Footer"/>
    </w:pPr>
  </w:p>
  <w:p w14:paraId="6F807640" w14:textId="77777777" w:rsidR="00F61790" w:rsidRDefault="00F61790">
    <w:pPr>
      <w:pStyle w:val="Footer"/>
    </w:pPr>
  </w:p>
  <w:p w14:paraId="2E456113" w14:textId="77777777" w:rsidR="00F61790" w:rsidRDefault="00F61790">
    <w:pPr>
      <w:pStyle w:val="Footer"/>
    </w:pPr>
  </w:p>
  <w:p w14:paraId="36A9D811" w14:textId="77777777" w:rsidR="00F61790" w:rsidRDefault="00F61790">
    <w:pPr>
      <w:pStyle w:val="Footer"/>
    </w:pPr>
  </w:p>
  <w:p w14:paraId="2CD2C690" w14:textId="77777777" w:rsidR="00F61790" w:rsidRDefault="00F61790" w:rsidP="00956547">
    <w:pPr>
      <w:pStyle w:val="Footer"/>
    </w:pPr>
    <w:bookmarkStart w:id="469"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469"/>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9C2A4" w14:textId="77777777" w:rsidR="00F61790" w:rsidRDefault="00F61790" w:rsidP="00C72B17">
      <w:pPr>
        <w:spacing w:line="240" w:lineRule="auto"/>
      </w:pPr>
      <w:r>
        <w:separator/>
      </w:r>
    </w:p>
  </w:footnote>
  <w:footnote w:type="continuationSeparator" w:id="0">
    <w:p w14:paraId="4079909C" w14:textId="77777777" w:rsidR="00F61790" w:rsidRDefault="00F61790"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77777777" w:rsidR="00F61790" w:rsidRDefault="00F61790"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444" w:name="Date1"/>
    <w:r>
      <w:t>23 maj 2013</w:t>
    </w:r>
    <w:bookmarkEnd w:id="444"/>
  </w:p>
  <w:p w14:paraId="005707D8" w14:textId="588DF0F6" w:rsidR="00F61790" w:rsidRDefault="00F61790" w:rsidP="008303EF">
    <w:pPr>
      <w:tabs>
        <w:tab w:val="left" w:pos="6237"/>
      </w:tabs>
    </w:pPr>
    <w:r>
      <w:tab/>
    </w:r>
    <w:bookmarkStart w:id="445" w:name="LDnr1"/>
    <w:bookmarkEnd w:id="445"/>
    <w:r>
      <w:t xml:space="preserve"> </w:t>
    </w:r>
    <w:bookmarkStart w:id="446" w:name="Dnr1"/>
    <w:bookmarkEnd w:id="446"/>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F61790" w:rsidRPr="00C05223" w:rsidRDefault="00F6179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759D1">
                            <w:rPr>
                              <w:noProof/>
                              <w:sz w:val="16"/>
                              <w:szCs w:val="16"/>
                            </w:rPr>
                            <w:t>11</w:t>
                          </w:r>
                          <w:r w:rsidRPr="00E12C4A">
                            <w:rPr>
                              <w:sz w:val="16"/>
                              <w:szCs w:val="16"/>
                            </w:rPr>
                            <w:fldChar w:fldCharType="end"/>
                          </w:r>
                          <w:r w:rsidRPr="00E12C4A">
                            <w:rPr>
                              <w:sz w:val="16"/>
                              <w:szCs w:val="16"/>
                            </w:rPr>
                            <w:t xml:space="preserve"> (</w:t>
                          </w:r>
                          <w:r w:rsidR="007759D1">
                            <w:fldChar w:fldCharType="begin"/>
                          </w:r>
                          <w:r w:rsidR="007759D1">
                            <w:instrText xml:space="preserve"> SECTIONPAGES   \* MERGEFORMAT </w:instrText>
                          </w:r>
                          <w:r w:rsidR="007759D1">
                            <w:fldChar w:fldCharType="separate"/>
                          </w:r>
                          <w:ins w:id="447" w:author="Khaled Daham" w:date="2014-02-20T00:34:00Z">
                            <w:r w:rsidR="007759D1" w:rsidRPr="007759D1">
                              <w:rPr>
                                <w:noProof/>
                                <w:sz w:val="16"/>
                                <w:szCs w:val="16"/>
                                <w:rPrChange w:id="448" w:author="Khaled Daham" w:date="2014-02-20T00:34:00Z">
                                  <w:rPr/>
                                </w:rPrChange>
                              </w:rPr>
                              <w:t>51</w:t>
                            </w:r>
                          </w:ins>
                          <w:del w:id="449" w:author="Khaled Daham" w:date="2014-02-14T16:34:00Z">
                            <w:r w:rsidRPr="000E4FE6" w:rsidDel="000E4FE6">
                              <w:rPr>
                                <w:noProof/>
                                <w:sz w:val="16"/>
                                <w:szCs w:val="16"/>
                              </w:rPr>
                              <w:delText>51</w:delText>
                            </w:r>
                          </w:del>
                          <w:r w:rsidR="007759D1">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F61790" w:rsidRPr="00C05223" w:rsidRDefault="00F6179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759D1">
                      <w:rPr>
                        <w:noProof/>
                        <w:sz w:val="16"/>
                        <w:szCs w:val="16"/>
                      </w:rPr>
                      <w:t>11</w:t>
                    </w:r>
                    <w:r w:rsidRPr="00E12C4A">
                      <w:rPr>
                        <w:sz w:val="16"/>
                        <w:szCs w:val="16"/>
                      </w:rPr>
                      <w:fldChar w:fldCharType="end"/>
                    </w:r>
                    <w:r w:rsidRPr="00E12C4A">
                      <w:rPr>
                        <w:sz w:val="16"/>
                        <w:szCs w:val="16"/>
                      </w:rPr>
                      <w:t xml:space="preserve"> (</w:t>
                    </w:r>
                    <w:r w:rsidR="007759D1">
                      <w:fldChar w:fldCharType="begin"/>
                    </w:r>
                    <w:r w:rsidR="007759D1">
                      <w:instrText xml:space="preserve"> SECTIONPAGES   \* MERGEFORMAT </w:instrText>
                    </w:r>
                    <w:r w:rsidR="007759D1">
                      <w:fldChar w:fldCharType="separate"/>
                    </w:r>
                    <w:ins w:id="450" w:author="Khaled Daham" w:date="2014-02-20T00:34:00Z">
                      <w:r w:rsidR="007759D1" w:rsidRPr="007759D1">
                        <w:rPr>
                          <w:noProof/>
                          <w:sz w:val="16"/>
                          <w:szCs w:val="16"/>
                          <w:rPrChange w:id="451" w:author="Khaled Daham" w:date="2014-02-20T00:34:00Z">
                            <w:rPr/>
                          </w:rPrChange>
                        </w:rPr>
                        <w:t>51</w:t>
                      </w:r>
                    </w:ins>
                    <w:del w:id="452" w:author="Khaled Daham" w:date="2014-02-14T16:34:00Z">
                      <w:r w:rsidRPr="000E4FE6" w:rsidDel="000E4FE6">
                        <w:rPr>
                          <w:noProof/>
                          <w:sz w:val="16"/>
                          <w:szCs w:val="16"/>
                        </w:rPr>
                        <w:delText>51</w:delText>
                      </w:r>
                    </w:del>
                    <w:r w:rsidR="007759D1">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7777777" w:rsidR="00F61790" w:rsidRDefault="00F61790"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453" w:name="Date"/>
    <w:r>
      <w:t>23 maj 2013</w:t>
    </w:r>
    <w:bookmarkEnd w:id="453"/>
  </w:p>
  <w:p w14:paraId="587ABBD2" w14:textId="77777777" w:rsidR="00F61790" w:rsidRDefault="00F61790" w:rsidP="00D774BC">
    <w:pPr>
      <w:tabs>
        <w:tab w:val="left" w:pos="6237"/>
      </w:tabs>
    </w:pPr>
    <w:r>
      <w:tab/>
    </w:r>
    <w:bookmarkStart w:id="454" w:name="LDnr"/>
    <w:bookmarkEnd w:id="454"/>
    <w:r>
      <w:t xml:space="preserve"> </w:t>
    </w:r>
    <w:bookmarkStart w:id="455" w:name="Dnr"/>
    <w:bookmarkEnd w:id="455"/>
  </w:p>
  <w:p w14:paraId="77845D5F" w14:textId="77777777" w:rsidR="00F61790" w:rsidRDefault="00F61790"/>
  <w:tbl>
    <w:tblPr>
      <w:tblW w:w="9180" w:type="dxa"/>
      <w:tblLayout w:type="fixed"/>
      <w:tblLook w:val="04A0" w:firstRow="1" w:lastRow="0" w:firstColumn="1" w:lastColumn="0" w:noHBand="0" w:noVBand="1"/>
    </w:tblPr>
    <w:tblGrid>
      <w:gridCol w:w="956"/>
      <w:gridCol w:w="1199"/>
      <w:gridCol w:w="4049"/>
      <w:gridCol w:w="2976"/>
    </w:tblGrid>
    <w:tr w:rsidR="00F61790" w:rsidRPr="0024387D" w14:paraId="7770CDCA" w14:textId="77777777" w:rsidTr="00364AE6">
      <w:tc>
        <w:tcPr>
          <w:tcW w:w="2155" w:type="dxa"/>
          <w:gridSpan w:val="2"/>
        </w:tcPr>
        <w:p w14:paraId="2BFF0FE8" w14:textId="77777777" w:rsidR="00F61790" w:rsidRPr="0024387D" w:rsidRDefault="00F61790" w:rsidP="00514BAB">
          <w:pPr>
            <w:pStyle w:val="Header"/>
            <w:rPr>
              <w:rFonts w:cs="Georgia"/>
              <w:sz w:val="14"/>
              <w:szCs w:val="14"/>
            </w:rPr>
          </w:pPr>
          <w:r w:rsidRPr="0024387D">
            <w:rPr>
              <w:rFonts w:cs="Georgia"/>
              <w:sz w:val="14"/>
              <w:szCs w:val="14"/>
            </w:rPr>
            <w:t>Center för eHälsa i samverkan</w:t>
          </w:r>
        </w:p>
        <w:p w14:paraId="7311FDA3" w14:textId="77777777" w:rsidR="00F61790" w:rsidRPr="0024387D" w:rsidRDefault="00F61790" w:rsidP="00514BAB">
          <w:pPr>
            <w:pStyle w:val="Header"/>
            <w:rPr>
              <w:rFonts w:cs="Georgia"/>
              <w:sz w:val="12"/>
              <w:szCs w:val="12"/>
            </w:rPr>
          </w:pPr>
          <w:r w:rsidRPr="0024387D">
            <w:rPr>
              <w:rFonts w:cs="Georgia"/>
              <w:sz w:val="12"/>
              <w:szCs w:val="12"/>
            </w:rPr>
            <w:t>Hornsgatan 20, 118 82 Stockholm</w:t>
          </w:r>
        </w:p>
        <w:p w14:paraId="143C4590" w14:textId="77777777" w:rsidR="00F61790" w:rsidRPr="0024387D" w:rsidRDefault="00F61790" w:rsidP="00514BAB">
          <w:pPr>
            <w:pStyle w:val="Header"/>
            <w:rPr>
              <w:rFonts w:cs="Georgia"/>
              <w:sz w:val="12"/>
              <w:szCs w:val="12"/>
            </w:rPr>
          </w:pPr>
          <w:r>
            <w:rPr>
              <w:rFonts w:cs="Georgia"/>
              <w:sz w:val="12"/>
              <w:szCs w:val="12"/>
            </w:rPr>
            <w:t>Vxl: 08-452 70 00</w:t>
          </w:r>
          <w:bookmarkStart w:id="456" w:name="PhoneDirect"/>
          <w:bookmarkStart w:id="457" w:name="LMobile"/>
          <w:bookmarkEnd w:id="456"/>
          <w:bookmarkEnd w:id="457"/>
          <w:r w:rsidRPr="0024387D">
            <w:rPr>
              <w:rFonts w:cs="Georgia"/>
              <w:sz w:val="12"/>
              <w:szCs w:val="12"/>
            </w:rPr>
            <w:t xml:space="preserve"> </w:t>
          </w:r>
          <w:bookmarkStart w:id="458" w:name="Mobile"/>
          <w:bookmarkEnd w:id="458"/>
        </w:p>
        <w:p w14:paraId="674555CA" w14:textId="77777777" w:rsidR="00F61790" w:rsidRDefault="00F61790" w:rsidP="00514BAB">
          <w:pPr>
            <w:pStyle w:val="Header"/>
            <w:rPr>
              <w:rFonts w:cs="Georgia"/>
              <w:sz w:val="12"/>
              <w:szCs w:val="12"/>
            </w:rPr>
          </w:pPr>
        </w:p>
        <w:p w14:paraId="69F9143A" w14:textId="77777777" w:rsidR="00F61790" w:rsidRPr="002F2EFD" w:rsidRDefault="00F61790" w:rsidP="00514BAB">
          <w:pPr>
            <w:pStyle w:val="Header"/>
            <w:rPr>
              <w:rFonts w:cs="Georgia"/>
              <w:color w:val="008000"/>
              <w:sz w:val="12"/>
              <w:szCs w:val="12"/>
            </w:rPr>
          </w:pPr>
          <w:r w:rsidRPr="002F2EFD">
            <w:rPr>
              <w:rFonts w:cs="Georgia"/>
              <w:color w:val="008000"/>
              <w:sz w:val="12"/>
              <w:szCs w:val="12"/>
            </w:rPr>
            <w:fldChar w:fldCharType="begin"/>
          </w:r>
          <w:r w:rsidRPr="002F2EFD">
            <w:rPr>
              <w:rFonts w:cs="Georgia"/>
              <w:color w:val="008000"/>
              <w:sz w:val="12"/>
              <w:szCs w:val="12"/>
            </w:rPr>
            <w:instrText xml:space="preserve"> DOCPROPERTY  "arknummer" \* MERGEFORMAT </w:instrText>
          </w:r>
          <w:r w:rsidRPr="002F2EFD">
            <w:rPr>
              <w:rFonts w:cs="Georgia"/>
              <w:color w:val="008000"/>
              <w:sz w:val="12"/>
              <w:szCs w:val="12"/>
            </w:rPr>
            <w:fldChar w:fldCharType="separate"/>
          </w:r>
          <w:r w:rsidRPr="002F2EFD">
            <w:rPr>
              <w:rFonts w:cs="Georgia"/>
              <w:color w:val="008000"/>
              <w:sz w:val="12"/>
              <w:szCs w:val="12"/>
            </w:rPr>
            <w:t>ARK_0015</w:t>
          </w:r>
          <w:r w:rsidRPr="002F2EFD">
            <w:rPr>
              <w:rFonts w:cs="Georgia"/>
              <w:color w:val="008000"/>
              <w:sz w:val="12"/>
              <w:szCs w:val="12"/>
            </w:rPr>
            <w:fldChar w:fldCharType="end"/>
          </w:r>
        </w:p>
        <w:bookmarkStart w:id="459" w:name="Email"/>
        <w:bookmarkEnd w:id="459"/>
        <w:p w14:paraId="1389D9DA" w14:textId="77777777" w:rsidR="00F61790" w:rsidRDefault="00F61790"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F61790" w:rsidRPr="0024387D" w:rsidRDefault="00F61790" w:rsidP="00514BAB">
          <w:pPr>
            <w:pStyle w:val="Header"/>
            <w:rPr>
              <w:rFonts w:cs="Georgia"/>
              <w:sz w:val="12"/>
              <w:szCs w:val="12"/>
            </w:rPr>
          </w:pPr>
        </w:p>
      </w:tc>
      <w:tc>
        <w:tcPr>
          <w:tcW w:w="4049" w:type="dxa"/>
        </w:tcPr>
        <w:p w14:paraId="3BC96ADA" w14:textId="77777777" w:rsidR="00F61790" w:rsidRPr="0024387D" w:rsidRDefault="00F61790" w:rsidP="00514BAB">
          <w:pPr>
            <w:pStyle w:val="Header"/>
            <w:rPr>
              <w:rFonts w:cs="Georgia"/>
              <w:sz w:val="14"/>
              <w:szCs w:val="14"/>
            </w:rPr>
          </w:pPr>
        </w:p>
      </w:tc>
      <w:tc>
        <w:tcPr>
          <w:tcW w:w="2976" w:type="dxa"/>
        </w:tcPr>
        <w:p w14:paraId="39150BC1" w14:textId="77777777" w:rsidR="00F61790" w:rsidRDefault="00F61790" w:rsidP="00514BAB">
          <w:r>
            <w:t xml:space="preserve"> </w:t>
          </w:r>
          <w:bookmarkStart w:id="460" w:name="slask"/>
          <w:bookmarkStart w:id="461" w:name="Addressee"/>
          <w:bookmarkEnd w:id="460"/>
          <w:bookmarkEnd w:id="461"/>
        </w:p>
      </w:tc>
    </w:tr>
    <w:tr w:rsidR="00F61790" w:rsidRPr="00F456CC" w14:paraId="726051DA" w14:textId="77777777" w:rsidTr="00364AE6">
      <w:tc>
        <w:tcPr>
          <w:tcW w:w="956" w:type="dxa"/>
          <w:tcBorders>
            <w:right w:val="single" w:sz="4" w:space="0" w:color="auto"/>
          </w:tcBorders>
        </w:tcPr>
        <w:p w14:paraId="3D93C70D" w14:textId="77777777" w:rsidR="00F61790" w:rsidRPr="00F456CC" w:rsidRDefault="00F61790"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F61790" w:rsidRPr="00F456CC" w:rsidRDefault="00F61790"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F61790" w:rsidRPr="002C11AF" w:rsidRDefault="00F61790" w:rsidP="00514BAB">
          <w:pPr>
            <w:pStyle w:val="Header"/>
            <w:rPr>
              <w:rFonts w:cs="Georgia"/>
              <w:sz w:val="12"/>
              <w:szCs w:val="12"/>
            </w:rPr>
          </w:pPr>
        </w:p>
      </w:tc>
      <w:tc>
        <w:tcPr>
          <w:tcW w:w="2976" w:type="dxa"/>
        </w:tcPr>
        <w:p w14:paraId="09468B72" w14:textId="77777777" w:rsidR="00F61790" w:rsidRPr="002C11AF" w:rsidRDefault="00F61790" w:rsidP="00514BAB">
          <w:pPr>
            <w:pStyle w:val="Header"/>
            <w:rPr>
              <w:rFonts w:cs="Georgia"/>
              <w:sz w:val="12"/>
              <w:szCs w:val="12"/>
            </w:rPr>
          </w:pPr>
        </w:p>
      </w:tc>
    </w:tr>
  </w:tbl>
  <w:p w14:paraId="7431164C" w14:textId="77777777" w:rsidR="00F61790" w:rsidRDefault="00F61790" w:rsidP="003755FD">
    <w:pPr>
      <w:pStyle w:val="Header"/>
    </w:pPr>
    <w:bookmarkStart w:id="462" w:name="Radera2"/>
    <w:bookmarkEnd w:id="462"/>
  </w:p>
  <w:p w14:paraId="1A31566D" w14:textId="77777777" w:rsidR="00F61790" w:rsidRDefault="00F61790" w:rsidP="003755FD">
    <w:pPr>
      <w:pStyle w:val="Header"/>
    </w:pPr>
  </w:p>
  <w:p w14:paraId="71CD4DF7" w14:textId="77777777" w:rsidR="00F61790" w:rsidRDefault="00F61790" w:rsidP="003755FD">
    <w:pPr>
      <w:pStyle w:val="Header"/>
    </w:pPr>
  </w:p>
  <w:p w14:paraId="6C34E9AD" w14:textId="7ABCC737" w:rsidR="00F61790" w:rsidRPr="003755FD" w:rsidRDefault="00F61790"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F61790" w:rsidRPr="00C05223" w:rsidRDefault="00F6179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759D1">
                            <w:rPr>
                              <w:noProof/>
                              <w:sz w:val="16"/>
                              <w:szCs w:val="16"/>
                            </w:rPr>
                            <w:t>1</w:t>
                          </w:r>
                          <w:r w:rsidRPr="00E12C4A">
                            <w:rPr>
                              <w:sz w:val="16"/>
                              <w:szCs w:val="16"/>
                            </w:rPr>
                            <w:fldChar w:fldCharType="end"/>
                          </w:r>
                          <w:r w:rsidRPr="00E12C4A">
                            <w:rPr>
                              <w:sz w:val="16"/>
                              <w:szCs w:val="16"/>
                            </w:rPr>
                            <w:t xml:space="preserve"> (</w:t>
                          </w:r>
                          <w:r w:rsidR="007759D1">
                            <w:fldChar w:fldCharType="begin"/>
                          </w:r>
                          <w:r w:rsidR="007759D1">
                            <w:instrText xml:space="preserve"> SECTIONPAGES   \* MERGEFORMAT </w:instrText>
                          </w:r>
                          <w:r w:rsidR="007759D1">
                            <w:fldChar w:fldCharType="separate"/>
                          </w:r>
                          <w:ins w:id="463" w:author="Khaled Daham" w:date="2014-02-20T00:33:00Z">
                            <w:r w:rsidR="007759D1" w:rsidRPr="007759D1">
                              <w:rPr>
                                <w:noProof/>
                                <w:sz w:val="16"/>
                                <w:szCs w:val="16"/>
                                <w:rPrChange w:id="464" w:author="Khaled Daham" w:date="2014-02-20T00:33:00Z">
                                  <w:rPr/>
                                </w:rPrChange>
                              </w:rPr>
                              <w:t>51</w:t>
                            </w:r>
                          </w:ins>
                          <w:del w:id="465" w:author="Khaled Daham" w:date="2014-02-14T16:34:00Z">
                            <w:r w:rsidRPr="000E4FE6" w:rsidDel="000E4FE6">
                              <w:rPr>
                                <w:noProof/>
                                <w:sz w:val="16"/>
                                <w:szCs w:val="16"/>
                              </w:rPr>
                              <w:delText>51</w:delText>
                            </w:r>
                          </w:del>
                          <w:r w:rsidR="007759D1">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F61790" w:rsidRPr="00C05223" w:rsidRDefault="00F6179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759D1">
                      <w:rPr>
                        <w:noProof/>
                        <w:sz w:val="16"/>
                        <w:szCs w:val="16"/>
                      </w:rPr>
                      <w:t>1</w:t>
                    </w:r>
                    <w:r w:rsidRPr="00E12C4A">
                      <w:rPr>
                        <w:sz w:val="16"/>
                        <w:szCs w:val="16"/>
                      </w:rPr>
                      <w:fldChar w:fldCharType="end"/>
                    </w:r>
                    <w:r w:rsidRPr="00E12C4A">
                      <w:rPr>
                        <w:sz w:val="16"/>
                        <w:szCs w:val="16"/>
                      </w:rPr>
                      <w:t xml:space="preserve"> (</w:t>
                    </w:r>
                    <w:r w:rsidR="007759D1">
                      <w:fldChar w:fldCharType="begin"/>
                    </w:r>
                    <w:r w:rsidR="007759D1">
                      <w:instrText xml:space="preserve"> SECTIONPAGES   \* MERGEFORMAT </w:instrText>
                    </w:r>
                    <w:r w:rsidR="007759D1">
                      <w:fldChar w:fldCharType="separate"/>
                    </w:r>
                    <w:ins w:id="466" w:author="Khaled Daham" w:date="2014-02-20T00:33:00Z">
                      <w:r w:rsidR="007759D1" w:rsidRPr="007759D1">
                        <w:rPr>
                          <w:noProof/>
                          <w:sz w:val="16"/>
                          <w:szCs w:val="16"/>
                          <w:rPrChange w:id="467" w:author="Khaled Daham" w:date="2014-02-20T00:33:00Z">
                            <w:rPr/>
                          </w:rPrChange>
                        </w:rPr>
                        <w:t>51</w:t>
                      </w:r>
                    </w:ins>
                    <w:del w:id="468" w:author="Khaled Daham" w:date="2014-02-14T16:34:00Z">
                      <w:r w:rsidRPr="000E4FE6" w:rsidDel="000E4FE6">
                        <w:rPr>
                          <w:noProof/>
                          <w:sz w:val="16"/>
                          <w:szCs w:val="16"/>
                        </w:rPr>
                        <w:delText>51</w:delText>
                      </w:r>
                    </w:del>
                    <w:r w:rsidR="007759D1">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TOC1Para"/>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9"/>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3CA9"/>
    <w:rsid w:val="00016347"/>
    <w:rsid w:val="00030D6C"/>
    <w:rsid w:val="00035299"/>
    <w:rsid w:val="00036FF1"/>
    <w:rsid w:val="00047E25"/>
    <w:rsid w:val="00053977"/>
    <w:rsid w:val="00055E49"/>
    <w:rsid w:val="0007349B"/>
    <w:rsid w:val="00073910"/>
    <w:rsid w:val="0008100A"/>
    <w:rsid w:val="000844ED"/>
    <w:rsid w:val="000954B2"/>
    <w:rsid w:val="000A69BD"/>
    <w:rsid w:val="000C1ACF"/>
    <w:rsid w:val="000C776C"/>
    <w:rsid w:val="000D4323"/>
    <w:rsid w:val="000E020A"/>
    <w:rsid w:val="000E190F"/>
    <w:rsid w:val="000E4FE6"/>
    <w:rsid w:val="00100B52"/>
    <w:rsid w:val="00116504"/>
    <w:rsid w:val="00122A00"/>
    <w:rsid w:val="001233FB"/>
    <w:rsid w:val="00137C8C"/>
    <w:rsid w:val="00140785"/>
    <w:rsid w:val="001502F9"/>
    <w:rsid w:val="00160052"/>
    <w:rsid w:val="001714C5"/>
    <w:rsid w:val="001752B9"/>
    <w:rsid w:val="001828BC"/>
    <w:rsid w:val="00183401"/>
    <w:rsid w:val="00184750"/>
    <w:rsid w:val="00184BA7"/>
    <w:rsid w:val="00191B2C"/>
    <w:rsid w:val="001B2C00"/>
    <w:rsid w:val="001C046C"/>
    <w:rsid w:val="001C1E6E"/>
    <w:rsid w:val="001C4712"/>
    <w:rsid w:val="001D061B"/>
    <w:rsid w:val="001E1878"/>
    <w:rsid w:val="002047F2"/>
    <w:rsid w:val="00212825"/>
    <w:rsid w:val="00224476"/>
    <w:rsid w:val="00226F03"/>
    <w:rsid w:val="0024387D"/>
    <w:rsid w:val="00246426"/>
    <w:rsid w:val="00261EA5"/>
    <w:rsid w:val="00265F2C"/>
    <w:rsid w:val="00265F33"/>
    <w:rsid w:val="00267208"/>
    <w:rsid w:val="00277ADB"/>
    <w:rsid w:val="0029087A"/>
    <w:rsid w:val="00291C0D"/>
    <w:rsid w:val="002A59E4"/>
    <w:rsid w:val="002A77D2"/>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63A55"/>
    <w:rsid w:val="00364AE6"/>
    <w:rsid w:val="00364D31"/>
    <w:rsid w:val="003755FD"/>
    <w:rsid w:val="00390030"/>
    <w:rsid w:val="00394F76"/>
    <w:rsid w:val="003A1F89"/>
    <w:rsid w:val="003A2132"/>
    <w:rsid w:val="003C2D14"/>
    <w:rsid w:val="003D21E1"/>
    <w:rsid w:val="003F58B4"/>
    <w:rsid w:val="003F5B63"/>
    <w:rsid w:val="00403D9C"/>
    <w:rsid w:val="00405057"/>
    <w:rsid w:val="004078E1"/>
    <w:rsid w:val="00415214"/>
    <w:rsid w:val="00415791"/>
    <w:rsid w:val="00420C18"/>
    <w:rsid w:val="00424B6F"/>
    <w:rsid w:val="004255A2"/>
    <w:rsid w:val="00431F05"/>
    <w:rsid w:val="004375C9"/>
    <w:rsid w:val="004433BE"/>
    <w:rsid w:val="00444C74"/>
    <w:rsid w:val="00457DD1"/>
    <w:rsid w:val="00460BEE"/>
    <w:rsid w:val="00482B99"/>
    <w:rsid w:val="00491FA2"/>
    <w:rsid w:val="0049416E"/>
    <w:rsid w:val="004B0B17"/>
    <w:rsid w:val="004B347C"/>
    <w:rsid w:val="004C349F"/>
    <w:rsid w:val="004C7A30"/>
    <w:rsid w:val="004F2686"/>
    <w:rsid w:val="004F39E1"/>
    <w:rsid w:val="00502896"/>
    <w:rsid w:val="00505F17"/>
    <w:rsid w:val="00514BAB"/>
    <w:rsid w:val="00525CF4"/>
    <w:rsid w:val="00537CC7"/>
    <w:rsid w:val="005408F3"/>
    <w:rsid w:val="005477ED"/>
    <w:rsid w:val="005521B0"/>
    <w:rsid w:val="0056497A"/>
    <w:rsid w:val="0057032F"/>
    <w:rsid w:val="00576D6B"/>
    <w:rsid w:val="0059544B"/>
    <w:rsid w:val="005957FC"/>
    <w:rsid w:val="005A0069"/>
    <w:rsid w:val="005A11F9"/>
    <w:rsid w:val="005A2DFC"/>
    <w:rsid w:val="005A361A"/>
    <w:rsid w:val="005A6077"/>
    <w:rsid w:val="005A6380"/>
    <w:rsid w:val="005B6762"/>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759D1"/>
    <w:rsid w:val="00776D68"/>
    <w:rsid w:val="007804CB"/>
    <w:rsid w:val="007861EA"/>
    <w:rsid w:val="007871FB"/>
    <w:rsid w:val="00793064"/>
    <w:rsid w:val="007A0162"/>
    <w:rsid w:val="007A2939"/>
    <w:rsid w:val="007B025E"/>
    <w:rsid w:val="007B2DED"/>
    <w:rsid w:val="007C2A05"/>
    <w:rsid w:val="007C34B3"/>
    <w:rsid w:val="007C5E55"/>
    <w:rsid w:val="007C7D7A"/>
    <w:rsid w:val="007E47C0"/>
    <w:rsid w:val="007E481B"/>
    <w:rsid w:val="007F0F3A"/>
    <w:rsid w:val="007F22B3"/>
    <w:rsid w:val="00804C10"/>
    <w:rsid w:val="00805333"/>
    <w:rsid w:val="00813487"/>
    <w:rsid w:val="00817886"/>
    <w:rsid w:val="00822E12"/>
    <w:rsid w:val="008303EF"/>
    <w:rsid w:val="00832F02"/>
    <w:rsid w:val="00836205"/>
    <w:rsid w:val="008465AF"/>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36DE"/>
    <w:rsid w:val="00910187"/>
    <w:rsid w:val="009171DF"/>
    <w:rsid w:val="00917AF8"/>
    <w:rsid w:val="009205CF"/>
    <w:rsid w:val="00926B52"/>
    <w:rsid w:val="0093401A"/>
    <w:rsid w:val="00934DF5"/>
    <w:rsid w:val="00942C22"/>
    <w:rsid w:val="00956547"/>
    <w:rsid w:val="009863CF"/>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30DC6"/>
    <w:rsid w:val="00A35D2A"/>
    <w:rsid w:val="00A50E40"/>
    <w:rsid w:val="00A7260B"/>
    <w:rsid w:val="00A7347F"/>
    <w:rsid w:val="00A80E12"/>
    <w:rsid w:val="00A81BE1"/>
    <w:rsid w:val="00A86FCE"/>
    <w:rsid w:val="00A8749F"/>
    <w:rsid w:val="00A95903"/>
    <w:rsid w:val="00AA3E23"/>
    <w:rsid w:val="00AB63BF"/>
    <w:rsid w:val="00AD6605"/>
    <w:rsid w:val="00AD6D79"/>
    <w:rsid w:val="00AE4909"/>
    <w:rsid w:val="00AF1559"/>
    <w:rsid w:val="00AF3B49"/>
    <w:rsid w:val="00AF7B2A"/>
    <w:rsid w:val="00B0697D"/>
    <w:rsid w:val="00B10EEB"/>
    <w:rsid w:val="00B1310A"/>
    <w:rsid w:val="00B14DBA"/>
    <w:rsid w:val="00B212C7"/>
    <w:rsid w:val="00B57CBF"/>
    <w:rsid w:val="00B6227B"/>
    <w:rsid w:val="00B72189"/>
    <w:rsid w:val="00B767DA"/>
    <w:rsid w:val="00B77D5E"/>
    <w:rsid w:val="00B86215"/>
    <w:rsid w:val="00B90A42"/>
    <w:rsid w:val="00BB02BA"/>
    <w:rsid w:val="00BB5903"/>
    <w:rsid w:val="00BB6694"/>
    <w:rsid w:val="00BD3476"/>
    <w:rsid w:val="00BD68EB"/>
    <w:rsid w:val="00C00D40"/>
    <w:rsid w:val="00C04B41"/>
    <w:rsid w:val="00C10D6D"/>
    <w:rsid w:val="00C11B3F"/>
    <w:rsid w:val="00C14894"/>
    <w:rsid w:val="00C14D25"/>
    <w:rsid w:val="00C20DBF"/>
    <w:rsid w:val="00C26EAC"/>
    <w:rsid w:val="00C27116"/>
    <w:rsid w:val="00C33FFF"/>
    <w:rsid w:val="00C375AB"/>
    <w:rsid w:val="00C427B8"/>
    <w:rsid w:val="00C52D77"/>
    <w:rsid w:val="00C5331E"/>
    <w:rsid w:val="00C54788"/>
    <w:rsid w:val="00C54F68"/>
    <w:rsid w:val="00C55D2C"/>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16694"/>
    <w:rsid w:val="00D21C11"/>
    <w:rsid w:val="00D4194A"/>
    <w:rsid w:val="00D43587"/>
    <w:rsid w:val="00D53A9A"/>
    <w:rsid w:val="00D5572D"/>
    <w:rsid w:val="00D654EF"/>
    <w:rsid w:val="00D774BC"/>
    <w:rsid w:val="00D91240"/>
    <w:rsid w:val="00D93512"/>
    <w:rsid w:val="00DA1759"/>
    <w:rsid w:val="00DA5D2D"/>
    <w:rsid w:val="00DB56E2"/>
    <w:rsid w:val="00DC3968"/>
    <w:rsid w:val="00E1012B"/>
    <w:rsid w:val="00E127E3"/>
    <w:rsid w:val="00E12C4A"/>
    <w:rsid w:val="00E131FD"/>
    <w:rsid w:val="00E13C32"/>
    <w:rsid w:val="00E2294E"/>
    <w:rsid w:val="00E23759"/>
    <w:rsid w:val="00E3060F"/>
    <w:rsid w:val="00E445EA"/>
    <w:rsid w:val="00E46C51"/>
    <w:rsid w:val="00E62163"/>
    <w:rsid w:val="00E738E4"/>
    <w:rsid w:val="00E809F3"/>
    <w:rsid w:val="00E875F8"/>
    <w:rsid w:val="00E901DA"/>
    <w:rsid w:val="00E9789B"/>
    <w:rsid w:val="00EA0175"/>
    <w:rsid w:val="00EB1451"/>
    <w:rsid w:val="00EB1E88"/>
    <w:rsid w:val="00EB63D6"/>
    <w:rsid w:val="00EC3FBC"/>
    <w:rsid w:val="00EC5E28"/>
    <w:rsid w:val="00ED3446"/>
    <w:rsid w:val="00EE04DB"/>
    <w:rsid w:val="00EE0737"/>
    <w:rsid w:val="00EE64E3"/>
    <w:rsid w:val="00EE7F9F"/>
    <w:rsid w:val="00EE7FE7"/>
    <w:rsid w:val="00F07598"/>
    <w:rsid w:val="00F15150"/>
    <w:rsid w:val="00F15814"/>
    <w:rsid w:val="00F25F5B"/>
    <w:rsid w:val="00F27703"/>
    <w:rsid w:val="00F34EBF"/>
    <w:rsid w:val="00F456CC"/>
    <w:rsid w:val="00F46893"/>
    <w:rsid w:val="00F61790"/>
    <w:rsid w:val="00F85F1F"/>
    <w:rsid w:val="00F94286"/>
    <w:rsid w:val="00FA39CF"/>
    <w:rsid w:val="00FB1144"/>
    <w:rsid w:val="00FB20B9"/>
    <w:rsid w:val="00FB3539"/>
    <w:rsid w:val="00FB69B3"/>
    <w:rsid w:val="00FD2E7E"/>
    <w:rsid w:val="00FD4E8C"/>
    <w:rsid w:val="00FE07DD"/>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arkitektur_och_regelverk/regelverk/" TargetMode="External"/><Relationship Id="rId20" Type="http://schemas.openxmlformats.org/officeDocument/2006/relationships/image" Target="media/image10.png"/><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124C0C-5B04-4742-B691-A58DC24D4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113</TotalTime>
  <Pages>51</Pages>
  <Words>9050</Words>
  <Characters>67247</Characters>
  <Application>Microsoft Macintosh Word</Application>
  <DocSecurity>0</DocSecurity>
  <Lines>3735</Lines>
  <Paragraphs>2312</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73985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Khaled Daham</cp:lastModifiedBy>
  <cp:revision>81</cp:revision>
  <dcterms:created xsi:type="dcterms:W3CDTF">2014-02-10T09:39:00Z</dcterms:created>
  <dcterms:modified xsi:type="dcterms:W3CDTF">2014-02-19T23:34:00Z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0</vt:lpwstr>
  </property>
  <property fmtid="{D5CDD505-2E9C-101B-9397-08002B2CF9AE}" pid="4" name="Version_3">
    <vt:lpwstr>RC13</vt:lpwstr>
  </property>
  <property fmtid="{D5CDD505-2E9C-101B-9397-08002B2CF9AE}" pid="5" name="arknummer">
    <vt:lpwstr>ARK_0015</vt:lpwstr>
  </property>
</Properties>
</file>