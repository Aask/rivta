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1780B740" w14:textId="77777777" w:rsidR="00F25F5B" w:rsidRDefault="00F25F5B" w:rsidP="00F25F5B">
      <w:pPr>
        <w:tabs>
          <w:tab w:val="left" w:pos="2552"/>
        </w:tabs>
        <w:spacing w:line="240" w:lineRule="auto"/>
        <w:jc w:val="center"/>
      </w:pPr>
    </w:p>
    <w:p w14:paraId="4002C8D6" w14:textId="77777777" w:rsidR="00F25F5B" w:rsidRDefault="00F25F5B" w:rsidP="00F25F5B">
      <w:pPr>
        <w:tabs>
          <w:tab w:val="left" w:pos="2552"/>
        </w:tabs>
        <w:spacing w:line="240" w:lineRule="auto"/>
        <w:jc w:val="center"/>
      </w:pPr>
    </w:p>
    <w:p w14:paraId="45DF8CE0" w14:textId="77777777" w:rsidR="00F25F5B" w:rsidRDefault="00F25F5B" w:rsidP="00F25F5B">
      <w:pPr>
        <w:tabs>
          <w:tab w:val="left" w:pos="2552"/>
        </w:tabs>
        <w:spacing w:line="240" w:lineRule="auto"/>
        <w:jc w:val="center"/>
      </w:pPr>
    </w:p>
    <w:p w14:paraId="2C2C4857" w14:textId="77777777" w:rsidR="00F25F5B" w:rsidRDefault="00F25F5B" w:rsidP="00F25F5B">
      <w:pPr>
        <w:tabs>
          <w:tab w:val="left" w:pos="2552"/>
        </w:tabs>
        <w:spacing w:line="240" w:lineRule="auto"/>
        <w:jc w:val="center"/>
      </w:pPr>
    </w:p>
    <w:p w14:paraId="39DFF8B7" w14:textId="77777777" w:rsidR="00F25F5B" w:rsidRDefault="00F25F5B" w:rsidP="00F25F5B">
      <w:pPr>
        <w:tabs>
          <w:tab w:val="left" w:pos="2552"/>
        </w:tabs>
        <w:spacing w:line="240" w:lineRule="auto"/>
        <w:jc w:val="center"/>
      </w:pPr>
    </w:p>
    <w:p w14:paraId="6055466A" w14:textId="77777777" w:rsidR="00F25F5B" w:rsidRDefault="00F25F5B" w:rsidP="00F25F5B">
      <w:pPr>
        <w:tabs>
          <w:tab w:val="left" w:pos="2552"/>
        </w:tabs>
        <w:spacing w:line="240" w:lineRule="auto"/>
        <w:jc w:val="center"/>
      </w:pPr>
    </w:p>
    <w:p w14:paraId="427B4AB7" w14:textId="77777777" w:rsidR="00F25F5B" w:rsidRDefault="00F25F5B" w:rsidP="00F25F5B">
      <w:pPr>
        <w:tabs>
          <w:tab w:val="left" w:pos="2552"/>
        </w:tabs>
        <w:spacing w:line="240" w:lineRule="auto"/>
        <w:jc w:val="center"/>
      </w:pPr>
    </w:p>
    <w:p w14:paraId="0EEE3223" w14:textId="77777777" w:rsidR="00F25F5B" w:rsidRPr="002D631E" w:rsidRDefault="00F25F5B" w:rsidP="00F25F5B">
      <w:pPr>
        <w:tabs>
          <w:tab w:val="left" w:pos="2552"/>
        </w:tabs>
        <w:spacing w:line="240" w:lineRule="auto"/>
        <w:jc w:val="center"/>
        <w:rPr>
          <w:color w:val="76923C" w:themeColor="accent3" w:themeShade="BF"/>
        </w:rPr>
      </w:pPr>
    </w:p>
    <w:p w14:paraId="63063284" w14:textId="77777777" w:rsidR="00F25F5B" w:rsidRDefault="00A7296B" w:rsidP="00F25F5B">
      <w:pPr>
        <w:tabs>
          <w:tab w:val="left" w:pos="2552"/>
        </w:tabs>
        <w:spacing w:line="240" w:lineRule="auto"/>
        <w:jc w:val="center"/>
        <w:rPr>
          <w:sz w:val="48"/>
          <w:szCs w:val="48"/>
        </w:rPr>
      </w:pPr>
      <w:r>
        <w:fldChar w:fldCharType="begin"/>
      </w:r>
      <w:r>
        <w:instrText xml:space="preserve"> TITLE   \* MERGEFORMAT </w:instrText>
      </w:r>
      <w:r>
        <w:fldChar w:fldCharType="separate"/>
      </w:r>
      <w:ins w:id="1" w:author="Khaled Daham" w:date="2014-02-24T10:51:00Z">
        <w:r w:rsidR="00F422D0" w:rsidRPr="00F422D0">
          <w:rPr>
            <w:color w:val="76923C" w:themeColor="accent3" w:themeShade="BF"/>
            <w:sz w:val="48"/>
            <w:szCs w:val="48"/>
            <w:rPrChange w:id="2" w:author="Khaled Daham" w:date="2014-02-24T10:51:00Z">
              <w:rPr/>
            </w:rPrChange>
          </w:rPr>
          <w:t>Tjänstekontraktsbeskrivning - Hantera</w:t>
        </w:r>
        <w:r w:rsidR="00F422D0">
          <w:t xml:space="preserve"> </w:t>
        </w:r>
        <w:r w:rsidR="00F422D0" w:rsidRPr="00F422D0">
          <w:rPr>
            <w:sz w:val="48"/>
            <w:szCs w:val="48"/>
            <w:rPrChange w:id="3" w:author="Khaled Daham" w:date="2014-02-24T10:51:00Z">
              <w:rPr/>
            </w:rPrChange>
          </w:rPr>
          <w:t>hälsorelaterat tillstånd, utfall av aktivitet</w:t>
        </w:r>
      </w:ins>
      <w:del w:id="4" w:author="Khaled Daham" w:date="2014-02-24T10:50:00Z">
        <w:r w:rsidR="00117A24" w:rsidRPr="00117A24" w:rsidDel="00F422D0">
          <w:rPr>
            <w:color w:val="76923C" w:themeColor="accent3" w:themeShade="BF"/>
            <w:sz w:val="48"/>
            <w:szCs w:val="48"/>
          </w:rPr>
          <w:delText>Tjänstekontraktsbeskrivning - Hantera</w:delText>
        </w:r>
        <w:r w:rsidR="00117A24" w:rsidDel="00F422D0">
          <w:delText xml:space="preserve"> </w:delText>
        </w:r>
        <w:r w:rsidR="00117A24" w:rsidRPr="00117A24" w:rsidDel="00F422D0">
          <w:rPr>
            <w:sz w:val="48"/>
            <w:szCs w:val="48"/>
          </w:rPr>
          <w:delText>hälsorelaterat tillstånd, utfall av aktivitet</w:delText>
        </w:r>
      </w:del>
      <w:r>
        <w:rPr>
          <w:sz w:val="48"/>
          <w:szCs w:val="48"/>
        </w:rPr>
        <w:fldChar w:fldCharType="end"/>
      </w:r>
    </w:p>
    <w:p w14:paraId="7FCCEEEE" w14:textId="77777777" w:rsidR="00F25F5B" w:rsidRDefault="00F25F5B" w:rsidP="00F25F5B">
      <w:pPr>
        <w:tabs>
          <w:tab w:val="left" w:pos="2552"/>
        </w:tabs>
        <w:spacing w:line="240" w:lineRule="auto"/>
        <w:jc w:val="center"/>
        <w:rPr>
          <w:sz w:val="48"/>
          <w:szCs w:val="48"/>
        </w:rPr>
      </w:pPr>
    </w:p>
    <w:p w14:paraId="73F71FC3" w14:textId="77777777" w:rsidR="002D631E" w:rsidRDefault="002D631E" w:rsidP="00F25F5B">
      <w:pPr>
        <w:tabs>
          <w:tab w:val="left" w:pos="2552"/>
        </w:tabs>
        <w:spacing w:line="240" w:lineRule="auto"/>
        <w:jc w:val="center"/>
        <w:rPr>
          <w:sz w:val="32"/>
          <w:szCs w:val="32"/>
        </w:rPr>
      </w:pPr>
      <w:r>
        <w:rPr>
          <w:sz w:val="32"/>
          <w:szCs w:val="32"/>
        </w:rPr>
        <w:t>Tjänstekontraktsbeskrivning</w:t>
      </w:r>
    </w:p>
    <w:p w14:paraId="6A8A6D0E" w14:textId="77777777" w:rsidR="002D631E" w:rsidRDefault="002D631E" w:rsidP="00F25F5B">
      <w:pPr>
        <w:tabs>
          <w:tab w:val="left" w:pos="2552"/>
        </w:tabs>
        <w:spacing w:line="240" w:lineRule="auto"/>
        <w:jc w:val="center"/>
        <w:rPr>
          <w:sz w:val="32"/>
          <w:szCs w:val="32"/>
        </w:rPr>
      </w:pPr>
    </w:p>
    <w:p w14:paraId="5B869D9B" w14:textId="62C875B4" w:rsidR="002D631E" w:rsidRDefault="002D631E" w:rsidP="00F25F5B">
      <w:pPr>
        <w:tabs>
          <w:tab w:val="left" w:pos="2552"/>
        </w:tabs>
        <w:spacing w:line="240" w:lineRule="auto"/>
        <w:jc w:val="center"/>
        <w:rPr>
          <w:sz w:val="32"/>
          <w:szCs w:val="32"/>
        </w:rPr>
      </w:pPr>
      <w:r>
        <w:rPr>
          <w:sz w:val="32"/>
          <w:szCs w:val="32"/>
        </w:rPr>
        <w:t xml:space="preserve">Version </w:t>
      </w:r>
      <w:r w:rsidR="00035299" w:rsidRPr="009171DF">
        <w:rPr>
          <w:rFonts w:ascii="Arial" w:hAnsi="Arial"/>
          <w:sz w:val="36"/>
          <w:szCs w:val="36"/>
        </w:rPr>
        <w:fldChar w:fldCharType="begin"/>
      </w:r>
      <w:r w:rsidR="00035299" w:rsidRPr="009171DF">
        <w:rPr>
          <w:rFonts w:ascii="Arial" w:hAnsi="Arial"/>
          <w:sz w:val="36"/>
          <w:szCs w:val="36"/>
        </w:rPr>
        <w:instrText xml:space="preserve"> DOCPROPERTY "Version_1" \* MERGEFORMAT </w:instrText>
      </w:r>
      <w:r w:rsidR="00035299" w:rsidRPr="009171DF">
        <w:rPr>
          <w:rFonts w:ascii="Arial" w:hAnsi="Arial"/>
          <w:sz w:val="36"/>
          <w:szCs w:val="36"/>
        </w:rPr>
        <w:fldChar w:fldCharType="separate"/>
      </w:r>
      <w:ins w:id="5" w:author="Khaled Daham" w:date="2014-02-24T10:51:00Z">
        <w:r w:rsidR="00F422D0" w:rsidRPr="00F422D0">
          <w:rPr>
            <w:rFonts w:ascii="Arial" w:hAnsi="Arial"/>
            <w:b/>
            <w:sz w:val="36"/>
            <w:szCs w:val="36"/>
            <w:rPrChange w:id="6" w:author="Khaled Daham" w:date="2014-02-24T10:51:00Z">
              <w:rPr>
                <w:rFonts w:ascii="Arial" w:hAnsi="Arial"/>
                <w:sz w:val="36"/>
                <w:szCs w:val="36"/>
              </w:rPr>
            </w:rPrChange>
          </w:rPr>
          <w:t>2</w:t>
        </w:r>
      </w:ins>
      <w:del w:id="7" w:author="Khaled Daham" w:date="2014-02-24T10:50:00Z">
        <w:r w:rsidR="00D76FD4" w:rsidRPr="00D76FD4" w:rsidDel="00F422D0">
          <w:rPr>
            <w:rFonts w:ascii="Arial" w:hAnsi="Arial"/>
            <w:b/>
            <w:sz w:val="36"/>
            <w:szCs w:val="36"/>
          </w:rPr>
          <w:delText>2</w:delText>
        </w:r>
      </w:del>
      <w:r w:rsidR="00035299" w:rsidRPr="009171DF">
        <w:rPr>
          <w:rFonts w:ascii="Arial" w:hAnsi="Arial"/>
          <w:b/>
          <w:sz w:val="36"/>
          <w:szCs w:val="36"/>
        </w:rPr>
        <w:fldChar w:fldCharType="end"/>
      </w:r>
      <w:r w:rsidRPr="009171DF">
        <w:rPr>
          <w:rFonts w:ascii="Arial" w:hAnsi="Arial"/>
          <w:sz w:val="36"/>
          <w:szCs w:val="36"/>
        </w:rPr>
        <w:t>.</w:t>
      </w:r>
      <w:r w:rsidR="00035299" w:rsidRPr="009171DF">
        <w:rPr>
          <w:rFonts w:ascii="Arial" w:hAnsi="Arial"/>
          <w:sz w:val="36"/>
          <w:szCs w:val="36"/>
        </w:rPr>
        <w:fldChar w:fldCharType="begin"/>
      </w:r>
      <w:r w:rsidR="00035299" w:rsidRPr="009171DF">
        <w:rPr>
          <w:rFonts w:ascii="Arial" w:hAnsi="Arial"/>
          <w:sz w:val="36"/>
          <w:szCs w:val="36"/>
        </w:rPr>
        <w:instrText xml:space="preserve"> DOCPROPERTY "Version_2" \* MERGEFORMAT </w:instrText>
      </w:r>
      <w:r w:rsidR="00035299" w:rsidRPr="009171DF">
        <w:rPr>
          <w:rFonts w:ascii="Arial" w:hAnsi="Arial"/>
          <w:sz w:val="36"/>
          <w:szCs w:val="36"/>
        </w:rPr>
        <w:fldChar w:fldCharType="separate"/>
      </w:r>
      <w:ins w:id="8" w:author="Khaled Daham" w:date="2014-02-24T10:51:00Z">
        <w:r w:rsidR="00F422D0" w:rsidRPr="00F422D0">
          <w:rPr>
            <w:rFonts w:ascii="Arial" w:hAnsi="Arial"/>
            <w:b/>
            <w:sz w:val="36"/>
            <w:szCs w:val="36"/>
            <w:rPrChange w:id="9" w:author="Khaled Daham" w:date="2014-02-24T10:51:00Z">
              <w:rPr>
                <w:rFonts w:ascii="Arial" w:hAnsi="Arial"/>
                <w:sz w:val="36"/>
                <w:szCs w:val="36"/>
              </w:rPr>
            </w:rPrChange>
          </w:rPr>
          <w:t>1</w:t>
        </w:r>
      </w:ins>
      <w:del w:id="10" w:author="Khaled Daham" w:date="2014-02-24T10:50:00Z">
        <w:r w:rsidR="00D76FD4" w:rsidRPr="00D76FD4" w:rsidDel="00F422D0">
          <w:rPr>
            <w:rFonts w:ascii="Arial" w:hAnsi="Arial"/>
            <w:b/>
            <w:sz w:val="36"/>
            <w:szCs w:val="36"/>
          </w:rPr>
          <w:delText>1</w:delText>
        </w:r>
      </w:del>
      <w:r w:rsidR="00035299" w:rsidRPr="009171DF">
        <w:rPr>
          <w:rFonts w:ascii="Arial" w:hAnsi="Arial"/>
          <w:b/>
          <w:sz w:val="36"/>
          <w:szCs w:val="36"/>
        </w:rPr>
        <w:fldChar w:fldCharType="end"/>
      </w:r>
      <w:r w:rsidR="009171DF" w:rsidRPr="009171DF">
        <w:rPr>
          <w:rFonts w:ascii="Arial" w:hAnsi="Arial"/>
          <w:sz w:val="36"/>
          <w:szCs w:val="36"/>
        </w:rPr>
        <w:t>.</w:t>
      </w:r>
      <w:r w:rsidR="00BB5903" w:rsidRPr="009171DF">
        <w:rPr>
          <w:rFonts w:ascii="Arial" w:hAnsi="Arial"/>
          <w:b/>
          <w:sz w:val="36"/>
          <w:szCs w:val="36"/>
        </w:rPr>
        <w:t>RC</w:t>
      </w:r>
      <w:ins w:id="11" w:author="Khaled Daham" w:date="2014-02-24T10:49:00Z">
        <w:r w:rsidR="00117A24">
          <w:rPr>
            <w:rFonts w:ascii="Arial" w:hAnsi="Arial"/>
            <w:b/>
            <w:sz w:val="36"/>
            <w:szCs w:val="36"/>
          </w:rPr>
          <w:t>2</w:t>
        </w:r>
      </w:ins>
      <w:del w:id="12" w:author="Khaled Daham" w:date="2014-02-24T10:49:00Z">
        <w:r w:rsidR="00BB5903" w:rsidRPr="009171DF" w:rsidDel="00117A24">
          <w:rPr>
            <w:rFonts w:ascii="Arial" w:hAnsi="Arial"/>
            <w:b/>
            <w:sz w:val="36"/>
            <w:szCs w:val="36"/>
          </w:rPr>
          <w:delText>1</w:delText>
        </w:r>
      </w:del>
    </w:p>
    <w:p w14:paraId="5659363F" w14:textId="77777777" w:rsidR="002D631E" w:rsidRDefault="002D631E" w:rsidP="00F25F5B">
      <w:pPr>
        <w:tabs>
          <w:tab w:val="left" w:pos="2552"/>
        </w:tabs>
        <w:spacing w:line="240" w:lineRule="auto"/>
        <w:jc w:val="center"/>
        <w:rPr>
          <w:sz w:val="32"/>
          <w:szCs w:val="32"/>
        </w:rPr>
      </w:pPr>
    </w:p>
    <w:p w14:paraId="37830127" w14:textId="3F5853B5" w:rsidR="00F25F5B" w:rsidRDefault="002D5403" w:rsidP="00F25F5B">
      <w:pPr>
        <w:tabs>
          <w:tab w:val="left" w:pos="2552"/>
        </w:tabs>
        <w:spacing w:line="240" w:lineRule="auto"/>
        <w:jc w:val="center"/>
        <w:rPr>
          <w:sz w:val="32"/>
          <w:szCs w:val="32"/>
        </w:rPr>
      </w:pPr>
      <w:r>
        <w:rPr>
          <w:sz w:val="32"/>
          <w:szCs w:val="32"/>
        </w:rPr>
        <w:t>20</w:t>
      </w:r>
      <w:r w:rsidR="00D76FD4">
        <w:rPr>
          <w:sz w:val="32"/>
          <w:szCs w:val="32"/>
        </w:rPr>
        <w:t>14-02-</w:t>
      </w:r>
      <w:ins w:id="13" w:author="Khaled Daham" w:date="2014-02-24T10:49:00Z">
        <w:r w:rsidR="00117A24">
          <w:rPr>
            <w:sz w:val="32"/>
            <w:szCs w:val="32"/>
          </w:rPr>
          <w:t>24</w:t>
        </w:r>
      </w:ins>
      <w:del w:id="14" w:author="Khaled Daham" w:date="2014-02-24T10:49:00Z">
        <w:r w:rsidR="00D76FD4" w:rsidDel="00117A24">
          <w:rPr>
            <w:sz w:val="32"/>
            <w:szCs w:val="32"/>
          </w:rPr>
          <w:delText>18</w:delText>
        </w:r>
      </w:del>
    </w:p>
    <w:p w14:paraId="37D00F15" w14:textId="77777777" w:rsidR="00F25F5B" w:rsidRDefault="00F25F5B" w:rsidP="00F25F5B">
      <w:pPr>
        <w:tabs>
          <w:tab w:val="left" w:pos="2552"/>
        </w:tabs>
        <w:spacing w:line="240" w:lineRule="auto"/>
        <w:jc w:val="center"/>
        <w:rPr>
          <w:sz w:val="32"/>
          <w:szCs w:val="32"/>
        </w:rPr>
      </w:pPr>
    </w:p>
    <w:p w14:paraId="43DF7145" w14:textId="77777777" w:rsidR="00F25F5B" w:rsidRPr="00F25F5B" w:rsidRDefault="00F25F5B" w:rsidP="00F25F5B">
      <w:pPr>
        <w:tabs>
          <w:tab w:val="left" w:pos="2552"/>
        </w:tabs>
        <w:spacing w:line="240" w:lineRule="auto"/>
        <w:jc w:val="center"/>
        <w:rPr>
          <w:sz w:val="32"/>
          <w:szCs w:val="32"/>
        </w:rPr>
      </w:pPr>
    </w:p>
    <w:p w14:paraId="6E093955"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14:paraId="72E966D7" w14:textId="77777777" w:rsidR="00C54F68" w:rsidRDefault="00C54F68">
          <w:pPr>
            <w:pStyle w:val="TOCHeading"/>
          </w:pPr>
          <w:r>
            <w:t>Innehållsförteckning</w:t>
          </w:r>
        </w:p>
        <w:p w14:paraId="5388AFB4" w14:textId="77777777" w:rsidR="00335A01" w:rsidRDefault="00C54F68">
          <w:pPr>
            <w:pStyle w:val="TOC1"/>
            <w:tabs>
              <w:tab w:val="left" w:pos="326"/>
              <w:tab w:val="right" w:leader="dot" w:pos="8664"/>
            </w:tabs>
            <w:rPr>
              <w:ins w:id="15" w:author="Khaled Daham" w:date="2014-02-24T10:54:00Z"/>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ins w:id="16" w:author="Khaled Daham" w:date="2014-02-24T10:54:00Z">
            <w:r w:rsidR="00335A01">
              <w:rPr>
                <w:noProof/>
              </w:rPr>
              <w:t>1</w:t>
            </w:r>
            <w:r w:rsidR="00335A01">
              <w:rPr>
                <w:rFonts w:asciiTheme="minorHAnsi" w:eastAsiaTheme="minorEastAsia" w:hAnsiTheme="minorHAnsi" w:cstheme="minorBidi"/>
                <w:noProof/>
                <w:sz w:val="24"/>
                <w:szCs w:val="24"/>
                <w:lang w:val="en-US" w:eastAsia="ja-JP"/>
              </w:rPr>
              <w:tab/>
            </w:r>
            <w:r w:rsidR="00335A01">
              <w:rPr>
                <w:noProof/>
              </w:rPr>
              <w:t>Inledning</w:t>
            </w:r>
            <w:r w:rsidR="00335A01">
              <w:rPr>
                <w:noProof/>
              </w:rPr>
              <w:tab/>
            </w:r>
            <w:r w:rsidR="00335A01">
              <w:rPr>
                <w:noProof/>
              </w:rPr>
              <w:fldChar w:fldCharType="begin"/>
            </w:r>
            <w:r w:rsidR="00335A01">
              <w:rPr>
                <w:noProof/>
              </w:rPr>
              <w:instrText xml:space="preserve"> PAGEREF _Toc254858604 \h </w:instrText>
            </w:r>
            <w:r w:rsidR="00335A01">
              <w:rPr>
                <w:noProof/>
              </w:rPr>
            </w:r>
          </w:ins>
          <w:r w:rsidR="00335A01">
            <w:rPr>
              <w:noProof/>
            </w:rPr>
            <w:fldChar w:fldCharType="separate"/>
          </w:r>
          <w:ins w:id="17" w:author="Khaled Daham" w:date="2014-02-24T10:54:00Z">
            <w:r w:rsidR="00335A01">
              <w:rPr>
                <w:noProof/>
              </w:rPr>
              <w:t>10</w:t>
            </w:r>
            <w:r w:rsidR="00335A01">
              <w:rPr>
                <w:noProof/>
              </w:rPr>
              <w:fldChar w:fldCharType="end"/>
            </w:r>
          </w:ins>
        </w:p>
        <w:p w14:paraId="3DC97093" w14:textId="77777777" w:rsidR="00335A01" w:rsidRDefault="00335A01">
          <w:pPr>
            <w:pStyle w:val="TOC1"/>
            <w:tabs>
              <w:tab w:val="left" w:pos="352"/>
              <w:tab w:val="right" w:leader="dot" w:pos="8664"/>
            </w:tabs>
            <w:rPr>
              <w:ins w:id="18" w:author="Khaled Daham" w:date="2014-02-24T10:54:00Z"/>
              <w:rFonts w:asciiTheme="minorHAnsi" w:eastAsiaTheme="minorEastAsia" w:hAnsiTheme="minorHAnsi" w:cstheme="minorBidi"/>
              <w:noProof/>
              <w:sz w:val="24"/>
              <w:szCs w:val="24"/>
              <w:lang w:val="en-US" w:eastAsia="ja-JP"/>
            </w:rPr>
          </w:pPr>
          <w:ins w:id="19" w:author="Khaled Daham" w:date="2014-02-24T10:54:00Z">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_Toc254858605 \h </w:instrText>
            </w:r>
            <w:r>
              <w:rPr>
                <w:noProof/>
              </w:rPr>
            </w:r>
          </w:ins>
          <w:r>
            <w:rPr>
              <w:noProof/>
            </w:rPr>
            <w:fldChar w:fldCharType="separate"/>
          </w:r>
          <w:ins w:id="20" w:author="Khaled Daham" w:date="2014-02-24T10:54:00Z">
            <w:r>
              <w:rPr>
                <w:noProof/>
              </w:rPr>
              <w:t>11</w:t>
            </w:r>
            <w:r>
              <w:rPr>
                <w:noProof/>
              </w:rPr>
              <w:fldChar w:fldCharType="end"/>
            </w:r>
          </w:ins>
        </w:p>
        <w:p w14:paraId="73F07C42" w14:textId="77777777" w:rsidR="00335A01" w:rsidRDefault="00335A01">
          <w:pPr>
            <w:pStyle w:val="TOC2"/>
            <w:tabs>
              <w:tab w:val="left" w:pos="692"/>
              <w:tab w:val="right" w:leader="dot" w:pos="8664"/>
            </w:tabs>
            <w:rPr>
              <w:ins w:id="21" w:author="Khaled Daham" w:date="2014-02-24T10:54:00Z"/>
              <w:rFonts w:asciiTheme="minorHAnsi" w:eastAsiaTheme="minorEastAsia" w:hAnsiTheme="minorHAnsi" w:cstheme="minorBidi"/>
              <w:noProof/>
              <w:sz w:val="24"/>
              <w:szCs w:val="24"/>
              <w:lang w:val="en-US" w:eastAsia="ja-JP"/>
            </w:rPr>
          </w:pPr>
          <w:ins w:id="22" w:author="Khaled Daham" w:date="2014-02-24T10:54:00Z">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3429D7">
              <w:rPr>
                <w:b/>
                <w:noProof/>
                <w:color w:val="76923C" w:themeColor="accent3" w:themeShade="BF"/>
              </w:rPr>
              <w:t>2</w:t>
            </w:r>
            <w:r>
              <w:rPr>
                <w:noProof/>
              </w:rPr>
              <w:t>.</w:t>
            </w:r>
            <w:r w:rsidRPr="003429D7">
              <w:rPr>
                <w:b/>
                <w:noProof/>
                <w:color w:val="76923C" w:themeColor="accent3" w:themeShade="BF"/>
              </w:rPr>
              <w:t>1.RC2</w:t>
            </w:r>
            <w:r>
              <w:rPr>
                <w:noProof/>
              </w:rPr>
              <w:tab/>
            </w:r>
            <w:r>
              <w:rPr>
                <w:noProof/>
              </w:rPr>
              <w:fldChar w:fldCharType="begin"/>
            </w:r>
            <w:r>
              <w:rPr>
                <w:noProof/>
              </w:rPr>
              <w:instrText xml:space="preserve"> PAGEREF _Toc254858606 \h </w:instrText>
            </w:r>
            <w:r>
              <w:rPr>
                <w:noProof/>
              </w:rPr>
            </w:r>
          </w:ins>
          <w:r>
            <w:rPr>
              <w:noProof/>
            </w:rPr>
            <w:fldChar w:fldCharType="separate"/>
          </w:r>
          <w:ins w:id="23" w:author="Khaled Daham" w:date="2014-02-24T10:54:00Z">
            <w:r>
              <w:rPr>
                <w:noProof/>
              </w:rPr>
              <w:t>11</w:t>
            </w:r>
            <w:r>
              <w:rPr>
                <w:noProof/>
              </w:rPr>
              <w:fldChar w:fldCharType="end"/>
            </w:r>
          </w:ins>
        </w:p>
        <w:p w14:paraId="6BDBED67" w14:textId="77777777" w:rsidR="00335A01" w:rsidRDefault="00335A01">
          <w:pPr>
            <w:pStyle w:val="TOC3"/>
            <w:tabs>
              <w:tab w:val="left" w:pos="1031"/>
              <w:tab w:val="right" w:leader="dot" w:pos="8664"/>
            </w:tabs>
            <w:rPr>
              <w:ins w:id="24" w:author="Khaled Daham" w:date="2014-02-24T10:54:00Z"/>
              <w:rFonts w:asciiTheme="minorHAnsi" w:eastAsiaTheme="minorEastAsia" w:hAnsiTheme="minorHAnsi" w:cstheme="minorBidi"/>
              <w:noProof/>
              <w:sz w:val="24"/>
              <w:szCs w:val="24"/>
              <w:lang w:val="en-US" w:eastAsia="ja-JP"/>
            </w:rPr>
          </w:pPr>
          <w:ins w:id="25" w:author="Khaled Daham" w:date="2014-02-24T10:54:00Z">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_Toc254858607 \h </w:instrText>
            </w:r>
            <w:r>
              <w:rPr>
                <w:noProof/>
              </w:rPr>
            </w:r>
          </w:ins>
          <w:r>
            <w:rPr>
              <w:noProof/>
            </w:rPr>
            <w:fldChar w:fldCharType="separate"/>
          </w:r>
          <w:ins w:id="26" w:author="Khaled Daham" w:date="2014-02-24T10:54:00Z">
            <w:r>
              <w:rPr>
                <w:noProof/>
              </w:rPr>
              <w:t>11</w:t>
            </w:r>
            <w:r>
              <w:rPr>
                <w:noProof/>
              </w:rPr>
              <w:fldChar w:fldCharType="end"/>
            </w:r>
          </w:ins>
        </w:p>
        <w:p w14:paraId="6F2F8B51" w14:textId="77777777" w:rsidR="00335A01" w:rsidRDefault="00335A01">
          <w:pPr>
            <w:pStyle w:val="TOC3"/>
            <w:tabs>
              <w:tab w:val="left" w:pos="1057"/>
              <w:tab w:val="right" w:leader="dot" w:pos="8664"/>
            </w:tabs>
            <w:rPr>
              <w:ins w:id="27" w:author="Khaled Daham" w:date="2014-02-24T10:54:00Z"/>
              <w:rFonts w:asciiTheme="minorHAnsi" w:eastAsiaTheme="minorEastAsia" w:hAnsiTheme="minorHAnsi" w:cstheme="minorBidi"/>
              <w:noProof/>
              <w:sz w:val="24"/>
              <w:szCs w:val="24"/>
              <w:lang w:val="en-US" w:eastAsia="ja-JP"/>
            </w:rPr>
          </w:pPr>
          <w:ins w:id="28" w:author="Khaled Daham" w:date="2014-02-24T10:54:00Z">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_Toc254858608 \h </w:instrText>
            </w:r>
            <w:r>
              <w:rPr>
                <w:noProof/>
              </w:rPr>
            </w:r>
          </w:ins>
          <w:r>
            <w:rPr>
              <w:noProof/>
            </w:rPr>
            <w:fldChar w:fldCharType="separate"/>
          </w:r>
          <w:ins w:id="29" w:author="Khaled Daham" w:date="2014-02-24T10:54:00Z">
            <w:r>
              <w:rPr>
                <w:noProof/>
              </w:rPr>
              <w:t>11</w:t>
            </w:r>
            <w:r>
              <w:rPr>
                <w:noProof/>
              </w:rPr>
              <w:fldChar w:fldCharType="end"/>
            </w:r>
          </w:ins>
        </w:p>
        <w:p w14:paraId="0E0088DB" w14:textId="77777777" w:rsidR="00335A01" w:rsidRDefault="00335A01">
          <w:pPr>
            <w:pStyle w:val="TOC3"/>
            <w:tabs>
              <w:tab w:val="left" w:pos="1056"/>
              <w:tab w:val="right" w:leader="dot" w:pos="8664"/>
            </w:tabs>
            <w:rPr>
              <w:ins w:id="30" w:author="Khaled Daham" w:date="2014-02-24T10:54:00Z"/>
              <w:rFonts w:asciiTheme="minorHAnsi" w:eastAsiaTheme="minorEastAsia" w:hAnsiTheme="minorHAnsi" w:cstheme="minorBidi"/>
              <w:noProof/>
              <w:sz w:val="24"/>
              <w:szCs w:val="24"/>
              <w:lang w:val="en-US" w:eastAsia="ja-JP"/>
            </w:rPr>
          </w:pPr>
          <w:ins w:id="31" w:author="Khaled Daham" w:date="2014-02-24T10:54:00Z">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_Toc254858609 \h </w:instrText>
            </w:r>
            <w:r>
              <w:rPr>
                <w:noProof/>
              </w:rPr>
            </w:r>
          </w:ins>
          <w:r>
            <w:rPr>
              <w:noProof/>
            </w:rPr>
            <w:fldChar w:fldCharType="separate"/>
          </w:r>
          <w:ins w:id="32" w:author="Khaled Daham" w:date="2014-02-24T10:54:00Z">
            <w:r>
              <w:rPr>
                <w:noProof/>
              </w:rPr>
              <w:t>11</w:t>
            </w:r>
            <w:r>
              <w:rPr>
                <w:noProof/>
              </w:rPr>
              <w:fldChar w:fldCharType="end"/>
            </w:r>
          </w:ins>
        </w:p>
        <w:p w14:paraId="458EF8B9" w14:textId="77777777" w:rsidR="00335A01" w:rsidRDefault="00335A01">
          <w:pPr>
            <w:pStyle w:val="TOC3"/>
            <w:tabs>
              <w:tab w:val="left" w:pos="1058"/>
              <w:tab w:val="right" w:leader="dot" w:pos="8664"/>
            </w:tabs>
            <w:rPr>
              <w:ins w:id="33" w:author="Khaled Daham" w:date="2014-02-24T10:54:00Z"/>
              <w:rFonts w:asciiTheme="minorHAnsi" w:eastAsiaTheme="minorEastAsia" w:hAnsiTheme="minorHAnsi" w:cstheme="minorBidi"/>
              <w:noProof/>
              <w:sz w:val="24"/>
              <w:szCs w:val="24"/>
              <w:lang w:val="en-US" w:eastAsia="ja-JP"/>
            </w:rPr>
          </w:pPr>
          <w:ins w:id="34" w:author="Khaled Daham" w:date="2014-02-24T10:54:00Z">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_Toc254858610 \h </w:instrText>
            </w:r>
            <w:r>
              <w:rPr>
                <w:noProof/>
              </w:rPr>
            </w:r>
          </w:ins>
          <w:r>
            <w:rPr>
              <w:noProof/>
            </w:rPr>
            <w:fldChar w:fldCharType="separate"/>
          </w:r>
          <w:ins w:id="35" w:author="Khaled Daham" w:date="2014-02-24T10:54:00Z">
            <w:r>
              <w:rPr>
                <w:noProof/>
              </w:rPr>
              <w:t>12</w:t>
            </w:r>
            <w:r>
              <w:rPr>
                <w:noProof/>
              </w:rPr>
              <w:fldChar w:fldCharType="end"/>
            </w:r>
          </w:ins>
        </w:p>
        <w:p w14:paraId="18E8AFC5" w14:textId="77777777" w:rsidR="00335A01" w:rsidRDefault="00335A01">
          <w:pPr>
            <w:pStyle w:val="TOC2"/>
            <w:tabs>
              <w:tab w:val="left" w:pos="717"/>
              <w:tab w:val="right" w:leader="dot" w:pos="8664"/>
            </w:tabs>
            <w:rPr>
              <w:ins w:id="36" w:author="Khaled Daham" w:date="2014-02-24T10:54:00Z"/>
              <w:rFonts w:asciiTheme="minorHAnsi" w:eastAsiaTheme="minorEastAsia" w:hAnsiTheme="minorHAnsi" w:cstheme="minorBidi"/>
              <w:noProof/>
              <w:sz w:val="24"/>
              <w:szCs w:val="24"/>
              <w:lang w:val="en-US" w:eastAsia="ja-JP"/>
            </w:rPr>
          </w:pPr>
          <w:ins w:id="37" w:author="Khaled Daham" w:date="2014-02-24T10:54:00Z">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_Toc254858611 \h </w:instrText>
            </w:r>
            <w:r>
              <w:rPr>
                <w:noProof/>
              </w:rPr>
            </w:r>
          </w:ins>
          <w:r>
            <w:rPr>
              <w:noProof/>
            </w:rPr>
            <w:fldChar w:fldCharType="separate"/>
          </w:r>
          <w:ins w:id="38" w:author="Khaled Daham" w:date="2014-02-24T10:54:00Z">
            <w:r>
              <w:rPr>
                <w:noProof/>
              </w:rPr>
              <w:t>12</w:t>
            </w:r>
            <w:r>
              <w:rPr>
                <w:noProof/>
              </w:rPr>
              <w:fldChar w:fldCharType="end"/>
            </w:r>
          </w:ins>
        </w:p>
        <w:p w14:paraId="31ABD4E3" w14:textId="77777777" w:rsidR="00335A01" w:rsidRDefault="00335A01">
          <w:pPr>
            <w:pStyle w:val="TOC1"/>
            <w:tabs>
              <w:tab w:val="left" w:pos="350"/>
              <w:tab w:val="right" w:leader="dot" w:pos="8664"/>
            </w:tabs>
            <w:rPr>
              <w:ins w:id="39" w:author="Khaled Daham" w:date="2014-02-24T10:54:00Z"/>
              <w:rFonts w:asciiTheme="minorHAnsi" w:eastAsiaTheme="minorEastAsia" w:hAnsiTheme="minorHAnsi" w:cstheme="minorBidi"/>
              <w:noProof/>
              <w:sz w:val="24"/>
              <w:szCs w:val="24"/>
              <w:lang w:val="en-US" w:eastAsia="ja-JP"/>
            </w:rPr>
          </w:pPr>
          <w:ins w:id="40" w:author="Khaled Daham" w:date="2014-02-24T10:54:00Z">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_Toc254858612 \h </w:instrText>
            </w:r>
            <w:r>
              <w:rPr>
                <w:noProof/>
              </w:rPr>
            </w:r>
          </w:ins>
          <w:r>
            <w:rPr>
              <w:noProof/>
            </w:rPr>
            <w:fldChar w:fldCharType="separate"/>
          </w:r>
          <w:ins w:id="41" w:author="Khaled Daham" w:date="2014-02-24T10:54:00Z">
            <w:r>
              <w:rPr>
                <w:noProof/>
              </w:rPr>
              <w:t>12</w:t>
            </w:r>
            <w:r>
              <w:rPr>
                <w:noProof/>
              </w:rPr>
              <w:fldChar w:fldCharType="end"/>
            </w:r>
          </w:ins>
        </w:p>
        <w:p w14:paraId="2812C469" w14:textId="77777777" w:rsidR="00335A01" w:rsidRDefault="00335A01">
          <w:pPr>
            <w:pStyle w:val="TOC2"/>
            <w:tabs>
              <w:tab w:val="left" w:pos="690"/>
              <w:tab w:val="right" w:leader="dot" w:pos="8664"/>
            </w:tabs>
            <w:rPr>
              <w:ins w:id="42" w:author="Khaled Daham" w:date="2014-02-24T10:54:00Z"/>
              <w:rFonts w:asciiTheme="minorHAnsi" w:eastAsiaTheme="minorEastAsia" w:hAnsiTheme="minorHAnsi" w:cstheme="minorBidi"/>
              <w:noProof/>
              <w:sz w:val="24"/>
              <w:szCs w:val="24"/>
              <w:lang w:val="en-US" w:eastAsia="ja-JP"/>
            </w:rPr>
          </w:pPr>
          <w:ins w:id="43" w:author="Khaled Daham" w:date="2014-02-24T10:54:00Z">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_Toc254858613 \h </w:instrText>
            </w:r>
            <w:r>
              <w:rPr>
                <w:noProof/>
              </w:rPr>
            </w:r>
          </w:ins>
          <w:r>
            <w:rPr>
              <w:noProof/>
            </w:rPr>
            <w:fldChar w:fldCharType="separate"/>
          </w:r>
          <w:ins w:id="44" w:author="Khaled Daham" w:date="2014-02-24T10:54:00Z">
            <w:r>
              <w:rPr>
                <w:noProof/>
              </w:rPr>
              <w:t>12</w:t>
            </w:r>
            <w:r>
              <w:rPr>
                <w:noProof/>
              </w:rPr>
              <w:fldChar w:fldCharType="end"/>
            </w:r>
          </w:ins>
        </w:p>
        <w:p w14:paraId="7305AF9B" w14:textId="77777777" w:rsidR="00335A01" w:rsidRDefault="00335A01">
          <w:pPr>
            <w:pStyle w:val="TOC3"/>
            <w:tabs>
              <w:tab w:val="left" w:pos="1030"/>
              <w:tab w:val="right" w:leader="dot" w:pos="8664"/>
            </w:tabs>
            <w:rPr>
              <w:ins w:id="45" w:author="Khaled Daham" w:date="2014-02-24T10:54:00Z"/>
              <w:rFonts w:asciiTheme="minorHAnsi" w:eastAsiaTheme="minorEastAsia" w:hAnsiTheme="minorHAnsi" w:cstheme="minorBidi"/>
              <w:noProof/>
              <w:sz w:val="24"/>
              <w:szCs w:val="24"/>
              <w:lang w:val="en-US" w:eastAsia="ja-JP"/>
            </w:rPr>
          </w:pPr>
          <w:ins w:id="46" w:author="Khaled Daham" w:date="2014-02-24T10:54:00Z">
            <w:r>
              <w:rPr>
                <w:noProof/>
              </w:rPr>
              <w:t>3.1.1</w:t>
            </w:r>
            <w:r>
              <w:rPr>
                <w:rFonts w:asciiTheme="minorHAnsi" w:eastAsiaTheme="minorEastAsia" w:hAnsiTheme="minorHAnsi" w:cstheme="minorBidi"/>
                <w:noProof/>
                <w:sz w:val="24"/>
                <w:szCs w:val="24"/>
                <w:lang w:val="en-US" w:eastAsia="ja-JP"/>
              </w:rPr>
              <w:tab/>
            </w:r>
            <w:r>
              <w:rPr>
                <w:noProof/>
              </w:rPr>
              <w:t>Flöde 1 – Hämta svar på en konsultationsremiss.</w:t>
            </w:r>
            <w:r>
              <w:rPr>
                <w:noProof/>
              </w:rPr>
              <w:tab/>
            </w:r>
            <w:r>
              <w:rPr>
                <w:noProof/>
              </w:rPr>
              <w:fldChar w:fldCharType="begin"/>
            </w:r>
            <w:r>
              <w:rPr>
                <w:noProof/>
              </w:rPr>
              <w:instrText xml:space="preserve"> PAGEREF _Toc254858614 \h </w:instrText>
            </w:r>
            <w:r>
              <w:rPr>
                <w:noProof/>
              </w:rPr>
            </w:r>
          </w:ins>
          <w:r>
            <w:rPr>
              <w:noProof/>
            </w:rPr>
            <w:fldChar w:fldCharType="separate"/>
          </w:r>
          <w:ins w:id="47" w:author="Khaled Daham" w:date="2014-02-24T10:54:00Z">
            <w:r>
              <w:rPr>
                <w:noProof/>
              </w:rPr>
              <w:t>12</w:t>
            </w:r>
            <w:r>
              <w:rPr>
                <w:noProof/>
              </w:rPr>
              <w:fldChar w:fldCharType="end"/>
            </w:r>
          </w:ins>
        </w:p>
        <w:p w14:paraId="3C2EC7BE" w14:textId="77777777" w:rsidR="00335A01" w:rsidRDefault="00335A01">
          <w:pPr>
            <w:pStyle w:val="TOC3"/>
            <w:tabs>
              <w:tab w:val="left" w:pos="1056"/>
              <w:tab w:val="right" w:leader="dot" w:pos="8664"/>
            </w:tabs>
            <w:rPr>
              <w:ins w:id="48" w:author="Khaled Daham" w:date="2014-02-24T10:54:00Z"/>
              <w:rFonts w:asciiTheme="minorHAnsi" w:eastAsiaTheme="minorEastAsia" w:hAnsiTheme="minorHAnsi" w:cstheme="minorBidi"/>
              <w:noProof/>
              <w:sz w:val="24"/>
              <w:szCs w:val="24"/>
              <w:lang w:val="en-US" w:eastAsia="ja-JP"/>
            </w:rPr>
          </w:pPr>
          <w:ins w:id="49" w:author="Khaled Daham" w:date="2014-02-24T10:54:00Z">
            <w:r>
              <w:rPr>
                <w:noProof/>
              </w:rPr>
              <w:t>3.1.2</w:t>
            </w:r>
            <w:r>
              <w:rPr>
                <w:rFonts w:asciiTheme="minorHAnsi" w:eastAsiaTheme="minorEastAsia" w:hAnsiTheme="minorHAnsi" w:cstheme="minorBidi"/>
                <w:noProof/>
                <w:sz w:val="24"/>
                <w:szCs w:val="24"/>
                <w:lang w:val="en-US" w:eastAsia="ja-JP"/>
              </w:rPr>
              <w:tab/>
            </w:r>
            <w:r>
              <w:rPr>
                <w:noProof/>
              </w:rPr>
              <w:t>Flöde 2 – Hämta mödravårdsinformation</w:t>
            </w:r>
            <w:r>
              <w:rPr>
                <w:noProof/>
              </w:rPr>
              <w:tab/>
            </w:r>
            <w:r>
              <w:rPr>
                <w:noProof/>
              </w:rPr>
              <w:fldChar w:fldCharType="begin"/>
            </w:r>
            <w:r>
              <w:rPr>
                <w:noProof/>
              </w:rPr>
              <w:instrText xml:space="preserve"> PAGEREF _Toc254858615 \h </w:instrText>
            </w:r>
            <w:r>
              <w:rPr>
                <w:noProof/>
              </w:rPr>
            </w:r>
          </w:ins>
          <w:r>
            <w:rPr>
              <w:noProof/>
            </w:rPr>
            <w:fldChar w:fldCharType="separate"/>
          </w:r>
          <w:ins w:id="50" w:author="Khaled Daham" w:date="2014-02-24T10:54:00Z">
            <w:r>
              <w:rPr>
                <w:noProof/>
              </w:rPr>
              <w:t>14</w:t>
            </w:r>
            <w:r>
              <w:rPr>
                <w:noProof/>
              </w:rPr>
              <w:fldChar w:fldCharType="end"/>
            </w:r>
          </w:ins>
        </w:p>
        <w:p w14:paraId="69B1965E" w14:textId="77777777" w:rsidR="00335A01" w:rsidRDefault="00335A01">
          <w:pPr>
            <w:pStyle w:val="TOC3"/>
            <w:tabs>
              <w:tab w:val="left" w:pos="1054"/>
              <w:tab w:val="right" w:leader="dot" w:pos="8664"/>
            </w:tabs>
            <w:rPr>
              <w:ins w:id="51" w:author="Khaled Daham" w:date="2014-02-24T10:54:00Z"/>
              <w:rFonts w:asciiTheme="minorHAnsi" w:eastAsiaTheme="minorEastAsia" w:hAnsiTheme="minorHAnsi" w:cstheme="minorBidi"/>
              <w:noProof/>
              <w:sz w:val="24"/>
              <w:szCs w:val="24"/>
              <w:lang w:val="en-US" w:eastAsia="ja-JP"/>
            </w:rPr>
          </w:pPr>
          <w:ins w:id="52" w:author="Khaled Daham" w:date="2014-02-24T10:54:00Z">
            <w:r>
              <w:rPr>
                <w:noProof/>
              </w:rPr>
              <w:t>3.1.3</w:t>
            </w:r>
            <w:r>
              <w:rPr>
                <w:rFonts w:asciiTheme="minorHAnsi" w:eastAsiaTheme="minorEastAsia" w:hAnsiTheme="minorHAnsi" w:cstheme="minorBidi"/>
                <w:noProof/>
                <w:sz w:val="24"/>
                <w:szCs w:val="24"/>
                <w:lang w:val="en-US" w:eastAsia="ja-JP"/>
              </w:rPr>
              <w:tab/>
            </w:r>
            <w:r>
              <w:rPr>
                <w:noProof/>
              </w:rPr>
              <w:t>Flöde 3 – Hämta patienters kemilaboratoriesvar.</w:t>
            </w:r>
            <w:r>
              <w:rPr>
                <w:noProof/>
              </w:rPr>
              <w:tab/>
            </w:r>
            <w:r>
              <w:rPr>
                <w:noProof/>
              </w:rPr>
              <w:fldChar w:fldCharType="begin"/>
            </w:r>
            <w:r>
              <w:rPr>
                <w:noProof/>
              </w:rPr>
              <w:instrText xml:space="preserve"> PAGEREF _Toc254858616 \h </w:instrText>
            </w:r>
            <w:r>
              <w:rPr>
                <w:noProof/>
              </w:rPr>
            </w:r>
          </w:ins>
          <w:r>
            <w:rPr>
              <w:noProof/>
            </w:rPr>
            <w:fldChar w:fldCharType="separate"/>
          </w:r>
          <w:ins w:id="53" w:author="Khaled Daham" w:date="2014-02-24T10:54:00Z">
            <w:r>
              <w:rPr>
                <w:noProof/>
              </w:rPr>
              <w:t>16</w:t>
            </w:r>
            <w:r>
              <w:rPr>
                <w:noProof/>
              </w:rPr>
              <w:fldChar w:fldCharType="end"/>
            </w:r>
          </w:ins>
        </w:p>
        <w:p w14:paraId="5CE285E3" w14:textId="77777777" w:rsidR="00335A01" w:rsidRDefault="00335A01">
          <w:pPr>
            <w:pStyle w:val="TOC3"/>
            <w:tabs>
              <w:tab w:val="left" w:pos="1057"/>
              <w:tab w:val="right" w:leader="dot" w:pos="8664"/>
            </w:tabs>
            <w:rPr>
              <w:ins w:id="54" w:author="Khaled Daham" w:date="2014-02-24T10:54:00Z"/>
              <w:rFonts w:asciiTheme="minorHAnsi" w:eastAsiaTheme="minorEastAsia" w:hAnsiTheme="minorHAnsi" w:cstheme="minorBidi"/>
              <w:noProof/>
              <w:sz w:val="24"/>
              <w:szCs w:val="24"/>
              <w:lang w:val="en-US" w:eastAsia="ja-JP"/>
            </w:rPr>
          </w:pPr>
          <w:ins w:id="55" w:author="Khaled Daham" w:date="2014-02-24T10:54:00Z">
            <w:r>
              <w:rPr>
                <w:noProof/>
              </w:rPr>
              <w:t>3.1.4</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_Toc254858617 \h </w:instrText>
            </w:r>
            <w:r>
              <w:rPr>
                <w:noProof/>
              </w:rPr>
            </w:r>
          </w:ins>
          <w:r>
            <w:rPr>
              <w:noProof/>
            </w:rPr>
            <w:fldChar w:fldCharType="separate"/>
          </w:r>
          <w:ins w:id="56" w:author="Khaled Daham" w:date="2014-02-24T10:54:00Z">
            <w:r>
              <w:rPr>
                <w:noProof/>
              </w:rPr>
              <w:t>18</w:t>
            </w:r>
            <w:r>
              <w:rPr>
                <w:noProof/>
              </w:rPr>
              <w:fldChar w:fldCharType="end"/>
            </w:r>
          </w:ins>
        </w:p>
        <w:p w14:paraId="79374B53" w14:textId="77777777" w:rsidR="00335A01" w:rsidRDefault="00335A01">
          <w:pPr>
            <w:pStyle w:val="TOC2"/>
            <w:tabs>
              <w:tab w:val="left" w:pos="716"/>
              <w:tab w:val="right" w:leader="dot" w:pos="8664"/>
            </w:tabs>
            <w:rPr>
              <w:ins w:id="57" w:author="Khaled Daham" w:date="2014-02-24T10:54:00Z"/>
              <w:rFonts w:asciiTheme="minorHAnsi" w:eastAsiaTheme="minorEastAsia" w:hAnsiTheme="minorHAnsi" w:cstheme="minorBidi"/>
              <w:noProof/>
              <w:sz w:val="24"/>
              <w:szCs w:val="24"/>
              <w:lang w:val="en-US" w:eastAsia="ja-JP"/>
            </w:rPr>
          </w:pPr>
          <w:ins w:id="58" w:author="Khaled Daham" w:date="2014-02-24T10:54:00Z">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_Toc254858618 \h </w:instrText>
            </w:r>
            <w:r>
              <w:rPr>
                <w:noProof/>
              </w:rPr>
            </w:r>
          </w:ins>
          <w:r>
            <w:rPr>
              <w:noProof/>
            </w:rPr>
            <w:fldChar w:fldCharType="separate"/>
          </w:r>
          <w:ins w:id="59" w:author="Khaled Daham" w:date="2014-02-24T10:54:00Z">
            <w:r>
              <w:rPr>
                <w:noProof/>
              </w:rPr>
              <w:t>18</w:t>
            </w:r>
            <w:r>
              <w:rPr>
                <w:noProof/>
              </w:rPr>
              <w:fldChar w:fldCharType="end"/>
            </w:r>
          </w:ins>
        </w:p>
        <w:p w14:paraId="5951A4A4" w14:textId="77777777" w:rsidR="00335A01" w:rsidRDefault="00335A01">
          <w:pPr>
            <w:pStyle w:val="TOC1"/>
            <w:tabs>
              <w:tab w:val="right" w:leader="dot" w:pos="8664"/>
            </w:tabs>
            <w:rPr>
              <w:ins w:id="60" w:author="Khaled Daham" w:date="2014-02-24T10:54:00Z"/>
              <w:rFonts w:asciiTheme="minorHAnsi" w:eastAsiaTheme="minorEastAsia" w:hAnsiTheme="minorHAnsi" w:cstheme="minorBidi"/>
              <w:noProof/>
              <w:sz w:val="24"/>
              <w:szCs w:val="24"/>
              <w:lang w:val="en-US" w:eastAsia="ja-JP"/>
            </w:rPr>
          </w:pPr>
          <w:ins w:id="61" w:author="Khaled Daham" w:date="2014-02-24T10:54:00Z">
            <w:r w:rsidRPr="003429D7">
              <w:rPr>
                <w:noProof/>
              </w:rPr>
              <w:t>Adressering vid nationell användning</w:t>
            </w:r>
            <w:r>
              <w:rPr>
                <w:noProof/>
              </w:rPr>
              <w:tab/>
            </w:r>
            <w:r>
              <w:rPr>
                <w:noProof/>
              </w:rPr>
              <w:fldChar w:fldCharType="begin"/>
            </w:r>
            <w:r>
              <w:rPr>
                <w:noProof/>
              </w:rPr>
              <w:instrText xml:space="preserve"> PAGEREF _Toc254858619 \h </w:instrText>
            </w:r>
            <w:r>
              <w:rPr>
                <w:noProof/>
              </w:rPr>
            </w:r>
          </w:ins>
          <w:r>
            <w:rPr>
              <w:noProof/>
            </w:rPr>
            <w:fldChar w:fldCharType="separate"/>
          </w:r>
          <w:ins w:id="62" w:author="Khaled Daham" w:date="2014-02-24T10:54:00Z">
            <w:r>
              <w:rPr>
                <w:noProof/>
              </w:rPr>
              <w:t>19</w:t>
            </w:r>
            <w:r>
              <w:rPr>
                <w:noProof/>
              </w:rPr>
              <w:fldChar w:fldCharType="end"/>
            </w:r>
          </w:ins>
        </w:p>
        <w:p w14:paraId="2C25FA3A" w14:textId="77777777" w:rsidR="00335A01" w:rsidRDefault="00335A01">
          <w:pPr>
            <w:pStyle w:val="TOC1"/>
            <w:tabs>
              <w:tab w:val="right" w:leader="dot" w:pos="8664"/>
            </w:tabs>
            <w:rPr>
              <w:ins w:id="63" w:author="Khaled Daham" w:date="2014-02-24T10:54:00Z"/>
              <w:rFonts w:asciiTheme="minorHAnsi" w:eastAsiaTheme="minorEastAsia" w:hAnsiTheme="minorHAnsi" w:cstheme="minorBidi"/>
              <w:noProof/>
              <w:sz w:val="24"/>
              <w:szCs w:val="24"/>
              <w:lang w:val="en-US" w:eastAsia="ja-JP"/>
            </w:rPr>
          </w:pPr>
          <w:ins w:id="64" w:author="Khaled Daham" w:date="2014-02-24T10:54:00Z">
            <w:r w:rsidRPr="003429D7">
              <w:rPr>
                <w:noProof/>
              </w:rPr>
              <w:t>Adressering vid regional användning</w:t>
            </w:r>
            <w:r>
              <w:rPr>
                <w:noProof/>
              </w:rPr>
              <w:tab/>
            </w:r>
            <w:r>
              <w:rPr>
                <w:noProof/>
              </w:rPr>
              <w:fldChar w:fldCharType="begin"/>
            </w:r>
            <w:r>
              <w:rPr>
                <w:noProof/>
              </w:rPr>
              <w:instrText xml:space="preserve"> PAGEREF _Toc254858620 \h </w:instrText>
            </w:r>
            <w:r>
              <w:rPr>
                <w:noProof/>
              </w:rPr>
            </w:r>
          </w:ins>
          <w:r>
            <w:rPr>
              <w:noProof/>
            </w:rPr>
            <w:fldChar w:fldCharType="separate"/>
          </w:r>
          <w:ins w:id="65" w:author="Khaled Daham" w:date="2014-02-24T10:54:00Z">
            <w:r>
              <w:rPr>
                <w:noProof/>
              </w:rPr>
              <w:t>19</w:t>
            </w:r>
            <w:r>
              <w:rPr>
                <w:noProof/>
              </w:rPr>
              <w:fldChar w:fldCharType="end"/>
            </w:r>
          </w:ins>
        </w:p>
        <w:p w14:paraId="47FD43F5" w14:textId="77777777" w:rsidR="00335A01" w:rsidRDefault="00335A01">
          <w:pPr>
            <w:pStyle w:val="TOC1"/>
            <w:tabs>
              <w:tab w:val="right" w:leader="dot" w:pos="8664"/>
            </w:tabs>
            <w:rPr>
              <w:ins w:id="66" w:author="Khaled Daham" w:date="2014-02-24T10:54:00Z"/>
              <w:rFonts w:asciiTheme="minorHAnsi" w:eastAsiaTheme="minorEastAsia" w:hAnsiTheme="minorHAnsi" w:cstheme="minorBidi"/>
              <w:noProof/>
              <w:sz w:val="24"/>
              <w:szCs w:val="24"/>
              <w:lang w:val="en-US" w:eastAsia="ja-JP"/>
            </w:rPr>
          </w:pPr>
          <w:ins w:id="67" w:author="Khaled Daham" w:date="2014-02-24T10:54:00Z">
            <w:r w:rsidRPr="003429D7">
              <w:rPr>
                <w:noProof/>
              </w:rPr>
              <w:t>Adressering direkt till ett källsystem</w:t>
            </w:r>
            <w:r>
              <w:rPr>
                <w:noProof/>
              </w:rPr>
              <w:tab/>
            </w:r>
            <w:r>
              <w:rPr>
                <w:noProof/>
              </w:rPr>
              <w:fldChar w:fldCharType="begin"/>
            </w:r>
            <w:r>
              <w:rPr>
                <w:noProof/>
              </w:rPr>
              <w:instrText xml:space="preserve"> PAGEREF _Toc254858621 \h </w:instrText>
            </w:r>
            <w:r>
              <w:rPr>
                <w:noProof/>
              </w:rPr>
            </w:r>
          </w:ins>
          <w:r>
            <w:rPr>
              <w:noProof/>
            </w:rPr>
            <w:fldChar w:fldCharType="separate"/>
          </w:r>
          <w:ins w:id="68" w:author="Khaled Daham" w:date="2014-02-24T10:54:00Z">
            <w:r>
              <w:rPr>
                <w:noProof/>
              </w:rPr>
              <w:t>20</w:t>
            </w:r>
            <w:r>
              <w:rPr>
                <w:noProof/>
              </w:rPr>
              <w:fldChar w:fldCharType="end"/>
            </w:r>
          </w:ins>
        </w:p>
        <w:p w14:paraId="5A24F361" w14:textId="77777777" w:rsidR="00335A01" w:rsidRDefault="00335A01">
          <w:pPr>
            <w:pStyle w:val="TOC1"/>
            <w:tabs>
              <w:tab w:val="right" w:leader="dot" w:pos="8664"/>
            </w:tabs>
            <w:rPr>
              <w:ins w:id="69" w:author="Khaled Daham" w:date="2014-02-24T10:54:00Z"/>
              <w:rFonts w:asciiTheme="minorHAnsi" w:eastAsiaTheme="minorEastAsia" w:hAnsiTheme="minorHAnsi" w:cstheme="minorBidi"/>
              <w:noProof/>
              <w:sz w:val="24"/>
              <w:szCs w:val="24"/>
              <w:lang w:val="en-US" w:eastAsia="ja-JP"/>
            </w:rPr>
          </w:pPr>
          <w:ins w:id="70" w:author="Khaled Daham" w:date="2014-02-24T10:54:00Z">
            <w:r>
              <w:rPr>
                <w:noProof/>
              </w:rPr>
              <w:t>Sammanfattning av adresseringsmodell</w:t>
            </w:r>
            <w:r>
              <w:rPr>
                <w:noProof/>
              </w:rPr>
              <w:tab/>
            </w:r>
            <w:r>
              <w:rPr>
                <w:noProof/>
              </w:rPr>
              <w:fldChar w:fldCharType="begin"/>
            </w:r>
            <w:r>
              <w:rPr>
                <w:noProof/>
              </w:rPr>
              <w:instrText xml:space="preserve"> PAGEREF _Toc254858622 \h </w:instrText>
            </w:r>
            <w:r>
              <w:rPr>
                <w:noProof/>
              </w:rPr>
            </w:r>
          </w:ins>
          <w:r>
            <w:rPr>
              <w:noProof/>
            </w:rPr>
            <w:fldChar w:fldCharType="separate"/>
          </w:r>
          <w:ins w:id="71" w:author="Khaled Daham" w:date="2014-02-24T10:54:00Z">
            <w:r>
              <w:rPr>
                <w:noProof/>
              </w:rPr>
              <w:t>22</w:t>
            </w:r>
            <w:r>
              <w:rPr>
                <w:noProof/>
              </w:rPr>
              <w:fldChar w:fldCharType="end"/>
            </w:r>
          </w:ins>
        </w:p>
        <w:p w14:paraId="5699C739" w14:textId="77777777" w:rsidR="00335A01" w:rsidRDefault="00335A01">
          <w:pPr>
            <w:pStyle w:val="TOC2"/>
            <w:tabs>
              <w:tab w:val="left" w:pos="715"/>
              <w:tab w:val="right" w:leader="dot" w:pos="8664"/>
            </w:tabs>
            <w:rPr>
              <w:ins w:id="72" w:author="Khaled Daham" w:date="2014-02-24T10:54:00Z"/>
              <w:rFonts w:asciiTheme="minorHAnsi" w:eastAsiaTheme="minorEastAsia" w:hAnsiTheme="minorHAnsi" w:cstheme="minorBidi"/>
              <w:noProof/>
              <w:sz w:val="24"/>
              <w:szCs w:val="24"/>
              <w:lang w:val="en-US" w:eastAsia="ja-JP"/>
            </w:rPr>
          </w:pPr>
          <w:ins w:id="73" w:author="Khaled Daham" w:date="2014-02-24T10:54:00Z">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_Toc254858623 \h </w:instrText>
            </w:r>
            <w:r>
              <w:rPr>
                <w:noProof/>
              </w:rPr>
            </w:r>
          </w:ins>
          <w:r>
            <w:rPr>
              <w:noProof/>
            </w:rPr>
            <w:fldChar w:fldCharType="separate"/>
          </w:r>
          <w:ins w:id="74" w:author="Khaled Daham" w:date="2014-02-24T10:54:00Z">
            <w:r>
              <w:rPr>
                <w:noProof/>
              </w:rPr>
              <w:t>22</w:t>
            </w:r>
            <w:r>
              <w:rPr>
                <w:noProof/>
              </w:rPr>
              <w:fldChar w:fldCharType="end"/>
            </w:r>
          </w:ins>
        </w:p>
        <w:p w14:paraId="647CC0A1" w14:textId="77777777" w:rsidR="00335A01" w:rsidRDefault="00335A01">
          <w:pPr>
            <w:pStyle w:val="TOC3"/>
            <w:tabs>
              <w:tab w:val="left" w:pos="1054"/>
              <w:tab w:val="right" w:leader="dot" w:pos="8664"/>
            </w:tabs>
            <w:rPr>
              <w:ins w:id="75" w:author="Khaled Daham" w:date="2014-02-24T10:54:00Z"/>
              <w:rFonts w:asciiTheme="minorHAnsi" w:eastAsiaTheme="minorEastAsia" w:hAnsiTheme="minorHAnsi" w:cstheme="minorBidi"/>
              <w:noProof/>
              <w:sz w:val="24"/>
              <w:szCs w:val="24"/>
              <w:lang w:val="en-US" w:eastAsia="ja-JP"/>
            </w:rPr>
          </w:pPr>
          <w:ins w:id="76" w:author="Khaled Daham" w:date="2014-02-24T10:54:00Z">
            <w:r>
              <w:rPr>
                <w:noProof/>
              </w:rPr>
              <w:t>3.3.1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_Toc254858624 \h </w:instrText>
            </w:r>
            <w:r>
              <w:rPr>
                <w:noProof/>
              </w:rPr>
            </w:r>
          </w:ins>
          <w:r>
            <w:rPr>
              <w:noProof/>
            </w:rPr>
            <w:fldChar w:fldCharType="separate"/>
          </w:r>
          <w:ins w:id="77" w:author="Khaled Daham" w:date="2014-02-24T10:54:00Z">
            <w:r>
              <w:rPr>
                <w:noProof/>
              </w:rPr>
              <w:t>22</w:t>
            </w:r>
            <w:r>
              <w:rPr>
                <w:noProof/>
              </w:rPr>
              <w:fldChar w:fldCharType="end"/>
            </w:r>
          </w:ins>
        </w:p>
        <w:p w14:paraId="20F6C20C" w14:textId="77777777" w:rsidR="00335A01" w:rsidRDefault="00335A01">
          <w:pPr>
            <w:pStyle w:val="TOC1"/>
            <w:tabs>
              <w:tab w:val="left" w:pos="353"/>
              <w:tab w:val="right" w:leader="dot" w:pos="8664"/>
            </w:tabs>
            <w:rPr>
              <w:ins w:id="78" w:author="Khaled Daham" w:date="2014-02-24T10:54:00Z"/>
              <w:rFonts w:asciiTheme="minorHAnsi" w:eastAsiaTheme="minorEastAsia" w:hAnsiTheme="minorHAnsi" w:cstheme="minorBidi"/>
              <w:noProof/>
              <w:sz w:val="24"/>
              <w:szCs w:val="24"/>
              <w:lang w:val="en-US" w:eastAsia="ja-JP"/>
            </w:rPr>
          </w:pPr>
          <w:ins w:id="79" w:author="Khaled Daham" w:date="2014-02-24T10:54:00Z">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_Toc254858625 \h </w:instrText>
            </w:r>
            <w:r>
              <w:rPr>
                <w:noProof/>
              </w:rPr>
            </w:r>
          </w:ins>
          <w:r>
            <w:rPr>
              <w:noProof/>
            </w:rPr>
            <w:fldChar w:fldCharType="separate"/>
          </w:r>
          <w:ins w:id="80" w:author="Khaled Daham" w:date="2014-02-24T10:54:00Z">
            <w:r>
              <w:rPr>
                <w:noProof/>
              </w:rPr>
              <w:t>24</w:t>
            </w:r>
            <w:r>
              <w:rPr>
                <w:noProof/>
              </w:rPr>
              <w:fldChar w:fldCharType="end"/>
            </w:r>
          </w:ins>
        </w:p>
        <w:p w14:paraId="357F0CDE" w14:textId="77777777" w:rsidR="00335A01" w:rsidRDefault="00335A01">
          <w:pPr>
            <w:pStyle w:val="TOC2"/>
            <w:tabs>
              <w:tab w:val="left" w:pos="693"/>
              <w:tab w:val="right" w:leader="dot" w:pos="8664"/>
            </w:tabs>
            <w:rPr>
              <w:ins w:id="81" w:author="Khaled Daham" w:date="2014-02-24T10:54:00Z"/>
              <w:rFonts w:asciiTheme="minorHAnsi" w:eastAsiaTheme="minorEastAsia" w:hAnsiTheme="minorHAnsi" w:cstheme="minorBidi"/>
              <w:noProof/>
              <w:sz w:val="24"/>
              <w:szCs w:val="24"/>
              <w:lang w:val="en-US" w:eastAsia="ja-JP"/>
            </w:rPr>
          </w:pPr>
          <w:ins w:id="82" w:author="Khaled Daham" w:date="2014-02-24T10:54:00Z">
            <w:r>
              <w:rPr>
                <w:noProof/>
              </w:rPr>
              <w:t>4.1</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_Toc254858626 \h </w:instrText>
            </w:r>
            <w:r>
              <w:rPr>
                <w:noProof/>
              </w:rPr>
            </w:r>
          </w:ins>
          <w:r>
            <w:rPr>
              <w:noProof/>
            </w:rPr>
            <w:fldChar w:fldCharType="separate"/>
          </w:r>
          <w:ins w:id="83" w:author="Khaled Daham" w:date="2014-02-24T10:54:00Z">
            <w:r>
              <w:rPr>
                <w:noProof/>
              </w:rPr>
              <w:t>24</w:t>
            </w:r>
            <w:r>
              <w:rPr>
                <w:noProof/>
              </w:rPr>
              <w:fldChar w:fldCharType="end"/>
            </w:r>
          </w:ins>
        </w:p>
        <w:p w14:paraId="661D7790" w14:textId="77777777" w:rsidR="00335A01" w:rsidRDefault="00335A01">
          <w:pPr>
            <w:pStyle w:val="TOC1"/>
            <w:tabs>
              <w:tab w:val="right" w:leader="dot" w:pos="8664"/>
            </w:tabs>
            <w:rPr>
              <w:ins w:id="84" w:author="Khaled Daham" w:date="2014-02-24T10:54:00Z"/>
              <w:rFonts w:asciiTheme="minorHAnsi" w:eastAsiaTheme="minorEastAsia" w:hAnsiTheme="minorHAnsi" w:cstheme="minorBidi"/>
              <w:noProof/>
              <w:sz w:val="24"/>
              <w:szCs w:val="24"/>
              <w:lang w:val="en-US" w:eastAsia="ja-JP"/>
            </w:rPr>
          </w:pPr>
          <w:ins w:id="85" w:author="Khaled Daham" w:date="2014-02-24T10:54:00Z">
            <w:r w:rsidRPr="003429D7">
              <w:rPr>
                <w:noProof/>
              </w:rPr>
              <w:t>Medarbetarens direktåtkomst</w:t>
            </w:r>
            <w:r>
              <w:rPr>
                <w:noProof/>
              </w:rPr>
              <w:tab/>
            </w:r>
            <w:r>
              <w:rPr>
                <w:noProof/>
              </w:rPr>
              <w:fldChar w:fldCharType="begin"/>
            </w:r>
            <w:r>
              <w:rPr>
                <w:noProof/>
              </w:rPr>
              <w:instrText xml:space="preserve"> PAGEREF _Toc254858627 \h </w:instrText>
            </w:r>
            <w:r>
              <w:rPr>
                <w:noProof/>
              </w:rPr>
            </w:r>
          </w:ins>
          <w:r>
            <w:rPr>
              <w:noProof/>
            </w:rPr>
            <w:fldChar w:fldCharType="separate"/>
          </w:r>
          <w:ins w:id="86" w:author="Khaled Daham" w:date="2014-02-24T10:54:00Z">
            <w:r>
              <w:rPr>
                <w:noProof/>
              </w:rPr>
              <w:t>24</w:t>
            </w:r>
            <w:r>
              <w:rPr>
                <w:noProof/>
              </w:rPr>
              <w:fldChar w:fldCharType="end"/>
            </w:r>
          </w:ins>
        </w:p>
        <w:p w14:paraId="1380C421" w14:textId="77777777" w:rsidR="00335A01" w:rsidRDefault="00335A01">
          <w:pPr>
            <w:pStyle w:val="TOC1"/>
            <w:tabs>
              <w:tab w:val="right" w:leader="dot" w:pos="8664"/>
            </w:tabs>
            <w:rPr>
              <w:ins w:id="87" w:author="Khaled Daham" w:date="2014-02-24T10:54:00Z"/>
              <w:rFonts w:asciiTheme="minorHAnsi" w:eastAsiaTheme="minorEastAsia" w:hAnsiTheme="minorHAnsi" w:cstheme="minorBidi"/>
              <w:noProof/>
              <w:sz w:val="24"/>
              <w:szCs w:val="24"/>
              <w:lang w:val="en-US" w:eastAsia="ja-JP"/>
            </w:rPr>
          </w:pPr>
          <w:ins w:id="88" w:author="Khaled Daham" w:date="2014-02-24T10:54:00Z">
            <w:r w:rsidRPr="003429D7">
              <w:rPr>
                <w:noProof/>
              </w:rPr>
              <w:t>Patientens direktåtkomst</w:t>
            </w:r>
            <w:r>
              <w:rPr>
                <w:noProof/>
              </w:rPr>
              <w:tab/>
            </w:r>
            <w:r>
              <w:rPr>
                <w:noProof/>
              </w:rPr>
              <w:fldChar w:fldCharType="begin"/>
            </w:r>
            <w:r>
              <w:rPr>
                <w:noProof/>
              </w:rPr>
              <w:instrText xml:space="preserve"> PAGEREF _Toc254858628 \h </w:instrText>
            </w:r>
            <w:r>
              <w:rPr>
                <w:noProof/>
              </w:rPr>
            </w:r>
          </w:ins>
          <w:r>
            <w:rPr>
              <w:noProof/>
            </w:rPr>
            <w:fldChar w:fldCharType="separate"/>
          </w:r>
          <w:ins w:id="89" w:author="Khaled Daham" w:date="2014-02-24T10:54:00Z">
            <w:r>
              <w:rPr>
                <w:noProof/>
              </w:rPr>
              <w:t>25</w:t>
            </w:r>
            <w:r>
              <w:rPr>
                <w:noProof/>
              </w:rPr>
              <w:fldChar w:fldCharType="end"/>
            </w:r>
          </w:ins>
        </w:p>
        <w:p w14:paraId="4DF0E048" w14:textId="77777777" w:rsidR="00335A01" w:rsidRDefault="00335A01">
          <w:pPr>
            <w:pStyle w:val="TOC1"/>
            <w:tabs>
              <w:tab w:val="right" w:leader="dot" w:pos="8664"/>
            </w:tabs>
            <w:rPr>
              <w:ins w:id="90" w:author="Khaled Daham" w:date="2014-02-24T10:54:00Z"/>
              <w:rFonts w:asciiTheme="minorHAnsi" w:eastAsiaTheme="minorEastAsia" w:hAnsiTheme="minorHAnsi" w:cstheme="minorBidi"/>
              <w:noProof/>
              <w:sz w:val="24"/>
              <w:szCs w:val="24"/>
              <w:lang w:val="en-US" w:eastAsia="ja-JP"/>
            </w:rPr>
          </w:pPr>
          <w:ins w:id="91" w:author="Khaled Daham" w:date="2014-02-24T10:54:00Z">
            <w:r w:rsidRPr="003429D7">
              <w:rPr>
                <w:noProof/>
              </w:rPr>
              <w:t>Generellt</w:t>
            </w:r>
            <w:r>
              <w:rPr>
                <w:noProof/>
              </w:rPr>
              <w:tab/>
            </w:r>
            <w:r>
              <w:rPr>
                <w:noProof/>
              </w:rPr>
              <w:fldChar w:fldCharType="begin"/>
            </w:r>
            <w:r>
              <w:rPr>
                <w:noProof/>
              </w:rPr>
              <w:instrText xml:space="preserve"> PAGEREF _Toc254858629 \h </w:instrText>
            </w:r>
            <w:r>
              <w:rPr>
                <w:noProof/>
              </w:rPr>
            </w:r>
          </w:ins>
          <w:r>
            <w:rPr>
              <w:noProof/>
            </w:rPr>
            <w:fldChar w:fldCharType="separate"/>
          </w:r>
          <w:ins w:id="92" w:author="Khaled Daham" w:date="2014-02-24T10:54:00Z">
            <w:r>
              <w:rPr>
                <w:noProof/>
              </w:rPr>
              <w:t>25</w:t>
            </w:r>
            <w:r>
              <w:rPr>
                <w:noProof/>
              </w:rPr>
              <w:fldChar w:fldCharType="end"/>
            </w:r>
          </w:ins>
        </w:p>
        <w:p w14:paraId="2CD91023" w14:textId="77777777" w:rsidR="00335A01" w:rsidRDefault="00335A01">
          <w:pPr>
            <w:pStyle w:val="TOC2"/>
            <w:tabs>
              <w:tab w:val="left" w:pos="719"/>
              <w:tab w:val="right" w:leader="dot" w:pos="8664"/>
            </w:tabs>
            <w:rPr>
              <w:ins w:id="93" w:author="Khaled Daham" w:date="2014-02-24T10:54:00Z"/>
              <w:rFonts w:asciiTheme="minorHAnsi" w:eastAsiaTheme="minorEastAsia" w:hAnsiTheme="minorHAnsi" w:cstheme="minorBidi"/>
              <w:noProof/>
              <w:sz w:val="24"/>
              <w:szCs w:val="24"/>
              <w:lang w:val="en-US" w:eastAsia="ja-JP"/>
            </w:rPr>
          </w:pPr>
          <w:ins w:id="94" w:author="Khaled Daham" w:date="2014-02-24T10:54:00Z">
            <w:r>
              <w:rPr>
                <w:noProof/>
              </w:rPr>
              <w:t>4.2</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_Toc254858630 \h </w:instrText>
            </w:r>
            <w:r>
              <w:rPr>
                <w:noProof/>
              </w:rPr>
            </w:r>
          </w:ins>
          <w:r>
            <w:rPr>
              <w:noProof/>
            </w:rPr>
            <w:fldChar w:fldCharType="separate"/>
          </w:r>
          <w:ins w:id="95" w:author="Khaled Daham" w:date="2014-02-24T10:54:00Z">
            <w:r>
              <w:rPr>
                <w:noProof/>
              </w:rPr>
              <w:t>25</w:t>
            </w:r>
            <w:r>
              <w:rPr>
                <w:noProof/>
              </w:rPr>
              <w:fldChar w:fldCharType="end"/>
            </w:r>
          </w:ins>
        </w:p>
        <w:p w14:paraId="1E4CCA5C" w14:textId="77777777" w:rsidR="00335A01" w:rsidRDefault="00335A01">
          <w:pPr>
            <w:pStyle w:val="TOC3"/>
            <w:tabs>
              <w:tab w:val="left" w:pos="1058"/>
              <w:tab w:val="right" w:leader="dot" w:pos="8664"/>
            </w:tabs>
            <w:rPr>
              <w:ins w:id="96" w:author="Khaled Daham" w:date="2014-02-24T10:54:00Z"/>
              <w:rFonts w:asciiTheme="minorHAnsi" w:eastAsiaTheme="minorEastAsia" w:hAnsiTheme="minorHAnsi" w:cstheme="minorBidi"/>
              <w:noProof/>
              <w:sz w:val="24"/>
              <w:szCs w:val="24"/>
              <w:lang w:val="en-US" w:eastAsia="ja-JP"/>
            </w:rPr>
          </w:pPr>
          <w:ins w:id="97" w:author="Khaled Daham" w:date="2014-02-24T10:54:00Z">
            <w:r>
              <w:rPr>
                <w:noProof/>
              </w:rPr>
              <w:t>4.2.1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_Toc254858631 \h </w:instrText>
            </w:r>
            <w:r>
              <w:rPr>
                <w:noProof/>
              </w:rPr>
            </w:r>
          </w:ins>
          <w:r>
            <w:rPr>
              <w:noProof/>
            </w:rPr>
            <w:fldChar w:fldCharType="separate"/>
          </w:r>
          <w:ins w:id="98" w:author="Khaled Daham" w:date="2014-02-24T10:54:00Z">
            <w:r>
              <w:rPr>
                <w:noProof/>
              </w:rPr>
              <w:t>25</w:t>
            </w:r>
            <w:r>
              <w:rPr>
                <w:noProof/>
              </w:rPr>
              <w:fldChar w:fldCharType="end"/>
            </w:r>
          </w:ins>
        </w:p>
        <w:p w14:paraId="02FBF561" w14:textId="77777777" w:rsidR="00335A01" w:rsidRDefault="00335A01">
          <w:pPr>
            <w:pStyle w:val="TOC3"/>
            <w:tabs>
              <w:tab w:val="left" w:pos="1084"/>
              <w:tab w:val="right" w:leader="dot" w:pos="8664"/>
            </w:tabs>
            <w:rPr>
              <w:ins w:id="99" w:author="Khaled Daham" w:date="2014-02-24T10:54:00Z"/>
              <w:rFonts w:asciiTheme="minorHAnsi" w:eastAsiaTheme="minorEastAsia" w:hAnsiTheme="minorHAnsi" w:cstheme="minorBidi"/>
              <w:noProof/>
              <w:sz w:val="24"/>
              <w:szCs w:val="24"/>
              <w:lang w:val="en-US" w:eastAsia="ja-JP"/>
            </w:rPr>
          </w:pPr>
          <w:ins w:id="100" w:author="Khaled Daham" w:date="2014-02-24T10:54:00Z">
            <w:r>
              <w:rPr>
                <w:noProof/>
              </w:rPr>
              <w:t>4.2.2</w:t>
            </w:r>
            <w:r>
              <w:rPr>
                <w:rFonts w:asciiTheme="minorHAnsi" w:eastAsiaTheme="minorEastAsia" w:hAnsiTheme="minorHAnsi" w:cstheme="minorBidi"/>
                <w:noProof/>
                <w:sz w:val="24"/>
                <w:szCs w:val="24"/>
                <w:lang w:val="en-US" w:eastAsia="ja-JP"/>
              </w:rPr>
              <w:tab/>
            </w:r>
            <w:r>
              <w:rPr>
                <w:noProof/>
              </w:rPr>
              <w:t>Övriga krav</w:t>
            </w:r>
            <w:r>
              <w:rPr>
                <w:noProof/>
              </w:rPr>
              <w:tab/>
            </w:r>
            <w:r>
              <w:rPr>
                <w:noProof/>
              </w:rPr>
              <w:fldChar w:fldCharType="begin"/>
            </w:r>
            <w:r>
              <w:rPr>
                <w:noProof/>
              </w:rPr>
              <w:instrText xml:space="preserve"> PAGEREF _Toc254858632 \h </w:instrText>
            </w:r>
            <w:r>
              <w:rPr>
                <w:noProof/>
              </w:rPr>
            </w:r>
          </w:ins>
          <w:r>
            <w:rPr>
              <w:noProof/>
            </w:rPr>
            <w:fldChar w:fldCharType="separate"/>
          </w:r>
          <w:ins w:id="101" w:author="Khaled Daham" w:date="2014-02-24T10:54:00Z">
            <w:r>
              <w:rPr>
                <w:noProof/>
              </w:rPr>
              <w:t>26</w:t>
            </w:r>
            <w:r>
              <w:rPr>
                <w:noProof/>
              </w:rPr>
              <w:fldChar w:fldCharType="end"/>
            </w:r>
          </w:ins>
        </w:p>
        <w:p w14:paraId="1701486E" w14:textId="77777777" w:rsidR="00335A01" w:rsidRDefault="00335A01">
          <w:pPr>
            <w:pStyle w:val="TOC2"/>
            <w:tabs>
              <w:tab w:val="left" w:pos="717"/>
              <w:tab w:val="right" w:leader="dot" w:pos="8664"/>
            </w:tabs>
            <w:rPr>
              <w:ins w:id="102" w:author="Khaled Daham" w:date="2014-02-24T10:54:00Z"/>
              <w:rFonts w:asciiTheme="minorHAnsi" w:eastAsiaTheme="minorEastAsia" w:hAnsiTheme="minorHAnsi" w:cstheme="minorBidi"/>
              <w:noProof/>
              <w:sz w:val="24"/>
              <w:szCs w:val="24"/>
              <w:lang w:val="en-US" w:eastAsia="ja-JP"/>
            </w:rPr>
          </w:pPr>
          <w:ins w:id="103" w:author="Khaled Daham" w:date="2014-02-24T10:54:00Z">
            <w:r>
              <w:rPr>
                <w:noProof/>
              </w:rPr>
              <w:t>4.3</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_Toc254858633 \h </w:instrText>
            </w:r>
            <w:r>
              <w:rPr>
                <w:noProof/>
              </w:rPr>
            </w:r>
          </w:ins>
          <w:r>
            <w:rPr>
              <w:noProof/>
            </w:rPr>
            <w:fldChar w:fldCharType="separate"/>
          </w:r>
          <w:ins w:id="104" w:author="Khaled Daham" w:date="2014-02-24T10:54:00Z">
            <w:r>
              <w:rPr>
                <w:noProof/>
              </w:rPr>
              <w:t>27</w:t>
            </w:r>
            <w:r>
              <w:rPr>
                <w:noProof/>
              </w:rPr>
              <w:fldChar w:fldCharType="end"/>
            </w:r>
          </w:ins>
        </w:p>
        <w:p w14:paraId="274474AA" w14:textId="77777777" w:rsidR="00335A01" w:rsidRDefault="00335A01">
          <w:pPr>
            <w:pStyle w:val="TOC3"/>
            <w:tabs>
              <w:tab w:val="left" w:pos="1057"/>
              <w:tab w:val="right" w:leader="dot" w:pos="8664"/>
            </w:tabs>
            <w:rPr>
              <w:ins w:id="105" w:author="Khaled Daham" w:date="2014-02-24T10:54:00Z"/>
              <w:rFonts w:asciiTheme="minorHAnsi" w:eastAsiaTheme="minorEastAsia" w:hAnsiTheme="minorHAnsi" w:cstheme="minorBidi"/>
              <w:noProof/>
              <w:sz w:val="24"/>
              <w:szCs w:val="24"/>
              <w:lang w:val="en-US" w:eastAsia="ja-JP"/>
            </w:rPr>
          </w:pPr>
          <w:ins w:id="106" w:author="Khaled Daham" w:date="2014-02-24T10:54:00Z">
            <w:r>
              <w:rPr>
                <w:noProof/>
              </w:rPr>
              <w:t>4.3.1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_Toc254858634 \h </w:instrText>
            </w:r>
            <w:r>
              <w:rPr>
                <w:noProof/>
              </w:rPr>
            </w:r>
          </w:ins>
          <w:r>
            <w:rPr>
              <w:noProof/>
            </w:rPr>
            <w:fldChar w:fldCharType="separate"/>
          </w:r>
          <w:ins w:id="107" w:author="Khaled Daham" w:date="2014-02-24T10:54:00Z">
            <w:r>
              <w:rPr>
                <w:noProof/>
              </w:rPr>
              <w:t>27</w:t>
            </w:r>
            <w:r>
              <w:rPr>
                <w:noProof/>
              </w:rPr>
              <w:fldChar w:fldCharType="end"/>
            </w:r>
          </w:ins>
        </w:p>
        <w:p w14:paraId="083C59EE" w14:textId="77777777" w:rsidR="00335A01" w:rsidRDefault="00335A01">
          <w:pPr>
            <w:pStyle w:val="TOC3"/>
            <w:tabs>
              <w:tab w:val="left" w:pos="1083"/>
              <w:tab w:val="right" w:leader="dot" w:pos="8664"/>
            </w:tabs>
            <w:rPr>
              <w:ins w:id="108" w:author="Khaled Daham" w:date="2014-02-24T10:54:00Z"/>
              <w:rFonts w:asciiTheme="minorHAnsi" w:eastAsiaTheme="minorEastAsia" w:hAnsiTheme="minorHAnsi" w:cstheme="minorBidi"/>
              <w:noProof/>
              <w:sz w:val="24"/>
              <w:szCs w:val="24"/>
              <w:lang w:val="en-US" w:eastAsia="ja-JP"/>
            </w:rPr>
          </w:pPr>
          <w:ins w:id="109" w:author="Khaled Daham" w:date="2014-02-24T10:54:00Z">
            <w:r>
              <w:rPr>
                <w:noProof/>
              </w:rPr>
              <w:t>4.3.2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_Toc254858635 \h </w:instrText>
            </w:r>
            <w:r>
              <w:rPr>
                <w:noProof/>
              </w:rPr>
            </w:r>
          </w:ins>
          <w:r>
            <w:rPr>
              <w:noProof/>
            </w:rPr>
            <w:fldChar w:fldCharType="separate"/>
          </w:r>
          <w:ins w:id="110" w:author="Khaled Daham" w:date="2014-02-24T10:54:00Z">
            <w:r>
              <w:rPr>
                <w:noProof/>
              </w:rPr>
              <w:t>27</w:t>
            </w:r>
            <w:r>
              <w:rPr>
                <w:noProof/>
              </w:rPr>
              <w:fldChar w:fldCharType="end"/>
            </w:r>
          </w:ins>
        </w:p>
        <w:p w14:paraId="0E52AD78" w14:textId="77777777" w:rsidR="00335A01" w:rsidRDefault="00335A01">
          <w:pPr>
            <w:pStyle w:val="TOC1"/>
            <w:tabs>
              <w:tab w:val="left" w:pos="346"/>
              <w:tab w:val="right" w:leader="dot" w:pos="8664"/>
            </w:tabs>
            <w:rPr>
              <w:ins w:id="111" w:author="Khaled Daham" w:date="2014-02-24T10:54:00Z"/>
              <w:rFonts w:asciiTheme="minorHAnsi" w:eastAsiaTheme="minorEastAsia" w:hAnsiTheme="minorHAnsi" w:cstheme="minorBidi"/>
              <w:noProof/>
              <w:sz w:val="24"/>
              <w:szCs w:val="24"/>
              <w:lang w:val="en-US" w:eastAsia="ja-JP"/>
            </w:rPr>
          </w:pPr>
          <w:ins w:id="112" w:author="Khaled Daham" w:date="2014-02-24T10:54:00Z">
            <w:r>
              <w:rPr>
                <w:noProof/>
              </w:rPr>
              <w:t>5</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_Toc254858636 \h </w:instrText>
            </w:r>
            <w:r>
              <w:rPr>
                <w:noProof/>
              </w:rPr>
            </w:r>
          </w:ins>
          <w:r>
            <w:rPr>
              <w:noProof/>
            </w:rPr>
            <w:fldChar w:fldCharType="separate"/>
          </w:r>
          <w:ins w:id="113" w:author="Khaled Daham" w:date="2014-02-24T10:54:00Z">
            <w:r>
              <w:rPr>
                <w:noProof/>
              </w:rPr>
              <w:t>28</w:t>
            </w:r>
            <w:r>
              <w:rPr>
                <w:noProof/>
              </w:rPr>
              <w:fldChar w:fldCharType="end"/>
            </w:r>
          </w:ins>
        </w:p>
        <w:p w14:paraId="14D59C4E" w14:textId="77777777" w:rsidR="00335A01" w:rsidRDefault="00335A01">
          <w:pPr>
            <w:pStyle w:val="TOC2"/>
            <w:tabs>
              <w:tab w:val="left" w:pos="686"/>
              <w:tab w:val="right" w:leader="dot" w:pos="8664"/>
            </w:tabs>
            <w:rPr>
              <w:ins w:id="114" w:author="Khaled Daham" w:date="2014-02-24T10:54:00Z"/>
              <w:rFonts w:asciiTheme="minorHAnsi" w:eastAsiaTheme="minorEastAsia" w:hAnsiTheme="minorHAnsi" w:cstheme="minorBidi"/>
              <w:noProof/>
              <w:sz w:val="24"/>
              <w:szCs w:val="24"/>
              <w:lang w:val="en-US" w:eastAsia="ja-JP"/>
            </w:rPr>
          </w:pPr>
          <w:ins w:id="115" w:author="Khaled Daham" w:date="2014-02-24T10:54:00Z">
            <w:r>
              <w:rPr>
                <w:noProof/>
              </w:rPr>
              <w:t>5.1</w:t>
            </w:r>
            <w:r>
              <w:rPr>
                <w:rFonts w:asciiTheme="minorHAnsi" w:eastAsiaTheme="minorEastAsia" w:hAnsiTheme="minorHAnsi" w:cstheme="minorBidi"/>
                <w:noProof/>
                <w:sz w:val="24"/>
                <w:szCs w:val="24"/>
                <w:lang w:val="en-US" w:eastAsia="ja-JP"/>
              </w:rPr>
              <w:tab/>
            </w:r>
            <w:r>
              <w:rPr>
                <w:noProof/>
              </w:rPr>
              <w:t>V-MIM</w:t>
            </w:r>
            <w:r>
              <w:rPr>
                <w:noProof/>
              </w:rPr>
              <w:tab/>
            </w:r>
            <w:r>
              <w:rPr>
                <w:noProof/>
              </w:rPr>
              <w:fldChar w:fldCharType="begin"/>
            </w:r>
            <w:r>
              <w:rPr>
                <w:noProof/>
              </w:rPr>
              <w:instrText xml:space="preserve"> PAGEREF _Toc254858637 \h </w:instrText>
            </w:r>
            <w:r>
              <w:rPr>
                <w:noProof/>
              </w:rPr>
            </w:r>
          </w:ins>
          <w:r>
            <w:rPr>
              <w:noProof/>
            </w:rPr>
            <w:fldChar w:fldCharType="separate"/>
          </w:r>
          <w:ins w:id="116" w:author="Khaled Daham" w:date="2014-02-24T10:54:00Z">
            <w:r>
              <w:rPr>
                <w:noProof/>
              </w:rPr>
              <w:t>28</w:t>
            </w:r>
            <w:r>
              <w:rPr>
                <w:noProof/>
              </w:rPr>
              <w:fldChar w:fldCharType="end"/>
            </w:r>
          </w:ins>
        </w:p>
        <w:p w14:paraId="61DA094B" w14:textId="77777777" w:rsidR="00335A01" w:rsidRDefault="00335A01">
          <w:pPr>
            <w:pStyle w:val="TOC3"/>
            <w:tabs>
              <w:tab w:val="right" w:leader="dot" w:pos="8664"/>
            </w:tabs>
            <w:rPr>
              <w:ins w:id="117" w:author="Khaled Daham" w:date="2014-02-24T10:54:00Z"/>
              <w:rFonts w:asciiTheme="minorHAnsi" w:eastAsiaTheme="minorEastAsia" w:hAnsiTheme="minorHAnsi" w:cstheme="minorBidi"/>
              <w:noProof/>
              <w:sz w:val="24"/>
              <w:szCs w:val="24"/>
              <w:lang w:val="en-US" w:eastAsia="ja-JP"/>
            </w:rPr>
          </w:pPr>
          <w:ins w:id="118" w:author="Khaled Daham" w:date="2014-02-24T10:54:00Z">
            <w:r>
              <w:rPr>
                <w:noProof/>
              </w:rPr>
              <w:t>5.1.1 GetReferallOutcome</w:t>
            </w:r>
            <w:r>
              <w:rPr>
                <w:noProof/>
              </w:rPr>
              <w:tab/>
            </w:r>
            <w:r>
              <w:rPr>
                <w:noProof/>
              </w:rPr>
              <w:fldChar w:fldCharType="begin"/>
            </w:r>
            <w:r>
              <w:rPr>
                <w:noProof/>
              </w:rPr>
              <w:instrText xml:space="preserve"> PAGEREF _Toc254858638 \h </w:instrText>
            </w:r>
            <w:r>
              <w:rPr>
                <w:noProof/>
              </w:rPr>
            </w:r>
          </w:ins>
          <w:r>
            <w:rPr>
              <w:noProof/>
            </w:rPr>
            <w:fldChar w:fldCharType="separate"/>
          </w:r>
          <w:ins w:id="119" w:author="Khaled Daham" w:date="2014-02-24T10:54:00Z">
            <w:r>
              <w:rPr>
                <w:noProof/>
              </w:rPr>
              <w:t>28</w:t>
            </w:r>
            <w:r>
              <w:rPr>
                <w:noProof/>
              </w:rPr>
              <w:fldChar w:fldCharType="end"/>
            </w:r>
          </w:ins>
        </w:p>
        <w:p w14:paraId="04A35B7D" w14:textId="77777777" w:rsidR="00335A01" w:rsidRDefault="00335A01">
          <w:pPr>
            <w:pStyle w:val="TOC3"/>
            <w:tabs>
              <w:tab w:val="right" w:leader="dot" w:pos="8664"/>
            </w:tabs>
            <w:rPr>
              <w:ins w:id="120" w:author="Khaled Daham" w:date="2014-02-24T10:54:00Z"/>
              <w:rFonts w:asciiTheme="minorHAnsi" w:eastAsiaTheme="minorEastAsia" w:hAnsiTheme="minorHAnsi" w:cstheme="minorBidi"/>
              <w:noProof/>
              <w:sz w:val="24"/>
              <w:szCs w:val="24"/>
              <w:lang w:val="en-US" w:eastAsia="ja-JP"/>
            </w:rPr>
          </w:pPr>
          <w:ins w:id="121" w:author="Khaled Daham" w:date="2014-02-24T10:54:00Z">
            <w:r>
              <w:rPr>
                <w:noProof/>
              </w:rPr>
              <w:t>5.1.2 GetMaternityMedicalHistory</w:t>
            </w:r>
            <w:r>
              <w:rPr>
                <w:noProof/>
              </w:rPr>
              <w:tab/>
            </w:r>
            <w:r>
              <w:rPr>
                <w:noProof/>
              </w:rPr>
              <w:fldChar w:fldCharType="begin"/>
            </w:r>
            <w:r>
              <w:rPr>
                <w:noProof/>
              </w:rPr>
              <w:instrText xml:space="preserve"> PAGEREF _Toc254858639 \h </w:instrText>
            </w:r>
            <w:r>
              <w:rPr>
                <w:noProof/>
              </w:rPr>
            </w:r>
          </w:ins>
          <w:r>
            <w:rPr>
              <w:noProof/>
            </w:rPr>
            <w:fldChar w:fldCharType="separate"/>
          </w:r>
          <w:ins w:id="122" w:author="Khaled Daham" w:date="2014-02-24T10:54:00Z">
            <w:r>
              <w:rPr>
                <w:noProof/>
              </w:rPr>
              <w:t>28</w:t>
            </w:r>
            <w:r>
              <w:rPr>
                <w:noProof/>
              </w:rPr>
              <w:fldChar w:fldCharType="end"/>
            </w:r>
          </w:ins>
        </w:p>
        <w:p w14:paraId="09F98AB4" w14:textId="77777777" w:rsidR="00335A01" w:rsidRDefault="00335A01">
          <w:pPr>
            <w:pStyle w:val="TOC3"/>
            <w:tabs>
              <w:tab w:val="right" w:leader="dot" w:pos="8664"/>
            </w:tabs>
            <w:rPr>
              <w:ins w:id="123" w:author="Khaled Daham" w:date="2014-02-24T10:54:00Z"/>
              <w:rFonts w:asciiTheme="minorHAnsi" w:eastAsiaTheme="minorEastAsia" w:hAnsiTheme="minorHAnsi" w:cstheme="minorBidi"/>
              <w:noProof/>
              <w:sz w:val="24"/>
              <w:szCs w:val="24"/>
              <w:lang w:val="en-US" w:eastAsia="ja-JP"/>
            </w:rPr>
          </w:pPr>
          <w:ins w:id="124" w:author="Khaled Daham" w:date="2014-02-24T10:54:00Z">
            <w:r>
              <w:rPr>
                <w:noProof/>
              </w:rPr>
              <w:t>5.1.2 GetLaboratoryOrderOutcome</w:t>
            </w:r>
            <w:r>
              <w:rPr>
                <w:noProof/>
              </w:rPr>
              <w:tab/>
            </w:r>
            <w:r>
              <w:rPr>
                <w:noProof/>
              </w:rPr>
              <w:fldChar w:fldCharType="begin"/>
            </w:r>
            <w:r>
              <w:rPr>
                <w:noProof/>
              </w:rPr>
              <w:instrText xml:space="preserve"> PAGEREF _Toc254858640 \h </w:instrText>
            </w:r>
            <w:r>
              <w:rPr>
                <w:noProof/>
              </w:rPr>
            </w:r>
          </w:ins>
          <w:r>
            <w:rPr>
              <w:noProof/>
            </w:rPr>
            <w:fldChar w:fldCharType="separate"/>
          </w:r>
          <w:ins w:id="125" w:author="Khaled Daham" w:date="2014-02-24T10:54:00Z">
            <w:r>
              <w:rPr>
                <w:noProof/>
              </w:rPr>
              <w:t>28</w:t>
            </w:r>
            <w:r>
              <w:rPr>
                <w:noProof/>
              </w:rPr>
              <w:fldChar w:fldCharType="end"/>
            </w:r>
          </w:ins>
        </w:p>
        <w:p w14:paraId="454AC906" w14:textId="77777777" w:rsidR="00335A01" w:rsidRDefault="00335A01">
          <w:pPr>
            <w:pStyle w:val="TOC1"/>
            <w:tabs>
              <w:tab w:val="left" w:pos="353"/>
              <w:tab w:val="right" w:leader="dot" w:pos="8664"/>
            </w:tabs>
            <w:rPr>
              <w:ins w:id="126" w:author="Khaled Daham" w:date="2014-02-24T10:54:00Z"/>
              <w:rFonts w:asciiTheme="minorHAnsi" w:eastAsiaTheme="minorEastAsia" w:hAnsiTheme="minorHAnsi" w:cstheme="minorBidi"/>
              <w:noProof/>
              <w:sz w:val="24"/>
              <w:szCs w:val="24"/>
              <w:lang w:val="en-US" w:eastAsia="ja-JP"/>
            </w:rPr>
          </w:pPr>
          <w:ins w:id="127" w:author="Khaled Daham" w:date="2014-02-24T10:54:00Z">
            <w:r>
              <w:rPr>
                <w:noProof/>
              </w:rPr>
              <w:t>6</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_Toc254858641 \h </w:instrText>
            </w:r>
            <w:r>
              <w:rPr>
                <w:noProof/>
              </w:rPr>
            </w:r>
          </w:ins>
          <w:r>
            <w:rPr>
              <w:noProof/>
            </w:rPr>
            <w:fldChar w:fldCharType="separate"/>
          </w:r>
          <w:ins w:id="128" w:author="Khaled Daham" w:date="2014-02-24T10:54:00Z">
            <w:r>
              <w:rPr>
                <w:noProof/>
              </w:rPr>
              <w:t>29</w:t>
            </w:r>
            <w:r>
              <w:rPr>
                <w:noProof/>
              </w:rPr>
              <w:fldChar w:fldCharType="end"/>
            </w:r>
          </w:ins>
        </w:p>
        <w:p w14:paraId="610EB668" w14:textId="77777777" w:rsidR="00335A01" w:rsidRDefault="00335A01">
          <w:pPr>
            <w:pStyle w:val="TOC2"/>
            <w:tabs>
              <w:tab w:val="left" w:pos="693"/>
              <w:tab w:val="right" w:leader="dot" w:pos="8664"/>
            </w:tabs>
            <w:rPr>
              <w:ins w:id="129" w:author="Khaled Daham" w:date="2014-02-24T10:54:00Z"/>
              <w:rFonts w:asciiTheme="minorHAnsi" w:eastAsiaTheme="minorEastAsia" w:hAnsiTheme="minorHAnsi" w:cstheme="minorBidi"/>
              <w:noProof/>
              <w:sz w:val="24"/>
              <w:szCs w:val="24"/>
              <w:lang w:val="en-US" w:eastAsia="ja-JP"/>
            </w:rPr>
          </w:pPr>
          <w:ins w:id="130" w:author="Khaled Daham" w:date="2014-02-24T10:54:00Z">
            <w:r>
              <w:rPr>
                <w:noProof/>
              </w:rPr>
              <w:t>6.1</w:t>
            </w:r>
            <w:r>
              <w:rPr>
                <w:rFonts w:asciiTheme="minorHAnsi" w:eastAsiaTheme="minorEastAsia" w:hAnsiTheme="minorHAnsi" w:cstheme="minorBidi"/>
                <w:noProof/>
                <w:sz w:val="24"/>
                <w:szCs w:val="24"/>
                <w:lang w:val="en-US" w:eastAsia="ja-JP"/>
              </w:rPr>
              <w:tab/>
            </w:r>
            <w:r>
              <w:rPr>
                <w:noProof/>
              </w:rPr>
              <w:t>GetReferralOutcome</w:t>
            </w:r>
            <w:r>
              <w:rPr>
                <w:noProof/>
              </w:rPr>
              <w:tab/>
            </w:r>
            <w:r>
              <w:rPr>
                <w:noProof/>
              </w:rPr>
              <w:fldChar w:fldCharType="begin"/>
            </w:r>
            <w:r>
              <w:rPr>
                <w:noProof/>
              </w:rPr>
              <w:instrText xml:space="preserve"> PAGEREF _Toc254858642 \h </w:instrText>
            </w:r>
            <w:r>
              <w:rPr>
                <w:noProof/>
              </w:rPr>
            </w:r>
          </w:ins>
          <w:r>
            <w:rPr>
              <w:noProof/>
            </w:rPr>
            <w:fldChar w:fldCharType="separate"/>
          </w:r>
          <w:ins w:id="131" w:author="Khaled Daham" w:date="2014-02-24T10:54:00Z">
            <w:r>
              <w:rPr>
                <w:noProof/>
              </w:rPr>
              <w:t>29</w:t>
            </w:r>
            <w:r>
              <w:rPr>
                <w:noProof/>
              </w:rPr>
              <w:fldChar w:fldCharType="end"/>
            </w:r>
          </w:ins>
        </w:p>
        <w:p w14:paraId="0C789BB6" w14:textId="77777777" w:rsidR="00335A01" w:rsidRDefault="00335A01">
          <w:pPr>
            <w:pStyle w:val="TOC3"/>
            <w:tabs>
              <w:tab w:val="left" w:pos="1033"/>
              <w:tab w:val="right" w:leader="dot" w:pos="8664"/>
            </w:tabs>
            <w:rPr>
              <w:ins w:id="132" w:author="Khaled Daham" w:date="2014-02-24T10:54:00Z"/>
              <w:rFonts w:asciiTheme="minorHAnsi" w:eastAsiaTheme="minorEastAsia" w:hAnsiTheme="minorHAnsi" w:cstheme="minorBidi"/>
              <w:noProof/>
              <w:sz w:val="24"/>
              <w:szCs w:val="24"/>
              <w:lang w:val="en-US" w:eastAsia="ja-JP"/>
            </w:rPr>
          </w:pPr>
          <w:ins w:id="133" w:author="Khaled Daham" w:date="2014-02-24T10:54:00Z">
            <w:r>
              <w:rPr>
                <w:noProof/>
              </w:rPr>
              <w:t>6.1.1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_Toc254858643 \h </w:instrText>
            </w:r>
            <w:r>
              <w:rPr>
                <w:noProof/>
              </w:rPr>
            </w:r>
          </w:ins>
          <w:r>
            <w:rPr>
              <w:noProof/>
            </w:rPr>
            <w:fldChar w:fldCharType="separate"/>
          </w:r>
          <w:ins w:id="134" w:author="Khaled Daham" w:date="2014-02-24T10:54:00Z">
            <w:r>
              <w:rPr>
                <w:noProof/>
              </w:rPr>
              <w:t>29</w:t>
            </w:r>
            <w:r>
              <w:rPr>
                <w:noProof/>
              </w:rPr>
              <w:fldChar w:fldCharType="end"/>
            </w:r>
          </w:ins>
        </w:p>
        <w:p w14:paraId="09FA4620" w14:textId="77777777" w:rsidR="00335A01" w:rsidRDefault="00335A01">
          <w:pPr>
            <w:pStyle w:val="TOC3"/>
            <w:tabs>
              <w:tab w:val="left" w:pos="1059"/>
              <w:tab w:val="right" w:leader="dot" w:pos="8664"/>
            </w:tabs>
            <w:rPr>
              <w:ins w:id="135" w:author="Khaled Daham" w:date="2014-02-24T10:54:00Z"/>
              <w:rFonts w:asciiTheme="minorHAnsi" w:eastAsiaTheme="minorEastAsia" w:hAnsiTheme="minorHAnsi" w:cstheme="minorBidi"/>
              <w:noProof/>
              <w:sz w:val="24"/>
              <w:szCs w:val="24"/>
              <w:lang w:val="en-US" w:eastAsia="ja-JP"/>
            </w:rPr>
          </w:pPr>
          <w:ins w:id="136" w:author="Khaled Daham" w:date="2014-02-24T10:54:00Z">
            <w:r>
              <w:rPr>
                <w:noProof/>
              </w:rPr>
              <w:t>6.1.2</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_Toc254858644 \h </w:instrText>
            </w:r>
            <w:r>
              <w:rPr>
                <w:noProof/>
              </w:rPr>
            </w:r>
          </w:ins>
          <w:r>
            <w:rPr>
              <w:noProof/>
            </w:rPr>
            <w:fldChar w:fldCharType="separate"/>
          </w:r>
          <w:ins w:id="137" w:author="Khaled Daham" w:date="2014-02-24T10:54:00Z">
            <w:r>
              <w:rPr>
                <w:noProof/>
              </w:rPr>
              <w:t>29</w:t>
            </w:r>
            <w:r>
              <w:rPr>
                <w:noProof/>
              </w:rPr>
              <w:fldChar w:fldCharType="end"/>
            </w:r>
          </w:ins>
        </w:p>
        <w:p w14:paraId="6160E528" w14:textId="77777777" w:rsidR="00335A01" w:rsidRDefault="00335A01">
          <w:pPr>
            <w:pStyle w:val="TOC3"/>
            <w:tabs>
              <w:tab w:val="left" w:pos="1057"/>
              <w:tab w:val="right" w:leader="dot" w:pos="8664"/>
            </w:tabs>
            <w:rPr>
              <w:ins w:id="138" w:author="Khaled Daham" w:date="2014-02-24T10:54:00Z"/>
              <w:rFonts w:asciiTheme="minorHAnsi" w:eastAsiaTheme="minorEastAsia" w:hAnsiTheme="minorHAnsi" w:cstheme="minorBidi"/>
              <w:noProof/>
              <w:sz w:val="24"/>
              <w:szCs w:val="24"/>
              <w:lang w:val="en-US" w:eastAsia="ja-JP"/>
            </w:rPr>
          </w:pPr>
          <w:ins w:id="139" w:author="Khaled Daham" w:date="2014-02-24T10:54:00Z">
            <w:r>
              <w:rPr>
                <w:noProof/>
              </w:rPr>
              <w:t>6.1.3</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_Toc254858645 \h </w:instrText>
            </w:r>
            <w:r>
              <w:rPr>
                <w:noProof/>
              </w:rPr>
            </w:r>
          </w:ins>
          <w:r>
            <w:rPr>
              <w:noProof/>
            </w:rPr>
            <w:fldChar w:fldCharType="separate"/>
          </w:r>
          <w:ins w:id="140" w:author="Khaled Daham" w:date="2014-02-24T10:54:00Z">
            <w:r>
              <w:rPr>
                <w:noProof/>
              </w:rPr>
              <w:t>34</w:t>
            </w:r>
            <w:r>
              <w:rPr>
                <w:noProof/>
              </w:rPr>
              <w:fldChar w:fldCharType="end"/>
            </w:r>
          </w:ins>
        </w:p>
        <w:p w14:paraId="5D441DD3" w14:textId="77777777" w:rsidR="00335A01" w:rsidRDefault="00335A01">
          <w:pPr>
            <w:pStyle w:val="TOC2"/>
            <w:tabs>
              <w:tab w:val="left" w:pos="719"/>
              <w:tab w:val="right" w:leader="dot" w:pos="8664"/>
            </w:tabs>
            <w:rPr>
              <w:ins w:id="141" w:author="Khaled Daham" w:date="2014-02-24T10:54:00Z"/>
              <w:rFonts w:asciiTheme="minorHAnsi" w:eastAsiaTheme="minorEastAsia" w:hAnsiTheme="minorHAnsi" w:cstheme="minorBidi"/>
              <w:noProof/>
              <w:sz w:val="24"/>
              <w:szCs w:val="24"/>
              <w:lang w:val="en-US" w:eastAsia="ja-JP"/>
            </w:rPr>
          </w:pPr>
          <w:ins w:id="142" w:author="Khaled Daham" w:date="2014-02-24T10:54:00Z">
            <w:r>
              <w:rPr>
                <w:noProof/>
              </w:rPr>
              <w:t>6.2</w:t>
            </w:r>
            <w:r>
              <w:rPr>
                <w:rFonts w:asciiTheme="minorHAnsi" w:eastAsiaTheme="minorEastAsia" w:hAnsiTheme="minorHAnsi" w:cstheme="minorBidi"/>
                <w:noProof/>
                <w:sz w:val="24"/>
                <w:szCs w:val="24"/>
                <w:lang w:val="en-US" w:eastAsia="ja-JP"/>
              </w:rPr>
              <w:tab/>
            </w:r>
            <w:r>
              <w:rPr>
                <w:noProof/>
              </w:rPr>
              <w:t>GetMaternityMedicalHistory</w:t>
            </w:r>
            <w:r>
              <w:rPr>
                <w:noProof/>
              </w:rPr>
              <w:tab/>
            </w:r>
            <w:r>
              <w:rPr>
                <w:noProof/>
              </w:rPr>
              <w:fldChar w:fldCharType="begin"/>
            </w:r>
            <w:r>
              <w:rPr>
                <w:noProof/>
              </w:rPr>
              <w:instrText xml:space="preserve"> PAGEREF _Toc254858646 \h </w:instrText>
            </w:r>
            <w:r>
              <w:rPr>
                <w:noProof/>
              </w:rPr>
            </w:r>
          </w:ins>
          <w:r>
            <w:rPr>
              <w:noProof/>
            </w:rPr>
            <w:fldChar w:fldCharType="separate"/>
          </w:r>
          <w:ins w:id="143" w:author="Khaled Daham" w:date="2014-02-24T10:54:00Z">
            <w:r>
              <w:rPr>
                <w:noProof/>
              </w:rPr>
              <w:t>36</w:t>
            </w:r>
            <w:r>
              <w:rPr>
                <w:noProof/>
              </w:rPr>
              <w:fldChar w:fldCharType="end"/>
            </w:r>
          </w:ins>
        </w:p>
        <w:p w14:paraId="19390FE1" w14:textId="77777777" w:rsidR="00335A01" w:rsidRDefault="00335A01">
          <w:pPr>
            <w:pStyle w:val="TOC3"/>
            <w:tabs>
              <w:tab w:val="left" w:pos="1059"/>
              <w:tab w:val="right" w:leader="dot" w:pos="8664"/>
            </w:tabs>
            <w:rPr>
              <w:ins w:id="144" w:author="Khaled Daham" w:date="2014-02-24T10:54:00Z"/>
              <w:rFonts w:asciiTheme="minorHAnsi" w:eastAsiaTheme="minorEastAsia" w:hAnsiTheme="minorHAnsi" w:cstheme="minorBidi"/>
              <w:noProof/>
              <w:sz w:val="24"/>
              <w:szCs w:val="24"/>
              <w:lang w:val="en-US" w:eastAsia="ja-JP"/>
            </w:rPr>
          </w:pPr>
          <w:ins w:id="145" w:author="Khaled Daham" w:date="2014-02-24T10:54:00Z">
            <w:r>
              <w:rPr>
                <w:noProof/>
              </w:rPr>
              <w:t>6.2.1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_Toc254858647 \h </w:instrText>
            </w:r>
            <w:r>
              <w:rPr>
                <w:noProof/>
              </w:rPr>
            </w:r>
          </w:ins>
          <w:r>
            <w:rPr>
              <w:noProof/>
            </w:rPr>
            <w:fldChar w:fldCharType="separate"/>
          </w:r>
          <w:ins w:id="146" w:author="Khaled Daham" w:date="2014-02-24T10:54:00Z">
            <w:r>
              <w:rPr>
                <w:noProof/>
              </w:rPr>
              <w:t>36</w:t>
            </w:r>
            <w:r>
              <w:rPr>
                <w:noProof/>
              </w:rPr>
              <w:fldChar w:fldCharType="end"/>
            </w:r>
          </w:ins>
        </w:p>
        <w:p w14:paraId="3D22F79D" w14:textId="77777777" w:rsidR="00335A01" w:rsidRDefault="00335A01">
          <w:pPr>
            <w:pStyle w:val="TOC3"/>
            <w:tabs>
              <w:tab w:val="left" w:pos="1084"/>
              <w:tab w:val="right" w:leader="dot" w:pos="8664"/>
            </w:tabs>
            <w:rPr>
              <w:ins w:id="147" w:author="Khaled Daham" w:date="2014-02-24T10:54:00Z"/>
              <w:rFonts w:asciiTheme="minorHAnsi" w:eastAsiaTheme="minorEastAsia" w:hAnsiTheme="minorHAnsi" w:cstheme="minorBidi"/>
              <w:noProof/>
              <w:sz w:val="24"/>
              <w:szCs w:val="24"/>
              <w:lang w:val="en-US" w:eastAsia="ja-JP"/>
            </w:rPr>
          </w:pPr>
          <w:ins w:id="148" w:author="Khaled Daham" w:date="2014-02-24T10:54:00Z">
            <w:r>
              <w:rPr>
                <w:noProof/>
              </w:rPr>
              <w:t>6.2.2</w:t>
            </w:r>
            <w:r>
              <w:rPr>
                <w:rFonts w:asciiTheme="minorHAnsi" w:eastAsiaTheme="minorEastAsia" w:hAnsiTheme="minorHAnsi" w:cstheme="minorBidi"/>
                <w:noProof/>
                <w:sz w:val="24"/>
                <w:szCs w:val="24"/>
                <w:lang w:val="en-US" w:eastAsia="ja-JP"/>
              </w:rPr>
              <w:tab/>
            </w:r>
            <w:r>
              <w:rPr>
                <w:noProof/>
              </w:rPr>
              <w:t>V-MIM</w:t>
            </w:r>
            <w:r>
              <w:rPr>
                <w:noProof/>
              </w:rPr>
              <w:tab/>
            </w:r>
            <w:r>
              <w:rPr>
                <w:noProof/>
              </w:rPr>
              <w:fldChar w:fldCharType="begin"/>
            </w:r>
            <w:r>
              <w:rPr>
                <w:noProof/>
              </w:rPr>
              <w:instrText xml:space="preserve"> PAGEREF _Toc254858648 \h </w:instrText>
            </w:r>
            <w:r>
              <w:rPr>
                <w:noProof/>
              </w:rPr>
            </w:r>
          </w:ins>
          <w:r>
            <w:rPr>
              <w:noProof/>
            </w:rPr>
            <w:fldChar w:fldCharType="separate"/>
          </w:r>
          <w:ins w:id="149" w:author="Khaled Daham" w:date="2014-02-24T10:54:00Z">
            <w:r>
              <w:rPr>
                <w:noProof/>
              </w:rPr>
              <w:t>36</w:t>
            </w:r>
            <w:r>
              <w:rPr>
                <w:noProof/>
              </w:rPr>
              <w:fldChar w:fldCharType="end"/>
            </w:r>
          </w:ins>
        </w:p>
        <w:p w14:paraId="018229D1" w14:textId="77777777" w:rsidR="00335A01" w:rsidRDefault="00335A01">
          <w:pPr>
            <w:pStyle w:val="TOC3"/>
            <w:tabs>
              <w:tab w:val="left" w:pos="1083"/>
              <w:tab w:val="right" w:leader="dot" w:pos="8664"/>
            </w:tabs>
            <w:rPr>
              <w:ins w:id="150" w:author="Khaled Daham" w:date="2014-02-24T10:54:00Z"/>
              <w:rFonts w:asciiTheme="minorHAnsi" w:eastAsiaTheme="minorEastAsia" w:hAnsiTheme="minorHAnsi" w:cstheme="minorBidi"/>
              <w:noProof/>
              <w:sz w:val="24"/>
              <w:szCs w:val="24"/>
              <w:lang w:val="en-US" w:eastAsia="ja-JP"/>
            </w:rPr>
          </w:pPr>
          <w:ins w:id="151" w:author="Khaled Daham" w:date="2014-02-24T10:54:00Z">
            <w:r>
              <w:rPr>
                <w:noProof/>
              </w:rPr>
              <w:t>6.2.3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_Toc254858649 \h </w:instrText>
            </w:r>
            <w:r>
              <w:rPr>
                <w:noProof/>
              </w:rPr>
            </w:r>
          </w:ins>
          <w:r>
            <w:rPr>
              <w:noProof/>
            </w:rPr>
            <w:fldChar w:fldCharType="separate"/>
          </w:r>
          <w:ins w:id="152" w:author="Khaled Daham" w:date="2014-02-24T10:54:00Z">
            <w:r>
              <w:rPr>
                <w:noProof/>
              </w:rPr>
              <w:t>36</w:t>
            </w:r>
            <w:r>
              <w:rPr>
                <w:noProof/>
              </w:rPr>
              <w:fldChar w:fldCharType="end"/>
            </w:r>
          </w:ins>
        </w:p>
        <w:p w14:paraId="798AD9FD" w14:textId="77777777" w:rsidR="00335A01" w:rsidRDefault="00335A01">
          <w:pPr>
            <w:pStyle w:val="TOC3"/>
            <w:tabs>
              <w:tab w:val="left" w:pos="1086"/>
              <w:tab w:val="right" w:leader="dot" w:pos="8664"/>
            </w:tabs>
            <w:rPr>
              <w:ins w:id="153" w:author="Khaled Daham" w:date="2014-02-24T10:54:00Z"/>
              <w:rFonts w:asciiTheme="minorHAnsi" w:eastAsiaTheme="minorEastAsia" w:hAnsiTheme="minorHAnsi" w:cstheme="minorBidi"/>
              <w:noProof/>
              <w:sz w:val="24"/>
              <w:szCs w:val="24"/>
              <w:lang w:val="en-US" w:eastAsia="ja-JP"/>
            </w:rPr>
          </w:pPr>
          <w:ins w:id="154" w:author="Khaled Daham" w:date="2014-02-24T10:54:00Z">
            <w:r>
              <w:rPr>
                <w:noProof/>
              </w:rPr>
              <w:t>6.2.4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_Toc254858650 \h </w:instrText>
            </w:r>
            <w:r>
              <w:rPr>
                <w:noProof/>
              </w:rPr>
            </w:r>
          </w:ins>
          <w:r>
            <w:rPr>
              <w:noProof/>
            </w:rPr>
            <w:fldChar w:fldCharType="separate"/>
          </w:r>
          <w:ins w:id="155" w:author="Khaled Daham" w:date="2014-02-24T10:54:00Z">
            <w:r>
              <w:rPr>
                <w:noProof/>
              </w:rPr>
              <w:t>43</w:t>
            </w:r>
            <w:r>
              <w:rPr>
                <w:noProof/>
              </w:rPr>
              <w:fldChar w:fldCharType="end"/>
            </w:r>
          </w:ins>
        </w:p>
        <w:p w14:paraId="5ED9BF69" w14:textId="77777777" w:rsidR="00335A01" w:rsidRDefault="00335A01">
          <w:pPr>
            <w:pStyle w:val="TOC2"/>
            <w:tabs>
              <w:tab w:val="left" w:pos="717"/>
              <w:tab w:val="right" w:leader="dot" w:pos="8664"/>
            </w:tabs>
            <w:rPr>
              <w:ins w:id="156" w:author="Khaled Daham" w:date="2014-02-24T10:54:00Z"/>
              <w:rFonts w:asciiTheme="minorHAnsi" w:eastAsiaTheme="minorEastAsia" w:hAnsiTheme="minorHAnsi" w:cstheme="minorBidi"/>
              <w:noProof/>
              <w:sz w:val="24"/>
              <w:szCs w:val="24"/>
              <w:lang w:val="en-US" w:eastAsia="ja-JP"/>
            </w:rPr>
          </w:pPr>
          <w:ins w:id="157" w:author="Khaled Daham" w:date="2014-02-24T10:54:00Z">
            <w:r>
              <w:rPr>
                <w:noProof/>
              </w:rPr>
              <w:t>6.3</w:t>
            </w:r>
            <w:r>
              <w:rPr>
                <w:rFonts w:asciiTheme="minorHAnsi" w:eastAsiaTheme="minorEastAsia" w:hAnsiTheme="minorHAnsi" w:cstheme="minorBidi"/>
                <w:noProof/>
                <w:sz w:val="24"/>
                <w:szCs w:val="24"/>
                <w:lang w:val="en-US" w:eastAsia="ja-JP"/>
              </w:rPr>
              <w:tab/>
            </w:r>
            <w:r>
              <w:rPr>
                <w:noProof/>
              </w:rPr>
              <w:t>GetLaboratoryOrderOutcome</w:t>
            </w:r>
            <w:r>
              <w:rPr>
                <w:noProof/>
              </w:rPr>
              <w:tab/>
            </w:r>
            <w:r>
              <w:rPr>
                <w:noProof/>
              </w:rPr>
              <w:fldChar w:fldCharType="begin"/>
            </w:r>
            <w:r>
              <w:rPr>
                <w:noProof/>
              </w:rPr>
              <w:instrText xml:space="preserve"> PAGEREF _Toc254858651 \h </w:instrText>
            </w:r>
            <w:r>
              <w:rPr>
                <w:noProof/>
              </w:rPr>
            </w:r>
          </w:ins>
          <w:r>
            <w:rPr>
              <w:noProof/>
            </w:rPr>
            <w:fldChar w:fldCharType="separate"/>
          </w:r>
          <w:ins w:id="158" w:author="Khaled Daham" w:date="2014-02-24T10:54:00Z">
            <w:r>
              <w:rPr>
                <w:noProof/>
              </w:rPr>
              <w:t>43</w:t>
            </w:r>
            <w:r>
              <w:rPr>
                <w:noProof/>
              </w:rPr>
              <w:fldChar w:fldCharType="end"/>
            </w:r>
          </w:ins>
        </w:p>
        <w:p w14:paraId="6291184D" w14:textId="77777777" w:rsidR="00335A01" w:rsidRDefault="00335A01">
          <w:pPr>
            <w:pStyle w:val="TOC3"/>
            <w:tabs>
              <w:tab w:val="left" w:pos="1057"/>
              <w:tab w:val="right" w:leader="dot" w:pos="8664"/>
            </w:tabs>
            <w:rPr>
              <w:ins w:id="159" w:author="Khaled Daham" w:date="2014-02-24T10:54:00Z"/>
              <w:rFonts w:asciiTheme="minorHAnsi" w:eastAsiaTheme="minorEastAsia" w:hAnsiTheme="minorHAnsi" w:cstheme="minorBidi"/>
              <w:noProof/>
              <w:sz w:val="24"/>
              <w:szCs w:val="24"/>
              <w:lang w:val="en-US" w:eastAsia="ja-JP"/>
            </w:rPr>
          </w:pPr>
          <w:ins w:id="160" w:author="Khaled Daham" w:date="2014-02-24T10:54:00Z">
            <w:r>
              <w:rPr>
                <w:noProof/>
              </w:rPr>
              <w:t>6.3.1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_Toc254858652 \h </w:instrText>
            </w:r>
            <w:r>
              <w:rPr>
                <w:noProof/>
              </w:rPr>
            </w:r>
          </w:ins>
          <w:r>
            <w:rPr>
              <w:noProof/>
            </w:rPr>
            <w:fldChar w:fldCharType="separate"/>
          </w:r>
          <w:ins w:id="161" w:author="Khaled Daham" w:date="2014-02-24T10:54:00Z">
            <w:r>
              <w:rPr>
                <w:noProof/>
              </w:rPr>
              <w:t>44</w:t>
            </w:r>
            <w:r>
              <w:rPr>
                <w:noProof/>
              </w:rPr>
              <w:fldChar w:fldCharType="end"/>
            </w:r>
          </w:ins>
        </w:p>
        <w:p w14:paraId="735E3728" w14:textId="77777777" w:rsidR="00335A01" w:rsidRDefault="00335A01">
          <w:pPr>
            <w:pStyle w:val="TOC3"/>
            <w:tabs>
              <w:tab w:val="left" w:pos="1083"/>
              <w:tab w:val="right" w:leader="dot" w:pos="8664"/>
            </w:tabs>
            <w:rPr>
              <w:ins w:id="162" w:author="Khaled Daham" w:date="2014-02-24T10:54:00Z"/>
              <w:rFonts w:asciiTheme="minorHAnsi" w:eastAsiaTheme="minorEastAsia" w:hAnsiTheme="minorHAnsi" w:cstheme="minorBidi"/>
              <w:noProof/>
              <w:sz w:val="24"/>
              <w:szCs w:val="24"/>
              <w:lang w:val="en-US" w:eastAsia="ja-JP"/>
            </w:rPr>
          </w:pPr>
          <w:ins w:id="163" w:author="Khaled Daham" w:date="2014-02-24T10:54:00Z">
            <w:r>
              <w:rPr>
                <w:noProof/>
              </w:rPr>
              <w:t>6.3.2</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_Toc254858653 \h </w:instrText>
            </w:r>
            <w:r>
              <w:rPr>
                <w:noProof/>
              </w:rPr>
            </w:r>
          </w:ins>
          <w:r>
            <w:rPr>
              <w:noProof/>
            </w:rPr>
            <w:fldChar w:fldCharType="separate"/>
          </w:r>
          <w:ins w:id="164" w:author="Khaled Daham" w:date="2014-02-24T10:54:00Z">
            <w:r>
              <w:rPr>
                <w:noProof/>
              </w:rPr>
              <w:t>44</w:t>
            </w:r>
            <w:r>
              <w:rPr>
                <w:noProof/>
              </w:rPr>
              <w:fldChar w:fldCharType="end"/>
            </w:r>
          </w:ins>
        </w:p>
        <w:p w14:paraId="0076FD09" w14:textId="77777777" w:rsidR="00335A01" w:rsidRDefault="00335A01">
          <w:pPr>
            <w:pStyle w:val="TOC3"/>
            <w:tabs>
              <w:tab w:val="left" w:pos="1082"/>
              <w:tab w:val="right" w:leader="dot" w:pos="8664"/>
            </w:tabs>
            <w:rPr>
              <w:ins w:id="165" w:author="Khaled Daham" w:date="2014-02-24T10:54:00Z"/>
              <w:rFonts w:asciiTheme="minorHAnsi" w:eastAsiaTheme="minorEastAsia" w:hAnsiTheme="minorHAnsi" w:cstheme="minorBidi"/>
              <w:noProof/>
              <w:sz w:val="24"/>
              <w:szCs w:val="24"/>
              <w:lang w:val="en-US" w:eastAsia="ja-JP"/>
            </w:rPr>
          </w:pPr>
          <w:ins w:id="166" w:author="Khaled Daham" w:date="2014-02-24T10:54:00Z">
            <w:r>
              <w:rPr>
                <w:noProof/>
              </w:rPr>
              <w:t>6.3.3</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_Toc254858654 \h </w:instrText>
            </w:r>
            <w:r>
              <w:rPr>
                <w:noProof/>
              </w:rPr>
            </w:r>
          </w:ins>
          <w:r>
            <w:rPr>
              <w:noProof/>
            </w:rPr>
            <w:fldChar w:fldCharType="separate"/>
          </w:r>
          <w:ins w:id="167" w:author="Khaled Daham" w:date="2014-02-24T10:54:00Z">
            <w:r>
              <w:rPr>
                <w:noProof/>
              </w:rPr>
              <w:t>51</w:t>
            </w:r>
            <w:r>
              <w:rPr>
                <w:noProof/>
              </w:rPr>
              <w:fldChar w:fldCharType="end"/>
            </w:r>
          </w:ins>
        </w:p>
        <w:p w14:paraId="33DCB216" w14:textId="77777777" w:rsidR="009866B4" w:rsidDel="00F422D0" w:rsidRDefault="009866B4">
          <w:pPr>
            <w:pStyle w:val="TOC1"/>
            <w:tabs>
              <w:tab w:val="left" w:pos="326"/>
              <w:tab w:val="right" w:leader="dot" w:pos="8664"/>
            </w:tabs>
            <w:rPr>
              <w:del w:id="168" w:author="Khaled Daham" w:date="2014-02-24T10:51:00Z"/>
              <w:rFonts w:asciiTheme="minorHAnsi" w:eastAsiaTheme="minorEastAsia" w:hAnsiTheme="minorHAnsi" w:cstheme="minorBidi"/>
              <w:noProof/>
              <w:sz w:val="24"/>
              <w:szCs w:val="24"/>
              <w:lang w:val="en-US" w:eastAsia="ja-JP"/>
            </w:rPr>
          </w:pPr>
          <w:del w:id="169" w:author="Khaled Daham" w:date="2014-02-24T10:51:00Z">
            <w:r w:rsidDel="00F422D0">
              <w:rPr>
                <w:noProof/>
              </w:rPr>
              <w:delText>1</w:delText>
            </w:r>
            <w:r w:rsidDel="00F422D0">
              <w:rPr>
                <w:rFonts w:asciiTheme="minorHAnsi" w:eastAsiaTheme="minorEastAsia" w:hAnsiTheme="minorHAnsi" w:cstheme="minorBidi"/>
                <w:noProof/>
                <w:sz w:val="24"/>
                <w:szCs w:val="24"/>
                <w:lang w:val="en-US" w:eastAsia="ja-JP"/>
              </w:rPr>
              <w:tab/>
            </w:r>
            <w:r w:rsidDel="00F422D0">
              <w:rPr>
                <w:noProof/>
              </w:rPr>
              <w:delText>Inledning</w:delText>
            </w:r>
            <w:r w:rsidDel="00F422D0">
              <w:rPr>
                <w:noProof/>
              </w:rPr>
              <w:tab/>
            </w:r>
            <w:r w:rsidR="00F422D0" w:rsidDel="00F422D0">
              <w:rPr>
                <w:noProof/>
              </w:rPr>
              <w:delText>10</w:delText>
            </w:r>
          </w:del>
        </w:p>
        <w:p w14:paraId="34A8D261" w14:textId="77777777" w:rsidR="009866B4" w:rsidDel="00F422D0" w:rsidRDefault="009866B4">
          <w:pPr>
            <w:pStyle w:val="TOC1"/>
            <w:tabs>
              <w:tab w:val="left" w:pos="352"/>
              <w:tab w:val="right" w:leader="dot" w:pos="8664"/>
            </w:tabs>
            <w:rPr>
              <w:del w:id="170" w:author="Khaled Daham" w:date="2014-02-24T10:51:00Z"/>
              <w:rFonts w:asciiTheme="minorHAnsi" w:eastAsiaTheme="minorEastAsia" w:hAnsiTheme="minorHAnsi" w:cstheme="minorBidi"/>
              <w:noProof/>
              <w:sz w:val="24"/>
              <w:szCs w:val="24"/>
              <w:lang w:val="en-US" w:eastAsia="ja-JP"/>
            </w:rPr>
          </w:pPr>
          <w:del w:id="171" w:author="Khaled Daham" w:date="2014-02-24T10:51:00Z">
            <w:r w:rsidDel="00F422D0">
              <w:rPr>
                <w:noProof/>
              </w:rPr>
              <w:delText>2</w:delText>
            </w:r>
            <w:r w:rsidDel="00F422D0">
              <w:rPr>
                <w:rFonts w:asciiTheme="minorHAnsi" w:eastAsiaTheme="minorEastAsia" w:hAnsiTheme="minorHAnsi" w:cstheme="minorBidi"/>
                <w:noProof/>
                <w:sz w:val="24"/>
                <w:szCs w:val="24"/>
                <w:lang w:val="en-US" w:eastAsia="ja-JP"/>
              </w:rPr>
              <w:tab/>
            </w:r>
            <w:r w:rsidDel="00F422D0">
              <w:rPr>
                <w:noProof/>
              </w:rPr>
              <w:delText>Versionsinformation</w:delText>
            </w:r>
            <w:r w:rsidDel="00F422D0">
              <w:rPr>
                <w:noProof/>
              </w:rPr>
              <w:tab/>
            </w:r>
            <w:r w:rsidR="00F422D0" w:rsidDel="00F422D0">
              <w:rPr>
                <w:noProof/>
              </w:rPr>
              <w:delText>11</w:delText>
            </w:r>
          </w:del>
        </w:p>
        <w:p w14:paraId="4B9BABA7" w14:textId="127E6181" w:rsidR="009866B4" w:rsidDel="00F422D0" w:rsidRDefault="009866B4">
          <w:pPr>
            <w:pStyle w:val="TOC2"/>
            <w:tabs>
              <w:tab w:val="left" w:pos="692"/>
              <w:tab w:val="right" w:leader="dot" w:pos="8664"/>
            </w:tabs>
            <w:rPr>
              <w:del w:id="172" w:author="Khaled Daham" w:date="2014-02-24T10:51:00Z"/>
              <w:rFonts w:asciiTheme="minorHAnsi" w:eastAsiaTheme="minorEastAsia" w:hAnsiTheme="minorHAnsi" w:cstheme="minorBidi"/>
              <w:noProof/>
              <w:sz w:val="24"/>
              <w:szCs w:val="24"/>
              <w:lang w:val="en-US" w:eastAsia="ja-JP"/>
            </w:rPr>
          </w:pPr>
          <w:del w:id="173" w:author="Khaled Daham" w:date="2014-02-24T10:51:00Z">
            <w:r w:rsidDel="00F422D0">
              <w:rPr>
                <w:noProof/>
              </w:rPr>
              <w:delText>2.1</w:delText>
            </w:r>
            <w:r w:rsidDel="00F422D0">
              <w:rPr>
                <w:rFonts w:asciiTheme="minorHAnsi" w:eastAsiaTheme="minorEastAsia" w:hAnsiTheme="minorHAnsi" w:cstheme="minorBidi"/>
                <w:noProof/>
                <w:sz w:val="24"/>
                <w:szCs w:val="24"/>
                <w:lang w:val="en-US" w:eastAsia="ja-JP"/>
              </w:rPr>
              <w:tab/>
            </w:r>
            <w:r w:rsidDel="00F422D0">
              <w:rPr>
                <w:noProof/>
              </w:rPr>
              <w:delText xml:space="preserve">Version </w:delText>
            </w:r>
            <w:r w:rsidRPr="005059C5" w:rsidDel="00F422D0">
              <w:rPr>
                <w:b/>
                <w:noProof/>
                <w:color w:val="76923C" w:themeColor="accent3" w:themeShade="BF"/>
              </w:rPr>
              <w:delText>2</w:delText>
            </w:r>
            <w:r w:rsidDel="00F422D0">
              <w:rPr>
                <w:noProof/>
              </w:rPr>
              <w:delText>.</w:delText>
            </w:r>
            <w:r w:rsidDel="00F422D0">
              <w:rPr>
                <w:b/>
                <w:noProof/>
                <w:color w:val="76923C" w:themeColor="accent3" w:themeShade="BF"/>
              </w:rPr>
              <w:delText>1.RC1</w:delText>
            </w:r>
            <w:r w:rsidDel="00F422D0">
              <w:rPr>
                <w:noProof/>
              </w:rPr>
              <w:tab/>
            </w:r>
            <w:r w:rsidR="00F422D0" w:rsidDel="00F422D0">
              <w:rPr>
                <w:noProof/>
              </w:rPr>
              <w:delText>11</w:delText>
            </w:r>
          </w:del>
        </w:p>
        <w:p w14:paraId="2E150C65" w14:textId="77777777" w:rsidR="009866B4" w:rsidDel="00F422D0" w:rsidRDefault="009866B4">
          <w:pPr>
            <w:pStyle w:val="TOC3"/>
            <w:tabs>
              <w:tab w:val="left" w:pos="1031"/>
              <w:tab w:val="right" w:leader="dot" w:pos="8664"/>
            </w:tabs>
            <w:rPr>
              <w:del w:id="174" w:author="Khaled Daham" w:date="2014-02-24T10:51:00Z"/>
              <w:rFonts w:asciiTheme="minorHAnsi" w:eastAsiaTheme="minorEastAsia" w:hAnsiTheme="minorHAnsi" w:cstheme="minorBidi"/>
              <w:noProof/>
              <w:sz w:val="24"/>
              <w:szCs w:val="24"/>
              <w:lang w:val="en-US" w:eastAsia="ja-JP"/>
            </w:rPr>
          </w:pPr>
          <w:del w:id="175" w:author="Khaled Daham" w:date="2014-02-24T10:51:00Z">
            <w:r w:rsidDel="00F422D0">
              <w:rPr>
                <w:noProof/>
              </w:rPr>
              <w:delText>2.1.1</w:delText>
            </w:r>
            <w:r w:rsidDel="00F422D0">
              <w:rPr>
                <w:rFonts w:asciiTheme="minorHAnsi" w:eastAsiaTheme="minorEastAsia" w:hAnsiTheme="minorHAnsi" w:cstheme="minorBidi"/>
                <w:noProof/>
                <w:sz w:val="24"/>
                <w:szCs w:val="24"/>
                <w:lang w:val="en-US" w:eastAsia="ja-JP"/>
              </w:rPr>
              <w:tab/>
            </w:r>
            <w:r w:rsidDel="00F422D0">
              <w:rPr>
                <w:noProof/>
              </w:rPr>
              <w:delText>Oförändrade tjänstekontrakt</w:delText>
            </w:r>
            <w:r w:rsidDel="00F422D0">
              <w:rPr>
                <w:noProof/>
              </w:rPr>
              <w:tab/>
            </w:r>
            <w:r w:rsidR="00F422D0" w:rsidDel="00F422D0">
              <w:rPr>
                <w:noProof/>
              </w:rPr>
              <w:delText>11</w:delText>
            </w:r>
          </w:del>
        </w:p>
        <w:p w14:paraId="788959A7" w14:textId="77777777" w:rsidR="009866B4" w:rsidDel="00F422D0" w:rsidRDefault="009866B4">
          <w:pPr>
            <w:pStyle w:val="TOC3"/>
            <w:tabs>
              <w:tab w:val="left" w:pos="1057"/>
              <w:tab w:val="right" w:leader="dot" w:pos="8664"/>
            </w:tabs>
            <w:rPr>
              <w:del w:id="176" w:author="Khaled Daham" w:date="2014-02-24T10:51:00Z"/>
              <w:rFonts w:asciiTheme="minorHAnsi" w:eastAsiaTheme="minorEastAsia" w:hAnsiTheme="minorHAnsi" w:cstheme="minorBidi"/>
              <w:noProof/>
              <w:sz w:val="24"/>
              <w:szCs w:val="24"/>
              <w:lang w:val="en-US" w:eastAsia="ja-JP"/>
            </w:rPr>
          </w:pPr>
          <w:del w:id="177" w:author="Khaled Daham" w:date="2014-02-24T10:51:00Z">
            <w:r w:rsidDel="00F422D0">
              <w:rPr>
                <w:noProof/>
              </w:rPr>
              <w:delText>2.1.2</w:delText>
            </w:r>
            <w:r w:rsidDel="00F422D0">
              <w:rPr>
                <w:rFonts w:asciiTheme="minorHAnsi" w:eastAsiaTheme="minorEastAsia" w:hAnsiTheme="minorHAnsi" w:cstheme="minorBidi"/>
                <w:noProof/>
                <w:sz w:val="24"/>
                <w:szCs w:val="24"/>
                <w:lang w:val="en-US" w:eastAsia="ja-JP"/>
              </w:rPr>
              <w:tab/>
            </w:r>
            <w:r w:rsidDel="00F422D0">
              <w:rPr>
                <w:noProof/>
              </w:rPr>
              <w:delText>Nya tjänstekontrakt</w:delText>
            </w:r>
            <w:r w:rsidDel="00F422D0">
              <w:rPr>
                <w:noProof/>
              </w:rPr>
              <w:tab/>
            </w:r>
            <w:r w:rsidR="00F422D0" w:rsidDel="00F422D0">
              <w:rPr>
                <w:noProof/>
              </w:rPr>
              <w:delText>11</w:delText>
            </w:r>
          </w:del>
        </w:p>
        <w:p w14:paraId="48414923" w14:textId="77777777" w:rsidR="009866B4" w:rsidDel="00F422D0" w:rsidRDefault="009866B4">
          <w:pPr>
            <w:pStyle w:val="TOC3"/>
            <w:tabs>
              <w:tab w:val="left" w:pos="1056"/>
              <w:tab w:val="right" w:leader="dot" w:pos="8664"/>
            </w:tabs>
            <w:rPr>
              <w:del w:id="178" w:author="Khaled Daham" w:date="2014-02-24T10:51:00Z"/>
              <w:rFonts w:asciiTheme="minorHAnsi" w:eastAsiaTheme="minorEastAsia" w:hAnsiTheme="minorHAnsi" w:cstheme="minorBidi"/>
              <w:noProof/>
              <w:sz w:val="24"/>
              <w:szCs w:val="24"/>
              <w:lang w:val="en-US" w:eastAsia="ja-JP"/>
            </w:rPr>
          </w:pPr>
          <w:del w:id="179" w:author="Khaled Daham" w:date="2014-02-24T10:51:00Z">
            <w:r w:rsidDel="00F422D0">
              <w:rPr>
                <w:noProof/>
              </w:rPr>
              <w:delText>2.1.3</w:delText>
            </w:r>
            <w:r w:rsidDel="00F422D0">
              <w:rPr>
                <w:rFonts w:asciiTheme="minorHAnsi" w:eastAsiaTheme="minorEastAsia" w:hAnsiTheme="minorHAnsi" w:cstheme="minorBidi"/>
                <w:noProof/>
                <w:sz w:val="24"/>
                <w:szCs w:val="24"/>
                <w:lang w:val="en-US" w:eastAsia="ja-JP"/>
              </w:rPr>
              <w:tab/>
            </w:r>
            <w:r w:rsidDel="00F422D0">
              <w:rPr>
                <w:noProof/>
              </w:rPr>
              <w:delText>Förändrade tjänstekontrakt</w:delText>
            </w:r>
            <w:r w:rsidDel="00F422D0">
              <w:rPr>
                <w:noProof/>
              </w:rPr>
              <w:tab/>
            </w:r>
            <w:r w:rsidR="00F422D0" w:rsidDel="00F422D0">
              <w:rPr>
                <w:noProof/>
              </w:rPr>
              <w:delText>11</w:delText>
            </w:r>
          </w:del>
        </w:p>
        <w:p w14:paraId="0B9FAC18" w14:textId="77777777" w:rsidR="009866B4" w:rsidDel="00F422D0" w:rsidRDefault="009866B4">
          <w:pPr>
            <w:pStyle w:val="TOC3"/>
            <w:tabs>
              <w:tab w:val="left" w:pos="1058"/>
              <w:tab w:val="right" w:leader="dot" w:pos="8664"/>
            </w:tabs>
            <w:rPr>
              <w:del w:id="180" w:author="Khaled Daham" w:date="2014-02-24T10:51:00Z"/>
              <w:rFonts w:asciiTheme="minorHAnsi" w:eastAsiaTheme="minorEastAsia" w:hAnsiTheme="minorHAnsi" w:cstheme="minorBidi"/>
              <w:noProof/>
              <w:sz w:val="24"/>
              <w:szCs w:val="24"/>
              <w:lang w:val="en-US" w:eastAsia="ja-JP"/>
            </w:rPr>
          </w:pPr>
          <w:del w:id="181" w:author="Khaled Daham" w:date="2014-02-24T10:51:00Z">
            <w:r w:rsidDel="00F422D0">
              <w:rPr>
                <w:noProof/>
              </w:rPr>
              <w:delText>2.1.4</w:delText>
            </w:r>
            <w:r w:rsidDel="00F422D0">
              <w:rPr>
                <w:rFonts w:asciiTheme="minorHAnsi" w:eastAsiaTheme="minorEastAsia" w:hAnsiTheme="minorHAnsi" w:cstheme="minorBidi"/>
                <w:noProof/>
                <w:sz w:val="24"/>
                <w:szCs w:val="24"/>
                <w:lang w:val="en-US" w:eastAsia="ja-JP"/>
              </w:rPr>
              <w:tab/>
            </w:r>
            <w:r w:rsidDel="00F422D0">
              <w:rPr>
                <w:noProof/>
              </w:rPr>
              <w:delText>Utgångna tjänstekontrakt</w:delText>
            </w:r>
            <w:r w:rsidDel="00F422D0">
              <w:rPr>
                <w:noProof/>
              </w:rPr>
              <w:tab/>
            </w:r>
            <w:r w:rsidR="00F422D0" w:rsidDel="00F422D0">
              <w:rPr>
                <w:noProof/>
              </w:rPr>
              <w:delText>12</w:delText>
            </w:r>
          </w:del>
        </w:p>
        <w:p w14:paraId="0799C92C" w14:textId="77777777" w:rsidR="009866B4" w:rsidDel="00F422D0" w:rsidRDefault="009866B4">
          <w:pPr>
            <w:pStyle w:val="TOC2"/>
            <w:tabs>
              <w:tab w:val="left" w:pos="717"/>
              <w:tab w:val="right" w:leader="dot" w:pos="8664"/>
            </w:tabs>
            <w:rPr>
              <w:del w:id="182" w:author="Khaled Daham" w:date="2014-02-24T10:51:00Z"/>
              <w:rFonts w:asciiTheme="minorHAnsi" w:eastAsiaTheme="minorEastAsia" w:hAnsiTheme="minorHAnsi" w:cstheme="minorBidi"/>
              <w:noProof/>
              <w:sz w:val="24"/>
              <w:szCs w:val="24"/>
              <w:lang w:val="en-US" w:eastAsia="ja-JP"/>
            </w:rPr>
          </w:pPr>
          <w:del w:id="183" w:author="Khaled Daham" w:date="2014-02-24T10:51:00Z">
            <w:r w:rsidDel="00F422D0">
              <w:rPr>
                <w:noProof/>
              </w:rPr>
              <w:delText>2.2</w:delText>
            </w:r>
            <w:r w:rsidDel="00F422D0">
              <w:rPr>
                <w:rFonts w:asciiTheme="minorHAnsi" w:eastAsiaTheme="minorEastAsia" w:hAnsiTheme="minorHAnsi" w:cstheme="minorBidi"/>
                <w:noProof/>
                <w:sz w:val="24"/>
                <w:szCs w:val="24"/>
                <w:lang w:val="en-US" w:eastAsia="ja-JP"/>
              </w:rPr>
              <w:tab/>
            </w:r>
            <w:r w:rsidDel="00F422D0">
              <w:rPr>
                <w:noProof/>
              </w:rPr>
              <w:delText>Version tidigare</w:delText>
            </w:r>
            <w:r w:rsidDel="00F422D0">
              <w:rPr>
                <w:noProof/>
              </w:rPr>
              <w:tab/>
            </w:r>
            <w:r w:rsidR="00F422D0" w:rsidDel="00F422D0">
              <w:rPr>
                <w:noProof/>
              </w:rPr>
              <w:delText>12</w:delText>
            </w:r>
          </w:del>
        </w:p>
        <w:p w14:paraId="31C75628" w14:textId="77777777" w:rsidR="009866B4" w:rsidDel="00F422D0" w:rsidRDefault="009866B4">
          <w:pPr>
            <w:pStyle w:val="TOC1"/>
            <w:tabs>
              <w:tab w:val="left" w:pos="350"/>
              <w:tab w:val="right" w:leader="dot" w:pos="8664"/>
            </w:tabs>
            <w:rPr>
              <w:del w:id="184" w:author="Khaled Daham" w:date="2014-02-24T10:51:00Z"/>
              <w:rFonts w:asciiTheme="minorHAnsi" w:eastAsiaTheme="minorEastAsia" w:hAnsiTheme="minorHAnsi" w:cstheme="minorBidi"/>
              <w:noProof/>
              <w:sz w:val="24"/>
              <w:szCs w:val="24"/>
              <w:lang w:val="en-US" w:eastAsia="ja-JP"/>
            </w:rPr>
          </w:pPr>
          <w:del w:id="185" w:author="Khaled Daham" w:date="2014-02-24T10:51:00Z">
            <w:r w:rsidDel="00F422D0">
              <w:rPr>
                <w:noProof/>
              </w:rPr>
              <w:delText>3</w:delText>
            </w:r>
            <w:r w:rsidDel="00F422D0">
              <w:rPr>
                <w:rFonts w:asciiTheme="minorHAnsi" w:eastAsiaTheme="minorEastAsia" w:hAnsiTheme="minorHAnsi" w:cstheme="minorBidi"/>
                <w:noProof/>
                <w:sz w:val="24"/>
                <w:szCs w:val="24"/>
                <w:lang w:val="en-US" w:eastAsia="ja-JP"/>
              </w:rPr>
              <w:tab/>
            </w:r>
            <w:r w:rsidDel="00F422D0">
              <w:rPr>
                <w:noProof/>
              </w:rPr>
              <w:delText>Tjänstedomänens arkitektur</w:delText>
            </w:r>
            <w:r w:rsidDel="00F422D0">
              <w:rPr>
                <w:noProof/>
              </w:rPr>
              <w:tab/>
            </w:r>
            <w:r w:rsidR="00F422D0" w:rsidDel="00F422D0">
              <w:rPr>
                <w:noProof/>
              </w:rPr>
              <w:delText>12</w:delText>
            </w:r>
          </w:del>
        </w:p>
        <w:p w14:paraId="474106B6" w14:textId="77777777" w:rsidR="009866B4" w:rsidDel="00F422D0" w:rsidRDefault="009866B4">
          <w:pPr>
            <w:pStyle w:val="TOC2"/>
            <w:tabs>
              <w:tab w:val="left" w:pos="690"/>
              <w:tab w:val="right" w:leader="dot" w:pos="8664"/>
            </w:tabs>
            <w:rPr>
              <w:del w:id="186" w:author="Khaled Daham" w:date="2014-02-24T10:51:00Z"/>
              <w:rFonts w:asciiTheme="minorHAnsi" w:eastAsiaTheme="minorEastAsia" w:hAnsiTheme="minorHAnsi" w:cstheme="minorBidi"/>
              <w:noProof/>
              <w:sz w:val="24"/>
              <w:szCs w:val="24"/>
              <w:lang w:val="en-US" w:eastAsia="ja-JP"/>
            </w:rPr>
          </w:pPr>
          <w:del w:id="187" w:author="Khaled Daham" w:date="2014-02-24T10:51:00Z">
            <w:r w:rsidDel="00F422D0">
              <w:rPr>
                <w:noProof/>
              </w:rPr>
              <w:delText>3.1</w:delText>
            </w:r>
            <w:r w:rsidDel="00F422D0">
              <w:rPr>
                <w:rFonts w:asciiTheme="minorHAnsi" w:eastAsiaTheme="minorEastAsia" w:hAnsiTheme="minorHAnsi" w:cstheme="minorBidi"/>
                <w:noProof/>
                <w:sz w:val="24"/>
                <w:szCs w:val="24"/>
                <w:lang w:val="en-US" w:eastAsia="ja-JP"/>
              </w:rPr>
              <w:tab/>
            </w:r>
            <w:r w:rsidDel="00F422D0">
              <w:rPr>
                <w:noProof/>
              </w:rPr>
              <w:delText>Flöden</w:delText>
            </w:r>
            <w:r w:rsidDel="00F422D0">
              <w:rPr>
                <w:noProof/>
              </w:rPr>
              <w:tab/>
            </w:r>
            <w:r w:rsidR="00F422D0" w:rsidDel="00F422D0">
              <w:rPr>
                <w:noProof/>
              </w:rPr>
              <w:delText>12</w:delText>
            </w:r>
          </w:del>
        </w:p>
        <w:p w14:paraId="24AB4737" w14:textId="77777777" w:rsidR="009866B4" w:rsidDel="00F422D0" w:rsidRDefault="009866B4">
          <w:pPr>
            <w:pStyle w:val="TOC3"/>
            <w:tabs>
              <w:tab w:val="left" w:pos="1030"/>
              <w:tab w:val="right" w:leader="dot" w:pos="8664"/>
            </w:tabs>
            <w:rPr>
              <w:del w:id="188" w:author="Khaled Daham" w:date="2014-02-24T10:51:00Z"/>
              <w:rFonts w:asciiTheme="minorHAnsi" w:eastAsiaTheme="minorEastAsia" w:hAnsiTheme="minorHAnsi" w:cstheme="minorBidi"/>
              <w:noProof/>
              <w:sz w:val="24"/>
              <w:szCs w:val="24"/>
              <w:lang w:val="en-US" w:eastAsia="ja-JP"/>
            </w:rPr>
          </w:pPr>
          <w:del w:id="189" w:author="Khaled Daham" w:date="2014-02-24T10:51:00Z">
            <w:r w:rsidDel="00F422D0">
              <w:rPr>
                <w:noProof/>
              </w:rPr>
              <w:delText>3.1.1</w:delText>
            </w:r>
            <w:r w:rsidDel="00F422D0">
              <w:rPr>
                <w:rFonts w:asciiTheme="minorHAnsi" w:eastAsiaTheme="minorEastAsia" w:hAnsiTheme="minorHAnsi" w:cstheme="minorBidi"/>
                <w:noProof/>
                <w:sz w:val="24"/>
                <w:szCs w:val="24"/>
                <w:lang w:val="en-US" w:eastAsia="ja-JP"/>
              </w:rPr>
              <w:tab/>
            </w:r>
            <w:r w:rsidDel="00F422D0">
              <w:rPr>
                <w:noProof/>
              </w:rPr>
              <w:delText>Flöde 1 – Hämta svar på en konsultationsremiss.</w:delText>
            </w:r>
            <w:r w:rsidDel="00F422D0">
              <w:rPr>
                <w:noProof/>
              </w:rPr>
              <w:tab/>
            </w:r>
            <w:r w:rsidR="00F422D0" w:rsidDel="00F422D0">
              <w:rPr>
                <w:noProof/>
              </w:rPr>
              <w:delText>12</w:delText>
            </w:r>
          </w:del>
        </w:p>
        <w:p w14:paraId="59D7CD50" w14:textId="77777777" w:rsidR="009866B4" w:rsidDel="00F422D0" w:rsidRDefault="009866B4">
          <w:pPr>
            <w:pStyle w:val="TOC3"/>
            <w:tabs>
              <w:tab w:val="left" w:pos="1056"/>
              <w:tab w:val="right" w:leader="dot" w:pos="8664"/>
            </w:tabs>
            <w:rPr>
              <w:del w:id="190" w:author="Khaled Daham" w:date="2014-02-24T10:51:00Z"/>
              <w:rFonts w:asciiTheme="minorHAnsi" w:eastAsiaTheme="minorEastAsia" w:hAnsiTheme="minorHAnsi" w:cstheme="minorBidi"/>
              <w:noProof/>
              <w:sz w:val="24"/>
              <w:szCs w:val="24"/>
              <w:lang w:val="en-US" w:eastAsia="ja-JP"/>
            </w:rPr>
          </w:pPr>
          <w:del w:id="191" w:author="Khaled Daham" w:date="2014-02-24T10:51:00Z">
            <w:r w:rsidDel="00F422D0">
              <w:rPr>
                <w:noProof/>
              </w:rPr>
              <w:delText>3.1.2</w:delText>
            </w:r>
            <w:r w:rsidDel="00F422D0">
              <w:rPr>
                <w:rFonts w:asciiTheme="minorHAnsi" w:eastAsiaTheme="minorEastAsia" w:hAnsiTheme="minorHAnsi" w:cstheme="minorBidi"/>
                <w:noProof/>
                <w:sz w:val="24"/>
                <w:szCs w:val="24"/>
                <w:lang w:val="en-US" w:eastAsia="ja-JP"/>
              </w:rPr>
              <w:tab/>
            </w:r>
            <w:r w:rsidDel="00F422D0">
              <w:rPr>
                <w:noProof/>
              </w:rPr>
              <w:delText>Flöde 2 – Hämta mödravårdsinformation</w:delText>
            </w:r>
            <w:r w:rsidDel="00F422D0">
              <w:rPr>
                <w:noProof/>
              </w:rPr>
              <w:tab/>
            </w:r>
            <w:r w:rsidR="00F422D0" w:rsidDel="00F422D0">
              <w:rPr>
                <w:noProof/>
              </w:rPr>
              <w:delText>14</w:delText>
            </w:r>
          </w:del>
        </w:p>
        <w:p w14:paraId="46EC6914" w14:textId="77777777" w:rsidR="009866B4" w:rsidDel="00F422D0" w:rsidRDefault="009866B4">
          <w:pPr>
            <w:pStyle w:val="TOC3"/>
            <w:tabs>
              <w:tab w:val="left" w:pos="1054"/>
              <w:tab w:val="right" w:leader="dot" w:pos="8664"/>
            </w:tabs>
            <w:rPr>
              <w:del w:id="192" w:author="Khaled Daham" w:date="2014-02-24T10:51:00Z"/>
              <w:rFonts w:asciiTheme="minorHAnsi" w:eastAsiaTheme="minorEastAsia" w:hAnsiTheme="minorHAnsi" w:cstheme="minorBidi"/>
              <w:noProof/>
              <w:sz w:val="24"/>
              <w:szCs w:val="24"/>
              <w:lang w:val="en-US" w:eastAsia="ja-JP"/>
            </w:rPr>
          </w:pPr>
          <w:del w:id="193" w:author="Khaled Daham" w:date="2014-02-24T10:51:00Z">
            <w:r w:rsidDel="00F422D0">
              <w:rPr>
                <w:noProof/>
              </w:rPr>
              <w:delText>3.1.3</w:delText>
            </w:r>
            <w:r w:rsidDel="00F422D0">
              <w:rPr>
                <w:rFonts w:asciiTheme="minorHAnsi" w:eastAsiaTheme="minorEastAsia" w:hAnsiTheme="minorHAnsi" w:cstheme="minorBidi"/>
                <w:noProof/>
                <w:sz w:val="24"/>
                <w:szCs w:val="24"/>
                <w:lang w:val="en-US" w:eastAsia="ja-JP"/>
              </w:rPr>
              <w:tab/>
            </w:r>
            <w:r w:rsidDel="00F422D0">
              <w:rPr>
                <w:noProof/>
              </w:rPr>
              <w:delText>Flöde 3 – Hämta patienters kemilaboratoriesvar.</w:delText>
            </w:r>
            <w:r w:rsidDel="00F422D0">
              <w:rPr>
                <w:noProof/>
              </w:rPr>
              <w:tab/>
            </w:r>
            <w:r w:rsidR="00F422D0" w:rsidDel="00F422D0">
              <w:rPr>
                <w:noProof/>
              </w:rPr>
              <w:delText>16</w:delText>
            </w:r>
          </w:del>
        </w:p>
        <w:p w14:paraId="7687F722" w14:textId="77777777" w:rsidR="009866B4" w:rsidDel="00F422D0" w:rsidRDefault="009866B4">
          <w:pPr>
            <w:pStyle w:val="TOC3"/>
            <w:tabs>
              <w:tab w:val="left" w:pos="1057"/>
              <w:tab w:val="right" w:leader="dot" w:pos="8664"/>
            </w:tabs>
            <w:rPr>
              <w:del w:id="194" w:author="Khaled Daham" w:date="2014-02-24T10:51:00Z"/>
              <w:rFonts w:asciiTheme="minorHAnsi" w:eastAsiaTheme="minorEastAsia" w:hAnsiTheme="minorHAnsi" w:cstheme="minorBidi"/>
              <w:noProof/>
              <w:sz w:val="24"/>
              <w:szCs w:val="24"/>
              <w:lang w:val="en-US" w:eastAsia="ja-JP"/>
            </w:rPr>
          </w:pPr>
          <w:del w:id="195" w:author="Khaled Daham" w:date="2014-02-24T10:51:00Z">
            <w:r w:rsidDel="00F422D0">
              <w:rPr>
                <w:noProof/>
              </w:rPr>
              <w:delText>3.1.4</w:delText>
            </w:r>
            <w:r w:rsidDel="00F422D0">
              <w:rPr>
                <w:rFonts w:asciiTheme="minorHAnsi" w:eastAsiaTheme="minorEastAsia" w:hAnsiTheme="minorHAnsi" w:cstheme="minorBidi"/>
                <w:noProof/>
                <w:sz w:val="24"/>
                <w:szCs w:val="24"/>
                <w:lang w:val="en-US" w:eastAsia="ja-JP"/>
              </w:rPr>
              <w:tab/>
            </w:r>
            <w:r w:rsidDel="00F422D0">
              <w:rPr>
                <w:noProof/>
              </w:rPr>
              <w:delText>Obligatoriska kontrakt</w:delText>
            </w:r>
            <w:r w:rsidDel="00F422D0">
              <w:rPr>
                <w:noProof/>
              </w:rPr>
              <w:tab/>
            </w:r>
            <w:r w:rsidR="00F422D0" w:rsidDel="00F422D0">
              <w:rPr>
                <w:noProof/>
              </w:rPr>
              <w:delText>18</w:delText>
            </w:r>
          </w:del>
        </w:p>
        <w:p w14:paraId="5920CF82" w14:textId="77777777" w:rsidR="009866B4" w:rsidDel="00F422D0" w:rsidRDefault="009866B4">
          <w:pPr>
            <w:pStyle w:val="TOC2"/>
            <w:tabs>
              <w:tab w:val="left" w:pos="716"/>
              <w:tab w:val="right" w:leader="dot" w:pos="8664"/>
            </w:tabs>
            <w:rPr>
              <w:del w:id="196" w:author="Khaled Daham" w:date="2014-02-24T10:51:00Z"/>
              <w:rFonts w:asciiTheme="minorHAnsi" w:eastAsiaTheme="minorEastAsia" w:hAnsiTheme="minorHAnsi" w:cstheme="minorBidi"/>
              <w:noProof/>
              <w:sz w:val="24"/>
              <w:szCs w:val="24"/>
              <w:lang w:val="en-US" w:eastAsia="ja-JP"/>
            </w:rPr>
          </w:pPr>
          <w:del w:id="197" w:author="Khaled Daham" w:date="2014-02-24T10:51:00Z">
            <w:r w:rsidDel="00F422D0">
              <w:rPr>
                <w:noProof/>
              </w:rPr>
              <w:delText>3.2</w:delText>
            </w:r>
            <w:r w:rsidDel="00F422D0">
              <w:rPr>
                <w:rFonts w:asciiTheme="minorHAnsi" w:eastAsiaTheme="minorEastAsia" w:hAnsiTheme="minorHAnsi" w:cstheme="minorBidi"/>
                <w:noProof/>
                <w:sz w:val="24"/>
                <w:szCs w:val="24"/>
                <w:lang w:val="en-US" w:eastAsia="ja-JP"/>
              </w:rPr>
              <w:tab/>
            </w:r>
            <w:r w:rsidDel="00F422D0">
              <w:rPr>
                <w:noProof/>
              </w:rPr>
              <w:delText>Adressering</w:delText>
            </w:r>
            <w:r w:rsidDel="00F422D0">
              <w:rPr>
                <w:noProof/>
              </w:rPr>
              <w:tab/>
            </w:r>
            <w:r w:rsidR="00F422D0" w:rsidDel="00F422D0">
              <w:rPr>
                <w:noProof/>
              </w:rPr>
              <w:delText>18</w:delText>
            </w:r>
          </w:del>
        </w:p>
        <w:p w14:paraId="5AC58751" w14:textId="77777777" w:rsidR="009866B4" w:rsidDel="00F422D0" w:rsidRDefault="009866B4">
          <w:pPr>
            <w:pStyle w:val="TOC1"/>
            <w:tabs>
              <w:tab w:val="right" w:leader="dot" w:pos="8664"/>
            </w:tabs>
            <w:rPr>
              <w:del w:id="198" w:author="Khaled Daham" w:date="2014-02-24T10:51:00Z"/>
              <w:rFonts w:asciiTheme="minorHAnsi" w:eastAsiaTheme="minorEastAsia" w:hAnsiTheme="minorHAnsi" w:cstheme="minorBidi"/>
              <w:noProof/>
              <w:sz w:val="24"/>
              <w:szCs w:val="24"/>
              <w:lang w:val="en-US" w:eastAsia="ja-JP"/>
            </w:rPr>
          </w:pPr>
          <w:del w:id="199" w:author="Khaled Daham" w:date="2014-02-24T10:51:00Z">
            <w:r w:rsidRPr="005059C5" w:rsidDel="00F422D0">
              <w:rPr>
                <w:noProof/>
              </w:rPr>
              <w:delText>Adressering vid nationell användning</w:delText>
            </w:r>
            <w:r w:rsidDel="00F422D0">
              <w:rPr>
                <w:noProof/>
              </w:rPr>
              <w:tab/>
            </w:r>
            <w:r w:rsidR="00F422D0" w:rsidDel="00F422D0">
              <w:rPr>
                <w:noProof/>
              </w:rPr>
              <w:delText>19</w:delText>
            </w:r>
          </w:del>
        </w:p>
        <w:p w14:paraId="66E50724" w14:textId="77777777" w:rsidR="009866B4" w:rsidDel="00F422D0" w:rsidRDefault="009866B4">
          <w:pPr>
            <w:pStyle w:val="TOC1"/>
            <w:tabs>
              <w:tab w:val="right" w:leader="dot" w:pos="8664"/>
            </w:tabs>
            <w:rPr>
              <w:del w:id="200" w:author="Khaled Daham" w:date="2014-02-24T10:51:00Z"/>
              <w:rFonts w:asciiTheme="minorHAnsi" w:eastAsiaTheme="minorEastAsia" w:hAnsiTheme="minorHAnsi" w:cstheme="minorBidi"/>
              <w:noProof/>
              <w:sz w:val="24"/>
              <w:szCs w:val="24"/>
              <w:lang w:val="en-US" w:eastAsia="ja-JP"/>
            </w:rPr>
          </w:pPr>
          <w:del w:id="201" w:author="Khaled Daham" w:date="2014-02-24T10:51:00Z">
            <w:r w:rsidRPr="005059C5" w:rsidDel="00F422D0">
              <w:rPr>
                <w:noProof/>
              </w:rPr>
              <w:delText>Adressering vid regional användning</w:delText>
            </w:r>
            <w:r w:rsidDel="00F422D0">
              <w:rPr>
                <w:noProof/>
              </w:rPr>
              <w:tab/>
            </w:r>
            <w:r w:rsidR="00F422D0" w:rsidDel="00F422D0">
              <w:rPr>
                <w:noProof/>
              </w:rPr>
              <w:delText>19</w:delText>
            </w:r>
          </w:del>
        </w:p>
        <w:p w14:paraId="7B4FCC50" w14:textId="77777777" w:rsidR="009866B4" w:rsidDel="00F422D0" w:rsidRDefault="009866B4">
          <w:pPr>
            <w:pStyle w:val="TOC1"/>
            <w:tabs>
              <w:tab w:val="right" w:leader="dot" w:pos="8664"/>
            </w:tabs>
            <w:rPr>
              <w:del w:id="202" w:author="Khaled Daham" w:date="2014-02-24T10:51:00Z"/>
              <w:rFonts w:asciiTheme="minorHAnsi" w:eastAsiaTheme="minorEastAsia" w:hAnsiTheme="minorHAnsi" w:cstheme="minorBidi"/>
              <w:noProof/>
              <w:sz w:val="24"/>
              <w:szCs w:val="24"/>
              <w:lang w:val="en-US" w:eastAsia="ja-JP"/>
            </w:rPr>
          </w:pPr>
          <w:del w:id="203" w:author="Khaled Daham" w:date="2014-02-24T10:51:00Z">
            <w:r w:rsidRPr="005059C5" w:rsidDel="00F422D0">
              <w:rPr>
                <w:noProof/>
              </w:rPr>
              <w:delText>Adressering direkt till ett källsystem</w:delText>
            </w:r>
            <w:r w:rsidDel="00F422D0">
              <w:rPr>
                <w:noProof/>
              </w:rPr>
              <w:tab/>
            </w:r>
            <w:r w:rsidR="00F422D0" w:rsidDel="00F422D0">
              <w:rPr>
                <w:noProof/>
              </w:rPr>
              <w:delText>20</w:delText>
            </w:r>
          </w:del>
        </w:p>
        <w:p w14:paraId="3F5E09E8" w14:textId="77777777" w:rsidR="009866B4" w:rsidDel="00F422D0" w:rsidRDefault="009866B4">
          <w:pPr>
            <w:pStyle w:val="TOC1"/>
            <w:tabs>
              <w:tab w:val="right" w:leader="dot" w:pos="8664"/>
            </w:tabs>
            <w:rPr>
              <w:del w:id="204" w:author="Khaled Daham" w:date="2014-02-24T10:51:00Z"/>
              <w:rFonts w:asciiTheme="minorHAnsi" w:eastAsiaTheme="minorEastAsia" w:hAnsiTheme="minorHAnsi" w:cstheme="minorBidi"/>
              <w:noProof/>
              <w:sz w:val="24"/>
              <w:szCs w:val="24"/>
              <w:lang w:val="en-US" w:eastAsia="ja-JP"/>
            </w:rPr>
          </w:pPr>
          <w:del w:id="205" w:author="Khaled Daham" w:date="2014-02-24T10:51:00Z">
            <w:r w:rsidDel="00F422D0">
              <w:rPr>
                <w:noProof/>
              </w:rPr>
              <w:delText>Sammanfattning av adresseringsmodell</w:delText>
            </w:r>
            <w:r w:rsidDel="00F422D0">
              <w:rPr>
                <w:noProof/>
              </w:rPr>
              <w:tab/>
            </w:r>
            <w:r w:rsidR="00F422D0" w:rsidDel="00F422D0">
              <w:rPr>
                <w:noProof/>
              </w:rPr>
              <w:delText>22</w:delText>
            </w:r>
          </w:del>
        </w:p>
        <w:p w14:paraId="15AED20A" w14:textId="77777777" w:rsidR="009866B4" w:rsidDel="00F422D0" w:rsidRDefault="009866B4">
          <w:pPr>
            <w:pStyle w:val="TOC2"/>
            <w:tabs>
              <w:tab w:val="left" w:pos="715"/>
              <w:tab w:val="right" w:leader="dot" w:pos="8664"/>
            </w:tabs>
            <w:rPr>
              <w:del w:id="206" w:author="Khaled Daham" w:date="2014-02-24T10:51:00Z"/>
              <w:rFonts w:asciiTheme="minorHAnsi" w:eastAsiaTheme="minorEastAsia" w:hAnsiTheme="minorHAnsi" w:cstheme="minorBidi"/>
              <w:noProof/>
              <w:sz w:val="24"/>
              <w:szCs w:val="24"/>
              <w:lang w:val="en-US" w:eastAsia="ja-JP"/>
            </w:rPr>
          </w:pPr>
          <w:del w:id="207" w:author="Khaled Daham" w:date="2014-02-24T10:51:00Z">
            <w:r w:rsidDel="00F422D0">
              <w:rPr>
                <w:noProof/>
              </w:rPr>
              <w:delText>3.3</w:delText>
            </w:r>
            <w:r w:rsidDel="00F422D0">
              <w:rPr>
                <w:rFonts w:asciiTheme="minorHAnsi" w:eastAsiaTheme="minorEastAsia" w:hAnsiTheme="minorHAnsi" w:cstheme="minorBidi"/>
                <w:noProof/>
                <w:sz w:val="24"/>
                <w:szCs w:val="24"/>
                <w:lang w:val="en-US" w:eastAsia="ja-JP"/>
              </w:rPr>
              <w:tab/>
            </w:r>
            <w:r w:rsidDel="00F422D0">
              <w:rPr>
                <w:noProof/>
              </w:rPr>
              <w:delText>Aggregering och engagemangsindex</w:delText>
            </w:r>
            <w:r w:rsidDel="00F422D0">
              <w:rPr>
                <w:noProof/>
              </w:rPr>
              <w:tab/>
            </w:r>
            <w:r w:rsidR="00F422D0" w:rsidDel="00F422D0">
              <w:rPr>
                <w:noProof/>
              </w:rPr>
              <w:delText>22</w:delText>
            </w:r>
          </w:del>
        </w:p>
        <w:p w14:paraId="6EBC8B6B" w14:textId="77777777" w:rsidR="009866B4" w:rsidDel="00F422D0" w:rsidRDefault="009866B4">
          <w:pPr>
            <w:pStyle w:val="TOC3"/>
            <w:tabs>
              <w:tab w:val="left" w:pos="1054"/>
              <w:tab w:val="right" w:leader="dot" w:pos="8664"/>
            </w:tabs>
            <w:rPr>
              <w:del w:id="208" w:author="Khaled Daham" w:date="2014-02-24T10:51:00Z"/>
              <w:rFonts w:asciiTheme="minorHAnsi" w:eastAsiaTheme="minorEastAsia" w:hAnsiTheme="minorHAnsi" w:cstheme="minorBidi"/>
              <w:noProof/>
              <w:sz w:val="24"/>
              <w:szCs w:val="24"/>
              <w:lang w:val="en-US" w:eastAsia="ja-JP"/>
            </w:rPr>
          </w:pPr>
          <w:del w:id="209" w:author="Khaled Daham" w:date="2014-02-24T10:51:00Z">
            <w:r w:rsidDel="00F422D0">
              <w:rPr>
                <w:noProof/>
              </w:rPr>
              <w:delText>3.3.1</w:delText>
            </w:r>
            <w:r w:rsidDel="00F422D0">
              <w:rPr>
                <w:rFonts w:asciiTheme="minorHAnsi" w:eastAsiaTheme="minorEastAsia" w:hAnsiTheme="minorHAnsi" w:cstheme="minorBidi"/>
                <w:noProof/>
                <w:sz w:val="24"/>
                <w:szCs w:val="24"/>
                <w:lang w:val="en-US" w:eastAsia="ja-JP"/>
              </w:rPr>
              <w:tab/>
            </w:r>
            <w:r w:rsidDel="00F422D0">
              <w:rPr>
                <w:noProof/>
              </w:rPr>
              <w:delText>Uppdatering av engagemangsindex</w:delText>
            </w:r>
            <w:r w:rsidDel="00F422D0">
              <w:rPr>
                <w:noProof/>
              </w:rPr>
              <w:tab/>
            </w:r>
            <w:r w:rsidR="00F422D0" w:rsidDel="00F422D0">
              <w:rPr>
                <w:noProof/>
              </w:rPr>
              <w:delText>22</w:delText>
            </w:r>
          </w:del>
        </w:p>
        <w:p w14:paraId="523D7424" w14:textId="77777777" w:rsidR="009866B4" w:rsidDel="00F422D0" w:rsidRDefault="009866B4">
          <w:pPr>
            <w:pStyle w:val="TOC1"/>
            <w:tabs>
              <w:tab w:val="left" w:pos="353"/>
              <w:tab w:val="right" w:leader="dot" w:pos="8664"/>
            </w:tabs>
            <w:rPr>
              <w:del w:id="210" w:author="Khaled Daham" w:date="2014-02-24T10:51:00Z"/>
              <w:rFonts w:asciiTheme="minorHAnsi" w:eastAsiaTheme="minorEastAsia" w:hAnsiTheme="minorHAnsi" w:cstheme="minorBidi"/>
              <w:noProof/>
              <w:sz w:val="24"/>
              <w:szCs w:val="24"/>
              <w:lang w:val="en-US" w:eastAsia="ja-JP"/>
            </w:rPr>
          </w:pPr>
          <w:del w:id="211" w:author="Khaled Daham" w:date="2014-02-24T10:51:00Z">
            <w:r w:rsidDel="00F422D0">
              <w:rPr>
                <w:noProof/>
              </w:rPr>
              <w:delText>4</w:delText>
            </w:r>
            <w:r w:rsidDel="00F422D0">
              <w:rPr>
                <w:rFonts w:asciiTheme="minorHAnsi" w:eastAsiaTheme="minorEastAsia" w:hAnsiTheme="minorHAnsi" w:cstheme="minorBidi"/>
                <w:noProof/>
                <w:sz w:val="24"/>
                <w:szCs w:val="24"/>
                <w:lang w:val="en-US" w:eastAsia="ja-JP"/>
              </w:rPr>
              <w:tab/>
            </w:r>
            <w:r w:rsidDel="00F422D0">
              <w:rPr>
                <w:noProof/>
              </w:rPr>
              <w:delText>Tjänstedomänens krav och regler</w:delText>
            </w:r>
            <w:r w:rsidDel="00F422D0">
              <w:rPr>
                <w:noProof/>
              </w:rPr>
              <w:tab/>
            </w:r>
            <w:r w:rsidR="00F422D0" w:rsidDel="00F422D0">
              <w:rPr>
                <w:noProof/>
              </w:rPr>
              <w:delText>24</w:delText>
            </w:r>
          </w:del>
        </w:p>
        <w:p w14:paraId="1A9D750D" w14:textId="77777777" w:rsidR="009866B4" w:rsidDel="00F422D0" w:rsidRDefault="009866B4">
          <w:pPr>
            <w:pStyle w:val="TOC2"/>
            <w:tabs>
              <w:tab w:val="left" w:pos="693"/>
              <w:tab w:val="right" w:leader="dot" w:pos="8664"/>
            </w:tabs>
            <w:rPr>
              <w:del w:id="212" w:author="Khaled Daham" w:date="2014-02-24T10:51:00Z"/>
              <w:rFonts w:asciiTheme="minorHAnsi" w:eastAsiaTheme="minorEastAsia" w:hAnsiTheme="minorHAnsi" w:cstheme="minorBidi"/>
              <w:noProof/>
              <w:sz w:val="24"/>
              <w:szCs w:val="24"/>
              <w:lang w:val="en-US" w:eastAsia="ja-JP"/>
            </w:rPr>
          </w:pPr>
          <w:del w:id="213" w:author="Khaled Daham" w:date="2014-02-24T10:51:00Z">
            <w:r w:rsidDel="00F422D0">
              <w:rPr>
                <w:noProof/>
              </w:rPr>
              <w:delText>4.1</w:delText>
            </w:r>
            <w:r w:rsidDel="00F422D0">
              <w:rPr>
                <w:rFonts w:asciiTheme="minorHAnsi" w:eastAsiaTheme="minorEastAsia" w:hAnsiTheme="minorHAnsi" w:cstheme="minorBidi"/>
                <w:noProof/>
                <w:sz w:val="24"/>
                <w:szCs w:val="24"/>
                <w:lang w:val="en-US" w:eastAsia="ja-JP"/>
              </w:rPr>
              <w:tab/>
            </w:r>
            <w:r w:rsidDel="00F422D0">
              <w:rPr>
                <w:noProof/>
              </w:rPr>
              <w:delText>Informationssäkerhet och juridik</w:delText>
            </w:r>
            <w:r w:rsidDel="00F422D0">
              <w:rPr>
                <w:noProof/>
              </w:rPr>
              <w:tab/>
            </w:r>
            <w:r w:rsidR="00F422D0" w:rsidDel="00F422D0">
              <w:rPr>
                <w:noProof/>
              </w:rPr>
              <w:delText>24</w:delText>
            </w:r>
          </w:del>
        </w:p>
        <w:p w14:paraId="25A043BF" w14:textId="77777777" w:rsidR="009866B4" w:rsidDel="00F422D0" w:rsidRDefault="009866B4">
          <w:pPr>
            <w:pStyle w:val="TOC1"/>
            <w:tabs>
              <w:tab w:val="right" w:leader="dot" w:pos="8664"/>
            </w:tabs>
            <w:rPr>
              <w:del w:id="214" w:author="Khaled Daham" w:date="2014-02-24T10:51:00Z"/>
              <w:rFonts w:asciiTheme="minorHAnsi" w:eastAsiaTheme="minorEastAsia" w:hAnsiTheme="minorHAnsi" w:cstheme="minorBidi"/>
              <w:noProof/>
              <w:sz w:val="24"/>
              <w:szCs w:val="24"/>
              <w:lang w:val="en-US" w:eastAsia="ja-JP"/>
            </w:rPr>
          </w:pPr>
          <w:del w:id="215" w:author="Khaled Daham" w:date="2014-02-24T10:51:00Z">
            <w:r w:rsidRPr="005059C5" w:rsidDel="00F422D0">
              <w:rPr>
                <w:noProof/>
              </w:rPr>
              <w:delText>Medarbetarens direktåtkomst</w:delText>
            </w:r>
            <w:r w:rsidDel="00F422D0">
              <w:rPr>
                <w:noProof/>
              </w:rPr>
              <w:tab/>
            </w:r>
            <w:r w:rsidR="00F422D0" w:rsidDel="00F422D0">
              <w:rPr>
                <w:noProof/>
              </w:rPr>
              <w:delText>24</w:delText>
            </w:r>
          </w:del>
        </w:p>
        <w:p w14:paraId="1053CFEE" w14:textId="77777777" w:rsidR="009866B4" w:rsidDel="00F422D0" w:rsidRDefault="009866B4">
          <w:pPr>
            <w:pStyle w:val="TOC1"/>
            <w:tabs>
              <w:tab w:val="right" w:leader="dot" w:pos="8664"/>
            </w:tabs>
            <w:rPr>
              <w:del w:id="216" w:author="Khaled Daham" w:date="2014-02-24T10:51:00Z"/>
              <w:rFonts w:asciiTheme="minorHAnsi" w:eastAsiaTheme="minorEastAsia" w:hAnsiTheme="minorHAnsi" w:cstheme="minorBidi"/>
              <w:noProof/>
              <w:sz w:val="24"/>
              <w:szCs w:val="24"/>
              <w:lang w:val="en-US" w:eastAsia="ja-JP"/>
            </w:rPr>
          </w:pPr>
          <w:del w:id="217" w:author="Khaled Daham" w:date="2014-02-24T10:51:00Z">
            <w:r w:rsidRPr="005059C5" w:rsidDel="00F422D0">
              <w:rPr>
                <w:noProof/>
              </w:rPr>
              <w:delText>Patientens direktåtkomst</w:delText>
            </w:r>
            <w:r w:rsidDel="00F422D0">
              <w:rPr>
                <w:noProof/>
              </w:rPr>
              <w:tab/>
            </w:r>
            <w:r w:rsidR="00F422D0" w:rsidDel="00F422D0">
              <w:rPr>
                <w:noProof/>
              </w:rPr>
              <w:delText>25</w:delText>
            </w:r>
          </w:del>
        </w:p>
        <w:p w14:paraId="7A5C9342" w14:textId="77777777" w:rsidR="009866B4" w:rsidDel="00F422D0" w:rsidRDefault="009866B4">
          <w:pPr>
            <w:pStyle w:val="TOC1"/>
            <w:tabs>
              <w:tab w:val="right" w:leader="dot" w:pos="8664"/>
            </w:tabs>
            <w:rPr>
              <w:del w:id="218" w:author="Khaled Daham" w:date="2014-02-24T10:51:00Z"/>
              <w:rFonts w:asciiTheme="minorHAnsi" w:eastAsiaTheme="minorEastAsia" w:hAnsiTheme="minorHAnsi" w:cstheme="minorBidi"/>
              <w:noProof/>
              <w:sz w:val="24"/>
              <w:szCs w:val="24"/>
              <w:lang w:val="en-US" w:eastAsia="ja-JP"/>
            </w:rPr>
          </w:pPr>
          <w:del w:id="219" w:author="Khaled Daham" w:date="2014-02-24T10:51:00Z">
            <w:r w:rsidRPr="005059C5" w:rsidDel="00F422D0">
              <w:rPr>
                <w:noProof/>
              </w:rPr>
              <w:delText>Generellt</w:delText>
            </w:r>
            <w:r w:rsidDel="00F422D0">
              <w:rPr>
                <w:noProof/>
              </w:rPr>
              <w:tab/>
            </w:r>
            <w:r w:rsidR="00F422D0" w:rsidDel="00F422D0">
              <w:rPr>
                <w:noProof/>
              </w:rPr>
              <w:delText>25</w:delText>
            </w:r>
          </w:del>
        </w:p>
        <w:p w14:paraId="4C8A34DA" w14:textId="77777777" w:rsidR="009866B4" w:rsidDel="00F422D0" w:rsidRDefault="009866B4">
          <w:pPr>
            <w:pStyle w:val="TOC2"/>
            <w:tabs>
              <w:tab w:val="left" w:pos="719"/>
              <w:tab w:val="right" w:leader="dot" w:pos="8664"/>
            </w:tabs>
            <w:rPr>
              <w:del w:id="220" w:author="Khaled Daham" w:date="2014-02-24T10:51:00Z"/>
              <w:rFonts w:asciiTheme="minorHAnsi" w:eastAsiaTheme="minorEastAsia" w:hAnsiTheme="minorHAnsi" w:cstheme="minorBidi"/>
              <w:noProof/>
              <w:sz w:val="24"/>
              <w:szCs w:val="24"/>
              <w:lang w:val="en-US" w:eastAsia="ja-JP"/>
            </w:rPr>
          </w:pPr>
          <w:del w:id="221" w:author="Khaled Daham" w:date="2014-02-24T10:51:00Z">
            <w:r w:rsidDel="00F422D0">
              <w:rPr>
                <w:noProof/>
              </w:rPr>
              <w:delText>4.2</w:delText>
            </w:r>
            <w:r w:rsidDel="00F422D0">
              <w:rPr>
                <w:rFonts w:asciiTheme="minorHAnsi" w:eastAsiaTheme="minorEastAsia" w:hAnsiTheme="minorHAnsi" w:cstheme="minorBidi"/>
                <w:noProof/>
                <w:sz w:val="24"/>
                <w:szCs w:val="24"/>
                <w:lang w:val="en-US" w:eastAsia="ja-JP"/>
              </w:rPr>
              <w:tab/>
            </w:r>
            <w:r w:rsidDel="00F422D0">
              <w:rPr>
                <w:noProof/>
              </w:rPr>
              <w:delText>Icke funktionella krav</w:delText>
            </w:r>
            <w:r w:rsidDel="00F422D0">
              <w:rPr>
                <w:noProof/>
              </w:rPr>
              <w:tab/>
            </w:r>
            <w:r w:rsidR="00F422D0" w:rsidDel="00F422D0">
              <w:rPr>
                <w:noProof/>
              </w:rPr>
              <w:delText>25</w:delText>
            </w:r>
          </w:del>
        </w:p>
        <w:p w14:paraId="6D1A5BFF" w14:textId="77777777" w:rsidR="009866B4" w:rsidDel="00F422D0" w:rsidRDefault="009866B4">
          <w:pPr>
            <w:pStyle w:val="TOC3"/>
            <w:tabs>
              <w:tab w:val="left" w:pos="1058"/>
              <w:tab w:val="right" w:leader="dot" w:pos="8664"/>
            </w:tabs>
            <w:rPr>
              <w:del w:id="222" w:author="Khaled Daham" w:date="2014-02-24T10:51:00Z"/>
              <w:rFonts w:asciiTheme="minorHAnsi" w:eastAsiaTheme="minorEastAsia" w:hAnsiTheme="minorHAnsi" w:cstheme="minorBidi"/>
              <w:noProof/>
              <w:sz w:val="24"/>
              <w:szCs w:val="24"/>
              <w:lang w:val="en-US" w:eastAsia="ja-JP"/>
            </w:rPr>
          </w:pPr>
          <w:del w:id="223" w:author="Khaled Daham" w:date="2014-02-24T10:51:00Z">
            <w:r w:rsidDel="00F422D0">
              <w:rPr>
                <w:noProof/>
              </w:rPr>
              <w:delText>4.2.1</w:delText>
            </w:r>
            <w:r w:rsidDel="00F422D0">
              <w:rPr>
                <w:rFonts w:asciiTheme="minorHAnsi" w:eastAsiaTheme="minorEastAsia" w:hAnsiTheme="minorHAnsi" w:cstheme="minorBidi"/>
                <w:noProof/>
                <w:sz w:val="24"/>
                <w:szCs w:val="24"/>
                <w:lang w:val="en-US" w:eastAsia="ja-JP"/>
              </w:rPr>
              <w:tab/>
            </w:r>
            <w:r w:rsidDel="00F422D0">
              <w:rPr>
                <w:noProof/>
              </w:rPr>
              <w:delText>SLA krav</w:delText>
            </w:r>
            <w:r w:rsidDel="00F422D0">
              <w:rPr>
                <w:noProof/>
              </w:rPr>
              <w:tab/>
            </w:r>
            <w:r w:rsidR="00F422D0" w:rsidDel="00F422D0">
              <w:rPr>
                <w:noProof/>
              </w:rPr>
              <w:delText>25</w:delText>
            </w:r>
          </w:del>
        </w:p>
        <w:p w14:paraId="27482672" w14:textId="77777777" w:rsidR="009866B4" w:rsidDel="00F422D0" w:rsidRDefault="009866B4">
          <w:pPr>
            <w:pStyle w:val="TOC3"/>
            <w:tabs>
              <w:tab w:val="left" w:pos="1084"/>
              <w:tab w:val="right" w:leader="dot" w:pos="8664"/>
            </w:tabs>
            <w:rPr>
              <w:del w:id="224" w:author="Khaled Daham" w:date="2014-02-24T10:51:00Z"/>
              <w:rFonts w:asciiTheme="minorHAnsi" w:eastAsiaTheme="minorEastAsia" w:hAnsiTheme="minorHAnsi" w:cstheme="minorBidi"/>
              <w:noProof/>
              <w:sz w:val="24"/>
              <w:szCs w:val="24"/>
              <w:lang w:val="en-US" w:eastAsia="ja-JP"/>
            </w:rPr>
          </w:pPr>
          <w:del w:id="225" w:author="Khaled Daham" w:date="2014-02-24T10:51:00Z">
            <w:r w:rsidDel="00F422D0">
              <w:rPr>
                <w:noProof/>
              </w:rPr>
              <w:delText>4.2.2</w:delText>
            </w:r>
            <w:r w:rsidDel="00F422D0">
              <w:rPr>
                <w:rFonts w:asciiTheme="minorHAnsi" w:eastAsiaTheme="minorEastAsia" w:hAnsiTheme="minorHAnsi" w:cstheme="minorBidi"/>
                <w:noProof/>
                <w:sz w:val="24"/>
                <w:szCs w:val="24"/>
                <w:lang w:val="en-US" w:eastAsia="ja-JP"/>
              </w:rPr>
              <w:tab/>
            </w:r>
            <w:r w:rsidDel="00F422D0">
              <w:rPr>
                <w:noProof/>
              </w:rPr>
              <w:delText>Övriga krav</w:delText>
            </w:r>
            <w:r w:rsidDel="00F422D0">
              <w:rPr>
                <w:noProof/>
              </w:rPr>
              <w:tab/>
            </w:r>
            <w:r w:rsidR="00F422D0" w:rsidDel="00F422D0">
              <w:rPr>
                <w:noProof/>
              </w:rPr>
              <w:delText>26</w:delText>
            </w:r>
          </w:del>
        </w:p>
        <w:p w14:paraId="15F7B0F8" w14:textId="77777777" w:rsidR="009866B4" w:rsidDel="00F422D0" w:rsidRDefault="009866B4">
          <w:pPr>
            <w:pStyle w:val="TOC2"/>
            <w:tabs>
              <w:tab w:val="left" w:pos="717"/>
              <w:tab w:val="right" w:leader="dot" w:pos="8664"/>
            </w:tabs>
            <w:rPr>
              <w:del w:id="226" w:author="Khaled Daham" w:date="2014-02-24T10:51:00Z"/>
              <w:rFonts w:asciiTheme="minorHAnsi" w:eastAsiaTheme="minorEastAsia" w:hAnsiTheme="minorHAnsi" w:cstheme="minorBidi"/>
              <w:noProof/>
              <w:sz w:val="24"/>
              <w:szCs w:val="24"/>
              <w:lang w:val="en-US" w:eastAsia="ja-JP"/>
            </w:rPr>
          </w:pPr>
          <w:del w:id="227" w:author="Khaled Daham" w:date="2014-02-24T10:51:00Z">
            <w:r w:rsidDel="00F422D0">
              <w:rPr>
                <w:noProof/>
              </w:rPr>
              <w:delText>4.3</w:delText>
            </w:r>
            <w:r w:rsidDel="00F422D0">
              <w:rPr>
                <w:rFonts w:asciiTheme="minorHAnsi" w:eastAsiaTheme="minorEastAsia" w:hAnsiTheme="minorHAnsi" w:cstheme="minorBidi"/>
                <w:noProof/>
                <w:sz w:val="24"/>
                <w:szCs w:val="24"/>
                <w:lang w:val="en-US" w:eastAsia="ja-JP"/>
              </w:rPr>
              <w:tab/>
            </w:r>
            <w:r w:rsidDel="00F422D0">
              <w:rPr>
                <w:noProof/>
              </w:rPr>
              <w:delText>Felhantering</w:delText>
            </w:r>
            <w:r w:rsidDel="00F422D0">
              <w:rPr>
                <w:noProof/>
              </w:rPr>
              <w:tab/>
            </w:r>
            <w:r w:rsidR="00F422D0" w:rsidDel="00F422D0">
              <w:rPr>
                <w:noProof/>
              </w:rPr>
              <w:delText>27</w:delText>
            </w:r>
          </w:del>
        </w:p>
        <w:p w14:paraId="5A4CCD7E" w14:textId="77777777" w:rsidR="009866B4" w:rsidDel="00F422D0" w:rsidRDefault="009866B4">
          <w:pPr>
            <w:pStyle w:val="TOC3"/>
            <w:tabs>
              <w:tab w:val="left" w:pos="1057"/>
              <w:tab w:val="right" w:leader="dot" w:pos="8664"/>
            </w:tabs>
            <w:rPr>
              <w:del w:id="228" w:author="Khaled Daham" w:date="2014-02-24T10:51:00Z"/>
              <w:rFonts w:asciiTheme="minorHAnsi" w:eastAsiaTheme="minorEastAsia" w:hAnsiTheme="minorHAnsi" w:cstheme="minorBidi"/>
              <w:noProof/>
              <w:sz w:val="24"/>
              <w:szCs w:val="24"/>
              <w:lang w:val="en-US" w:eastAsia="ja-JP"/>
            </w:rPr>
          </w:pPr>
          <w:del w:id="229" w:author="Khaled Daham" w:date="2014-02-24T10:51:00Z">
            <w:r w:rsidDel="00F422D0">
              <w:rPr>
                <w:noProof/>
              </w:rPr>
              <w:lastRenderedPageBreak/>
              <w:delText>4.3.1</w:delText>
            </w:r>
            <w:r w:rsidDel="00F422D0">
              <w:rPr>
                <w:rFonts w:asciiTheme="minorHAnsi" w:eastAsiaTheme="minorEastAsia" w:hAnsiTheme="minorHAnsi" w:cstheme="minorBidi"/>
                <w:noProof/>
                <w:sz w:val="24"/>
                <w:szCs w:val="24"/>
                <w:lang w:val="en-US" w:eastAsia="ja-JP"/>
              </w:rPr>
              <w:tab/>
            </w:r>
            <w:r w:rsidDel="00F422D0">
              <w:rPr>
                <w:noProof/>
              </w:rPr>
              <w:delText>Krav på en tjänsteproducent</w:delText>
            </w:r>
            <w:r w:rsidDel="00F422D0">
              <w:rPr>
                <w:noProof/>
              </w:rPr>
              <w:tab/>
            </w:r>
            <w:r w:rsidR="00F422D0" w:rsidDel="00F422D0">
              <w:rPr>
                <w:noProof/>
              </w:rPr>
              <w:delText>27</w:delText>
            </w:r>
          </w:del>
        </w:p>
        <w:p w14:paraId="4F744BD7" w14:textId="77777777" w:rsidR="009866B4" w:rsidDel="00F422D0" w:rsidRDefault="009866B4">
          <w:pPr>
            <w:pStyle w:val="TOC3"/>
            <w:tabs>
              <w:tab w:val="left" w:pos="1083"/>
              <w:tab w:val="right" w:leader="dot" w:pos="8664"/>
            </w:tabs>
            <w:rPr>
              <w:del w:id="230" w:author="Khaled Daham" w:date="2014-02-24T10:51:00Z"/>
              <w:rFonts w:asciiTheme="minorHAnsi" w:eastAsiaTheme="minorEastAsia" w:hAnsiTheme="minorHAnsi" w:cstheme="minorBidi"/>
              <w:noProof/>
              <w:sz w:val="24"/>
              <w:szCs w:val="24"/>
              <w:lang w:val="en-US" w:eastAsia="ja-JP"/>
            </w:rPr>
          </w:pPr>
          <w:del w:id="231" w:author="Khaled Daham" w:date="2014-02-24T10:51:00Z">
            <w:r w:rsidDel="00F422D0">
              <w:rPr>
                <w:noProof/>
              </w:rPr>
              <w:delText>4.3.2</w:delText>
            </w:r>
            <w:r w:rsidDel="00F422D0">
              <w:rPr>
                <w:rFonts w:asciiTheme="minorHAnsi" w:eastAsiaTheme="minorEastAsia" w:hAnsiTheme="minorHAnsi" w:cstheme="minorBidi"/>
                <w:noProof/>
                <w:sz w:val="24"/>
                <w:szCs w:val="24"/>
                <w:lang w:val="en-US" w:eastAsia="ja-JP"/>
              </w:rPr>
              <w:tab/>
            </w:r>
            <w:r w:rsidDel="00F422D0">
              <w:rPr>
                <w:noProof/>
              </w:rPr>
              <w:delText>Krav på en tjänstekonsument</w:delText>
            </w:r>
            <w:r w:rsidDel="00F422D0">
              <w:rPr>
                <w:noProof/>
              </w:rPr>
              <w:tab/>
            </w:r>
            <w:r w:rsidR="00F422D0" w:rsidDel="00F422D0">
              <w:rPr>
                <w:noProof/>
              </w:rPr>
              <w:delText>27</w:delText>
            </w:r>
          </w:del>
        </w:p>
        <w:p w14:paraId="3B8E549E" w14:textId="77777777" w:rsidR="009866B4" w:rsidDel="00F422D0" w:rsidRDefault="009866B4">
          <w:pPr>
            <w:pStyle w:val="TOC1"/>
            <w:tabs>
              <w:tab w:val="left" w:pos="346"/>
              <w:tab w:val="right" w:leader="dot" w:pos="8664"/>
            </w:tabs>
            <w:rPr>
              <w:del w:id="232" w:author="Khaled Daham" w:date="2014-02-24T10:51:00Z"/>
              <w:rFonts w:asciiTheme="minorHAnsi" w:eastAsiaTheme="minorEastAsia" w:hAnsiTheme="minorHAnsi" w:cstheme="minorBidi"/>
              <w:noProof/>
              <w:sz w:val="24"/>
              <w:szCs w:val="24"/>
              <w:lang w:val="en-US" w:eastAsia="ja-JP"/>
            </w:rPr>
          </w:pPr>
          <w:del w:id="233" w:author="Khaled Daham" w:date="2014-02-24T10:51:00Z">
            <w:r w:rsidDel="00F422D0">
              <w:rPr>
                <w:noProof/>
              </w:rPr>
              <w:delText>5</w:delText>
            </w:r>
            <w:r w:rsidDel="00F422D0">
              <w:rPr>
                <w:rFonts w:asciiTheme="minorHAnsi" w:eastAsiaTheme="minorEastAsia" w:hAnsiTheme="minorHAnsi" w:cstheme="minorBidi"/>
                <w:noProof/>
                <w:sz w:val="24"/>
                <w:szCs w:val="24"/>
                <w:lang w:val="en-US" w:eastAsia="ja-JP"/>
              </w:rPr>
              <w:tab/>
            </w:r>
            <w:r w:rsidDel="00F422D0">
              <w:rPr>
                <w:noProof/>
              </w:rPr>
              <w:delText>Tjänstedomänens meddelandemodeller</w:delText>
            </w:r>
            <w:r w:rsidDel="00F422D0">
              <w:rPr>
                <w:noProof/>
              </w:rPr>
              <w:tab/>
            </w:r>
            <w:r w:rsidR="00F422D0" w:rsidDel="00F422D0">
              <w:rPr>
                <w:noProof/>
              </w:rPr>
              <w:delText>28</w:delText>
            </w:r>
          </w:del>
        </w:p>
        <w:p w14:paraId="5E50FF3F" w14:textId="77777777" w:rsidR="009866B4" w:rsidDel="00F422D0" w:rsidRDefault="009866B4">
          <w:pPr>
            <w:pStyle w:val="TOC2"/>
            <w:tabs>
              <w:tab w:val="left" w:pos="686"/>
              <w:tab w:val="right" w:leader="dot" w:pos="8664"/>
            </w:tabs>
            <w:rPr>
              <w:del w:id="234" w:author="Khaled Daham" w:date="2014-02-24T10:51:00Z"/>
              <w:rFonts w:asciiTheme="minorHAnsi" w:eastAsiaTheme="minorEastAsia" w:hAnsiTheme="minorHAnsi" w:cstheme="minorBidi"/>
              <w:noProof/>
              <w:sz w:val="24"/>
              <w:szCs w:val="24"/>
              <w:lang w:val="en-US" w:eastAsia="ja-JP"/>
            </w:rPr>
          </w:pPr>
          <w:del w:id="235" w:author="Khaled Daham" w:date="2014-02-24T10:51:00Z">
            <w:r w:rsidDel="00F422D0">
              <w:rPr>
                <w:noProof/>
              </w:rPr>
              <w:delText>5.1</w:delText>
            </w:r>
            <w:r w:rsidDel="00F422D0">
              <w:rPr>
                <w:rFonts w:asciiTheme="minorHAnsi" w:eastAsiaTheme="minorEastAsia" w:hAnsiTheme="minorHAnsi" w:cstheme="minorBidi"/>
                <w:noProof/>
                <w:sz w:val="24"/>
                <w:szCs w:val="24"/>
                <w:lang w:val="en-US" w:eastAsia="ja-JP"/>
              </w:rPr>
              <w:tab/>
            </w:r>
            <w:r w:rsidDel="00F422D0">
              <w:rPr>
                <w:noProof/>
              </w:rPr>
              <w:delText>V-MIM</w:delText>
            </w:r>
            <w:r w:rsidDel="00F422D0">
              <w:rPr>
                <w:noProof/>
              </w:rPr>
              <w:tab/>
            </w:r>
            <w:r w:rsidR="00F422D0" w:rsidDel="00F422D0">
              <w:rPr>
                <w:noProof/>
              </w:rPr>
              <w:delText>28</w:delText>
            </w:r>
          </w:del>
        </w:p>
        <w:p w14:paraId="645D0986" w14:textId="77777777" w:rsidR="009866B4" w:rsidDel="00F422D0" w:rsidRDefault="009866B4">
          <w:pPr>
            <w:pStyle w:val="TOC3"/>
            <w:tabs>
              <w:tab w:val="right" w:leader="dot" w:pos="8664"/>
            </w:tabs>
            <w:rPr>
              <w:del w:id="236" w:author="Khaled Daham" w:date="2014-02-24T10:51:00Z"/>
              <w:rFonts w:asciiTheme="minorHAnsi" w:eastAsiaTheme="minorEastAsia" w:hAnsiTheme="minorHAnsi" w:cstheme="minorBidi"/>
              <w:noProof/>
              <w:sz w:val="24"/>
              <w:szCs w:val="24"/>
              <w:lang w:val="en-US" w:eastAsia="ja-JP"/>
            </w:rPr>
          </w:pPr>
          <w:del w:id="237" w:author="Khaled Daham" w:date="2014-02-24T10:51:00Z">
            <w:r w:rsidDel="00F422D0">
              <w:rPr>
                <w:noProof/>
              </w:rPr>
              <w:delText>5.1.1 GetReferallOutcome</w:delText>
            </w:r>
            <w:r w:rsidDel="00F422D0">
              <w:rPr>
                <w:noProof/>
              </w:rPr>
              <w:tab/>
            </w:r>
            <w:r w:rsidR="00F422D0" w:rsidDel="00F422D0">
              <w:rPr>
                <w:noProof/>
              </w:rPr>
              <w:delText>28</w:delText>
            </w:r>
          </w:del>
        </w:p>
        <w:p w14:paraId="60433A43" w14:textId="77777777" w:rsidR="009866B4" w:rsidDel="00F422D0" w:rsidRDefault="009866B4">
          <w:pPr>
            <w:pStyle w:val="TOC3"/>
            <w:tabs>
              <w:tab w:val="right" w:leader="dot" w:pos="8664"/>
            </w:tabs>
            <w:rPr>
              <w:del w:id="238" w:author="Khaled Daham" w:date="2014-02-24T10:51:00Z"/>
              <w:rFonts w:asciiTheme="minorHAnsi" w:eastAsiaTheme="minorEastAsia" w:hAnsiTheme="minorHAnsi" w:cstheme="minorBidi"/>
              <w:noProof/>
              <w:sz w:val="24"/>
              <w:szCs w:val="24"/>
              <w:lang w:val="en-US" w:eastAsia="ja-JP"/>
            </w:rPr>
          </w:pPr>
          <w:del w:id="239" w:author="Khaled Daham" w:date="2014-02-24T10:51:00Z">
            <w:r w:rsidDel="00F422D0">
              <w:rPr>
                <w:noProof/>
              </w:rPr>
              <w:delText>5.1.2 GetMaternityMedicalHistory</w:delText>
            </w:r>
            <w:r w:rsidDel="00F422D0">
              <w:rPr>
                <w:noProof/>
              </w:rPr>
              <w:tab/>
            </w:r>
            <w:r w:rsidR="00F422D0" w:rsidDel="00F422D0">
              <w:rPr>
                <w:noProof/>
              </w:rPr>
              <w:delText>28</w:delText>
            </w:r>
          </w:del>
        </w:p>
        <w:p w14:paraId="0E1EFB5A" w14:textId="77777777" w:rsidR="009866B4" w:rsidDel="00F422D0" w:rsidRDefault="009866B4">
          <w:pPr>
            <w:pStyle w:val="TOC3"/>
            <w:tabs>
              <w:tab w:val="right" w:leader="dot" w:pos="8664"/>
            </w:tabs>
            <w:rPr>
              <w:del w:id="240" w:author="Khaled Daham" w:date="2014-02-24T10:51:00Z"/>
              <w:rFonts w:asciiTheme="minorHAnsi" w:eastAsiaTheme="minorEastAsia" w:hAnsiTheme="minorHAnsi" w:cstheme="minorBidi"/>
              <w:noProof/>
              <w:sz w:val="24"/>
              <w:szCs w:val="24"/>
              <w:lang w:val="en-US" w:eastAsia="ja-JP"/>
            </w:rPr>
          </w:pPr>
          <w:del w:id="241" w:author="Khaled Daham" w:date="2014-02-24T10:51:00Z">
            <w:r w:rsidDel="00F422D0">
              <w:rPr>
                <w:noProof/>
              </w:rPr>
              <w:delText>5.1.2 GetLaboratoryOrderOutcome</w:delText>
            </w:r>
            <w:r w:rsidDel="00F422D0">
              <w:rPr>
                <w:noProof/>
              </w:rPr>
              <w:tab/>
            </w:r>
            <w:r w:rsidR="00F422D0" w:rsidDel="00F422D0">
              <w:rPr>
                <w:noProof/>
              </w:rPr>
              <w:delText>28</w:delText>
            </w:r>
          </w:del>
        </w:p>
        <w:p w14:paraId="559D6B75" w14:textId="77777777" w:rsidR="009866B4" w:rsidDel="00F422D0" w:rsidRDefault="009866B4">
          <w:pPr>
            <w:pStyle w:val="TOC1"/>
            <w:tabs>
              <w:tab w:val="left" w:pos="353"/>
              <w:tab w:val="right" w:leader="dot" w:pos="8664"/>
            </w:tabs>
            <w:rPr>
              <w:del w:id="242" w:author="Khaled Daham" w:date="2014-02-24T10:51:00Z"/>
              <w:rFonts w:asciiTheme="minorHAnsi" w:eastAsiaTheme="minorEastAsia" w:hAnsiTheme="minorHAnsi" w:cstheme="minorBidi"/>
              <w:noProof/>
              <w:sz w:val="24"/>
              <w:szCs w:val="24"/>
              <w:lang w:val="en-US" w:eastAsia="ja-JP"/>
            </w:rPr>
          </w:pPr>
          <w:del w:id="243" w:author="Khaled Daham" w:date="2014-02-24T10:51:00Z">
            <w:r w:rsidDel="00F422D0">
              <w:rPr>
                <w:noProof/>
              </w:rPr>
              <w:delText>6</w:delText>
            </w:r>
            <w:r w:rsidDel="00F422D0">
              <w:rPr>
                <w:rFonts w:asciiTheme="minorHAnsi" w:eastAsiaTheme="minorEastAsia" w:hAnsiTheme="minorHAnsi" w:cstheme="minorBidi"/>
                <w:noProof/>
                <w:sz w:val="24"/>
                <w:szCs w:val="24"/>
                <w:lang w:val="en-US" w:eastAsia="ja-JP"/>
              </w:rPr>
              <w:tab/>
            </w:r>
            <w:r w:rsidDel="00F422D0">
              <w:rPr>
                <w:noProof/>
              </w:rPr>
              <w:delText>Tjänstekontrakt</w:delText>
            </w:r>
            <w:r w:rsidDel="00F422D0">
              <w:rPr>
                <w:noProof/>
              </w:rPr>
              <w:tab/>
            </w:r>
            <w:r w:rsidR="00F422D0" w:rsidDel="00F422D0">
              <w:rPr>
                <w:noProof/>
              </w:rPr>
              <w:delText>29</w:delText>
            </w:r>
          </w:del>
        </w:p>
        <w:p w14:paraId="13305773" w14:textId="77777777" w:rsidR="009866B4" w:rsidDel="00F422D0" w:rsidRDefault="009866B4">
          <w:pPr>
            <w:pStyle w:val="TOC2"/>
            <w:tabs>
              <w:tab w:val="left" w:pos="693"/>
              <w:tab w:val="right" w:leader="dot" w:pos="8664"/>
            </w:tabs>
            <w:rPr>
              <w:del w:id="244" w:author="Khaled Daham" w:date="2014-02-24T10:51:00Z"/>
              <w:rFonts w:asciiTheme="minorHAnsi" w:eastAsiaTheme="minorEastAsia" w:hAnsiTheme="minorHAnsi" w:cstheme="minorBidi"/>
              <w:noProof/>
              <w:sz w:val="24"/>
              <w:szCs w:val="24"/>
              <w:lang w:val="en-US" w:eastAsia="ja-JP"/>
            </w:rPr>
          </w:pPr>
          <w:del w:id="245" w:author="Khaled Daham" w:date="2014-02-24T10:51:00Z">
            <w:r w:rsidDel="00F422D0">
              <w:rPr>
                <w:noProof/>
              </w:rPr>
              <w:delText>6.1</w:delText>
            </w:r>
            <w:r w:rsidDel="00F422D0">
              <w:rPr>
                <w:rFonts w:asciiTheme="minorHAnsi" w:eastAsiaTheme="minorEastAsia" w:hAnsiTheme="minorHAnsi" w:cstheme="minorBidi"/>
                <w:noProof/>
                <w:sz w:val="24"/>
                <w:szCs w:val="24"/>
                <w:lang w:val="en-US" w:eastAsia="ja-JP"/>
              </w:rPr>
              <w:tab/>
            </w:r>
            <w:r w:rsidDel="00F422D0">
              <w:rPr>
                <w:noProof/>
              </w:rPr>
              <w:delText>GetReferralOutcome</w:delText>
            </w:r>
            <w:r w:rsidDel="00F422D0">
              <w:rPr>
                <w:noProof/>
              </w:rPr>
              <w:tab/>
            </w:r>
            <w:r w:rsidR="00F422D0" w:rsidDel="00F422D0">
              <w:rPr>
                <w:noProof/>
              </w:rPr>
              <w:delText>29</w:delText>
            </w:r>
          </w:del>
        </w:p>
        <w:p w14:paraId="4097987D" w14:textId="77777777" w:rsidR="009866B4" w:rsidDel="00F422D0" w:rsidRDefault="009866B4">
          <w:pPr>
            <w:pStyle w:val="TOC3"/>
            <w:tabs>
              <w:tab w:val="left" w:pos="1033"/>
              <w:tab w:val="right" w:leader="dot" w:pos="8664"/>
            </w:tabs>
            <w:rPr>
              <w:del w:id="246" w:author="Khaled Daham" w:date="2014-02-24T10:51:00Z"/>
              <w:rFonts w:asciiTheme="minorHAnsi" w:eastAsiaTheme="minorEastAsia" w:hAnsiTheme="minorHAnsi" w:cstheme="minorBidi"/>
              <w:noProof/>
              <w:sz w:val="24"/>
              <w:szCs w:val="24"/>
              <w:lang w:val="en-US" w:eastAsia="ja-JP"/>
            </w:rPr>
          </w:pPr>
          <w:del w:id="247" w:author="Khaled Daham" w:date="2014-02-24T10:51:00Z">
            <w:r w:rsidDel="00F422D0">
              <w:rPr>
                <w:noProof/>
              </w:rPr>
              <w:delText>6.1.1</w:delText>
            </w:r>
            <w:r w:rsidDel="00F422D0">
              <w:rPr>
                <w:rFonts w:asciiTheme="minorHAnsi" w:eastAsiaTheme="minorEastAsia" w:hAnsiTheme="minorHAnsi" w:cstheme="minorBidi"/>
                <w:noProof/>
                <w:sz w:val="24"/>
                <w:szCs w:val="24"/>
                <w:lang w:val="en-US" w:eastAsia="ja-JP"/>
              </w:rPr>
              <w:tab/>
            </w:r>
            <w:r w:rsidDel="00F422D0">
              <w:rPr>
                <w:noProof/>
              </w:rPr>
              <w:delText>Version</w:delText>
            </w:r>
            <w:r w:rsidDel="00F422D0">
              <w:rPr>
                <w:noProof/>
              </w:rPr>
              <w:tab/>
            </w:r>
            <w:r w:rsidR="00F422D0" w:rsidDel="00F422D0">
              <w:rPr>
                <w:noProof/>
              </w:rPr>
              <w:delText>29</w:delText>
            </w:r>
          </w:del>
        </w:p>
        <w:p w14:paraId="12C1D8B7" w14:textId="77777777" w:rsidR="009866B4" w:rsidDel="00F422D0" w:rsidRDefault="009866B4">
          <w:pPr>
            <w:pStyle w:val="TOC3"/>
            <w:tabs>
              <w:tab w:val="left" w:pos="1059"/>
              <w:tab w:val="right" w:leader="dot" w:pos="8664"/>
            </w:tabs>
            <w:rPr>
              <w:del w:id="248" w:author="Khaled Daham" w:date="2014-02-24T10:51:00Z"/>
              <w:rFonts w:asciiTheme="minorHAnsi" w:eastAsiaTheme="minorEastAsia" w:hAnsiTheme="minorHAnsi" w:cstheme="minorBidi"/>
              <w:noProof/>
              <w:sz w:val="24"/>
              <w:szCs w:val="24"/>
              <w:lang w:val="en-US" w:eastAsia="ja-JP"/>
            </w:rPr>
          </w:pPr>
          <w:del w:id="249" w:author="Khaled Daham" w:date="2014-02-24T10:51:00Z">
            <w:r w:rsidDel="00F422D0">
              <w:rPr>
                <w:noProof/>
              </w:rPr>
              <w:delText>6.1.2</w:delText>
            </w:r>
            <w:r w:rsidDel="00F422D0">
              <w:rPr>
                <w:rFonts w:asciiTheme="minorHAnsi" w:eastAsiaTheme="minorEastAsia" w:hAnsiTheme="minorHAnsi" w:cstheme="minorBidi"/>
                <w:noProof/>
                <w:sz w:val="24"/>
                <w:szCs w:val="24"/>
                <w:lang w:val="en-US" w:eastAsia="ja-JP"/>
              </w:rPr>
              <w:tab/>
            </w:r>
            <w:r w:rsidDel="00F422D0">
              <w:rPr>
                <w:noProof/>
              </w:rPr>
              <w:delText>Fältregler</w:delText>
            </w:r>
            <w:r w:rsidDel="00F422D0">
              <w:rPr>
                <w:noProof/>
              </w:rPr>
              <w:tab/>
            </w:r>
            <w:r w:rsidR="00F422D0" w:rsidDel="00F422D0">
              <w:rPr>
                <w:noProof/>
              </w:rPr>
              <w:delText>29</w:delText>
            </w:r>
          </w:del>
        </w:p>
        <w:p w14:paraId="31A3AE23" w14:textId="77777777" w:rsidR="009866B4" w:rsidDel="00F422D0" w:rsidRDefault="009866B4">
          <w:pPr>
            <w:pStyle w:val="TOC3"/>
            <w:tabs>
              <w:tab w:val="left" w:pos="1057"/>
              <w:tab w:val="right" w:leader="dot" w:pos="8664"/>
            </w:tabs>
            <w:rPr>
              <w:del w:id="250" w:author="Khaled Daham" w:date="2014-02-24T10:51:00Z"/>
              <w:rFonts w:asciiTheme="minorHAnsi" w:eastAsiaTheme="minorEastAsia" w:hAnsiTheme="minorHAnsi" w:cstheme="minorBidi"/>
              <w:noProof/>
              <w:sz w:val="24"/>
              <w:szCs w:val="24"/>
              <w:lang w:val="en-US" w:eastAsia="ja-JP"/>
            </w:rPr>
          </w:pPr>
          <w:del w:id="251" w:author="Khaled Daham" w:date="2014-02-24T10:51:00Z">
            <w:r w:rsidDel="00F422D0">
              <w:rPr>
                <w:noProof/>
              </w:rPr>
              <w:delText>6.1.3</w:delText>
            </w:r>
            <w:r w:rsidDel="00F422D0">
              <w:rPr>
                <w:rFonts w:asciiTheme="minorHAnsi" w:eastAsiaTheme="minorEastAsia" w:hAnsiTheme="minorHAnsi" w:cstheme="minorBidi"/>
                <w:noProof/>
                <w:sz w:val="24"/>
                <w:szCs w:val="24"/>
                <w:lang w:val="en-US" w:eastAsia="ja-JP"/>
              </w:rPr>
              <w:tab/>
            </w:r>
            <w:r w:rsidDel="00F422D0">
              <w:rPr>
                <w:noProof/>
              </w:rPr>
              <w:delText>Övriga regler</w:delText>
            </w:r>
            <w:r w:rsidDel="00F422D0">
              <w:rPr>
                <w:noProof/>
              </w:rPr>
              <w:tab/>
            </w:r>
            <w:r w:rsidR="00F422D0" w:rsidDel="00F422D0">
              <w:rPr>
                <w:noProof/>
              </w:rPr>
              <w:delText>34</w:delText>
            </w:r>
          </w:del>
        </w:p>
        <w:p w14:paraId="6F5C3D65" w14:textId="77777777" w:rsidR="009866B4" w:rsidDel="00F422D0" w:rsidRDefault="009866B4">
          <w:pPr>
            <w:pStyle w:val="TOC2"/>
            <w:tabs>
              <w:tab w:val="left" w:pos="719"/>
              <w:tab w:val="right" w:leader="dot" w:pos="8664"/>
            </w:tabs>
            <w:rPr>
              <w:del w:id="252" w:author="Khaled Daham" w:date="2014-02-24T10:51:00Z"/>
              <w:rFonts w:asciiTheme="minorHAnsi" w:eastAsiaTheme="minorEastAsia" w:hAnsiTheme="minorHAnsi" w:cstheme="minorBidi"/>
              <w:noProof/>
              <w:sz w:val="24"/>
              <w:szCs w:val="24"/>
              <w:lang w:val="en-US" w:eastAsia="ja-JP"/>
            </w:rPr>
          </w:pPr>
          <w:del w:id="253" w:author="Khaled Daham" w:date="2014-02-24T10:51:00Z">
            <w:r w:rsidDel="00F422D0">
              <w:rPr>
                <w:noProof/>
              </w:rPr>
              <w:delText>6.2</w:delText>
            </w:r>
            <w:r w:rsidDel="00F422D0">
              <w:rPr>
                <w:rFonts w:asciiTheme="minorHAnsi" w:eastAsiaTheme="minorEastAsia" w:hAnsiTheme="minorHAnsi" w:cstheme="minorBidi"/>
                <w:noProof/>
                <w:sz w:val="24"/>
                <w:szCs w:val="24"/>
                <w:lang w:val="en-US" w:eastAsia="ja-JP"/>
              </w:rPr>
              <w:tab/>
            </w:r>
            <w:r w:rsidDel="00F422D0">
              <w:rPr>
                <w:noProof/>
              </w:rPr>
              <w:delText>GetMaternityMedicalHistory</w:delText>
            </w:r>
            <w:r w:rsidDel="00F422D0">
              <w:rPr>
                <w:noProof/>
              </w:rPr>
              <w:tab/>
            </w:r>
            <w:r w:rsidR="00F422D0" w:rsidDel="00F422D0">
              <w:rPr>
                <w:noProof/>
              </w:rPr>
              <w:delText>36</w:delText>
            </w:r>
          </w:del>
        </w:p>
        <w:p w14:paraId="40AC2CE0" w14:textId="77777777" w:rsidR="009866B4" w:rsidDel="00F422D0" w:rsidRDefault="009866B4">
          <w:pPr>
            <w:pStyle w:val="TOC3"/>
            <w:tabs>
              <w:tab w:val="left" w:pos="1059"/>
              <w:tab w:val="right" w:leader="dot" w:pos="8664"/>
            </w:tabs>
            <w:rPr>
              <w:del w:id="254" w:author="Khaled Daham" w:date="2014-02-24T10:51:00Z"/>
              <w:rFonts w:asciiTheme="minorHAnsi" w:eastAsiaTheme="minorEastAsia" w:hAnsiTheme="minorHAnsi" w:cstheme="minorBidi"/>
              <w:noProof/>
              <w:sz w:val="24"/>
              <w:szCs w:val="24"/>
              <w:lang w:val="en-US" w:eastAsia="ja-JP"/>
            </w:rPr>
          </w:pPr>
          <w:del w:id="255" w:author="Khaled Daham" w:date="2014-02-24T10:51:00Z">
            <w:r w:rsidDel="00F422D0">
              <w:rPr>
                <w:noProof/>
              </w:rPr>
              <w:delText>6.2.1</w:delText>
            </w:r>
            <w:r w:rsidDel="00F422D0">
              <w:rPr>
                <w:rFonts w:asciiTheme="minorHAnsi" w:eastAsiaTheme="minorEastAsia" w:hAnsiTheme="minorHAnsi" w:cstheme="minorBidi"/>
                <w:noProof/>
                <w:sz w:val="24"/>
                <w:szCs w:val="24"/>
                <w:lang w:val="en-US" w:eastAsia="ja-JP"/>
              </w:rPr>
              <w:tab/>
            </w:r>
            <w:r w:rsidDel="00F422D0">
              <w:rPr>
                <w:noProof/>
              </w:rPr>
              <w:delText>Version</w:delText>
            </w:r>
            <w:r w:rsidDel="00F422D0">
              <w:rPr>
                <w:noProof/>
              </w:rPr>
              <w:tab/>
            </w:r>
            <w:r w:rsidR="00F422D0" w:rsidDel="00F422D0">
              <w:rPr>
                <w:noProof/>
              </w:rPr>
              <w:delText>36</w:delText>
            </w:r>
          </w:del>
        </w:p>
        <w:p w14:paraId="2842577B" w14:textId="77777777" w:rsidR="009866B4" w:rsidDel="00F422D0" w:rsidRDefault="009866B4">
          <w:pPr>
            <w:pStyle w:val="TOC3"/>
            <w:tabs>
              <w:tab w:val="left" w:pos="1084"/>
              <w:tab w:val="right" w:leader="dot" w:pos="8664"/>
            </w:tabs>
            <w:rPr>
              <w:del w:id="256" w:author="Khaled Daham" w:date="2014-02-24T10:51:00Z"/>
              <w:rFonts w:asciiTheme="minorHAnsi" w:eastAsiaTheme="minorEastAsia" w:hAnsiTheme="minorHAnsi" w:cstheme="minorBidi"/>
              <w:noProof/>
              <w:sz w:val="24"/>
              <w:szCs w:val="24"/>
              <w:lang w:val="en-US" w:eastAsia="ja-JP"/>
            </w:rPr>
          </w:pPr>
          <w:del w:id="257" w:author="Khaled Daham" w:date="2014-02-24T10:51:00Z">
            <w:r w:rsidDel="00F422D0">
              <w:rPr>
                <w:noProof/>
              </w:rPr>
              <w:delText>6.2.2</w:delText>
            </w:r>
            <w:r w:rsidDel="00F422D0">
              <w:rPr>
                <w:rFonts w:asciiTheme="minorHAnsi" w:eastAsiaTheme="minorEastAsia" w:hAnsiTheme="minorHAnsi" w:cstheme="minorBidi"/>
                <w:noProof/>
                <w:sz w:val="24"/>
                <w:szCs w:val="24"/>
                <w:lang w:val="en-US" w:eastAsia="ja-JP"/>
              </w:rPr>
              <w:tab/>
            </w:r>
            <w:r w:rsidDel="00F422D0">
              <w:rPr>
                <w:noProof/>
              </w:rPr>
              <w:delText>V-MIM</w:delText>
            </w:r>
            <w:r w:rsidDel="00F422D0">
              <w:rPr>
                <w:noProof/>
              </w:rPr>
              <w:tab/>
            </w:r>
            <w:r w:rsidR="00F422D0" w:rsidDel="00F422D0">
              <w:rPr>
                <w:noProof/>
              </w:rPr>
              <w:delText>36</w:delText>
            </w:r>
          </w:del>
        </w:p>
        <w:p w14:paraId="1422D5D0" w14:textId="77777777" w:rsidR="009866B4" w:rsidDel="00F422D0" w:rsidRDefault="009866B4">
          <w:pPr>
            <w:pStyle w:val="TOC3"/>
            <w:tabs>
              <w:tab w:val="left" w:pos="1083"/>
              <w:tab w:val="right" w:leader="dot" w:pos="8664"/>
            </w:tabs>
            <w:rPr>
              <w:del w:id="258" w:author="Khaled Daham" w:date="2014-02-24T10:51:00Z"/>
              <w:rFonts w:asciiTheme="minorHAnsi" w:eastAsiaTheme="minorEastAsia" w:hAnsiTheme="minorHAnsi" w:cstheme="minorBidi"/>
              <w:noProof/>
              <w:sz w:val="24"/>
              <w:szCs w:val="24"/>
              <w:lang w:val="en-US" w:eastAsia="ja-JP"/>
            </w:rPr>
          </w:pPr>
          <w:del w:id="259" w:author="Khaled Daham" w:date="2014-02-24T10:51:00Z">
            <w:r w:rsidDel="00F422D0">
              <w:rPr>
                <w:noProof/>
              </w:rPr>
              <w:delText>6.2.3</w:delText>
            </w:r>
            <w:r w:rsidDel="00F422D0">
              <w:rPr>
                <w:rFonts w:asciiTheme="minorHAnsi" w:eastAsiaTheme="minorEastAsia" w:hAnsiTheme="minorHAnsi" w:cstheme="minorBidi"/>
                <w:noProof/>
                <w:sz w:val="24"/>
                <w:szCs w:val="24"/>
                <w:lang w:val="en-US" w:eastAsia="ja-JP"/>
              </w:rPr>
              <w:tab/>
            </w:r>
            <w:r w:rsidDel="00F422D0">
              <w:rPr>
                <w:noProof/>
              </w:rPr>
              <w:delText>Fältregler</w:delText>
            </w:r>
            <w:r w:rsidDel="00F422D0">
              <w:rPr>
                <w:noProof/>
              </w:rPr>
              <w:tab/>
            </w:r>
            <w:r w:rsidR="00F422D0" w:rsidDel="00F422D0">
              <w:rPr>
                <w:noProof/>
              </w:rPr>
              <w:delText>36</w:delText>
            </w:r>
          </w:del>
        </w:p>
        <w:p w14:paraId="17715505" w14:textId="77777777" w:rsidR="009866B4" w:rsidDel="00F422D0" w:rsidRDefault="009866B4">
          <w:pPr>
            <w:pStyle w:val="TOC3"/>
            <w:tabs>
              <w:tab w:val="left" w:pos="1086"/>
              <w:tab w:val="right" w:leader="dot" w:pos="8664"/>
            </w:tabs>
            <w:rPr>
              <w:del w:id="260" w:author="Khaled Daham" w:date="2014-02-24T10:51:00Z"/>
              <w:rFonts w:asciiTheme="minorHAnsi" w:eastAsiaTheme="minorEastAsia" w:hAnsiTheme="minorHAnsi" w:cstheme="minorBidi"/>
              <w:noProof/>
              <w:sz w:val="24"/>
              <w:szCs w:val="24"/>
              <w:lang w:val="en-US" w:eastAsia="ja-JP"/>
            </w:rPr>
          </w:pPr>
          <w:del w:id="261" w:author="Khaled Daham" w:date="2014-02-24T10:51:00Z">
            <w:r w:rsidDel="00F422D0">
              <w:rPr>
                <w:noProof/>
              </w:rPr>
              <w:delText>6.2.4</w:delText>
            </w:r>
            <w:r w:rsidDel="00F422D0">
              <w:rPr>
                <w:rFonts w:asciiTheme="minorHAnsi" w:eastAsiaTheme="minorEastAsia" w:hAnsiTheme="minorHAnsi" w:cstheme="minorBidi"/>
                <w:noProof/>
                <w:sz w:val="24"/>
                <w:szCs w:val="24"/>
                <w:lang w:val="en-US" w:eastAsia="ja-JP"/>
              </w:rPr>
              <w:tab/>
            </w:r>
            <w:r w:rsidDel="00F422D0">
              <w:rPr>
                <w:noProof/>
              </w:rPr>
              <w:delText>Övriga regler</w:delText>
            </w:r>
            <w:r w:rsidDel="00F422D0">
              <w:rPr>
                <w:noProof/>
              </w:rPr>
              <w:tab/>
            </w:r>
            <w:r w:rsidR="00F422D0" w:rsidDel="00F422D0">
              <w:rPr>
                <w:noProof/>
              </w:rPr>
              <w:delText>43</w:delText>
            </w:r>
          </w:del>
        </w:p>
        <w:p w14:paraId="71D76D17" w14:textId="77777777" w:rsidR="009866B4" w:rsidDel="00F422D0" w:rsidRDefault="009866B4">
          <w:pPr>
            <w:pStyle w:val="TOC2"/>
            <w:tabs>
              <w:tab w:val="left" w:pos="717"/>
              <w:tab w:val="right" w:leader="dot" w:pos="8664"/>
            </w:tabs>
            <w:rPr>
              <w:del w:id="262" w:author="Khaled Daham" w:date="2014-02-24T10:51:00Z"/>
              <w:rFonts w:asciiTheme="minorHAnsi" w:eastAsiaTheme="minorEastAsia" w:hAnsiTheme="minorHAnsi" w:cstheme="minorBidi"/>
              <w:noProof/>
              <w:sz w:val="24"/>
              <w:szCs w:val="24"/>
              <w:lang w:val="en-US" w:eastAsia="ja-JP"/>
            </w:rPr>
          </w:pPr>
          <w:del w:id="263" w:author="Khaled Daham" w:date="2014-02-24T10:51:00Z">
            <w:r w:rsidDel="00F422D0">
              <w:rPr>
                <w:noProof/>
              </w:rPr>
              <w:delText>6.3</w:delText>
            </w:r>
            <w:r w:rsidDel="00F422D0">
              <w:rPr>
                <w:rFonts w:asciiTheme="minorHAnsi" w:eastAsiaTheme="minorEastAsia" w:hAnsiTheme="minorHAnsi" w:cstheme="minorBidi"/>
                <w:noProof/>
                <w:sz w:val="24"/>
                <w:szCs w:val="24"/>
                <w:lang w:val="en-US" w:eastAsia="ja-JP"/>
              </w:rPr>
              <w:tab/>
            </w:r>
            <w:r w:rsidDel="00F422D0">
              <w:rPr>
                <w:noProof/>
              </w:rPr>
              <w:delText>GetLaboratoryOrderOutcome</w:delText>
            </w:r>
            <w:r w:rsidDel="00F422D0">
              <w:rPr>
                <w:noProof/>
              </w:rPr>
              <w:tab/>
            </w:r>
          </w:del>
          <w:del w:id="264" w:author="Khaled Daham" w:date="2014-02-24T10:50:00Z">
            <w:r w:rsidDel="00F422D0">
              <w:rPr>
                <w:noProof/>
              </w:rPr>
              <w:delText>44</w:delText>
            </w:r>
          </w:del>
        </w:p>
        <w:p w14:paraId="7081081C" w14:textId="77777777" w:rsidR="009866B4" w:rsidDel="00F422D0" w:rsidRDefault="009866B4">
          <w:pPr>
            <w:pStyle w:val="TOC3"/>
            <w:tabs>
              <w:tab w:val="left" w:pos="1057"/>
              <w:tab w:val="right" w:leader="dot" w:pos="8664"/>
            </w:tabs>
            <w:rPr>
              <w:del w:id="265" w:author="Khaled Daham" w:date="2014-02-24T10:51:00Z"/>
              <w:rFonts w:asciiTheme="minorHAnsi" w:eastAsiaTheme="minorEastAsia" w:hAnsiTheme="minorHAnsi" w:cstheme="minorBidi"/>
              <w:noProof/>
              <w:sz w:val="24"/>
              <w:szCs w:val="24"/>
              <w:lang w:val="en-US" w:eastAsia="ja-JP"/>
            </w:rPr>
          </w:pPr>
          <w:del w:id="266" w:author="Khaled Daham" w:date="2014-02-24T10:51:00Z">
            <w:r w:rsidDel="00F422D0">
              <w:rPr>
                <w:noProof/>
              </w:rPr>
              <w:delText>6.3.1</w:delText>
            </w:r>
            <w:r w:rsidDel="00F422D0">
              <w:rPr>
                <w:rFonts w:asciiTheme="minorHAnsi" w:eastAsiaTheme="minorEastAsia" w:hAnsiTheme="minorHAnsi" w:cstheme="minorBidi"/>
                <w:noProof/>
                <w:sz w:val="24"/>
                <w:szCs w:val="24"/>
                <w:lang w:val="en-US" w:eastAsia="ja-JP"/>
              </w:rPr>
              <w:tab/>
            </w:r>
            <w:r w:rsidDel="00F422D0">
              <w:rPr>
                <w:noProof/>
              </w:rPr>
              <w:delText>Version</w:delText>
            </w:r>
            <w:r w:rsidDel="00F422D0">
              <w:rPr>
                <w:noProof/>
              </w:rPr>
              <w:tab/>
            </w:r>
            <w:r w:rsidR="00F422D0" w:rsidDel="00F422D0">
              <w:rPr>
                <w:noProof/>
              </w:rPr>
              <w:delText>44</w:delText>
            </w:r>
          </w:del>
        </w:p>
        <w:p w14:paraId="212104A6" w14:textId="77777777" w:rsidR="009866B4" w:rsidDel="00F422D0" w:rsidRDefault="009866B4">
          <w:pPr>
            <w:pStyle w:val="TOC3"/>
            <w:tabs>
              <w:tab w:val="left" w:pos="1083"/>
              <w:tab w:val="right" w:leader="dot" w:pos="8664"/>
            </w:tabs>
            <w:rPr>
              <w:del w:id="267" w:author="Khaled Daham" w:date="2014-02-24T10:51:00Z"/>
              <w:rFonts w:asciiTheme="minorHAnsi" w:eastAsiaTheme="minorEastAsia" w:hAnsiTheme="minorHAnsi" w:cstheme="minorBidi"/>
              <w:noProof/>
              <w:sz w:val="24"/>
              <w:szCs w:val="24"/>
              <w:lang w:val="en-US" w:eastAsia="ja-JP"/>
            </w:rPr>
          </w:pPr>
          <w:del w:id="268" w:author="Khaled Daham" w:date="2014-02-24T10:51:00Z">
            <w:r w:rsidDel="00F422D0">
              <w:rPr>
                <w:noProof/>
              </w:rPr>
              <w:delText>6.3.2</w:delText>
            </w:r>
            <w:r w:rsidDel="00F422D0">
              <w:rPr>
                <w:rFonts w:asciiTheme="minorHAnsi" w:eastAsiaTheme="minorEastAsia" w:hAnsiTheme="minorHAnsi" w:cstheme="minorBidi"/>
                <w:noProof/>
                <w:sz w:val="24"/>
                <w:szCs w:val="24"/>
                <w:lang w:val="en-US" w:eastAsia="ja-JP"/>
              </w:rPr>
              <w:tab/>
            </w:r>
            <w:r w:rsidDel="00F422D0">
              <w:rPr>
                <w:noProof/>
              </w:rPr>
              <w:delText>Fältregler</w:delText>
            </w:r>
            <w:r w:rsidDel="00F422D0">
              <w:rPr>
                <w:noProof/>
              </w:rPr>
              <w:tab/>
            </w:r>
            <w:r w:rsidR="00F422D0" w:rsidDel="00F422D0">
              <w:rPr>
                <w:noProof/>
              </w:rPr>
              <w:delText>44</w:delText>
            </w:r>
          </w:del>
        </w:p>
        <w:p w14:paraId="0ABC0C21" w14:textId="77777777" w:rsidR="009866B4" w:rsidDel="00F422D0" w:rsidRDefault="009866B4">
          <w:pPr>
            <w:pStyle w:val="TOC3"/>
            <w:tabs>
              <w:tab w:val="left" w:pos="1082"/>
              <w:tab w:val="right" w:leader="dot" w:pos="8664"/>
            </w:tabs>
            <w:rPr>
              <w:del w:id="269" w:author="Khaled Daham" w:date="2014-02-24T10:51:00Z"/>
              <w:rFonts w:asciiTheme="minorHAnsi" w:eastAsiaTheme="minorEastAsia" w:hAnsiTheme="minorHAnsi" w:cstheme="minorBidi"/>
              <w:noProof/>
              <w:sz w:val="24"/>
              <w:szCs w:val="24"/>
              <w:lang w:val="en-US" w:eastAsia="ja-JP"/>
            </w:rPr>
          </w:pPr>
          <w:del w:id="270" w:author="Khaled Daham" w:date="2014-02-24T10:51:00Z">
            <w:r w:rsidDel="00F422D0">
              <w:rPr>
                <w:noProof/>
              </w:rPr>
              <w:delText>6.3.3</w:delText>
            </w:r>
            <w:r w:rsidDel="00F422D0">
              <w:rPr>
                <w:rFonts w:asciiTheme="minorHAnsi" w:eastAsiaTheme="minorEastAsia" w:hAnsiTheme="minorHAnsi" w:cstheme="minorBidi"/>
                <w:noProof/>
                <w:sz w:val="24"/>
                <w:szCs w:val="24"/>
                <w:lang w:val="en-US" w:eastAsia="ja-JP"/>
              </w:rPr>
              <w:tab/>
            </w:r>
            <w:r w:rsidDel="00F422D0">
              <w:rPr>
                <w:noProof/>
              </w:rPr>
              <w:delText>Övriga regler</w:delText>
            </w:r>
            <w:r w:rsidDel="00F422D0">
              <w:rPr>
                <w:noProof/>
              </w:rPr>
              <w:tab/>
            </w:r>
            <w:r w:rsidR="00F422D0" w:rsidDel="00F422D0">
              <w:rPr>
                <w:noProof/>
              </w:rPr>
              <w:delText>51</w:delText>
            </w:r>
          </w:del>
        </w:p>
        <w:p w14:paraId="189021DD" w14:textId="77777777" w:rsidR="00C54F68" w:rsidRDefault="00C54F68">
          <w:r>
            <w:fldChar w:fldCharType="end"/>
          </w:r>
        </w:p>
      </w:sdtContent>
    </w:sdt>
    <w:p w14:paraId="6C6FE3AA" w14:textId="77777777" w:rsidR="007E47C0" w:rsidRDefault="007E47C0" w:rsidP="007E47C0"/>
    <w:p w14:paraId="1B7DDC6F" w14:textId="77777777" w:rsidR="00C54F68" w:rsidRDefault="00C54F68">
      <w:pPr>
        <w:spacing w:line="240" w:lineRule="auto"/>
        <w:rPr>
          <w:b/>
          <w:color w:val="4F81BD" w:themeColor="accent1"/>
          <w:sz w:val="28"/>
          <w:szCs w:val="28"/>
        </w:rPr>
      </w:pPr>
      <w:bookmarkStart w:id="271" w:name="_Toc163963305"/>
      <w:bookmarkStart w:id="272" w:name="_Toc199311100"/>
      <w:bookmarkStart w:id="273" w:name="_Toc199552311"/>
      <w:bookmarkStart w:id="274" w:name="_Toc199552341"/>
      <w:bookmarkStart w:id="275" w:name="_Toc199552434"/>
      <w:bookmarkStart w:id="276" w:name="_Toc224960917"/>
      <w:r>
        <w:rPr>
          <w:b/>
          <w:color w:val="4F81BD" w:themeColor="accent1"/>
          <w:sz w:val="28"/>
          <w:szCs w:val="28"/>
        </w:rPr>
        <w:br w:type="page"/>
      </w:r>
    </w:p>
    <w:p w14:paraId="6344DB3E" w14:textId="77777777" w:rsidR="004255A2" w:rsidRDefault="004255A2" w:rsidP="004255A2">
      <w:pPr>
        <w:rPr>
          <w:color w:val="4F81BD" w:themeColor="accent1"/>
        </w:rPr>
      </w:pPr>
    </w:p>
    <w:p w14:paraId="639BCEEF" w14:textId="77777777" w:rsidR="004255A2" w:rsidRDefault="004255A2" w:rsidP="004255A2">
      <w:pPr>
        <w:spacing w:line="240" w:lineRule="auto"/>
        <w:rPr>
          <w:b/>
        </w:rPr>
      </w:pPr>
      <w:r>
        <w:rPr>
          <w:b/>
        </w:rPr>
        <w:br w:type="page"/>
      </w:r>
    </w:p>
    <w:p w14:paraId="6B5E98DD" w14:textId="77777777" w:rsidR="004255A2" w:rsidRDefault="004255A2" w:rsidP="004255A2">
      <w:pPr>
        <w:rPr>
          <w:b/>
        </w:rPr>
      </w:pPr>
    </w:p>
    <w:p w14:paraId="271B41A9" w14:textId="77777777" w:rsidR="004255A2" w:rsidRPr="00210991" w:rsidRDefault="004255A2" w:rsidP="004255A2">
      <w:pPr>
        <w:rPr>
          <w:rStyle w:val="BodyTextChar"/>
          <w:rFonts w:ascii="Times New Roman" w:hAnsi="Times New Roman"/>
          <w:szCs w:val="20"/>
        </w:rPr>
      </w:pPr>
      <w:r w:rsidRPr="00D23023">
        <w:rPr>
          <w:b/>
        </w:rPr>
        <w:t>Revisionshistorik</w:t>
      </w:r>
    </w:p>
    <w:p w14:paraId="5BB2AF1C"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14:paraId="2C008A49" w14:textId="77777777" w:rsidTr="00514BAB">
        <w:tc>
          <w:tcPr>
            <w:tcW w:w="964" w:type="dxa"/>
            <w:shd w:val="clear" w:color="auto" w:fill="DDD9C3" w:themeFill="background2" w:themeFillShade="E6"/>
          </w:tcPr>
          <w:p w14:paraId="70F4A048" w14:textId="77777777" w:rsidR="004255A2" w:rsidRPr="00A31996" w:rsidRDefault="004255A2" w:rsidP="00424B6F">
            <w:pPr>
              <w:pStyle w:val="TableText"/>
            </w:pPr>
            <w:r w:rsidRPr="00A31996">
              <w:t>Revision Nr</w:t>
            </w:r>
          </w:p>
        </w:tc>
        <w:tc>
          <w:tcPr>
            <w:tcW w:w="1224" w:type="dxa"/>
            <w:shd w:val="clear" w:color="auto" w:fill="DDD9C3" w:themeFill="background2" w:themeFillShade="E6"/>
          </w:tcPr>
          <w:p w14:paraId="73B5E58F" w14:textId="77777777" w:rsidR="004255A2" w:rsidRPr="00A31996" w:rsidRDefault="004255A2" w:rsidP="00424B6F">
            <w:pPr>
              <w:pStyle w:val="TableText"/>
            </w:pPr>
            <w:r w:rsidRPr="00A31996">
              <w:t>Revision Datum</w:t>
            </w:r>
          </w:p>
        </w:tc>
        <w:tc>
          <w:tcPr>
            <w:tcW w:w="4140" w:type="dxa"/>
            <w:shd w:val="clear" w:color="auto" w:fill="DDD9C3" w:themeFill="background2" w:themeFillShade="E6"/>
          </w:tcPr>
          <w:p w14:paraId="2434A573" w14:textId="77777777" w:rsidR="004255A2" w:rsidRPr="00A31996" w:rsidRDefault="004255A2" w:rsidP="00424B6F">
            <w:pPr>
              <w:pStyle w:val="TableText"/>
            </w:pPr>
            <w:r>
              <w:t>B</w:t>
            </w:r>
            <w:r w:rsidRPr="00A31996">
              <w:t>eskrivning av ändring</w:t>
            </w:r>
            <w:r>
              <w:t>ar</w:t>
            </w:r>
          </w:p>
        </w:tc>
        <w:tc>
          <w:tcPr>
            <w:tcW w:w="1980" w:type="dxa"/>
            <w:shd w:val="clear" w:color="auto" w:fill="DDD9C3" w:themeFill="background2" w:themeFillShade="E6"/>
          </w:tcPr>
          <w:p w14:paraId="12BBE20E" w14:textId="77777777" w:rsidR="004255A2" w:rsidRPr="00A31996" w:rsidRDefault="004255A2" w:rsidP="00424B6F">
            <w:pPr>
              <w:pStyle w:val="TableText"/>
            </w:pPr>
            <w:r>
              <w:t>Ändringar</w:t>
            </w:r>
            <w:r w:rsidRPr="00A31996">
              <w:t xml:space="preserve"> gjorda av</w:t>
            </w:r>
          </w:p>
        </w:tc>
        <w:tc>
          <w:tcPr>
            <w:tcW w:w="1440" w:type="dxa"/>
            <w:shd w:val="clear" w:color="auto" w:fill="DDD9C3" w:themeFill="background2" w:themeFillShade="E6"/>
          </w:tcPr>
          <w:p w14:paraId="4CDBEC2E" w14:textId="77777777" w:rsidR="004255A2" w:rsidRPr="00A31996" w:rsidRDefault="004255A2" w:rsidP="00424B6F">
            <w:pPr>
              <w:pStyle w:val="TableText"/>
            </w:pPr>
            <w:r w:rsidRPr="00A31996">
              <w:t>Granskad av</w:t>
            </w:r>
          </w:p>
        </w:tc>
      </w:tr>
      <w:tr w:rsidR="002D5403" w14:paraId="59B83073" w14:textId="77777777" w:rsidTr="00514BAB">
        <w:tc>
          <w:tcPr>
            <w:tcW w:w="964" w:type="dxa"/>
          </w:tcPr>
          <w:p w14:paraId="2BC5E9BD" w14:textId="1523C8B2" w:rsidR="002D5403" w:rsidRDefault="002D5403" w:rsidP="00424B6F">
            <w:pPr>
              <w:pStyle w:val="TableText"/>
            </w:pPr>
            <w:r w:rsidRPr="00BC5B0B">
              <w:t>PA1</w:t>
            </w:r>
          </w:p>
        </w:tc>
        <w:tc>
          <w:tcPr>
            <w:tcW w:w="1224" w:type="dxa"/>
          </w:tcPr>
          <w:p w14:paraId="62A4BB9E" w14:textId="0E82462E" w:rsidR="002D5403" w:rsidRDefault="002D5403" w:rsidP="00424B6F">
            <w:pPr>
              <w:pStyle w:val="TableText"/>
            </w:pPr>
            <w:r w:rsidRPr="00BC5B0B">
              <w:t>2012-12-03</w:t>
            </w:r>
          </w:p>
        </w:tc>
        <w:tc>
          <w:tcPr>
            <w:tcW w:w="4140" w:type="dxa"/>
          </w:tcPr>
          <w:p w14:paraId="64BE92EF" w14:textId="290C0AD5" w:rsidR="002D5403" w:rsidRDefault="002D5403" w:rsidP="00424B6F">
            <w:pPr>
              <w:pStyle w:val="TableText"/>
            </w:pPr>
            <w:r w:rsidRPr="00BC5B0B">
              <w:t>Arbetsdokument: Vårddokumentation tillagd</w:t>
            </w:r>
          </w:p>
        </w:tc>
        <w:tc>
          <w:tcPr>
            <w:tcW w:w="1980" w:type="dxa"/>
          </w:tcPr>
          <w:p w14:paraId="7E17C24C" w14:textId="2EC6968F" w:rsidR="002D5403" w:rsidRDefault="002D5403" w:rsidP="00424B6F">
            <w:pPr>
              <w:pStyle w:val="TableText"/>
            </w:pPr>
            <w:r w:rsidRPr="00BC5B0B">
              <w:t>FS, MA</w:t>
            </w:r>
          </w:p>
        </w:tc>
        <w:tc>
          <w:tcPr>
            <w:tcW w:w="1440" w:type="dxa"/>
          </w:tcPr>
          <w:p w14:paraId="7085D7E4" w14:textId="77777777" w:rsidR="002D5403" w:rsidRDefault="002D5403" w:rsidP="00424B6F">
            <w:pPr>
              <w:pStyle w:val="TableText"/>
            </w:pPr>
          </w:p>
        </w:tc>
      </w:tr>
      <w:tr w:rsidR="002D5403" w14:paraId="2CE132FF" w14:textId="77777777" w:rsidTr="00514BAB">
        <w:tc>
          <w:tcPr>
            <w:tcW w:w="964" w:type="dxa"/>
          </w:tcPr>
          <w:p w14:paraId="092146D7" w14:textId="566E1BFB" w:rsidR="002D5403" w:rsidRPr="00BC5B0B" w:rsidRDefault="002D5403" w:rsidP="00424B6F">
            <w:pPr>
              <w:pStyle w:val="TableText"/>
            </w:pPr>
            <w:r w:rsidRPr="00BC5B0B">
              <w:t>PA2</w:t>
            </w:r>
          </w:p>
        </w:tc>
        <w:tc>
          <w:tcPr>
            <w:tcW w:w="1224" w:type="dxa"/>
          </w:tcPr>
          <w:p w14:paraId="5CA74E57" w14:textId="593440A0" w:rsidR="002D5403" w:rsidRPr="00BC5B0B" w:rsidRDefault="002D5403" w:rsidP="00424B6F">
            <w:pPr>
              <w:pStyle w:val="TableText"/>
            </w:pPr>
            <w:r w:rsidRPr="00BC5B0B">
              <w:t>2012-12-11</w:t>
            </w:r>
          </w:p>
        </w:tc>
        <w:tc>
          <w:tcPr>
            <w:tcW w:w="4140" w:type="dxa"/>
          </w:tcPr>
          <w:p w14:paraId="19754E34" w14:textId="44A02F2A" w:rsidR="002D5403" w:rsidRPr="00BC5B0B" w:rsidRDefault="002D5403" w:rsidP="00424B6F">
            <w:pPr>
              <w:pStyle w:val="TableText"/>
            </w:pPr>
            <w:r w:rsidRPr="00BC5B0B">
              <w:t>Uppdaterade tabeller efter diskussioner med Johan Eltes</w:t>
            </w:r>
          </w:p>
        </w:tc>
        <w:tc>
          <w:tcPr>
            <w:tcW w:w="1980" w:type="dxa"/>
          </w:tcPr>
          <w:p w14:paraId="4445D843" w14:textId="503E2D75" w:rsidR="002D5403" w:rsidRPr="00BC5B0B" w:rsidRDefault="002D5403" w:rsidP="00424B6F">
            <w:pPr>
              <w:pStyle w:val="TableText"/>
            </w:pPr>
            <w:r>
              <w:t>Maria Andersson</w:t>
            </w:r>
          </w:p>
        </w:tc>
        <w:tc>
          <w:tcPr>
            <w:tcW w:w="1440" w:type="dxa"/>
          </w:tcPr>
          <w:p w14:paraId="46866518" w14:textId="77777777" w:rsidR="002D5403" w:rsidRDefault="002D5403" w:rsidP="00424B6F">
            <w:pPr>
              <w:pStyle w:val="TableText"/>
            </w:pPr>
          </w:p>
        </w:tc>
      </w:tr>
      <w:tr w:rsidR="002D5403" w14:paraId="2B0931A2" w14:textId="77777777" w:rsidTr="00514BAB">
        <w:tc>
          <w:tcPr>
            <w:tcW w:w="964" w:type="dxa"/>
          </w:tcPr>
          <w:p w14:paraId="4C87F6D9" w14:textId="1AC1ED65" w:rsidR="002D5403" w:rsidRPr="00BC5B0B" w:rsidRDefault="002D5403" w:rsidP="00424B6F">
            <w:pPr>
              <w:pStyle w:val="TableText"/>
            </w:pPr>
            <w:r w:rsidRPr="00BC5B0B">
              <w:t>PA3</w:t>
            </w:r>
          </w:p>
        </w:tc>
        <w:tc>
          <w:tcPr>
            <w:tcW w:w="1224" w:type="dxa"/>
          </w:tcPr>
          <w:p w14:paraId="1715BAF3" w14:textId="1CBCF17E" w:rsidR="002D5403" w:rsidRPr="00BC5B0B" w:rsidRDefault="002D5403" w:rsidP="00424B6F">
            <w:pPr>
              <w:pStyle w:val="TableText"/>
            </w:pPr>
            <w:r w:rsidRPr="00BC5B0B">
              <w:t>2012-12-18</w:t>
            </w:r>
          </w:p>
        </w:tc>
        <w:tc>
          <w:tcPr>
            <w:tcW w:w="4140" w:type="dxa"/>
          </w:tcPr>
          <w:p w14:paraId="37B1C722" w14:textId="17893249" w:rsidR="002D5403" w:rsidRPr="00BC5B0B" w:rsidRDefault="002D5403" w:rsidP="00424B6F">
            <w:pPr>
              <w:pStyle w:val="TableText"/>
            </w:pPr>
            <w:r w:rsidRPr="00BC5B0B">
              <w:t>Lagt till kap 5. GetReferralAnswer</w:t>
            </w:r>
          </w:p>
        </w:tc>
        <w:tc>
          <w:tcPr>
            <w:tcW w:w="1980" w:type="dxa"/>
          </w:tcPr>
          <w:p w14:paraId="3A312870" w14:textId="055AE740" w:rsidR="002D5403" w:rsidRDefault="002D5403" w:rsidP="00424B6F">
            <w:pPr>
              <w:pStyle w:val="TableText"/>
            </w:pPr>
            <w:r>
              <w:t>Maria Andersson</w:t>
            </w:r>
          </w:p>
        </w:tc>
        <w:tc>
          <w:tcPr>
            <w:tcW w:w="1440" w:type="dxa"/>
          </w:tcPr>
          <w:p w14:paraId="0AE9164D" w14:textId="77777777" w:rsidR="002D5403" w:rsidRDefault="002D5403" w:rsidP="00424B6F">
            <w:pPr>
              <w:pStyle w:val="TableText"/>
            </w:pPr>
          </w:p>
        </w:tc>
      </w:tr>
      <w:tr w:rsidR="002D5403" w14:paraId="31234F34" w14:textId="77777777" w:rsidTr="00514BAB">
        <w:tc>
          <w:tcPr>
            <w:tcW w:w="964" w:type="dxa"/>
          </w:tcPr>
          <w:p w14:paraId="272593F7" w14:textId="32A257F5" w:rsidR="002D5403" w:rsidRPr="00BC5B0B" w:rsidRDefault="002D5403" w:rsidP="00424B6F">
            <w:pPr>
              <w:pStyle w:val="TableText"/>
            </w:pPr>
            <w:r w:rsidRPr="00BC5B0B">
              <w:t>PA4</w:t>
            </w:r>
          </w:p>
        </w:tc>
        <w:tc>
          <w:tcPr>
            <w:tcW w:w="1224" w:type="dxa"/>
          </w:tcPr>
          <w:p w14:paraId="67AA2180" w14:textId="19151238" w:rsidR="002D5403" w:rsidRPr="00BC5B0B" w:rsidRDefault="002D5403" w:rsidP="00424B6F">
            <w:pPr>
              <w:pStyle w:val="TableText"/>
            </w:pPr>
            <w:r w:rsidRPr="00BC5B0B">
              <w:t>2012-12-20</w:t>
            </w:r>
          </w:p>
        </w:tc>
        <w:tc>
          <w:tcPr>
            <w:tcW w:w="4140" w:type="dxa"/>
          </w:tcPr>
          <w:p w14:paraId="04D4233D" w14:textId="5868BB5E" w:rsidR="002D5403" w:rsidRPr="00BC5B0B" w:rsidRDefault="002D5403" w:rsidP="00424B6F">
            <w:pPr>
              <w:pStyle w:val="TableText"/>
            </w:pPr>
            <w:r w:rsidRPr="00BC5B0B">
              <w:t>Uppdaterat tabeller</w:t>
            </w:r>
          </w:p>
        </w:tc>
        <w:tc>
          <w:tcPr>
            <w:tcW w:w="1980" w:type="dxa"/>
          </w:tcPr>
          <w:p w14:paraId="595898AD" w14:textId="44E8FADC" w:rsidR="002D5403" w:rsidRDefault="002D5403" w:rsidP="00424B6F">
            <w:pPr>
              <w:pStyle w:val="TableText"/>
            </w:pPr>
            <w:r>
              <w:t>Maria Andersson</w:t>
            </w:r>
          </w:p>
        </w:tc>
        <w:tc>
          <w:tcPr>
            <w:tcW w:w="1440" w:type="dxa"/>
          </w:tcPr>
          <w:p w14:paraId="36E6038F" w14:textId="77777777" w:rsidR="002D5403" w:rsidRDefault="002D5403" w:rsidP="00424B6F">
            <w:pPr>
              <w:pStyle w:val="TableText"/>
            </w:pPr>
          </w:p>
        </w:tc>
      </w:tr>
      <w:tr w:rsidR="002D5403" w14:paraId="69E798D4" w14:textId="77777777" w:rsidTr="00514BAB">
        <w:tc>
          <w:tcPr>
            <w:tcW w:w="964" w:type="dxa"/>
          </w:tcPr>
          <w:p w14:paraId="6B569869" w14:textId="74DEF8CB" w:rsidR="002D5403" w:rsidRPr="00BC5B0B" w:rsidRDefault="002D5403" w:rsidP="00424B6F">
            <w:pPr>
              <w:pStyle w:val="TableText"/>
            </w:pPr>
            <w:r w:rsidRPr="00BC5B0B">
              <w:t>PA5</w:t>
            </w:r>
          </w:p>
        </w:tc>
        <w:tc>
          <w:tcPr>
            <w:tcW w:w="1224" w:type="dxa"/>
          </w:tcPr>
          <w:p w14:paraId="7421D28D" w14:textId="28FB86A6" w:rsidR="002D5403" w:rsidRPr="00BC5B0B" w:rsidRDefault="002D5403" w:rsidP="00424B6F">
            <w:pPr>
              <w:pStyle w:val="TableText"/>
            </w:pPr>
            <w:r w:rsidRPr="00BC5B0B">
              <w:t>2012-12-21</w:t>
            </w:r>
          </w:p>
        </w:tc>
        <w:tc>
          <w:tcPr>
            <w:tcW w:w="4140" w:type="dxa"/>
          </w:tcPr>
          <w:p w14:paraId="50976654" w14:textId="54694E5E" w:rsidR="002D5403" w:rsidRPr="00BC5B0B" w:rsidRDefault="002D5403" w:rsidP="00424B6F">
            <w:pPr>
              <w:pStyle w:val="TableText"/>
            </w:pPr>
            <w:r w:rsidRPr="00BC5B0B">
              <w:t>Uppdaterat tabeller efter ny struktur</w:t>
            </w:r>
          </w:p>
        </w:tc>
        <w:tc>
          <w:tcPr>
            <w:tcW w:w="1980" w:type="dxa"/>
          </w:tcPr>
          <w:p w14:paraId="5B3D8F23" w14:textId="66F05199" w:rsidR="002D5403" w:rsidRDefault="002D5403" w:rsidP="00424B6F">
            <w:pPr>
              <w:pStyle w:val="TableText"/>
            </w:pPr>
            <w:r>
              <w:t>Maria Andersson</w:t>
            </w:r>
          </w:p>
        </w:tc>
        <w:tc>
          <w:tcPr>
            <w:tcW w:w="1440" w:type="dxa"/>
          </w:tcPr>
          <w:p w14:paraId="63A91DC2" w14:textId="77777777" w:rsidR="002D5403" w:rsidRDefault="002D5403" w:rsidP="00424B6F">
            <w:pPr>
              <w:pStyle w:val="TableText"/>
            </w:pPr>
          </w:p>
        </w:tc>
      </w:tr>
      <w:tr w:rsidR="002D5403" w14:paraId="2E279118" w14:textId="77777777" w:rsidTr="00514BAB">
        <w:tc>
          <w:tcPr>
            <w:tcW w:w="964" w:type="dxa"/>
          </w:tcPr>
          <w:p w14:paraId="5E6F2FC8" w14:textId="3EF60B8D" w:rsidR="002D5403" w:rsidRPr="00BC5B0B" w:rsidRDefault="002D5403" w:rsidP="00424B6F">
            <w:pPr>
              <w:pStyle w:val="TableText"/>
            </w:pPr>
            <w:r w:rsidRPr="00BC5B0B">
              <w:t>PA6</w:t>
            </w:r>
          </w:p>
        </w:tc>
        <w:tc>
          <w:tcPr>
            <w:tcW w:w="1224" w:type="dxa"/>
          </w:tcPr>
          <w:p w14:paraId="6A890171" w14:textId="00260528" w:rsidR="002D5403" w:rsidRPr="00BC5B0B" w:rsidRDefault="002D5403" w:rsidP="00424B6F">
            <w:pPr>
              <w:pStyle w:val="TableText"/>
            </w:pPr>
            <w:r w:rsidRPr="00BC5B0B">
              <w:t>2012-12-21</w:t>
            </w:r>
          </w:p>
        </w:tc>
        <w:tc>
          <w:tcPr>
            <w:tcW w:w="4140" w:type="dxa"/>
          </w:tcPr>
          <w:p w14:paraId="25093A92" w14:textId="4DA07658" w:rsidR="002D5403" w:rsidRPr="00BC5B0B" w:rsidRDefault="002D5403" w:rsidP="00424B6F">
            <w:pPr>
              <w:pStyle w:val="TableText"/>
            </w:pPr>
            <w:r w:rsidRPr="00BC5B0B">
              <w:t>Uppdaterat namnen i tabellen</w:t>
            </w:r>
          </w:p>
        </w:tc>
        <w:tc>
          <w:tcPr>
            <w:tcW w:w="1980" w:type="dxa"/>
          </w:tcPr>
          <w:p w14:paraId="6E18C9CE" w14:textId="1FE8EB42" w:rsidR="002D5403" w:rsidRDefault="002D5403" w:rsidP="00424B6F">
            <w:pPr>
              <w:pStyle w:val="TableText"/>
            </w:pPr>
            <w:r>
              <w:t>Maria Andersson</w:t>
            </w:r>
          </w:p>
        </w:tc>
        <w:tc>
          <w:tcPr>
            <w:tcW w:w="1440" w:type="dxa"/>
          </w:tcPr>
          <w:p w14:paraId="4802CAB6" w14:textId="77777777" w:rsidR="002D5403" w:rsidRDefault="002D5403" w:rsidP="00424B6F">
            <w:pPr>
              <w:pStyle w:val="TableText"/>
            </w:pPr>
          </w:p>
        </w:tc>
      </w:tr>
      <w:tr w:rsidR="002D5403" w14:paraId="10315F33" w14:textId="77777777" w:rsidTr="00514BAB">
        <w:tc>
          <w:tcPr>
            <w:tcW w:w="964" w:type="dxa"/>
          </w:tcPr>
          <w:p w14:paraId="52E47079" w14:textId="511DE81D" w:rsidR="002D5403" w:rsidRPr="00BC5B0B" w:rsidRDefault="002D5403" w:rsidP="00424B6F">
            <w:pPr>
              <w:pStyle w:val="TableText"/>
            </w:pPr>
            <w:r w:rsidRPr="00BC5B0B">
              <w:t>PA7</w:t>
            </w:r>
          </w:p>
        </w:tc>
        <w:tc>
          <w:tcPr>
            <w:tcW w:w="1224" w:type="dxa"/>
          </w:tcPr>
          <w:p w14:paraId="20BBAC66" w14:textId="035E9068" w:rsidR="002D5403" w:rsidRPr="00BC5B0B" w:rsidRDefault="002D5403" w:rsidP="00424B6F">
            <w:pPr>
              <w:pStyle w:val="TableText"/>
            </w:pPr>
            <w:r w:rsidRPr="00BC5B0B">
              <w:t>2012-12-21</w:t>
            </w:r>
          </w:p>
        </w:tc>
        <w:tc>
          <w:tcPr>
            <w:tcW w:w="4140" w:type="dxa"/>
          </w:tcPr>
          <w:p w14:paraId="5AD181BF" w14:textId="5DD6A086" w:rsidR="002D5403" w:rsidRPr="00BC5B0B" w:rsidRDefault="002D5403" w:rsidP="00424B6F">
            <w:pPr>
              <w:pStyle w:val="TableText"/>
            </w:pPr>
            <w:r w:rsidRPr="00BC5B0B">
              <w:t>Lagt till avsnittet Tjänstedomänens arkitektur samt redigerat avsnittet Generella regler</w:t>
            </w:r>
          </w:p>
        </w:tc>
        <w:tc>
          <w:tcPr>
            <w:tcW w:w="1980" w:type="dxa"/>
          </w:tcPr>
          <w:p w14:paraId="326B5B2C" w14:textId="0DD91E1B" w:rsidR="002D5403" w:rsidRDefault="002D5403" w:rsidP="00424B6F">
            <w:pPr>
              <w:pStyle w:val="TableText"/>
            </w:pPr>
            <w:r w:rsidRPr="00BC5B0B">
              <w:t>Johan Eltes</w:t>
            </w:r>
          </w:p>
        </w:tc>
        <w:tc>
          <w:tcPr>
            <w:tcW w:w="1440" w:type="dxa"/>
          </w:tcPr>
          <w:p w14:paraId="5B957835" w14:textId="77777777" w:rsidR="002D5403" w:rsidRDefault="002D5403" w:rsidP="00424B6F">
            <w:pPr>
              <w:pStyle w:val="TableText"/>
            </w:pPr>
          </w:p>
        </w:tc>
      </w:tr>
      <w:tr w:rsidR="002D5403" w14:paraId="15858D91" w14:textId="77777777" w:rsidTr="00514BAB">
        <w:tc>
          <w:tcPr>
            <w:tcW w:w="964" w:type="dxa"/>
          </w:tcPr>
          <w:p w14:paraId="69C6A35C" w14:textId="3F94C13A" w:rsidR="002D5403" w:rsidRPr="00BC5B0B" w:rsidRDefault="002D5403" w:rsidP="00424B6F">
            <w:pPr>
              <w:pStyle w:val="TableText"/>
            </w:pPr>
            <w:r>
              <w:t>PA8</w:t>
            </w:r>
          </w:p>
        </w:tc>
        <w:tc>
          <w:tcPr>
            <w:tcW w:w="1224" w:type="dxa"/>
          </w:tcPr>
          <w:p w14:paraId="0475E953" w14:textId="48C5A7D6" w:rsidR="002D5403" w:rsidRPr="00BC5B0B" w:rsidRDefault="002D5403" w:rsidP="00424B6F">
            <w:pPr>
              <w:pStyle w:val="TableText"/>
            </w:pPr>
            <w:r>
              <w:t>2013-01-07</w:t>
            </w:r>
          </w:p>
        </w:tc>
        <w:tc>
          <w:tcPr>
            <w:tcW w:w="4140" w:type="dxa"/>
          </w:tcPr>
          <w:p w14:paraId="3A84D405" w14:textId="61C48772" w:rsidR="002D5403" w:rsidRPr="00BC5B0B" w:rsidRDefault="002D5403" w:rsidP="00424B6F">
            <w:pPr>
              <w:pStyle w:val="TableText"/>
            </w:pPr>
            <w:r>
              <w:t>Förbättrad kvalitén på texterna från PA7</w:t>
            </w:r>
          </w:p>
        </w:tc>
        <w:tc>
          <w:tcPr>
            <w:tcW w:w="1980" w:type="dxa"/>
          </w:tcPr>
          <w:p w14:paraId="14C68681" w14:textId="4B8CFDED" w:rsidR="002D5403" w:rsidRPr="00BC5B0B" w:rsidRDefault="002D5403" w:rsidP="00424B6F">
            <w:pPr>
              <w:pStyle w:val="TableText"/>
            </w:pPr>
            <w:r w:rsidRPr="00BC5B0B">
              <w:t>Johan Eltes</w:t>
            </w:r>
          </w:p>
        </w:tc>
        <w:tc>
          <w:tcPr>
            <w:tcW w:w="1440" w:type="dxa"/>
          </w:tcPr>
          <w:p w14:paraId="1F22CFAB" w14:textId="77777777" w:rsidR="002D5403" w:rsidRDefault="002D5403" w:rsidP="00424B6F">
            <w:pPr>
              <w:pStyle w:val="TableText"/>
            </w:pPr>
          </w:p>
        </w:tc>
      </w:tr>
      <w:tr w:rsidR="002D5403" w14:paraId="76E00641" w14:textId="77777777" w:rsidTr="00514BAB">
        <w:tc>
          <w:tcPr>
            <w:tcW w:w="964" w:type="dxa"/>
          </w:tcPr>
          <w:p w14:paraId="7D42B090" w14:textId="0B5CE7EC" w:rsidR="002D5403" w:rsidRDefault="002D5403" w:rsidP="00424B6F">
            <w:pPr>
              <w:pStyle w:val="TableText"/>
            </w:pPr>
            <w:r>
              <w:t>PA9</w:t>
            </w:r>
          </w:p>
        </w:tc>
        <w:tc>
          <w:tcPr>
            <w:tcW w:w="1224" w:type="dxa"/>
          </w:tcPr>
          <w:p w14:paraId="027C8BB6" w14:textId="063A0967" w:rsidR="002D5403" w:rsidRDefault="002D5403" w:rsidP="00424B6F">
            <w:pPr>
              <w:pStyle w:val="TableText"/>
            </w:pPr>
            <w:r>
              <w:t>2013-01-08</w:t>
            </w:r>
          </w:p>
        </w:tc>
        <w:tc>
          <w:tcPr>
            <w:tcW w:w="4140" w:type="dxa"/>
          </w:tcPr>
          <w:p w14:paraId="7F088148" w14:textId="7B875E86" w:rsidR="002D5403" w:rsidRDefault="002D5403" w:rsidP="00424B6F">
            <w:pPr>
              <w:pStyle w:val="TableText"/>
            </w:pPr>
            <w:r>
              <w:t>Uppdaterat tabellerna under kap 4, 5 och 6</w:t>
            </w:r>
          </w:p>
        </w:tc>
        <w:tc>
          <w:tcPr>
            <w:tcW w:w="1980" w:type="dxa"/>
          </w:tcPr>
          <w:p w14:paraId="0454A1E5" w14:textId="13423E08" w:rsidR="002D5403" w:rsidRPr="00BC5B0B" w:rsidRDefault="002D5403" w:rsidP="00424B6F">
            <w:pPr>
              <w:pStyle w:val="TableText"/>
            </w:pPr>
            <w:r>
              <w:t>Maria Andersson</w:t>
            </w:r>
          </w:p>
        </w:tc>
        <w:tc>
          <w:tcPr>
            <w:tcW w:w="1440" w:type="dxa"/>
          </w:tcPr>
          <w:p w14:paraId="3DD3869D" w14:textId="77777777" w:rsidR="002D5403" w:rsidRDefault="002D5403" w:rsidP="00424B6F">
            <w:pPr>
              <w:pStyle w:val="TableText"/>
            </w:pPr>
          </w:p>
        </w:tc>
      </w:tr>
      <w:tr w:rsidR="002D5403" w14:paraId="6F6F2C58" w14:textId="77777777" w:rsidTr="00514BAB">
        <w:tc>
          <w:tcPr>
            <w:tcW w:w="964" w:type="dxa"/>
          </w:tcPr>
          <w:p w14:paraId="065A31B7" w14:textId="17051D6A" w:rsidR="002D5403" w:rsidRDefault="002D5403" w:rsidP="00424B6F">
            <w:pPr>
              <w:pStyle w:val="TableText"/>
            </w:pPr>
            <w:r>
              <w:t>PA10</w:t>
            </w:r>
          </w:p>
        </w:tc>
        <w:tc>
          <w:tcPr>
            <w:tcW w:w="1224" w:type="dxa"/>
          </w:tcPr>
          <w:p w14:paraId="4D31DEDF" w14:textId="3A461F49" w:rsidR="002D5403" w:rsidRDefault="002D5403" w:rsidP="00424B6F">
            <w:pPr>
              <w:pStyle w:val="TableText"/>
            </w:pPr>
            <w:r>
              <w:t>2013-01-09</w:t>
            </w:r>
          </w:p>
        </w:tc>
        <w:tc>
          <w:tcPr>
            <w:tcW w:w="4140" w:type="dxa"/>
          </w:tcPr>
          <w:p w14:paraId="0D3FDCFE" w14:textId="2F2AFAB4" w:rsidR="002D5403" w:rsidRDefault="002D5403" w:rsidP="00424B6F">
            <w:pPr>
              <w:pStyle w:val="TableText"/>
            </w:pPr>
            <w:r>
              <w:t>Lagt till avsnitt om engagemangsindex. Kompletterat/förtydligat avsnitten nationell användning, nationell användning och adresseringsmodell.</w:t>
            </w:r>
          </w:p>
        </w:tc>
        <w:tc>
          <w:tcPr>
            <w:tcW w:w="1980" w:type="dxa"/>
          </w:tcPr>
          <w:p w14:paraId="660DB6CA" w14:textId="1EE0944C" w:rsidR="002D5403" w:rsidRDefault="002D5403" w:rsidP="00424B6F">
            <w:pPr>
              <w:pStyle w:val="TableText"/>
            </w:pPr>
            <w:r w:rsidRPr="00BC5B0B">
              <w:t>Johan Eltes</w:t>
            </w:r>
          </w:p>
        </w:tc>
        <w:tc>
          <w:tcPr>
            <w:tcW w:w="1440" w:type="dxa"/>
          </w:tcPr>
          <w:p w14:paraId="372A5E44" w14:textId="77777777" w:rsidR="002D5403" w:rsidRDefault="002D5403" w:rsidP="00424B6F">
            <w:pPr>
              <w:pStyle w:val="TableText"/>
            </w:pPr>
          </w:p>
        </w:tc>
      </w:tr>
      <w:tr w:rsidR="002D5403" w14:paraId="1E7CDBCD" w14:textId="77777777" w:rsidTr="00514BAB">
        <w:tc>
          <w:tcPr>
            <w:tcW w:w="964" w:type="dxa"/>
          </w:tcPr>
          <w:p w14:paraId="6CCAF065" w14:textId="3708F6E7" w:rsidR="002D5403" w:rsidRDefault="002D5403" w:rsidP="00424B6F">
            <w:pPr>
              <w:pStyle w:val="TableText"/>
            </w:pPr>
            <w:r>
              <w:t>PA11</w:t>
            </w:r>
          </w:p>
        </w:tc>
        <w:tc>
          <w:tcPr>
            <w:tcW w:w="1224" w:type="dxa"/>
          </w:tcPr>
          <w:p w14:paraId="4075440F" w14:textId="6DF4D4EE" w:rsidR="002D5403" w:rsidRDefault="002D5403" w:rsidP="00424B6F">
            <w:pPr>
              <w:pStyle w:val="TableText"/>
            </w:pPr>
            <w:r>
              <w:t>2013-01-14</w:t>
            </w:r>
          </w:p>
        </w:tc>
        <w:tc>
          <w:tcPr>
            <w:tcW w:w="4140" w:type="dxa"/>
          </w:tcPr>
          <w:p w14:paraId="6DC0C68B" w14:textId="6499A692" w:rsidR="002D5403" w:rsidRDefault="002D5403" w:rsidP="00424B6F">
            <w:pPr>
              <w:pStyle w:val="TableText"/>
            </w:pPr>
            <w:r>
              <w:t>Uppdaterat kap 5 och 6 med ny struktur.</w:t>
            </w:r>
          </w:p>
        </w:tc>
        <w:tc>
          <w:tcPr>
            <w:tcW w:w="1980" w:type="dxa"/>
          </w:tcPr>
          <w:p w14:paraId="178DAD32" w14:textId="75980F78" w:rsidR="002D5403" w:rsidRPr="00BC5B0B" w:rsidRDefault="002D5403" w:rsidP="00424B6F">
            <w:pPr>
              <w:pStyle w:val="TableText"/>
            </w:pPr>
            <w:r>
              <w:t>Maria Andersson</w:t>
            </w:r>
          </w:p>
        </w:tc>
        <w:tc>
          <w:tcPr>
            <w:tcW w:w="1440" w:type="dxa"/>
          </w:tcPr>
          <w:p w14:paraId="313A23D1" w14:textId="77777777" w:rsidR="002D5403" w:rsidRDefault="002D5403" w:rsidP="00424B6F">
            <w:pPr>
              <w:pStyle w:val="TableText"/>
            </w:pPr>
          </w:p>
        </w:tc>
      </w:tr>
      <w:tr w:rsidR="002D5403" w14:paraId="56CF7350" w14:textId="77777777" w:rsidTr="00514BAB">
        <w:tc>
          <w:tcPr>
            <w:tcW w:w="964" w:type="dxa"/>
          </w:tcPr>
          <w:p w14:paraId="742B728C" w14:textId="6F879D00" w:rsidR="002D5403" w:rsidRDefault="002D5403" w:rsidP="00424B6F">
            <w:pPr>
              <w:pStyle w:val="TableText"/>
            </w:pPr>
            <w:r>
              <w:t>PA12</w:t>
            </w:r>
          </w:p>
        </w:tc>
        <w:tc>
          <w:tcPr>
            <w:tcW w:w="1224" w:type="dxa"/>
          </w:tcPr>
          <w:p w14:paraId="41D64DFC" w14:textId="409EFA24" w:rsidR="002D5403" w:rsidRDefault="002D5403" w:rsidP="00424B6F">
            <w:pPr>
              <w:pStyle w:val="TableText"/>
            </w:pPr>
            <w:r>
              <w:t>2013-01-14</w:t>
            </w:r>
          </w:p>
        </w:tc>
        <w:tc>
          <w:tcPr>
            <w:tcW w:w="4140" w:type="dxa"/>
          </w:tcPr>
          <w:p w14:paraId="557A9064" w14:textId="2DEF1BB5" w:rsidR="002D5403" w:rsidRDefault="002D5403" w:rsidP="00424B6F">
            <w:pPr>
              <w:pStyle w:val="TableText"/>
            </w:pPr>
            <w:r>
              <w:t>Lagt till kap 7.</w:t>
            </w:r>
          </w:p>
        </w:tc>
        <w:tc>
          <w:tcPr>
            <w:tcW w:w="1980" w:type="dxa"/>
          </w:tcPr>
          <w:p w14:paraId="5A022FFB" w14:textId="4906C66B" w:rsidR="002D5403" w:rsidRDefault="002D5403" w:rsidP="00424B6F">
            <w:pPr>
              <w:pStyle w:val="TableText"/>
            </w:pPr>
            <w:r>
              <w:t>Maria Andersson</w:t>
            </w:r>
          </w:p>
        </w:tc>
        <w:tc>
          <w:tcPr>
            <w:tcW w:w="1440" w:type="dxa"/>
          </w:tcPr>
          <w:p w14:paraId="20F7A05A" w14:textId="77777777" w:rsidR="002D5403" w:rsidRDefault="002D5403" w:rsidP="00424B6F">
            <w:pPr>
              <w:pStyle w:val="TableText"/>
            </w:pPr>
          </w:p>
        </w:tc>
      </w:tr>
      <w:tr w:rsidR="002D5403" w14:paraId="266902FE" w14:textId="77777777" w:rsidTr="00514BAB">
        <w:tc>
          <w:tcPr>
            <w:tcW w:w="964" w:type="dxa"/>
          </w:tcPr>
          <w:p w14:paraId="36165A9C" w14:textId="25A487F1" w:rsidR="002D5403" w:rsidRDefault="002D5403" w:rsidP="00424B6F">
            <w:pPr>
              <w:pStyle w:val="TableText"/>
            </w:pPr>
            <w:r>
              <w:t>PA13</w:t>
            </w:r>
          </w:p>
        </w:tc>
        <w:tc>
          <w:tcPr>
            <w:tcW w:w="1224" w:type="dxa"/>
          </w:tcPr>
          <w:p w14:paraId="129EF31C" w14:textId="33FFEED6" w:rsidR="002D5403" w:rsidRDefault="002D5403" w:rsidP="00424B6F">
            <w:pPr>
              <w:pStyle w:val="TableText"/>
            </w:pPr>
            <w:r>
              <w:t>2013-01-20</w:t>
            </w:r>
          </w:p>
        </w:tc>
        <w:tc>
          <w:tcPr>
            <w:tcW w:w="4140" w:type="dxa"/>
          </w:tcPr>
          <w:p w14:paraId="76E123E1" w14:textId="7C7A49C0" w:rsidR="002D5403" w:rsidRDefault="002D5403" w:rsidP="00424B6F">
            <w:pPr>
              <w:pStyle w:val="TableText"/>
            </w:pPr>
            <w:r>
              <w:t>Uppdaterat efter beslut att håll aindexpostern på PDLenhetsnivå och använda SourceSystem för adressering.</w:t>
            </w:r>
          </w:p>
        </w:tc>
        <w:tc>
          <w:tcPr>
            <w:tcW w:w="1980" w:type="dxa"/>
          </w:tcPr>
          <w:p w14:paraId="362A5D1C" w14:textId="7A6C4BEC" w:rsidR="002D5403" w:rsidRDefault="002D5403" w:rsidP="00424B6F">
            <w:pPr>
              <w:pStyle w:val="TableText"/>
            </w:pPr>
            <w:r w:rsidRPr="00BC5B0B">
              <w:t>Johan Eltes</w:t>
            </w:r>
          </w:p>
        </w:tc>
        <w:tc>
          <w:tcPr>
            <w:tcW w:w="1440" w:type="dxa"/>
          </w:tcPr>
          <w:p w14:paraId="1242C415" w14:textId="77777777" w:rsidR="002D5403" w:rsidRDefault="002D5403" w:rsidP="00424B6F">
            <w:pPr>
              <w:pStyle w:val="TableText"/>
            </w:pPr>
          </w:p>
        </w:tc>
      </w:tr>
      <w:tr w:rsidR="002D5403" w14:paraId="150D1C1C" w14:textId="77777777" w:rsidTr="00514BAB">
        <w:tc>
          <w:tcPr>
            <w:tcW w:w="964" w:type="dxa"/>
          </w:tcPr>
          <w:p w14:paraId="44BF3373" w14:textId="32FC1F5C" w:rsidR="002D5403" w:rsidRDefault="002D5403" w:rsidP="00424B6F">
            <w:pPr>
              <w:pStyle w:val="TableText"/>
            </w:pPr>
            <w:r>
              <w:t>PA14</w:t>
            </w:r>
          </w:p>
        </w:tc>
        <w:tc>
          <w:tcPr>
            <w:tcW w:w="1224" w:type="dxa"/>
          </w:tcPr>
          <w:p w14:paraId="7625AA53" w14:textId="0D4BE750" w:rsidR="002D5403" w:rsidRDefault="002D5403" w:rsidP="00424B6F">
            <w:pPr>
              <w:pStyle w:val="TableText"/>
            </w:pPr>
            <w:r>
              <w:t>2013-01-21</w:t>
            </w:r>
          </w:p>
        </w:tc>
        <w:tc>
          <w:tcPr>
            <w:tcW w:w="4140" w:type="dxa"/>
          </w:tcPr>
          <w:p w14:paraId="1E043368" w14:textId="33F5A834" w:rsidR="002D5403" w:rsidRDefault="002D5403" w:rsidP="00424B6F">
            <w:pPr>
              <w:pStyle w:val="TableText"/>
            </w:pPr>
            <w:r>
              <w:t>Uppdaterat gemensamma informationskomponenter och tjänstebeskrivning</w:t>
            </w:r>
          </w:p>
        </w:tc>
        <w:tc>
          <w:tcPr>
            <w:tcW w:w="1980" w:type="dxa"/>
          </w:tcPr>
          <w:p w14:paraId="2234DCFF" w14:textId="724298F2" w:rsidR="002D5403" w:rsidRPr="00BC5B0B" w:rsidRDefault="002D5403" w:rsidP="00424B6F">
            <w:pPr>
              <w:pStyle w:val="TableText"/>
            </w:pPr>
            <w:r>
              <w:t>Fredrik Ström</w:t>
            </w:r>
          </w:p>
        </w:tc>
        <w:tc>
          <w:tcPr>
            <w:tcW w:w="1440" w:type="dxa"/>
          </w:tcPr>
          <w:p w14:paraId="610EEFA9" w14:textId="77777777" w:rsidR="002D5403" w:rsidRDefault="002D5403" w:rsidP="00424B6F">
            <w:pPr>
              <w:pStyle w:val="TableText"/>
            </w:pPr>
          </w:p>
        </w:tc>
      </w:tr>
      <w:tr w:rsidR="002D5403" w14:paraId="02C09E5F" w14:textId="77777777" w:rsidTr="00514BAB">
        <w:tc>
          <w:tcPr>
            <w:tcW w:w="964" w:type="dxa"/>
          </w:tcPr>
          <w:p w14:paraId="64FCACAB" w14:textId="32885C35" w:rsidR="002D5403" w:rsidRDefault="002D5403" w:rsidP="00424B6F">
            <w:pPr>
              <w:pStyle w:val="TableText"/>
            </w:pPr>
            <w:r>
              <w:t>PA15</w:t>
            </w:r>
          </w:p>
        </w:tc>
        <w:tc>
          <w:tcPr>
            <w:tcW w:w="1224" w:type="dxa"/>
          </w:tcPr>
          <w:p w14:paraId="4C79173A" w14:textId="344631DA" w:rsidR="002D5403" w:rsidRDefault="002D5403" w:rsidP="00424B6F">
            <w:pPr>
              <w:pStyle w:val="TableText"/>
            </w:pPr>
            <w:r>
              <w:t>2013-01-21</w:t>
            </w:r>
          </w:p>
        </w:tc>
        <w:tc>
          <w:tcPr>
            <w:tcW w:w="4140" w:type="dxa"/>
          </w:tcPr>
          <w:p w14:paraId="5C7CF69E" w14:textId="03F34573" w:rsidR="002D5403" w:rsidRDefault="002D5403" w:rsidP="00424B6F">
            <w:pPr>
              <w:pStyle w:val="TableText"/>
            </w:pPr>
            <w:r>
              <w:t>Uppdaterat typerna med inledande versal. Ändrat från careRequest till Referral och från Answer till Outcome i kap 6.</w:t>
            </w:r>
          </w:p>
        </w:tc>
        <w:tc>
          <w:tcPr>
            <w:tcW w:w="1980" w:type="dxa"/>
          </w:tcPr>
          <w:p w14:paraId="410DF07A" w14:textId="26BC0AAC" w:rsidR="002D5403" w:rsidRDefault="002D5403" w:rsidP="00424B6F">
            <w:pPr>
              <w:pStyle w:val="TableText"/>
            </w:pPr>
            <w:r>
              <w:t>Maria Andersson</w:t>
            </w:r>
          </w:p>
        </w:tc>
        <w:tc>
          <w:tcPr>
            <w:tcW w:w="1440" w:type="dxa"/>
          </w:tcPr>
          <w:p w14:paraId="4ECF536F" w14:textId="77777777" w:rsidR="002D5403" w:rsidRDefault="002D5403" w:rsidP="00424B6F">
            <w:pPr>
              <w:pStyle w:val="TableText"/>
            </w:pPr>
          </w:p>
        </w:tc>
      </w:tr>
      <w:tr w:rsidR="002D5403" w14:paraId="4F73D70C" w14:textId="77777777" w:rsidTr="00514BAB">
        <w:tc>
          <w:tcPr>
            <w:tcW w:w="964" w:type="dxa"/>
          </w:tcPr>
          <w:p w14:paraId="766D340F" w14:textId="2A0DCEFD" w:rsidR="002D5403" w:rsidRDefault="002D5403" w:rsidP="00424B6F">
            <w:pPr>
              <w:pStyle w:val="TableText"/>
            </w:pPr>
            <w:r>
              <w:t>PA16</w:t>
            </w:r>
          </w:p>
        </w:tc>
        <w:tc>
          <w:tcPr>
            <w:tcW w:w="1224" w:type="dxa"/>
          </w:tcPr>
          <w:p w14:paraId="5673260C" w14:textId="6ECA7B67" w:rsidR="002D5403" w:rsidRDefault="002D5403" w:rsidP="00424B6F">
            <w:pPr>
              <w:pStyle w:val="TableText"/>
            </w:pPr>
            <w:r>
              <w:t>2013-01-21</w:t>
            </w:r>
          </w:p>
        </w:tc>
        <w:tc>
          <w:tcPr>
            <w:tcW w:w="4140" w:type="dxa"/>
          </w:tcPr>
          <w:p w14:paraId="1A878B47" w14:textId="68ED00CC" w:rsidR="002D5403" w:rsidRDefault="002D5403" w:rsidP="00424B6F">
            <w:pPr>
              <w:pStyle w:val="TableText"/>
            </w:pPr>
            <w:r>
              <w:t xml:space="preserve">Ändrat kardinaliteten på </w:t>
            </w:r>
            <w:r w:rsidRPr="003A1BC5">
              <w:t>referral</w:t>
            </w:r>
            <w:r>
              <w:t xml:space="preserve"> i kap 6.</w:t>
            </w:r>
          </w:p>
        </w:tc>
        <w:tc>
          <w:tcPr>
            <w:tcW w:w="1980" w:type="dxa"/>
          </w:tcPr>
          <w:p w14:paraId="5CF6F25E" w14:textId="67447EFA" w:rsidR="002D5403" w:rsidRDefault="002D5403" w:rsidP="00424B6F">
            <w:pPr>
              <w:pStyle w:val="TableText"/>
            </w:pPr>
            <w:r>
              <w:t>Maria Andersson</w:t>
            </w:r>
          </w:p>
        </w:tc>
        <w:tc>
          <w:tcPr>
            <w:tcW w:w="1440" w:type="dxa"/>
          </w:tcPr>
          <w:p w14:paraId="08BCD63F" w14:textId="77777777" w:rsidR="002D5403" w:rsidRDefault="002D5403" w:rsidP="00424B6F">
            <w:pPr>
              <w:pStyle w:val="TableText"/>
            </w:pPr>
          </w:p>
        </w:tc>
      </w:tr>
      <w:tr w:rsidR="002D5403" w14:paraId="39833537" w14:textId="77777777" w:rsidTr="00514BAB">
        <w:tc>
          <w:tcPr>
            <w:tcW w:w="964" w:type="dxa"/>
          </w:tcPr>
          <w:p w14:paraId="310F8A14" w14:textId="799D40C4" w:rsidR="002D5403" w:rsidRDefault="002D5403" w:rsidP="00424B6F">
            <w:pPr>
              <w:pStyle w:val="TableText"/>
            </w:pPr>
            <w:r>
              <w:t>PA17</w:t>
            </w:r>
          </w:p>
        </w:tc>
        <w:tc>
          <w:tcPr>
            <w:tcW w:w="1224" w:type="dxa"/>
          </w:tcPr>
          <w:p w14:paraId="3C3101B3" w14:textId="20CA8B7A" w:rsidR="002D5403" w:rsidRDefault="002D5403" w:rsidP="00424B6F">
            <w:pPr>
              <w:pStyle w:val="TableText"/>
            </w:pPr>
            <w:r>
              <w:t>2013-01-24</w:t>
            </w:r>
          </w:p>
        </w:tc>
        <w:tc>
          <w:tcPr>
            <w:tcW w:w="4140" w:type="dxa"/>
          </w:tcPr>
          <w:p w14:paraId="3F1B011A" w14:textId="15558CEE" w:rsidR="002D5403" w:rsidRDefault="002D5403" w:rsidP="00424B6F">
            <w:pPr>
              <w:pStyle w:val="TableText"/>
            </w:pPr>
            <w:r>
              <w:t>Ändrat i tabellerna i kap 4, 5 och 6.</w:t>
            </w:r>
          </w:p>
        </w:tc>
        <w:tc>
          <w:tcPr>
            <w:tcW w:w="1980" w:type="dxa"/>
          </w:tcPr>
          <w:p w14:paraId="0A060A74" w14:textId="0E0C567D" w:rsidR="002D5403" w:rsidRDefault="002D5403" w:rsidP="00424B6F">
            <w:pPr>
              <w:pStyle w:val="TableText"/>
            </w:pPr>
            <w:r>
              <w:t>Maria Andersson</w:t>
            </w:r>
          </w:p>
        </w:tc>
        <w:tc>
          <w:tcPr>
            <w:tcW w:w="1440" w:type="dxa"/>
          </w:tcPr>
          <w:p w14:paraId="24CBCCF9" w14:textId="77777777" w:rsidR="002D5403" w:rsidRDefault="002D5403" w:rsidP="00424B6F">
            <w:pPr>
              <w:pStyle w:val="TableText"/>
            </w:pPr>
          </w:p>
        </w:tc>
      </w:tr>
      <w:tr w:rsidR="002D5403" w14:paraId="1C369640" w14:textId="77777777" w:rsidTr="00514BAB">
        <w:tc>
          <w:tcPr>
            <w:tcW w:w="964" w:type="dxa"/>
          </w:tcPr>
          <w:p w14:paraId="6FF0156B" w14:textId="752EC86C" w:rsidR="002D5403" w:rsidRDefault="002D5403" w:rsidP="00424B6F">
            <w:pPr>
              <w:pStyle w:val="TableText"/>
            </w:pPr>
            <w:r>
              <w:t>PA18</w:t>
            </w:r>
          </w:p>
        </w:tc>
        <w:tc>
          <w:tcPr>
            <w:tcW w:w="1224" w:type="dxa"/>
          </w:tcPr>
          <w:p w14:paraId="6872A9FF" w14:textId="1ECBD9C3" w:rsidR="002D5403" w:rsidRDefault="002D5403" w:rsidP="00424B6F">
            <w:pPr>
              <w:pStyle w:val="TableText"/>
            </w:pPr>
            <w:r>
              <w:t>2013-01-25</w:t>
            </w:r>
          </w:p>
        </w:tc>
        <w:tc>
          <w:tcPr>
            <w:tcW w:w="4140" w:type="dxa"/>
          </w:tcPr>
          <w:p w14:paraId="11F08CDB" w14:textId="0D6DD181" w:rsidR="002D5403" w:rsidRDefault="002D5403" w:rsidP="00424B6F">
            <w:pPr>
              <w:pStyle w:val="TableText"/>
            </w:pPr>
            <w:r>
              <w:t>Ändrat i tabellerna i kap 4, 5 och 6.</w:t>
            </w:r>
          </w:p>
        </w:tc>
        <w:tc>
          <w:tcPr>
            <w:tcW w:w="1980" w:type="dxa"/>
          </w:tcPr>
          <w:p w14:paraId="545872A4" w14:textId="490AF62A" w:rsidR="002D5403" w:rsidRDefault="002D5403" w:rsidP="00424B6F">
            <w:pPr>
              <w:pStyle w:val="TableText"/>
            </w:pPr>
            <w:r>
              <w:t>Maria Andersson</w:t>
            </w:r>
          </w:p>
        </w:tc>
        <w:tc>
          <w:tcPr>
            <w:tcW w:w="1440" w:type="dxa"/>
          </w:tcPr>
          <w:p w14:paraId="6032E98C" w14:textId="77777777" w:rsidR="002D5403" w:rsidRDefault="002D5403" w:rsidP="00424B6F">
            <w:pPr>
              <w:pStyle w:val="TableText"/>
            </w:pPr>
          </w:p>
        </w:tc>
      </w:tr>
      <w:tr w:rsidR="002D5403" w14:paraId="3BFD8690" w14:textId="77777777" w:rsidTr="00514BAB">
        <w:tc>
          <w:tcPr>
            <w:tcW w:w="964" w:type="dxa"/>
          </w:tcPr>
          <w:p w14:paraId="4952EF84" w14:textId="08200D05" w:rsidR="002D5403" w:rsidRDefault="002D5403" w:rsidP="00424B6F">
            <w:pPr>
              <w:pStyle w:val="TableText"/>
            </w:pPr>
            <w:r>
              <w:t>PA19</w:t>
            </w:r>
          </w:p>
        </w:tc>
        <w:tc>
          <w:tcPr>
            <w:tcW w:w="1224" w:type="dxa"/>
          </w:tcPr>
          <w:p w14:paraId="0DBB74A5" w14:textId="50A02FF7" w:rsidR="002D5403" w:rsidRDefault="002D5403" w:rsidP="00424B6F">
            <w:pPr>
              <w:pStyle w:val="TableText"/>
            </w:pPr>
            <w:r>
              <w:t>2013-01-29</w:t>
            </w:r>
          </w:p>
        </w:tc>
        <w:tc>
          <w:tcPr>
            <w:tcW w:w="4140" w:type="dxa"/>
          </w:tcPr>
          <w:p w14:paraId="6B76A1AD" w14:textId="2C5CE495" w:rsidR="002D5403" w:rsidRDefault="002D5403" w:rsidP="00424B6F">
            <w:pPr>
              <w:pStyle w:val="TableText"/>
            </w:pPr>
            <w:r>
              <w:t>Ändrat beskrivningar i kap 4, 5 och 6 samt ny struktur i kap 4.</w:t>
            </w:r>
          </w:p>
        </w:tc>
        <w:tc>
          <w:tcPr>
            <w:tcW w:w="1980" w:type="dxa"/>
          </w:tcPr>
          <w:p w14:paraId="41254B7B" w14:textId="02B9F768" w:rsidR="002D5403" w:rsidRDefault="002D5403" w:rsidP="00424B6F">
            <w:pPr>
              <w:pStyle w:val="TableText"/>
            </w:pPr>
            <w:r>
              <w:t>Maria Andersson</w:t>
            </w:r>
          </w:p>
        </w:tc>
        <w:tc>
          <w:tcPr>
            <w:tcW w:w="1440" w:type="dxa"/>
          </w:tcPr>
          <w:p w14:paraId="4ECD7B3C" w14:textId="77777777" w:rsidR="002D5403" w:rsidRDefault="002D5403" w:rsidP="00424B6F">
            <w:pPr>
              <w:pStyle w:val="TableText"/>
            </w:pPr>
          </w:p>
        </w:tc>
      </w:tr>
      <w:tr w:rsidR="002D5403" w14:paraId="52318E64" w14:textId="77777777" w:rsidTr="00514BAB">
        <w:tc>
          <w:tcPr>
            <w:tcW w:w="964" w:type="dxa"/>
          </w:tcPr>
          <w:p w14:paraId="618511EF" w14:textId="52308365" w:rsidR="002D5403" w:rsidRDefault="002D5403" w:rsidP="00424B6F">
            <w:pPr>
              <w:pStyle w:val="TableText"/>
            </w:pPr>
            <w:r>
              <w:t>PA20</w:t>
            </w:r>
          </w:p>
        </w:tc>
        <w:tc>
          <w:tcPr>
            <w:tcW w:w="1224" w:type="dxa"/>
          </w:tcPr>
          <w:p w14:paraId="490DE6E0" w14:textId="2A2D9734" w:rsidR="002D5403" w:rsidRDefault="002D5403" w:rsidP="00424B6F">
            <w:pPr>
              <w:pStyle w:val="TableText"/>
            </w:pPr>
            <w:r>
              <w:t>2013-01-30</w:t>
            </w:r>
          </w:p>
        </w:tc>
        <w:tc>
          <w:tcPr>
            <w:tcW w:w="4140" w:type="dxa"/>
          </w:tcPr>
          <w:p w14:paraId="320E73BE" w14:textId="77777777" w:rsidR="002D5403" w:rsidRDefault="002D5403" w:rsidP="00424B6F">
            <w:pPr>
              <w:pStyle w:val="TableText"/>
            </w:pPr>
            <w:r>
              <w:t>Ändrat beskrivningar kap 4, 5.4 och 6.4.</w:t>
            </w:r>
          </w:p>
          <w:p w14:paraId="355EEC2D" w14:textId="6F7B0F4C" w:rsidR="002D5403" w:rsidRDefault="002D5403" w:rsidP="00424B6F">
            <w:pPr>
              <w:pStyle w:val="TableText"/>
            </w:pPr>
            <w:r>
              <w:t>Nya och uppdaterade typer kap 4, 5.4 och 6.4.</w:t>
            </w:r>
          </w:p>
        </w:tc>
        <w:tc>
          <w:tcPr>
            <w:tcW w:w="1980" w:type="dxa"/>
          </w:tcPr>
          <w:p w14:paraId="5F06B731" w14:textId="77777777" w:rsidR="002D5403" w:rsidRDefault="002D5403" w:rsidP="00424B6F">
            <w:pPr>
              <w:pStyle w:val="TableText"/>
            </w:pPr>
            <w:r>
              <w:t>Fredrik Ström</w:t>
            </w:r>
          </w:p>
          <w:p w14:paraId="15975B28" w14:textId="1FAEB1E3" w:rsidR="002D5403" w:rsidRDefault="002D5403" w:rsidP="00424B6F">
            <w:pPr>
              <w:pStyle w:val="TableText"/>
            </w:pPr>
            <w:r>
              <w:t>Magnus Ekstrand</w:t>
            </w:r>
          </w:p>
        </w:tc>
        <w:tc>
          <w:tcPr>
            <w:tcW w:w="1440" w:type="dxa"/>
          </w:tcPr>
          <w:p w14:paraId="6A90DB14" w14:textId="77777777" w:rsidR="002D5403" w:rsidRDefault="002D5403" w:rsidP="00424B6F">
            <w:pPr>
              <w:pStyle w:val="TableText"/>
            </w:pPr>
          </w:p>
        </w:tc>
      </w:tr>
      <w:tr w:rsidR="002D5403" w14:paraId="54A3D927" w14:textId="77777777" w:rsidTr="00514BAB">
        <w:tc>
          <w:tcPr>
            <w:tcW w:w="964" w:type="dxa"/>
          </w:tcPr>
          <w:p w14:paraId="3907AF13" w14:textId="2CCE8FED" w:rsidR="002D5403" w:rsidRDefault="002D5403" w:rsidP="00424B6F">
            <w:pPr>
              <w:pStyle w:val="TableText"/>
            </w:pPr>
            <w:r>
              <w:t>PA21</w:t>
            </w:r>
          </w:p>
        </w:tc>
        <w:tc>
          <w:tcPr>
            <w:tcW w:w="1224" w:type="dxa"/>
          </w:tcPr>
          <w:p w14:paraId="76D43B79" w14:textId="0B743A03" w:rsidR="002D5403" w:rsidRDefault="002D5403" w:rsidP="00424B6F">
            <w:pPr>
              <w:pStyle w:val="TableText"/>
            </w:pPr>
            <w:r>
              <w:t>2013-01-31</w:t>
            </w:r>
          </w:p>
        </w:tc>
        <w:tc>
          <w:tcPr>
            <w:tcW w:w="4140" w:type="dxa"/>
          </w:tcPr>
          <w:p w14:paraId="46FA8D6A" w14:textId="04E24070" w:rsidR="002D5403" w:rsidRDefault="002D5403" w:rsidP="00AD6605">
            <w:pPr>
              <w:pStyle w:val="TOC1"/>
            </w:pPr>
            <w:r>
              <w:t>Ändringar i beskrivningar kap 4, 5, 6 och 7.</w:t>
            </w:r>
          </w:p>
        </w:tc>
        <w:tc>
          <w:tcPr>
            <w:tcW w:w="1980" w:type="dxa"/>
          </w:tcPr>
          <w:p w14:paraId="150FEA1C" w14:textId="76CEB6C4" w:rsidR="002D5403" w:rsidRDefault="002D5403" w:rsidP="00AD6605">
            <w:pPr>
              <w:pStyle w:val="TOC1"/>
            </w:pPr>
            <w:r>
              <w:t>Maria Andersson</w:t>
            </w:r>
          </w:p>
        </w:tc>
        <w:tc>
          <w:tcPr>
            <w:tcW w:w="1440" w:type="dxa"/>
          </w:tcPr>
          <w:p w14:paraId="1E94FC68" w14:textId="77777777" w:rsidR="002D5403" w:rsidRDefault="002D5403" w:rsidP="00424B6F">
            <w:pPr>
              <w:pStyle w:val="TableText"/>
            </w:pPr>
          </w:p>
        </w:tc>
      </w:tr>
      <w:tr w:rsidR="002D5403" w14:paraId="3597DBB7" w14:textId="77777777" w:rsidTr="00514BAB">
        <w:tc>
          <w:tcPr>
            <w:tcW w:w="964" w:type="dxa"/>
          </w:tcPr>
          <w:p w14:paraId="59B5E60E" w14:textId="1DD4C79C" w:rsidR="002D5403" w:rsidRDefault="002D5403" w:rsidP="00424B6F">
            <w:pPr>
              <w:pStyle w:val="TableText"/>
            </w:pPr>
            <w:r>
              <w:t>PA22</w:t>
            </w:r>
          </w:p>
        </w:tc>
        <w:tc>
          <w:tcPr>
            <w:tcW w:w="1224" w:type="dxa"/>
          </w:tcPr>
          <w:p w14:paraId="32479DC6" w14:textId="06FA7422" w:rsidR="002D5403" w:rsidRDefault="002D5403" w:rsidP="00424B6F">
            <w:pPr>
              <w:pStyle w:val="TableText"/>
            </w:pPr>
            <w:r>
              <w:t>2013-01-31</w:t>
            </w:r>
          </w:p>
        </w:tc>
        <w:tc>
          <w:tcPr>
            <w:tcW w:w="4140" w:type="dxa"/>
          </w:tcPr>
          <w:p w14:paraId="007C83FC" w14:textId="5145E244" w:rsidR="002D5403" w:rsidRDefault="002D5403" w:rsidP="00AD6605">
            <w:pPr>
              <w:pStyle w:val="TOC1"/>
            </w:pPr>
            <w:r>
              <w:t>Ändringar i kap 7, GetCareContact</w:t>
            </w:r>
          </w:p>
        </w:tc>
        <w:tc>
          <w:tcPr>
            <w:tcW w:w="1980" w:type="dxa"/>
          </w:tcPr>
          <w:p w14:paraId="43DFFFDC" w14:textId="0106211A" w:rsidR="002D5403" w:rsidRDefault="002D5403" w:rsidP="00AD6605">
            <w:pPr>
              <w:pStyle w:val="TOC1"/>
            </w:pPr>
            <w:r>
              <w:t>Maria Andersson</w:t>
            </w:r>
          </w:p>
        </w:tc>
        <w:tc>
          <w:tcPr>
            <w:tcW w:w="1440" w:type="dxa"/>
          </w:tcPr>
          <w:p w14:paraId="0367864D" w14:textId="77777777" w:rsidR="002D5403" w:rsidRDefault="002D5403" w:rsidP="00424B6F">
            <w:pPr>
              <w:pStyle w:val="TableText"/>
            </w:pPr>
          </w:p>
        </w:tc>
      </w:tr>
      <w:tr w:rsidR="002D5403" w14:paraId="6226F6EA" w14:textId="77777777" w:rsidTr="00514BAB">
        <w:tc>
          <w:tcPr>
            <w:tcW w:w="964" w:type="dxa"/>
          </w:tcPr>
          <w:p w14:paraId="5E35F1BD" w14:textId="0BDB47F4" w:rsidR="002D5403" w:rsidRDefault="002D5403" w:rsidP="00424B6F">
            <w:pPr>
              <w:pStyle w:val="TableText"/>
            </w:pPr>
            <w:r>
              <w:t>PA23</w:t>
            </w:r>
          </w:p>
        </w:tc>
        <w:tc>
          <w:tcPr>
            <w:tcW w:w="1224" w:type="dxa"/>
          </w:tcPr>
          <w:p w14:paraId="5687B6CD" w14:textId="7664000E" w:rsidR="002D5403" w:rsidRDefault="002D5403" w:rsidP="00424B6F">
            <w:pPr>
              <w:pStyle w:val="TableText"/>
            </w:pPr>
            <w:r>
              <w:t>2013-02-07</w:t>
            </w:r>
          </w:p>
        </w:tc>
        <w:tc>
          <w:tcPr>
            <w:tcW w:w="4140" w:type="dxa"/>
          </w:tcPr>
          <w:p w14:paraId="7562FD90" w14:textId="77777777" w:rsidR="002D5403" w:rsidRDefault="002D5403" w:rsidP="00424B6F">
            <w:pPr>
              <w:pStyle w:val="TableText"/>
            </w:pPr>
            <w:r>
              <w:t>Justeringar av elementnamn och kardinalitet i kap 5, 6 och 7.</w:t>
            </w:r>
          </w:p>
          <w:p w14:paraId="2F7CB9D4" w14:textId="71A66D7A" w:rsidR="002D5403" w:rsidRDefault="002D5403" w:rsidP="00AD6605">
            <w:pPr>
              <w:pStyle w:val="TOC1"/>
            </w:pPr>
            <w:r>
              <w:t>Tog bort ej använd gemensam komponent.</w:t>
            </w:r>
          </w:p>
        </w:tc>
        <w:tc>
          <w:tcPr>
            <w:tcW w:w="1980" w:type="dxa"/>
          </w:tcPr>
          <w:p w14:paraId="5EF1CE4F" w14:textId="18C2DE61" w:rsidR="002D5403" w:rsidRDefault="002D5403" w:rsidP="00AD6605">
            <w:pPr>
              <w:pStyle w:val="TOC1"/>
            </w:pPr>
            <w:r>
              <w:t>Magnus Ekstrand</w:t>
            </w:r>
          </w:p>
        </w:tc>
        <w:tc>
          <w:tcPr>
            <w:tcW w:w="1440" w:type="dxa"/>
          </w:tcPr>
          <w:p w14:paraId="7D8493CC" w14:textId="77777777" w:rsidR="002D5403" w:rsidRDefault="002D5403" w:rsidP="00424B6F">
            <w:pPr>
              <w:pStyle w:val="TableText"/>
            </w:pPr>
          </w:p>
        </w:tc>
      </w:tr>
      <w:tr w:rsidR="002D5403" w14:paraId="33A59637" w14:textId="77777777" w:rsidTr="00514BAB">
        <w:tc>
          <w:tcPr>
            <w:tcW w:w="964" w:type="dxa"/>
          </w:tcPr>
          <w:p w14:paraId="65FB14A4" w14:textId="72807ED0" w:rsidR="002D5403" w:rsidRDefault="002D5403" w:rsidP="00424B6F">
            <w:pPr>
              <w:pStyle w:val="TableText"/>
            </w:pPr>
            <w:r>
              <w:t>PA24</w:t>
            </w:r>
          </w:p>
        </w:tc>
        <w:tc>
          <w:tcPr>
            <w:tcW w:w="1224" w:type="dxa"/>
          </w:tcPr>
          <w:p w14:paraId="6C53B8FC" w14:textId="468DF2AA" w:rsidR="002D5403" w:rsidRDefault="002D5403" w:rsidP="00424B6F">
            <w:pPr>
              <w:pStyle w:val="TableText"/>
            </w:pPr>
            <w:r>
              <w:t>2013-02-11</w:t>
            </w:r>
          </w:p>
        </w:tc>
        <w:tc>
          <w:tcPr>
            <w:tcW w:w="4140" w:type="dxa"/>
          </w:tcPr>
          <w:p w14:paraId="62EC7A7B" w14:textId="4EA33C66" w:rsidR="002D5403" w:rsidRDefault="002D5403" w:rsidP="00AD6605">
            <w:pPr>
              <w:pStyle w:val="TOC1"/>
            </w:pPr>
            <w:r>
              <w:t>Lagt till kap 8, GetDiagnosis</w:t>
            </w:r>
          </w:p>
        </w:tc>
        <w:tc>
          <w:tcPr>
            <w:tcW w:w="1980" w:type="dxa"/>
          </w:tcPr>
          <w:p w14:paraId="25239FEB" w14:textId="6750EA52" w:rsidR="002D5403" w:rsidRDefault="002D5403" w:rsidP="00AD6605">
            <w:pPr>
              <w:pStyle w:val="TOC1"/>
            </w:pPr>
            <w:r>
              <w:t>Maria Andersson</w:t>
            </w:r>
          </w:p>
        </w:tc>
        <w:tc>
          <w:tcPr>
            <w:tcW w:w="1440" w:type="dxa"/>
          </w:tcPr>
          <w:p w14:paraId="62BACF0A" w14:textId="77777777" w:rsidR="002D5403" w:rsidRDefault="002D5403" w:rsidP="00424B6F">
            <w:pPr>
              <w:pStyle w:val="TableText"/>
            </w:pPr>
          </w:p>
        </w:tc>
      </w:tr>
      <w:tr w:rsidR="002D5403" w14:paraId="0F91E968" w14:textId="77777777" w:rsidTr="00514BAB">
        <w:tc>
          <w:tcPr>
            <w:tcW w:w="964" w:type="dxa"/>
          </w:tcPr>
          <w:p w14:paraId="49E162EE" w14:textId="6BB3FD51" w:rsidR="002D5403" w:rsidRDefault="002D5403" w:rsidP="00424B6F">
            <w:pPr>
              <w:pStyle w:val="TableText"/>
            </w:pPr>
            <w:r>
              <w:t>PA25</w:t>
            </w:r>
          </w:p>
        </w:tc>
        <w:tc>
          <w:tcPr>
            <w:tcW w:w="1224" w:type="dxa"/>
          </w:tcPr>
          <w:p w14:paraId="669D10A9" w14:textId="7309F1A7" w:rsidR="002D5403" w:rsidRDefault="002D5403" w:rsidP="00424B6F">
            <w:pPr>
              <w:pStyle w:val="TableText"/>
            </w:pPr>
            <w:r>
              <w:t>2013-02-19</w:t>
            </w:r>
          </w:p>
        </w:tc>
        <w:tc>
          <w:tcPr>
            <w:tcW w:w="4140" w:type="dxa"/>
          </w:tcPr>
          <w:p w14:paraId="3295192F" w14:textId="5F887CCA" w:rsidR="002D5403" w:rsidRDefault="002D5403" w:rsidP="00AD6605">
            <w:pPr>
              <w:pStyle w:val="TOC1"/>
            </w:pPr>
            <w:r>
              <w:t xml:space="preserve">Definierat krav på uppdatering av fältet mostRecentContent i EI-posten. </w:t>
            </w:r>
          </w:p>
        </w:tc>
        <w:tc>
          <w:tcPr>
            <w:tcW w:w="1980" w:type="dxa"/>
          </w:tcPr>
          <w:p w14:paraId="1CF3E83C" w14:textId="12284B98" w:rsidR="002D5403" w:rsidRDefault="002D5403" w:rsidP="00AD6605">
            <w:pPr>
              <w:pStyle w:val="TOC1"/>
            </w:pPr>
            <w:r>
              <w:t>Johan Eltes</w:t>
            </w:r>
          </w:p>
        </w:tc>
        <w:tc>
          <w:tcPr>
            <w:tcW w:w="1440" w:type="dxa"/>
          </w:tcPr>
          <w:p w14:paraId="5420F633" w14:textId="77777777" w:rsidR="002D5403" w:rsidRDefault="002D5403" w:rsidP="00424B6F">
            <w:pPr>
              <w:pStyle w:val="TableText"/>
            </w:pPr>
          </w:p>
        </w:tc>
      </w:tr>
      <w:tr w:rsidR="002D5403" w14:paraId="0C66B6CF" w14:textId="77777777" w:rsidTr="00514BAB">
        <w:tc>
          <w:tcPr>
            <w:tcW w:w="964" w:type="dxa"/>
          </w:tcPr>
          <w:p w14:paraId="2881B369" w14:textId="5B7FC990" w:rsidR="002D5403" w:rsidRDefault="002D5403" w:rsidP="00424B6F">
            <w:pPr>
              <w:pStyle w:val="TableText"/>
            </w:pPr>
            <w:r>
              <w:t>PA26</w:t>
            </w:r>
          </w:p>
        </w:tc>
        <w:tc>
          <w:tcPr>
            <w:tcW w:w="1224" w:type="dxa"/>
          </w:tcPr>
          <w:p w14:paraId="12CC88C2" w14:textId="50647327" w:rsidR="002D5403" w:rsidRDefault="002D5403" w:rsidP="00424B6F">
            <w:pPr>
              <w:pStyle w:val="TableText"/>
            </w:pPr>
            <w:r>
              <w:t>2013-03-04</w:t>
            </w:r>
          </w:p>
        </w:tc>
        <w:tc>
          <w:tcPr>
            <w:tcW w:w="4140" w:type="dxa"/>
          </w:tcPr>
          <w:p w14:paraId="4BA72423" w14:textId="38A270D7" w:rsidR="002D5403" w:rsidRDefault="002D5403" w:rsidP="00AD6605">
            <w:pPr>
              <w:pStyle w:val="TOC1"/>
            </w:pPr>
            <w:r>
              <w:t xml:space="preserve">Flyttat från domän ehr:patientsummary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1980" w:type="dxa"/>
          </w:tcPr>
          <w:p w14:paraId="66222C41" w14:textId="4ACFC17F" w:rsidR="002D5403" w:rsidRDefault="002D5403" w:rsidP="00AD6605">
            <w:pPr>
              <w:pStyle w:val="TOC1"/>
            </w:pPr>
            <w:r>
              <w:t>Johan Eltes</w:t>
            </w:r>
          </w:p>
        </w:tc>
        <w:tc>
          <w:tcPr>
            <w:tcW w:w="1440" w:type="dxa"/>
          </w:tcPr>
          <w:p w14:paraId="480895C6" w14:textId="77777777" w:rsidR="002D5403" w:rsidRDefault="002D5403" w:rsidP="00424B6F">
            <w:pPr>
              <w:pStyle w:val="TableText"/>
            </w:pPr>
          </w:p>
        </w:tc>
      </w:tr>
      <w:tr w:rsidR="002D5403" w14:paraId="5E78A992" w14:textId="77777777" w:rsidTr="00514BAB">
        <w:tc>
          <w:tcPr>
            <w:tcW w:w="964" w:type="dxa"/>
          </w:tcPr>
          <w:p w14:paraId="7FEF17F3" w14:textId="560E21D3" w:rsidR="002D5403" w:rsidRDefault="002D5403" w:rsidP="00424B6F">
            <w:pPr>
              <w:pStyle w:val="TableText"/>
            </w:pPr>
            <w:r>
              <w:t>PA27</w:t>
            </w:r>
          </w:p>
        </w:tc>
        <w:tc>
          <w:tcPr>
            <w:tcW w:w="1224" w:type="dxa"/>
          </w:tcPr>
          <w:p w14:paraId="1276B6B9" w14:textId="7734890B" w:rsidR="002D5403" w:rsidRDefault="002D5403" w:rsidP="00424B6F">
            <w:pPr>
              <w:pStyle w:val="TableText"/>
            </w:pPr>
            <w:r>
              <w:t>2013-03-19</w:t>
            </w:r>
          </w:p>
        </w:tc>
        <w:tc>
          <w:tcPr>
            <w:tcW w:w="4140" w:type="dxa"/>
          </w:tcPr>
          <w:p w14:paraId="6F4C8AFB" w14:textId="357A72B1" w:rsidR="002D5403" w:rsidRDefault="002D5403" w:rsidP="00AD6605">
            <w:pPr>
              <w:pStyle w:val="TOC1"/>
            </w:pPr>
            <w:r>
              <w:t xml:space="preserve">Applicerat uppdateringar för att komma i fas med GetCareDocumentation. </w:t>
            </w:r>
          </w:p>
        </w:tc>
        <w:tc>
          <w:tcPr>
            <w:tcW w:w="1980" w:type="dxa"/>
          </w:tcPr>
          <w:p w14:paraId="667CACBA" w14:textId="358EC858" w:rsidR="002D5403" w:rsidRDefault="002D5403" w:rsidP="00AD6605">
            <w:pPr>
              <w:pStyle w:val="TOC1"/>
            </w:pPr>
            <w:r>
              <w:t>Johan Eltes</w:t>
            </w:r>
          </w:p>
        </w:tc>
        <w:tc>
          <w:tcPr>
            <w:tcW w:w="1440" w:type="dxa"/>
          </w:tcPr>
          <w:p w14:paraId="57FB4AFD" w14:textId="77777777" w:rsidR="002D5403" w:rsidRDefault="002D5403" w:rsidP="00424B6F">
            <w:pPr>
              <w:pStyle w:val="TableText"/>
            </w:pPr>
          </w:p>
        </w:tc>
      </w:tr>
      <w:tr w:rsidR="002D5403" w14:paraId="14D676F8" w14:textId="77777777" w:rsidTr="00514BAB">
        <w:tc>
          <w:tcPr>
            <w:tcW w:w="964" w:type="dxa"/>
          </w:tcPr>
          <w:p w14:paraId="15C6E1EE" w14:textId="029EB820" w:rsidR="002D5403" w:rsidRDefault="002D5403" w:rsidP="00424B6F">
            <w:pPr>
              <w:pStyle w:val="TableText"/>
            </w:pPr>
            <w:r>
              <w:t>PA28</w:t>
            </w:r>
          </w:p>
        </w:tc>
        <w:tc>
          <w:tcPr>
            <w:tcW w:w="1224" w:type="dxa"/>
          </w:tcPr>
          <w:p w14:paraId="09D61219" w14:textId="1E0A67AA" w:rsidR="002D5403" w:rsidRDefault="002D5403" w:rsidP="00424B6F">
            <w:pPr>
              <w:pStyle w:val="TableText"/>
            </w:pPr>
            <w:r>
              <w:t>2013-03-19</w:t>
            </w:r>
          </w:p>
        </w:tc>
        <w:tc>
          <w:tcPr>
            <w:tcW w:w="4140" w:type="dxa"/>
          </w:tcPr>
          <w:p w14:paraId="74810A1E" w14:textId="1037958B" w:rsidR="002D5403" w:rsidRDefault="002D5403" w:rsidP="00AD6605">
            <w:pPr>
              <w:pStyle w:val="TOC1"/>
            </w:pPr>
            <w:r>
              <w:t xml:space="preserve">Rättat spec för serviceDomän i spec för EI-posten </w:t>
            </w:r>
          </w:p>
        </w:tc>
        <w:tc>
          <w:tcPr>
            <w:tcW w:w="1980" w:type="dxa"/>
          </w:tcPr>
          <w:p w14:paraId="156E1437" w14:textId="3F70A321" w:rsidR="002D5403" w:rsidRDefault="002D5403" w:rsidP="00AD6605">
            <w:pPr>
              <w:pStyle w:val="TOC1"/>
            </w:pPr>
            <w:r>
              <w:t>Johan Eltes</w:t>
            </w:r>
          </w:p>
        </w:tc>
        <w:tc>
          <w:tcPr>
            <w:tcW w:w="1440" w:type="dxa"/>
          </w:tcPr>
          <w:p w14:paraId="3B0A4A70" w14:textId="77777777" w:rsidR="002D5403" w:rsidRDefault="002D5403" w:rsidP="00424B6F">
            <w:pPr>
              <w:pStyle w:val="TableText"/>
            </w:pPr>
          </w:p>
        </w:tc>
      </w:tr>
      <w:tr w:rsidR="002D5403" w14:paraId="645DE397" w14:textId="77777777" w:rsidTr="00514BAB">
        <w:tc>
          <w:tcPr>
            <w:tcW w:w="964" w:type="dxa"/>
          </w:tcPr>
          <w:p w14:paraId="1C284C84" w14:textId="00F10721" w:rsidR="002D5403" w:rsidRDefault="002D5403" w:rsidP="00424B6F">
            <w:pPr>
              <w:pStyle w:val="TableText"/>
            </w:pPr>
            <w:r>
              <w:t>PA29</w:t>
            </w:r>
          </w:p>
        </w:tc>
        <w:tc>
          <w:tcPr>
            <w:tcW w:w="1224" w:type="dxa"/>
          </w:tcPr>
          <w:p w14:paraId="510C30D4" w14:textId="39AB2659" w:rsidR="002D5403" w:rsidRDefault="002D5403" w:rsidP="00424B6F">
            <w:pPr>
              <w:pStyle w:val="TableText"/>
            </w:pPr>
            <w:r>
              <w:t>2013-03-20</w:t>
            </w:r>
          </w:p>
        </w:tc>
        <w:tc>
          <w:tcPr>
            <w:tcW w:w="4140" w:type="dxa"/>
          </w:tcPr>
          <w:p w14:paraId="5BBA1CCA" w14:textId="75EB085C" w:rsidR="002D5403" w:rsidRDefault="002D5403" w:rsidP="00AD6605">
            <w:pPr>
              <w:pStyle w:val="TOC1"/>
            </w:pPr>
            <w:r>
              <w:t>Nytt tjänstekontrakt: GetPrenatalMedicalHistory</w:t>
            </w:r>
          </w:p>
        </w:tc>
        <w:tc>
          <w:tcPr>
            <w:tcW w:w="1980" w:type="dxa"/>
          </w:tcPr>
          <w:p w14:paraId="0DEF612E" w14:textId="54ACA988" w:rsidR="002D5403" w:rsidRDefault="002D5403" w:rsidP="00AD6605">
            <w:pPr>
              <w:pStyle w:val="TOC1"/>
            </w:pPr>
            <w:r>
              <w:t>Jacob Tardell</w:t>
            </w:r>
          </w:p>
        </w:tc>
        <w:tc>
          <w:tcPr>
            <w:tcW w:w="1440" w:type="dxa"/>
          </w:tcPr>
          <w:p w14:paraId="336FD57D" w14:textId="77777777" w:rsidR="002D5403" w:rsidRDefault="002D5403" w:rsidP="00424B6F">
            <w:pPr>
              <w:pStyle w:val="TableText"/>
            </w:pPr>
          </w:p>
        </w:tc>
      </w:tr>
      <w:tr w:rsidR="002D5403" w14:paraId="0A15688D" w14:textId="77777777" w:rsidTr="00514BAB">
        <w:tc>
          <w:tcPr>
            <w:tcW w:w="964" w:type="dxa"/>
          </w:tcPr>
          <w:p w14:paraId="59A69D8A" w14:textId="7258AC6E" w:rsidR="002D5403" w:rsidRDefault="002D5403" w:rsidP="00424B6F">
            <w:pPr>
              <w:pStyle w:val="TableText"/>
            </w:pPr>
            <w:r>
              <w:t>PA30</w:t>
            </w:r>
          </w:p>
        </w:tc>
        <w:tc>
          <w:tcPr>
            <w:tcW w:w="1224" w:type="dxa"/>
          </w:tcPr>
          <w:p w14:paraId="67F6AAAC" w14:textId="4EDBF58A" w:rsidR="002D5403" w:rsidRDefault="002D5403" w:rsidP="00424B6F">
            <w:pPr>
              <w:pStyle w:val="TableText"/>
            </w:pPr>
            <w:r>
              <w:t>2013-03-27</w:t>
            </w:r>
          </w:p>
        </w:tc>
        <w:tc>
          <w:tcPr>
            <w:tcW w:w="4140" w:type="dxa"/>
          </w:tcPr>
          <w:p w14:paraId="7CFE65C4" w14:textId="67679974" w:rsidR="002D5403" w:rsidRDefault="002D5403" w:rsidP="00AD6605">
            <w:pPr>
              <w:pStyle w:val="TOC1"/>
            </w:pPr>
            <w:r>
              <w:t>Nytt tjänstekontrakt: GetDeliveryMedicalHistory</w:t>
            </w:r>
          </w:p>
        </w:tc>
        <w:tc>
          <w:tcPr>
            <w:tcW w:w="1980" w:type="dxa"/>
          </w:tcPr>
          <w:p w14:paraId="469315E0" w14:textId="0C76EDAE" w:rsidR="002D5403" w:rsidRDefault="002D5403" w:rsidP="00AD6605">
            <w:pPr>
              <w:pStyle w:val="TOC1"/>
            </w:pPr>
            <w:r>
              <w:t>Jacob Tardell</w:t>
            </w:r>
          </w:p>
        </w:tc>
        <w:tc>
          <w:tcPr>
            <w:tcW w:w="1440" w:type="dxa"/>
          </w:tcPr>
          <w:p w14:paraId="13BB0E04" w14:textId="77777777" w:rsidR="002D5403" w:rsidRDefault="002D5403" w:rsidP="00424B6F">
            <w:pPr>
              <w:pStyle w:val="TableText"/>
            </w:pPr>
          </w:p>
        </w:tc>
      </w:tr>
      <w:tr w:rsidR="002D5403" w14:paraId="711C6124" w14:textId="77777777" w:rsidTr="00514BAB">
        <w:tc>
          <w:tcPr>
            <w:tcW w:w="964" w:type="dxa"/>
          </w:tcPr>
          <w:p w14:paraId="27ABDBEB" w14:textId="68C78787" w:rsidR="002D5403" w:rsidRDefault="002D5403" w:rsidP="00424B6F">
            <w:pPr>
              <w:pStyle w:val="TableText"/>
            </w:pPr>
            <w:r>
              <w:t>PA31</w:t>
            </w:r>
          </w:p>
        </w:tc>
        <w:tc>
          <w:tcPr>
            <w:tcW w:w="1224" w:type="dxa"/>
          </w:tcPr>
          <w:p w14:paraId="07207C8C" w14:textId="49A74426" w:rsidR="002D5403" w:rsidRDefault="002D5403" w:rsidP="00424B6F">
            <w:pPr>
              <w:pStyle w:val="TableText"/>
            </w:pPr>
            <w:r>
              <w:t>2013-04-08</w:t>
            </w:r>
          </w:p>
        </w:tc>
        <w:tc>
          <w:tcPr>
            <w:tcW w:w="4140" w:type="dxa"/>
          </w:tcPr>
          <w:p w14:paraId="30EE342E" w14:textId="77777777" w:rsidR="002D5403" w:rsidRDefault="002D5403" w:rsidP="00424B6F">
            <w:pPr>
              <w:pStyle w:val="TableText"/>
            </w:pPr>
            <w:r>
              <w:t xml:space="preserve">- Kardinalitet på </w:t>
            </w:r>
            <w:r w:rsidRPr="002C529C">
              <w:t>haemorrhageBeforePlacentaDelivery</w:t>
            </w:r>
            <w:r>
              <w:t xml:space="preserve">, </w:t>
            </w:r>
            <w:r w:rsidRPr="002C529C">
              <w:t>haemorrhageAfterPlacentaDelivery</w:t>
            </w:r>
            <w:r>
              <w:t>.</w:t>
            </w:r>
          </w:p>
          <w:p w14:paraId="3D54A267" w14:textId="77777777" w:rsidR="002D5403" w:rsidRDefault="002D5403" w:rsidP="00424B6F">
            <w:pPr>
              <w:pStyle w:val="TableText"/>
            </w:pPr>
            <w:r>
              <w:t>- Lagt till oid(CeHis) för kön.</w:t>
            </w:r>
          </w:p>
          <w:p w14:paraId="72E70D26" w14:textId="77777777" w:rsidR="002D5403" w:rsidRDefault="002D5403" w:rsidP="00424B6F">
            <w:pPr>
              <w:pStyle w:val="TableText"/>
            </w:pPr>
            <w:r>
              <w:t>- Ändrat semantik i EI-fältet ”Most Recent Content”</w:t>
            </w:r>
          </w:p>
          <w:p w14:paraId="0456C6DA" w14:textId="24F072CD" w:rsidR="002D5403" w:rsidRDefault="002D5403" w:rsidP="00AD6605">
            <w:pPr>
              <w:pStyle w:val="TOC1"/>
            </w:pPr>
            <w:r>
              <w:t>- Uppdaterat arkitektur- och adresseringsbeskrivningar för att täcka direktadressering av källsystem</w:t>
            </w:r>
          </w:p>
        </w:tc>
        <w:tc>
          <w:tcPr>
            <w:tcW w:w="1980" w:type="dxa"/>
          </w:tcPr>
          <w:p w14:paraId="3770F006" w14:textId="77777777" w:rsidR="002D5403" w:rsidRDefault="002D5403" w:rsidP="00424B6F">
            <w:pPr>
              <w:pStyle w:val="TableText"/>
            </w:pPr>
            <w:r>
              <w:t>Khaled Daham</w:t>
            </w:r>
          </w:p>
          <w:p w14:paraId="10175152" w14:textId="02B4EFF3" w:rsidR="002D5403" w:rsidRDefault="002D5403" w:rsidP="00AD6605">
            <w:pPr>
              <w:pStyle w:val="TOC1"/>
            </w:pPr>
            <w:r>
              <w:t>Johan Eltes</w:t>
            </w:r>
          </w:p>
        </w:tc>
        <w:tc>
          <w:tcPr>
            <w:tcW w:w="1440" w:type="dxa"/>
          </w:tcPr>
          <w:p w14:paraId="69976C23" w14:textId="77777777" w:rsidR="002D5403" w:rsidRDefault="002D5403" w:rsidP="00424B6F">
            <w:pPr>
              <w:pStyle w:val="TableText"/>
            </w:pPr>
          </w:p>
        </w:tc>
      </w:tr>
      <w:tr w:rsidR="002D5403" w14:paraId="56D27B7C" w14:textId="77777777" w:rsidTr="00514BAB">
        <w:tc>
          <w:tcPr>
            <w:tcW w:w="964" w:type="dxa"/>
          </w:tcPr>
          <w:p w14:paraId="1DD74709" w14:textId="63D83AA8" w:rsidR="002D5403" w:rsidRDefault="002D5403" w:rsidP="00424B6F">
            <w:pPr>
              <w:pStyle w:val="TableText"/>
            </w:pPr>
            <w:r>
              <w:t>PA32</w:t>
            </w:r>
          </w:p>
        </w:tc>
        <w:tc>
          <w:tcPr>
            <w:tcW w:w="1224" w:type="dxa"/>
          </w:tcPr>
          <w:p w14:paraId="66CCD98B" w14:textId="794F2D79" w:rsidR="002D5403" w:rsidRDefault="002D5403" w:rsidP="00424B6F">
            <w:pPr>
              <w:pStyle w:val="TableText"/>
            </w:pPr>
            <w:r>
              <w:t>2013-05-02</w:t>
            </w:r>
          </w:p>
        </w:tc>
        <w:tc>
          <w:tcPr>
            <w:tcW w:w="4140" w:type="dxa"/>
          </w:tcPr>
          <w:p w14:paraId="6D90711E" w14:textId="77777777" w:rsidR="002D5403" w:rsidRDefault="002D5403" w:rsidP="00424B6F">
            <w:pPr>
              <w:pStyle w:val="TableText"/>
              <w:numPr>
                <w:ilvl w:val="0"/>
                <w:numId w:val="29"/>
              </w:numPr>
            </w:pPr>
            <w:r>
              <w:t>Uppdaterat skrivningar kring adressering och engagemangspostens innehåll</w:t>
            </w:r>
          </w:p>
          <w:p w14:paraId="595076F8" w14:textId="77777777" w:rsidR="002D5403" w:rsidRDefault="002D5403" w:rsidP="00424B6F">
            <w:pPr>
              <w:pStyle w:val="TableText"/>
              <w:numPr>
                <w:ilvl w:val="0"/>
                <w:numId w:val="29"/>
              </w:numPr>
            </w:pPr>
            <w:r>
              <w:t>Tagit bort GetDeliveryMedicalHistory</w:t>
            </w:r>
          </w:p>
          <w:p w14:paraId="7EF0F7A9" w14:textId="77777777" w:rsidR="002D5403" w:rsidRDefault="002D5403" w:rsidP="00424B6F">
            <w:pPr>
              <w:pStyle w:val="TableText"/>
              <w:numPr>
                <w:ilvl w:val="0"/>
                <w:numId w:val="29"/>
              </w:numPr>
            </w:pPr>
            <w:r>
              <w:t>Bytt namn på GetPrenatalMedicalHistory till GetMaternityMedicalHistory</w:t>
            </w:r>
          </w:p>
          <w:p w14:paraId="7D59F9FD" w14:textId="77777777" w:rsidR="002D5403" w:rsidRDefault="002D5403" w:rsidP="00424B6F">
            <w:pPr>
              <w:pStyle w:val="TableText"/>
              <w:numPr>
                <w:ilvl w:val="0"/>
                <w:numId w:val="29"/>
              </w:numPr>
            </w:pPr>
            <w:r>
              <w:t>Uppdaterat och kompletterat GetMaternityMedicalHistory</w:t>
            </w:r>
          </w:p>
          <w:p w14:paraId="7FD858D1" w14:textId="77777777" w:rsidR="002D5403" w:rsidRDefault="002D5403" w:rsidP="00424B6F">
            <w:pPr>
              <w:pStyle w:val="TableText"/>
            </w:pPr>
          </w:p>
          <w:p w14:paraId="5BC288F4" w14:textId="29D43826" w:rsidR="002D5403" w:rsidRDefault="002D5403" w:rsidP="00AD6605">
            <w:pPr>
              <w:pStyle w:val="TOC1"/>
            </w:pPr>
            <w:r>
              <w:t>Viktiga ändringar är gulmarkerade</w:t>
            </w:r>
          </w:p>
        </w:tc>
        <w:tc>
          <w:tcPr>
            <w:tcW w:w="1980" w:type="dxa"/>
          </w:tcPr>
          <w:p w14:paraId="4D7AC4C6" w14:textId="77777777" w:rsidR="002D5403" w:rsidRDefault="002D5403" w:rsidP="00424B6F">
            <w:pPr>
              <w:pStyle w:val="TableText"/>
            </w:pPr>
            <w:r>
              <w:t>Jacob Tardell</w:t>
            </w:r>
          </w:p>
          <w:p w14:paraId="510CE237" w14:textId="79DBB7E4" w:rsidR="002D5403" w:rsidRDefault="002D5403" w:rsidP="00AD6605">
            <w:pPr>
              <w:pStyle w:val="TOC1"/>
            </w:pPr>
            <w:r>
              <w:t>Johan Eltes</w:t>
            </w:r>
          </w:p>
        </w:tc>
        <w:tc>
          <w:tcPr>
            <w:tcW w:w="1440" w:type="dxa"/>
          </w:tcPr>
          <w:p w14:paraId="764F2F32" w14:textId="77777777" w:rsidR="002D5403" w:rsidRDefault="002D5403" w:rsidP="00424B6F">
            <w:pPr>
              <w:pStyle w:val="TableText"/>
            </w:pPr>
          </w:p>
        </w:tc>
      </w:tr>
      <w:tr w:rsidR="002D5403" w14:paraId="02F97D2B" w14:textId="77777777" w:rsidTr="00514BAB">
        <w:tc>
          <w:tcPr>
            <w:tcW w:w="964" w:type="dxa"/>
          </w:tcPr>
          <w:p w14:paraId="1D77A032" w14:textId="384395F7" w:rsidR="002D5403" w:rsidRDefault="002D5403" w:rsidP="00424B6F">
            <w:pPr>
              <w:pStyle w:val="TableText"/>
            </w:pPr>
            <w:r>
              <w:t>PA33</w:t>
            </w:r>
          </w:p>
        </w:tc>
        <w:tc>
          <w:tcPr>
            <w:tcW w:w="1224" w:type="dxa"/>
          </w:tcPr>
          <w:p w14:paraId="11496CC4" w14:textId="13DCF92E" w:rsidR="002D5403" w:rsidRDefault="002D5403" w:rsidP="00424B6F">
            <w:pPr>
              <w:pStyle w:val="TableText"/>
            </w:pPr>
            <w:r>
              <w:t>2013-05-05</w:t>
            </w:r>
          </w:p>
        </w:tc>
        <w:tc>
          <w:tcPr>
            <w:tcW w:w="4140" w:type="dxa"/>
          </w:tcPr>
          <w:p w14:paraId="48DE636F" w14:textId="1F501907" w:rsidR="002D5403" w:rsidRDefault="002D5403" w:rsidP="00AD6605">
            <w:pPr>
              <w:pStyle w:val="TOC1"/>
              <w:numPr>
                <w:ilvl w:val="0"/>
                <w:numId w:val="12"/>
              </w:numPr>
            </w:pPr>
            <w:r>
              <w:t>Korrigering av engelsk terminologi</w:t>
            </w:r>
          </w:p>
        </w:tc>
        <w:tc>
          <w:tcPr>
            <w:tcW w:w="1980" w:type="dxa"/>
          </w:tcPr>
          <w:p w14:paraId="5EDCE7AD" w14:textId="77777777" w:rsidR="002D5403" w:rsidRDefault="002D5403" w:rsidP="00424B6F">
            <w:pPr>
              <w:pStyle w:val="TableText"/>
            </w:pPr>
            <w:r>
              <w:t>Jacob Tardell</w:t>
            </w:r>
          </w:p>
          <w:p w14:paraId="16997710" w14:textId="5BB0B249" w:rsidR="002D5403" w:rsidRDefault="002D5403" w:rsidP="00AD6605">
            <w:pPr>
              <w:pStyle w:val="TOC1"/>
            </w:pPr>
            <w:r>
              <w:t>Johan Eltes</w:t>
            </w:r>
          </w:p>
        </w:tc>
        <w:tc>
          <w:tcPr>
            <w:tcW w:w="1440" w:type="dxa"/>
          </w:tcPr>
          <w:p w14:paraId="18795D35" w14:textId="77777777" w:rsidR="002D5403" w:rsidRDefault="002D5403" w:rsidP="00424B6F">
            <w:pPr>
              <w:pStyle w:val="TableText"/>
            </w:pPr>
          </w:p>
        </w:tc>
      </w:tr>
      <w:tr w:rsidR="002D5403" w14:paraId="607ADC7B" w14:textId="77777777" w:rsidTr="00514BAB">
        <w:tc>
          <w:tcPr>
            <w:tcW w:w="964" w:type="dxa"/>
          </w:tcPr>
          <w:p w14:paraId="198C438B" w14:textId="64693798" w:rsidR="002D5403" w:rsidRDefault="002D5403" w:rsidP="00424B6F">
            <w:pPr>
              <w:pStyle w:val="TableText"/>
            </w:pPr>
            <w:r>
              <w:t>PA34</w:t>
            </w:r>
          </w:p>
        </w:tc>
        <w:tc>
          <w:tcPr>
            <w:tcW w:w="1224" w:type="dxa"/>
          </w:tcPr>
          <w:p w14:paraId="3507E21F" w14:textId="3386BC0E" w:rsidR="002D5403" w:rsidRDefault="002D5403" w:rsidP="00424B6F">
            <w:pPr>
              <w:pStyle w:val="TableText"/>
            </w:pPr>
            <w:r>
              <w:t>2013-05-07</w:t>
            </w:r>
          </w:p>
        </w:tc>
        <w:tc>
          <w:tcPr>
            <w:tcW w:w="4140" w:type="dxa"/>
          </w:tcPr>
          <w:p w14:paraId="52E925E6" w14:textId="77777777" w:rsidR="002D5403" w:rsidRDefault="002D5403" w:rsidP="00424B6F">
            <w:pPr>
              <w:pStyle w:val="TableText"/>
              <w:numPr>
                <w:ilvl w:val="0"/>
                <w:numId w:val="29"/>
              </w:numPr>
            </w:pPr>
            <w:r>
              <w:t>Arkitekturskisser uppdaterade för att spegla korrekt användning av EI</w:t>
            </w:r>
          </w:p>
          <w:p w14:paraId="555FC6F7" w14:textId="77777777" w:rsidR="002D5403" w:rsidRDefault="002D5403" w:rsidP="00424B6F">
            <w:pPr>
              <w:pStyle w:val="TableText"/>
              <w:numPr>
                <w:ilvl w:val="0"/>
                <w:numId w:val="29"/>
              </w:numPr>
            </w:pPr>
            <w:r>
              <w:t>Uppdaterad typ på viktfält från int till PQType</w:t>
            </w:r>
          </w:p>
          <w:p w14:paraId="5660C679" w14:textId="77777777" w:rsidR="002D5403" w:rsidRDefault="002D5403" w:rsidP="00424B6F">
            <w:pPr>
              <w:pStyle w:val="TableText"/>
              <w:numPr>
                <w:ilvl w:val="0"/>
                <w:numId w:val="29"/>
              </w:numPr>
            </w:pPr>
            <w:r>
              <w:t>Återställt typ för ”dosage” till text och förtydligat att värdet är beskrivande text</w:t>
            </w:r>
          </w:p>
          <w:p w14:paraId="0A7A82B3" w14:textId="59AAFA81" w:rsidR="002D5403" w:rsidRDefault="002D5403" w:rsidP="00AD6605">
            <w:pPr>
              <w:pStyle w:val="TOC1"/>
              <w:numPr>
                <w:ilvl w:val="0"/>
                <w:numId w:val="12"/>
              </w:numPr>
            </w:pPr>
            <w:r>
              <w:t>Formatteringsproblem åtgärdade</w:t>
            </w:r>
          </w:p>
        </w:tc>
        <w:tc>
          <w:tcPr>
            <w:tcW w:w="1980" w:type="dxa"/>
          </w:tcPr>
          <w:p w14:paraId="18F4D2CA" w14:textId="0F590BF2" w:rsidR="002D5403" w:rsidRDefault="002D5403" w:rsidP="00AD6605">
            <w:pPr>
              <w:pStyle w:val="TOC1"/>
            </w:pPr>
            <w:r>
              <w:t>Johan Eltes</w:t>
            </w:r>
          </w:p>
        </w:tc>
        <w:tc>
          <w:tcPr>
            <w:tcW w:w="1440" w:type="dxa"/>
          </w:tcPr>
          <w:p w14:paraId="034746FC" w14:textId="77777777" w:rsidR="002D5403" w:rsidRDefault="002D5403" w:rsidP="00424B6F">
            <w:pPr>
              <w:pStyle w:val="TableText"/>
            </w:pPr>
          </w:p>
        </w:tc>
      </w:tr>
      <w:tr w:rsidR="002D5403" w14:paraId="61552EF4" w14:textId="77777777" w:rsidTr="00514BAB">
        <w:tc>
          <w:tcPr>
            <w:tcW w:w="964" w:type="dxa"/>
          </w:tcPr>
          <w:p w14:paraId="67C2F0FD" w14:textId="1BF74233" w:rsidR="002D5403" w:rsidRDefault="002D5403" w:rsidP="00424B6F">
            <w:pPr>
              <w:pStyle w:val="TableText"/>
            </w:pPr>
            <w:r>
              <w:t>PA35</w:t>
            </w:r>
          </w:p>
        </w:tc>
        <w:tc>
          <w:tcPr>
            <w:tcW w:w="1224" w:type="dxa"/>
          </w:tcPr>
          <w:p w14:paraId="3CA41AA3" w14:textId="77B36628" w:rsidR="002D5403" w:rsidRDefault="002D5403" w:rsidP="00424B6F">
            <w:pPr>
              <w:pStyle w:val="TableText"/>
            </w:pPr>
            <w:r>
              <w:t>2013-09-02</w:t>
            </w:r>
          </w:p>
        </w:tc>
        <w:tc>
          <w:tcPr>
            <w:tcW w:w="4140" w:type="dxa"/>
          </w:tcPr>
          <w:p w14:paraId="7E9EBB4C" w14:textId="3862FF3F" w:rsidR="002D5403" w:rsidRDefault="002D5403" w:rsidP="00AD6605">
            <w:pPr>
              <w:pStyle w:val="TOC1"/>
              <w:numPr>
                <w:ilvl w:val="0"/>
                <w:numId w:val="12"/>
              </w:numPr>
            </w:pPr>
            <w:r w:rsidRPr="00F4564C">
              <w:t>GetLaboratory</w:t>
            </w:r>
            <w:r>
              <w:t>Order</w:t>
            </w:r>
            <w:r w:rsidRPr="00F4564C">
              <w:t>Outcome tillags, samt gemensamma komponenter uppdaterade</w:t>
            </w:r>
          </w:p>
        </w:tc>
        <w:tc>
          <w:tcPr>
            <w:tcW w:w="1980" w:type="dxa"/>
          </w:tcPr>
          <w:p w14:paraId="2A845BE1" w14:textId="48E6F152" w:rsidR="002D5403" w:rsidRDefault="002D5403" w:rsidP="00AD6605">
            <w:pPr>
              <w:pStyle w:val="TOC1"/>
            </w:pPr>
            <w:r>
              <w:t>Fredrik Ström</w:t>
            </w:r>
          </w:p>
        </w:tc>
        <w:tc>
          <w:tcPr>
            <w:tcW w:w="1440" w:type="dxa"/>
          </w:tcPr>
          <w:p w14:paraId="32C59796" w14:textId="77777777" w:rsidR="002D5403" w:rsidRDefault="002D5403" w:rsidP="00424B6F">
            <w:pPr>
              <w:pStyle w:val="TableText"/>
            </w:pPr>
          </w:p>
        </w:tc>
      </w:tr>
      <w:tr w:rsidR="002D5403" w14:paraId="09985C9F" w14:textId="77777777" w:rsidTr="00514BAB">
        <w:tc>
          <w:tcPr>
            <w:tcW w:w="964" w:type="dxa"/>
          </w:tcPr>
          <w:p w14:paraId="391046B2" w14:textId="3525EFB8" w:rsidR="002D5403" w:rsidRDefault="002D5403" w:rsidP="00424B6F">
            <w:pPr>
              <w:pStyle w:val="TableText"/>
            </w:pPr>
            <w:r>
              <w:t>PA36</w:t>
            </w:r>
          </w:p>
        </w:tc>
        <w:tc>
          <w:tcPr>
            <w:tcW w:w="1224" w:type="dxa"/>
          </w:tcPr>
          <w:p w14:paraId="4074E9DD" w14:textId="0B6A22EA" w:rsidR="002D5403" w:rsidRDefault="002D5403" w:rsidP="00424B6F">
            <w:pPr>
              <w:pStyle w:val="TableText"/>
            </w:pPr>
            <w:r>
              <w:t>2013-09-03</w:t>
            </w:r>
          </w:p>
        </w:tc>
        <w:tc>
          <w:tcPr>
            <w:tcW w:w="4140" w:type="dxa"/>
          </w:tcPr>
          <w:p w14:paraId="603C9CE6" w14:textId="01CA1FE9" w:rsidR="002D5403" w:rsidRPr="00F4564C" w:rsidRDefault="002D5403" w:rsidP="00AD6605">
            <w:pPr>
              <w:pStyle w:val="TOC1"/>
              <w:numPr>
                <w:ilvl w:val="0"/>
                <w:numId w:val="12"/>
              </w:numPr>
            </w:pPr>
            <w:r>
              <w:t>Uppdaterat beskrivning av author.</w:t>
            </w:r>
          </w:p>
        </w:tc>
        <w:tc>
          <w:tcPr>
            <w:tcW w:w="1980" w:type="dxa"/>
          </w:tcPr>
          <w:p w14:paraId="105C06B0" w14:textId="4236EA43" w:rsidR="002D5403" w:rsidRDefault="002D5403" w:rsidP="00AD6605">
            <w:pPr>
              <w:pStyle w:val="TOC1"/>
            </w:pPr>
            <w:r>
              <w:t>Björn Genfors</w:t>
            </w:r>
          </w:p>
        </w:tc>
        <w:tc>
          <w:tcPr>
            <w:tcW w:w="1440" w:type="dxa"/>
          </w:tcPr>
          <w:p w14:paraId="35794D54" w14:textId="77777777" w:rsidR="002D5403" w:rsidRDefault="002D5403" w:rsidP="00424B6F">
            <w:pPr>
              <w:pStyle w:val="TableText"/>
            </w:pPr>
          </w:p>
        </w:tc>
      </w:tr>
      <w:tr w:rsidR="002D5403" w14:paraId="2B707DD2" w14:textId="77777777" w:rsidTr="00514BAB">
        <w:tc>
          <w:tcPr>
            <w:tcW w:w="964" w:type="dxa"/>
          </w:tcPr>
          <w:p w14:paraId="6C3F7749" w14:textId="15979FDB" w:rsidR="002D5403" w:rsidRDefault="002D5403" w:rsidP="00424B6F">
            <w:pPr>
              <w:pStyle w:val="TableText"/>
            </w:pPr>
            <w:r>
              <w:t>PA37</w:t>
            </w:r>
          </w:p>
        </w:tc>
        <w:tc>
          <w:tcPr>
            <w:tcW w:w="1224" w:type="dxa"/>
          </w:tcPr>
          <w:p w14:paraId="59D02B0C" w14:textId="74DC61BB" w:rsidR="002D5403" w:rsidRDefault="002D5403" w:rsidP="00424B6F">
            <w:pPr>
              <w:pStyle w:val="TableText"/>
            </w:pPr>
            <w:r>
              <w:t>2013-09-16</w:t>
            </w:r>
          </w:p>
        </w:tc>
        <w:tc>
          <w:tcPr>
            <w:tcW w:w="4140" w:type="dxa"/>
          </w:tcPr>
          <w:p w14:paraId="22104B32" w14:textId="459E4695" w:rsidR="002D5403" w:rsidRDefault="002D5403" w:rsidP="00AD6605">
            <w:pPr>
              <w:pStyle w:val="TOC1"/>
              <w:numPr>
                <w:ilvl w:val="0"/>
                <w:numId w:val="12"/>
              </w:numPr>
            </w:pPr>
            <w:r>
              <w:t>Uppdaterat länkar (4 st.) till HSA-dokumentation under AuthorRoleCode</w:t>
            </w:r>
          </w:p>
        </w:tc>
        <w:tc>
          <w:tcPr>
            <w:tcW w:w="1980" w:type="dxa"/>
          </w:tcPr>
          <w:p w14:paraId="66217CDA" w14:textId="6406A183" w:rsidR="002D5403" w:rsidRDefault="002D5403" w:rsidP="00AD6605">
            <w:pPr>
              <w:pStyle w:val="TOC1"/>
            </w:pPr>
            <w:r>
              <w:t>Jacob Tardell</w:t>
            </w:r>
          </w:p>
        </w:tc>
        <w:tc>
          <w:tcPr>
            <w:tcW w:w="1440" w:type="dxa"/>
          </w:tcPr>
          <w:p w14:paraId="2DBFA02C" w14:textId="77777777" w:rsidR="002D5403" w:rsidRDefault="002D5403" w:rsidP="00424B6F">
            <w:pPr>
              <w:pStyle w:val="TableText"/>
            </w:pPr>
          </w:p>
        </w:tc>
      </w:tr>
      <w:tr w:rsidR="002D5403" w14:paraId="3B1F0D57" w14:textId="77777777" w:rsidTr="00514BAB">
        <w:tc>
          <w:tcPr>
            <w:tcW w:w="964" w:type="dxa"/>
          </w:tcPr>
          <w:p w14:paraId="0E559F1A" w14:textId="314FA5BD" w:rsidR="002D5403" w:rsidRDefault="002D5403" w:rsidP="00424B6F">
            <w:pPr>
              <w:pStyle w:val="TableText"/>
            </w:pPr>
            <w:r>
              <w:t>PA38</w:t>
            </w:r>
          </w:p>
        </w:tc>
        <w:tc>
          <w:tcPr>
            <w:tcW w:w="1224" w:type="dxa"/>
          </w:tcPr>
          <w:p w14:paraId="05C5546F" w14:textId="5796030C" w:rsidR="002D5403" w:rsidRDefault="002D5403" w:rsidP="00424B6F">
            <w:pPr>
              <w:pStyle w:val="TableText"/>
            </w:pPr>
            <w:r>
              <w:t>2013-09-16</w:t>
            </w:r>
          </w:p>
        </w:tc>
        <w:tc>
          <w:tcPr>
            <w:tcW w:w="4140" w:type="dxa"/>
          </w:tcPr>
          <w:p w14:paraId="30FFD6D3" w14:textId="77777777" w:rsidR="002D5403" w:rsidRDefault="002D5403" w:rsidP="00424B6F">
            <w:pPr>
              <w:pStyle w:val="TableText"/>
              <w:numPr>
                <w:ilvl w:val="0"/>
                <w:numId w:val="29"/>
              </w:numPr>
            </w:pPr>
            <w:r>
              <w:t>Det ska vara tre apgar-värden (1,5,10 min)</w:t>
            </w:r>
          </w:p>
          <w:p w14:paraId="7E44CB56" w14:textId="61E132F8" w:rsidR="002D5403" w:rsidRDefault="002D5403" w:rsidP="00AD6605">
            <w:pPr>
              <w:pStyle w:val="TOC1"/>
              <w:numPr>
                <w:ilvl w:val="0"/>
                <w:numId w:val="12"/>
              </w:numPr>
            </w:pPr>
            <w:r>
              <w:t>Stavfel transverse (fetalPosition)</w:t>
            </w:r>
          </w:p>
        </w:tc>
        <w:tc>
          <w:tcPr>
            <w:tcW w:w="1980" w:type="dxa"/>
          </w:tcPr>
          <w:p w14:paraId="3039981B" w14:textId="176D3787" w:rsidR="002D5403" w:rsidRDefault="002D5403" w:rsidP="00AD6605">
            <w:pPr>
              <w:pStyle w:val="TOC1"/>
            </w:pPr>
            <w:r>
              <w:t>Jacob Tardell</w:t>
            </w:r>
          </w:p>
        </w:tc>
        <w:tc>
          <w:tcPr>
            <w:tcW w:w="1440" w:type="dxa"/>
          </w:tcPr>
          <w:p w14:paraId="2C8D1302" w14:textId="77777777" w:rsidR="002D5403" w:rsidRDefault="002D5403" w:rsidP="00424B6F">
            <w:pPr>
              <w:pStyle w:val="TableText"/>
            </w:pPr>
          </w:p>
        </w:tc>
      </w:tr>
      <w:tr w:rsidR="002D5403" w14:paraId="42C2EC82" w14:textId="77777777" w:rsidTr="00514BAB">
        <w:tc>
          <w:tcPr>
            <w:tcW w:w="964" w:type="dxa"/>
          </w:tcPr>
          <w:p w14:paraId="0659C85C" w14:textId="4AF8029B" w:rsidR="002D5403" w:rsidRDefault="002D5403" w:rsidP="00424B6F">
            <w:pPr>
              <w:pStyle w:val="TableText"/>
            </w:pPr>
            <w:r>
              <w:t>PA39</w:t>
            </w:r>
          </w:p>
        </w:tc>
        <w:tc>
          <w:tcPr>
            <w:tcW w:w="1224" w:type="dxa"/>
          </w:tcPr>
          <w:p w14:paraId="3D68292B" w14:textId="2788C3CF" w:rsidR="002D5403" w:rsidRDefault="002D5403" w:rsidP="00424B6F">
            <w:pPr>
              <w:pStyle w:val="TableText"/>
            </w:pPr>
            <w:r>
              <w:t>2013-09-16</w:t>
            </w:r>
          </w:p>
        </w:tc>
        <w:tc>
          <w:tcPr>
            <w:tcW w:w="4140" w:type="dxa"/>
          </w:tcPr>
          <w:p w14:paraId="600035DA" w14:textId="44CCAB53" w:rsidR="002D5403" w:rsidRDefault="002D5403" w:rsidP="00AD6605">
            <w:pPr>
              <w:pStyle w:val="TOC1"/>
              <w:numPr>
                <w:ilvl w:val="0"/>
                <w:numId w:val="12"/>
              </w:numPr>
            </w:pPr>
            <w:r>
              <w:t>Ändrat mall, samma sidhuvud i hela dokumentet samt rubrik på revisionshistorik och innehållsförteckning</w:t>
            </w:r>
          </w:p>
        </w:tc>
        <w:tc>
          <w:tcPr>
            <w:tcW w:w="1980" w:type="dxa"/>
          </w:tcPr>
          <w:p w14:paraId="031EE73B" w14:textId="7AD561CC" w:rsidR="002D5403" w:rsidRDefault="002D5403" w:rsidP="00AD6605">
            <w:pPr>
              <w:pStyle w:val="TOC1"/>
            </w:pPr>
            <w:r>
              <w:t>Jacob Tardell</w:t>
            </w:r>
          </w:p>
        </w:tc>
        <w:tc>
          <w:tcPr>
            <w:tcW w:w="1440" w:type="dxa"/>
          </w:tcPr>
          <w:p w14:paraId="53997FA6" w14:textId="77777777" w:rsidR="002D5403" w:rsidRDefault="002D5403" w:rsidP="00424B6F">
            <w:pPr>
              <w:pStyle w:val="TableText"/>
            </w:pPr>
          </w:p>
        </w:tc>
      </w:tr>
      <w:tr w:rsidR="002D5403" w14:paraId="69CB148D" w14:textId="77777777" w:rsidTr="00514BAB">
        <w:tc>
          <w:tcPr>
            <w:tcW w:w="964" w:type="dxa"/>
          </w:tcPr>
          <w:p w14:paraId="696848F5" w14:textId="2EE06547" w:rsidR="002D5403" w:rsidRDefault="002D5403" w:rsidP="00424B6F">
            <w:pPr>
              <w:pStyle w:val="TableText"/>
            </w:pPr>
            <w:r>
              <w:t>PA40</w:t>
            </w:r>
          </w:p>
        </w:tc>
        <w:tc>
          <w:tcPr>
            <w:tcW w:w="1224" w:type="dxa"/>
          </w:tcPr>
          <w:p w14:paraId="60C3D96F" w14:textId="719A1887" w:rsidR="002D5403" w:rsidRDefault="002D5403" w:rsidP="00424B6F">
            <w:pPr>
              <w:pStyle w:val="TableText"/>
            </w:pPr>
            <w:r>
              <w:t>2013-09-30</w:t>
            </w:r>
          </w:p>
        </w:tc>
        <w:tc>
          <w:tcPr>
            <w:tcW w:w="4140" w:type="dxa"/>
          </w:tcPr>
          <w:p w14:paraId="3FABD4AD" w14:textId="77777777" w:rsidR="002D5403" w:rsidRDefault="002D5403" w:rsidP="00424B6F">
            <w:pPr>
              <w:pStyle w:val="TableText"/>
              <w:numPr>
                <w:ilvl w:val="0"/>
                <w:numId w:val="29"/>
              </w:numPr>
            </w:pPr>
            <w:r>
              <w:t>Uppdaterat med nya gemensamma komponenter</w:t>
            </w:r>
          </w:p>
          <w:p w14:paraId="54796FE2" w14:textId="3E0ABE66" w:rsidR="002D5403" w:rsidRDefault="002D5403" w:rsidP="00AD6605">
            <w:pPr>
              <w:pStyle w:val="TOC1"/>
              <w:numPr>
                <w:ilvl w:val="0"/>
                <w:numId w:val="12"/>
              </w:numPr>
            </w:pPr>
            <w:r>
              <w:t>laboratoryOrderOutcome uppdaterad med nya komponenter</w:t>
            </w:r>
          </w:p>
        </w:tc>
        <w:tc>
          <w:tcPr>
            <w:tcW w:w="1980" w:type="dxa"/>
          </w:tcPr>
          <w:p w14:paraId="51C614E8" w14:textId="3D3728D2" w:rsidR="002D5403" w:rsidRDefault="002D5403" w:rsidP="00AD6605">
            <w:pPr>
              <w:pStyle w:val="TOC1"/>
            </w:pPr>
            <w:r>
              <w:t>Fredrik Ström</w:t>
            </w:r>
          </w:p>
        </w:tc>
        <w:tc>
          <w:tcPr>
            <w:tcW w:w="1440" w:type="dxa"/>
          </w:tcPr>
          <w:p w14:paraId="371CE006" w14:textId="77777777" w:rsidR="002D5403" w:rsidRDefault="002D5403" w:rsidP="00424B6F">
            <w:pPr>
              <w:pStyle w:val="TableText"/>
            </w:pPr>
          </w:p>
        </w:tc>
      </w:tr>
      <w:tr w:rsidR="002D5403" w14:paraId="4E4ADA21" w14:textId="77777777" w:rsidTr="00514BAB">
        <w:tc>
          <w:tcPr>
            <w:tcW w:w="964" w:type="dxa"/>
          </w:tcPr>
          <w:p w14:paraId="37545675" w14:textId="69CA00BD" w:rsidR="002D5403" w:rsidRDefault="002D5403" w:rsidP="00424B6F">
            <w:pPr>
              <w:pStyle w:val="TableText"/>
            </w:pPr>
            <w:r>
              <w:t>PA41</w:t>
            </w:r>
          </w:p>
        </w:tc>
        <w:tc>
          <w:tcPr>
            <w:tcW w:w="1224" w:type="dxa"/>
          </w:tcPr>
          <w:p w14:paraId="39858645" w14:textId="058B332C" w:rsidR="002D5403" w:rsidRDefault="002D5403" w:rsidP="00424B6F">
            <w:pPr>
              <w:pStyle w:val="TableText"/>
            </w:pPr>
            <w:r>
              <w:t>2013-09-30</w:t>
            </w:r>
          </w:p>
        </w:tc>
        <w:tc>
          <w:tcPr>
            <w:tcW w:w="4140" w:type="dxa"/>
          </w:tcPr>
          <w:p w14:paraId="527CCEA5" w14:textId="4836D0A9" w:rsidR="002D5403" w:rsidRDefault="002D5403" w:rsidP="00424B6F">
            <w:pPr>
              <w:pStyle w:val="TableText"/>
              <w:numPr>
                <w:ilvl w:val="0"/>
                <w:numId w:val="29"/>
              </w:numPr>
            </w:pPr>
            <w:r>
              <w:t>ändrat namn på fält från ”healthCare…” till ”healthcare…”</w:t>
            </w:r>
          </w:p>
        </w:tc>
        <w:tc>
          <w:tcPr>
            <w:tcW w:w="1980" w:type="dxa"/>
          </w:tcPr>
          <w:p w14:paraId="19107805" w14:textId="79EFCDA4" w:rsidR="002D5403" w:rsidRDefault="002D5403" w:rsidP="00AD6605">
            <w:pPr>
              <w:pStyle w:val="TOC1"/>
            </w:pPr>
            <w:r>
              <w:t>Johan Eltes</w:t>
            </w:r>
          </w:p>
        </w:tc>
        <w:tc>
          <w:tcPr>
            <w:tcW w:w="1440" w:type="dxa"/>
          </w:tcPr>
          <w:p w14:paraId="27D916C2" w14:textId="77777777" w:rsidR="002D5403" w:rsidRDefault="002D5403" w:rsidP="00424B6F">
            <w:pPr>
              <w:pStyle w:val="TableText"/>
            </w:pPr>
          </w:p>
        </w:tc>
      </w:tr>
      <w:tr w:rsidR="002D5403" w14:paraId="17D4E3EE" w14:textId="77777777" w:rsidTr="00514BAB">
        <w:tc>
          <w:tcPr>
            <w:tcW w:w="964" w:type="dxa"/>
          </w:tcPr>
          <w:p w14:paraId="52D6CC81" w14:textId="5D38E50B" w:rsidR="002D5403" w:rsidRDefault="002D5403" w:rsidP="00424B6F">
            <w:pPr>
              <w:pStyle w:val="TableText"/>
            </w:pPr>
            <w:r>
              <w:t>PA42</w:t>
            </w:r>
          </w:p>
        </w:tc>
        <w:tc>
          <w:tcPr>
            <w:tcW w:w="1224" w:type="dxa"/>
          </w:tcPr>
          <w:p w14:paraId="15703FC4" w14:textId="6AB7D10D" w:rsidR="002D5403" w:rsidRDefault="002D5403" w:rsidP="00424B6F">
            <w:pPr>
              <w:pStyle w:val="TableText"/>
            </w:pPr>
            <w:r>
              <w:t>2013-10-01</w:t>
            </w:r>
          </w:p>
        </w:tc>
        <w:tc>
          <w:tcPr>
            <w:tcW w:w="4140" w:type="dxa"/>
          </w:tcPr>
          <w:p w14:paraId="0E4AFFF3" w14:textId="28DBDBCE" w:rsidR="002D5403" w:rsidRDefault="002D5403" w:rsidP="00424B6F">
            <w:pPr>
              <w:pStyle w:val="TableText"/>
              <w:numPr>
                <w:ilvl w:val="0"/>
                <w:numId w:val="29"/>
              </w:numPr>
            </w:pPr>
            <w:r>
              <w:t>Dimensioner för PQType i GetMaternityMedicalHistory</w:t>
            </w:r>
          </w:p>
        </w:tc>
        <w:tc>
          <w:tcPr>
            <w:tcW w:w="1980" w:type="dxa"/>
          </w:tcPr>
          <w:p w14:paraId="6E49B42A" w14:textId="158C3FE3" w:rsidR="002D5403" w:rsidRDefault="002D5403" w:rsidP="00AD6605">
            <w:pPr>
              <w:pStyle w:val="TOC1"/>
            </w:pPr>
            <w:r>
              <w:t>Jacob Tardell</w:t>
            </w:r>
          </w:p>
        </w:tc>
        <w:tc>
          <w:tcPr>
            <w:tcW w:w="1440" w:type="dxa"/>
          </w:tcPr>
          <w:p w14:paraId="1C919384" w14:textId="77777777" w:rsidR="002D5403" w:rsidRDefault="002D5403" w:rsidP="00424B6F">
            <w:pPr>
              <w:pStyle w:val="TableText"/>
            </w:pPr>
          </w:p>
        </w:tc>
      </w:tr>
      <w:tr w:rsidR="002D5403" w14:paraId="4AF21D10" w14:textId="77777777" w:rsidTr="00514BAB">
        <w:tc>
          <w:tcPr>
            <w:tcW w:w="964" w:type="dxa"/>
          </w:tcPr>
          <w:p w14:paraId="5935883A" w14:textId="4551C5E1" w:rsidR="002D5403" w:rsidRDefault="002D5403" w:rsidP="00424B6F">
            <w:pPr>
              <w:pStyle w:val="TableText"/>
            </w:pPr>
            <w:r>
              <w:t>PA43</w:t>
            </w:r>
          </w:p>
        </w:tc>
        <w:tc>
          <w:tcPr>
            <w:tcW w:w="1224" w:type="dxa"/>
          </w:tcPr>
          <w:p w14:paraId="75B7F155" w14:textId="6D21251F" w:rsidR="002D5403" w:rsidRDefault="002D5403" w:rsidP="00424B6F">
            <w:pPr>
              <w:pStyle w:val="TableText"/>
            </w:pPr>
            <w:r>
              <w:t>2013-10-02</w:t>
            </w:r>
          </w:p>
        </w:tc>
        <w:tc>
          <w:tcPr>
            <w:tcW w:w="4140" w:type="dxa"/>
          </w:tcPr>
          <w:p w14:paraId="2CB24909" w14:textId="2B9A150B" w:rsidR="002D5403" w:rsidRDefault="002D5403" w:rsidP="00424B6F">
            <w:pPr>
              <w:pStyle w:val="TableText"/>
              <w:numPr>
                <w:ilvl w:val="0"/>
                <w:numId w:val="29"/>
              </w:numPr>
            </w:pPr>
            <w:r>
              <w:t>Ändrat formatering tabell laboratoryOrderOutcome</w:t>
            </w:r>
          </w:p>
        </w:tc>
        <w:tc>
          <w:tcPr>
            <w:tcW w:w="1980" w:type="dxa"/>
          </w:tcPr>
          <w:p w14:paraId="4EA89B30" w14:textId="5126075C" w:rsidR="002D5403" w:rsidRDefault="002D5403" w:rsidP="00AD6605">
            <w:pPr>
              <w:pStyle w:val="TOC1"/>
            </w:pPr>
            <w:r>
              <w:t>Fredrik Ström</w:t>
            </w:r>
          </w:p>
        </w:tc>
        <w:tc>
          <w:tcPr>
            <w:tcW w:w="1440" w:type="dxa"/>
          </w:tcPr>
          <w:p w14:paraId="35564DC4" w14:textId="77777777" w:rsidR="002D5403" w:rsidRDefault="002D5403" w:rsidP="00424B6F">
            <w:pPr>
              <w:pStyle w:val="TableText"/>
            </w:pPr>
          </w:p>
        </w:tc>
      </w:tr>
      <w:tr w:rsidR="002D5403" w14:paraId="3902EED7" w14:textId="77777777" w:rsidTr="00514BAB">
        <w:tc>
          <w:tcPr>
            <w:tcW w:w="964" w:type="dxa"/>
          </w:tcPr>
          <w:p w14:paraId="32DBC893" w14:textId="40917FC7" w:rsidR="002D5403" w:rsidRDefault="002D5403" w:rsidP="00424B6F">
            <w:pPr>
              <w:pStyle w:val="TableText"/>
            </w:pPr>
            <w:r>
              <w:t>PA44</w:t>
            </w:r>
          </w:p>
        </w:tc>
        <w:tc>
          <w:tcPr>
            <w:tcW w:w="1224" w:type="dxa"/>
          </w:tcPr>
          <w:p w14:paraId="34AA88F1" w14:textId="28DFCEAF" w:rsidR="002D5403" w:rsidRDefault="002D5403" w:rsidP="00424B6F">
            <w:pPr>
              <w:pStyle w:val="TableText"/>
            </w:pPr>
            <w:r>
              <w:t>2013-10-03</w:t>
            </w:r>
          </w:p>
        </w:tc>
        <w:tc>
          <w:tcPr>
            <w:tcW w:w="4140" w:type="dxa"/>
          </w:tcPr>
          <w:p w14:paraId="0D5461B7" w14:textId="2D08DDCD" w:rsidR="002D5403" w:rsidRDefault="002D5403" w:rsidP="00424B6F">
            <w:pPr>
              <w:pStyle w:val="TableText"/>
              <w:numPr>
                <w:ilvl w:val="0"/>
                <w:numId w:val="29"/>
              </w:numPr>
            </w:pPr>
            <w:r>
              <w:t>Ändrat namnet i rubriken för getLaboratoryOrderOutcom från getLaboratoryOrder</w:t>
            </w:r>
          </w:p>
        </w:tc>
        <w:tc>
          <w:tcPr>
            <w:tcW w:w="1980" w:type="dxa"/>
          </w:tcPr>
          <w:p w14:paraId="79356CFD" w14:textId="4831CD3A" w:rsidR="002D5403" w:rsidRDefault="002D5403" w:rsidP="00AD6605">
            <w:pPr>
              <w:pStyle w:val="TOC1"/>
            </w:pPr>
            <w:r>
              <w:t>Fredrik Ström</w:t>
            </w:r>
          </w:p>
        </w:tc>
        <w:tc>
          <w:tcPr>
            <w:tcW w:w="1440" w:type="dxa"/>
          </w:tcPr>
          <w:p w14:paraId="11A31901" w14:textId="77777777" w:rsidR="002D5403" w:rsidRDefault="002D5403" w:rsidP="00424B6F">
            <w:pPr>
              <w:pStyle w:val="TableText"/>
            </w:pPr>
          </w:p>
        </w:tc>
      </w:tr>
      <w:tr w:rsidR="002D5403" w14:paraId="30E56A6D" w14:textId="77777777" w:rsidTr="00514BAB">
        <w:tc>
          <w:tcPr>
            <w:tcW w:w="964" w:type="dxa"/>
          </w:tcPr>
          <w:p w14:paraId="08355606" w14:textId="6C30AE5D" w:rsidR="002D5403" w:rsidRDefault="002D5403" w:rsidP="00424B6F">
            <w:pPr>
              <w:pStyle w:val="TableText"/>
            </w:pPr>
            <w:r>
              <w:t>PA45</w:t>
            </w:r>
          </w:p>
        </w:tc>
        <w:tc>
          <w:tcPr>
            <w:tcW w:w="1224" w:type="dxa"/>
          </w:tcPr>
          <w:p w14:paraId="0131DD6E" w14:textId="229E0CAA" w:rsidR="002D5403" w:rsidRDefault="002D5403" w:rsidP="00424B6F">
            <w:pPr>
              <w:pStyle w:val="TableText"/>
            </w:pPr>
            <w:r>
              <w:t>2013-10-10</w:t>
            </w:r>
          </w:p>
        </w:tc>
        <w:tc>
          <w:tcPr>
            <w:tcW w:w="4140" w:type="dxa"/>
          </w:tcPr>
          <w:p w14:paraId="71086FBE" w14:textId="2458985F" w:rsidR="002D5403" w:rsidRDefault="002D5403" w:rsidP="00424B6F">
            <w:pPr>
              <w:pStyle w:val="TableText"/>
              <w:numPr>
                <w:ilvl w:val="0"/>
                <w:numId w:val="29"/>
              </w:numPr>
            </w:pPr>
            <w:r>
              <w:t>Uppdaterat gemensamma komponenter i GetMaternityMedicalHistory</w:t>
            </w:r>
          </w:p>
        </w:tc>
        <w:tc>
          <w:tcPr>
            <w:tcW w:w="1980" w:type="dxa"/>
          </w:tcPr>
          <w:p w14:paraId="75DA3A58" w14:textId="77777777" w:rsidR="002D5403" w:rsidRDefault="002D5403" w:rsidP="00424B6F">
            <w:pPr>
              <w:pStyle w:val="TableText"/>
            </w:pPr>
            <w:r>
              <w:t>Jacob Tardell</w:t>
            </w:r>
          </w:p>
          <w:p w14:paraId="6BB3C15C" w14:textId="4FFD26E6" w:rsidR="002D5403" w:rsidRDefault="002D5403" w:rsidP="00AD6605">
            <w:pPr>
              <w:pStyle w:val="TOC1"/>
            </w:pPr>
            <w:r>
              <w:t>Björn Genfors</w:t>
            </w:r>
          </w:p>
        </w:tc>
        <w:tc>
          <w:tcPr>
            <w:tcW w:w="1440" w:type="dxa"/>
          </w:tcPr>
          <w:p w14:paraId="6A0DDD08" w14:textId="77777777" w:rsidR="002D5403" w:rsidRDefault="002D5403" w:rsidP="00424B6F">
            <w:pPr>
              <w:pStyle w:val="TableText"/>
            </w:pPr>
          </w:p>
        </w:tc>
      </w:tr>
      <w:tr w:rsidR="002D5403" w14:paraId="1F2F5B54" w14:textId="77777777" w:rsidTr="00514BAB">
        <w:tc>
          <w:tcPr>
            <w:tcW w:w="964" w:type="dxa"/>
          </w:tcPr>
          <w:p w14:paraId="79134939" w14:textId="76CF5637" w:rsidR="002D5403" w:rsidRDefault="002D5403" w:rsidP="00424B6F">
            <w:pPr>
              <w:pStyle w:val="TableText"/>
            </w:pPr>
            <w:r>
              <w:t>PA46</w:t>
            </w:r>
          </w:p>
        </w:tc>
        <w:tc>
          <w:tcPr>
            <w:tcW w:w="1224" w:type="dxa"/>
          </w:tcPr>
          <w:p w14:paraId="73ED0F28" w14:textId="0B2B7EBC" w:rsidR="002D5403" w:rsidRDefault="002D5403" w:rsidP="00424B6F">
            <w:pPr>
              <w:pStyle w:val="TableText"/>
            </w:pPr>
            <w:r>
              <w:t>2013-10-15</w:t>
            </w:r>
          </w:p>
        </w:tc>
        <w:tc>
          <w:tcPr>
            <w:tcW w:w="4140" w:type="dxa"/>
          </w:tcPr>
          <w:p w14:paraId="1EA9A46D" w14:textId="77777777" w:rsidR="002D5403" w:rsidRDefault="002D5403" w:rsidP="00424B6F">
            <w:pPr>
              <w:pStyle w:val="TableText"/>
              <w:numPr>
                <w:ilvl w:val="0"/>
                <w:numId w:val="29"/>
              </w:numPr>
            </w:pPr>
            <w:r>
              <w:t>Förtydligat patientId i PatientSummaryHeader.</w:t>
            </w:r>
          </w:p>
          <w:p w14:paraId="686B70AF" w14:textId="6D15B0ED" w:rsidR="002D5403" w:rsidRDefault="002D5403" w:rsidP="00424B6F">
            <w:pPr>
              <w:pStyle w:val="TableText"/>
              <w:numPr>
                <w:ilvl w:val="0"/>
                <w:numId w:val="29"/>
              </w:numPr>
            </w:pPr>
            <w:r>
              <w:t>Förtydligat indenteringen i GetReferralOutcome</w:t>
            </w:r>
          </w:p>
        </w:tc>
        <w:tc>
          <w:tcPr>
            <w:tcW w:w="1980" w:type="dxa"/>
          </w:tcPr>
          <w:p w14:paraId="7CCECCDA" w14:textId="7431714D" w:rsidR="002D5403" w:rsidRDefault="002D5403" w:rsidP="00AD6605">
            <w:pPr>
              <w:pStyle w:val="TOC1"/>
            </w:pPr>
            <w:r>
              <w:t>Björn Genfors</w:t>
            </w:r>
          </w:p>
        </w:tc>
        <w:tc>
          <w:tcPr>
            <w:tcW w:w="1440" w:type="dxa"/>
          </w:tcPr>
          <w:p w14:paraId="2495BAE3" w14:textId="77777777" w:rsidR="002D5403" w:rsidRDefault="002D5403" w:rsidP="00424B6F">
            <w:pPr>
              <w:pStyle w:val="TableText"/>
            </w:pPr>
          </w:p>
        </w:tc>
      </w:tr>
      <w:tr w:rsidR="002D5403" w14:paraId="32F7FA59" w14:textId="77777777" w:rsidTr="00514BAB">
        <w:tc>
          <w:tcPr>
            <w:tcW w:w="964" w:type="dxa"/>
          </w:tcPr>
          <w:p w14:paraId="0EF007DE" w14:textId="6E4BEB51" w:rsidR="002D5403" w:rsidRDefault="002D5403" w:rsidP="00424B6F">
            <w:pPr>
              <w:pStyle w:val="TableText"/>
            </w:pPr>
            <w:r>
              <w:t>PA47</w:t>
            </w:r>
          </w:p>
        </w:tc>
        <w:tc>
          <w:tcPr>
            <w:tcW w:w="1224" w:type="dxa"/>
          </w:tcPr>
          <w:p w14:paraId="296A78DC" w14:textId="718F6B19" w:rsidR="002D5403" w:rsidRDefault="002D5403" w:rsidP="00424B6F">
            <w:pPr>
              <w:pStyle w:val="TableText"/>
            </w:pPr>
            <w:r>
              <w:t>2013-10-15</w:t>
            </w:r>
          </w:p>
        </w:tc>
        <w:tc>
          <w:tcPr>
            <w:tcW w:w="4140" w:type="dxa"/>
          </w:tcPr>
          <w:p w14:paraId="74AB6603" w14:textId="260C94D8" w:rsidR="002D5403" w:rsidRDefault="002D5403" w:rsidP="00AD6605">
            <w:pPr>
              <w:pStyle w:val="TOC1"/>
              <w:numPr>
                <w:ilvl w:val="0"/>
                <w:numId w:val="12"/>
              </w:numPr>
            </w:pPr>
            <w:r>
              <w:t>Lagt till BMI i GetMaternityMedicalHistory</w:t>
            </w:r>
          </w:p>
        </w:tc>
        <w:tc>
          <w:tcPr>
            <w:tcW w:w="1980" w:type="dxa"/>
          </w:tcPr>
          <w:p w14:paraId="6E7575FA" w14:textId="4BB6F890" w:rsidR="002D5403" w:rsidRDefault="002D5403" w:rsidP="00AD6605">
            <w:pPr>
              <w:pStyle w:val="TOC1"/>
            </w:pPr>
            <w:r>
              <w:t>Jacob Tardell</w:t>
            </w:r>
          </w:p>
        </w:tc>
        <w:tc>
          <w:tcPr>
            <w:tcW w:w="1440" w:type="dxa"/>
          </w:tcPr>
          <w:p w14:paraId="2B3BDF73" w14:textId="77777777" w:rsidR="002D5403" w:rsidRDefault="002D5403" w:rsidP="00424B6F">
            <w:pPr>
              <w:pStyle w:val="TableText"/>
            </w:pPr>
          </w:p>
        </w:tc>
      </w:tr>
      <w:tr w:rsidR="002D5403" w14:paraId="5B89D5FB" w14:textId="77777777" w:rsidTr="00514BAB">
        <w:tc>
          <w:tcPr>
            <w:tcW w:w="964" w:type="dxa"/>
          </w:tcPr>
          <w:p w14:paraId="3CAF543D" w14:textId="51E2D4F3" w:rsidR="002D5403" w:rsidRDefault="002D5403" w:rsidP="00424B6F">
            <w:pPr>
              <w:pStyle w:val="TableText"/>
            </w:pPr>
            <w:r>
              <w:t>PA48</w:t>
            </w:r>
          </w:p>
        </w:tc>
        <w:tc>
          <w:tcPr>
            <w:tcW w:w="1224" w:type="dxa"/>
          </w:tcPr>
          <w:p w14:paraId="2D3F7ABC" w14:textId="06105528" w:rsidR="002D5403" w:rsidRDefault="002D5403" w:rsidP="00424B6F">
            <w:pPr>
              <w:pStyle w:val="TableText"/>
            </w:pPr>
            <w:r>
              <w:t>2013-10-17</w:t>
            </w:r>
          </w:p>
        </w:tc>
        <w:tc>
          <w:tcPr>
            <w:tcW w:w="4140" w:type="dxa"/>
          </w:tcPr>
          <w:p w14:paraId="3B9FA211" w14:textId="77777777" w:rsidR="002D5403" w:rsidRDefault="002D5403" w:rsidP="00424B6F">
            <w:pPr>
              <w:pStyle w:val="TableText"/>
              <w:numPr>
                <w:ilvl w:val="0"/>
                <w:numId w:val="29"/>
              </w:numPr>
            </w:pPr>
            <w:r>
              <w:t>Lagt till ett avsaknat ”healthcareProfessionalOrgUnit” i GetMaternityMedicalHistory</w:t>
            </w:r>
          </w:p>
          <w:p w14:paraId="76194B67" w14:textId="77777777" w:rsidR="002D5403" w:rsidRDefault="002D5403" w:rsidP="00424B6F">
            <w:pPr>
              <w:pStyle w:val="TableText"/>
              <w:numPr>
                <w:ilvl w:val="0"/>
                <w:numId w:val="29"/>
              </w:numPr>
            </w:pPr>
            <w:r>
              <w:t>Justerat beskrivningen av adress i OrgUnitType.</w:t>
            </w:r>
          </w:p>
          <w:p w14:paraId="77543837" w14:textId="436E9778" w:rsidR="002D5403" w:rsidRDefault="002D5403" w:rsidP="00AD6605">
            <w:pPr>
              <w:pStyle w:val="TOC1"/>
              <w:numPr>
                <w:ilvl w:val="0"/>
                <w:numId w:val="12"/>
              </w:numPr>
            </w:pPr>
            <w:r>
              <w:t>Korrigerat beskrivningen av documentId i PatientSummaryHeader.</w:t>
            </w:r>
          </w:p>
        </w:tc>
        <w:tc>
          <w:tcPr>
            <w:tcW w:w="1980" w:type="dxa"/>
          </w:tcPr>
          <w:p w14:paraId="74FD7F7A" w14:textId="04B5A38D" w:rsidR="002D5403" w:rsidRDefault="002D5403" w:rsidP="00AD6605">
            <w:pPr>
              <w:pStyle w:val="TOC1"/>
            </w:pPr>
            <w:r>
              <w:t>Björn Genfors</w:t>
            </w:r>
          </w:p>
        </w:tc>
        <w:tc>
          <w:tcPr>
            <w:tcW w:w="1440" w:type="dxa"/>
          </w:tcPr>
          <w:p w14:paraId="3C1061EF" w14:textId="77777777" w:rsidR="002D5403" w:rsidRDefault="002D5403" w:rsidP="00424B6F">
            <w:pPr>
              <w:pStyle w:val="TableText"/>
            </w:pPr>
          </w:p>
        </w:tc>
      </w:tr>
      <w:tr w:rsidR="002D5403" w14:paraId="511EFDD3" w14:textId="77777777" w:rsidTr="00514BAB">
        <w:tc>
          <w:tcPr>
            <w:tcW w:w="964" w:type="dxa"/>
          </w:tcPr>
          <w:p w14:paraId="2CA55885" w14:textId="2CFC5A4D" w:rsidR="002D5403" w:rsidRDefault="002D5403" w:rsidP="00424B6F">
            <w:pPr>
              <w:pStyle w:val="TableText"/>
            </w:pPr>
            <w:r>
              <w:t>PA49</w:t>
            </w:r>
          </w:p>
        </w:tc>
        <w:tc>
          <w:tcPr>
            <w:tcW w:w="1224" w:type="dxa"/>
          </w:tcPr>
          <w:p w14:paraId="5E41B8BC" w14:textId="6820FCDC" w:rsidR="002D5403" w:rsidRDefault="002D5403" w:rsidP="00424B6F">
            <w:pPr>
              <w:pStyle w:val="TableText"/>
            </w:pPr>
            <w:r>
              <w:t>2013-10-18</w:t>
            </w:r>
          </w:p>
        </w:tc>
        <w:tc>
          <w:tcPr>
            <w:tcW w:w="4140" w:type="dxa"/>
          </w:tcPr>
          <w:p w14:paraId="1A58FD02" w14:textId="5491694D" w:rsidR="002D5403" w:rsidRDefault="002D5403" w:rsidP="00AD6605">
            <w:pPr>
              <w:pStyle w:val="TOC1"/>
              <w:numPr>
                <w:ilvl w:val="0"/>
                <w:numId w:val="12"/>
              </w:numPr>
            </w:pPr>
            <w:r>
              <w:t xml:space="preserve">Uppdaterat </w:t>
            </w:r>
            <w:r w:rsidRPr="00907C9B">
              <w:rPr>
                <w:spacing w:val="-1"/>
              </w:rPr>
              <w:t>GetReferral</w:t>
            </w:r>
            <w:r>
              <w:rPr>
                <w:spacing w:val="-1"/>
              </w:rPr>
              <w:t>Outcome med gemensamma datatyper</w:t>
            </w:r>
          </w:p>
        </w:tc>
        <w:tc>
          <w:tcPr>
            <w:tcW w:w="1980" w:type="dxa"/>
          </w:tcPr>
          <w:p w14:paraId="62EF011A" w14:textId="69817F98" w:rsidR="002D5403" w:rsidRDefault="002D5403" w:rsidP="00AD6605">
            <w:pPr>
              <w:pStyle w:val="TOC1"/>
            </w:pPr>
            <w:r>
              <w:t>Fredrik Ström</w:t>
            </w:r>
          </w:p>
        </w:tc>
        <w:tc>
          <w:tcPr>
            <w:tcW w:w="1440" w:type="dxa"/>
          </w:tcPr>
          <w:p w14:paraId="060A3850" w14:textId="77777777" w:rsidR="002D5403" w:rsidRDefault="002D5403" w:rsidP="00424B6F">
            <w:pPr>
              <w:pStyle w:val="TableText"/>
            </w:pPr>
          </w:p>
        </w:tc>
      </w:tr>
      <w:tr w:rsidR="002D5403" w14:paraId="7108E462" w14:textId="77777777" w:rsidTr="00514BAB">
        <w:tc>
          <w:tcPr>
            <w:tcW w:w="964" w:type="dxa"/>
          </w:tcPr>
          <w:p w14:paraId="58007B73" w14:textId="7D2E8885" w:rsidR="002D5403" w:rsidRDefault="002D5403" w:rsidP="00424B6F">
            <w:pPr>
              <w:pStyle w:val="TableText"/>
            </w:pPr>
            <w:r>
              <w:t>PA50</w:t>
            </w:r>
          </w:p>
        </w:tc>
        <w:tc>
          <w:tcPr>
            <w:tcW w:w="1224" w:type="dxa"/>
          </w:tcPr>
          <w:p w14:paraId="258CD122" w14:textId="7D385F82" w:rsidR="002D5403" w:rsidRDefault="002D5403" w:rsidP="00424B6F">
            <w:pPr>
              <w:pStyle w:val="TableText"/>
            </w:pPr>
            <w:r>
              <w:t>2013-10-21</w:t>
            </w:r>
          </w:p>
        </w:tc>
        <w:tc>
          <w:tcPr>
            <w:tcW w:w="4140" w:type="dxa"/>
          </w:tcPr>
          <w:p w14:paraId="76B4EE8B" w14:textId="77777777" w:rsidR="002D5403" w:rsidRDefault="002D5403" w:rsidP="002D5403">
            <w:pPr>
              <w:pStyle w:val="ListParagraph"/>
              <w:widowControl w:val="0"/>
              <w:numPr>
                <w:ilvl w:val="0"/>
                <w:numId w:val="29"/>
              </w:numPr>
              <w:spacing w:line="240" w:lineRule="auto"/>
              <w:contextualSpacing w:val="0"/>
            </w:pPr>
            <w:r>
              <w:t>Förtydligat kravet på filtrering av svar enligt logicalAddress (lagt till avsnitt 3.4).</w:t>
            </w:r>
          </w:p>
          <w:p w14:paraId="263FBD7A" w14:textId="16302F21" w:rsidR="002D5403" w:rsidRDefault="002D5403" w:rsidP="00AD6605">
            <w:pPr>
              <w:pStyle w:val="TOC1"/>
              <w:numPr>
                <w:ilvl w:val="0"/>
                <w:numId w:val="12"/>
              </w:numPr>
            </w:pPr>
            <w:r>
              <w:t>Markerat i flödesmodeller att anslutningskatalog inte är del av dagens arkitektur.</w:t>
            </w:r>
          </w:p>
        </w:tc>
        <w:tc>
          <w:tcPr>
            <w:tcW w:w="1980" w:type="dxa"/>
          </w:tcPr>
          <w:p w14:paraId="7654A6AB" w14:textId="518CB65E" w:rsidR="002D5403" w:rsidRDefault="002D5403" w:rsidP="00AD6605">
            <w:pPr>
              <w:pStyle w:val="TOC1"/>
            </w:pPr>
            <w:r>
              <w:t>Johan Eltes</w:t>
            </w:r>
          </w:p>
        </w:tc>
        <w:tc>
          <w:tcPr>
            <w:tcW w:w="1440" w:type="dxa"/>
          </w:tcPr>
          <w:p w14:paraId="288AD48D" w14:textId="77777777" w:rsidR="002D5403" w:rsidRDefault="002D5403" w:rsidP="00424B6F">
            <w:pPr>
              <w:pStyle w:val="TableText"/>
            </w:pPr>
          </w:p>
        </w:tc>
      </w:tr>
      <w:tr w:rsidR="002D5403" w14:paraId="737CFCAA" w14:textId="77777777" w:rsidTr="00514BAB">
        <w:tc>
          <w:tcPr>
            <w:tcW w:w="964" w:type="dxa"/>
          </w:tcPr>
          <w:p w14:paraId="2BFFB78B" w14:textId="1CF5F661" w:rsidR="002D5403" w:rsidRDefault="002D5403" w:rsidP="00424B6F">
            <w:pPr>
              <w:pStyle w:val="TableText"/>
            </w:pPr>
            <w:r>
              <w:t>PA51</w:t>
            </w:r>
          </w:p>
        </w:tc>
        <w:tc>
          <w:tcPr>
            <w:tcW w:w="1224" w:type="dxa"/>
          </w:tcPr>
          <w:p w14:paraId="0C311E53" w14:textId="22F99B04" w:rsidR="002D5403" w:rsidRDefault="002D5403" w:rsidP="00424B6F">
            <w:pPr>
              <w:pStyle w:val="TableText"/>
            </w:pPr>
            <w:r>
              <w:t>2013-10-22</w:t>
            </w:r>
          </w:p>
        </w:tc>
        <w:tc>
          <w:tcPr>
            <w:tcW w:w="4140" w:type="dxa"/>
          </w:tcPr>
          <w:p w14:paraId="5CBCAFA2" w14:textId="77777777" w:rsidR="002D5403" w:rsidRDefault="002D5403" w:rsidP="002D5403">
            <w:pPr>
              <w:pStyle w:val="ListParagraph"/>
              <w:widowControl w:val="0"/>
              <w:numPr>
                <w:ilvl w:val="0"/>
                <w:numId w:val="29"/>
              </w:numPr>
              <w:spacing w:line="240" w:lineRule="auto"/>
              <w:contextualSpacing w:val="0"/>
            </w:pPr>
            <w:r>
              <w:t>Ändrat kardinalitet för fetalHeartRate, fetalPosition och fetalPresentation till 0..* i GetMaternityMedicalHistory</w:t>
            </w:r>
          </w:p>
          <w:p w14:paraId="53650CED" w14:textId="4DAAC91F" w:rsidR="002D5403" w:rsidRDefault="002D5403" w:rsidP="00AD6605">
            <w:pPr>
              <w:numPr>
                <w:ilvl w:val="0"/>
                <w:numId w:val="12"/>
              </w:numPr>
            </w:pPr>
            <w:r>
              <w:t>Ändrat kardinalitet för typeOfLeave till 0..*.</w:t>
            </w:r>
          </w:p>
        </w:tc>
        <w:tc>
          <w:tcPr>
            <w:tcW w:w="1980" w:type="dxa"/>
          </w:tcPr>
          <w:p w14:paraId="66ADB178" w14:textId="2BF279FD" w:rsidR="002D5403" w:rsidRDefault="002D5403" w:rsidP="00AD6605">
            <w:pPr>
              <w:pStyle w:val="TOC1"/>
            </w:pPr>
            <w:r>
              <w:t>Jacob Tardell</w:t>
            </w:r>
          </w:p>
        </w:tc>
        <w:tc>
          <w:tcPr>
            <w:tcW w:w="1440" w:type="dxa"/>
          </w:tcPr>
          <w:p w14:paraId="307E2C79" w14:textId="77777777" w:rsidR="002D5403" w:rsidRDefault="002D5403" w:rsidP="00424B6F">
            <w:pPr>
              <w:pStyle w:val="TableText"/>
            </w:pPr>
          </w:p>
        </w:tc>
      </w:tr>
      <w:tr w:rsidR="002D5403" w14:paraId="5FE6313D" w14:textId="77777777" w:rsidTr="00514BAB">
        <w:tc>
          <w:tcPr>
            <w:tcW w:w="964" w:type="dxa"/>
          </w:tcPr>
          <w:p w14:paraId="7367B9EE" w14:textId="1CFBE946" w:rsidR="002D5403" w:rsidRDefault="002D5403" w:rsidP="00424B6F">
            <w:pPr>
              <w:pStyle w:val="TableText"/>
            </w:pPr>
            <w:r>
              <w:t>PA52</w:t>
            </w:r>
          </w:p>
        </w:tc>
        <w:tc>
          <w:tcPr>
            <w:tcW w:w="1224" w:type="dxa"/>
          </w:tcPr>
          <w:p w14:paraId="6D54D8EB" w14:textId="0730DC6E" w:rsidR="002D5403" w:rsidRDefault="002D5403" w:rsidP="00424B6F">
            <w:pPr>
              <w:pStyle w:val="TableText"/>
            </w:pPr>
            <w:r>
              <w:t>2013-10-22</w:t>
            </w:r>
          </w:p>
        </w:tc>
        <w:tc>
          <w:tcPr>
            <w:tcW w:w="4140" w:type="dxa"/>
          </w:tcPr>
          <w:p w14:paraId="6B129A24" w14:textId="78850BB3" w:rsidR="002D5403" w:rsidRDefault="002D5403" w:rsidP="00AD6605">
            <w:pPr>
              <w:numPr>
                <w:ilvl w:val="0"/>
                <w:numId w:val="12"/>
              </w:numPr>
            </w:pPr>
            <w:r>
              <w:t>Flyttat BMI till inskrivningsdelen i GetMaternityMedicalHistory</w:t>
            </w:r>
          </w:p>
        </w:tc>
        <w:tc>
          <w:tcPr>
            <w:tcW w:w="1980" w:type="dxa"/>
          </w:tcPr>
          <w:p w14:paraId="43B05123" w14:textId="231EC485" w:rsidR="002D5403" w:rsidRDefault="002D5403" w:rsidP="00AD6605">
            <w:pPr>
              <w:pStyle w:val="TOC1"/>
            </w:pPr>
            <w:r>
              <w:t>Jacob Tardell</w:t>
            </w:r>
          </w:p>
        </w:tc>
        <w:tc>
          <w:tcPr>
            <w:tcW w:w="1440" w:type="dxa"/>
          </w:tcPr>
          <w:p w14:paraId="5E258182" w14:textId="77777777" w:rsidR="002D5403" w:rsidRDefault="002D5403" w:rsidP="00424B6F">
            <w:pPr>
              <w:pStyle w:val="TableText"/>
            </w:pPr>
          </w:p>
        </w:tc>
      </w:tr>
      <w:tr w:rsidR="002D5403" w14:paraId="700F219D" w14:textId="77777777" w:rsidTr="00514BAB">
        <w:tc>
          <w:tcPr>
            <w:tcW w:w="964" w:type="dxa"/>
          </w:tcPr>
          <w:p w14:paraId="6C0FC425" w14:textId="0F897BD9" w:rsidR="002D5403" w:rsidRDefault="002D5403" w:rsidP="00424B6F">
            <w:pPr>
              <w:pStyle w:val="TableText"/>
            </w:pPr>
            <w:r>
              <w:t>PA53</w:t>
            </w:r>
          </w:p>
        </w:tc>
        <w:tc>
          <w:tcPr>
            <w:tcW w:w="1224" w:type="dxa"/>
          </w:tcPr>
          <w:p w14:paraId="33E4B30F" w14:textId="2860F865" w:rsidR="002D5403" w:rsidRDefault="002D5403" w:rsidP="00424B6F">
            <w:pPr>
              <w:pStyle w:val="TableText"/>
            </w:pPr>
            <w:r>
              <w:t>2013-10-29</w:t>
            </w:r>
          </w:p>
        </w:tc>
        <w:tc>
          <w:tcPr>
            <w:tcW w:w="4140" w:type="dxa"/>
          </w:tcPr>
          <w:p w14:paraId="67B6046A" w14:textId="2B25F5E3" w:rsidR="002D5403" w:rsidRDefault="002D5403" w:rsidP="00AD6605">
            <w:pPr>
              <w:numPr>
                <w:ilvl w:val="0"/>
                <w:numId w:val="12"/>
              </w:numPr>
            </w:pPr>
            <w:r>
              <w:t>Ändrat typnamn ifrån PatientIdType till PersonIdType, rättat  sourceSystemHSAid till sourceSystemHSAId</w:t>
            </w:r>
          </w:p>
        </w:tc>
        <w:tc>
          <w:tcPr>
            <w:tcW w:w="1980" w:type="dxa"/>
          </w:tcPr>
          <w:p w14:paraId="4CD438AA" w14:textId="6A56CBF8" w:rsidR="002D5403" w:rsidRDefault="002D5403" w:rsidP="00AD6605">
            <w:pPr>
              <w:pStyle w:val="TOC1"/>
            </w:pPr>
            <w:r>
              <w:t>Khaled Daham</w:t>
            </w:r>
          </w:p>
        </w:tc>
        <w:tc>
          <w:tcPr>
            <w:tcW w:w="1440" w:type="dxa"/>
          </w:tcPr>
          <w:p w14:paraId="048EA9A7" w14:textId="77777777" w:rsidR="002D5403" w:rsidRDefault="002D5403" w:rsidP="00424B6F">
            <w:pPr>
              <w:pStyle w:val="TableText"/>
            </w:pPr>
          </w:p>
        </w:tc>
      </w:tr>
      <w:tr w:rsidR="002D5403" w14:paraId="39B5E99E" w14:textId="77777777" w:rsidTr="00514BAB">
        <w:tc>
          <w:tcPr>
            <w:tcW w:w="964" w:type="dxa"/>
          </w:tcPr>
          <w:p w14:paraId="20E762CC" w14:textId="12D0178F" w:rsidR="002D5403" w:rsidRDefault="002D5403" w:rsidP="00424B6F">
            <w:pPr>
              <w:pStyle w:val="TableText"/>
            </w:pPr>
            <w:r>
              <w:t>PA54</w:t>
            </w:r>
          </w:p>
        </w:tc>
        <w:tc>
          <w:tcPr>
            <w:tcW w:w="1224" w:type="dxa"/>
          </w:tcPr>
          <w:p w14:paraId="67C5EB0C" w14:textId="54249586" w:rsidR="002D5403" w:rsidRDefault="002D5403" w:rsidP="00424B6F">
            <w:pPr>
              <w:pStyle w:val="TableText"/>
            </w:pPr>
            <w:r>
              <w:t>2013-11-04</w:t>
            </w:r>
          </w:p>
        </w:tc>
        <w:tc>
          <w:tcPr>
            <w:tcW w:w="4140" w:type="dxa"/>
          </w:tcPr>
          <w:p w14:paraId="1A8927F3" w14:textId="77777777" w:rsidR="002D5403" w:rsidRPr="00E209CD" w:rsidRDefault="002D5403" w:rsidP="002D5403">
            <w:pPr>
              <w:pStyle w:val="ListParagraph"/>
              <w:widowControl w:val="0"/>
              <w:numPr>
                <w:ilvl w:val="0"/>
                <w:numId w:val="29"/>
              </w:numPr>
              <w:spacing w:line="240" w:lineRule="auto"/>
              <w:contextualSpacing w:val="0"/>
            </w:pPr>
            <w:r>
              <w:t>Ersatt termen PDL-enhet med vårdenhet (i löpande text)</w:t>
            </w:r>
          </w:p>
          <w:p w14:paraId="2ED71B61" w14:textId="1ACE48D5" w:rsidR="002D5403" w:rsidRDefault="002D5403" w:rsidP="00AD6605">
            <w:pPr>
              <w:numPr>
                <w:ilvl w:val="0"/>
                <w:numId w:val="12"/>
              </w:numPr>
            </w:pPr>
            <w:r>
              <w:t>Uppdaterat avsnittet om informationssäkerhet efter CeHis-granskning</w:t>
            </w:r>
          </w:p>
        </w:tc>
        <w:tc>
          <w:tcPr>
            <w:tcW w:w="1980" w:type="dxa"/>
          </w:tcPr>
          <w:p w14:paraId="0D4220EC" w14:textId="76CCC5A7" w:rsidR="002D5403" w:rsidRDefault="002D5403" w:rsidP="00AD6605">
            <w:pPr>
              <w:pStyle w:val="TOC1"/>
            </w:pPr>
            <w:r>
              <w:t>Johan Eltes</w:t>
            </w:r>
          </w:p>
        </w:tc>
        <w:tc>
          <w:tcPr>
            <w:tcW w:w="1440" w:type="dxa"/>
          </w:tcPr>
          <w:p w14:paraId="3CF5B88E" w14:textId="77777777" w:rsidR="002D5403" w:rsidRDefault="002D5403" w:rsidP="00424B6F">
            <w:pPr>
              <w:pStyle w:val="TableText"/>
            </w:pPr>
          </w:p>
        </w:tc>
      </w:tr>
      <w:tr w:rsidR="002D5403" w14:paraId="182D7D40" w14:textId="77777777" w:rsidTr="00514BAB">
        <w:tc>
          <w:tcPr>
            <w:tcW w:w="964" w:type="dxa"/>
          </w:tcPr>
          <w:p w14:paraId="57210FE6" w14:textId="242AB826" w:rsidR="002D5403" w:rsidRDefault="002D5403" w:rsidP="00424B6F">
            <w:pPr>
              <w:pStyle w:val="TableText"/>
            </w:pPr>
            <w:r>
              <w:t>PA55</w:t>
            </w:r>
          </w:p>
        </w:tc>
        <w:tc>
          <w:tcPr>
            <w:tcW w:w="1224" w:type="dxa"/>
          </w:tcPr>
          <w:p w14:paraId="2A6BC97E" w14:textId="15E7509D" w:rsidR="002D5403" w:rsidRDefault="002D5403" w:rsidP="00424B6F">
            <w:pPr>
              <w:pStyle w:val="TableText"/>
            </w:pPr>
            <w:r>
              <w:t>2013-11-08</w:t>
            </w:r>
          </w:p>
        </w:tc>
        <w:tc>
          <w:tcPr>
            <w:tcW w:w="4140" w:type="dxa"/>
          </w:tcPr>
          <w:p w14:paraId="660C6376" w14:textId="77777777" w:rsidR="002D5403" w:rsidRDefault="002D5403" w:rsidP="002D5403">
            <w:pPr>
              <w:pStyle w:val="ListParagraph"/>
              <w:widowControl w:val="0"/>
              <w:numPr>
                <w:ilvl w:val="0"/>
                <w:numId w:val="29"/>
              </w:numPr>
              <w:spacing w:line="240" w:lineRule="auto"/>
              <w:contextualSpacing w:val="0"/>
            </w:pPr>
            <w:r>
              <w:t>För LaboratoryOutcome</w:t>
            </w:r>
          </w:p>
          <w:p w14:paraId="04508A33" w14:textId="77777777" w:rsidR="002D5403" w:rsidRPr="00CD65DA" w:rsidRDefault="002D5403" w:rsidP="002D5403">
            <w:pPr>
              <w:pStyle w:val="ListParagraph"/>
              <w:widowControl w:val="0"/>
              <w:numPr>
                <w:ilvl w:val="0"/>
                <w:numId w:val="29"/>
              </w:numPr>
              <w:spacing w:line="240" w:lineRule="auto"/>
              <w:contextualSpacing w:val="0"/>
            </w:pPr>
            <w:r>
              <w:t>analysisId kardinalitet uppdaterad</w:t>
            </w:r>
          </w:p>
          <w:p w14:paraId="041D9F93" w14:textId="77777777" w:rsidR="002D5403" w:rsidRDefault="002D5403" w:rsidP="00AD6605">
            <w:pPr>
              <w:numPr>
                <w:ilvl w:val="0"/>
                <w:numId w:val="12"/>
              </w:numPr>
            </w:pPr>
          </w:p>
        </w:tc>
        <w:tc>
          <w:tcPr>
            <w:tcW w:w="1980" w:type="dxa"/>
          </w:tcPr>
          <w:p w14:paraId="7F7F71BC" w14:textId="77777777" w:rsidR="002D5403" w:rsidRDefault="002D5403" w:rsidP="00AD6605">
            <w:pPr>
              <w:pStyle w:val="TOC1"/>
            </w:pPr>
          </w:p>
        </w:tc>
        <w:tc>
          <w:tcPr>
            <w:tcW w:w="1440" w:type="dxa"/>
          </w:tcPr>
          <w:p w14:paraId="573B475C" w14:textId="77777777" w:rsidR="002D5403" w:rsidRDefault="002D5403" w:rsidP="00424B6F">
            <w:pPr>
              <w:pStyle w:val="TableText"/>
            </w:pPr>
          </w:p>
        </w:tc>
      </w:tr>
      <w:tr w:rsidR="002D5403" w14:paraId="42B4CFA2" w14:textId="77777777" w:rsidTr="00514BAB">
        <w:tc>
          <w:tcPr>
            <w:tcW w:w="964" w:type="dxa"/>
          </w:tcPr>
          <w:p w14:paraId="63D4A6B1" w14:textId="2D8E4B3A" w:rsidR="002D5403" w:rsidRDefault="002D5403" w:rsidP="00424B6F">
            <w:pPr>
              <w:pStyle w:val="TableText"/>
            </w:pPr>
            <w:r>
              <w:t>PA56</w:t>
            </w:r>
          </w:p>
        </w:tc>
        <w:tc>
          <w:tcPr>
            <w:tcW w:w="1224" w:type="dxa"/>
          </w:tcPr>
          <w:p w14:paraId="700BD33A" w14:textId="46E8AD96" w:rsidR="002D5403" w:rsidRDefault="002D5403" w:rsidP="00424B6F">
            <w:pPr>
              <w:pStyle w:val="TableText"/>
            </w:pPr>
            <w:r>
              <w:t>2013-11-12</w:t>
            </w:r>
          </w:p>
        </w:tc>
        <w:tc>
          <w:tcPr>
            <w:tcW w:w="4140" w:type="dxa"/>
          </w:tcPr>
          <w:p w14:paraId="67583233" w14:textId="77777777" w:rsidR="002D5403" w:rsidRDefault="002D5403" w:rsidP="002D5403">
            <w:pPr>
              <w:pStyle w:val="ListParagraph"/>
              <w:widowControl w:val="0"/>
              <w:numPr>
                <w:ilvl w:val="0"/>
                <w:numId w:val="29"/>
              </w:numPr>
              <w:spacing w:line="240" w:lineRule="auto"/>
              <w:contextualSpacing w:val="0"/>
            </w:pPr>
            <w:r>
              <w:t>För LaboratoryOrderOutcome</w:t>
            </w:r>
          </w:p>
          <w:p w14:paraId="3D8ABF25" w14:textId="77777777" w:rsidR="002D5403" w:rsidRDefault="002D5403" w:rsidP="002D5403">
            <w:pPr>
              <w:pStyle w:val="ListParagraph"/>
              <w:widowControl w:val="0"/>
              <w:numPr>
                <w:ilvl w:val="0"/>
                <w:numId w:val="29"/>
              </w:numPr>
              <w:spacing w:line="240" w:lineRule="auto"/>
              <w:contextualSpacing w:val="0"/>
            </w:pPr>
            <w:r>
              <w:t>ReferralType ändrat namn till LaboratoryReferralType</w:t>
            </w:r>
          </w:p>
          <w:p w14:paraId="0ED3C882" w14:textId="77777777" w:rsidR="002D5403" w:rsidRDefault="002D5403" w:rsidP="002D5403">
            <w:pPr>
              <w:pStyle w:val="ListParagraph"/>
              <w:widowControl w:val="0"/>
              <w:numPr>
                <w:ilvl w:val="0"/>
                <w:numId w:val="29"/>
              </w:numPr>
              <w:spacing w:line="240" w:lineRule="auto"/>
              <w:contextualSpacing w:val="0"/>
            </w:pPr>
            <w:r>
              <w:t xml:space="preserve">Ersatt förekomster av LaboratoryOutcome med LaboratoryOrderOutcome </w:t>
            </w:r>
          </w:p>
          <w:p w14:paraId="10B34CBD" w14:textId="6DBFE370" w:rsidR="002D5403" w:rsidRDefault="002D5403" w:rsidP="00AD6605">
            <w:pPr>
              <w:numPr>
                <w:ilvl w:val="0"/>
                <w:numId w:val="12"/>
              </w:numPr>
            </w:pPr>
            <w:r>
              <w:t>För GetMaternityMedicalHistory tagit bort healthcareProfessional ifrån elementnamn under healthcareProfessionalOrgUnit.</w:t>
            </w:r>
          </w:p>
        </w:tc>
        <w:tc>
          <w:tcPr>
            <w:tcW w:w="1980" w:type="dxa"/>
          </w:tcPr>
          <w:p w14:paraId="49939B18" w14:textId="75853313" w:rsidR="002D5403" w:rsidRDefault="002D5403" w:rsidP="00AD6605">
            <w:pPr>
              <w:pStyle w:val="TOC1"/>
            </w:pPr>
            <w:r>
              <w:t>Khaled Daham</w:t>
            </w:r>
          </w:p>
        </w:tc>
        <w:tc>
          <w:tcPr>
            <w:tcW w:w="1440" w:type="dxa"/>
          </w:tcPr>
          <w:p w14:paraId="3EB1B68B" w14:textId="77777777" w:rsidR="002D5403" w:rsidRDefault="002D5403" w:rsidP="00424B6F">
            <w:pPr>
              <w:pStyle w:val="TableText"/>
            </w:pPr>
          </w:p>
        </w:tc>
      </w:tr>
      <w:tr w:rsidR="002D5403" w14:paraId="1CB97DD6" w14:textId="77777777" w:rsidTr="00514BAB">
        <w:tc>
          <w:tcPr>
            <w:tcW w:w="964" w:type="dxa"/>
          </w:tcPr>
          <w:p w14:paraId="7784D665" w14:textId="5FE4EBDE" w:rsidR="002D5403" w:rsidRDefault="002D5403" w:rsidP="00424B6F">
            <w:pPr>
              <w:pStyle w:val="TableText"/>
            </w:pPr>
            <w:r>
              <w:t>PA57</w:t>
            </w:r>
          </w:p>
        </w:tc>
        <w:tc>
          <w:tcPr>
            <w:tcW w:w="1224" w:type="dxa"/>
          </w:tcPr>
          <w:p w14:paraId="3E21E863" w14:textId="6C398A5F" w:rsidR="002D5403" w:rsidRDefault="002D5403" w:rsidP="00424B6F">
            <w:pPr>
              <w:pStyle w:val="TableText"/>
            </w:pPr>
            <w:r>
              <w:t>2013-11-18</w:t>
            </w:r>
          </w:p>
        </w:tc>
        <w:tc>
          <w:tcPr>
            <w:tcW w:w="4140" w:type="dxa"/>
          </w:tcPr>
          <w:p w14:paraId="35DCF602" w14:textId="767E5FD6" w:rsidR="002D5403" w:rsidRDefault="002D5403" w:rsidP="002D5403">
            <w:pPr>
              <w:pStyle w:val="ListParagraph"/>
              <w:widowControl w:val="0"/>
              <w:numPr>
                <w:ilvl w:val="0"/>
                <w:numId w:val="29"/>
              </w:numPr>
              <w:spacing w:line="240" w:lineRule="auto"/>
              <w:contextualSpacing w:val="0"/>
            </w:pPr>
            <w:r>
              <w:t>Bytt antenatalFollowUpRecord till PregnancyCheckupRecord</w:t>
            </w:r>
          </w:p>
        </w:tc>
        <w:tc>
          <w:tcPr>
            <w:tcW w:w="1980" w:type="dxa"/>
          </w:tcPr>
          <w:p w14:paraId="78D66E9C" w14:textId="692F825C" w:rsidR="002D5403" w:rsidRDefault="002D5403" w:rsidP="00AD6605">
            <w:pPr>
              <w:pStyle w:val="TOC1"/>
            </w:pPr>
            <w:r>
              <w:t>Jacob Tardell</w:t>
            </w:r>
          </w:p>
        </w:tc>
        <w:tc>
          <w:tcPr>
            <w:tcW w:w="1440" w:type="dxa"/>
          </w:tcPr>
          <w:p w14:paraId="555E463D" w14:textId="77777777" w:rsidR="002D5403" w:rsidRDefault="002D5403" w:rsidP="00424B6F">
            <w:pPr>
              <w:pStyle w:val="TableText"/>
            </w:pPr>
          </w:p>
        </w:tc>
      </w:tr>
      <w:tr w:rsidR="002D5403" w14:paraId="6EECD9A7" w14:textId="77777777" w:rsidTr="00514BAB">
        <w:tc>
          <w:tcPr>
            <w:tcW w:w="964" w:type="dxa"/>
          </w:tcPr>
          <w:p w14:paraId="6083507A" w14:textId="0F66C3E6" w:rsidR="002D5403" w:rsidRDefault="002D5403" w:rsidP="00424B6F">
            <w:pPr>
              <w:pStyle w:val="TableText"/>
            </w:pPr>
            <w:r>
              <w:t>PA58</w:t>
            </w:r>
          </w:p>
        </w:tc>
        <w:tc>
          <w:tcPr>
            <w:tcW w:w="1224" w:type="dxa"/>
          </w:tcPr>
          <w:p w14:paraId="28B34E7C" w14:textId="7475F524" w:rsidR="002D5403" w:rsidRDefault="002D5403" w:rsidP="00424B6F">
            <w:pPr>
              <w:pStyle w:val="TableText"/>
            </w:pPr>
            <w:r>
              <w:t>2013-11-21</w:t>
            </w:r>
          </w:p>
        </w:tc>
        <w:tc>
          <w:tcPr>
            <w:tcW w:w="4140" w:type="dxa"/>
          </w:tcPr>
          <w:p w14:paraId="6C4A54D2" w14:textId="77777777" w:rsidR="002D5403" w:rsidRDefault="002D5403" w:rsidP="002D5403">
            <w:pPr>
              <w:pStyle w:val="ListParagraph"/>
              <w:widowControl w:val="0"/>
              <w:numPr>
                <w:ilvl w:val="0"/>
                <w:numId w:val="29"/>
              </w:numPr>
              <w:spacing w:line="240" w:lineRule="auto"/>
              <w:contextualSpacing w:val="0"/>
            </w:pPr>
            <w:r>
              <w:t>Bytt namn på Referral till Order</w:t>
            </w:r>
          </w:p>
          <w:p w14:paraId="01D6AFAF" w14:textId="7AA4E81C" w:rsidR="002D5403" w:rsidRDefault="002D5403" w:rsidP="002D5403">
            <w:pPr>
              <w:pStyle w:val="ListParagraph"/>
              <w:widowControl w:val="0"/>
              <w:numPr>
                <w:ilvl w:val="0"/>
                <w:numId w:val="29"/>
              </w:numPr>
              <w:spacing w:line="240" w:lineRule="auto"/>
              <w:contextualSpacing w:val="0"/>
            </w:pPr>
            <w:r>
              <w:t>Lagt till text på labbsvar och konsultationsremissvar som deklarerar kompatibilitet med NPö RIV Spec och HL7 CDA.</w:t>
            </w:r>
          </w:p>
        </w:tc>
        <w:tc>
          <w:tcPr>
            <w:tcW w:w="1980" w:type="dxa"/>
          </w:tcPr>
          <w:p w14:paraId="241E8EBD" w14:textId="236962B3" w:rsidR="002D5403" w:rsidRDefault="002D5403" w:rsidP="00AD6605">
            <w:pPr>
              <w:pStyle w:val="TOC1"/>
            </w:pPr>
            <w:r>
              <w:t>Johan Eltes</w:t>
            </w:r>
          </w:p>
        </w:tc>
        <w:tc>
          <w:tcPr>
            <w:tcW w:w="1440" w:type="dxa"/>
          </w:tcPr>
          <w:p w14:paraId="4356AB0D" w14:textId="77777777" w:rsidR="002D5403" w:rsidRDefault="002D5403" w:rsidP="00424B6F">
            <w:pPr>
              <w:pStyle w:val="TableText"/>
            </w:pPr>
          </w:p>
        </w:tc>
      </w:tr>
      <w:tr w:rsidR="002D5403" w14:paraId="369C9BFA" w14:textId="77777777" w:rsidTr="00514BAB">
        <w:tc>
          <w:tcPr>
            <w:tcW w:w="964" w:type="dxa"/>
          </w:tcPr>
          <w:p w14:paraId="43370DB8" w14:textId="31189073" w:rsidR="002D5403" w:rsidRDefault="002D5403" w:rsidP="00424B6F">
            <w:pPr>
              <w:pStyle w:val="TableText"/>
            </w:pPr>
            <w:r>
              <w:t>PA59</w:t>
            </w:r>
          </w:p>
        </w:tc>
        <w:tc>
          <w:tcPr>
            <w:tcW w:w="1224" w:type="dxa"/>
          </w:tcPr>
          <w:p w14:paraId="321623BC" w14:textId="166A6253" w:rsidR="002D5403" w:rsidRDefault="002D5403" w:rsidP="00424B6F">
            <w:pPr>
              <w:pStyle w:val="TableText"/>
            </w:pPr>
            <w:r>
              <w:t>2013-12-07</w:t>
            </w:r>
          </w:p>
        </w:tc>
        <w:tc>
          <w:tcPr>
            <w:tcW w:w="4140" w:type="dxa"/>
          </w:tcPr>
          <w:p w14:paraId="0A4AB5C4" w14:textId="6D51C8EA" w:rsidR="002D5403" w:rsidRDefault="001C4712" w:rsidP="001C4712">
            <w:pPr>
              <w:widowControl w:val="0"/>
              <w:spacing w:line="240" w:lineRule="auto"/>
            </w:pPr>
            <w:r>
              <w:t xml:space="preserve">- </w:t>
            </w:r>
            <w:r w:rsidR="002D5403">
              <w:t>Ändrat kardinalitet för typeOfLeave till 0..* (igen! se PA51).</w:t>
            </w:r>
          </w:p>
          <w:p w14:paraId="6F2BC8BD" w14:textId="57FE52C6" w:rsidR="002D5403" w:rsidRDefault="001C4712" w:rsidP="001C4712">
            <w:pPr>
              <w:widowControl w:val="0"/>
              <w:spacing w:line="240" w:lineRule="auto"/>
              <w:ind w:left="28"/>
            </w:pPr>
            <w:r>
              <w:t xml:space="preserve">- </w:t>
            </w:r>
            <w:r w:rsidR="002D5403">
              <w:t>Lagt till proteinuria (proteinuri)</w:t>
            </w:r>
          </w:p>
          <w:p w14:paraId="7DC0DEC3" w14:textId="6BF02036" w:rsidR="002D5403" w:rsidRDefault="001C4712" w:rsidP="001C4712">
            <w:pPr>
              <w:widowControl w:val="0"/>
              <w:spacing w:line="240" w:lineRule="auto"/>
              <w:ind w:left="28"/>
            </w:pPr>
            <w:r>
              <w:t xml:space="preserve">- </w:t>
            </w:r>
            <w:r w:rsidR="002D5403">
              <w:t>Lagt till glycosuria (glucosuri)</w:t>
            </w:r>
          </w:p>
          <w:p w14:paraId="1665BF9D" w14:textId="319EF124" w:rsidR="002D5403" w:rsidRDefault="001C4712" w:rsidP="001C4712">
            <w:r>
              <w:t xml:space="preserve">- </w:t>
            </w:r>
            <w:r w:rsidR="002D5403">
              <w:t>Lagt till length (moderns längd) vid inskrivning</w:t>
            </w:r>
          </w:p>
        </w:tc>
        <w:tc>
          <w:tcPr>
            <w:tcW w:w="1980" w:type="dxa"/>
          </w:tcPr>
          <w:p w14:paraId="5874951E" w14:textId="7E4C9077" w:rsidR="002D5403" w:rsidRDefault="002D5403" w:rsidP="00AD6605">
            <w:pPr>
              <w:pStyle w:val="TOC1"/>
            </w:pPr>
            <w:r>
              <w:t>Jacob Tardell</w:t>
            </w:r>
          </w:p>
        </w:tc>
        <w:tc>
          <w:tcPr>
            <w:tcW w:w="1440" w:type="dxa"/>
          </w:tcPr>
          <w:p w14:paraId="0B898AC0" w14:textId="77777777" w:rsidR="002D5403" w:rsidRDefault="002D5403" w:rsidP="00424B6F">
            <w:pPr>
              <w:pStyle w:val="TableText"/>
            </w:pPr>
          </w:p>
        </w:tc>
      </w:tr>
      <w:tr w:rsidR="002D5403" w14:paraId="6B7B1FAC" w14:textId="77777777" w:rsidTr="00514BAB">
        <w:tc>
          <w:tcPr>
            <w:tcW w:w="964" w:type="dxa"/>
          </w:tcPr>
          <w:p w14:paraId="6BEF3DA8" w14:textId="6D7AF873" w:rsidR="002D5403" w:rsidRDefault="002D5403" w:rsidP="00424B6F">
            <w:pPr>
              <w:pStyle w:val="TableText"/>
            </w:pPr>
            <w:r>
              <w:t>PA60</w:t>
            </w:r>
          </w:p>
        </w:tc>
        <w:tc>
          <w:tcPr>
            <w:tcW w:w="1224" w:type="dxa"/>
          </w:tcPr>
          <w:p w14:paraId="541D344A" w14:textId="219A546E" w:rsidR="002D5403" w:rsidRDefault="002D5403" w:rsidP="00424B6F">
            <w:pPr>
              <w:pStyle w:val="TableText"/>
            </w:pPr>
            <w:r>
              <w:t>2013-12-13</w:t>
            </w:r>
          </w:p>
        </w:tc>
        <w:tc>
          <w:tcPr>
            <w:tcW w:w="4140" w:type="dxa"/>
          </w:tcPr>
          <w:p w14:paraId="38A5D528" w14:textId="77777777" w:rsidR="002D5403" w:rsidRDefault="002D5403" w:rsidP="002D5403">
            <w:pPr>
              <w:pStyle w:val="ListParagraph"/>
              <w:widowControl w:val="0"/>
              <w:numPr>
                <w:ilvl w:val="0"/>
                <w:numId w:val="29"/>
              </w:numPr>
              <w:spacing w:line="240" w:lineRule="auto"/>
              <w:contextualSpacing w:val="0"/>
            </w:pPr>
            <w:r>
              <w:t>typeOfLeave 0..*</w:t>
            </w:r>
          </w:p>
          <w:p w14:paraId="7F6BE833" w14:textId="4CEF272A" w:rsidR="002D5403" w:rsidRDefault="002D5403" w:rsidP="001C4712">
            <w:r>
              <w:t xml:space="preserve">fixat stavfel på </w:t>
            </w:r>
            <w:r w:rsidRPr="00BB38ED">
              <w:rPr>
                <w:lang w:val="en-US"/>
              </w:rPr>
              <w:t>contraceptiveDiscontinued</w:t>
            </w:r>
          </w:p>
        </w:tc>
        <w:tc>
          <w:tcPr>
            <w:tcW w:w="1980" w:type="dxa"/>
          </w:tcPr>
          <w:p w14:paraId="69B7ED40" w14:textId="0DBE429D" w:rsidR="002D5403" w:rsidRDefault="002D5403" w:rsidP="00AD6605">
            <w:pPr>
              <w:pStyle w:val="TOC1"/>
            </w:pPr>
            <w:r>
              <w:t>Khaled Daham</w:t>
            </w:r>
          </w:p>
        </w:tc>
        <w:tc>
          <w:tcPr>
            <w:tcW w:w="1440" w:type="dxa"/>
          </w:tcPr>
          <w:p w14:paraId="5015B2D9" w14:textId="77777777" w:rsidR="002D5403" w:rsidRDefault="002D5403" w:rsidP="00424B6F">
            <w:pPr>
              <w:pStyle w:val="TableText"/>
            </w:pPr>
          </w:p>
        </w:tc>
      </w:tr>
      <w:tr w:rsidR="002D5403" w14:paraId="00CAEEC0" w14:textId="77777777" w:rsidTr="00514BAB">
        <w:tc>
          <w:tcPr>
            <w:tcW w:w="964" w:type="dxa"/>
          </w:tcPr>
          <w:p w14:paraId="22E30EE3" w14:textId="7A374573" w:rsidR="002D5403" w:rsidRDefault="00A02346" w:rsidP="00424B6F">
            <w:pPr>
              <w:pStyle w:val="TableText"/>
            </w:pPr>
            <w:r>
              <w:t>2.0-</w:t>
            </w:r>
            <w:r w:rsidR="00EE7F9F">
              <w:t>RC11</w:t>
            </w:r>
          </w:p>
        </w:tc>
        <w:tc>
          <w:tcPr>
            <w:tcW w:w="1224" w:type="dxa"/>
          </w:tcPr>
          <w:p w14:paraId="7BBEE04B" w14:textId="247AB1FF" w:rsidR="002D5403" w:rsidRDefault="002D5403" w:rsidP="00424B6F">
            <w:pPr>
              <w:pStyle w:val="TableText"/>
            </w:pPr>
            <w:r>
              <w:t>2014-02-10</w:t>
            </w:r>
          </w:p>
        </w:tc>
        <w:tc>
          <w:tcPr>
            <w:tcW w:w="4140" w:type="dxa"/>
          </w:tcPr>
          <w:p w14:paraId="64AFA889" w14:textId="3018369A" w:rsidR="002D5403" w:rsidRDefault="00363A55" w:rsidP="002D5403">
            <w:pPr>
              <w:pStyle w:val="ListParagraph"/>
              <w:widowControl w:val="0"/>
              <w:numPr>
                <w:ilvl w:val="0"/>
                <w:numId w:val="29"/>
              </w:numPr>
              <w:spacing w:line="240" w:lineRule="auto"/>
              <w:contextualSpacing w:val="0"/>
            </w:pPr>
            <w:r>
              <w:t>Byte av</w:t>
            </w:r>
            <w:r w:rsidR="002D5403">
              <w:t xml:space="preserve"> TKB-mall</w:t>
            </w:r>
          </w:p>
        </w:tc>
        <w:tc>
          <w:tcPr>
            <w:tcW w:w="1980" w:type="dxa"/>
          </w:tcPr>
          <w:p w14:paraId="41E18362" w14:textId="544C5BC1" w:rsidR="002D5403" w:rsidRDefault="002D5403" w:rsidP="00AD6605">
            <w:pPr>
              <w:pStyle w:val="TOC1"/>
            </w:pPr>
            <w:r>
              <w:t>Khaled Daham</w:t>
            </w:r>
          </w:p>
        </w:tc>
        <w:tc>
          <w:tcPr>
            <w:tcW w:w="1440" w:type="dxa"/>
          </w:tcPr>
          <w:p w14:paraId="037A2ADC" w14:textId="77777777" w:rsidR="002D5403" w:rsidRDefault="002D5403" w:rsidP="00424B6F">
            <w:pPr>
              <w:pStyle w:val="TableText"/>
            </w:pPr>
          </w:p>
        </w:tc>
      </w:tr>
      <w:tr w:rsidR="00035299" w14:paraId="7AB54273" w14:textId="77777777" w:rsidTr="00514BAB">
        <w:tc>
          <w:tcPr>
            <w:tcW w:w="964" w:type="dxa"/>
          </w:tcPr>
          <w:p w14:paraId="4A2B3879" w14:textId="35704184" w:rsidR="00035299" w:rsidRDefault="00A02346" w:rsidP="00424B6F">
            <w:pPr>
              <w:pStyle w:val="TableText"/>
            </w:pPr>
            <w:r>
              <w:t>2.0-</w:t>
            </w:r>
            <w:r w:rsidR="00035299">
              <w:t>RC12</w:t>
            </w:r>
          </w:p>
        </w:tc>
        <w:tc>
          <w:tcPr>
            <w:tcW w:w="1224" w:type="dxa"/>
          </w:tcPr>
          <w:p w14:paraId="77224D93" w14:textId="5BB83BF5" w:rsidR="00035299" w:rsidRDefault="00035299" w:rsidP="00424B6F">
            <w:pPr>
              <w:pStyle w:val="TableText"/>
            </w:pPr>
            <w:r>
              <w:t>2014-02-11</w:t>
            </w:r>
          </w:p>
        </w:tc>
        <w:tc>
          <w:tcPr>
            <w:tcW w:w="4140" w:type="dxa"/>
          </w:tcPr>
          <w:p w14:paraId="0F466438" w14:textId="77777777" w:rsidR="00035299" w:rsidRDefault="00035299" w:rsidP="002D5403">
            <w:pPr>
              <w:pStyle w:val="ListParagraph"/>
              <w:widowControl w:val="0"/>
              <w:numPr>
                <w:ilvl w:val="0"/>
                <w:numId w:val="29"/>
              </w:numPr>
              <w:spacing w:line="240" w:lineRule="auto"/>
              <w:contextualSpacing w:val="0"/>
            </w:pPr>
            <w:r>
              <w:t>Referens till RIVTA angående anslutningspunkt</w:t>
            </w:r>
          </w:p>
          <w:p w14:paraId="7A06F583" w14:textId="1A7F739D" w:rsidR="00035299" w:rsidRDefault="00035299" w:rsidP="002D5403">
            <w:pPr>
              <w:pStyle w:val="ListParagraph"/>
              <w:widowControl w:val="0"/>
              <w:numPr>
                <w:ilvl w:val="0"/>
                <w:numId w:val="29"/>
              </w:numPr>
              <w:spacing w:line="240" w:lineRule="auto"/>
              <w:contextualSpacing w:val="0"/>
            </w:pPr>
            <w:r>
              <w:t>Ändrat ordalydelse runt API-GW</w:t>
            </w:r>
          </w:p>
        </w:tc>
        <w:tc>
          <w:tcPr>
            <w:tcW w:w="1980" w:type="dxa"/>
          </w:tcPr>
          <w:p w14:paraId="78059F31" w14:textId="26831B83" w:rsidR="00035299" w:rsidRDefault="00035299" w:rsidP="00AD6605">
            <w:pPr>
              <w:pStyle w:val="TOC1"/>
            </w:pPr>
            <w:r>
              <w:t>Khaled Daham</w:t>
            </w:r>
          </w:p>
        </w:tc>
        <w:tc>
          <w:tcPr>
            <w:tcW w:w="1440" w:type="dxa"/>
          </w:tcPr>
          <w:p w14:paraId="0AB91DB4" w14:textId="77777777" w:rsidR="00035299" w:rsidRDefault="00035299" w:rsidP="00424B6F">
            <w:pPr>
              <w:pStyle w:val="TableText"/>
            </w:pPr>
          </w:p>
        </w:tc>
      </w:tr>
      <w:tr w:rsidR="0007349B" w14:paraId="0D7477B1" w14:textId="77777777" w:rsidTr="00514BAB">
        <w:trPr>
          <w:ins w:id="277" w:author="Khaled Daham" w:date="2014-02-14T16:47:00Z"/>
        </w:trPr>
        <w:tc>
          <w:tcPr>
            <w:tcW w:w="964" w:type="dxa"/>
          </w:tcPr>
          <w:p w14:paraId="62D1D7BF" w14:textId="48206F28" w:rsidR="0007349B" w:rsidRDefault="0007349B" w:rsidP="00424B6F">
            <w:pPr>
              <w:pStyle w:val="TableText"/>
              <w:rPr>
                <w:ins w:id="278" w:author="Khaled Daham" w:date="2014-02-14T16:47:00Z"/>
              </w:rPr>
            </w:pPr>
            <w:ins w:id="279" w:author="Khaled Daham" w:date="2014-02-14T16:47:00Z">
              <w:r>
                <w:t>2.0-RC13</w:t>
              </w:r>
            </w:ins>
          </w:p>
        </w:tc>
        <w:tc>
          <w:tcPr>
            <w:tcW w:w="1224" w:type="dxa"/>
          </w:tcPr>
          <w:p w14:paraId="274E9BDF" w14:textId="1F5531AB" w:rsidR="0007349B" w:rsidRDefault="0007349B" w:rsidP="00424B6F">
            <w:pPr>
              <w:pStyle w:val="TableText"/>
              <w:rPr>
                <w:ins w:id="280" w:author="Khaled Daham" w:date="2014-02-14T16:47:00Z"/>
              </w:rPr>
            </w:pPr>
            <w:ins w:id="281" w:author="Khaled Daham" w:date="2014-02-14T16:47:00Z">
              <w:r>
                <w:t>2014-02-14</w:t>
              </w:r>
            </w:ins>
          </w:p>
        </w:tc>
        <w:tc>
          <w:tcPr>
            <w:tcW w:w="4140" w:type="dxa"/>
          </w:tcPr>
          <w:p w14:paraId="0DBE798E" w14:textId="1C47E212" w:rsidR="0007349B" w:rsidRDefault="0007349B" w:rsidP="002D5403">
            <w:pPr>
              <w:pStyle w:val="ListParagraph"/>
              <w:widowControl w:val="0"/>
              <w:numPr>
                <w:ilvl w:val="0"/>
                <w:numId w:val="29"/>
              </w:numPr>
              <w:spacing w:line="240" w:lineRule="auto"/>
              <w:contextualSpacing w:val="0"/>
              <w:rPr>
                <w:ins w:id="282" w:author="Khaled Daham" w:date="2014-02-14T16:47:00Z"/>
              </w:rPr>
            </w:pPr>
            <w:ins w:id="283" w:author="Khaled Daham" w:date="2014-02-14T16:47:00Z">
              <w:r>
                <w:t xml:space="preserve">Ändrat redaktionella fel efter </w:t>
              </w:r>
            </w:ins>
            <w:ins w:id="284" w:author="Khaled Daham" w:date="2014-02-14T16:49:00Z">
              <w:r>
                <w:t xml:space="preserve">återkoppling ifrån </w:t>
              </w:r>
            </w:ins>
            <w:ins w:id="285" w:author="Khaled Daham" w:date="2014-02-14T16:47:00Z">
              <w:r>
                <w:t>AL-granskning.</w:t>
              </w:r>
            </w:ins>
          </w:p>
        </w:tc>
        <w:tc>
          <w:tcPr>
            <w:tcW w:w="1980" w:type="dxa"/>
          </w:tcPr>
          <w:p w14:paraId="5F49F142" w14:textId="64CE3968" w:rsidR="0007349B" w:rsidRDefault="0007349B" w:rsidP="00AD6605">
            <w:pPr>
              <w:pStyle w:val="TOC1"/>
              <w:rPr>
                <w:ins w:id="286" w:author="Khaled Daham" w:date="2014-02-14T16:47:00Z"/>
              </w:rPr>
            </w:pPr>
            <w:ins w:id="287" w:author="Khaled Daham" w:date="2014-02-14T16:48:00Z">
              <w:r>
                <w:t>Khaled Daham</w:t>
              </w:r>
            </w:ins>
          </w:p>
        </w:tc>
        <w:tc>
          <w:tcPr>
            <w:tcW w:w="1440" w:type="dxa"/>
          </w:tcPr>
          <w:p w14:paraId="32B9656B" w14:textId="77777777" w:rsidR="0007349B" w:rsidRDefault="0007349B" w:rsidP="00424B6F">
            <w:pPr>
              <w:pStyle w:val="TableText"/>
              <w:rPr>
                <w:ins w:id="288" w:author="Khaled Daham" w:date="2014-02-14T16:47:00Z"/>
              </w:rPr>
            </w:pPr>
          </w:p>
        </w:tc>
      </w:tr>
      <w:tr w:rsidR="001170E4" w14:paraId="1DDEFC5F" w14:textId="77777777" w:rsidTr="00514BAB">
        <w:tc>
          <w:tcPr>
            <w:tcW w:w="964" w:type="dxa"/>
          </w:tcPr>
          <w:p w14:paraId="5C62D676" w14:textId="0E847938" w:rsidR="001170E4" w:rsidRDefault="001170E4" w:rsidP="00424B6F">
            <w:pPr>
              <w:pStyle w:val="TableText"/>
            </w:pPr>
            <w:r>
              <w:t>2.1-RC1</w:t>
            </w:r>
          </w:p>
        </w:tc>
        <w:tc>
          <w:tcPr>
            <w:tcW w:w="1224" w:type="dxa"/>
          </w:tcPr>
          <w:p w14:paraId="56CA4E33" w14:textId="0B2B0F5F" w:rsidR="001170E4" w:rsidRDefault="001170E4" w:rsidP="00424B6F">
            <w:pPr>
              <w:pStyle w:val="TableText"/>
            </w:pPr>
            <w:r>
              <w:t>2014-02-18</w:t>
            </w:r>
          </w:p>
        </w:tc>
        <w:tc>
          <w:tcPr>
            <w:tcW w:w="4140" w:type="dxa"/>
          </w:tcPr>
          <w:p w14:paraId="09413299" w14:textId="77777777" w:rsidR="001170E4" w:rsidRDefault="001170E4" w:rsidP="002D5403">
            <w:pPr>
              <w:pStyle w:val="ListParagraph"/>
              <w:widowControl w:val="0"/>
              <w:numPr>
                <w:ilvl w:val="0"/>
                <w:numId w:val="29"/>
              </w:numPr>
              <w:spacing w:line="240" w:lineRule="auto"/>
              <w:contextualSpacing w:val="0"/>
            </w:pPr>
            <w:r>
              <w:t>lagt till plasmaGlucose (P-Glukos)</w:t>
            </w:r>
          </w:p>
          <w:p w14:paraId="10820019" w14:textId="77777777" w:rsidR="001170E4" w:rsidRDefault="001170E4" w:rsidP="001170E4">
            <w:pPr>
              <w:pStyle w:val="ListParagraph"/>
              <w:widowControl w:val="0"/>
              <w:numPr>
                <w:ilvl w:val="0"/>
                <w:numId w:val="29"/>
              </w:numPr>
              <w:spacing w:line="240" w:lineRule="auto"/>
              <w:contextualSpacing w:val="0"/>
            </w:pPr>
            <w:r>
              <w:t>Ändrat PlasmaGlucoseType till MeasurementType.</w:t>
            </w:r>
          </w:p>
          <w:p w14:paraId="2A26D27F" w14:textId="664A697D" w:rsidR="001170E4" w:rsidRDefault="001170E4" w:rsidP="001170E4">
            <w:pPr>
              <w:pStyle w:val="ListParagraph"/>
              <w:widowControl w:val="0"/>
              <w:numPr>
                <w:ilvl w:val="0"/>
                <w:numId w:val="29"/>
              </w:numPr>
              <w:spacing w:line="240" w:lineRule="auto"/>
              <w:contextualSpacing w:val="0"/>
            </w:pPr>
            <w:r>
              <w:t>Uppdaterat MIM för mödravårdskontraktet</w:t>
            </w:r>
          </w:p>
        </w:tc>
        <w:tc>
          <w:tcPr>
            <w:tcW w:w="1980" w:type="dxa"/>
          </w:tcPr>
          <w:p w14:paraId="2E660F0E" w14:textId="4FBDD945" w:rsidR="001170E4" w:rsidRDefault="001170E4" w:rsidP="00AD6605">
            <w:pPr>
              <w:pStyle w:val="TOC1"/>
            </w:pPr>
            <w:r>
              <w:t>Khaled Daham, Björn Genfors</w:t>
            </w:r>
          </w:p>
        </w:tc>
        <w:tc>
          <w:tcPr>
            <w:tcW w:w="1440" w:type="dxa"/>
          </w:tcPr>
          <w:p w14:paraId="1C5C596A" w14:textId="77777777" w:rsidR="001170E4" w:rsidRDefault="001170E4" w:rsidP="00424B6F">
            <w:pPr>
              <w:pStyle w:val="TableText"/>
            </w:pPr>
          </w:p>
        </w:tc>
      </w:tr>
      <w:tr w:rsidR="00F422D0" w14:paraId="11EFE4F8" w14:textId="77777777" w:rsidTr="00514BAB">
        <w:trPr>
          <w:ins w:id="289" w:author="Khaled Daham" w:date="2014-02-24T10:51:00Z"/>
        </w:trPr>
        <w:tc>
          <w:tcPr>
            <w:tcW w:w="964" w:type="dxa"/>
          </w:tcPr>
          <w:p w14:paraId="5CBE03B3" w14:textId="3B2FB6D1" w:rsidR="00F422D0" w:rsidRDefault="00F422D0" w:rsidP="00424B6F">
            <w:pPr>
              <w:pStyle w:val="TableText"/>
              <w:rPr>
                <w:ins w:id="290" w:author="Khaled Daham" w:date="2014-02-24T10:51:00Z"/>
              </w:rPr>
            </w:pPr>
            <w:ins w:id="291" w:author="Khaled Daham" w:date="2014-02-24T10:51:00Z">
              <w:r>
                <w:t>2.1-RC2</w:t>
              </w:r>
            </w:ins>
          </w:p>
        </w:tc>
        <w:tc>
          <w:tcPr>
            <w:tcW w:w="1224" w:type="dxa"/>
          </w:tcPr>
          <w:p w14:paraId="00A0E24B" w14:textId="308536A9" w:rsidR="00F422D0" w:rsidRDefault="00F422D0" w:rsidP="00424B6F">
            <w:pPr>
              <w:pStyle w:val="TableText"/>
              <w:rPr>
                <w:ins w:id="292" w:author="Khaled Daham" w:date="2014-02-24T10:51:00Z"/>
              </w:rPr>
            </w:pPr>
            <w:ins w:id="293" w:author="Khaled Daham" w:date="2014-02-24T10:51:00Z">
              <w:r>
                <w:t>2014-02-24</w:t>
              </w:r>
            </w:ins>
          </w:p>
        </w:tc>
        <w:tc>
          <w:tcPr>
            <w:tcW w:w="4140" w:type="dxa"/>
          </w:tcPr>
          <w:p w14:paraId="3715F8D1" w14:textId="018EB6DB" w:rsidR="00F422D0" w:rsidRDefault="00F422D0" w:rsidP="002D5403">
            <w:pPr>
              <w:pStyle w:val="ListParagraph"/>
              <w:widowControl w:val="0"/>
              <w:numPr>
                <w:ilvl w:val="0"/>
                <w:numId w:val="29"/>
              </w:numPr>
              <w:spacing w:line="240" w:lineRule="auto"/>
              <w:contextualSpacing w:val="0"/>
              <w:rPr>
                <w:ins w:id="294" w:author="Khaled Daham" w:date="2014-02-24T10:51:00Z"/>
              </w:rPr>
            </w:pPr>
            <w:ins w:id="295" w:author="Khaled Daham" w:date="2014-02-24T10:52:00Z">
              <w:r>
                <w:t>Ändrat datum, revision samt synkat med AB</w:t>
              </w:r>
            </w:ins>
          </w:p>
        </w:tc>
        <w:tc>
          <w:tcPr>
            <w:tcW w:w="1980" w:type="dxa"/>
          </w:tcPr>
          <w:p w14:paraId="60F72BCA" w14:textId="5B09B1A5" w:rsidR="00F422D0" w:rsidRDefault="00F422D0" w:rsidP="00AD6605">
            <w:pPr>
              <w:pStyle w:val="TOC1"/>
              <w:rPr>
                <w:ins w:id="296" w:author="Khaled Daham" w:date="2014-02-24T10:51:00Z"/>
              </w:rPr>
            </w:pPr>
            <w:ins w:id="297" w:author="Khaled Daham" w:date="2014-02-24T10:52:00Z">
              <w:r>
                <w:t>Khaled Daham</w:t>
              </w:r>
            </w:ins>
          </w:p>
        </w:tc>
        <w:tc>
          <w:tcPr>
            <w:tcW w:w="1440" w:type="dxa"/>
          </w:tcPr>
          <w:p w14:paraId="0557BCBA" w14:textId="77777777" w:rsidR="00F422D0" w:rsidRDefault="00F422D0" w:rsidP="00424B6F">
            <w:pPr>
              <w:pStyle w:val="TableText"/>
              <w:rPr>
                <w:ins w:id="298" w:author="Khaled Daham" w:date="2014-02-24T10:51:00Z"/>
              </w:rPr>
            </w:pPr>
          </w:p>
        </w:tc>
      </w:tr>
    </w:tbl>
    <w:p w14:paraId="0A2797E7" w14:textId="77777777" w:rsidR="004255A2" w:rsidRDefault="004255A2" w:rsidP="004255A2">
      <w:pPr>
        <w:pStyle w:val="TOC1"/>
        <w:ind w:left="720"/>
      </w:pPr>
    </w:p>
    <w:p w14:paraId="2BFB3084" w14:textId="77777777" w:rsidR="004255A2" w:rsidRDefault="004255A2" w:rsidP="004255A2">
      <w:pPr>
        <w:rPr>
          <w:sz w:val="36"/>
        </w:rPr>
      </w:pPr>
    </w:p>
    <w:p w14:paraId="5E810940" w14:textId="3C0F6BA4" w:rsidR="004255A2" w:rsidRDefault="004255A2" w:rsidP="004255A2">
      <w:pPr>
        <w:rPr>
          <w:b/>
        </w:rPr>
      </w:pPr>
      <w:r>
        <w:rPr>
          <w:b/>
        </w:rPr>
        <w:t xml:space="preserve">Referenser </w:t>
      </w:r>
    </w:p>
    <w:p w14:paraId="174CB92A" w14:textId="77777777" w:rsidR="004255A2" w:rsidRDefault="004255A2" w:rsidP="004255A2">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4255A2" w14:paraId="54A8F73E" w14:textId="77777777" w:rsidTr="00514BAB">
        <w:tc>
          <w:tcPr>
            <w:tcW w:w="964" w:type="dxa"/>
            <w:shd w:val="clear" w:color="auto" w:fill="DDD9C3" w:themeFill="background2" w:themeFillShade="E6"/>
          </w:tcPr>
          <w:p w14:paraId="75683CB9" w14:textId="77777777" w:rsidR="004255A2" w:rsidRPr="00A31996" w:rsidRDefault="004255A2" w:rsidP="00424B6F">
            <w:pPr>
              <w:pStyle w:val="TableText"/>
            </w:pPr>
            <w:r>
              <w:t>Namn</w:t>
            </w:r>
          </w:p>
        </w:tc>
        <w:tc>
          <w:tcPr>
            <w:tcW w:w="2892" w:type="dxa"/>
            <w:shd w:val="clear" w:color="auto" w:fill="DDD9C3" w:themeFill="background2" w:themeFillShade="E6"/>
          </w:tcPr>
          <w:p w14:paraId="3AEE7573" w14:textId="77777777" w:rsidR="004255A2" w:rsidRPr="00A31996" w:rsidRDefault="004255A2" w:rsidP="00424B6F">
            <w:pPr>
              <w:pStyle w:val="TableText"/>
            </w:pPr>
            <w:r>
              <w:t>Dokument</w:t>
            </w:r>
          </w:p>
        </w:tc>
        <w:tc>
          <w:tcPr>
            <w:tcW w:w="2472" w:type="dxa"/>
            <w:shd w:val="clear" w:color="auto" w:fill="DDD9C3" w:themeFill="background2" w:themeFillShade="E6"/>
          </w:tcPr>
          <w:p w14:paraId="691C9A83" w14:textId="77777777" w:rsidR="004255A2" w:rsidRPr="00A31996" w:rsidRDefault="004255A2" w:rsidP="00424B6F">
            <w:pPr>
              <w:pStyle w:val="TableText"/>
            </w:pPr>
            <w:r>
              <w:t>Kommentar</w:t>
            </w:r>
          </w:p>
        </w:tc>
        <w:tc>
          <w:tcPr>
            <w:tcW w:w="3339" w:type="dxa"/>
            <w:shd w:val="clear" w:color="auto" w:fill="DDD9C3" w:themeFill="background2" w:themeFillShade="E6"/>
          </w:tcPr>
          <w:p w14:paraId="09607659" w14:textId="77777777" w:rsidR="004255A2" w:rsidRPr="00A31996" w:rsidRDefault="004255A2" w:rsidP="00424B6F">
            <w:pPr>
              <w:pStyle w:val="TableText"/>
            </w:pPr>
            <w:r>
              <w:t>Länk</w:t>
            </w:r>
          </w:p>
        </w:tc>
      </w:tr>
      <w:tr w:rsidR="002D5403" w14:paraId="1638D443" w14:textId="77777777" w:rsidTr="00514BAB">
        <w:tc>
          <w:tcPr>
            <w:tcW w:w="964" w:type="dxa"/>
          </w:tcPr>
          <w:p w14:paraId="7121E73A" w14:textId="4CF8F585" w:rsidR="002D5403" w:rsidRDefault="002D5403" w:rsidP="00424B6F">
            <w:pPr>
              <w:pStyle w:val="TableText"/>
            </w:pPr>
            <w:r>
              <w:t>R1</w:t>
            </w:r>
          </w:p>
        </w:tc>
        <w:tc>
          <w:tcPr>
            <w:tcW w:w="2892" w:type="dxa"/>
          </w:tcPr>
          <w:p w14:paraId="3CB096E1" w14:textId="5DF0B7D5" w:rsidR="002D5403" w:rsidRDefault="008B463B" w:rsidP="008B463B">
            <w:pPr>
              <w:pStyle w:val="TableText"/>
              <w:ind w:left="0"/>
            </w:pPr>
            <w:r>
              <w:t xml:space="preserve"> Hantera hälsorelaterad tillstånd, utfall av aktivitet – Arkitekturella Beslut</w:t>
            </w:r>
          </w:p>
        </w:tc>
        <w:tc>
          <w:tcPr>
            <w:tcW w:w="2472" w:type="dxa"/>
          </w:tcPr>
          <w:p w14:paraId="5D99047D" w14:textId="2533AC9C" w:rsidR="002D5403" w:rsidRDefault="002D5403" w:rsidP="00424B6F">
            <w:pPr>
              <w:pStyle w:val="TableText"/>
            </w:pPr>
            <w:r>
              <w:t>Obligatoriskt</w:t>
            </w:r>
          </w:p>
        </w:tc>
        <w:tc>
          <w:tcPr>
            <w:tcW w:w="3339" w:type="dxa"/>
          </w:tcPr>
          <w:p w14:paraId="524E0594" w14:textId="041817EF" w:rsidR="002D5403" w:rsidRDefault="002D5403" w:rsidP="00424B6F">
            <w:pPr>
              <w:pStyle w:val="TableText"/>
            </w:pPr>
            <w:r>
              <w:t>Bilaga</w:t>
            </w:r>
          </w:p>
        </w:tc>
      </w:tr>
      <w:tr w:rsidR="002D5403" w14:paraId="0F548ABC" w14:textId="77777777" w:rsidTr="00514BAB">
        <w:tc>
          <w:tcPr>
            <w:tcW w:w="964" w:type="dxa"/>
          </w:tcPr>
          <w:p w14:paraId="4A0ADCDB" w14:textId="395B036C" w:rsidR="002D5403" w:rsidRDefault="002D5403" w:rsidP="00424B6F">
            <w:pPr>
              <w:pStyle w:val="TableText"/>
            </w:pPr>
            <w:r>
              <w:t>R2</w:t>
            </w:r>
          </w:p>
        </w:tc>
        <w:tc>
          <w:tcPr>
            <w:tcW w:w="2892" w:type="dxa"/>
          </w:tcPr>
          <w:p w14:paraId="1DC79B25" w14:textId="739F17C1" w:rsidR="002D5403" w:rsidRDefault="002D5403" w:rsidP="00424B6F">
            <w:pPr>
              <w:pStyle w:val="TableText"/>
            </w:pPr>
            <w:r>
              <w:t>RIVTA flera dokument</w:t>
            </w:r>
          </w:p>
        </w:tc>
        <w:tc>
          <w:tcPr>
            <w:tcW w:w="2472" w:type="dxa"/>
          </w:tcPr>
          <w:p w14:paraId="0D97AF43" w14:textId="395F38EE" w:rsidR="002D5403" w:rsidRDefault="002D5403" w:rsidP="00424B6F">
            <w:pPr>
              <w:pStyle w:val="TableText"/>
            </w:pPr>
            <w:r>
              <w:t>Finns på Webben</w:t>
            </w:r>
          </w:p>
        </w:tc>
        <w:tc>
          <w:tcPr>
            <w:tcW w:w="3339" w:type="dxa"/>
          </w:tcPr>
          <w:p w14:paraId="0F2B687F" w14:textId="6F24F14E" w:rsidR="002D5403" w:rsidRDefault="00A7296B" w:rsidP="00424B6F">
            <w:pPr>
              <w:pStyle w:val="TableText"/>
            </w:pPr>
            <w:r>
              <w:fldChar w:fldCharType="begin"/>
            </w:r>
            <w:r>
              <w:instrText xml:space="preserve"> HYPERLINK "http://www.cehis.se/arkitektur_och_regelverk/regelverk/" </w:instrText>
            </w:r>
            <w:ins w:id="299" w:author="Khaled Daham" w:date="2014-02-24T10:50:00Z"/>
            <w:r>
              <w:fldChar w:fldCharType="separate"/>
            </w:r>
            <w:r w:rsidR="00420C18" w:rsidRPr="00420C18">
              <w:rPr>
                <w:rStyle w:val="Hyperlink"/>
              </w:rPr>
              <w:t>http://www.cehis.se/arkitektur_och_regelverk/regelverk/</w:t>
            </w:r>
            <w:r>
              <w:rPr>
                <w:rStyle w:val="Hyperlink"/>
              </w:rPr>
              <w:fldChar w:fldCharType="end"/>
            </w:r>
          </w:p>
        </w:tc>
      </w:tr>
      <w:tr w:rsidR="002D5403" w14:paraId="465EA79B" w14:textId="77777777" w:rsidTr="00514BAB">
        <w:tc>
          <w:tcPr>
            <w:tcW w:w="964" w:type="dxa"/>
          </w:tcPr>
          <w:p w14:paraId="41FDF469" w14:textId="3850B76E" w:rsidR="002D5403" w:rsidRDefault="002D5403" w:rsidP="00424B6F">
            <w:pPr>
              <w:pStyle w:val="TableText"/>
            </w:pPr>
            <w:r>
              <w:t>R3</w:t>
            </w:r>
          </w:p>
        </w:tc>
        <w:tc>
          <w:tcPr>
            <w:tcW w:w="2892" w:type="dxa"/>
          </w:tcPr>
          <w:p w14:paraId="46962BF9" w14:textId="2E977581" w:rsidR="002D5403" w:rsidRDefault="002D5403" w:rsidP="00424B6F">
            <w:pPr>
              <w:pStyle w:val="TableText"/>
            </w:pPr>
            <w:r>
              <w:t>Bilaga_Gemensamma_typer_1</w:t>
            </w:r>
            <w:r w:rsidRPr="00B0691B">
              <w:t>.pdf</w:t>
            </w:r>
          </w:p>
        </w:tc>
        <w:tc>
          <w:tcPr>
            <w:tcW w:w="2472" w:type="dxa"/>
          </w:tcPr>
          <w:p w14:paraId="0A21C268" w14:textId="77777777" w:rsidR="002D5403" w:rsidRDefault="002D5403" w:rsidP="00424B6F">
            <w:pPr>
              <w:pStyle w:val="TableText"/>
            </w:pPr>
          </w:p>
        </w:tc>
        <w:tc>
          <w:tcPr>
            <w:tcW w:w="3339" w:type="dxa"/>
          </w:tcPr>
          <w:p w14:paraId="4C2BC62E" w14:textId="275F14F9" w:rsidR="002D5403" w:rsidRDefault="002D5403" w:rsidP="00424B6F">
            <w:pPr>
              <w:pStyle w:val="TableText"/>
            </w:pPr>
            <w:r>
              <w:t>Bilaga</w:t>
            </w:r>
          </w:p>
        </w:tc>
      </w:tr>
      <w:tr w:rsidR="00420C18" w14:paraId="6B11CC29" w14:textId="77777777" w:rsidTr="00514BAB">
        <w:tc>
          <w:tcPr>
            <w:tcW w:w="964" w:type="dxa"/>
          </w:tcPr>
          <w:p w14:paraId="381158B7" w14:textId="24D22573" w:rsidR="00420C18" w:rsidRDefault="00420C18" w:rsidP="00424B6F">
            <w:pPr>
              <w:pStyle w:val="TableText"/>
            </w:pPr>
            <w:r>
              <w:t>R4</w:t>
            </w:r>
          </w:p>
        </w:tc>
        <w:tc>
          <w:tcPr>
            <w:tcW w:w="2892" w:type="dxa"/>
          </w:tcPr>
          <w:p w14:paraId="0C8535C8" w14:textId="404C420D" w:rsidR="00420C18" w:rsidRDefault="00420C18" w:rsidP="00424B6F">
            <w:pPr>
              <w:pStyle w:val="TableText"/>
            </w:pPr>
            <w:r w:rsidRPr="00537CC7">
              <w:t>RIV_Tekniska_Anvisningar_Oversikt_revD.pdf</w:t>
            </w:r>
          </w:p>
        </w:tc>
        <w:tc>
          <w:tcPr>
            <w:tcW w:w="2472" w:type="dxa"/>
          </w:tcPr>
          <w:p w14:paraId="6D6CF034" w14:textId="488EB45B" w:rsidR="00420C18" w:rsidRDefault="00420C18" w:rsidP="00424B6F">
            <w:pPr>
              <w:pStyle w:val="TableText"/>
            </w:pPr>
            <w:r>
              <w:t>Finns på Webben</w:t>
            </w:r>
          </w:p>
        </w:tc>
        <w:tc>
          <w:tcPr>
            <w:tcW w:w="3339" w:type="dxa"/>
          </w:tcPr>
          <w:p w14:paraId="0747DDBA" w14:textId="7858131B" w:rsidR="00420C18" w:rsidRDefault="00A7296B" w:rsidP="00424B6F">
            <w:pPr>
              <w:pStyle w:val="TableText"/>
            </w:pPr>
            <w:r>
              <w:fldChar w:fldCharType="begin"/>
            </w:r>
            <w:r>
              <w:instrText xml:space="preserve"> HYPERLINK "http://rivta.se/documents/ARK_0001/RIV_Tekniska_Anvisningar_Oversikt_revD.pdf" </w:instrText>
            </w:r>
            <w:ins w:id="300" w:author="Khaled Daham" w:date="2014-02-24T10:50:00Z"/>
            <w:r>
              <w:fldChar w:fldCharType="separate"/>
            </w:r>
            <w:r w:rsidR="00420C18" w:rsidRPr="00420C18">
              <w:rPr>
                <w:rStyle w:val="Hyperlink"/>
              </w:rPr>
              <w:t>http://rivta.se/documents/ARK_0001/RIV_Tekniska_Anvisningar_Oversikt_revD.pdf</w:t>
            </w:r>
            <w:r>
              <w:rPr>
                <w:rStyle w:val="Hyperlink"/>
              </w:rPr>
              <w:fldChar w:fldCharType="end"/>
            </w:r>
          </w:p>
        </w:tc>
      </w:tr>
    </w:tbl>
    <w:p w14:paraId="1D33CB7C" w14:textId="77777777" w:rsidR="004255A2" w:rsidRPr="00340B65" w:rsidRDefault="004255A2" w:rsidP="004255A2">
      <w:pPr>
        <w:rPr>
          <w:b/>
        </w:rPr>
      </w:pPr>
    </w:p>
    <w:p w14:paraId="06871BDD" w14:textId="77E493DB" w:rsidR="00030D6C" w:rsidRPr="00030D6C" w:rsidRDefault="00030D6C" w:rsidP="00030D6C">
      <w:pPr>
        <w:spacing w:line="240" w:lineRule="auto"/>
        <w:rPr>
          <w:rFonts w:eastAsia="Times New Roman"/>
          <w:bCs/>
          <w:sz w:val="30"/>
          <w:szCs w:val="28"/>
        </w:rPr>
      </w:pPr>
      <w:r>
        <w:rPr>
          <w:b/>
        </w:rPr>
        <w:t>Förkortningar</w:t>
      </w:r>
    </w:p>
    <w:p w14:paraId="08449347" w14:textId="77777777" w:rsidR="00030D6C" w:rsidRDefault="00030D6C" w:rsidP="00030D6C">
      <w:pPr>
        <w:rPr>
          <w:b/>
        </w:rPr>
      </w:pPr>
    </w:p>
    <w:tbl>
      <w:tblPr>
        <w:tblW w:w="5537"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3"/>
        <w:gridCol w:w="2127"/>
      </w:tblGrid>
      <w:tr w:rsidR="00942C22" w14:paraId="4A96F272" w14:textId="77777777" w:rsidTr="00942C22">
        <w:tc>
          <w:tcPr>
            <w:tcW w:w="1116" w:type="pct"/>
            <w:shd w:val="clear" w:color="auto" w:fill="DDD9C3" w:themeFill="background2" w:themeFillShade="E6"/>
          </w:tcPr>
          <w:p w14:paraId="49D2C1CA" w14:textId="24B245A6" w:rsidR="00030D6C" w:rsidRPr="00A31996" w:rsidRDefault="00030D6C" w:rsidP="00424B6F">
            <w:pPr>
              <w:pStyle w:val="TableText"/>
            </w:pPr>
            <w:r>
              <w:t>Förkortning</w:t>
            </w:r>
          </w:p>
        </w:tc>
        <w:tc>
          <w:tcPr>
            <w:tcW w:w="2784" w:type="pct"/>
            <w:shd w:val="clear" w:color="auto" w:fill="DDD9C3" w:themeFill="background2" w:themeFillShade="E6"/>
          </w:tcPr>
          <w:p w14:paraId="356148A9" w14:textId="2CF1EC0C" w:rsidR="00030D6C" w:rsidRPr="00A31996" w:rsidRDefault="00030D6C" w:rsidP="00424B6F">
            <w:pPr>
              <w:pStyle w:val="TableText"/>
            </w:pPr>
            <w:r>
              <w:t>Betydelse</w:t>
            </w:r>
          </w:p>
        </w:tc>
        <w:tc>
          <w:tcPr>
            <w:tcW w:w="1100" w:type="pct"/>
            <w:shd w:val="clear" w:color="auto" w:fill="DDD9C3" w:themeFill="background2" w:themeFillShade="E6"/>
          </w:tcPr>
          <w:p w14:paraId="702D52E8" w14:textId="77777777" w:rsidR="00030D6C" w:rsidRPr="00A31996" w:rsidRDefault="00030D6C" w:rsidP="00424B6F">
            <w:pPr>
              <w:pStyle w:val="TableText"/>
            </w:pPr>
            <w:r>
              <w:t>Kommentar</w:t>
            </w:r>
          </w:p>
        </w:tc>
      </w:tr>
      <w:tr w:rsidR="00942C22" w14:paraId="0471D124" w14:textId="77777777" w:rsidTr="00942C22">
        <w:tc>
          <w:tcPr>
            <w:tcW w:w="1116" w:type="pct"/>
          </w:tcPr>
          <w:p w14:paraId="51E2515C" w14:textId="36B47C48" w:rsidR="00420C18" w:rsidRDefault="000E4FE6" w:rsidP="00424B6F">
            <w:pPr>
              <w:pStyle w:val="TableText"/>
            </w:pPr>
            <w:ins w:id="301" w:author="Khaled Daham" w:date="2014-02-14T16:34:00Z">
              <w:r>
                <w:t>Tjänste</w:t>
              </w:r>
            </w:ins>
            <w:ins w:id="302" w:author="Khaled Daham" w:date="2014-02-14T16:48:00Z">
              <w:r w:rsidR="0007349B">
                <w:t>k</w:t>
              </w:r>
            </w:ins>
            <w:del w:id="303" w:author="Khaled Daham" w:date="2014-02-14T16:48:00Z">
              <w:r w:rsidR="00420C18" w:rsidDel="0007349B">
                <w:delText>K</w:delText>
              </w:r>
            </w:del>
            <w:r w:rsidR="00420C18">
              <w:t>onsument (K)</w:t>
            </w:r>
          </w:p>
        </w:tc>
        <w:tc>
          <w:tcPr>
            <w:tcW w:w="2784" w:type="pct"/>
          </w:tcPr>
          <w:p w14:paraId="725805E6" w14:textId="62C43E57" w:rsidR="00420C18" w:rsidRPr="00420C18" w:rsidRDefault="00942C22" w:rsidP="00942C22">
            <w:pPr>
              <w:pStyle w:val="TableText"/>
              <w:jc w:val="left"/>
            </w:pPr>
            <w:r>
              <w:t xml:space="preserve">Informationssystem där aktörens agerande leder till automatiskt informationsutbyte med andra system (t.ex. e-tjänst eller </w:t>
            </w:r>
            <w:r w:rsidR="00A24C6D">
              <w:t>journalsystem). En Tjänstekonsu</w:t>
            </w:r>
            <w:r>
              <w:t>ment använder en SOA-tjänst som i sin tur följer ett tjänstekontrakt.</w:t>
            </w:r>
          </w:p>
        </w:tc>
        <w:tc>
          <w:tcPr>
            <w:tcW w:w="1100" w:type="pct"/>
          </w:tcPr>
          <w:p w14:paraId="35E745E9" w14:textId="6CE69A30" w:rsidR="00420C18" w:rsidRPr="00537CC7" w:rsidRDefault="00420C18" w:rsidP="00424B6F">
            <w:pPr>
              <w:pStyle w:val="TableText"/>
            </w:pPr>
            <w:r>
              <w:t>Se referens R4</w:t>
            </w:r>
          </w:p>
        </w:tc>
      </w:tr>
      <w:tr w:rsidR="00942C22" w14:paraId="767601B1" w14:textId="77777777" w:rsidTr="00942C22">
        <w:tc>
          <w:tcPr>
            <w:tcW w:w="1116" w:type="pct"/>
          </w:tcPr>
          <w:p w14:paraId="1BDFEF5C" w14:textId="138BC8CC" w:rsidR="00030D6C" w:rsidRDefault="00420C18" w:rsidP="00424B6F">
            <w:pPr>
              <w:pStyle w:val="TableText"/>
            </w:pPr>
            <w:r>
              <w:t>Anslutningspunkt (</w:t>
            </w:r>
            <w:r w:rsidR="00537CC7">
              <w:t>AP</w:t>
            </w:r>
            <w:r>
              <w:t>)</w:t>
            </w:r>
          </w:p>
        </w:tc>
        <w:tc>
          <w:tcPr>
            <w:tcW w:w="2784" w:type="pct"/>
          </w:tcPr>
          <w:p w14:paraId="78EE5E21" w14:textId="5FA317C6" w:rsidR="00030D6C" w:rsidRDefault="00420C18" w:rsidP="00942C22">
            <w:pPr>
              <w:pStyle w:val="TableText"/>
              <w:jc w:val="left"/>
            </w:pPr>
            <w:r w:rsidRPr="00420C18">
              <w:t>Den server som hanterar inkommande anrop som förmedlats av en tjänsteplattform. Anslutningspunkten uppvisar ett server-certifikat som är betrott av tjänsteplattformen.</w:t>
            </w:r>
          </w:p>
        </w:tc>
        <w:tc>
          <w:tcPr>
            <w:tcW w:w="1100" w:type="pct"/>
          </w:tcPr>
          <w:p w14:paraId="6B9E23A7" w14:textId="7652C703" w:rsidR="00030D6C" w:rsidRDefault="00420C18" w:rsidP="00424B6F">
            <w:pPr>
              <w:pStyle w:val="TableText"/>
            </w:pPr>
            <w:r>
              <w:t>Se referens R4</w:t>
            </w:r>
          </w:p>
        </w:tc>
      </w:tr>
      <w:tr w:rsidR="00942C22" w14:paraId="1713DA28" w14:textId="77777777" w:rsidTr="00942C22">
        <w:tc>
          <w:tcPr>
            <w:tcW w:w="1116" w:type="pct"/>
          </w:tcPr>
          <w:p w14:paraId="191584DE" w14:textId="520E2042" w:rsidR="00420C18" w:rsidRDefault="00420C18" w:rsidP="00424B6F">
            <w:pPr>
              <w:pStyle w:val="TableText"/>
            </w:pPr>
            <w:r w:rsidRPr="00420C18">
              <w:t>Tjänsteproducent (P)</w:t>
            </w:r>
          </w:p>
        </w:tc>
        <w:tc>
          <w:tcPr>
            <w:tcW w:w="2784" w:type="pct"/>
          </w:tcPr>
          <w:p w14:paraId="6996E946" w14:textId="09D27871" w:rsidR="00420C18" w:rsidRPr="00420C18" w:rsidRDefault="00420C18" w:rsidP="00942C22">
            <w:pPr>
              <w:pStyle w:val="TableText"/>
              <w:jc w:val="left"/>
            </w:pPr>
            <w:r w:rsidRPr="00420C18">
              <w:t>Hanterar logik och format så som specificeras av ett tjänstekontrakt.</w:t>
            </w:r>
          </w:p>
        </w:tc>
        <w:tc>
          <w:tcPr>
            <w:tcW w:w="1100" w:type="pct"/>
          </w:tcPr>
          <w:p w14:paraId="5D801E36" w14:textId="6A63349B" w:rsidR="00420C18" w:rsidRDefault="00420C18" w:rsidP="00424B6F">
            <w:pPr>
              <w:pStyle w:val="TableText"/>
            </w:pPr>
            <w:r>
              <w:t>Se referens R4</w:t>
            </w:r>
          </w:p>
        </w:tc>
      </w:tr>
      <w:tr w:rsidR="00942C22" w14:paraId="559BC913" w14:textId="77777777" w:rsidTr="00942C22">
        <w:tc>
          <w:tcPr>
            <w:tcW w:w="1116" w:type="pct"/>
          </w:tcPr>
          <w:p w14:paraId="18A6B182" w14:textId="7F1FD961" w:rsidR="00420C18" w:rsidRPr="00420C18" w:rsidRDefault="00420C18" w:rsidP="00424B6F">
            <w:pPr>
              <w:pStyle w:val="TableText"/>
            </w:pPr>
            <w:r w:rsidRPr="00420C18">
              <w:t>Källsystem (KS)</w:t>
            </w:r>
          </w:p>
        </w:tc>
        <w:tc>
          <w:tcPr>
            <w:tcW w:w="2784" w:type="pct"/>
          </w:tcPr>
          <w:p w14:paraId="4DF4764F" w14:textId="71427900" w:rsidR="00420C18" w:rsidRPr="00420C18" w:rsidRDefault="00942C22" w:rsidP="00942C22">
            <w:pPr>
              <w:pStyle w:val="TableText"/>
              <w:jc w:val="left"/>
            </w:pPr>
            <w:r>
              <w:t xml:space="preserve">Det verksamhetssystem där </w:t>
            </w:r>
            <w:r w:rsidR="00420C18">
              <w:t>origina</w:t>
            </w:r>
            <w:r>
              <w:t xml:space="preserve">linformationen skapas (t.ex. en </w:t>
            </w:r>
            <w:r w:rsidR="00420C18">
              <w:t>driftsinstans av ett journalsystem).</w:t>
            </w:r>
          </w:p>
        </w:tc>
        <w:tc>
          <w:tcPr>
            <w:tcW w:w="1100" w:type="pct"/>
          </w:tcPr>
          <w:p w14:paraId="366B8360" w14:textId="348BFC43" w:rsidR="00420C18" w:rsidRDefault="00420C18" w:rsidP="00424B6F">
            <w:pPr>
              <w:pStyle w:val="TableText"/>
            </w:pPr>
            <w:r>
              <w:t>Se referens R4</w:t>
            </w:r>
          </w:p>
        </w:tc>
      </w:tr>
    </w:tbl>
    <w:p w14:paraId="282BCB74" w14:textId="77777777" w:rsidR="00030D6C" w:rsidRPr="00340B65" w:rsidRDefault="00030D6C" w:rsidP="00030D6C">
      <w:pPr>
        <w:rPr>
          <w:b/>
        </w:rPr>
      </w:pPr>
    </w:p>
    <w:p w14:paraId="3AF962DE" w14:textId="31F4B7D0" w:rsidR="00030D6C" w:rsidRDefault="00030D6C">
      <w:pPr>
        <w:spacing w:line="240" w:lineRule="auto"/>
        <w:rPr>
          <w:rFonts w:eastAsia="Times New Roman"/>
          <w:bCs/>
          <w:sz w:val="30"/>
          <w:szCs w:val="28"/>
        </w:rPr>
      </w:pPr>
      <w:r>
        <w:br w:type="page"/>
      </w:r>
    </w:p>
    <w:p w14:paraId="143C84FA" w14:textId="77777777" w:rsidR="004255A2" w:rsidRDefault="004255A2" w:rsidP="004255A2">
      <w:pPr>
        <w:pStyle w:val="Heading1"/>
        <w:numPr>
          <w:ilvl w:val="0"/>
          <w:numId w:val="0"/>
        </w:numPr>
        <w:ind w:left="432"/>
      </w:pPr>
    </w:p>
    <w:p w14:paraId="0C52B6D8" w14:textId="77777777" w:rsidR="007E47C0" w:rsidRDefault="007E47C0" w:rsidP="007E47C0">
      <w:pPr>
        <w:pStyle w:val="Heading1"/>
      </w:pPr>
      <w:bookmarkStart w:id="304" w:name="_Toc357754843"/>
      <w:bookmarkStart w:id="305" w:name="_Toc254858604"/>
      <w:r>
        <w:t>Inledning</w:t>
      </w:r>
      <w:bookmarkEnd w:id="271"/>
      <w:bookmarkEnd w:id="272"/>
      <w:bookmarkEnd w:id="273"/>
      <w:bookmarkEnd w:id="274"/>
      <w:bookmarkEnd w:id="275"/>
      <w:bookmarkEnd w:id="276"/>
      <w:bookmarkEnd w:id="304"/>
      <w:bookmarkEnd w:id="305"/>
    </w:p>
    <w:p w14:paraId="74981C58" w14:textId="6E7F2903" w:rsidR="00184BA7" w:rsidRDefault="00AD6605" w:rsidP="00AD6605">
      <w:r w:rsidRPr="00AD6605">
        <w:t>Detta är beskrivningen av tjänstekontrakten</w:t>
      </w:r>
      <w:r w:rsidR="00184BA7">
        <w:t xml:space="preserve"> i tjänstedomänen </w:t>
      </w:r>
      <w:r w:rsidRPr="00AD6605">
        <w:t>clinicalprocess:healthcond:actoutcom</w:t>
      </w:r>
      <w:r w:rsidR="00184BA7">
        <w:t>e.</w:t>
      </w:r>
    </w:p>
    <w:p w14:paraId="5C0E0FF1" w14:textId="0A846338" w:rsidR="00AD6605" w:rsidRPr="00AD6605" w:rsidRDefault="00184BA7" w:rsidP="00AD6605">
      <w:r>
        <w:t>Den svenska benämningen är ”</w:t>
      </w:r>
      <w:r w:rsidR="00AD6605" w:rsidRPr="00AD6605">
        <w:t>Hantera hälsorelaterade tillstånd, tillståndsbeskrivning”.</w:t>
      </w:r>
    </w:p>
    <w:p w14:paraId="2286800C" w14:textId="77777777" w:rsidR="00AD6605" w:rsidRPr="00AD6605" w:rsidRDefault="00AD6605" w:rsidP="00AD6605"/>
    <w:p w14:paraId="1CEB0AA1" w14:textId="43C03781" w:rsidR="00AD6605" w:rsidRPr="00AD6605" w:rsidRDefault="00AD6605" w:rsidP="00AD6605">
      <w:r w:rsidRPr="00AD6605">
        <w:t>Tjänstedomänens syftar till att tillmötesgå behovet av systemoberoende åtkomst till patientjournal för såväl vårdgivar- som invånartjänster. ”Min journal”, ”Mitt vårdflöde”, Nationell patientöversikt och tjänster för elektroniskt utlämnande till patientens egna tjänster (</w:t>
      </w:r>
      <w:r w:rsidR="00BB5903">
        <w:t xml:space="preserve">API Gateway) är alla exempel på </w:t>
      </w:r>
      <w:r w:rsidR="00505F17">
        <w:t xml:space="preserve">nationella och icke nationella </w:t>
      </w:r>
      <w:r w:rsidRPr="00AD6605">
        <w:t>tjänster med behov av direktåtkomst till journalhistorik. Tjänstekontrakten i denna domän ska tillmötesgå de nationella behoven men också fylla behovet för direktåtkomst-tjänster inom ett landsting.</w:t>
      </w:r>
    </w:p>
    <w:p w14:paraId="000373CC" w14:textId="77777777" w:rsidR="00AD6605" w:rsidRPr="00AD6605" w:rsidRDefault="00AD6605" w:rsidP="00AD6605"/>
    <w:p w14:paraId="1F7DFA28" w14:textId="77777777" w:rsidR="00AD6605" w:rsidRPr="00AD6605" w:rsidRDefault="00AD6605" w:rsidP="00AD6605">
      <w:r w:rsidRPr="00AD6605">
        <w:t xml:space="preserve">För att vara tillämpbara för både invånar- och vårdgivartjänster behöver tjänstekontrakten förmedla den information som behövs för att båda typerna av e-tjänster (tjänstekonsumenter) ska ha det underlag som behövs för att säkerställa behörig åtkomst för sina respektive användargrupper. Det är dock en grundläggande princip att tjänsteproducenterna inte ska anpassa svaret efter frågeställaren, utan istället tillhandahålla fullständig information som tjänstekonsumenten kan anpassa och behörighetsstyra för sin målgrupp. </w:t>
      </w:r>
    </w:p>
    <w:p w14:paraId="3EF287FB" w14:textId="77777777" w:rsidR="00AD6605" w:rsidRPr="00AD6605" w:rsidRDefault="00AD6605" w:rsidP="00AD6605"/>
    <w:p w14:paraId="7957795D" w14:textId="77777777" w:rsidR="00AD6605" w:rsidRPr="00AD6605" w:rsidRDefault="00AD6605" w:rsidP="00AD6605">
      <w:r w:rsidRPr="00AD6605">
        <w:t xml:space="preserve">Tjänstedomänen syftar i första hand till realisering av aggregerande tjänster (enl. T-bok REV B). Tjänstekontrakten är därför uppbyggda för s.k. system-adressering. </w:t>
      </w:r>
    </w:p>
    <w:p w14:paraId="2BD7F0C1" w14:textId="77777777" w:rsidR="00AD6605" w:rsidRPr="00AD6605" w:rsidRDefault="00AD6605" w:rsidP="00AD6605"/>
    <w:p w14:paraId="163BDB48" w14:textId="77777777" w:rsidR="00AD6605" w:rsidRPr="00AD6605" w:rsidRDefault="00AD6605" w:rsidP="00AD6605">
      <w:r w:rsidRPr="00AD6605">
        <w:t>Detta dokument kompletterar reglerna i de tekniska kontrakten (XML-scheman, WSDL-filer). Tjänsteproducenter och tjänstekonsumenter ska m.a.o. följa såväl de maskintolkbara reglerna i de tekniska kontrakten, så väl som de regler som uttrycks verbalt i detta dokument.</w:t>
      </w:r>
    </w:p>
    <w:p w14:paraId="1158115B" w14:textId="77777777" w:rsidR="00AD6605" w:rsidRPr="00AD6605" w:rsidRDefault="00AD6605" w:rsidP="00AD6605"/>
    <w:p w14:paraId="7A9E8C5F" w14:textId="77777777" w:rsidR="00AD6605" w:rsidRPr="00AD6605" w:rsidRDefault="00AD6605" w:rsidP="00AD6605">
      <w:r w:rsidRPr="00AD6605">
        <w:t>Där inte annat anges, baseras tjänstedomänens kontrakt på RIV – Informationsspecifikation Nationell Patientöversikt version 2.2.0.</w:t>
      </w:r>
    </w:p>
    <w:p w14:paraId="33CF066D" w14:textId="77777777" w:rsidR="007E47C0" w:rsidRDefault="007E47C0" w:rsidP="007E47C0"/>
    <w:p w14:paraId="2836636F" w14:textId="6E78496C" w:rsidR="007E47C0" w:rsidRPr="00C1259D" w:rsidRDefault="00030D6C" w:rsidP="007E47C0">
      <w:pPr>
        <w:tabs>
          <w:tab w:val="left" w:pos="7110"/>
        </w:tabs>
      </w:pPr>
      <w:r>
        <w:rPr>
          <w:noProof/>
          <w:lang w:val="en-US"/>
        </w:rPr>
        <mc:AlternateContent>
          <mc:Choice Requires="wps">
            <w:drawing>
              <wp:inline distT="0" distB="0" distL="0" distR="0" wp14:anchorId="64CEEA4E" wp14:editId="59AAAB5A">
                <wp:extent cx="5753100" cy="3546475"/>
                <wp:effectExtent l="0" t="0" r="38100" b="3492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546475"/>
                        </a:xfrm>
                        <a:prstGeom prst="rect">
                          <a:avLst/>
                        </a:prstGeom>
                        <a:solidFill>
                          <a:srgbClr val="DDDDDD"/>
                        </a:solidFill>
                        <a:ln w="9525">
                          <a:solidFill>
                            <a:srgbClr val="000000"/>
                          </a:solidFill>
                          <a:miter lim="800000"/>
                          <a:headEnd/>
                          <a:tailEnd/>
                        </a:ln>
                      </wps:spPr>
                      <wps:txbx>
                        <w:txbxContent>
                          <w:p w14:paraId="4282EC2F" w14:textId="77777777" w:rsidR="005B612A" w:rsidRPr="004255A2" w:rsidRDefault="005B612A" w:rsidP="004255A2">
                            <w:r w:rsidRPr="004255A2">
                              <w:t>I arbetet har följande personer deltagit:</w:t>
                            </w:r>
                          </w:p>
                          <w:p w14:paraId="33ABAB67" w14:textId="77777777" w:rsidR="005B612A" w:rsidRDefault="005B612A" w:rsidP="007E47C0"/>
                          <w:p w14:paraId="5BDB7093" w14:textId="77777777" w:rsidR="005B612A" w:rsidRDefault="005B612A" w:rsidP="004255A2">
                            <w:r w:rsidRPr="004255A2">
                              <w:rPr>
                                <w:szCs w:val="20"/>
                              </w:rPr>
                              <w:t>Tjänstedomänansvarig</w:t>
                            </w:r>
                            <w:r w:rsidRPr="00FE3AAD">
                              <w:t>:</w:t>
                            </w:r>
                          </w:p>
                          <w:p w14:paraId="0C7A8F4C" w14:textId="77777777" w:rsidR="005B612A" w:rsidRPr="00FE3AAD" w:rsidRDefault="005B612A" w:rsidP="004255A2"/>
                          <w:p w14:paraId="54D80C8F" w14:textId="689F4295" w:rsidR="005B612A" w:rsidRDefault="005B612A" w:rsidP="004255A2">
                            <w:pPr>
                              <w:rPr>
                                <w:i/>
                              </w:rPr>
                            </w:pPr>
                            <w:r>
                              <w:t>Marcus Claus, Mawell</w:t>
                            </w:r>
                          </w:p>
                          <w:p w14:paraId="7F669B65" w14:textId="77777777" w:rsidR="005B612A" w:rsidRPr="00FE3AAD" w:rsidRDefault="005B612A" w:rsidP="007E47C0">
                            <w:pPr>
                              <w:rPr>
                                <w:i/>
                              </w:rPr>
                            </w:pPr>
                          </w:p>
                          <w:p w14:paraId="1E645C8B" w14:textId="13A2CEF1" w:rsidR="005B612A" w:rsidRDefault="005B612A" w:rsidP="004255A2">
                            <w:r w:rsidRPr="009B4414">
                              <w:t>Projektgrupp</w:t>
                            </w:r>
                            <w:r>
                              <w:t xml:space="preserve"> </w:t>
                            </w:r>
                            <w:r w:rsidRPr="00AD6605">
                              <w:t xml:space="preserve">2012-12-03 – </w:t>
                            </w:r>
                            <w:r>
                              <w:t>..:</w:t>
                            </w:r>
                          </w:p>
                          <w:p w14:paraId="0B3EF4E0" w14:textId="77777777" w:rsidR="005B612A" w:rsidRPr="009B4414" w:rsidRDefault="005B612A" w:rsidP="004255A2"/>
                          <w:p w14:paraId="6897BD87" w14:textId="77777777" w:rsidR="005B612A" w:rsidRPr="00AD6605" w:rsidRDefault="005B612A" w:rsidP="00AD6605">
                            <w:pPr>
                              <w:rPr>
                                <w:rFonts w:ascii="Calibri" w:hAnsi="Calibri"/>
                                <w:i/>
                                <w:sz w:val="24"/>
                                <w:szCs w:val="24"/>
                              </w:rPr>
                            </w:pPr>
                            <w:r w:rsidRPr="00AD6605">
                              <w:rPr>
                                <w:rFonts w:ascii="Calibri" w:hAnsi="Calibri"/>
                                <w:i/>
                                <w:sz w:val="24"/>
                                <w:szCs w:val="24"/>
                              </w:rPr>
                              <w:t>Maria Andersson, Mawell</w:t>
                            </w:r>
                          </w:p>
                          <w:p w14:paraId="204ED6E9" w14:textId="77777777" w:rsidR="005B612A" w:rsidRPr="00AD6605" w:rsidRDefault="005B612A" w:rsidP="00AD6605">
                            <w:pPr>
                              <w:rPr>
                                <w:rFonts w:ascii="Calibri" w:hAnsi="Calibri"/>
                                <w:i/>
                                <w:sz w:val="24"/>
                                <w:szCs w:val="24"/>
                              </w:rPr>
                            </w:pPr>
                            <w:r w:rsidRPr="00AD6605">
                              <w:rPr>
                                <w:rFonts w:ascii="Calibri" w:hAnsi="Calibri"/>
                                <w:i/>
                                <w:sz w:val="24"/>
                                <w:szCs w:val="24"/>
                              </w:rPr>
                              <w:t>Marco De Luca, De Luca Consulting</w:t>
                            </w:r>
                          </w:p>
                          <w:p w14:paraId="4B53A4CD" w14:textId="77777777" w:rsidR="005B612A" w:rsidRPr="00AD6605" w:rsidRDefault="005B612A" w:rsidP="00AD6605">
                            <w:pPr>
                              <w:rPr>
                                <w:rFonts w:ascii="Calibri" w:hAnsi="Calibri"/>
                                <w:i/>
                                <w:sz w:val="24"/>
                                <w:szCs w:val="24"/>
                                <w:lang w:val="en-US"/>
                              </w:rPr>
                            </w:pPr>
                            <w:r w:rsidRPr="00AD6605">
                              <w:rPr>
                                <w:rFonts w:ascii="Calibri" w:hAnsi="Calibri"/>
                                <w:i/>
                                <w:sz w:val="24"/>
                                <w:szCs w:val="24"/>
                                <w:lang w:val="en-US"/>
                              </w:rPr>
                              <w:t>Johan Eltes, Eltes Consulting</w:t>
                            </w:r>
                          </w:p>
                          <w:p w14:paraId="321C3F74" w14:textId="6FE770F2" w:rsidR="005B612A" w:rsidRPr="00AD6605" w:rsidDel="00FF003A" w:rsidRDefault="005B612A" w:rsidP="00AD6605">
                            <w:pPr>
                              <w:rPr>
                                <w:del w:id="306" w:author="Khaled Daham" w:date="2014-02-24T10:52:00Z"/>
                                <w:rFonts w:ascii="Calibri" w:hAnsi="Calibri"/>
                                <w:i/>
                                <w:sz w:val="24"/>
                                <w:szCs w:val="24"/>
                              </w:rPr>
                            </w:pPr>
                            <w:del w:id="307" w:author="Khaled Daham" w:date="2014-02-24T10:52:00Z">
                              <w:r w:rsidRPr="00AD6605" w:rsidDel="00FF003A">
                                <w:rPr>
                                  <w:rFonts w:ascii="Calibri" w:hAnsi="Calibri"/>
                                  <w:i/>
                                  <w:sz w:val="24"/>
                                  <w:szCs w:val="24"/>
                                </w:rPr>
                                <w:delText>Björn Skeppner, Inera</w:delText>
                              </w:r>
                            </w:del>
                          </w:p>
                          <w:p w14:paraId="00BB01FD" w14:textId="5E8E5FDD" w:rsidR="005B612A" w:rsidRPr="00AD6605" w:rsidRDefault="005B612A" w:rsidP="00AD6605">
                            <w:pPr>
                              <w:rPr>
                                <w:rFonts w:ascii="Calibri" w:hAnsi="Calibri"/>
                                <w:i/>
                                <w:sz w:val="24"/>
                                <w:szCs w:val="24"/>
                              </w:rPr>
                            </w:pPr>
                            <w:r>
                              <w:rPr>
                                <w:rFonts w:ascii="Calibri" w:hAnsi="Calibri"/>
                                <w:i/>
                                <w:sz w:val="24"/>
                                <w:szCs w:val="24"/>
                              </w:rPr>
                              <w:t>Thomas S</w:t>
                            </w:r>
                            <w:r w:rsidRPr="00AD6605">
                              <w:rPr>
                                <w:rFonts w:ascii="Calibri" w:hAnsi="Calibri"/>
                                <w:i/>
                                <w:sz w:val="24"/>
                                <w:szCs w:val="24"/>
                              </w:rPr>
                              <w:t>i</w:t>
                            </w:r>
                            <w:r>
                              <w:rPr>
                                <w:rFonts w:ascii="Calibri" w:hAnsi="Calibri"/>
                                <w:i/>
                                <w:sz w:val="24"/>
                                <w:szCs w:val="24"/>
                              </w:rPr>
                              <w:t>l</w:t>
                            </w:r>
                            <w:r w:rsidRPr="00AD6605">
                              <w:rPr>
                                <w:rFonts w:ascii="Calibri" w:hAnsi="Calibri"/>
                                <w:i/>
                                <w:sz w:val="24"/>
                                <w:szCs w:val="24"/>
                              </w:rPr>
                              <w:t>tberg, Mawell</w:t>
                            </w:r>
                          </w:p>
                          <w:p w14:paraId="2147E6E8" w14:textId="77777777" w:rsidR="005B612A" w:rsidRPr="00AD6605" w:rsidRDefault="005B612A" w:rsidP="00AD6605">
                            <w:pPr>
                              <w:rPr>
                                <w:rFonts w:ascii="Calibri" w:hAnsi="Calibri"/>
                                <w:i/>
                                <w:sz w:val="24"/>
                                <w:szCs w:val="24"/>
                              </w:rPr>
                            </w:pPr>
                            <w:r w:rsidRPr="00AD6605">
                              <w:rPr>
                                <w:rFonts w:ascii="Calibri" w:hAnsi="Calibri"/>
                                <w:i/>
                                <w:sz w:val="24"/>
                                <w:szCs w:val="24"/>
                              </w:rPr>
                              <w:t>Björn Strihagen, Inera</w:t>
                            </w:r>
                          </w:p>
                          <w:p w14:paraId="5E721B43" w14:textId="77777777" w:rsidR="005B612A" w:rsidRPr="00AD6605" w:rsidRDefault="005B612A"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5B612A" w:rsidRPr="00AD6605" w:rsidRDefault="005B612A"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5B612A" w:rsidRDefault="005B612A" w:rsidP="00AD6605">
                            <w:pPr>
                              <w:rPr>
                                <w:rFonts w:ascii="Calibri" w:hAnsi="Calibri"/>
                                <w:i/>
                                <w:sz w:val="24"/>
                                <w:szCs w:val="24"/>
                              </w:rPr>
                            </w:pPr>
                            <w:r w:rsidRPr="00AD6605">
                              <w:rPr>
                                <w:rFonts w:ascii="Calibri" w:hAnsi="Calibri"/>
                                <w:i/>
                                <w:sz w:val="24"/>
                                <w:szCs w:val="24"/>
                              </w:rPr>
                              <w:t>Björn Genfors, Mawell</w:t>
                            </w:r>
                          </w:p>
                          <w:p w14:paraId="3374E711" w14:textId="37AFDB9F" w:rsidR="005B612A" w:rsidRPr="00AD6605" w:rsidRDefault="005B612A" w:rsidP="007E47C0">
                            <w:pPr>
                              <w:rPr>
                                <w:rFonts w:ascii="Calibri" w:hAnsi="Calibri"/>
                                <w:i/>
                                <w:sz w:val="24"/>
                                <w:szCs w:val="24"/>
                              </w:rPr>
                            </w:pPr>
                            <w:r>
                              <w:rPr>
                                <w:rFonts w:ascii="Calibri" w:hAnsi="Calibri"/>
                                <w:i/>
                                <w:sz w:val="24"/>
                                <w:szCs w:val="24"/>
                              </w:rPr>
                              <w:t>Khaled Daham, Callista Enterprise</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279.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" fillcolor="#ddd">
                <v:textbox>
                  <w:txbxContent>
                    <w:p w14:paraId="4282EC2F" w14:textId="77777777" w:rsidR="005B612A" w:rsidRPr="004255A2" w:rsidRDefault="005B612A" w:rsidP="004255A2">
                      <w:r w:rsidRPr="004255A2">
                        <w:t>I arbetet har följande personer deltagit:</w:t>
                      </w:r>
                    </w:p>
                    <w:p w14:paraId="33ABAB67" w14:textId="77777777" w:rsidR="005B612A" w:rsidRDefault="005B612A" w:rsidP="007E47C0"/>
                    <w:p w14:paraId="5BDB7093" w14:textId="77777777" w:rsidR="005B612A" w:rsidRDefault="005B612A" w:rsidP="004255A2">
                      <w:r w:rsidRPr="004255A2">
                        <w:rPr>
                          <w:szCs w:val="20"/>
                        </w:rPr>
                        <w:t>Tjänstedomänansvarig</w:t>
                      </w:r>
                      <w:r w:rsidRPr="00FE3AAD">
                        <w:t>:</w:t>
                      </w:r>
                    </w:p>
                    <w:p w14:paraId="0C7A8F4C" w14:textId="77777777" w:rsidR="005B612A" w:rsidRPr="00FE3AAD" w:rsidRDefault="005B612A" w:rsidP="004255A2"/>
                    <w:p w14:paraId="54D80C8F" w14:textId="689F4295" w:rsidR="005B612A" w:rsidRDefault="005B612A" w:rsidP="004255A2">
                      <w:pPr>
                        <w:rPr>
                          <w:i/>
                        </w:rPr>
                      </w:pPr>
                      <w:r>
                        <w:t>Marcus Claus, Mawell</w:t>
                      </w:r>
                    </w:p>
                    <w:p w14:paraId="7F669B65" w14:textId="77777777" w:rsidR="005B612A" w:rsidRPr="00FE3AAD" w:rsidRDefault="005B612A" w:rsidP="007E47C0">
                      <w:pPr>
                        <w:rPr>
                          <w:i/>
                        </w:rPr>
                      </w:pPr>
                    </w:p>
                    <w:p w14:paraId="1E645C8B" w14:textId="13A2CEF1" w:rsidR="005B612A" w:rsidRDefault="005B612A" w:rsidP="004255A2">
                      <w:r w:rsidRPr="009B4414">
                        <w:t>Projektgrupp</w:t>
                      </w:r>
                      <w:r>
                        <w:t xml:space="preserve"> </w:t>
                      </w:r>
                      <w:r w:rsidRPr="00AD6605">
                        <w:t xml:space="preserve">2012-12-03 – </w:t>
                      </w:r>
                      <w:r>
                        <w:t>..:</w:t>
                      </w:r>
                    </w:p>
                    <w:p w14:paraId="0B3EF4E0" w14:textId="77777777" w:rsidR="005B612A" w:rsidRPr="009B4414" w:rsidRDefault="005B612A" w:rsidP="004255A2"/>
                    <w:p w14:paraId="6897BD87" w14:textId="77777777" w:rsidR="005B612A" w:rsidRPr="00AD6605" w:rsidRDefault="005B612A" w:rsidP="00AD6605">
                      <w:pPr>
                        <w:rPr>
                          <w:rFonts w:ascii="Calibri" w:hAnsi="Calibri"/>
                          <w:i/>
                          <w:sz w:val="24"/>
                          <w:szCs w:val="24"/>
                        </w:rPr>
                      </w:pPr>
                      <w:r w:rsidRPr="00AD6605">
                        <w:rPr>
                          <w:rFonts w:ascii="Calibri" w:hAnsi="Calibri"/>
                          <w:i/>
                          <w:sz w:val="24"/>
                          <w:szCs w:val="24"/>
                        </w:rPr>
                        <w:t>Maria Andersson, Mawell</w:t>
                      </w:r>
                    </w:p>
                    <w:p w14:paraId="204ED6E9" w14:textId="77777777" w:rsidR="005B612A" w:rsidRPr="00AD6605" w:rsidRDefault="005B612A" w:rsidP="00AD6605">
                      <w:pPr>
                        <w:rPr>
                          <w:rFonts w:ascii="Calibri" w:hAnsi="Calibri"/>
                          <w:i/>
                          <w:sz w:val="24"/>
                          <w:szCs w:val="24"/>
                        </w:rPr>
                      </w:pPr>
                      <w:r w:rsidRPr="00AD6605">
                        <w:rPr>
                          <w:rFonts w:ascii="Calibri" w:hAnsi="Calibri"/>
                          <w:i/>
                          <w:sz w:val="24"/>
                          <w:szCs w:val="24"/>
                        </w:rPr>
                        <w:t>Marco De Luca, De Luca Consulting</w:t>
                      </w:r>
                    </w:p>
                    <w:p w14:paraId="4B53A4CD" w14:textId="77777777" w:rsidR="005B612A" w:rsidRPr="00AD6605" w:rsidRDefault="005B612A" w:rsidP="00AD6605">
                      <w:pPr>
                        <w:rPr>
                          <w:rFonts w:ascii="Calibri" w:hAnsi="Calibri"/>
                          <w:i/>
                          <w:sz w:val="24"/>
                          <w:szCs w:val="24"/>
                          <w:lang w:val="en-US"/>
                        </w:rPr>
                      </w:pPr>
                      <w:r w:rsidRPr="00AD6605">
                        <w:rPr>
                          <w:rFonts w:ascii="Calibri" w:hAnsi="Calibri"/>
                          <w:i/>
                          <w:sz w:val="24"/>
                          <w:szCs w:val="24"/>
                          <w:lang w:val="en-US"/>
                        </w:rPr>
                        <w:t>Johan Eltes, Eltes Consulting</w:t>
                      </w:r>
                    </w:p>
                    <w:p w14:paraId="321C3F74" w14:textId="6FE770F2" w:rsidR="005B612A" w:rsidRPr="00AD6605" w:rsidDel="00FF003A" w:rsidRDefault="005B612A" w:rsidP="00AD6605">
                      <w:pPr>
                        <w:rPr>
                          <w:del w:id="308" w:author="Khaled Daham" w:date="2014-02-24T10:52:00Z"/>
                          <w:rFonts w:ascii="Calibri" w:hAnsi="Calibri"/>
                          <w:i/>
                          <w:sz w:val="24"/>
                          <w:szCs w:val="24"/>
                        </w:rPr>
                      </w:pPr>
                      <w:del w:id="309" w:author="Khaled Daham" w:date="2014-02-24T10:52:00Z">
                        <w:r w:rsidRPr="00AD6605" w:rsidDel="00FF003A">
                          <w:rPr>
                            <w:rFonts w:ascii="Calibri" w:hAnsi="Calibri"/>
                            <w:i/>
                            <w:sz w:val="24"/>
                            <w:szCs w:val="24"/>
                          </w:rPr>
                          <w:delText>Björn Skeppner, Inera</w:delText>
                        </w:r>
                      </w:del>
                    </w:p>
                    <w:p w14:paraId="00BB01FD" w14:textId="5E8E5FDD" w:rsidR="005B612A" w:rsidRPr="00AD6605" w:rsidRDefault="005B612A" w:rsidP="00AD6605">
                      <w:pPr>
                        <w:rPr>
                          <w:rFonts w:ascii="Calibri" w:hAnsi="Calibri"/>
                          <w:i/>
                          <w:sz w:val="24"/>
                          <w:szCs w:val="24"/>
                        </w:rPr>
                      </w:pPr>
                      <w:r>
                        <w:rPr>
                          <w:rFonts w:ascii="Calibri" w:hAnsi="Calibri"/>
                          <w:i/>
                          <w:sz w:val="24"/>
                          <w:szCs w:val="24"/>
                        </w:rPr>
                        <w:t>Thomas S</w:t>
                      </w:r>
                      <w:r w:rsidRPr="00AD6605">
                        <w:rPr>
                          <w:rFonts w:ascii="Calibri" w:hAnsi="Calibri"/>
                          <w:i/>
                          <w:sz w:val="24"/>
                          <w:szCs w:val="24"/>
                        </w:rPr>
                        <w:t>i</w:t>
                      </w:r>
                      <w:r>
                        <w:rPr>
                          <w:rFonts w:ascii="Calibri" w:hAnsi="Calibri"/>
                          <w:i/>
                          <w:sz w:val="24"/>
                          <w:szCs w:val="24"/>
                        </w:rPr>
                        <w:t>l</w:t>
                      </w:r>
                      <w:r w:rsidRPr="00AD6605">
                        <w:rPr>
                          <w:rFonts w:ascii="Calibri" w:hAnsi="Calibri"/>
                          <w:i/>
                          <w:sz w:val="24"/>
                          <w:szCs w:val="24"/>
                        </w:rPr>
                        <w:t>tberg, Mawell</w:t>
                      </w:r>
                    </w:p>
                    <w:p w14:paraId="2147E6E8" w14:textId="77777777" w:rsidR="005B612A" w:rsidRPr="00AD6605" w:rsidRDefault="005B612A" w:rsidP="00AD6605">
                      <w:pPr>
                        <w:rPr>
                          <w:rFonts w:ascii="Calibri" w:hAnsi="Calibri"/>
                          <w:i/>
                          <w:sz w:val="24"/>
                          <w:szCs w:val="24"/>
                        </w:rPr>
                      </w:pPr>
                      <w:r w:rsidRPr="00AD6605">
                        <w:rPr>
                          <w:rFonts w:ascii="Calibri" w:hAnsi="Calibri"/>
                          <w:i/>
                          <w:sz w:val="24"/>
                          <w:szCs w:val="24"/>
                        </w:rPr>
                        <w:t>Björn Strihagen, Inera</w:t>
                      </w:r>
                    </w:p>
                    <w:p w14:paraId="5E721B43" w14:textId="77777777" w:rsidR="005B612A" w:rsidRPr="00AD6605" w:rsidRDefault="005B612A"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5B612A" w:rsidRPr="00AD6605" w:rsidRDefault="005B612A"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5B612A" w:rsidRDefault="005B612A" w:rsidP="00AD6605">
                      <w:pPr>
                        <w:rPr>
                          <w:rFonts w:ascii="Calibri" w:hAnsi="Calibri"/>
                          <w:i/>
                          <w:sz w:val="24"/>
                          <w:szCs w:val="24"/>
                        </w:rPr>
                      </w:pPr>
                      <w:r w:rsidRPr="00AD6605">
                        <w:rPr>
                          <w:rFonts w:ascii="Calibri" w:hAnsi="Calibri"/>
                          <w:i/>
                          <w:sz w:val="24"/>
                          <w:szCs w:val="24"/>
                        </w:rPr>
                        <w:t>Björn Genfors, Mawell</w:t>
                      </w:r>
                    </w:p>
                    <w:p w14:paraId="3374E711" w14:textId="37AFDB9F" w:rsidR="005B612A" w:rsidRPr="00AD6605" w:rsidRDefault="005B612A" w:rsidP="007E47C0">
                      <w:pPr>
                        <w:rPr>
                          <w:rFonts w:ascii="Calibri" w:hAnsi="Calibri"/>
                          <w:i/>
                          <w:sz w:val="24"/>
                          <w:szCs w:val="24"/>
                        </w:rPr>
                      </w:pPr>
                      <w:r>
                        <w:rPr>
                          <w:rFonts w:ascii="Calibri" w:hAnsi="Calibri"/>
                          <w:i/>
                          <w:sz w:val="24"/>
                          <w:szCs w:val="24"/>
                        </w:rPr>
                        <w:t>Khaled Daham, Callista Enterprise</w:t>
                      </w:r>
                    </w:p>
                  </w:txbxContent>
                </v:textbox>
                <w10:anchorlock/>
              </v:shape>
            </w:pict>
          </mc:Fallback>
        </mc:AlternateContent>
      </w:r>
      <w:r w:rsidR="007E47C0">
        <w:tab/>
      </w:r>
    </w:p>
    <w:p w14:paraId="49915903" w14:textId="77777777" w:rsidR="007E47C0" w:rsidRDefault="007E47C0" w:rsidP="007E47C0">
      <w:pPr>
        <w:pStyle w:val="Heading1"/>
      </w:pPr>
      <w:bookmarkStart w:id="310" w:name="_Toc198086678"/>
      <w:bookmarkStart w:id="311" w:name="_Toc224960918"/>
      <w:bookmarkStart w:id="312" w:name="_Toc357754844"/>
      <w:bookmarkStart w:id="313" w:name="_Toc163300578"/>
      <w:bookmarkStart w:id="314" w:name="_Toc163300880"/>
      <w:bookmarkStart w:id="315" w:name="_Toc198366954"/>
      <w:bookmarkStart w:id="316" w:name="_Toc254858605"/>
      <w:r>
        <w:t>Versionsinformation</w:t>
      </w:r>
      <w:bookmarkEnd w:id="310"/>
      <w:bookmarkEnd w:id="311"/>
      <w:bookmarkEnd w:id="312"/>
      <w:bookmarkEnd w:id="316"/>
    </w:p>
    <w:p w14:paraId="6810B110" w14:textId="58575EF5" w:rsidR="007E47C0" w:rsidRDefault="007E47C0" w:rsidP="007E47C0">
      <w:r>
        <w:t xml:space="preserve">Denna revision av tjänstekontraktsbeskrivningen handlar om version </w:t>
      </w:r>
      <w:r w:rsidR="00A7296B">
        <w:fldChar w:fldCharType="begin"/>
      </w:r>
      <w:r w:rsidR="00A7296B">
        <w:instrText xml:space="preserve"> DOCPROPERTY  "Version_1" \* MERGEFORMAT </w:instrText>
      </w:r>
      <w:r w:rsidR="00A7296B">
        <w:fldChar w:fldCharType="separate"/>
      </w:r>
      <w:ins w:id="317" w:author="Khaled Daham" w:date="2014-02-24T10:51:00Z">
        <w:r w:rsidR="00F422D0" w:rsidRPr="00F422D0">
          <w:rPr>
            <w:b/>
            <w:color w:val="76923C" w:themeColor="accent3" w:themeShade="BF"/>
            <w:rPrChange w:id="318" w:author="Khaled Daham" w:date="2014-02-24T10:51:00Z">
              <w:rPr/>
            </w:rPrChange>
          </w:rPr>
          <w:t>2</w:t>
        </w:r>
      </w:ins>
      <w:del w:id="319" w:author="Khaled Daham" w:date="2014-02-24T10:50:00Z">
        <w:r w:rsidR="005535AF" w:rsidRPr="005535AF" w:rsidDel="00F422D0">
          <w:rPr>
            <w:b/>
            <w:color w:val="76923C" w:themeColor="accent3" w:themeShade="BF"/>
          </w:rPr>
          <w:delText>2</w:delText>
        </w:r>
      </w:del>
      <w:r w:rsidR="00A7296B">
        <w:rPr>
          <w:b/>
          <w:color w:val="76923C" w:themeColor="accent3" w:themeShade="BF"/>
        </w:rPr>
        <w:fldChar w:fldCharType="end"/>
      </w:r>
      <w:r>
        <w:t>.</w:t>
      </w:r>
      <w:r w:rsidR="00A7296B">
        <w:fldChar w:fldCharType="begin"/>
      </w:r>
      <w:r w:rsidR="00A7296B">
        <w:instrText xml:space="preserve"> DOCP</w:instrText>
      </w:r>
      <w:r w:rsidR="00A7296B">
        <w:instrText xml:space="preserve">ROPERTY "Version_2" \* MERGEFORMAT </w:instrText>
      </w:r>
      <w:r w:rsidR="00A7296B">
        <w:fldChar w:fldCharType="separate"/>
      </w:r>
      <w:ins w:id="320" w:author="Khaled Daham" w:date="2014-02-24T10:51:00Z">
        <w:r w:rsidR="00F422D0" w:rsidRPr="00F422D0">
          <w:rPr>
            <w:b/>
            <w:color w:val="76923C" w:themeColor="accent3" w:themeShade="BF"/>
            <w:rPrChange w:id="321" w:author="Khaled Daham" w:date="2014-02-24T10:51:00Z">
              <w:rPr/>
            </w:rPrChange>
          </w:rPr>
          <w:t>1</w:t>
        </w:r>
      </w:ins>
      <w:del w:id="322" w:author="Khaled Daham" w:date="2014-02-24T10:50:00Z">
        <w:r w:rsidR="005535AF" w:rsidRPr="005535AF" w:rsidDel="00F422D0">
          <w:rPr>
            <w:b/>
            <w:color w:val="76923C" w:themeColor="accent3" w:themeShade="BF"/>
          </w:rPr>
          <w:delText>1</w:delText>
        </w:r>
      </w:del>
      <w:r w:rsidR="00A7296B">
        <w:rPr>
          <w:b/>
          <w:color w:val="76923C" w:themeColor="accent3" w:themeShade="BF"/>
        </w:rPr>
        <w:fldChar w:fldCharType="end"/>
      </w:r>
      <w:r>
        <w:t>.</w:t>
      </w:r>
      <w:r w:rsidR="00A7296B">
        <w:fldChar w:fldCharType="begin"/>
      </w:r>
      <w:r w:rsidR="00A7296B">
        <w:instrText xml:space="preserve"> DOCPROPERTY "Version_3" \* MERGEFORMAT </w:instrText>
      </w:r>
      <w:r w:rsidR="00A7296B">
        <w:fldChar w:fldCharType="separate"/>
      </w:r>
      <w:ins w:id="323" w:author="Khaled Daham" w:date="2014-02-24T10:52:00Z">
        <w:r w:rsidR="0093229E" w:rsidRPr="0093229E">
          <w:rPr>
            <w:b/>
            <w:color w:val="76923C" w:themeColor="accent3" w:themeShade="BF"/>
            <w:rPrChange w:id="324" w:author="Khaled Daham" w:date="2014-02-24T10:52:00Z">
              <w:rPr/>
            </w:rPrChange>
          </w:rPr>
          <w:t>RC2</w:t>
        </w:r>
      </w:ins>
      <w:del w:id="325" w:author="Khaled Daham" w:date="2014-02-24T10:50:00Z">
        <w:r w:rsidR="009866B4" w:rsidRPr="009866B4" w:rsidDel="00F422D0">
          <w:rPr>
            <w:b/>
            <w:color w:val="76923C" w:themeColor="accent3" w:themeShade="BF"/>
          </w:rPr>
          <w:delText>RC1</w:delText>
        </w:r>
      </w:del>
      <w:r w:rsidR="00A7296B">
        <w:rPr>
          <w:b/>
          <w:color w:val="76923C" w:themeColor="accent3" w:themeShade="BF"/>
        </w:rPr>
        <w:fldChar w:fldCharType="end"/>
      </w:r>
      <w:r>
        <w:t xml:space="preserve">. </w:t>
      </w:r>
    </w:p>
    <w:p w14:paraId="3869434E" w14:textId="3947D410" w:rsidR="00A16E37" w:rsidRDefault="00A16E37" w:rsidP="007E47C0">
      <w:r>
        <w:t xml:space="preserve">Observera att version för detta dokument och domänen måste vara lika. Detta för att spårbarheten inte skall brytas. </w:t>
      </w:r>
    </w:p>
    <w:p w14:paraId="2AE2B5DF" w14:textId="77777777" w:rsidR="00030D6C" w:rsidRDefault="00030D6C" w:rsidP="007E47C0"/>
    <w:p w14:paraId="63659F02" w14:textId="4D0034AF" w:rsidR="007E47C0" w:rsidRDefault="007E47C0" w:rsidP="007E47C0">
      <w:pPr>
        <w:pStyle w:val="Heading2"/>
      </w:pPr>
      <w:bookmarkStart w:id="326" w:name="_Toc357754845"/>
      <w:bookmarkStart w:id="327" w:name="_Toc163300882"/>
      <w:bookmarkStart w:id="328" w:name="_Toc254858606"/>
      <w:r>
        <w:t xml:space="preserve">Version </w:t>
      </w:r>
      <w:r w:rsidR="00A7296B">
        <w:fldChar w:fldCharType="begin"/>
      </w:r>
      <w:r w:rsidR="00A7296B">
        <w:instrText xml:space="preserve"> DOCPROPERTY  "Version_1" \* MERGEFORMAT </w:instrText>
      </w:r>
      <w:r w:rsidR="00A7296B">
        <w:fldChar w:fldCharType="separate"/>
      </w:r>
      <w:ins w:id="329" w:author="Khaled Daham" w:date="2014-02-24T10:51:00Z">
        <w:r w:rsidR="00F422D0" w:rsidRPr="00F422D0">
          <w:rPr>
            <w:b/>
            <w:color w:val="76923C" w:themeColor="accent3" w:themeShade="BF"/>
            <w:rPrChange w:id="330" w:author="Khaled Daham" w:date="2014-02-24T10:51:00Z">
              <w:rPr/>
            </w:rPrChange>
          </w:rPr>
          <w:t>2</w:t>
        </w:r>
      </w:ins>
      <w:del w:id="331" w:author="Khaled Daham" w:date="2014-02-24T10:50:00Z">
        <w:r w:rsidR="005535AF" w:rsidRPr="005535AF" w:rsidDel="00F422D0">
          <w:rPr>
            <w:b/>
            <w:color w:val="76923C" w:themeColor="accent3" w:themeShade="BF"/>
          </w:rPr>
          <w:delText>2</w:delText>
        </w:r>
      </w:del>
      <w:r w:rsidR="00A7296B">
        <w:rPr>
          <w:b/>
          <w:color w:val="76923C" w:themeColor="accent3" w:themeShade="BF"/>
        </w:rPr>
        <w:fldChar w:fldCharType="end"/>
      </w:r>
      <w:r>
        <w:t>.</w:t>
      </w:r>
      <w:r w:rsidR="00A7296B">
        <w:fldChar w:fldCharType="begin"/>
      </w:r>
      <w:r w:rsidR="00A7296B">
        <w:instrText xml:space="preserve"> DOCPROPERTY "Version_2" \* MERGEFORMAT </w:instrText>
      </w:r>
      <w:r w:rsidR="00A7296B">
        <w:fldChar w:fldCharType="separate"/>
      </w:r>
      <w:ins w:id="332" w:author="Khaled Daham" w:date="2014-02-24T10:51:00Z">
        <w:r w:rsidR="00F422D0" w:rsidRPr="00F422D0">
          <w:rPr>
            <w:b/>
            <w:color w:val="76923C" w:themeColor="accent3" w:themeShade="BF"/>
            <w:rPrChange w:id="333" w:author="Khaled Daham" w:date="2014-02-24T10:51:00Z">
              <w:rPr/>
            </w:rPrChange>
          </w:rPr>
          <w:t>1</w:t>
        </w:r>
      </w:ins>
      <w:del w:id="334" w:author="Khaled Daham" w:date="2014-02-24T10:50:00Z">
        <w:r w:rsidR="005535AF" w:rsidRPr="005535AF" w:rsidDel="00F422D0">
          <w:rPr>
            <w:b/>
            <w:color w:val="76923C" w:themeColor="accent3" w:themeShade="BF"/>
          </w:rPr>
          <w:delText>1</w:delText>
        </w:r>
      </w:del>
      <w:r w:rsidR="00A7296B">
        <w:rPr>
          <w:b/>
          <w:color w:val="76923C" w:themeColor="accent3" w:themeShade="BF"/>
        </w:rPr>
        <w:fldChar w:fldCharType="end"/>
      </w:r>
      <w:bookmarkEnd w:id="326"/>
      <w:r w:rsidR="00A14B9C">
        <w:rPr>
          <w:b/>
          <w:color w:val="76923C" w:themeColor="accent3" w:themeShade="BF"/>
        </w:rPr>
        <w:t>.</w:t>
      </w:r>
      <w:ins w:id="335" w:author="Khaled Daham" w:date="2014-02-24T10:53:00Z">
        <w:r w:rsidR="0093229E">
          <w:rPr>
            <w:b/>
            <w:color w:val="76923C" w:themeColor="accent3" w:themeShade="BF"/>
          </w:rPr>
          <w:t>RC2</w:t>
        </w:r>
      </w:ins>
      <w:bookmarkEnd w:id="328"/>
      <w:del w:id="336" w:author="Khaled Daham" w:date="2014-02-24T10:53:00Z">
        <w:r w:rsidR="00A14B9C" w:rsidDel="0093229E">
          <w:rPr>
            <w:b/>
            <w:color w:val="76923C" w:themeColor="accent3" w:themeShade="BF"/>
          </w:rPr>
          <w:delText>RC1</w:delText>
        </w:r>
      </w:del>
    </w:p>
    <w:p w14:paraId="4C91F4A8" w14:textId="77777777" w:rsidR="007E47C0" w:rsidRDefault="007E47C0" w:rsidP="007E47C0">
      <w:pPr>
        <w:pStyle w:val="Heading3"/>
      </w:pPr>
      <w:bookmarkStart w:id="337" w:name="_Toc254858607"/>
      <w:r>
        <w:t>Oförändrade tjänstekontrakt</w:t>
      </w:r>
      <w:bookmarkEnd w:id="337"/>
    </w:p>
    <w:p w14:paraId="606E1630" w14:textId="4376BB7A" w:rsidR="003F5B63" w:rsidRDefault="00A30DC6" w:rsidP="003F5B63">
      <w:pPr>
        <w:rPr>
          <w:ins w:id="338" w:author="Khaled Daham" w:date="2014-02-14T16:54:00Z"/>
        </w:rPr>
      </w:pPr>
      <w:bookmarkStart w:id="339" w:name="_Toc379448220"/>
      <w:ins w:id="340" w:author="Khaled Daham" w:date="2014-02-14T16:49:00Z">
        <w:r>
          <w:t>O</w:t>
        </w:r>
      </w:ins>
      <w:del w:id="341" w:author="Khaled Daham" w:date="2014-02-14T16:49:00Z">
        <w:r w:rsidR="003F5B63" w:rsidRPr="00A568B0" w:rsidDel="001E1878">
          <w:delText>O</w:delText>
        </w:r>
      </w:del>
      <w:r w:rsidR="003F5B63" w:rsidRPr="00A568B0">
        <w:t>förändrade tjänstekontrakt</w:t>
      </w:r>
      <w:bookmarkEnd w:id="339"/>
      <w:ins w:id="342" w:author="Khaled Daham" w:date="2014-02-14T16:36:00Z">
        <w:r w:rsidR="000E4FE6">
          <w:t>.</w:t>
        </w:r>
      </w:ins>
    </w:p>
    <w:p w14:paraId="37AAFB1B" w14:textId="59C64E74" w:rsidR="00A30DC6" w:rsidRPr="003F5B63" w:rsidRDefault="00A30DC6" w:rsidP="00A30DC6">
      <w:pPr>
        <w:numPr>
          <w:ilvl w:val="0"/>
          <w:numId w:val="27"/>
        </w:numPr>
        <w:rPr>
          <w:ins w:id="343" w:author="Khaled Daham" w:date="2014-02-14T16:54:00Z"/>
        </w:rPr>
      </w:pPr>
      <w:ins w:id="344" w:author="Khaled Daham" w:date="2014-02-14T16:54:00Z">
        <w:r w:rsidRPr="003F5B63">
          <w:t>GetReferralOutcome, version 2.0</w:t>
        </w:r>
      </w:ins>
    </w:p>
    <w:p w14:paraId="252E9480" w14:textId="27BCA803" w:rsidR="00A30DC6" w:rsidRPr="003F5B63" w:rsidRDefault="00A30DC6" w:rsidP="00A30DC6">
      <w:pPr>
        <w:numPr>
          <w:ilvl w:val="0"/>
          <w:numId w:val="27"/>
        </w:numPr>
        <w:rPr>
          <w:ins w:id="345" w:author="Khaled Daham" w:date="2014-02-14T16:54:00Z"/>
        </w:rPr>
      </w:pPr>
      <w:ins w:id="346" w:author="Khaled Daham" w:date="2014-02-14T16:54:00Z">
        <w:r w:rsidRPr="003F5B63">
          <w:t>GetLaboratoryOrderOutcome</w:t>
        </w:r>
        <w:r>
          <w:t>, version 2.0</w:t>
        </w:r>
      </w:ins>
    </w:p>
    <w:p w14:paraId="3D030386" w14:textId="77777777" w:rsidR="00A30DC6" w:rsidRPr="00A568B0" w:rsidDel="00A30DC6" w:rsidRDefault="00A30DC6" w:rsidP="003F5B63">
      <w:pPr>
        <w:rPr>
          <w:del w:id="347" w:author="Khaled Daham" w:date="2014-02-14T16:54:00Z"/>
        </w:rPr>
      </w:pPr>
    </w:p>
    <w:p w14:paraId="7A560993" w14:textId="387B2CEC" w:rsidR="003F5B63" w:rsidRPr="00A568B0" w:rsidDel="000E4FE6" w:rsidRDefault="003F5B63" w:rsidP="003F5B63">
      <w:pPr>
        <w:rPr>
          <w:del w:id="348" w:author="Khaled Daham" w:date="2014-02-14T16:36:00Z"/>
        </w:rPr>
      </w:pPr>
      <w:del w:id="349" w:author="Khaled Daham" w:date="2014-02-14T16:36:00Z">
        <w:r w:rsidRPr="00A568B0" w:rsidDel="000E4FE6">
          <w:delText>Detta är första dokumentversionen, inga kontrakt fanns innan.</w:delText>
        </w:r>
      </w:del>
    </w:p>
    <w:p w14:paraId="41E3EFAA" w14:textId="77777777" w:rsidR="003F5B63" w:rsidRPr="003F5B63" w:rsidRDefault="003F5B63" w:rsidP="003F5B63"/>
    <w:p w14:paraId="4009D7B0" w14:textId="77777777" w:rsidR="007E47C0" w:rsidRDefault="007E47C0" w:rsidP="007E47C0">
      <w:pPr>
        <w:pStyle w:val="Heading3"/>
      </w:pPr>
      <w:bookmarkStart w:id="350" w:name="_Toc254858608"/>
      <w:r>
        <w:t>Nya tjänstekontrakt</w:t>
      </w:r>
      <w:bookmarkEnd w:id="350"/>
    </w:p>
    <w:p w14:paraId="54A45A65" w14:textId="69947C59" w:rsidR="007E47C0" w:rsidRDefault="007E47C0" w:rsidP="007E47C0">
      <w:del w:id="351" w:author="Khaled Daham" w:date="2014-02-14T16:54:00Z">
        <w:r w:rsidDel="00A30DC6">
          <w:delText xml:space="preserve">Följande </w:delText>
        </w:r>
      </w:del>
      <w:ins w:id="352" w:author="Khaled Daham" w:date="2014-02-14T16:54:00Z">
        <w:r w:rsidR="00A30DC6">
          <w:t xml:space="preserve">Inga </w:t>
        </w:r>
      </w:ins>
      <w:r>
        <w:t>nya tjänstekontrakt</w:t>
      </w:r>
      <w:ins w:id="353" w:author="Khaled Daham" w:date="2014-02-14T16:57:00Z">
        <w:r w:rsidR="00EA0175">
          <w:t xml:space="preserve"> </w:t>
        </w:r>
      </w:ins>
      <w:del w:id="354" w:author="Khaled Daham" w:date="2014-02-14T16:57:00Z">
        <w:r w:rsidDel="00EA0175">
          <w:delText xml:space="preserve"> finns </w:delText>
        </w:r>
      </w:del>
      <w:r>
        <w:t>från och med</w:t>
      </w:r>
      <w:ins w:id="355" w:author="Khaled Daham" w:date="2014-02-14T16:54:00Z">
        <w:r w:rsidR="00A30DC6">
          <w:t xml:space="preserve"> </w:t>
        </w:r>
      </w:ins>
      <w:ins w:id="356" w:author="Khaled Daham" w:date="2014-02-14T16:57:00Z">
        <w:r w:rsidR="00EA0175">
          <w:t>version 2.</w:t>
        </w:r>
      </w:ins>
      <w:r w:rsidR="008636CB">
        <w:t>0</w:t>
      </w:r>
      <w:del w:id="357" w:author="Khaled Daham" w:date="2014-02-14T16:54:00Z">
        <w:r w:rsidDel="00A30DC6">
          <w:delText xml:space="preserve"> denna</w:delText>
        </w:r>
      </w:del>
      <w:del w:id="358" w:author="Khaled Daham" w:date="2014-02-14T16:57:00Z">
        <w:r w:rsidDel="00EA0175">
          <w:delText xml:space="preserve"> version</w:delText>
        </w:r>
      </w:del>
      <w:r w:rsidR="005535AF">
        <w:t>.</w:t>
      </w:r>
      <w:r w:rsidR="008636CB">
        <w:t>RC1</w:t>
      </w:r>
      <w:ins w:id="359" w:author="Khaled Daham" w:date="2014-02-24T11:01:00Z">
        <w:r w:rsidR="00A7296B">
          <w:t>3</w:t>
        </w:r>
      </w:ins>
      <w:del w:id="360" w:author="Khaled Daham" w:date="2014-02-24T11:01:00Z">
        <w:r w:rsidR="008636CB" w:rsidDel="00A7296B">
          <w:delText>2</w:delText>
        </w:r>
      </w:del>
    </w:p>
    <w:p w14:paraId="402CBE44" w14:textId="349D6924" w:rsidR="007E47C0" w:rsidRPr="003F5B63" w:rsidDel="00A30DC6" w:rsidRDefault="003F5B63" w:rsidP="007E47C0">
      <w:pPr>
        <w:numPr>
          <w:ilvl w:val="0"/>
          <w:numId w:val="27"/>
        </w:numPr>
        <w:rPr>
          <w:del w:id="361" w:author="Khaled Daham" w:date="2014-02-14T16:54:00Z"/>
        </w:rPr>
      </w:pPr>
      <w:del w:id="362" w:author="Khaled Daham" w:date="2014-02-14T16:54:00Z">
        <w:r w:rsidRPr="003F5B63" w:rsidDel="00A30DC6">
          <w:delText>GetReferralOutcome, version 2</w:delText>
        </w:r>
        <w:r w:rsidR="007E47C0" w:rsidRPr="003F5B63" w:rsidDel="00A30DC6">
          <w:delText>.0</w:delText>
        </w:r>
      </w:del>
    </w:p>
    <w:p w14:paraId="30D49885" w14:textId="6D05F888" w:rsidR="003F5B63" w:rsidDel="00A30DC6" w:rsidRDefault="003F5B63" w:rsidP="007E47C0">
      <w:pPr>
        <w:numPr>
          <w:ilvl w:val="0"/>
          <w:numId w:val="27"/>
        </w:numPr>
        <w:rPr>
          <w:del w:id="363" w:author="Khaled Daham" w:date="2014-02-14T16:54:00Z"/>
        </w:rPr>
      </w:pPr>
      <w:del w:id="364" w:author="Khaled Daham" w:date="2014-02-14T16:54:00Z">
        <w:r w:rsidRPr="003F5B63" w:rsidDel="00A30DC6">
          <w:delText>GetMa</w:delText>
        </w:r>
        <w:r w:rsidR="00D01ED8" w:rsidDel="00A30DC6">
          <w:delText>ternityMedicalHistory, version 1</w:delText>
        </w:r>
        <w:r w:rsidRPr="003F5B63" w:rsidDel="00A30DC6">
          <w:delText>.0</w:delText>
        </w:r>
      </w:del>
    </w:p>
    <w:p w14:paraId="455D452D" w14:textId="6C1B8A35" w:rsidR="003F5B63" w:rsidRPr="003F5B63" w:rsidDel="00A30DC6" w:rsidRDefault="003F5B63" w:rsidP="007E47C0">
      <w:pPr>
        <w:numPr>
          <w:ilvl w:val="0"/>
          <w:numId w:val="27"/>
        </w:numPr>
        <w:rPr>
          <w:del w:id="365" w:author="Khaled Daham" w:date="2014-02-14T16:54:00Z"/>
        </w:rPr>
      </w:pPr>
      <w:del w:id="366" w:author="Khaled Daham" w:date="2014-02-14T16:54:00Z">
        <w:r w:rsidRPr="003F5B63" w:rsidDel="00A30DC6">
          <w:delText>GetLaboratoryOrderOutcome</w:delText>
        </w:r>
        <w:r w:rsidDel="00A30DC6">
          <w:delText>, version 2.0</w:delText>
        </w:r>
      </w:del>
    </w:p>
    <w:p w14:paraId="0F8C0DEC" w14:textId="77777777" w:rsidR="00E131FD" w:rsidRPr="00DC5529" w:rsidRDefault="00E131FD" w:rsidP="00E131FD">
      <w:pPr>
        <w:rPr>
          <w:highlight w:val="yellow"/>
        </w:rPr>
      </w:pPr>
    </w:p>
    <w:p w14:paraId="256AAA18" w14:textId="077CB075" w:rsidR="005535AF" w:rsidRDefault="007E47C0" w:rsidP="008636CB">
      <w:pPr>
        <w:pStyle w:val="Heading3"/>
        <w:rPr>
          <w:ins w:id="367" w:author="Khaled Daham" w:date="2014-02-24T11:01:00Z"/>
        </w:rPr>
      </w:pPr>
      <w:bookmarkStart w:id="368" w:name="_Toc254858609"/>
      <w:r>
        <w:t>Förändrade tjänstekontrakt</w:t>
      </w:r>
      <w:bookmarkEnd w:id="368"/>
    </w:p>
    <w:p w14:paraId="1E52EDFF" w14:textId="6E811877" w:rsidR="00A7296B" w:rsidRPr="00A7296B" w:rsidRDefault="00A7296B" w:rsidP="00A7296B">
      <w:pPr>
        <w:pPrChange w:id="369" w:author="Khaled Daham" w:date="2014-02-24T11:01:00Z">
          <w:pPr>
            <w:pStyle w:val="Heading3"/>
          </w:pPr>
        </w:pPrChange>
      </w:pPr>
      <w:ins w:id="370" w:author="Khaled Daham" w:date="2014-02-24T11:01:00Z">
        <w:r>
          <w:t>Förändrade kontrakt från och med version 2.0.RC13</w:t>
        </w:r>
      </w:ins>
    </w:p>
    <w:p w14:paraId="3DDEFC1A" w14:textId="77777777" w:rsidR="008636CB" w:rsidRDefault="008636CB" w:rsidP="008636CB">
      <w:pPr>
        <w:ind w:left="720"/>
        <w:rPr>
          <w:ins w:id="371" w:author="Khaled Daham" w:date="2014-02-14T16:54:00Z"/>
        </w:rPr>
      </w:pPr>
    </w:p>
    <w:tbl>
      <w:tblPr>
        <w:tblW w:w="0" w:type="auto"/>
        <w:tblInd w:w="567" w:type="dxa"/>
        <w:tblCellMar>
          <w:left w:w="0" w:type="dxa"/>
          <w:right w:w="0" w:type="dxa"/>
        </w:tblCellMar>
        <w:tblLook w:val="04A0" w:firstRow="1" w:lastRow="0" w:firstColumn="1" w:lastColumn="0" w:noHBand="0" w:noVBand="1"/>
      </w:tblPr>
      <w:tblGrid>
        <w:gridCol w:w="2775"/>
        <w:gridCol w:w="1691"/>
        <w:gridCol w:w="1570"/>
        <w:gridCol w:w="2287"/>
      </w:tblGrid>
      <w:tr w:rsidR="008636CB" w:rsidRPr="00865734" w14:paraId="3A1574E5" w14:textId="77777777" w:rsidTr="008636CB">
        <w:tc>
          <w:tcPr>
            <w:tcW w:w="2365"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E7A3CF9" w14:textId="77777777" w:rsidR="008636CB" w:rsidRPr="00865734" w:rsidRDefault="008636CB" w:rsidP="00220454">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2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281F9E5" w14:textId="77777777" w:rsidR="008636CB" w:rsidRPr="00865734" w:rsidRDefault="008636CB" w:rsidP="00220454">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6F5C8D12" w14:textId="77777777" w:rsidR="008636CB" w:rsidRPr="00865734" w:rsidRDefault="008636CB" w:rsidP="00220454">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5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C9CE54C" w14:textId="77777777" w:rsidR="008636CB" w:rsidRPr="00865734" w:rsidRDefault="008636CB" w:rsidP="00220454">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8636CB" w:rsidRPr="00865734" w14:paraId="77D9E329" w14:textId="77777777" w:rsidTr="008636CB">
        <w:tc>
          <w:tcPr>
            <w:tcW w:w="236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4323853" w14:textId="64D556DB" w:rsidR="008636CB" w:rsidRPr="008636CB" w:rsidRDefault="008636CB" w:rsidP="00220454">
            <w:pPr>
              <w:spacing w:before="100" w:beforeAutospacing="1" w:after="100" w:afterAutospacing="1"/>
              <w:rPr>
                <w:rFonts w:eastAsia="Times New Roman" w:cs="Arial"/>
                <w:sz w:val="24"/>
                <w:lang w:eastAsia="sv-SE"/>
              </w:rPr>
            </w:pPr>
            <w:ins w:id="372" w:author="Khaled Daham" w:date="2014-02-14T16:54:00Z">
              <w:r w:rsidRPr="003F5B63">
                <w:t>GetMa</w:t>
              </w:r>
              <w:r>
                <w:t>ternityMedicalHistory</w:t>
              </w:r>
            </w:ins>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5A7BEC3" w14:textId="6854B457" w:rsidR="008636CB" w:rsidRPr="008636CB" w:rsidRDefault="00962AAB" w:rsidP="00220454">
            <w:pPr>
              <w:spacing w:before="100" w:beforeAutospacing="1" w:after="100" w:afterAutospacing="1"/>
              <w:rPr>
                <w:rFonts w:eastAsia="Times New Roman" w:cs="Arial"/>
                <w:szCs w:val="20"/>
                <w:lang w:eastAsia="sv-SE"/>
              </w:rPr>
            </w:pPr>
            <w:r>
              <w:rPr>
                <w:rFonts w:eastAsia="Times New Roman" w:cs="Arial"/>
                <w:szCs w:val="20"/>
                <w:lang w:eastAsia="sv-SE"/>
              </w:rPr>
              <w:t>2</w:t>
            </w:r>
            <w:r w:rsidR="008636CB" w:rsidRPr="008636CB">
              <w:rPr>
                <w:rFonts w:eastAsia="Times New Roman" w:cs="Arial"/>
                <w:szCs w:val="20"/>
                <w:lang w:eastAsia="sv-SE"/>
              </w:rPr>
              <w:t>.1</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F4E2D49" w14:textId="106DAF19" w:rsidR="008636CB" w:rsidRPr="008636CB" w:rsidRDefault="00962AAB" w:rsidP="00220454">
            <w:pPr>
              <w:spacing w:before="100" w:beforeAutospacing="1" w:after="100" w:afterAutospacing="1"/>
              <w:rPr>
                <w:rFonts w:eastAsia="Times New Roman" w:cs="Arial"/>
                <w:szCs w:val="20"/>
                <w:lang w:eastAsia="sv-SE"/>
              </w:rPr>
            </w:pPr>
            <w:r>
              <w:rPr>
                <w:rFonts w:eastAsia="Times New Roman" w:cs="Arial"/>
                <w:szCs w:val="20"/>
                <w:lang w:eastAsia="sv-SE"/>
              </w:rPr>
              <w:t>2</w:t>
            </w:r>
            <w:r w:rsidR="008636CB" w:rsidRPr="008636CB">
              <w:rPr>
                <w:rFonts w:eastAsia="Times New Roman" w:cs="Arial"/>
                <w:szCs w:val="20"/>
                <w:lang w:eastAsia="sv-SE"/>
              </w:rPr>
              <w:t>.0</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52C1978" w14:textId="77777777" w:rsidR="008636CB" w:rsidRPr="008636CB" w:rsidRDefault="008636CB" w:rsidP="00220454">
            <w:pPr>
              <w:spacing w:before="100" w:beforeAutospacing="1" w:after="100" w:afterAutospacing="1"/>
              <w:rPr>
                <w:rFonts w:eastAsia="Times New Roman" w:cs="Arial"/>
                <w:szCs w:val="20"/>
                <w:lang w:eastAsia="sv-SE"/>
              </w:rPr>
            </w:pPr>
            <w:r w:rsidRPr="008636CB">
              <w:rPr>
                <w:rFonts w:eastAsia="Times New Roman" w:cs="Arial"/>
                <w:szCs w:val="20"/>
                <w:lang w:eastAsia="sv-SE"/>
              </w:rPr>
              <w:t>OK</w:t>
            </w:r>
          </w:p>
        </w:tc>
      </w:tr>
      <w:tr w:rsidR="008636CB" w:rsidRPr="00865734" w14:paraId="6388E1EF" w14:textId="77777777" w:rsidTr="008636CB">
        <w:tc>
          <w:tcPr>
            <w:tcW w:w="0" w:type="auto"/>
            <w:vMerge/>
            <w:tcBorders>
              <w:top w:val="nil"/>
              <w:left w:val="single" w:sz="8" w:space="0" w:color="auto"/>
              <w:bottom w:val="single" w:sz="8" w:space="0" w:color="auto"/>
              <w:right w:val="single" w:sz="8" w:space="0" w:color="auto"/>
            </w:tcBorders>
            <w:vAlign w:val="center"/>
            <w:hideMark/>
          </w:tcPr>
          <w:p w14:paraId="7CECA28A" w14:textId="77777777" w:rsidR="008636CB" w:rsidRPr="008636CB" w:rsidRDefault="008636CB" w:rsidP="00220454">
            <w:pPr>
              <w:rPr>
                <w:rFonts w:eastAsia="Times New Roman" w:cs="Arial"/>
                <w:sz w:val="24"/>
                <w:lang w:eastAsia="sv-SE"/>
              </w:rPr>
            </w:pP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2471B6" w14:textId="5452F9DC" w:rsidR="008636CB" w:rsidRPr="008636CB" w:rsidRDefault="00962AAB" w:rsidP="00220454">
            <w:pPr>
              <w:spacing w:before="100" w:beforeAutospacing="1" w:after="100" w:afterAutospacing="1"/>
              <w:rPr>
                <w:rFonts w:eastAsia="Times New Roman" w:cs="Arial"/>
                <w:szCs w:val="20"/>
                <w:lang w:eastAsia="sv-SE"/>
              </w:rPr>
            </w:pPr>
            <w:r>
              <w:rPr>
                <w:rFonts w:eastAsia="Times New Roman" w:cs="Arial"/>
                <w:szCs w:val="20"/>
                <w:lang w:eastAsia="sv-SE"/>
              </w:rPr>
              <w:t>2</w:t>
            </w:r>
            <w:r w:rsidR="008636CB" w:rsidRPr="008636CB">
              <w:rPr>
                <w:rFonts w:eastAsia="Times New Roman" w:cs="Arial"/>
                <w:szCs w:val="20"/>
                <w:lang w:eastAsia="sv-SE"/>
              </w:rPr>
              <w:t>.</w:t>
            </w:r>
            <w:r w:rsidR="008636CB">
              <w:rPr>
                <w:rFonts w:eastAsia="Times New Roman" w:cs="Arial"/>
                <w:szCs w:val="20"/>
                <w:lang w:eastAsia="sv-SE"/>
              </w:rPr>
              <w:t>0</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A2B040C" w14:textId="06483315" w:rsidR="008636CB" w:rsidRPr="008636CB" w:rsidRDefault="00962AAB" w:rsidP="00220454">
            <w:pPr>
              <w:spacing w:before="100" w:beforeAutospacing="1" w:after="100" w:afterAutospacing="1"/>
              <w:rPr>
                <w:rFonts w:eastAsia="Times New Roman" w:cs="Arial"/>
                <w:szCs w:val="20"/>
                <w:lang w:eastAsia="sv-SE"/>
              </w:rPr>
            </w:pPr>
            <w:r>
              <w:rPr>
                <w:rFonts w:eastAsia="Times New Roman" w:cs="Arial"/>
                <w:szCs w:val="20"/>
                <w:lang w:eastAsia="sv-SE"/>
              </w:rPr>
              <w:t>2</w:t>
            </w:r>
            <w:r w:rsidR="008636CB" w:rsidRPr="008636CB">
              <w:rPr>
                <w:rFonts w:eastAsia="Times New Roman" w:cs="Arial"/>
                <w:szCs w:val="20"/>
                <w:lang w:eastAsia="sv-SE"/>
              </w:rPr>
              <w:t>.1</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F470B49" w14:textId="7B6F4750" w:rsidR="008636CB" w:rsidRPr="008636CB" w:rsidRDefault="008636CB" w:rsidP="008636CB">
            <w:pPr>
              <w:spacing w:before="100" w:beforeAutospacing="1" w:after="100" w:afterAutospacing="1"/>
              <w:rPr>
                <w:rFonts w:eastAsia="Times New Roman" w:cs="Arial"/>
                <w:szCs w:val="20"/>
                <w:lang w:eastAsia="sv-SE"/>
              </w:rPr>
            </w:pPr>
            <w:r>
              <w:rPr>
                <w:rFonts w:eastAsia="Times New Roman" w:cs="Arial"/>
                <w:szCs w:val="20"/>
                <w:lang w:eastAsia="sv-SE"/>
              </w:rPr>
              <w:t>Ej kompatibel</w:t>
            </w:r>
          </w:p>
        </w:tc>
      </w:tr>
    </w:tbl>
    <w:p w14:paraId="003EC8D1" w14:textId="77777777" w:rsidR="007E47C0" w:rsidRPr="0038515C" w:rsidRDefault="007E47C0" w:rsidP="007E47C0"/>
    <w:p w14:paraId="03AAB965" w14:textId="77777777" w:rsidR="007E47C0" w:rsidRDefault="007E47C0" w:rsidP="007E47C0">
      <w:pPr>
        <w:pStyle w:val="Heading3"/>
      </w:pPr>
      <w:bookmarkStart w:id="373" w:name="_Toc254858610"/>
      <w:r>
        <w:t>Utgångna tjänstekontrakt</w:t>
      </w:r>
      <w:bookmarkEnd w:id="373"/>
    </w:p>
    <w:p w14:paraId="47970566" w14:textId="77777777" w:rsidR="007E47C0" w:rsidRDefault="007E47C0" w:rsidP="007E47C0">
      <w:r w:rsidRPr="003A2132">
        <w:t>Inga tjänstekontrakt har utgått.</w:t>
      </w:r>
    </w:p>
    <w:p w14:paraId="07B6FAA1" w14:textId="77777777" w:rsidR="007E47C0" w:rsidRPr="00C80D82" w:rsidRDefault="007E47C0" w:rsidP="007E47C0"/>
    <w:p w14:paraId="11B99449" w14:textId="77777777" w:rsidR="007E47C0" w:rsidRDefault="007E47C0" w:rsidP="007E47C0">
      <w:pPr>
        <w:pStyle w:val="Heading2"/>
      </w:pPr>
      <w:bookmarkStart w:id="374" w:name="_Toc357754846"/>
      <w:bookmarkStart w:id="375" w:name="_Toc254858611"/>
      <w:r>
        <w:t xml:space="preserve">Version </w:t>
      </w:r>
      <w:r w:rsidRPr="00E23759">
        <w:t>tidigare</w:t>
      </w:r>
      <w:bookmarkEnd w:id="374"/>
      <w:bookmarkEnd w:id="375"/>
    </w:p>
    <w:p w14:paraId="0DBC1633" w14:textId="62001CD3" w:rsidR="00E23759" w:rsidRPr="00A568B0" w:rsidRDefault="00335A01" w:rsidP="00E23759">
      <w:ins w:id="376" w:author="Khaled Daham" w:date="2014-02-14T16:37:00Z">
        <w:r>
          <w:t>2.0</w:t>
        </w:r>
        <w:r w:rsidR="00AE4909">
          <w:t>.</w:t>
        </w:r>
      </w:ins>
      <w:r w:rsidR="009866B4">
        <w:t>RC</w:t>
      </w:r>
      <w:ins w:id="377" w:author="Khaled Daham" w:date="2014-02-24T10:53:00Z">
        <w:r w:rsidR="00DD081E">
          <w:t>1</w:t>
        </w:r>
      </w:ins>
      <w:ins w:id="378" w:author="Khaled Daham" w:date="2014-02-24T10:55:00Z">
        <w:r w:rsidR="00A7296B">
          <w:t>3</w:t>
        </w:r>
      </w:ins>
      <w:bookmarkStart w:id="379" w:name="_GoBack"/>
      <w:bookmarkEnd w:id="379"/>
      <w:del w:id="380" w:author="Khaled Daham" w:date="2014-02-24T10:53:00Z">
        <w:r w:rsidR="009866B4" w:rsidDel="00DD081E">
          <w:delText>12</w:delText>
        </w:r>
      </w:del>
      <w:del w:id="381" w:author="Khaled Daham" w:date="2014-02-14T16:37:00Z">
        <w:r w:rsidR="00E23759" w:rsidDel="000E4FE6">
          <w:delText>Inga tidigare versioner av dokumentet</w:delText>
        </w:r>
      </w:del>
    </w:p>
    <w:p w14:paraId="4D7E989C" w14:textId="77777777" w:rsidR="007E47C0" w:rsidRPr="00C63695" w:rsidRDefault="007E47C0" w:rsidP="00424B6F">
      <w:pPr>
        <w:pStyle w:val="BodyText"/>
      </w:pPr>
    </w:p>
    <w:p w14:paraId="0CB18193" w14:textId="77777777" w:rsidR="007E47C0" w:rsidRDefault="007E47C0" w:rsidP="007E47C0">
      <w:pPr>
        <w:pStyle w:val="Heading1"/>
      </w:pPr>
      <w:bookmarkStart w:id="382" w:name="_Toc357754847"/>
      <w:bookmarkStart w:id="383" w:name="_Toc254858612"/>
      <w:bookmarkEnd w:id="327"/>
      <w:r>
        <w:t>Tjänstedomänens arkitektur</w:t>
      </w:r>
      <w:bookmarkEnd w:id="382"/>
      <w:bookmarkEnd w:id="383"/>
    </w:p>
    <w:p w14:paraId="538825CD" w14:textId="77777777" w:rsidR="005D57CE" w:rsidRPr="005D57CE" w:rsidRDefault="005D57CE" w:rsidP="005D57CE">
      <w:r w:rsidRPr="005D57CE">
        <w:t>I detta avsnitt beskrivs hur T-boken tillämpats i tjänstedomänen. Avsnittet syftar till att ge läsaren överblick och förståelse. Avsnittet innehåller inga regler, men ger ett sammanhang för de regler som beskrivs i övriga delar av dokumentet.</w:t>
      </w:r>
    </w:p>
    <w:p w14:paraId="291F07BC" w14:textId="1B3B711F" w:rsidR="005D57CE" w:rsidRPr="005D57CE" w:rsidRDefault="005D57CE" w:rsidP="005D57CE">
      <w:pPr>
        <w:rPr>
          <w:b/>
          <w:bCs/>
        </w:rPr>
      </w:pPr>
    </w:p>
    <w:p w14:paraId="26787E1B" w14:textId="77777777" w:rsidR="005D57CE" w:rsidRPr="005D57CE" w:rsidRDefault="005D57CE" w:rsidP="005D57CE">
      <w:r w:rsidRPr="005D57CE">
        <w:t>Tjänsterna för tillståndsbeskrivning 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regionalt perspektiv. I båda fallen är syftet att historisk information sammanställs från de källsystem där det finns historik, snarare än att begära information från ett specifikt system eller en specifik verksamhet. 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778A9E3B" w14:textId="77777777" w:rsidR="005D57CE" w:rsidRPr="005D57CE" w:rsidRDefault="005D57CE" w:rsidP="005D57CE"/>
    <w:p w14:paraId="1BE54821" w14:textId="77777777" w:rsidR="005D57CE" w:rsidRPr="005D57CE" w:rsidRDefault="005D57CE" w:rsidP="005D57CE">
      <w:r w:rsidRPr="005D57CE">
        <w:t xml:space="preserve">Tjänstedomänen förutsätter en aggregeringsplattform motsvarande den som beskrivs i T-boken, REV B. Tjänstedomänen förutsätter också användning av engagemangsindex på nationell nivå. Behovet av ett regionalt engagemangsindex beror dels av om regionen avser tillämpa tjänstekontrakten för regionala tjänstekonsumenter och av antalet informationskällor som ska tillgängliggöras för regionala behov. </w:t>
      </w:r>
    </w:p>
    <w:p w14:paraId="460CD5DB" w14:textId="77777777" w:rsidR="005D57CE" w:rsidRPr="005D57CE" w:rsidRDefault="005D57CE" w:rsidP="005D57CE"/>
    <w:p w14:paraId="62B850C0" w14:textId="0F6C25A1" w:rsidR="007E47C0" w:rsidRPr="005D57CE" w:rsidRDefault="005D57CE" w:rsidP="005D57CE">
      <w:r w:rsidRPr="005D57CE">
        <w:t>Följande flödesmodeller beskriver översiktligt hur tjänstekontrakten är tänkta att användas. Tjänstekonsument (K) och tjänsteproducenter (P) är markerade i figurerna. Den första</w:t>
      </w:r>
      <w:r w:rsidR="003311B8">
        <w:t xml:space="preserve"> figuren visar direktåtkomst inom sammanhållen journalföring och den andra figuren visar användning inom patientens direktåtkomst.</w:t>
      </w:r>
    </w:p>
    <w:p w14:paraId="35443D92" w14:textId="77777777" w:rsidR="005D57CE" w:rsidRDefault="005D57CE" w:rsidP="007E47C0">
      <w:pPr>
        <w:rPr>
          <w:color w:val="4F81BD" w:themeColor="accent1"/>
        </w:rPr>
      </w:pPr>
    </w:p>
    <w:p w14:paraId="6B65A3A7" w14:textId="77777777" w:rsidR="005D57CE" w:rsidRDefault="005D57CE" w:rsidP="007E47C0">
      <w:pPr>
        <w:rPr>
          <w:color w:val="4F81BD" w:themeColor="accent1"/>
        </w:rPr>
      </w:pPr>
    </w:p>
    <w:p w14:paraId="53FEC8EA" w14:textId="77777777" w:rsidR="007E47C0" w:rsidRPr="0085644F" w:rsidRDefault="007E47C0" w:rsidP="007E47C0">
      <w:pPr>
        <w:pStyle w:val="Heading2"/>
      </w:pPr>
      <w:bookmarkStart w:id="384" w:name="_Toc357754848"/>
      <w:bookmarkStart w:id="385" w:name="_Toc254858613"/>
      <w:r>
        <w:t>Flöden</w:t>
      </w:r>
      <w:bookmarkEnd w:id="384"/>
      <w:bookmarkEnd w:id="385"/>
    </w:p>
    <w:p w14:paraId="706E99D0" w14:textId="251B9CA9" w:rsidR="007E47C0" w:rsidRPr="003311B8" w:rsidRDefault="00016347" w:rsidP="007E47C0">
      <w:pPr>
        <w:pStyle w:val="Heading3"/>
      </w:pPr>
      <w:bookmarkStart w:id="386" w:name="_Toc254858614"/>
      <w:r>
        <w:t>Flöde 1</w:t>
      </w:r>
      <w:r w:rsidR="006D0182">
        <w:t xml:space="preserve"> – Hämta svar på en konsultationsremiss.</w:t>
      </w:r>
      <w:bookmarkEnd w:id="386"/>
    </w:p>
    <w:p w14:paraId="6E4BB1E8" w14:textId="77777777" w:rsidR="003311B8" w:rsidRDefault="003311B8" w:rsidP="003311B8">
      <w:pPr>
        <w:rPr>
          <w:highlight w:val="yellow"/>
        </w:rPr>
      </w:pPr>
    </w:p>
    <w:p w14:paraId="1B8B8629" w14:textId="77777777" w:rsidR="007E47C0" w:rsidRDefault="007E47C0" w:rsidP="007E47C0">
      <w:pPr>
        <w:pStyle w:val="Heading4"/>
      </w:pPr>
      <w:r>
        <w:t>Arbetsflöde</w:t>
      </w:r>
    </w:p>
    <w:p w14:paraId="30133982" w14:textId="77777777" w:rsidR="00804C10" w:rsidRDefault="00804C10" w:rsidP="00804C10"/>
    <w:p w14:paraId="368B2306" w14:textId="77777777" w:rsidR="00804C10" w:rsidRDefault="00804C10" w:rsidP="00804C10">
      <w:pPr>
        <w:rPr>
          <w:highlight w:val="yellow"/>
        </w:rPr>
      </w:pPr>
      <w:r>
        <w:rPr>
          <w:noProof/>
          <w:lang w:val="en-US"/>
        </w:rPr>
        <w:drawing>
          <wp:inline distT="0" distB="0" distL="0" distR="0" wp14:anchorId="64AB0A87" wp14:editId="10BFC891">
            <wp:extent cx="5507990" cy="3472091"/>
            <wp:effectExtent l="0" t="0" r="3810" b="8255"/>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2CB7F1D" w14:textId="77777777" w:rsidR="00804C10" w:rsidRDefault="00804C10" w:rsidP="00804C10">
      <w:pPr>
        <w:rPr>
          <w:highlight w:val="yellow"/>
        </w:rPr>
      </w:pPr>
    </w:p>
    <w:p w14:paraId="23D83E86" w14:textId="77777777" w:rsidR="00804C10" w:rsidRPr="00E546AE" w:rsidRDefault="00804C10" w:rsidP="00804C10">
      <w:pPr>
        <w:pStyle w:val="BodyText"/>
      </w:pPr>
      <w:r w:rsidRPr="00E546AE">
        <w:t>Figur: Direktåtkomst inom sammanhållen journalföring</w:t>
      </w:r>
    </w:p>
    <w:p w14:paraId="39E35CFE" w14:textId="77777777" w:rsidR="00804C10" w:rsidRDefault="00804C10" w:rsidP="00804C10">
      <w:pPr>
        <w:pStyle w:val="BodyText"/>
      </w:pPr>
    </w:p>
    <w:p w14:paraId="6C91F5AF" w14:textId="4F6C4DDE" w:rsidR="00804C10" w:rsidRPr="00804C10" w:rsidRDefault="00804C10" w:rsidP="00804C10">
      <w:pPr>
        <w:pStyle w:val="BodyText"/>
      </w:pPr>
      <w:r>
        <w:rPr>
          <w:noProof/>
          <w:lang w:val="en-US"/>
        </w:rPr>
        <w:drawing>
          <wp:inline distT="0" distB="0" distL="0" distR="0" wp14:anchorId="287E2F41" wp14:editId="0BE79C85">
            <wp:extent cx="5702643" cy="3613289"/>
            <wp:effectExtent l="0" t="0" r="12700" b="0"/>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5E042810" w14:textId="77777777" w:rsidR="00E131FD" w:rsidRDefault="00E131FD" w:rsidP="00E131FD">
      <w:pPr>
        <w:pStyle w:val="Heading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804C10" w:rsidRPr="00F71DFD" w14:paraId="4E76DD9F" w14:textId="77777777" w:rsidTr="00D654E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63A394" w14:textId="77777777" w:rsidR="00804C10" w:rsidRPr="00D654EF" w:rsidRDefault="00804C10" w:rsidP="00D654EF">
            <w:pPr>
              <w:tabs>
                <w:tab w:val="left" w:pos="567"/>
              </w:tabs>
              <w:jc w:val="center"/>
              <w:rPr>
                <w:rFonts w:ascii="Times New Roman" w:hAnsi="Times New Roman"/>
                <w:b/>
              </w:rPr>
            </w:pPr>
            <w:r w:rsidRPr="00D654E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8737DD" w14:textId="77777777" w:rsidR="00804C10" w:rsidRPr="00D654EF" w:rsidRDefault="00804C10" w:rsidP="00D654EF">
            <w:pPr>
              <w:tabs>
                <w:tab w:val="left" w:pos="567"/>
              </w:tabs>
              <w:rPr>
                <w:rFonts w:ascii="Times New Roman" w:hAnsi="Times New Roman"/>
                <w:b/>
              </w:rPr>
            </w:pPr>
            <w:r w:rsidRPr="00D654EF">
              <w:rPr>
                <w:rFonts w:ascii="Times New Roman" w:hAnsi="Times New Roman"/>
                <w:b/>
              </w:rPr>
              <w:t>Beskrivning alt. referens</w:t>
            </w:r>
          </w:p>
        </w:tc>
      </w:tr>
      <w:tr w:rsidR="00804C10" w:rsidRPr="00A55D30" w14:paraId="7D431107" w14:textId="77777777" w:rsidTr="00D654EF">
        <w:trPr>
          <w:trHeight w:val="709"/>
        </w:trPr>
        <w:tc>
          <w:tcPr>
            <w:tcW w:w="1027" w:type="pct"/>
            <w:tcBorders>
              <w:top w:val="single" w:sz="6" w:space="0" w:color="auto"/>
            </w:tcBorders>
          </w:tcPr>
          <w:p w14:paraId="4120E96A" w14:textId="77777777" w:rsidR="00804C10" w:rsidRPr="00D654EF" w:rsidRDefault="00804C10" w:rsidP="00D654EF">
            <w:pPr>
              <w:spacing w:before="40" w:after="40"/>
              <w:rPr>
                <w:rFonts w:ascii="Times New Roman" w:hAnsi="Times New Roman"/>
              </w:rPr>
            </w:pPr>
            <w:r w:rsidRPr="00D654EF">
              <w:rPr>
                <w:rFonts w:ascii="Times New Roman" w:hAnsi="Times New Roman"/>
              </w:rPr>
              <w:t>Patienten</w:t>
            </w:r>
          </w:p>
        </w:tc>
        <w:tc>
          <w:tcPr>
            <w:tcW w:w="3973" w:type="pct"/>
            <w:tcBorders>
              <w:top w:val="single" w:sz="6" w:space="0" w:color="auto"/>
            </w:tcBorders>
          </w:tcPr>
          <w:p w14:paraId="26A75A61" w14:textId="2DAA41BA" w:rsidR="00804C10" w:rsidRPr="00D654EF" w:rsidRDefault="00804C10" w:rsidP="000E4FE6">
            <w:pPr>
              <w:spacing w:before="40" w:after="40"/>
              <w:rPr>
                <w:rFonts w:ascii="Times New Roman" w:hAnsi="Times New Roman"/>
              </w:rPr>
            </w:pPr>
            <w:r w:rsidRPr="00D654EF">
              <w:rPr>
                <w:rFonts w:ascii="Times New Roman" w:hAnsi="Times New Roman"/>
              </w:rPr>
              <w:t>Den patient som vill få tillgång till si</w:t>
            </w:r>
            <w:ins w:id="387" w:author="Khaled Daham" w:date="2014-02-14T16:38:00Z">
              <w:r w:rsidR="000E4FE6">
                <w:rPr>
                  <w:rFonts w:ascii="Times New Roman" w:hAnsi="Times New Roman"/>
                </w:rPr>
                <w:t>n</w:t>
              </w:r>
            </w:ins>
            <w:ins w:id="388" w:author="Khaled Daham" w:date="2014-02-14T16:43:00Z">
              <w:r w:rsidR="000E4FE6">
                <w:rPr>
                  <w:rFonts w:ascii="Times New Roman" w:hAnsi="Times New Roman"/>
                </w:rPr>
                <w:t>a</w:t>
              </w:r>
            </w:ins>
            <w:ins w:id="389" w:author="Khaled Daham" w:date="2014-02-14T16:38:00Z">
              <w:r w:rsidR="000E4FE6">
                <w:rPr>
                  <w:rFonts w:ascii="Times New Roman" w:hAnsi="Times New Roman"/>
                </w:rPr>
                <w:t xml:space="preserve"> konsultationsremissvar.</w:t>
              </w:r>
            </w:ins>
            <w:del w:id="390" w:author="Khaled Daham" w:date="2014-02-14T16:38:00Z">
              <w:r w:rsidRPr="00D654EF" w:rsidDel="000E4FE6">
                <w:rPr>
                  <w:rFonts w:ascii="Times New Roman" w:hAnsi="Times New Roman"/>
                </w:rPr>
                <w:delText>n reumatis</w:delText>
              </w:r>
            </w:del>
          </w:p>
        </w:tc>
      </w:tr>
    </w:tbl>
    <w:p w14:paraId="71D7552B" w14:textId="77777777" w:rsidR="007E47C0" w:rsidRDefault="007E47C0" w:rsidP="007E47C0">
      <w:pPr>
        <w:pStyle w:val="Heading4"/>
      </w:pPr>
      <w:r>
        <w:t>Sekvensdiagram</w:t>
      </w:r>
    </w:p>
    <w:p w14:paraId="18C17267" w14:textId="28D43725" w:rsidR="007E47C0" w:rsidRDefault="00E901DA" w:rsidP="007E47C0">
      <w:r>
        <w:rPr>
          <w:noProof/>
          <w:lang w:val="en-US"/>
        </w:rPr>
        <w:drawing>
          <wp:inline distT="0" distB="0" distL="0" distR="0" wp14:anchorId="70545B68" wp14:editId="5805DFC5">
            <wp:extent cx="5507990" cy="1562735"/>
            <wp:effectExtent l="0" t="0" r="3810"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ferralOutcome.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2CF8B561" w14:textId="77777777" w:rsidR="00D654EF" w:rsidRDefault="00D654EF" w:rsidP="007E47C0"/>
    <w:tbl>
      <w:tblPr>
        <w:tblW w:w="0" w:type="auto"/>
        <w:tblCellMar>
          <w:left w:w="10" w:type="dxa"/>
          <w:right w:w="10" w:type="dxa"/>
        </w:tblCellMar>
        <w:tblLook w:val="04A0" w:firstRow="1" w:lastRow="0" w:firstColumn="1" w:lastColumn="0" w:noHBand="0" w:noVBand="1"/>
      </w:tblPr>
      <w:tblGrid>
        <w:gridCol w:w="1998"/>
        <w:gridCol w:w="6696"/>
      </w:tblGrid>
      <w:tr w:rsidR="00D654EF" w:rsidRPr="00F71DFD" w14:paraId="46172DAD" w14:textId="77777777" w:rsidTr="00D654E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1BFD68" w14:textId="77777777" w:rsidR="00D654EF" w:rsidRPr="00D654EF" w:rsidRDefault="00D654EF" w:rsidP="00D654EF">
            <w:pPr>
              <w:spacing w:before="40" w:after="40"/>
              <w:rPr>
                <w:rFonts w:ascii="Times New Roman" w:hAnsi="Times New Roman"/>
                <w:b/>
              </w:rPr>
            </w:pPr>
            <w:r w:rsidRPr="00D654E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D561D6" w14:textId="77777777" w:rsidR="00D654EF" w:rsidRPr="00D654EF" w:rsidRDefault="00D654EF" w:rsidP="00D654EF">
            <w:pPr>
              <w:spacing w:before="40" w:after="40"/>
              <w:rPr>
                <w:rFonts w:ascii="Times New Roman" w:hAnsi="Times New Roman"/>
                <w:b/>
              </w:rPr>
            </w:pPr>
            <w:r w:rsidRPr="00D654EF">
              <w:rPr>
                <w:rFonts w:ascii="Times New Roman" w:hAnsi="Times New Roman"/>
                <w:b/>
              </w:rPr>
              <w:t>Beskrivning</w:t>
            </w:r>
          </w:p>
        </w:tc>
      </w:tr>
      <w:tr w:rsidR="00D654EF" w:rsidRPr="008A6814" w14:paraId="1B69BC4E" w14:textId="77777777" w:rsidTr="00D654EF">
        <w:tc>
          <w:tcPr>
            <w:tcW w:w="1951" w:type="dxa"/>
            <w:tcBorders>
              <w:top w:val="single" w:sz="6" w:space="0" w:color="auto"/>
              <w:left w:val="single" w:sz="6" w:space="0" w:color="auto"/>
              <w:bottom w:val="single" w:sz="6" w:space="0" w:color="auto"/>
              <w:right w:val="single" w:sz="6" w:space="0" w:color="auto"/>
            </w:tcBorders>
          </w:tcPr>
          <w:p w14:paraId="02402503" w14:textId="77777777" w:rsidR="00D654EF" w:rsidRPr="00D654EF" w:rsidRDefault="00D654EF" w:rsidP="00D654EF">
            <w:pPr>
              <w:spacing w:before="40" w:after="40"/>
              <w:rPr>
                <w:rFonts w:ascii="Times New Roman" w:hAnsi="Times New Roman"/>
              </w:rPr>
            </w:pPr>
            <w:r w:rsidRPr="00D654E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1D88B6D"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Den/det som utför själva handlingen. </w:t>
            </w:r>
          </w:p>
        </w:tc>
      </w:tr>
      <w:tr w:rsidR="00D654EF" w:rsidRPr="008A6814" w14:paraId="04B27FA1" w14:textId="77777777" w:rsidTr="00D654EF">
        <w:tc>
          <w:tcPr>
            <w:tcW w:w="1951" w:type="dxa"/>
            <w:tcBorders>
              <w:top w:val="single" w:sz="6" w:space="0" w:color="auto"/>
              <w:left w:val="single" w:sz="6" w:space="0" w:color="auto"/>
              <w:bottom w:val="single" w:sz="6" w:space="0" w:color="auto"/>
              <w:right w:val="single" w:sz="6" w:space="0" w:color="auto"/>
            </w:tcBorders>
          </w:tcPr>
          <w:p w14:paraId="4269AF83" w14:textId="77777777" w:rsidR="00D654EF" w:rsidRPr="00D654EF" w:rsidRDefault="00D654EF" w:rsidP="00D654EF">
            <w:pPr>
              <w:spacing w:before="40" w:after="40"/>
              <w:rPr>
                <w:rFonts w:ascii="Times New Roman" w:hAnsi="Times New Roman"/>
              </w:rPr>
            </w:pPr>
            <w:r w:rsidRPr="00D654EF">
              <w:rPr>
                <w:rFonts w:ascii="Times New Roman" w:hAnsi="Times New Roman"/>
              </w:rPr>
              <w:t>Applikation</w:t>
            </w:r>
          </w:p>
        </w:tc>
        <w:tc>
          <w:tcPr>
            <w:tcW w:w="6863" w:type="dxa"/>
            <w:tcBorders>
              <w:top w:val="single" w:sz="6" w:space="0" w:color="auto"/>
              <w:left w:val="single" w:sz="6" w:space="0" w:color="auto"/>
              <w:bottom w:val="single" w:sz="6" w:space="0" w:color="auto"/>
              <w:right w:val="single" w:sz="6" w:space="0" w:color="auto"/>
            </w:tcBorders>
          </w:tcPr>
          <w:p w14:paraId="6B7F10C0"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används för att konsumera information. Dvs det system som hämtar information som finns registrerad i andra system</w:t>
            </w:r>
          </w:p>
        </w:tc>
      </w:tr>
      <w:tr w:rsidR="00D654EF" w:rsidRPr="008A6814" w14:paraId="125DD6D6" w14:textId="77777777" w:rsidTr="00D654EF">
        <w:tc>
          <w:tcPr>
            <w:tcW w:w="1951" w:type="dxa"/>
            <w:tcBorders>
              <w:top w:val="single" w:sz="6" w:space="0" w:color="auto"/>
              <w:left w:val="single" w:sz="6" w:space="0" w:color="auto"/>
              <w:bottom w:val="single" w:sz="6" w:space="0" w:color="auto"/>
              <w:right w:val="single" w:sz="6" w:space="0" w:color="auto"/>
            </w:tcBorders>
          </w:tcPr>
          <w:p w14:paraId="4ED6E9ED" w14:textId="77777777" w:rsidR="00D654EF" w:rsidRPr="00D654EF" w:rsidRDefault="00D654EF" w:rsidP="00D654EF">
            <w:pPr>
              <w:spacing w:before="40" w:after="40"/>
              <w:rPr>
                <w:rFonts w:ascii="Times New Roman" w:hAnsi="Times New Roman"/>
              </w:rPr>
            </w:pPr>
            <w:r w:rsidRPr="00D654E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5D909E8" w14:textId="77777777" w:rsidR="00D654EF" w:rsidRPr="00D654EF" w:rsidRDefault="00D654EF" w:rsidP="00D654EF">
            <w:pPr>
              <w:rPr>
                <w:rFonts w:ascii="Times New Roman" w:hAnsi="Times New Roman"/>
              </w:rPr>
            </w:pPr>
            <w:r w:rsidRPr="00D654EF">
              <w:rPr>
                <w:rFonts w:ascii="Times New Roman" w:hAnsi="Times New Roman"/>
              </w:rPr>
              <w:t>Tjänsteplattformen är ett lager som slussar information vidare (som har sin egna interna process)</w:t>
            </w:r>
          </w:p>
        </w:tc>
      </w:tr>
      <w:tr w:rsidR="00D654EF" w:rsidRPr="00A51E7F" w14:paraId="151C81F4" w14:textId="77777777" w:rsidTr="00D654EF">
        <w:tc>
          <w:tcPr>
            <w:tcW w:w="1951" w:type="dxa"/>
            <w:tcBorders>
              <w:top w:val="single" w:sz="6" w:space="0" w:color="auto"/>
              <w:left w:val="single" w:sz="6" w:space="0" w:color="auto"/>
              <w:bottom w:val="single" w:sz="6" w:space="0" w:color="auto"/>
              <w:right w:val="single" w:sz="6" w:space="0" w:color="auto"/>
            </w:tcBorders>
          </w:tcPr>
          <w:p w14:paraId="35078325" w14:textId="77777777" w:rsidR="00D654EF" w:rsidRPr="00D654EF" w:rsidRDefault="00D654EF" w:rsidP="00D654EF">
            <w:pPr>
              <w:spacing w:before="40" w:after="40"/>
              <w:rPr>
                <w:rFonts w:ascii="Times New Roman" w:hAnsi="Times New Roman"/>
              </w:rPr>
            </w:pPr>
            <w:r w:rsidRPr="00D654E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7C3EED24"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Ett system som kan finnas mellan ett källsystem och en annan applikation. Kan användas för att lagra information för uppföljning.  </w:t>
            </w:r>
          </w:p>
        </w:tc>
      </w:tr>
      <w:tr w:rsidR="00D654EF" w:rsidRPr="00A51E7F" w14:paraId="19574CF2" w14:textId="77777777" w:rsidTr="00D654EF">
        <w:tc>
          <w:tcPr>
            <w:tcW w:w="1951" w:type="dxa"/>
            <w:tcBorders>
              <w:top w:val="single" w:sz="6" w:space="0" w:color="auto"/>
              <w:left w:val="single" w:sz="6" w:space="0" w:color="auto"/>
              <w:bottom w:val="single" w:sz="6" w:space="0" w:color="auto"/>
              <w:right w:val="single" w:sz="6" w:space="0" w:color="auto"/>
            </w:tcBorders>
          </w:tcPr>
          <w:p w14:paraId="01B23B7F" w14:textId="77777777" w:rsidR="00D654EF" w:rsidRPr="00D654EF" w:rsidRDefault="00D654EF" w:rsidP="00D654EF">
            <w:pPr>
              <w:spacing w:before="40" w:after="40"/>
              <w:rPr>
                <w:rFonts w:ascii="Times New Roman" w:hAnsi="Times New Roman"/>
              </w:rPr>
            </w:pPr>
            <w:r w:rsidRPr="00D654E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DA1200D"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i detta fall utgör källsystemet som vårdpersonal direkt registrerar/uppdaterar/raderar information i.</w:t>
            </w:r>
          </w:p>
        </w:tc>
      </w:tr>
    </w:tbl>
    <w:p w14:paraId="5C53105F" w14:textId="77777777" w:rsidR="00D654EF" w:rsidRDefault="00D654EF" w:rsidP="007E47C0"/>
    <w:p w14:paraId="79A7E6F2" w14:textId="77777777" w:rsidR="00D654EF" w:rsidRPr="006E7140" w:rsidRDefault="00D654EF" w:rsidP="007E47C0"/>
    <w:p w14:paraId="504E9596" w14:textId="492A0F4C" w:rsidR="007E47C0" w:rsidRDefault="007E47C0" w:rsidP="007E47C0">
      <w:pPr>
        <w:pStyle w:val="Heading3"/>
      </w:pPr>
      <w:bookmarkStart w:id="391" w:name="_Toc254858615"/>
      <w:r w:rsidRPr="003F58B4">
        <w:t xml:space="preserve">Flöde </w:t>
      </w:r>
      <w:r w:rsidR="00261EA5" w:rsidRPr="003F58B4">
        <w:t>2</w:t>
      </w:r>
      <w:r w:rsidR="003F58B4" w:rsidRPr="003F58B4">
        <w:t xml:space="preserve"> – Hämta </w:t>
      </w:r>
      <w:r w:rsidR="00804C10">
        <w:t>mödravårdsinformation</w:t>
      </w:r>
      <w:bookmarkEnd w:id="391"/>
    </w:p>
    <w:p w14:paraId="05EBFA06" w14:textId="77777777" w:rsidR="00D654EF" w:rsidRDefault="00D654EF" w:rsidP="00D654EF"/>
    <w:p w14:paraId="5846D676" w14:textId="77777777" w:rsidR="00D654EF" w:rsidRDefault="00D654EF" w:rsidP="00D654EF">
      <w:pPr>
        <w:pStyle w:val="Heading4"/>
      </w:pPr>
      <w:r>
        <w:t>Arbetsflöde</w:t>
      </w:r>
    </w:p>
    <w:p w14:paraId="309E45A9" w14:textId="77777777" w:rsidR="00D654EF" w:rsidRDefault="00D654EF" w:rsidP="00D654EF"/>
    <w:p w14:paraId="42E3213D" w14:textId="77777777" w:rsidR="00D654EF" w:rsidRDefault="00D654EF" w:rsidP="00D654EF">
      <w:pPr>
        <w:rPr>
          <w:highlight w:val="yellow"/>
        </w:rPr>
      </w:pPr>
      <w:r>
        <w:rPr>
          <w:noProof/>
          <w:lang w:val="en-US"/>
        </w:rPr>
        <w:drawing>
          <wp:inline distT="0" distB="0" distL="0" distR="0" wp14:anchorId="4DBD55A7" wp14:editId="738BB896">
            <wp:extent cx="5507990" cy="3472091"/>
            <wp:effectExtent l="0" t="0" r="3810" b="8255"/>
            <wp:docPr id="1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E7EE785" w14:textId="77777777" w:rsidR="00D654EF" w:rsidRDefault="00D654EF" w:rsidP="00D654EF">
      <w:pPr>
        <w:rPr>
          <w:highlight w:val="yellow"/>
        </w:rPr>
      </w:pPr>
    </w:p>
    <w:p w14:paraId="0584A24D" w14:textId="77777777" w:rsidR="00D654EF" w:rsidRPr="00E546AE" w:rsidRDefault="00D654EF" w:rsidP="00D654EF">
      <w:pPr>
        <w:pStyle w:val="BodyText"/>
      </w:pPr>
      <w:r w:rsidRPr="00E546AE">
        <w:t>Figur: Direktåtkomst inom sammanhållen journalföring</w:t>
      </w:r>
    </w:p>
    <w:p w14:paraId="4C53144D" w14:textId="77777777" w:rsidR="00D654EF" w:rsidRDefault="00D654EF" w:rsidP="00D654EF">
      <w:pPr>
        <w:pStyle w:val="BodyText"/>
      </w:pPr>
    </w:p>
    <w:p w14:paraId="2A3EADE2" w14:textId="77777777" w:rsidR="00D654EF" w:rsidRPr="00804C10" w:rsidRDefault="00D654EF" w:rsidP="00D654EF">
      <w:pPr>
        <w:pStyle w:val="BodyText"/>
      </w:pPr>
      <w:r>
        <w:rPr>
          <w:noProof/>
          <w:lang w:val="en-US"/>
        </w:rPr>
        <w:drawing>
          <wp:inline distT="0" distB="0" distL="0" distR="0" wp14:anchorId="5235594A" wp14:editId="63AF3D07">
            <wp:extent cx="5702643" cy="3613289"/>
            <wp:effectExtent l="0" t="0" r="12700" b="0"/>
            <wp:docPr id="1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41A17DC2" w14:textId="77777777" w:rsidR="00D654EF" w:rsidRDefault="00D654EF" w:rsidP="00D654EF">
      <w:pPr>
        <w:pStyle w:val="Heading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D654EF" w:rsidRPr="00F71DFD" w14:paraId="4DE42479" w14:textId="77777777" w:rsidTr="00D654E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626054" w14:textId="77777777" w:rsidR="00D654EF" w:rsidRPr="00D654EF" w:rsidRDefault="00D654EF" w:rsidP="00D654EF">
            <w:pPr>
              <w:tabs>
                <w:tab w:val="left" w:pos="567"/>
              </w:tabs>
              <w:jc w:val="center"/>
              <w:rPr>
                <w:rFonts w:ascii="Times New Roman" w:hAnsi="Times New Roman"/>
                <w:b/>
              </w:rPr>
            </w:pPr>
            <w:r w:rsidRPr="00D654E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8166316" w14:textId="77777777" w:rsidR="00D654EF" w:rsidRPr="00D654EF" w:rsidRDefault="00D654EF" w:rsidP="00D654EF">
            <w:pPr>
              <w:tabs>
                <w:tab w:val="left" w:pos="567"/>
              </w:tabs>
              <w:rPr>
                <w:rFonts w:ascii="Times New Roman" w:hAnsi="Times New Roman"/>
                <w:b/>
              </w:rPr>
            </w:pPr>
            <w:r w:rsidRPr="00D654EF">
              <w:rPr>
                <w:rFonts w:ascii="Times New Roman" w:hAnsi="Times New Roman"/>
                <w:b/>
              </w:rPr>
              <w:t>Beskrivning alt. referens</w:t>
            </w:r>
          </w:p>
        </w:tc>
      </w:tr>
      <w:tr w:rsidR="00D654EF" w:rsidRPr="00A55D30" w14:paraId="221F2872" w14:textId="77777777" w:rsidTr="00D654EF">
        <w:trPr>
          <w:trHeight w:val="709"/>
        </w:trPr>
        <w:tc>
          <w:tcPr>
            <w:tcW w:w="1027" w:type="pct"/>
            <w:tcBorders>
              <w:top w:val="single" w:sz="6" w:space="0" w:color="auto"/>
            </w:tcBorders>
          </w:tcPr>
          <w:p w14:paraId="44581BDC" w14:textId="77777777" w:rsidR="00D654EF" w:rsidRPr="00D654EF" w:rsidRDefault="00D654EF" w:rsidP="00D654EF">
            <w:pPr>
              <w:spacing w:before="40" w:after="40"/>
              <w:rPr>
                <w:rFonts w:ascii="Times New Roman" w:hAnsi="Times New Roman"/>
              </w:rPr>
            </w:pPr>
            <w:r w:rsidRPr="00D654EF">
              <w:rPr>
                <w:rFonts w:ascii="Times New Roman" w:hAnsi="Times New Roman"/>
              </w:rPr>
              <w:t>Patienten</w:t>
            </w:r>
          </w:p>
        </w:tc>
        <w:tc>
          <w:tcPr>
            <w:tcW w:w="3973" w:type="pct"/>
            <w:tcBorders>
              <w:top w:val="single" w:sz="6" w:space="0" w:color="auto"/>
            </w:tcBorders>
          </w:tcPr>
          <w:p w14:paraId="0331A1F7" w14:textId="65AFE72B" w:rsidR="00D654EF" w:rsidRPr="00D654EF" w:rsidRDefault="00D654EF" w:rsidP="000E4FE6">
            <w:pPr>
              <w:spacing w:before="40" w:after="40"/>
              <w:rPr>
                <w:rFonts w:ascii="Times New Roman" w:hAnsi="Times New Roman"/>
              </w:rPr>
            </w:pPr>
            <w:r w:rsidRPr="00D654EF">
              <w:rPr>
                <w:rFonts w:ascii="Times New Roman" w:hAnsi="Times New Roman"/>
              </w:rPr>
              <w:t xml:space="preserve">Den patient som vill få tillgång till sin </w:t>
            </w:r>
            <w:del w:id="392" w:author="Khaled Daham" w:date="2014-02-14T16:39:00Z">
              <w:r w:rsidRPr="00D654EF" w:rsidDel="000E4FE6">
                <w:rPr>
                  <w:rFonts w:ascii="Times New Roman" w:hAnsi="Times New Roman"/>
                </w:rPr>
                <w:delText>reumatismdata</w:delText>
              </w:r>
            </w:del>
            <w:ins w:id="393" w:author="Khaled Daham" w:date="2014-02-14T16:39:00Z">
              <w:r w:rsidR="000E4FE6">
                <w:rPr>
                  <w:rFonts w:ascii="Times New Roman" w:hAnsi="Times New Roman"/>
                </w:rPr>
                <w:t>mödravårdsinformation</w:t>
              </w:r>
            </w:ins>
            <w:r w:rsidRPr="00D654EF">
              <w:rPr>
                <w:rFonts w:ascii="Times New Roman" w:hAnsi="Times New Roman"/>
              </w:rPr>
              <w:t>.</w:t>
            </w:r>
          </w:p>
        </w:tc>
      </w:tr>
    </w:tbl>
    <w:p w14:paraId="205F5B3C" w14:textId="77777777" w:rsidR="00D654EF" w:rsidRDefault="00D654EF" w:rsidP="00D654EF">
      <w:pPr>
        <w:pStyle w:val="Heading4"/>
      </w:pPr>
      <w:r>
        <w:t>Sekvensdiagram</w:t>
      </w:r>
    </w:p>
    <w:p w14:paraId="053BD1A9" w14:textId="615B4CE2" w:rsidR="00D654EF" w:rsidRDefault="00E901DA" w:rsidP="00D654EF">
      <w:r>
        <w:rPr>
          <w:noProof/>
          <w:lang w:val="en-US"/>
        </w:rPr>
        <w:drawing>
          <wp:inline distT="0" distB="0" distL="0" distR="0" wp14:anchorId="06A15D76" wp14:editId="1F66F110">
            <wp:extent cx="5507990" cy="1562735"/>
            <wp:effectExtent l="0" t="0" r="381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MaternityMedicalHistory.png"/>
                    <pic:cNvPicPr/>
                  </pic:nvPicPr>
                  <pic:blipFill>
                    <a:blip r:embed="rId12">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62E6F119" w14:textId="77777777" w:rsidR="00D654EF" w:rsidRDefault="00D654EF" w:rsidP="00D654EF"/>
    <w:tbl>
      <w:tblPr>
        <w:tblW w:w="0" w:type="auto"/>
        <w:tblCellMar>
          <w:left w:w="10" w:type="dxa"/>
          <w:right w:w="10" w:type="dxa"/>
        </w:tblCellMar>
        <w:tblLook w:val="04A0" w:firstRow="1" w:lastRow="0" w:firstColumn="1" w:lastColumn="0" w:noHBand="0" w:noVBand="1"/>
      </w:tblPr>
      <w:tblGrid>
        <w:gridCol w:w="2442"/>
        <w:gridCol w:w="6252"/>
      </w:tblGrid>
      <w:tr w:rsidR="00D654EF" w:rsidRPr="00F71DFD" w14:paraId="2DFB9F74" w14:textId="77777777" w:rsidTr="00D654E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BC2878" w14:textId="77777777" w:rsidR="00D654EF" w:rsidRPr="00D654EF" w:rsidRDefault="00D654EF" w:rsidP="00D654EF">
            <w:pPr>
              <w:spacing w:before="40" w:after="40"/>
              <w:rPr>
                <w:rFonts w:ascii="Times New Roman" w:hAnsi="Times New Roman"/>
                <w:b/>
              </w:rPr>
            </w:pPr>
            <w:r w:rsidRPr="00D654E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695C02" w14:textId="77777777" w:rsidR="00D654EF" w:rsidRPr="00D654EF" w:rsidRDefault="00D654EF" w:rsidP="00D654EF">
            <w:pPr>
              <w:spacing w:before="40" w:after="40"/>
              <w:rPr>
                <w:rFonts w:ascii="Times New Roman" w:hAnsi="Times New Roman"/>
                <w:b/>
              </w:rPr>
            </w:pPr>
            <w:r w:rsidRPr="00D654EF">
              <w:rPr>
                <w:rFonts w:ascii="Times New Roman" w:hAnsi="Times New Roman"/>
                <w:b/>
              </w:rPr>
              <w:t>Beskrivning</w:t>
            </w:r>
          </w:p>
        </w:tc>
      </w:tr>
      <w:tr w:rsidR="00D654EF" w:rsidRPr="008A6814" w14:paraId="17614350" w14:textId="77777777" w:rsidTr="00D654EF">
        <w:tc>
          <w:tcPr>
            <w:tcW w:w="1951" w:type="dxa"/>
            <w:tcBorders>
              <w:top w:val="single" w:sz="6" w:space="0" w:color="auto"/>
              <w:left w:val="single" w:sz="6" w:space="0" w:color="auto"/>
              <w:bottom w:val="single" w:sz="6" w:space="0" w:color="auto"/>
              <w:right w:val="single" w:sz="6" w:space="0" w:color="auto"/>
            </w:tcBorders>
          </w:tcPr>
          <w:p w14:paraId="2921001B" w14:textId="77777777" w:rsidR="00D654EF" w:rsidRPr="00D654EF" w:rsidRDefault="00D654EF" w:rsidP="00D654EF">
            <w:pPr>
              <w:spacing w:before="40" w:after="40"/>
              <w:rPr>
                <w:rFonts w:ascii="Times New Roman" w:hAnsi="Times New Roman"/>
              </w:rPr>
            </w:pPr>
            <w:r w:rsidRPr="00D654E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20DD2EA"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Den/det som utför själva handlingen. </w:t>
            </w:r>
          </w:p>
        </w:tc>
      </w:tr>
      <w:tr w:rsidR="00D654EF" w:rsidRPr="008A6814" w14:paraId="73C042F8" w14:textId="77777777" w:rsidTr="00D654EF">
        <w:tc>
          <w:tcPr>
            <w:tcW w:w="1951" w:type="dxa"/>
            <w:tcBorders>
              <w:top w:val="single" w:sz="6" w:space="0" w:color="auto"/>
              <w:left w:val="single" w:sz="6" w:space="0" w:color="auto"/>
              <w:bottom w:val="single" w:sz="6" w:space="0" w:color="auto"/>
              <w:right w:val="single" w:sz="6" w:space="0" w:color="auto"/>
            </w:tcBorders>
          </w:tcPr>
          <w:p w14:paraId="0960018C" w14:textId="5A8E677D" w:rsidR="00D654EF" w:rsidRPr="00D654EF" w:rsidRDefault="00D654EF" w:rsidP="00D654EF">
            <w:pPr>
              <w:spacing w:before="40" w:after="40"/>
              <w:rPr>
                <w:rFonts w:ascii="Times New Roman" w:hAnsi="Times New Roman"/>
              </w:rPr>
            </w:pPr>
            <w:del w:id="394" w:author="Khaled Daham" w:date="2014-02-14T16:40:00Z">
              <w:r w:rsidRPr="00D654EF" w:rsidDel="000E4FE6">
                <w:rPr>
                  <w:rFonts w:ascii="Times New Roman" w:hAnsi="Times New Roman"/>
                </w:rPr>
                <w:delText>Applikation</w:delText>
              </w:r>
            </w:del>
            <w:ins w:id="395" w:author="Khaled Daham" w:date="2014-02-14T16:40:00Z">
              <w:r w:rsidR="000E4FE6">
                <w:rPr>
                  <w:rFonts w:ascii="Times New Roman" w:hAnsi="Times New Roman"/>
                </w:rPr>
                <w:t>Tjänstekonsument</w:t>
              </w:r>
            </w:ins>
          </w:p>
        </w:tc>
        <w:tc>
          <w:tcPr>
            <w:tcW w:w="6863" w:type="dxa"/>
            <w:tcBorders>
              <w:top w:val="single" w:sz="6" w:space="0" w:color="auto"/>
              <w:left w:val="single" w:sz="6" w:space="0" w:color="auto"/>
              <w:bottom w:val="single" w:sz="6" w:space="0" w:color="auto"/>
              <w:right w:val="single" w:sz="6" w:space="0" w:color="auto"/>
            </w:tcBorders>
          </w:tcPr>
          <w:p w14:paraId="43281527"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används för att konsumera information. Dvs det system som hämtar information som finns registrerad i andra system</w:t>
            </w:r>
          </w:p>
        </w:tc>
      </w:tr>
      <w:tr w:rsidR="00D654EF" w:rsidRPr="008A6814" w14:paraId="1AA35F40" w14:textId="77777777" w:rsidTr="00D654EF">
        <w:tc>
          <w:tcPr>
            <w:tcW w:w="1951" w:type="dxa"/>
            <w:tcBorders>
              <w:top w:val="single" w:sz="6" w:space="0" w:color="auto"/>
              <w:left w:val="single" w:sz="6" w:space="0" w:color="auto"/>
              <w:bottom w:val="single" w:sz="6" w:space="0" w:color="auto"/>
              <w:right w:val="single" w:sz="6" w:space="0" w:color="auto"/>
            </w:tcBorders>
          </w:tcPr>
          <w:p w14:paraId="31D62113" w14:textId="77777777" w:rsidR="00D654EF" w:rsidRPr="00D654EF" w:rsidRDefault="00D654EF" w:rsidP="00D654EF">
            <w:pPr>
              <w:spacing w:before="40" w:after="40"/>
              <w:rPr>
                <w:rFonts w:ascii="Times New Roman" w:hAnsi="Times New Roman"/>
              </w:rPr>
            </w:pPr>
            <w:r w:rsidRPr="00D654E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7EBFAED7" w14:textId="77777777" w:rsidR="00D654EF" w:rsidRPr="00D654EF" w:rsidRDefault="00D654EF" w:rsidP="00D654EF">
            <w:pPr>
              <w:rPr>
                <w:rFonts w:ascii="Times New Roman" w:hAnsi="Times New Roman"/>
              </w:rPr>
            </w:pPr>
            <w:r w:rsidRPr="00D654EF">
              <w:rPr>
                <w:rFonts w:ascii="Times New Roman" w:hAnsi="Times New Roman"/>
              </w:rPr>
              <w:t>Tjänsteplattformen är ett lager som slussar information vidare (som har sin egna interna process)</w:t>
            </w:r>
          </w:p>
        </w:tc>
      </w:tr>
      <w:tr w:rsidR="00D654EF" w:rsidRPr="00A51E7F" w14:paraId="6E4AF62A" w14:textId="77777777" w:rsidTr="00D654EF">
        <w:tc>
          <w:tcPr>
            <w:tcW w:w="1951" w:type="dxa"/>
            <w:tcBorders>
              <w:top w:val="single" w:sz="6" w:space="0" w:color="auto"/>
              <w:left w:val="single" w:sz="6" w:space="0" w:color="auto"/>
              <w:bottom w:val="single" w:sz="6" w:space="0" w:color="auto"/>
              <w:right w:val="single" w:sz="6" w:space="0" w:color="auto"/>
            </w:tcBorders>
          </w:tcPr>
          <w:p w14:paraId="0889D885" w14:textId="77777777" w:rsidR="00D654EF" w:rsidRPr="00D654EF" w:rsidRDefault="00D654EF" w:rsidP="00D654EF">
            <w:pPr>
              <w:spacing w:before="40" w:after="40"/>
              <w:rPr>
                <w:rFonts w:ascii="Times New Roman" w:hAnsi="Times New Roman"/>
              </w:rPr>
            </w:pPr>
            <w:r w:rsidRPr="00D654E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2B44179F"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Ett system som kan finnas mellan ett källsystem och en annan applikation. Kan användas för att lagra information för uppföljning.  </w:t>
            </w:r>
          </w:p>
        </w:tc>
      </w:tr>
      <w:tr w:rsidR="00D654EF" w:rsidRPr="00A51E7F" w14:paraId="3FF5A4BA" w14:textId="77777777" w:rsidTr="00D654EF">
        <w:tc>
          <w:tcPr>
            <w:tcW w:w="1951" w:type="dxa"/>
            <w:tcBorders>
              <w:top w:val="single" w:sz="6" w:space="0" w:color="auto"/>
              <w:left w:val="single" w:sz="6" w:space="0" w:color="auto"/>
              <w:bottom w:val="single" w:sz="6" w:space="0" w:color="auto"/>
              <w:right w:val="single" w:sz="6" w:space="0" w:color="auto"/>
            </w:tcBorders>
          </w:tcPr>
          <w:p w14:paraId="4CD2AD6E" w14:textId="77777777" w:rsidR="00D654EF" w:rsidRPr="00D654EF" w:rsidRDefault="00D654EF" w:rsidP="00D654EF">
            <w:pPr>
              <w:spacing w:before="40" w:after="40"/>
              <w:rPr>
                <w:rFonts w:ascii="Times New Roman" w:hAnsi="Times New Roman"/>
              </w:rPr>
            </w:pPr>
            <w:r w:rsidRPr="00D654E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49543EAF"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i detta fall utgör källsystemet som vårdpersonal direkt registrerar/uppdaterar/raderar information i.</w:t>
            </w:r>
          </w:p>
        </w:tc>
      </w:tr>
    </w:tbl>
    <w:p w14:paraId="48E36FDA" w14:textId="77777777" w:rsidR="00D654EF" w:rsidRDefault="00D654EF" w:rsidP="00D654EF"/>
    <w:p w14:paraId="5BF8C8B1" w14:textId="367EAB20" w:rsidR="00D654EF" w:rsidRDefault="00D654EF" w:rsidP="00E901DA">
      <w:pPr>
        <w:pStyle w:val="Heading3"/>
      </w:pPr>
      <w:bookmarkStart w:id="396" w:name="_Toc254858616"/>
      <w:r>
        <w:t xml:space="preserve">Flöde 3 – Hämta </w:t>
      </w:r>
      <w:r w:rsidR="004078E1">
        <w:t>patienters kemilaboratoriesvar.</w:t>
      </w:r>
      <w:bookmarkEnd w:id="396"/>
    </w:p>
    <w:p w14:paraId="69888C63" w14:textId="77777777" w:rsidR="00E901DA" w:rsidRDefault="00E901DA" w:rsidP="00D654EF"/>
    <w:p w14:paraId="5AA73191" w14:textId="77777777" w:rsidR="00E901DA" w:rsidRDefault="00E901DA" w:rsidP="00E901DA"/>
    <w:p w14:paraId="5B256735" w14:textId="77777777" w:rsidR="00E901DA" w:rsidRDefault="00E901DA" w:rsidP="00E901DA">
      <w:pPr>
        <w:pStyle w:val="Heading4"/>
      </w:pPr>
      <w:r>
        <w:t>Arbetsflöde</w:t>
      </w:r>
    </w:p>
    <w:p w14:paraId="44F54CCC" w14:textId="77777777" w:rsidR="00E901DA" w:rsidRDefault="00E901DA" w:rsidP="00E901DA"/>
    <w:p w14:paraId="11900135" w14:textId="77777777" w:rsidR="00E901DA" w:rsidRDefault="00E901DA" w:rsidP="00E901DA">
      <w:pPr>
        <w:rPr>
          <w:highlight w:val="yellow"/>
        </w:rPr>
      </w:pPr>
      <w:r>
        <w:rPr>
          <w:noProof/>
          <w:lang w:val="en-US"/>
        </w:rPr>
        <w:drawing>
          <wp:inline distT="0" distB="0" distL="0" distR="0" wp14:anchorId="048A16BF" wp14:editId="4097565F">
            <wp:extent cx="5507990" cy="3472091"/>
            <wp:effectExtent l="0" t="0" r="3810" b="8255"/>
            <wp:docPr id="2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5C8B1296" w14:textId="77777777" w:rsidR="00E901DA" w:rsidRDefault="00E901DA" w:rsidP="00E901DA">
      <w:pPr>
        <w:rPr>
          <w:highlight w:val="yellow"/>
        </w:rPr>
      </w:pPr>
    </w:p>
    <w:p w14:paraId="5E54F781" w14:textId="77777777" w:rsidR="00E901DA" w:rsidRPr="00E546AE" w:rsidRDefault="00E901DA" w:rsidP="00E901DA">
      <w:pPr>
        <w:pStyle w:val="BodyText"/>
      </w:pPr>
      <w:r w:rsidRPr="00E546AE">
        <w:t>Figur: Direktåtkomst inom sammanhållen journalföring</w:t>
      </w:r>
    </w:p>
    <w:p w14:paraId="7CA80918" w14:textId="77777777" w:rsidR="00E901DA" w:rsidRDefault="00E901DA" w:rsidP="00E901DA">
      <w:pPr>
        <w:pStyle w:val="BodyText"/>
      </w:pPr>
    </w:p>
    <w:p w14:paraId="5571D9E0" w14:textId="77777777" w:rsidR="00E901DA" w:rsidRPr="00804C10" w:rsidRDefault="00E901DA" w:rsidP="00E901DA">
      <w:pPr>
        <w:pStyle w:val="BodyText"/>
      </w:pPr>
      <w:r>
        <w:rPr>
          <w:noProof/>
          <w:lang w:val="en-US"/>
        </w:rPr>
        <w:drawing>
          <wp:inline distT="0" distB="0" distL="0" distR="0" wp14:anchorId="08D94675" wp14:editId="12709A53">
            <wp:extent cx="5702643" cy="3613289"/>
            <wp:effectExtent l="0" t="0" r="12700" b="0"/>
            <wp:docPr id="2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0BC03F78" w14:textId="77777777" w:rsidR="00E901DA" w:rsidRDefault="00E901DA" w:rsidP="00E901DA">
      <w:pPr>
        <w:pStyle w:val="Heading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E901DA" w:rsidRPr="00F71DFD" w14:paraId="237352A6" w14:textId="77777777" w:rsidTr="00035299">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4F90F2" w14:textId="77777777" w:rsidR="00E901DA" w:rsidRPr="00D654EF" w:rsidRDefault="00E901DA" w:rsidP="00035299">
            <w:pPr>
              <w:tabs>
                <w:tab w:val="left" w:pos="567"/>
              </w:tabs>
              <w:jc w:val="center"/>
              <w:rPr>
                <w:rFonts w:ascii="Times New Roman" w:hAnsi="Times New Roman"/>
                <w:b/>
              </w:rPr>
            </w:pPr>
            <w:r w:rsidRPr="00D654E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787027" w14:textId="77777777" w:rsidR="00E901DA" w:rsidRPr="00D654EF" w:rsidRDefault="00E901DA" w:rsidP="00035299">
            <w:pPr>
              <w:tabs>
                <w:tab w:val="left" w:pos="567"/>
              </w:tabs>
              <w:rPr>
                <w:rFonts w:ascii="Times New Roman" w:hAnsi="Times New Roman"/>
                <w:b/>
              </w:rPr>
            </w:pPr>
            <w:r w:rsidRPr="00D654EF">
              <w:rPr>
                <w:rFonts w:ascii="Times New Roman" w:hAnsi="Times New Roman"/>
                <w:b/>
              </w:rPr>
              <w:t>Beskrivning alt. referens</w:t>
            </w:r>
          </w:p>
        </w:tc>
      </w:tr>
      <w:tr w:rsidR="00E901DA" w:rsidRPr="00A55D30" w14:paraId="67897C12" w14:textId="77777777" w:rsidTr="00035299">
        <w:trPr>
          <w:trHeight w:val="709"/>
        </w:trPr>
        <w:tc>
          <w:tcPr>
            <w:tcW w:w="1027" w:type="pct"/>
            <w:tcBorders>
              <w:top w:val="single" w:sz="6" w:space="0" w:color="auto"/>
            </w:tcBorders>
          </w:tcPr>
          <w:p w14:paraId="1A3672EA" w14:textId="77777777" w:rsidR="00E901DA" w:rsidRPr="00D654EF" w:rsidRDefault="00E901DA" w:rsidP="00035299">
            <w:pPr>
              <w:spacing w:before="40" w:after="40"/>
              <w:rPr>
                <w:rFonts w:ascii="Times New Roman" w:hAnsi="Times New Roman"/>
              </w:rPr>
            </w:pPr>
            <w:r w:rsidRPr="00D654EF">
              <w:rPr>
                <w:rFonts w:ascii="Times New Roman" w:hAnsi="Times New Roman"/>
              </w:rPr>
              <w:t>Patienten</w:t>
            </w:r>
          </w:p>
        </w:tc>
        <w:tc>
          <w:tcPr>
            <w:tcW w:w="3973" w:type="pct"/>
            <w:tcBorders>
              <w:top w:val="single" w:sz="6" w:space="0" w:color="auto"/>
            </w:tcBorders>
          </w:tcPr>
          <w:p w14:paraId="35E32EDC" w14:textId="39AA12E1" w:rsidR="00E901DA" w:rsidRPr="00D654EF" w:rsidRDefault="00E901DA" w:rsidP="000E4FE6">
            <w:pPr>
              <w:spacing w:before="40" w:after="40"/>
              <w:rPr>
                <w:rFonts w:ascii="Times New Roman" w:hAnsi="Times New Roman"/>
              </w:rPr>
            </w:pPr>
            <w:r w:rsidRPr="00D654EF">
              <w:rPr>
                <w:rFonts w:ascii="Times New Roman" w:hAnsi="Times New Roman"/>
              </w:rPr>
              <w:t>Den patient som vill få tillgång till sin</w:t>
            </w:r>
            <w:ins w:id="397" w:author="Khaled Daham" w:date="2014-02-14T16:39:00Z">
              <w:r w:rsidR="000E4FE6">
                <w:rPr>
                  <w:rFonts w:ascii="Times New Roman" w:hAnsi="Times New Roman"/>
                </w:rPr>
                <w:t xml:space="preserve">a </w:t>
              </w:r>
            </w:ins>
            <w:ins w:id="398" w:author="Khaled Daham" w:date="2014-02-14T16:42:00Z">
              <w:r w:rsidR="000E4FE6">
                <w:rPr>
                  <w:rFonts w:ascii="Times New Roman" w:hAnsi="Times New Roman"/>
                </w:rPr>
                <w:t>kemilaboratoriesvar.</w:t>
              </w:r>
            </w:ins>
            <w:del w:id="399" w:author="Khaled Daham" w:date="2014-02-14T16:39:00Z">
              <w:r w:rsidRPr="00D654EF" w:rsidDel="000E4FE6">
                <w:rPr>
                  <w:rFonts w:ascii="Times New Roman" w:hAnsi="Times New Roman"/>
                </w:rPr>
                <w:delText xml:space="preserve"> reumatismdata</w:delText>
              </w:r>
            </w:del>
            <w:r w:rsidRPr="00D654EF">
              <w:rPr>
                <w:rFonts w:ascii="Times New Roman" w:hAnsi="Times New Roman"/>
              </w:rPr>
              <w:t>.</w:t>
            </w:r>
          </w:p>
        </w:tc>
      </w:tr>
    </w:tbl>
    <w:p w14:paraId="2069A9B0" w14:textId="77777777" w:rsidR="00E901DA" w:rsidRDefault="00E901DA" w:rsidP="00E901DA">
      <w:pPr>
        <w:pStyle w:val="Heading4"/>
      </w:pPr>
      <w:r>
        <w:t>Sekvensdiagram</w:t>
      </w:r>
    </w:p>
    <w:p w14:paraId="109F950A" w14:textId="549B06EE" w:rsidR="00E901DA" w:rsidRDefault="00E901DA" w:rsidP="00E901DA">
      <w:r>
        <w:rPr>
          <w:noProof/>
          <w:lang w:val="en-US"/>
        </w:rPr>
        <w:drawing>
          <wp:inline distT="0" distB="0" distL="0" distR="0" wp14:anchorId="5A65B179" wp14:editId="7AA56CDF">
            <wp:extent cx="5507990" cy="1562735"/>
            <wp:effectExtent l="0" t="0" r="381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aboratoryOrderOutcome.png"/>
                    <pic:cNvPicPr/>
                  </pic:nvPicPr>
                  <pic:blipFill>
                    <a:blip r:embed="rId13">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55255AC7" w14:textId="77777777" w:rsidR="00E901DA" w:rsidRDefault="00E901DA" w:rsidP="00E901DA"/>
    <w:tbl>
      <w:tblPr>
        <w:tblW w:w="0" w:type="auto"/>
        <w:tblCellMar>
          <w:left w:w="10" w:type="dxa"/>
          <w:right w:w="10" w:type="dxa"/>
        </w:tblCellMar>
        <w:tblLook w:val="04A0" w:firstRow="1" w:lastRow="0" w:firstColumn="1" w:lastColumn="0" w:noHBand="0" w:noVBand="1"/>
      </w:tblPr>
      <w:tblGrid>
        <w:gridCol w:w="2442"/>
        <w:gridCol w:w="6252"/>
      </w:tblGrid>
      <w:tr w:rsidR="00E901DA" w:rsidRPr="00F71DFD" w14:paraId="7239A231" w14:textId="77777777" w:rsidTr="00035299">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185C56" w14:textId="77777777" w:rsidR="00E901DA" w:rsidRPr="00D654EF" w:rsidRDefault="00E901DA" w:rsidP="00035299">
            <w:pPr>
              <w:spacing w:before="40" w:after="40"/>
              <w:rPr>
                <w:rFonts w:ascii="Times New Roman" w:hAnsi="Times New Roman"/>
                <w:b/>
              </w:rPr>
            </w:pPr>
            <w:r w:rsidRPr="00D654E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9B1320" w14:textId="77777777" w:rsidR="00E901DA" w:rsidRPr="00D654EF" w:rsidRDefault="00E901DA" w:rsidP="00035299">
            <w:pPr>
              <w:spacing w:before="40" w:after="40"/>
              <w:rPr>
                <w:rFonts w:ascii="Times New Roman" w:hAnsi="Times New Roman"/>
                <w:b/>
              </w:rPr>
            </w:pPr>
            <w:r w:rsidRPr="00D654EF">
              <w:rPr>
                <w:rFonts w:ascii="Times New Roman" w:hAnsi="Times New Roman"/>
                <w:b/>
              </w:rPr>
              <w:t>Beskrivning</w:t>
            </w:r>
          </w:p>
        </w:tc>
      </w:tr>
      <w:tr w:rsidR="00E901DA" w:rsidRPr="008A6814" w14:paraId="1D91CCBB" w14:textId="77777777" w:rsidTr="00035299">
        <w:tc>
          <w:tcPr>
            <w:tcW w:w="1951" w:type="dxa"/>
            <w:tcBorders>
              <w:top w:val="single" w:sz="6" w:space="0" w:color="auto"/>
              <w:left w:val="single" w:sz="6" w:space="0" w:color="auto"/>
              <w:bottom w:val="single" w:sz="6" w:space="0" w:color="auto"/>
              <w:right w:val="single" w:sz="6" w:space="0" w:color="auto"/>
            </w:tcBorders>
          </w:tcPr>
          <w:p w14:paraId="28101D66" w14:textId="77777777" w:rsidR="00E901DA" w:rsidRPr="00D654EF" w:rsidRDefault="00E901DA" w:rsidP="00035299">
            <w:pPr>
              <w:spacing w:before="40" w:after="40"/>
              <w:rPr>
                <w:rFonts w:ascii="Times New Roman" w:hAnsi="Times New Roman"/>
              </w:rPr>
            </w:pPr>
            <w:r w:rsidRPr="00D654E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0D44A59A" w14:textId="77777777" w:rsidR="00E901DA" w:rsidRPr="00D654EF" w:rsidRDefault="00E901DA" w:rsidP="00035299">
            <w:pPr>
              <w:spacing w:before="40" w:after="40"/>
              <w:rPr>
                <w:rFonts w:ascii="Times New Roman" w:hAnsi="Times New Roman"/>
              </w:rPr>
            </w:pPr>
            <w:r w:rsidRPr="00D654EF">
              <w:rPr>
                <w:rFonts w:ascii="Times New Roman" w:hAnsi="Times New Roman"/>
              </w:rPr>
              <w:t xml:space="preserve">Den/det som utför själva handlingen. </w:t>
            </w:r>
          </w:p>
        </w:tc>
      </w:tr>
      <w:tr w:rsidR="00E901DA" w:rsidRPr="008A6814" w14:paraId="50E71CA9" w14:textId="77777777" w:rsidTr="00035299">
        <w:tc>
          <w:tcPr>
            <w:tcW w:w="1951" w:type="dxa"/>
            <w:tcBorders>
              <w:top w:val="single" w:sz="6" w:space="0" w:color="auto"/>
              <w:left w:val="single" w:sz="6" w:space="0" w:color="auto"/>
              <w:bottom w:val="single" w:sz="6" w:space="0" w:color="auto"/>
              <w:right w:val="single" w:sz="6" w:space="0" w:color="auto"/>
            </w:tcBorders>
          </w:tcPr>
          <w:p w14:paraId="7D67D5DB" w14:textId="02052424" w:rsidR="00E901DA" w:rsidRPr="00D654EF" w:rsidRDefault="00E901DA" w:rsidP="00035299">
            <w:pPr>
              <w:spacing w:before="40" w:after="40"/>
              <w:rPr>
                <w:rFonts w:ascii="Times New Roman" w:hAnsi="Times New Roman"/>
              </w:rPr>
            </w:pPr>
            <w:del w:id="400" w:author="Khaled Daham" w:date="2014-02-14T16:40:00Z">
              <w:r w:rsidRPr="00D654EF" w:rsidDel="000E4FE6">
                <w:rPr>
                  <w:rFonts w:ascii="Times New Roman" w:hAnsi="Times New Roman"/>
                </w:rPr>
                <w:delText>Applikation</w:delText>
              </w:r>
            </w:del>
            <w:ins w:id="401" w:author="Khaled Daham" w:date="2014-02-14T16:40:00Z">
              <w:r w:rsidR="000E4FE6">
                <w:rPr>
                  <w:rFonts w:ascii="Times New Roman" w:hAnsi="Times New Roman"/>
                </w:rPr>
                <w:t>Tjänstekonsument</w:t>
              </w:r>
            </w:ins>
          </w:p>
        </w:tc>
        <w:tc>
          <w:tcPr>
            <w:tcW w:w="6863" w:type="dxa"/>
            <w:tcBorders>
              <w:top w:val="single" w:sz="6" w:space="0" w:color="auto"/>
              <w:left w:val="single" w:sz="6" w:space="0" w:color="auto"/>
              <w:bottom w:val="single" w:sz="6" w:space="0" w:color="auto"/>
              <w:right w:val="single" w:sz="6" w:space="0" w:color="auto"/>
            </w:tcBorders>
          </w:tcPr>
          <w:p w14:paraId="13842E0B" w14:textId="77777777" w:rsidR="00E901DA" w:rsidRPr="00D654EF" w:rsidRDefault="00E901DA" w:rsidP="00035299">
            <w:pPr>
              <w:spacing w:before="40" w:after="40"/>
              <w:rPr>
                <w:rFonts w:ascii="Times New Roman" w:hAnsi="Times New Roman"/>
              </w:rPr>
            </w:pPr>
            <w:r w:rsidRPr="00D654EF">
              <w:rPr>
                <w:rFonts w:ascii="Times New Roman" w:hAnsi="Times New Roman"/>
              </w:rPr>
              <w:t>Det system som används för att konsumera information. Dvs det system som hämtar information som finns registrerad i andra system</w:t>
            </w:r>
          </w:p>
        </w:tc>
      </w:tr>
      <w:tr w:rsidR="00E901DA" w:rsidRPr="008A6814" w14:paraId="1FF934A7" w14:textId="77777777" w:rsidTr="00035299">
        <w:tc>
          <w:tcPr>
            <w:tcW w:w="1951" w:type="dxa"/>
            <w:tcBorders>
              <w:top w:val="single" w:sz="6" w:space="0" w:color="auto"/>
              <w:left w:val="single" w:sz="6" w:space="0" w:color="auto"/>
              <w:bottom w:val="single" w:sz="6" w:space="0" w:color="auto"/>
              <w:right w:val="single" w:sz="6" w:space="0" w:color="auto"/>
            </w:tcBorders>
          </w:tcPr>
          <w:p w14:paraId="4D434FDE" w14:textId="77777777" w:rsidR="00E901DA" w:rsidRPr="00D654EF" w:rsidRDefault="00E901DA" w:rsidP="00035299">
            <w:pPr>
              <w:spacing w:before="40" w:after="40"/>
              <w:rPr>
                <w:rFonts w:ascii="Times New Roman" w:hAnsi="Times New Roman"/>
              </w:rPr>
            </w:pPr>
            <w:r w:rsidRPr="00D654E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A5BD4A3" w14:textId="77777777" w:rsidR="00E901DA" w:rsidRPr="00D654EF" w:rsidRDefault="00E901DA" w:rsidP="00035299">
            <w:pPr>
              <w:rPr>
                <w:rFonts w:ascii="Times New Roman" w:hAnsi="Times New Roman"/>
              </w:rPr>
            </w:pPr>
            <w:r w:rsidRPr="00D654EF">
              <w:rPr>
                <w:rFonts w:ascii="Times New Roman" w:hAnsi="Times New Roman"/>
              </w:rPr>
              <w:t>Tjänsteplattformen är ett lager som slussar information vidare (som har sin egna interna process)</w:t>
            </w:r>
          </w:p>
        </w:tc>
      </w:tr>
      <w:tr w:rsidR="00E901DA" w:rsidRPr="00A51E7F" w14:paraId="6316F63F" w14:textId="77777777" w:rsidTr="00035299">
        <w:tc>
          <w:tcPr>
            <w:tcW w:w="1951" w:type="dxa"/>
            <w:tcBorders>
              <w:top w:val="single" w:sz="6" w:space="0" w:color="auto"/>
              <w:left w:val="single" w:sz="6" w:space="0" w:color="auto"/>
              <w:bottom w:val="single" w:sz="6" w:space="0" w:color="auto"/>
              <w:right w:val="single" w:sz="6" w:space="0" w:color="auto"/>
            </w:tcBorders>
          </w:tcPr>
          <w:p w14:paraId="3665B06D" w14:textId="77777777" w:rsidR="00E901DA" w:rsidRPr="00D654EF" w:rsidRDefault="00E901DA" w:rsidP="00035299">
            <w:pPr>
              <w:spacing w:before="40" w:after="40"/>
              <w:rPr>
                <w:rFonts w:ascii="Times New Roman" w:hAnsi="Times New Roman"/>
              </w:rPr>
            </w:pPr>
            <w:r w:rsidRPr="00D654E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762E238E" w14:textId="77777777" w:rsidR="00E901DA" w:rsidRPr="00D654EF" w:rsidRDefault="00E901DA" w:rsidP="00035299">
            <w:pPr>
              <w:spacing w:before="40" w:after="40"/>
              <w:rPr>
                <w:rFonts w:ascii="Times New Roman" w:hAnsi="Times New Roman"/>
              </w:rPr>
            </w:pPr>
            <w:r w:rsidRPr="00D654EF">
              <w:rPr>
                <w:rFonts w:ascii="Times New Roman" w:hAnsi="Times New Roman"/>
              </w:rPr>
              <w:t xml:space="preserve">Ett system som kan finnas mellan ett källsystem och en annan applikation. Kan användas för att lagra information för uppföljning.  </w:t>
            </w:r>
          </w:p>
        </w:tc>
      </w:tr>
      <w:tr w:rsidR="00E901DA" w:rsidRPr="00A51E7F" w14:paraId="2B76B853" w14:textId="77777777" w:rsidTr="00035299">
        <w:tc>
          <w:tcPr>
            <w:tcW w:w="1951" w:type="dxa"/>
            <w:tcBorders>
              <w:top w:val="single" w:sz="6" w:space="0" w:color="auto"/>
              <w:left w:val="single" w:sz="6" w:space="0" w:color="auto"/>
              <w:bottom w:val="single" w:sz="6" w:space="0" w:color="auto"/>
              <w:right w:val="single" w:sz="6" w:space="0" w:color="auto"/>
            </w:tcBorders>
          </w:tcPr>
          <w:p w14:paraId="02F1ABE0" w14:textId="77777777" w:rsidR="00E901DA" w:rsidRPr="00D654EF" w:rsidRDefault="00E901DA" w:rsidP="00035299">
            <w:pPr>
              <w:spacing w:before="40" w:after="40"/>
              <w:rPr>
                <w:rFonts w:ascii="Times New Roman" w:hAnsi="Times New Roman"/>
              </w:rPr>
            </w:pPr>
            <w:r w:rsidRPr="00D654E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0C5B73D0" w14:textId="77777777" w:rsidR="00E901DA" w:rsidRPr="00D654EF" w:rsidRDefault="00E901DA" w:rsidP="00035299">
            <w:pPr>
              <w:spacing w:before="40" w:after="40"/>
              <w:rPr>
                <w:rFonts w:ascii="Times New Roman" w:hAnsi="Times New Roman"/>
              </w:rPr>
            </w:pPr>
            <w:r w:rsidRPr="00D654EF">
              <w:rPr>
                <w:rFonts w:ascii="Times New Roman" w:hAnsi="Times New Roman"/>
              </w:rPr>
              <w:t>Det system som i detta fall utgör källsystemet som vårdpersonal direkt registrerar/uppdaterar/raderar information i.</w:t>
            </w:r>
          </w:p>
        </w:tc>
      </w:tr>
    </w:tbl>
    <w:p w14:paraId="6E3AA3B4" w14:textId="77777777" w:rsidR="00E901DA" w:rsidRPr="00D654EF" w:rsidRDefault="00E901DA" w:rsidP="00D654EF"/>
    <w:p w14:paraId="71CD6FDC" w14:textId="4E4E4D4F" w:rsidR="007E47C0" w:rsidRPr="00D654EF" w:rsidRDefault="007E47C0" w:rsidP="007E47C0"/>
    <w:p w14:paraId="714938FD" w14:textId="77777777" w:rsidR="007E47C0" w:rsidRDefault="007E47C0" w:rsidP="007E47C0">
      <w:pPr>
        <w:rPr>
          <w:color w:val="4F81BD" w:themeColor="accent1"/>
        </w:rPr>
      </w:pPr>
    </w:p>
    <w:p w14:paraId="211C3BAC" w14:textId="77777777" w:rsidR="007E47C0" w:rsidRDefault="007E47C0" w:rsidP="007E47C0">
      <w:pPr>
        <w:pStyle w:val="Heading3"/>
      </w:pPr>
      <w:bookmarkStart w:id="402" w:name="_Toc254858617"/>
      <w:r>
        <w:t>Obligatoriska kontrakt</w:t>
      </w:r>
      <w:bookmarkEnd w:id="402"/>
    </w:p>
    <w:p w14:paraId="5329EF67" w14:textId="77777777" w:rsidR="007E47C0" w:rsidRPr="003727DE" w:rsidRDefault="007E47C0" w:rsidP="007E47C0">
      <w:pPr>
        <w:rPr>
          <w:color w:val="4F81BD" w:themeColor="accent1"/>
        </w:rPr>
      </w:pPr>
      <w:r w:rsidRPr="002E33F3">
        <w:t>Följande tabell specificerar vilka kontrakt som är obligatoriska att realisera för respektive flöde</w:t>
      </w:r>
      <w:r w:rsidRPr="002E33F3">
        <w:rPr>
          <w:color w:val="4F81BD" w:themeColor="accent1"/>
        </w:rPr>
        <w:t>.</w:t>
      </w:r>
    </w:p>
    <w:p w14:paraId="0AD22BEC" w14:textId="77777777" w:rsidR="007E47C0" w:rsidRPr="003727DE" w:rsidRDefault="007E47C0" w:rsidP="007E47C0"/>
    <w:tbl>
      <w:tblPr>
        <w:tblW w:w="0" w:type="auto"/>
        <w:tblInd w:w="108" w:type="dxa"/>
        <w:tblCellMar>
          <w:left w:w="0" w:type="dxa"/>
          <w:right w:w="0" w:type="dxa"/>
        </w:tblCellMar>
        <w:tblLook w:val="04A0" w:firstRow="1" w:lastRow="0" w:firstColumn="1" w:lastColumn="0" w:noHBand="0" w:noVBand="1"/>
      </w:tblPr>
      <w:tblGrid>
        <w:gridCol w:w="3746"/>
        <w:gridCol w:w="1357"/>
        <w:gridCol w:w="1701"/>
        <w:gridCol w:w="1701"/>
      </w:tblGrid>
      <w:tr w:rsidR="007E47C0" w:rsidRPr="00865734" w14:paraId="40F9358D" w14:textId="77777777" w:rsidTr="00BA1591">
        <w:tc>
          <w:tcPr>
            <w:tcW w:w="374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BEBA69F" w14:textId="77777777"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Tjänstekontrakt</w:t>
            </w:r>
          </w:p>
        </w:tc>
        <w:tc>
          <w:tcPr>
            <w:tcW w:w="135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A63E9D7" w14:textId="77777777"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Flöde 1</w:t>
            </w:r>
          </w:p>
        </w:tc>
        <w:tc>
          <w:tcPr>
            <w:tcW w:w="170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60ED344" w14:textId="77777777"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Flöde 2</w:t>
            </w:r>
          </w:p>
        </w:tc>
        <w:tc>
          <w:tcPr>
            <w:tcW w:w="170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1CBC2B3" w14:textId="07EBE344"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 xml:space="preserve">Flöde </w:t>
            </w:r>
            <w:r w:rsidR="002E33F3" w:rsidRPr="00A95903">
              <w:rPr>
                <w:rFonts w:ascii="Times New Roman" w:eastAsia="Times New Roman" w:hAnsi="Times New Roman"/>
                <w:b/>
                <w:sz w:val="24"/>
                <w:lang w:eastAsia="sv-SE"/>
              </w:rPr>
              <w:t>3</w:t>
            </w:r>
          </w:p>
        </w:tc>
      </w:tr>
      <w:tr w:rsidR="007E47C0" w:rsidRPr="00865734" w14:paraId="33BF3231" w14:textId="77777777" w:rsidTr="00BA1591">
        <w:tc>
          <w:tcPr>
            <w:tcW w:w="374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884AF9" w14:textId="7A1020D2" w:rsidR="007E47C0" w:rsidRPr="00A95903" w:rsidRDefault="002E33F3" w:rsidP="00514BAB">
            <w:pPr>
              <w:spacing w:before="100" w:beforeAutospacing="1" w:after="100" w:afterAutospacing="1"/>
              <w:rPr>
                <w:rFonts w:ascii="Times New Roman" w:eastAsia="Times New Roman" w:hAnsi="Times New Roman"/>
                <w:sz w:val="24"/>
                <w:lang w:eastAsia="sv-SE"/>
              </w:rPr>
            </w:pPr>
            <w:r w:rsidRPr="00A95903">
              <w:rPr>
                <w:rFonts w:ascii="Times New Roman" w:eastAsia="Times New Roman" w:hAnsi="Times New Roman"/>
                <w:sz w:val="24"/>
                <w:lang w:eastAsia="sv-SE"/>
              </w:rPr>
              <w:t>GetReferralOutcome</w:t>
            </w:r>
          </w:p>
        </w:tc>
        <w:tc>
          <w:tcPr>
            <w:tcW w:w="13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EB109C0"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r w:rsidRPr="00A95903">
              <w:rPr>
                <w:rFonts w:ascii="Times New Roman" w:eastAsia="Times New Roman" w:hAnsi="Times New Roman"/>
                <w:sz w:val="24"/>
                <w:lang w:eastAsia="sv-SE"/>
              </w:rPr>
              <w:t>X</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8CFD5AE" w14:textId="57C80143"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454044"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r>
      <w:tr w:rsidR="007E47C0" w:rsidRPr="00865734" w14:paraId="4BD91B18" w14:textId="77777777" w:rsidTr="00BA1591">
        <w:tc>
          <w:tcPr>
            <w:tcW w:w="374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F55233" w14:textId="1206FC07" w:rsidR="007E47C0" w:rsidRPr="00A95903" w:rsidRDefault="002E33F3" w:rsidP="00514BAB">
            <w:pPr>
              <w:spacing w:before="100" w:beforeAutospacing="1" w:after="100" w:afterAutospacing="1"/>
              <w:rPr>
                <w:rFonts w:ascii="Times New Roman" w:eastAsia="Times New Roman" w:hAnsi="Times New Roman"/>
                <w:sz w:val="24"/>
                <w:lang w:eastAsia="sv-SE"/>
              </w:rPr>
            </w:pPr>
            <w:r w:rsidRPr="00A95903">
              <w:rPr>
                <w:rFonts w:ascii="Times New Roman" w:eastAsia="Times New Roman" w:hAnsi="Times New Roman"/>
                <w:sz w:val="24"/>
                <w:lang w:eastAsia="sv-SE"/>
              </w:rPr>
              <w:t>GetMaternityMedicalHistory</w:t>
            </w:r>
          </w:p>
        </w:tc>
        <w:tc>
          <w:tcPr>
            <w:tcW w:w="13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65F448D"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FD5766B"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r w:rsidRPr="00A95903">
              <w:rPr>
                <w:rFonts w:ascii="Times New Roman" w:eastAsia="Times New Roman" w:hAnsi="Times New Roman"/>
                <w:sz w:val="24"/>
                <w:lang w:eastAsia="sv-SE"/>
              </w:rPr>
              <w:t>X</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B2CAC42" w14:textId="30FF5F94"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r>
      <w:tr w:rsidR="007E47C0" w:rsidRPr="00865734" w14:paraId="0532CFDB" w14:textId="77777777" w:rsidTr="00BA1591">
        <w:tc>
          <w:tcPr>
            <w:tcW w:w="374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2F14D9F" w14:textId="1572F517" w:rsidR="007E47C0" w:rsidRPr="00A95903" w:rsidRDefault="002E33F3" w:rsidP="00514BAB">
            <w:pPr>
              <w:spacing w:before="100" w:beforeAutospacing="1" w:after="100" w:afterAutospacing="1"/>
              <w:rPr>
                <w:rFonts w:ascii="Times New Roman" w:eastAsia="Times New Roman" w:hAnsi="Times New Roman"/>
                <w:sz w:val="24"/>
                <w:lang w:eastAsia="sv-SE"/>
              </w:rPr>
            </w:pPr>
            <w:r w:rsidRPr="00A95903">
              <w:rPr>
                <w:rFonts w:ascii="Times New Roman" w:eastAsia="Times New Roman" w:hAnsi="Times New Roman"/>
                <w:sz w:val="24"/>
                <w:lang w:eastAsia="sv-SE"/>
              </w:rPr>
              <w:t>GetLaboratoryOutcome</w:t>
            </w:r>
          </w:p>
        </w:tc>
        <w:tc>
          <w:tcPr>
            <w:tcW w:w="13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5E3BA7CC" w14:textId="76313836"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1A1318D"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FF6AC0B"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r w:rsidRPr="00A95903">
              <w:rPr>
                <w:rFonts w:ascii="Times New Roman" w:eastAsia="Times New Roman" w:hAnsi="Times New Roman"/>
                <w:sz w:val="24"/>
                <w:lang w:eastAsia="sv-SE"/>
              </w:rPr>
              <w:t>X</w:t>
            </w:r>
          </w:p>
        </w:tc>
      </w:tr>
    </w:tbl>
    <w:p w14:paraId="095CBE55" w14:textId="77777777" w:rsidR="007E47C0" w:rsidRDefault="007E47C0" w:rsidP="007E47C0">
      <w:pPr>
        <w:rPr>
          <w:color w:val="4F81BD" w:themeColor="accent1"/>
        </w:rPr>
      </w:pPr>
    </w:p>
    <w:p w14:paraId="45FE7814" w14:textId="77777777" w:rsidR="007E47C0" w:rsidRPr="00502896" w:rsidRDefault="007E47C0" w:rsidP="007E47C0">
      <w:pPr>
        <w:pStyle w:val="Heading2"/>
      </w:pPr>
      <w:bookmarkStart w:id="403" w:name="_Toc357754849"/>
      <w:bookmarkStart w:id="404" w:name="_Toc254858618"/>
      <w:r w:rsidRPr="00502896">
        <w:t>Adressering</w:t>
      </w:r>
      <w:bookmarkEnd w:id="403"/>
      <w:bookmarkEnd w:id="404"/>
    </w:p>
    <w:p w14:paraId="26270676" w14:textId="77777777" w:rsidR="00137C8C" w:rsidRDefault="00137C8C" w:rsidP="00137C8C">
      <w:pPr>
        <w:pStyle w:val="Body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422FA3C0" w14:textId="77777777" w:rsidR="00137C8C" w:rsidRDefault="00137C8C" w:rsidP="00137C8C">
      <w:pPr>
        <w:pStyle w:val="BodyText"/>
        <w:ind w:right="119"/>
      </w:pPr>
    </w:p>
    <w:p w14:paraId="38A9D025" w14:textId="77777777" w:rsidR="00137C8C" w:rsidRDefault="00137C8C" w:rsidP="00137C8C">
      <w:pPr>
        <w:pStyle w:val="BodyText"/>
        <w:ind w:right="119"/>
      </w:pPr>
      <w:r>
        <w:t>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 adressera källsystemet i syfte att hämta information om den händelse som just notifierats för patienten.</w:t>
      </w:r>
    </w:p>
    <w:p w14:paraId="65A2FBA6" w14:textId="77777777" w:rsidR="00137C8C" w:rsidRDefault="00137C8C" w:rsidP="00137C8C">
      <w:pPr>
        <w:pStyle w:val="BodyText"/>
        <w:ind w:right="119"/>
      </w:pPr>
    </w:p>
    <w:p w14:paraId="389CF1D6" w14:textId="77777777" w:rsidR="00137C8C" w:rsidRDefault="00137C8C" w:rsidP="00137C8C">
      <w:pPr>
        <w:pStyle w:val="BodyText"/>
        <w:ind w:right="119"/>
      </w:pPr>
      <w:r>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av ett mellanlager).</w:t>
      </w:r>
    </w:p>
    <w:p w14:paraId="53DFA3D4" w14:textId="77777777" w:rsidR="00137C8C" w:rsidRPr="00137C8C" w:rsidRDefault="00137C8C" w:rsidP="00137C8C">
      <w:pPr>
        <w:pStyle w:val="Rubrik3b"/>
        <w:ind w:left="0" w:firstLine="0"/>
        <w:rPr>
          <w:rFonts w:ascii="Georgia" w:hAnsi="Georgia"/>
        </w:rPr>
      </w:pPr>
      <w:bookmarkStart w:id="405" w:name="_Toc219337768"/>
      <w:bookmarkStart w:id="406" w:name="_Toc227077989"/>
      <w:bookmarkStart w:id="407" w:name="_Toc254858619"/>
      <w:r w:rsidRPr="00137C8C">
        <w:rPr>
          <w:rFonts w:ascii="Georgia" w:hAnsi="Georgia"/>
        </w:rPr>
        <w:t>Adressering vid nationell användning</w:t>
      </w:r>
      <w:bookmarkEnd w:id="405"/>
      <w:bookmarkEnd w:id="406"/>
      <w:bookmarkEnd w:id="407"/>
    </w:p>
    <w:p w14:paraId="459CD0E9" w14:textId="77777777" w:rsidR="00137C8C" w:rsidRPr="00194355" w:rsidRDefault="00137C8C" w:rsidP="00137C8C">
      <w:pPr>
        <w:pStyle w:val="BodyText"/>
      </w:pPr>
    </w:p>
    <w:p w14:paraId="2C074CC4" w14:textId="77777777" w:rsidR="00137C8C" w:rsidRDefault="00137C8C" w:rsidP="00137C8C">
      <w:pPr>
        <w:pStyle w:val="BodyText"/>
        <w:ind w:right="119"/>
      </w:pPr>
      <w:r>
        <w:rPr>
          <w:noProof/>
          <w:lang w:val="en-US"/>
        </w:rPr>
        <w:drawing>
          <wp:inline distT="0" distB="0" distL="0" distR="0" wp14:anchorId="1275C102" wp14:editId="4A7A1735">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2F18D80A" w14:textId="77777777" w:rsidR="00137C8C" w:rsidRPr="00A745DC" w:rsidRDefault="00137C8C" w:rsidP="00137C8C">
      <w:pPr>
        <w:pStyle w:val="BodyText"/>
        <w:ind w:right="119"/>
        <w:rPr>
          <w:i/>
        </w:rPr>
      </w:pPr>
      <w:r w:rsidRPr="00A745DC">
        <w:rPr>
          <w:i/>
        </w:rPr>
        <w:t>Figur: Adressering vid anrop till nationell aggregerande tjänst (t.ex. från Mi</w:t>
      </w:r>
      <w:r>
        <w:rPr>
          <w:i/>
        </w:rPr>
        <w:t>na vårdkontakter eller NPÖ-till</w:t>
      </w:r>
      <w:r w:rsidRPr="00A745DC">
        <w:rPr>
          <w:i/>
        </w:rPr>
        <w:t>ämpningen)</w:t>
      </w:r>
    </w:p>
    <w:p w14:paraId="6724D37E" w14:textId="77777777" w:rsidR="00137C8C" w:rsidRDefault="00137C8C" w:rsidP="00137C8C">
      <w:pPr>
        <w:pStyle w:val="BodyText"/>
        <w:ind w:right="119"/>
      </w:pPr>
    </w:p>
    <w:p w14:paraId="0AD27D24" w14:textId="77777777" w:rsidR="00137C8C" w:rsidRPr="00137C8C" w:rsidRDefault="00137C8C" w:rsidP="00137C8C">
      <w:pPr>
        <w:pStyle w:val="Rubrik3b"/>
        <w:ind w:left="0" w:firstLine="0"/>
        <w:rPr>
          <w:rFonts w:ascii="Georgia" w:hAnsi="Georgia"/>
        </w:rPr>
      </w:pPr>
      <w:bookmarkStart w:id="408" w:name="_Toc219337769"/>
      <w:bookmarkStart w:id="409" w:name="_Toc227077990"/>
      <w:bookmarkStart w:id="410" w:name="_Toc254858620"/>
      <w:r w:rsidRPr="00137C8C">
        <w:rPr>
          <w:rFonts w:ascii="Georgia" w:hAnsi="Georgia"/>
        </w:rPr>
        <w:t>Adressering vid regional användning</w:t>
      </w:r>
      <w:bookmarkEnd w:id="408"/>
      <w:bookmarkEnd w:id="409"/>
      <w:bookmarkEnd w:id="410"/>
    </w:p>
    <w:p w14:paraId="481784ED" w14:textId="77777777" w:rsidR="00137C8C" w:rsidRDefault="00137C8C" w:rsidP="00137C8C">
      <w:pPr>
        <w:pStyle w:val="BodyText"/>
      </w:pPr>
      <w:r>
        <w:rPr>
          <w:noProof/>
          <w:lang w:val="en-US"/>
        </w:rPr>
        <w:drawing>
          <wp:inline distT="0" distB="0" distL="0" distR="0" wp14:anchorId="48D92FE9" wp14:editId="4F0FC773">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49535070" w14:textId="77777777" w:rsidR="00137C8C" w:rsidRDefault="00137C8C" w:rsidP="00137C8C">
      <w:pPr>
        <w:pStyle w:val="Body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1C41B873" w14:textId="77777777" w:rsidR="00137C8C" w:rsidRDefault="00137C8C" w:rsidP="00137C8C">
      <w:pPr>
        <w:pStyle w:val="BodyText"/>
        <w:ind w:right="119"/>
        <w:rPr>
          <w:i/>
        </w:rPr>
      </w:pPr>
    </w:p>
    <w:p w14:paraId="204DCC80" w14:textId="77777777" w:rsidR="00137C8C" w:rsidRPr="00137C8C" w:rsidRDefault="00137C8C" w:rsidP="00137C8C">
      <w:pPr>
        <w:pStyle w:val="Rubrik3b"/>
        <w:ind w:left="0" w:firstLine="0"/>
        <w:rPr>
          <w:rFonts w:ascii="Georgia" w:hAnsi="Georgia"/>
        </w:rPr>
      </w:pPr>
      <w:bookmarkStart w:id="411" w:name="_Toc227077991"/>
      <w:bookmarkStart w:id="412" w:name="_Toc254858621"/>
      <w:r w:rsidRPr="00137C8C">
        <w:rPr>
          <w:rFonts w:ascii="Georgia" w:hAnsi="Georgia"/>
        </w:rPr>
        <w:t>Adressering direkt till ett källsystem</w:t>
      </w:r>
      <w:bookmarkEnd w:id="411"/>
      <w:bookmarkEnd w:id="412"/>
    </w:p>
    <w:p w14:paraId="63AB113B" w14:textId="77777777" w:rsidR="00137C8C" w:rsidRDefault="00137C8C" w:rsidP="00137C8C">
      <w:pPr>
        <w:pStyle w:val="BodyText"/>
      </w:pPr>
      <w:r>
        <w:t xml:space="preserve">Tjänstekontrakten i denna domän möjliggör sökning av information relaterad till en eller flera vårdkontakter. Det syftar till att stödja tillämpningsflöden som startar med en översikt av vårdkontakter som hämtas med GetCareContacts (i domänen clinicalprocess:logistics:logistics) eller annan aktivitet som resulterar i att användaren presenteras en lista med vårdkontakter. </w:t>
      </w:r>
    </w:p>
    <w:p w14:paraId="34C0F042" w14:textId="77777777" w:rsidR="00137C8C" w:rsidRDefault="00137C8C" w:rsidP="00137C8C">
      <w:pPr>
        <w:pStyle w:val="BodyText"/>
      </w:pPr>
    </w:p>
    <w:p w14:paraId="68CDD610" w14:textId="77777777" w:rsidR="00137C8C" w:rsidRDefault="00137C8C" w:rsidP="00137C8C">
      <w:pPr>
        <w:pStyle w:val="BodyText"/>
      </w:pPr>
      <w:r>
        <w:t>Utgående från en lista av vård- och omsorgskontakter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 för att få en lista över vårdkontakter från de källsystem där sådana finns. Genom välja en vårdkontakt ur listan kan man sedan hämta relaterad journalhistorik, t.ex. genom att anropa GetMaternityMedicalHistory för en eller flera vårdkontakt-id:n i ett specifikt källlsystem. Figuren visar ett exempel som skulle kunna vara fortsättningen på något av flödena i avsnitt 2.1:</w:t>
      </w:r>
    </w:p>
    <w:p w14:paraId="3B9A0598" w14:textId="77777777" w:rsidR="00137C8C" w:rsidRDefault="00137C8C" w:rsidP="00137C8C">
      <w:pPr>
        <w:pStyle w:val="BodyText"/>
      </w:pPr>
    </w:p>
    <w:p w14:paraId="1ED573A2" w14:textId="77777777" w:rsidR="00137C8C" w:rsidRPr="004A03CE" w:rsidRDefault="00137C8C" w:rsidP="00137C8C">
      <w:pPr>
        <w:pStyle w:val="BodyText"/>
      </w:pPr>
      <w:r>
        <w:rPr>
          <w:noProof/>
          <w:lang w:val="en-US"/>
        </w:rPr>
        <w:drawing>
          <wp:inline distT="0" distB="0" distL="0" distR="0" wp14:anchorId="2B635D65" wp14:editId="1E02C4A2">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7DC1D867" w14:textId="77777777" w:rsidR="00137C8C" w:rsidRDefault="00137C8C" w:rsidP="00137C8C">
      <w:pPr>
        <w:pStyle w:val="BodyText"/>
        <w:ind w:right="119"/>
        <w:rPr>
          <w:i/>
        </w:rPr>
      </w:pPr>
      <w:r w:rsidRPr="00A745DC">
        <w:rPr>
          <w:i/>
        </w:rPr>
        <w:t xml:space="preserve">Figur: </w:t>
      </w:r>
      <w:r>
        <w:rPr>
          <w:i/>
        </w:rPr>
        <w:t>Flöde som förutsätter adressering med källsystemets HSAid</w:t>
      </w:r>
    </w:p>
    <w:p w14:paraId="1097DD5C" w14:textId="77777777" w:rsidR="00137C8C" w:rsidRDefault="00137C8C" w:rsidP="00137C8C">
      <w:pPr>
        <w:pStyle w:val="BodyText"/>
        <w:ind w:right="119"/>
        <w:rPr>
          <w:i/>
        </w:rPr>
      </w:pPr>
    </w:p>
    <w:p w14:paraId="2D13C24D" w14:textId="77777777" w:rsidR="00137C8C" w:rsidRDefault="00137C8C" w:rsidP="00137C8C">
      <w:pPr>
        <w:pStyle w:val="BodyText"/>
        <w:rPr>
          <w:i/>
        </w:rPr>
      </w:pPr>
      <w:r w:rsidRPr="00A01E1F">
        <w:t>Eftersom anropet i detta fall sker direkt mot virtuell tjänst, sker adressering med källsystemets HSA-id direkt från tjänsteko</w:t>
      </w:r>
      <w:r>
        <w:t>nsumenten. Detta beskrivs i figuren nedan. Anropet skulle kunna gälla tjänstekontraktet GetMaternityMedicalHistory med careContactId och sourceSystemHSAId som sökparametrar</w:t>
      </w:r>
      <w:r w:rsidRPr="00A01E1F">
        <w:t>:</w:t>
      </w:r>
    </w:p>
    <w:p w14:paraId="6A11E06F" w14:textId="77777777" w:rsidR="00137C8C" w:rsidRDefault="00137C8C" w:rsidP="00137C8C">
      <w:pPr>
        <w:pStyle w:val="BodyText"/>
        <w:ind w:right="119"/>
        <w:rPr>
          <w:i/>
        </w:rPr>
      </w:pPr>
      <w:r>
        <w:rPr>
          <w:i/>
          <w:noProof/>
          <w:lang w:val="en-US"/>
        </w:rPr>
        <w:drawing>
          <wp:inline distT="0" distB="0" distL="0" distR="0" wp14:anchorId="6B3E45A1" wp14:editId="4F0215F7">
            <wp:extent cx="5206181" cy="3309715"/>
            <wp:effectExtent l="0" t="0" r="1270" b="0"/>
            <wp:docPr id="1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4ADBE1B5" w14:textId="77777777" w:rsidR="00137C8C" w:rsidRDefault="00137C8C" w:rsidP="00137C8C">
      <w:pPr>
        <w:pStyle w:val="BodyText"/>
        <w:ind w:right="119"/>
        <w:rPr>
          <w:i/>
        </w:rPr>
      </w:pPr>
      <w:r w:rsidRPr="00A745DC">
        <w:rPr>
          <w:i/>
        </w:rPr>
        <w:t xml:space="preserve">Figur: </w:t>
      </w:r>
      <w:r>
        <w:rPr>
          <w:i/>
        </w:rPr>
        <w:t>Adressering vid sökning efter information ur ett specifikt källsystem</w:t>
      </w:r>
    </w:p>
    <w:p w14:paraId="706EBF5B" w14:textId="77777777" w:rsidR="00137C8C" w:rsidRDefault="00137C8C" w:rsidP="00137C8C">
      <w:pPr>
        <w:pStyle w:val="BodyText"/>
        <w:ind w:right="119"/>
        <w:rPr>
          <w:i/>
        </w:rPr>
      </w:pPr>
    </w:p>
    <w:p w14:paraId="63B007C2" w14:textId="77777777" w:rsidR="00137C8C" w:rsidRDefault="00137C8C" w:rsidP="00137C8C">
      <w:pPr>
        <w:pStyle w:val="Rubrik3b"/>
      </w:pPr>
      <w:bookmarkStart w:id="413" w:name="_Toc227077992"/>
      <w:bookmarkStart w:id="414" w:name="_Toc254858622"/>
      <w:r w:rsidRPr="00F439DB">
        <w:t xml:space="preserve">Sammanfattning </w:t>
      </w:r>
      <w:r w:rsidRPr="00B859FF">
        <w:t>av</w:t>
      </w:r>
      <w:r w:rsidRPr="00F439DB">
        <w:t xml:space="preserve"> adresseringsmodell</w:t>
      </w:r>
      <w:bookmarkEnd w:id="413"/>
      <w:bookmarkEnd w:id="414"/>
    </w:p>
    <w:p w14:paraId="7326877F" w14:textId="77777777" w:rsidR="00137C8C" w:rsidRDefault="00137C8C" w:rsidP="00137C8C">
      <w:pPr>
        <w:pStyle w:val="BodyText"/>
      </w:pPr>
    </w:p>
    <w:tbl>
      <w:tblPr>
        <w:tblStyle w:val="TableGrid"/>
        <w:tblW w:w="0" w:type="auto"/>
        <w:tblInd w:w="867" w:type="dxa"/>
        <w:tblLook w:val="04A0" w:firstRow="1" w:lastRow="0" w:firstColumn="1" w:lastColumn="0" w:noHBand="0" w:noVBand="1"/>
      </w:tblPr>
      <w:tblGrid>
        <w:gridCol w:w="3210"/>
        <w:gridCol w:w="3544"/>
      </w:tblGrid>
      <w:tr w:rsidR="00137C8C" w14:paraId="0F5143B9" w14:textId="77777777" w:rsidTr="002E33F3">
        <w:tc>
          <w:tcPr>
            <w:tcW w:w="3210" w:type="dxa"/>
          </w:tcPr>
          <w:p w14:paraId="2829142A" w14:textId="77777777" w:rsidR="00137C8C" w:rsidRPr="00713CA7" w:rsidRDefault="00137C8C" w:rsidP="002E33F3">
            <w:pPr>
              <w:pStyle w:val="BodyText"/>
              <w:rPr>
                <w:b/>
                <w:i/>
              </w:rPr>
            </w:pPr>
            <w:r w:rsidRPr="00713CA7">
              <w:rPr>
                <w:b/>
                <w:i/>
              </w:rPr>
              <w:t>Åtkomstbehov</w:t>
            </w:r>
            <w:r>
              <w:rPr>
                <w:b/>
                <w:i/>
              </w:rPr>
              <w:t xml:space="preserve"> för patientens journalhistorik</w:t>
            </w:r>
          </w:p>
        </w:tc>
        <w:tc>
          <w:tcPr>
            <w:tcW w:w="3544" w:type="dxa"/>
          </w:tcPr>
          <w:p w14:paraId="4AF76101" w14:textId="77777777" w:rsidR="00137C8C" w:rsidRPr="00713CA7" w:rsidRDefault="00137C8C" w:rsidP="002E33F3">
            <w:pPr>
              <w:pStyle w:val="BodyText"/>
              <w:rPr>
                <w:b/>
                <w:i/>
              </w:rPr>
            </w:pPr>
            <w:r>
              <w:rPr>
                <w:b/>
                <w:i/>
              </w:rPr>
              <w:t>L</w:t>
            </w:r>
            <w:r w:rsidRPr="00713CA7">
              <w:rPr>
                <w:b/>
                <w:i/>
              </w:rPr>
              <w:t>ogisk adress</w:t>
            </w:r>
          </w:p>
        </w:tc>
      </w:tr>
      <w:tr w:rsidR="00137C8C" w14:paraId="1B5F4F42" w14:textId="77777777" w:rsidTr="002E33F3">
        <w:tc>
          <w:tcPr>
            <w:tcW w:w="3210" w:type="dxa"/>
          </w:tcPr>
          <w:p w14:paraId="3B9FDA50" w14:textId="77777777" w:rsidR="00137C8C" w:rsidRDefault="00137C8C" w:rsidP="002E33F3">
            <w:pPr>
              <w:pStyle w:val="BodyText"/>
            </w:pPr>
            <w:r>
              <w:t>För alla huvudmän</w:t>
            </w:r>
          </w:p>
        </w:tc>
        <w:tc>
          <w:tcPr>
            <w:tcW w:w="3544" w:type="dxa"/>
          </w:tcPr>
          <w:p w14:paraId="7E86FB30" w14:textId="77777777" w:rsidR="00137C8C" w:rsidRDefault="00137C8C" w:rsidP="002E33F3">
            <w:pPr>
              <w:pStyle w:val="BodyText"/>
            </w:pPr>
            <w:r>
              <w:t>Ineras HSA-id</w:t>
            </w:r>
          </w:p>
        </w:tc>
      </w:tr>
      <w:tr w:rsidR="00137C8C" w14:paraId="2AD3F9A7" w14:textId="77777777" w:rsidTr="002E33F3">
        <w:tc>
          <w:tcPr>
            <w:tcW w:w="3210" w:type="dxa"/>
          </w:tcPr>
          <w:p w14:paraId="32706354" w14:textId="77777777" w:rsidR="00137C8C" w:rsidRDefault="00137C8C" w:rsidP="002E33F3">
            <w:pPr>
              <w:pStyle w:val="BodyText"/>
            </w:pPr>
            <w:r>
              <w:t>För en huvudman/region</w:t>
            </w:r>
          </w:p>
        </w:tc>
        <w:tc>
          <w:tcPr>
            <w:tcW w:w="3544" w:type="dxa"/>
          </w:tcPr>
          <w:p w14:paraId="1C9F6AE1" w14:textId="77777777" w:rsidR="00137C8C" w:rsidRDefault="00137C8C" w:rsidP="002E33F3">
            <w:pPr>
              <w:pStyle w:val="BodyText"/>
            </w:pPr>
            <w:r>
              <w:t>Huvudmannens/regionens HSA-id</w:t>
            </w:r>
          </w:p>
        </w:tc>
      </w:tr>
      <w:tr w:rsidR="00137C8C" w14:paraId="7974D755" w14:textId="77777777" w:rsidTr="002E33F3">
        <w:tc>
          <w:tcPr>
            <w:tcW w:w="3210" w:type="dxa"/>
          </w:tcPr>
          <w:p w14:paraId="211D5330" w14:textId="77777777" w:rsidR="00137C8C" w:rsidRDefault="00137C8C" w:rsidP="002E33F3">
            <w:pPr>
              <w:pStyle w:val="BodyText"/>
            </w:pPr>
            <w:r>
              <w:t>För ett källsystem</w:t>
            </w:r>
          </w:p>
        </w:tc>
        <w:tc>
          <w:tcPr>
            <w:tcW w:w="3544" w:type="dxa"/>
          </w:tcPr>
          <w:p w14:paraId="7D0D11E7" w14:textId="77777777" w:rsidR="00137C8C" w:rsidRDefault="00137C8C" w:rsidP="002E33F3">
            <w:pPr>
              <w:pStyle w:val="BodyText"/>
            </w:pPr>
            <w:r>
              <w:t>Källsystemets HSA-id</w:t>
            </w:r>
          </w:p>
        </w:tc>
      </w:tr>
    </w:tbl>
    <w:p w14:paraId="6B7608EB" w14:textId="77777777" w:rsidR="00137C8C" w:rsidRDefault="00137C8C" w:rsidP="00137C8C">
      <w:pPr>
        <w:pStyle w:val="BodyText"/>
        <w:ind w:right="119"/>
      </w:pPr>
    </w:p>
    <w:p w14:paraId="2A40FF95" w14:textId="77777777" w:rsidR="00137C8C" w:rsidRDefault="00137C8C" w:rsidP="00137C8C">
      <w:pPr>
        <w:pStyle w:val="BodyText"/>
        <w:ind w:right="119"/>
      </w:pPr>
    </w:p>
    <w:p w14:paraId="25392CCF" w14:textId="77777777" w:rsidR="007E47C0" w:rsidRPr="00502896" w:rsidRDefault="007E47C0" w:rsidP="007E47C0"/>
    <w:p w14:paraId="1D78D80B" w14:textId="77777777" w:rsidR="007E47C0" w:rsidRPr="00502896" w:rsidRDefault="007E47C0" w:rsidP="007E47C0">
      <w:pPr>
        <w:pStyle w:val="Heading2"/>
      </w:pPr>
      <w:bookmarkStart w:id="415" w:name="_Toc357754850"/>
      <w:bookmarkStart w:id="416" w:name="_Toc254858623"/>
      <w:r w:rsidRPr="00502896">
        <w:t>Aggregering och engagemangsindex</w:t>
      </w:r>
      <w:bookmarkEnd w:id="415"/>
      <w:bookmarkEnd w:id="416"/>
    </w:p>
    <w:p w14:paraId="238A122D" w14:textId="77777777" w:rsidR="00137C8C" w:rsidRPr="00B6750A" w:rsidRDefault="00137C8C" w:rsidP="00137C8C">
      <w:pPr>
        <w:pStyle w:val="BodyText"/>
      </w:pPr>
      <w:r>
        <w:t>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att dirigeras till aggregerande tjänsten som i sin tur – efter att ha konsulterat engagemangsindex, vidarebefordrar frågan till de källsystem som har information om patienten.</w:t>
      </w:r>
    </w:p>
    <w:p w14:paraId="1028FBE1" w14:textId="1037D952" w:rsidR="00137C8C" w:rsidRDefault="00137C8C" w:rsidP="00502896">
      <w:pPr>
        <w:pStyle w:val="Heading3"/>
      </w:pPr>
      <w:bookmarkStart w:id="417" w:name="_Toc248640896"/>
      <w:bookmarkStart w:id="418" w:name="_Toc254858624"/>
      <w:r w:rsidRPr="00A0151E">
        <w:t>Uppdatering</w:t>
      </w:r>
      <w:r>
        <w:t xml:space="preserve"> av engagemangsindex</w:t>
      </w:r>
      <w:bookmarkEnd w:id="417"/>
      <w:bookmarkEnd w:id="418"/>
    </w:p>
    <w:p w14:paraId="0F539845" w14:textId="77777777" w:rsidR="00137C8C" w:rsidRDefault="00137C8C" w:rsidP="00137C8C">
      <w:pPr>
        <w:pStyle w:val="BodyText"/>
      </w:pPr>
      <w:r>
        <w:t>Alla källsystem ska uppdatera engagemangsindex. Engagemangsindex ska uppdateras så snart en händelse inträffar som påverkar indexposterna enligt beskrivningen nedan.</w:t>
      </w:r>
    </w:p>
    <w:p w14:paraId="15054505" w14:textId="77777777" w:rsidR="00137C8C" w:rsidRDefault="00137C8C" w:rsidP="00137C8C">
      <w:pPr>
        <w:pStyle w:val="BodyText"/>
      </w:pPr>
    </w:p>
    <w:p w14:paraId="16FEA7E7" w14:textId="77777777" w:rsidR="00502896" w:rsidRDefault="00137C8C" w:rsidP="00137C8C">
      <w:pPr>
        <w:pStyle w:val="BodyText"/>
      </w:pPr>
      <w:r>
        <w:t>All uppdatering av engagemangsindex sker genom att källsystemet anropar engageman</w:t>
      </w:r>
      <w:r w:rsidR="00502896">
        <w:t>gsindex genom tjänstekontraktet</w:t>
      </w:r>
    </w:p>
    <w:p w14:paraId="7814A966" w14:textId="77777777" w:rsidR="00502896" w:rsidRDefault="00502896" w:rsidP="00502896">
      <w:pPr>
        <w:pStyle w:val="BodyText"/>
      </w:pPr>
      <w:r>
        <w:tab/>
      </w:r>
      <w:r w:rsidR="00137C8C">
        <w:t>urn:riv:itintegration:engagementindex:U</w:t>
      </w:r>
      <w:r>
        <w:t>pdateResponder:1 (”index-push”)</w:t>
      </w:r>
    </w:p>
    <w:p w14:paraId="273055F6" w14:textId="045E75BE" w:rsidR="00502896" w:rsidRDefault="00502896" w:rsidP="00502896">
      <w:pPr>
        <w:pStyle w:val="BodyText"/>
      </w:pPr>
      <w:r>
        <w:t>eller genom att erbjuda tjänstekontraktet</w:t>
      </w:r>
    </w:p>
    <w:p w14:paraId="6F93D2BF" w14:textId="0C7DE9C9" w:rsidR="00502896" w:rsidRDefault="00502896" w:rsidP="00502896">
      <w:pPr>
        <w:pStyle w:val="BodyText"/>
      </w:pPr>
      <w:r>
        <w:tab/>
      </w:r>
      <w:r w:rsidR="00137C8C">
        <w:t>urn:riv:itintegration:engagementindex:GetUpd</w:t>
      </w:r>
      <w:r>
        <w:t>atesResponder:1 (”index-pull”).</w:t>
      </w:r>
    </w:p>
    <w:p w14:paraId="06357BE7" w14:textId="1508DBBB" w:rsidR="00137C8C" w:rsidRDefault="00137C8C" w:rsidP="00502896">
      <w:pPr>
        <w:pStyle w:val="BodyText"/>
      </w:pPr>
      <w:r>
        <w:t>Ladda hem Engagemangsindex WSDL, scheman och tjänstekontraktsbeskrivning för detaljer.</w:t>
      </w:r>
    </w:p>
    <w:p w14:paraId="4CDF1167" w14:textId="77777777" w:rsidR="00137C8C" w:rsidRDefault="00137C8C" w:rsidP="00137C8C">
      <w:pPr>
        <w:pStyle w:val="BodyText"/>
      </w:pPr>
    </w:p>
    <w:p w14:paraId="24AB7702" w14:textId="77777777" w:rsidR="00137C8C" w:rsidRPr="00E2060F" w:rsidRDefault="00137C8C" w:rsidP="00137C8C">
      <w:pPr>
        <w:pStyle w:val="BodyText"/>
      </w:pPr>
      <w:r>
        <w:t>Följande regler gäller för innehållet i begäran till engagemangsindex för uppdateringar som rör denna tjänstedomän:</w:t>
      </w:r>
      <w:r w:rsidRPr="00E2060F">
        <w:t xml:space="preserve"> </w:t>
      </w:r>
    </w:p>
    <w:p w14:paraId="6101525A" w14:textId="77777777" w:rsidR="00137C8C" w:rsidRDefault="00137C8C" w:rsidP="00137C8C">
      <w:pPr>
        <w:pStyle w:val="BodyText"/>
      </w:pPr>
    </w:p>
    <w:tbl>
      <w:tblPr>
        <w:tblW w:w="936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FB69B3" w:rsidRPr="00A303BB" w14:paraId="383ACDE9" w14:textId="77777777" w:rsidTr="00E62163">
        <w:tc>
          <w:tcPr>
            <w:tcW w:w="1540" w:type="dxa"/>
            <w:shd w:val="clear" w:color="auto" w:fill="D9D9D9"/>
          </w:tcPr>
          <w:p w14:paraId="0AC1439B" w14:textId="01309DED" w:rsidR="00FB69B3" w:rsidRPr="00FB69B3" w:rsidRDefault="00FB69B3" w:rsidP="002E33F3">
            <w:pPr>
              <w:pStyle w:val="BodyText"/>
              <w:rPr>
                <w:rFonts w:ascii="Times New Roman" w:hAnsi="Times New Roman"/>
                <w:b/>
                <w:color w:val="auto"/>
              </w:rPr>
            </w:pPr>
            <w:r w:rsidRPr="00FB69B3">
              <w:rPr>
                <w:b/>
                <w:color w:val="auto"/>
              </w:rPr>
              <w:t>Attribut</w:t>
            </w:r>
          </w:p>
        </w:tc>
        <w:tc>
          <w:tcPr>
            <w:tcW w:w="1262" w:type="dxa"/>
            <w:shd w:val="clear" w:color="auto" w:fill="D9D9D9"/>
          </w:tcPr>
          <w:p w14:paraId="334B3CEB" w14:textId="16C03D4A" w:rsidR="00FB69B3" w:rsidRPr="00FB69B3" w:rsidRDefault="00FB69B3" w:rsidP="002E33F3">
            <w:pPr>
              <w:pStyle w:val="BodyText"/>
              <w:rPr>
                <w:rFonts w:ascii="Times New Roman" w:hAnsi="Times New Roman"/>
                <w:b/>
                <w:color w:val="auto"/>
              </w:rPr>
            </w:pPr>
            <w:r w:rsidRPr="00FB69B3">
              <w:rPr>
                <w:b/>
                <w:color w:val="auto"/>
              </w:rPr>
              <w:t>Beskrivning</w:t>
            </w:r>
          </w:p>
        </w:tc>
        <w:tc>
          <w:tcPr>
            <w:tcW w:w="2444" w:type="dxa"/>
            <w:shd w:val="clear" w:color="auto" w:fill="D9D9D9"/>
          </w:tcPr>
          <w:p w14:paraId="686CD245" w14:textId="49CD69E9" w:rsidR="00FB69B3" w:rsidRPr="00FB69B3" w:rsidRDefault="00FB69B3" w:rsidP="002E33F3">
            <w:pPr>
              <w:pStyle w:val="BodyText"/>
              <w:rPr>
                <w:rFonts w:ascii="Times New Roman" w:hAnsi="Times New Roman"/>
                <w:b/>
                <w:color w:val="auto"/>
              </w:rPr>
            </w:pPr>
            <w:r w:rsidRPr="00FB69B3">
              <w:rPr>
                <w:b/>
                <w:color w:val="auto"/>
              </w:rPr>
              <w:t>Format</w:t>
            </w:r>
          </w:p>
        </w:tc>
        <w:tc>
          <w:tcPr>
            <w:tcW w:w="788" w:type="dxa"/>
            <w:shd w:val="clear" w:color="auto" w:fill="D9D9D9"/>
          </w:tcPr>
          <w:p w14:paraId="31CB852C" w14:textId="01CB7252" w:rsidR="00FB69B3" w:rsidRPr="00FB69B3" w:rsidRDefault="00FB69B3" w:rsidP="002E33F3">
            <w:pPr>
              <w:pStyle w:val="BodyText"/>
              <w:rPr>
                <w:rFonts w:ascii="Times New Roman" w:hAnsi="Times New Roman"/>
                <w:b/>
                <w:color w:val="auto"/>
              </w:rPr>
            </w:pPr>
            <w:r w:rsidRPr="00FB69B3">
              <w:rPr>
                <w:b/>
                <w:color w:val="auto"/>
              </w:rPr>
              <w:t>Kardinalitet</w:t>
            </w:r>
          </w:p>
        </w:tc>
        <w:tc>
          <w:tcPr>
            <w:tcW w:w="1998" w:type="dxa"/>
            <w:shd w:val="clear" w:color="auto" w:fill="D9D9D9"/>
          </w:tcPr>
          <w:p w14:paraId="67C0B63C" w14:textId="4F8EB0AF" w:rsidR="00FB69B3" w:rsidRPr="00FB69B3" w:rsidRDefault="00FB69B3" w:rsidP="002E33F3">
            <w:pPr>
              <w:pStyle w:val="BodyText"/>
              <w:rPr>
                <w:rFonts w:ascii="Times New Roman" w:hAnsi="Times New Roman"/>
                <w:b/>
                <w:color w:val="auto"/>
              </w:rPr>
            </w:pPr>
            <w:r w:rsidRPr="00FB69B3">
              <w:rPr>
                <w:b/>
                <w:color w:val="auto"/>
              </w:rPr>
              <w:t xml:space="preserve">Kodverk/värde-mängd </w:t>
            </w:r>
            <w:r w:rsidRPr="00FB69B3">
              <w:rPr>
                <w:b/>
                <w:color w:val="auto"/>
              </w:rPr>
              <w:br/>
              <w:t>/ev begränsningar</w:t>
            </w:r>
          </w:p>
        </w:tc>
        <w:tc>
          <w:tcPr>
            <w:tcW w:w="1330" w:type="dxa"/>
            <w:shd w:val="clear" w:color="auto" w:fill="D9D9D9"/>
          </w:tcPr>
          <w:p w14:paraId="671C000D" w14:textId="639A50DE" w:rsidR="00FB69B3" w:rsidRPr="00FB69B3" w:rsidRDefault="00FB69B3" w:rsidP="002E33F3">
            <w:pPr>
              <w:pStyle w:val="BodyText"/>
              <w:rPr>
                <w:rFonts w:ascii="Times New Roman" w:hAnsi="Times New Roman"/>
                <w:b/>
                <w:color w:val="auto"/>
              </w:rPr>
            </w:pPr>
            <w:r w:rsidRPr="00FB69B3">
              <w:rPr>
                <w:b/>
                <w:color w:val="auto"/>
              </w:rPr>
              <w:t>Beslutsregler och kommentar</w:t>
            </w:r>
          </w:p>
        </w:tc>
      </w:tr>
      <w:tr w:rsidR="00137C8C" w:rsidRPr="00A303BB" w14:paraId="29440EBB" w14:textId="77777777" w:rsidTr="00137C8C">
        <w:tc>
          <w:tcPr>
            <w:tcW w:w="1540" w:type="dxa"/>
            <w:shd w:val="clear" w:color="auto" w:fill="auto"/>
          </w:tcPr>
          <w:p w14:paraId="42FA3FA8" w14:textId="77777777" w:rsidR="00137C8C" w:rsidRPr="00137C8C" w:rsidRDefault="00137C8C" w:rsidP="002E33F3">
            <w:pPr>
              <w:pStyle w:val="BodyText"/>
              <w:rPr>
                <w:rFonts w:ascii="Times New Roman" w:hAnsi="Times New Roman"/>
              </w:rPr>
            </w:pPr>
            <w:r w:rsidRPr="00137C8C">
              <w:rPr>
                <w:rFonts w:ascii="Times New Roman" w:hAnsi="Times New Roman"/>
              </w:rPr>
              <w:t>Registered ResidentIdent Identification</w:t>
            </w:r>
          </w:p>
        </w:tc>
        <w:tc>
          <w:tcPr>
            <w:tcW w:w="1262" w:type="dxa"/>
            <w:shd w:val="clear" w:color="auto" w:fill="auto"/>
          </w:tcPr>
          <w:p w14:paraId="1568EBF9" w14:textId="77777777" w:rsidR="00137C8C" w:rsidRPr="00137C8C" w:rsidRDefault="00137C8C" w:rsidP="002E33F3">
            <w:pPr>
              <w:pStyle w:val="BodyText"/>
              <w:rPr>
                <w:rFonts w:ascii="Times New Roman" w:hAnsi="Times New Roman"/>
              </w:rPr>
            </w:pPr>
            <w:r w:rsidRPr="00137C8C">
              <w:rPr>
                <w:rFonts w:ascii="Times New Roman" w:hAnsi="Times New Roman"/>
              </w:rPr>
              <w:t>Invånarens person-nummer</w:t>
            </w:r>
          </w:p>
        </w:tc>
        <w:tc>
          <w:tcPr>
            <w:tcW w:w="2444" w:type="dxa"/>
            <w:shd w:val="clear" w:color="auto" w:fill="auto"/>
          </w:tcPr>
          <w:p w14:paraId="75315E0F"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Person- eller samordningsnummer enligt skatteverkets definition (12 tecken). </w:t>
            </w:r>
          </w:p>
        </w:tc>
        <w:tc>
          <w:tcPr>
            <w:tcW w:w="788" w:type="dxa"/>
            <w:shd w:val="clear" w:color="auto" w:fill="auto"/>
          </w:tcPr>
          <w:p w14:paraId="01F264E8"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4B15CAB5" w14:textId="77777777" w:rsidR="00137C8C" w:rsidRPr="00137C8C" w:rsidRDefault="00137C8C" w:rsidP="002E33F3">
            <w:pPr>
              <w:pStyle w:val="BodyText"/>
              <w:rPr>
                <w:rFonts w:ascii="Times New Roman" w:hAnsi="Times New Roman"/>
              </w:rPr>
            </w:pPr>
          </w:p>
        </w:tc>
        <w:tc>
          <w:tcPr>
            <w:tcW w:w="1330" w:type="dxa"/>
            <w:shd w:val="clear" w:color="auto" w:fill="auto"/>
          </w:tcPr>
          <w:p w14:paraId="1E0E64F7"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1B5B3324" w14:textId="77777777" w:rsidTr="00137C8C">
        <w:tc>
          <w:tcPr>
            <w:tcW w:w="1540" w:type="dxa"/>
            <w:shd w:val="clear" w:color="auto" w:fill="auto"/>
          </w:tcPr>
          <w:p w14:paraId="32F5DBD9" w14:textId="77777777" w:rsidR="00137C8C" w:rsidRPr="00137C8C" w:rsidRDefault="00137C8C" w:rsidP="002E33F3">
            <w:pPr>
              <w:pStyle w:val="BodyText"/>
              <w:rPr>
                <w:rFonts w:ascii="Times New Roman" w:hAnsi="Times New Roman"/>
              </w:rPr>
            </w:pPr>
            <w:r w:rsidRPr="00137C8C">
              <w:rPr>
                <w:rFonts w:ascii="Times New Roman" w:hAnsi="Times New Roman"/>
              </w:rPr>
              <w:t>Service domain*</w:t>
            </w:r>
          </w:p>
        </w:tc>
        <w:tc>
          <w:tcPr>
            <w:tcW w:w="1262" w:type="dxa"/>
            <w:shd w:val="clear" w:color="auto" w:fill="auto"/>
          </w:tcPr>
          <w:p w14:paraId="1CFFEB5A"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Den tjänstedomän som förekomsten avser. </w:t>
            </w:r>
          </w:p>
        </w:tc>
        <w:tc>
          <w:tcPr>
            <w:tcW w:w="2444" w:type="dxa"/>
            <w:shd w:val="clear" w:color="auto" w:fill="auto"/>
          </w:tcPr>
          <w:p w14:paraId="20F4952B"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URN på formen &lt;regelverk&gt;:&lt;huvuddomän&gt;:&lt;underdomän&gt;. </w:t>
            </w:r>
          </w:p>
        </w:tc>
        <w:tc>
          <w:tcPr>
            <w:tcW w:w="788" w:type="dxa"/>
            <w:shd w:val="clear" w:color="auto" w:fill="auto"/>
          </w:tcPr>
          <w:p w14:paraId="620B524F"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676189AC" w14:textId="77777777" w:rsidR="00137C8C" w:rsidRPr="00137C8C" w:rsidRDefault="00137C8C" w:rsidP="002E33F3">
            <w:pPr>
              <w:pStyle w:val="BodyText"/>
              <w:rPr>
                <w:rFonts w:ascii="Times New Roman" w:hAnsi="Times New Roman"/>
              </w:rPr>
            </w:pPr>
            <w:r w:rsidRPr="00137C8C">
              <w:rPr>
                <w:rFonts w:ascii="Times New Roman" w:hAnsi="Times New Roman"/>
              </w:rPr>
              <w:t>Värdet ska vara ”riv:clinicalprocess:healthcond:actoutcome”</w:t>
            </w:r>
          </w:p>
        </w:tc>
        <w:tc>
          <w:tcPr>
            <w:tcW w:w="1330" w:type="dxa"/>
            <w:shd w:val="clear" w:color="auto" w:fill="auto"/>
          </w:tcPr>
          <w:p w14:paraId="23EB77AF"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1AA0049E" w14:textId="77777777" w:rsidTr="00137C8C">
        <w:tc>
          <w:tcPr>
            <w:tcW w:w="1540" w:type="dxa"/>
            <w:shd w:val="clear" w:color="auto" w:fill="auto"/>
          </w:tcPr>
          <w:p w14:paraId="14C5B942" w14:textId="77777777" w:rsidR="00137C8C" w:rsidRPr="00137C8C" w:rsidRDefault="00137C8C" w:rsidP="002E33F3">
            <w:pPr>
              <w:pStyle w:val="BodyText"/>
              <w:rPr>
                <w:rFonts w:ascii="Times New Roman" w:hAnsi="Times New Roman"/>
              </w:rPr>
            </w:pPr>
            <w:r w:rsidRPr="00137C8C">
              <w:rPr>
                <w:rFonts w:ascii="Times New Roman" w:hAnsi="Times New Roman"/>
              </w:rPr>
              <w:t>Categori-zation*</w:t>
            </w:r>
          </w:p>
        </w:tc>
        <w:tc>
          <w:tcPr>
            <w:tcW w:w="1262" w:type="dxa"/>
            <w:shd w:val="clear" w:color="auto" w:fill="auto"/>
          </w:tcPr>
          <w:p w14:paraId="0060CFE7"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Kategori-sering enligt kodverk som är specifikt för tjänste-domänen </w:t>
            </w:r>
          </w:p>
        </w:tc>
        <w:tc>
          <w:tcPr>
            <w:tcW w:w="2444" w:type="dxa"/>
            <w:shd w:val="clear" w:color="auto" w:fill="auto"/>
          </w:tcPr>
          <w:p w14:paraId="1D1489DE" w14:textId="77777777" w:rsidR="00137C8C" w:rsidRPr="00137C8C" w:rsidRDefault="00137C8C" w:rsidP="002E33F3">
            <w:pPr>
              <w:pStyle w:val="BodyText"/>
              <w:ind w:left="38"/>
              <w:rPr>
                <w:rFonts w:ascii="Times New Roman" w:hAnsi="Times New Roman"/>
              </w:rPr>
            </w:pPr>
            <w:r w:rsidRPr="00137C8C">
              <w:rPr>
                <w:rFonts w:ascii="Times New Roman" w:hAnsi="Times New Roman"/>
              </w:rPr>
              <w:t xml:space="preserve">Text bestående av bokstäver i ASCII. </w:t>
            </w:r>
          </w:p>
          <w:p w14:paraId="37F9BEED" w14:textId="77777777" w:rsidR="00137C8C" w:rsidRPr="00137C8C" w:rsidRDefault="00137C8C" w:rsidP="002E33F3">
            <w:pPr>
              <w:pStyle w:val="BodyText"/>
              <w:rPr>
                <w:rFonts w:ascii="Times New Roman" w:hAnsi="Times New Roman"/>
              </w:rPr>
            </w:pPr>
          </w:p>
        </w:tc>
        <w:tc>
          <w:tcPr>
            <w:tcW w:w="788" w:type="dxa"/>
            <w:shd w:val="clear" w:color="auto" w:fill="auto"/>
          </w:tcPr>
          <w:p w14:paraId="031E5195"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3D2C7F8B" w14:textId="77777777" w:rsidR="00137C8C" w:rsidRPr="00137C8C" w:rsidRDefault="00137C8C" w:rsidP="002E33F3">
            <w:pPr>
              <w:pStyle w:val="BodyText"/>
              <w:rPr>
                <w:rFonts w:ascii="Times New Roman" w:hAnsi="Times New Roman"/>
              </w:rPr>
            </w:pPr>
            <w:r w:rsidRPr="00137C8C">
              <w:rPr>
                <w:rFonts w:ascii="Times New Roman" w:hAnsi="Times New Roman"/>
              </w:rPr>
              <w:t>Tjänstekontrakt genom vilket den information som indexposten avser kan hämtas. Anges med kortform enligt tabell nedan.</w:t>
            </w:r>
          </w:p>
        </w:tc>
        <w:tc>
          <w:tcPr>
            <w:tcW w:w="1330" w:type="dxa"/>
            <w:shd w:val="clear" w:color="auto" w:fill="auto"/>
          </w:tcPr>
          <w:p w14:paraId="6F25DD19"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5948C978" w14:textId="77777777" w:rsidTr="00137C8C">
        <w:tc>
          <w:tcPr>
            <w:tcW w:w="1540" w:type="dxa"/>
            <w:shd w:val="clear" w:color="auto" w:fill="auto"/>
          </w:tcPr>
          <w:p w14:paraId="07DDD0AF" w14:textId="77777777" w:rsidR="00137C8C" w:rsidRPr="00137C8C" w:rsidRDefault="00137C8C" w:rsidP="002E33F3">
            <w:pPr>
              <w:pStyle w:val="BodyText"/>
              <w:rPr>
                <w:rFonts w:ascii="Times New Roman" w:hAnsi="Times New Roman"/>
              </w:rPr>
            </w:pPr>
            <w:r w:rsidRPr="00137C8C">
              <w:rPr>
                <w:rFonts w:ascii="Times New Roman" w:hAnsi="Times New Roman"/>
              </w:rPr>
              <w:t>Logical address*</w:t>
            </w:r>
          </w:p>
        </w:tc>
        <w:tc>
          <w:tcPr>
            <w:tcW w:w="1262" w:type="dxa"/>
            <w:shd w:val="clear" w:color="auto" w:fill="auto"/>
          </w:tcPr>
          <w:p w14:paraId="639B6E4A" w14:textId="77777777" w:rsidR="00137C8C" w:rsidRPr="00137C8C" w:rsidRDefault="00137C8C" w:rsidP="002E33F3">
            <w:pPr>
              <w:pStyle w:val="BodyText"/>
              <w:rPr>
                <w:rFonts w:ascii="Times New Roman" w:hAnsi="Times New Roman"/>
              </w:rPr>
            </w:pPr>
            <w:r w:rsidRPr="00137C8C">
              <w:rPr>
                <w:rFonts w:ascii="Times New Roman" w:hAnsi="Times New Roman"/>
              </w:rPr>
              <w:t>Referens till informationskällan enligt tjänste-domänens definition</w:t>
            </w:r>
          </w:p>
        </w:tc>
        <w:tc>
          <w:tcPr>
            <w:tcW w:w="2444" w:type="dxa"/>
            <w:shd w:val="clear" w:color="auto" w:fill="auto"/>
          </w:tcPr>
          <w:p w14:paraId="5CE2E6DF" w14:textId="77777777" w:rsidR="00137C8C" w:rsidRPr="00137C8C" w:rsidRDefault="00137C8C" w:rsidP="002E33F3">
            <w:pPr>
              <w:pStyle w:val="BodyText"/>
              <w:rPr>
                <w:rFonts w:ascii="Times New Roman" w:hAnsi="Times New Roman"/>
              </w:rPr>
            </w:pPr>
            <w:r w:rsidRPr="00137C8C">
              <w:rPr>
                <w:rFonts w:ascii="Times New Roman" w:hAnsi="Times New Roman"/>
              </w:rPr>
              <w:t>Logisk adress enligt adresseringsmodell för den tjänstedomän som anges av fältet Service Domain.</w:t>
            </w:r>
          </w:p>
        </w:tc>
        <w:tc>
          <w:tcPr>
            <w:tcW w:w="788" w:type="dxa"/>
            <w:shd w:val="clear" w:color="auto" w:fill="auto"/>
          </w:tcPr>
          <w:p w14:paraId="07BFD8A0"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65E61CE8" w14:textId="77777777" w:rsidR="00137C8C" w:rsidRPr="00137C8C" w:rsidRDefault="00137C8C" w:rsidP="002E33F3">
            <w:pPr>
              <w:pStyle w:val="BodyText"/>
              <w:rPr>
                <w:rFonts w:ascii="Times New Roman" w:hAnsi="Times New Roman"/>
              </w:rPr>
            </w:pPr>
            <w:r w:rsidRPr="00137C8C">
              <w:rPr>
                <w:rFonts w:ascii="Times New Roman" w:hAnsi="Times New Roman"/>
              </w:rPr>
              <w:t>Samma värde som fältet Source System.</w:t>
            </w:r>
          </w:p>
        </w:tc>
        <w:tc>
          <w:tcPr>
            <w:tcW w:w="1330" w:type="dxa"/>
            <w:shd w:val="clear" w:color="auto" w:fill="auto"/>
          </w:tcPr>
          <w:p w14:paraId="47EFE59E"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715779B9" w14:textId="77777777" w:rsidTr="00137C8C">
        <w:tc>
          <w:tcPr>
            <w:tcW w:w="1540" w:type="dxa"/>
            <w:shd w:val="clear" w:color="auto" w:fill="auto"/>
          </w:tcPr>
          <w:p w14:paraId="5865F016" w14:textId="77777777" w:rsidR="00137C8C" w:rsidRPr="00137C8C" w:rsidRDefault="00137C8C" w:rsidP="002E33F3">
            <w:pPr>
              <w:pStyle w:val="BodyText"/>
              <w:rPr>
                <w:rFonts w:ascii="Times New Roman" w:hAnsi="Times New Roman"/>
              </w:rPr>
            </w:pPr>
            <w:r w:rsidRPr="00137C8C">
              <w:rPr>
                <w:rFonts w:ascii="Times New Roman" w:hAnsi="Times New Roman"/>
              </w:rPr>
              <w:t>Business object Instance Identifier*</w:t>
            </w:r>
          </w:p>
        </w:tc>
        <w:tc>
          <w:tcPr>
            <w:tcW w:w="1262" w:type="dxa"/>
            <w:shd w:val="clear" w:color="auto" w:fill="auto"/>
          </w:tcPr>
          <w:p w14:paraId="59B8609F" w14:textId="77777777" w:rsidR="00137C8C" w:rsidRPr="00137C8C" w:rsidRDefault="00137C8C" w:rsidP="002E33F3">
            <w:pPr>
              <w:pStyle w:val="BodyText"/>
              <w:rPr>
                <w:rFonts w:ascii="Times New Roman" w:hAnsi="Times New Roman"/>
              </w:rPr>
            </w:pPr>
            <w:r w:rsidRPr="00137C8C">
              <w:rPr>
                <w:rFonts w:ascii="Times New Roman" w:hAnsi="Times New Roman"/>
              </w:rPr>
              <w:t>Unik identifierare för händelse-bärande objekt</w:t>
            </w:r>
          </w:p>
        </w:tc>
        <w:tc>
          <w:tcPr>
            <w:tcW w:w="2444" w:type="dxa"/>
            <w:shd w:val="clear" w:color="auto" w:fill="auto"/>
          </w:tcPr>
          <w:p w14:paraId="115F8B6E" w14:textId="77777777" w:rsidR="00137C8C" w:rsidRPr="00137C8C" w:rsidRDefault="00137C8C" w:rsidP="002E33F3">
            <w:pPr>
              <w:pStyle w:val="BodyText"/>
              <w:rPr>
                <w:rFonts w:ascii="Times New Roman" w:hAnsi="Times New Roman"/>
              </w:rPr>
            </w:pPr>
            <w:r w:rsidRPr="00137C8C">
              <w:rPr>
                <w:rFonts w:ascii="Times New Roman" w:hAnsi="Times New Roman"/>
              </w:rPr>
              <w:t>Text</w:t>
            </w:r>
          </w:p>
        </w:tc>
        <w:tc>
          <w:tcPr>
            <w:tcW w:w="788" w:type="dxa"/>
            <w:shd w:val="clear" w:color="auto" w:fill="auto"/>
          </w:tcPr>
          <w:p w14:paraId="1974C25F"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2F516DF6" w14:textId="77777777" w:rsidR="00137C8C" w:rsidRPr="00137C8C" w:rsidRDefault="00137C8C" w:rsidP="002E33F3">
            <w:pPr>
              <w:pStyle w:val="BodyText"/>
              <w:rPr>
                <w:rFonts w:ascii="Times New Roman" w:hAnsi="Times New Roman"/>
              </w:rPr>
            </w:pPr>
            <w:r w:rsidRPr="00137C8C">
              <w:rPr>
                <w:rFonts w:ascii="Times New Roman" w:hAnsi="Times New Roman"/>
              </w:rPr>
              <w:t>”NA” – dvs ej tillämpat för tjänstedomänen.</w:t>
            </w:r>
          </w:p>
        </w:tc>
        <w:tc>
          <w:tcPr>
            <w:tcW w:w="1330" w:type="dxa"/>
            <w:shd w:val="clear" w:color="auto" w:fill="auto"/>
          </w:tcPr>
          <w:p w14:paraId="61F439BA"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3956325A" w14:textId="77777777" w:rsidTr="00137C8C">
        <w:tc>
          <w:tcPr>
            <w:tcW w:w="1540" w:type="dxa"/>
            <w:shd w:val="clear" w:color="auto" w:fill="auto"/>
          </w:tcPr>
          <w:p w14:paraId="3642A8B7" w14:textId="5EAEC242" w:rsidR="00137C8C" w:rsidRPr="00137C8C" w:rsidRDefault="00137C8C" w:rsidP="002E33F3">
            <w:pPr>
              <w:pStyle w:val="BodyText"/>
              <w:rPr>
                <w:rFonts w:ascii="Times New Roman" w:hAnsi="Times New Roman"/>
              </w:rPr>
            </w:pPr>
            <w:r w:rsidRPr="00137C8C">
              <w:rPr>
                <w:rFonts w:ascii="Times New Roman" w:hAnsi="Times New Roman"/>
              </w:rPr>
              <w:t>Clinical process interest Id</w:t>
            </w:r>
          </w:p>
        </w:tc>
        <w:tc>
          <w:tcPr>
            <w:tcW w:w="1262" w:type="dxa"/>
            <w:shd w:val="clear" w:color="auto" w:fill="auto"/>
          </w:tcPr>
          <w:p w14:paraId="364F3F8F" w14:textId="715F47B3" w:rsidR="00137C8C" w:rsidRPr="00137C8C" w:rsidRDefault="00137C8C" w:rsidP="002E33F3">
            <w:pPr>
              <w:pStyle w:val="BodyText"/>
              <w:rPr>
                <w:rFonts w:ascii="Times New Roman" w:hAnsi="Times New Roman"/>
              </w:rPr>
            </w:pPr>
            <w:r w:rsidRPr="00137C8C">
              <w:rPr>
                <w:rFonts w:ascii="Times New Roman" w:hAnsi="Times New Roman"/>
              </w:rPr>
              <w:t>Hälsoärende-id</w:t>
            </w:r>
          </w:p>
        </w:tc>
        <w:tc>
          <w:tcPr>
            <w:tcW w:w="2444" w:type="dxa"/>
            <w:shd w:val="clear" w:color="auto" w:fill="auto"/>
          </w:tcPr>
          <w:p w14:paraId="19462AF1" w14:textId="6F4E832E" w:rsidR="00137C8C" w:rsidRPr="00137C8C" w:rsidRDefault="00137C8C" w:rsidP="002E33F3">
            <w:pPr>
              <w:pStyle w:val="BodyText"/>
              <w:rPr>
                <w:rFonts w:ascii="Times New Roman" w:hAnsi="Times New Roman"/>
              </w:rPr>
            </w:pPr>
            <w:r w:rsidRPr="00137C8C">
              <w:rPr>
                <w:rFonts w:ascii="Times New Roman" w:hAnsi="Times New Roman"/>
              </w:rPr>
              <w:t>GUID</w:t>
            </w:r>
          </w:p>
        </w:tc>
        <w:tc>
          <w:tcPr>
            <w:tcW w:w="788" w:type="dxa"/>
            <w:shd w:val="clear" w:color="auto" w:fill="auto"/>
          </w:tcPr>
          <w:p w14:paraId="33EA18CC" w14:textId="320B5DF1"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36C61B42" w14:textId="791FC57B" w:rsidR="00137C8C" w:rsidRPr="00137C8C" w:rsidRDefault="00137C8C" w:rsidP="002E33F3">
            <w:pPr>
              <w:pStyle w:val="BodyText"/>
              <w:rPr>
                <w:rFonts w:ascii="Times New Roman" w:hAnsi="Times New Roman"/>
              </w:rPr>
            </w:pPr>
            <w:r w:rsidRPr="00137C8C">
              <w:rPr>
                <w:rFonts w:ascii="Times New Roman" w:hAnsi="Times New Roman"/>
              </w:rPr>
              <w:t>”NA” (ännu ej tillämpat i tjänstedomänen)</w:t>
            </w:r>
          </w:p>
        </w:tc>
        <w:tc>
          <w:tcPr>
            <w:tcW w:w="1330" w:type="dxa"/>
            <w:shd w:val="clear" w:color="auto" w:fill="auto"/>
          </w:tcPr>
          <w:p w14:paraId="691081F3" w14:textId="52E80534"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137C8C" w14:paraId="12CF44B0" w14:textId="77777777" w:rsidTr="00137C8C">
        <w:tc>
          <w:tcPr>
            <w:tcW w:w="1540" w:type="dxa"/>
            <w:shd w:val="clear" w:color="auto" w:fill="auto"/>
          </w:tcPr>
          <w:p w14:paraId="52F1ADE0" w14:textId="348ABF06" w:rsidR="00137C8C" w:rsidRPr="00137C8C" w:rsidRDefault="00137C8C" w:rsidP="002E33F3">
            <w:pPr>
              <w:pStyle w:val="BodyText"/>
              <w:rPr>
                <w:rFonts w:ascii="Times New Roman" w:hAnsi="Times New Roman"/>
              </w:rPr>
            </w:pPr>
            <w:r w:rsidRPr="00137C8C">
              <w:rPr>
                <w:rFonts w:ascii="Times New Roman" w:hAnsi="Times New Roman"/>
              </w:rPr>
              <w:t>Most Recent Content*</w:t>
            </w:r>
          </w:p>
        </w:tc>
        <w:tc>
          <w:tcPr>
            <w:tcW w:w="1262" w:type="dxa"/>
            <w:shd w:val="clear" w:color="auto" w:fill="auto"/>
          </w:tcPr>
          <w:p w14:paraId="1CA84FAE" w14:textId="49CF0DAA" w:rsidR="00137C8C" w:rsidRPr="00137C8C" w:rsidRDefault="00137C8C" w:rsidP="002E33F3">
            <w:pPr>
              <w:pStyle w:val="BodyText"/>
              <w:rPr>
                <w:rFonts w:ascii="Times New Roman" w:hAnsi="Times New Roman"/>
              </w:rPr>
            </w:pPr>
            <w:r w:rsidRPr="00137C8C">
              <w:rPr>
                <w:rFonts w:ascii="Times New Roman" w:hAnsi="Times New Roman"/>
              </w:rPr>
              <w:t>Verksamhetsmässig tidpunkt för senaste informations-förekomsten i källan som indexeras av denna  indexpost</w:t>
            </w:r>
          </w:p>
        </w:tc>
        <w:tc>
          <w:tcPr>
            <w:tcW w:w="2444" w:type="dxa"/>
            <w:shd w:val="clear" w:color="auto" w:fill="auto"/>
          </w:tcPr>
          <w:p w14:paraId="00058FDF" w14:textId="274C0D59" w:rsidR="00137C8C" w:rsidRPr="00137C8C" w:rsidRDefault="00137C8C" w:rsidP="002E33F3">
            <w:pPr>
              <w:pStyle w:val="BodyText"/>
              <w:rPr>
                <w:rFonts w:ascii="Times New Roman" w:hAnsi="Times New Roman"/>
              </w:rPr>
            </w:pPr>
            <w:r w:rsidRPr="00137C8C">
              <w:rPr>
                <w:rFonts w:ascii="Times New Roman" w:hAnsi="Times New Roman"/>
              </w:rPr>
              <w:t>DT</w:t>
            </w:r>
          </w:p>
        </w:tc>
        <w:tc>
          <w:tcPr>
            <w:tcW w:w="788" w:type="dxa"/>
            <w:shd w:val="clear" w:color="auto" w:fill="auto"/>
          </w:tcPr>
          <w:p w14:paraId="706D0054" w14:textId="2BA8D9F6"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20B277B4" w14:textId="07BE88EA" w:rsidR="00137C8C" w:rsidRPr="00137C8C" w:rsidRDefault="00137C8C" w:rsidP="002E33F3">
            <w:pPr>
              <w:pStyle w:val="BodyText"/>
              <w:rPr>
                <w:rFonts w:ascii="Times New Roman" w:hAnsi="Times New Roman"/>
              </w:rPr>
            </w:pPr>
            <w:r w:rsidRPr="00137C8C">
              <w:rPr>
                <w:rFonts w:ascii="Times New Roman" w:hAnsi="Times New Roman"/>
              </w:rPr>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79A6E5EA" w14:textId="77777777" w:rsidR="00137C8C" w:rsidRPr="00137C8C" w:rsidRDefault="00137C8C" w:rsidP="002E33F3">
            <w:pPr>
              <w:pStyle w:val="BodyText"/>
              <w:rPr>
                <w:rFonts w:ascii="Times New Roman" w:hAnsi="Times New Roman"/>
              </w:rPr>
            </w:pPr>
          </w:p>
        </w:tc>
      </w:tr>
      <w:tr w:rsidR="00137C8C" w:rsidRPr="00137C8C" w14:paraId="7284F136" w14:textId="77777777" w:rsidTr="00137C8C">
        <w:tc>
          <w:tcPr>
            <w:tcW w:w="1540" w:type="dxa"/>
            <w:shd w:val="clear" w:color="auto" w:fill="auto"/>
          </w:tcPr>
          <w:p w14:paraId="7126A56B" w14:textId="77777777" w:rsidR="00137C8C" w:rsidRPr="00137C8C" w:rsidRDefault="00137C8C" w:rsidP="002E33F3">
            <w:pPr>
              <w:pStyle w:val="BodyText"/>
              <w:ind w:left="5"/>
              <w:rPr>
                <w:rFonts w:ascii="Times New Roman" w:hAnsi="Times New Roman"/>
              </w:rPr>
            </w:pPr>
            <w:r w:rsidRPr="00137C8C">
              <w:rPr>
                <w:rFonts w:ascii="Times New Roman" w:hAnsi="Times New Roman"/>
              </w:rPr>
              <w:t>Creation</w:t>
            </w:r>
          </w:p>
          <w:p w14:paraId="7AA45022" w14:textId="72A4DD00" w:rsidR="00137C8C" w:rsidRPr="00137C8C" w:rsidRDefault="00137C8C" w:rsidP="002E33F3">
            <w:pPr>
              <w:pStyle w:val="BodyText"/>
              <w:rPr>
                <w:rFonts w:ascii="Times New Roman" w:hAnsi="Times New Roman"/>
              </w:rPr>
            </w:pPr>
            <w:r w:rsidRPr="00137C8C">
              <w:rPr>
                <w:rFonts w:ascii="Times New Roman" w:hAnsi="Times New Roman"/>
              </w:rPr>
              <w:t>Time</w:t>
            </w:r>
          </w:p>
        </w:tc>
        <w:tc>
          <w:tcPr>
            <w:tcW w:w="1262" w:type="dxa"/>
            <w:shd w:val="clear" w:color="auto" w:fill="auto"/>
          </w:tcPr>
          <w:p w14:paraId="0CA32AA8" w14:textId="39BF2ED4" w:rsidR="00137C8C" w:rsidRPr="00137C8C" w:rsidRDefault="00137C8C" w:rsidP="002E33F3">
            <w:pPr>
              <w:pStyle w:val="BodyText"/>
              <w:rPr>
                <w:rFonts w:ascii="Times New Roman" w:hAnsi="Times New Roman"/>
              </w:rPr>
            </w:pPr>
            <w:r w:rsidRPr="00137C8C">
              <w:rPr>
                <w:rFonts w:ascii="Times New Roman" w:hAnsi="Times New Roman"/>
              </w:rPr>
              <w:t>Tidpunkten då index-posten regi-strerades</w:t>
            </w:r>
          </w:p>
        </w:tc>
        <w:tc>
          <w:tcPr>
            <w:tcW w:w="2444" w:type="dxa"/>
            <w:shd w:val="clear" w:color="auto" w:fill="auto"/>
          </w:tcPr>
          <w:p w14:paraId="6AA81DB6" w14:textId="76744F28" w:rsidR="00137C8C" w:rsidRPr="00137C8C" w:rsidRDefault="00137C8C" w:rsidP="002E33F3">
            <w:pPr>
              <w:pStyle w:val="BodyText"/>
              <w:rPr>
                <w:rFonts w:ascii="Times New Roman" w:hAnsi="Times New Roman"/>
              </w:rPr>
            </w:pPr>
            <w:r w:rsidRPr="00137C8C">
              <w:rPr>
                <w:rFonts w:ascii="Times New Roman" w:hAnsi="Times New Roman"/>
              </w:rPr>
              <w:t>DT</w:t>
            </w:r>
          </w:p>
        </w:tc>
        <w:tc>
          <w:tcPr>
            <w:tcW w:w="788" w:type="dxa"/>
            <w:shd w:val="clear" w:color="auto" w:fill="auto"/>
          </w:tcPr>
          <w:p w14:paraId="4E88AF2D" w14:textId="670DB10F"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6CB525F0" w14:textId="134E6C49" w:rsidR="00137C8C" w:rsidRPr="00137C8C" w:rsidRDefault="00137C8C" w:rsidP="002E33F3">
            <w:pPr>
              <w:pStyle w:val="BodyText"/>
              <w:rPr>
                <w:rFonts w:ascii="Times New Roman" w:hAnsi="Times New Roman"/>
              </w:rPr>
            </w:pPr>
            <w:r w:rsidRPr="00137C8C">
              <w:rPr>
                <w:rFonts w:ascii="Times New Roman" w:hAnsi="Times New Roman"/>
              </w:rPr>
              <w:t>Sätts automatiskt av EI-instansen.</w:t>
            </w:r>
          </w:p>
        </w:tc>
        <w:tc>
          <w:tcPr>
            <w:tcW w:w="1330" w:type="dxa"/>
            <w:shd w:val="clear" w:color="auto" w:fill="auto"/>
          </w:tcPr>
          <w:p w14:paraId="7C7D6B29" w14:textId="429CEC35" w:rsidR="00137C8C" w:rsidRPr="00137C8C" w:rsidRDefault="00137C8C" w:rsidP="002E33F3">
            <w:pPr>
              <w:pStyle w:val="BodyText"/>
              <w:rPr>
                <w:rFonts w:ascii="Times New Roman" w:hAnsi="Times New Roman"/>
              </w:rPr>
            </w:pPr>
            <w:r w:rsidRPr="00137C8C">
              <w:rPr>
                <w:rFonts w:ascii="Times New Roman" w:hAnsi="Times New Roman"/>
              </w:rPr>
              <w:t>Genereras automatiskt av kontraktets tjänste-producent</w:t>
            </w:r>
          </w:p>
        </w:tc>
      </w:tr>
      <w:tr w:rsidR="00137C8C" w:rsidRPr="00137C8C" w14:paraId="56FF3B09" w14:textId="77777777" w:rsidTr="00137C8C">
        <w:tc>
          <w:tcPr>
            <w:tcW w:w="1540" w:type="dxa"/>
            <w:shd w:val="clear" w:color="auto" w:fill="auto"/>
          </w:tcPr>
          <w:p w14:paraId="5B6958CA" w14:textId="18889FA3" w:rsidR="00137C8C" w:rsidRPr="00137C8C" w:rsidRDefault="00137C8C" w:rsidP="002E33F3">
            <w:pPr>
              <w:ind w:left="5"/>
              <w:rPr>
                <w:rFonts w:ascii="Times New Roman" w:hAnsi="Times New Roman"/>
              </w:rPr>
            </w:pPr>
            <w:r w:rsidRPr="00137C8C">
              <w:rPr>
                <w:rFonts w:ascii="Times New Roman" w:hAnsi="Times New Roman"/>
              </w:rPr>
              <w:t>Update Time</w:t>
            </w:r>
          </w:p>
        </w:tc>
        <w:tc>
          <w:tcPr>
            <w:tcW w:w="1262" w:type="dxa"/>
            <w:shd w:val="clear" w:color="auto" w:fill="auto"/>
          </w:tcPr>
          <w:p w14:paraId="73801CD7" w14:textId="4C61021C" w:rsidR="00137C8C" w:rsidRPr="00137C8C" w:rsidRDefault="00137C8C" w:rsidP="002E33F3">
            <w:pPr>
              <w:pStyle w:val="BodyText"/>
              <w:rPr>
                <w:rFonts w:ascii="Times New Roman" w:hAnsi="Times New Roman"/>
              </w:rPr>
            </w:pPr>
            <w:r w:rsidRPr="00137C8C">
              <w:rPr>
                <w:rFonts w:ascii="Times New Roman" w:hAnsi="Times New Roman"/>
              </w:rPr>
              <w:t>Tidpunkten då index-posten senast upp-daterades</w:t>
            </w:r>
          </w:p>
        </w:tc>
        <w:tc>
          <w:tcPr>
            <w:tcW w:w="2444" w:type="dxa"/>
            <w:shd w:val="clear" w:color="auto" w:fill="auto"/>
          </w:tcPr>
          <w:p w14:paraId="14DF4DAF" w14:textId="409ADA77" w:rsidR="00137C8C" w:rsidRPr="00137C8C" w:rsidRDefault="00137C8C" w:rsidP="002E33F3">
            <w:pPr>
              <w:pStyle w:val="BodyText"/>
              <w:rPr>
                <w:rFonts w:ascii="Times New Roman" w:hAnsi="Times New Roman"/>
              </w:rPr>
            </w:pPr>
            <w:r w:rsidRPr="00137C8C">
              <w:rPr>
                <w:rFonts w:ascii="Times New Roman" w:hAnsi="Times New Roman"/>
              </w:rPr>
              <w:t>DT</w:t>
            </w:r>
          </w:p>
        </w:tc>
        <w:tc>
          <w:tcPr>
            <w:tcW w:w="788" w:type="dxa"/>
            <w:shd w:val="clear" w:color="auto" w:fill="auto"/>
          </w:tcPr>
          <w:p w14:paraId="55B3E380" w14:textId="0FBBEF76" w:rsidR="00137C8C" w:rsidRPr="00137C8C" w:rsidRDefault="00137C8C" w:rsidP="002E33F3">
            <w:pPr>
              <w:pStyle w:val="BodyText"/>
              <w:rPr>
                <w:rFonts w:ascii="Times New Roman" w:hAnsi="Times New Roman"/>
              </w:rPr>
            </w:pPr>
            <w:r w:rsidRPr="00137C8C">
              <w:rPr>
                <w:rFonts w:ascii="Times New Roman" w:hAnsi="Times New Roman"/>
              </w:rPr>
              <w:t>0..1</w:t>
            </w:r>
          </w:p>
        </w:tc>
        <w:tc>
          <w:tcPr>
            <w:tcW w:w="1998" w:type="dxa"/>
            <w:shd w:val="clear" w:color="auto" w:fill="auto"/>
          </w:tcPr>
          <w:p w14:paraId="712B96CA" w14:textId="37DE2862" w:rsidR="00137C8C" w:rsidRPr="00137C8C" w:rsidRDefault="00137C8C" w:rsidP="002E33F3">
            <w:pPr>
              <w:pStyle w:val="BodyText"/>
              <w:rPr>
                <w:rFonts w:ascii="Times New Roman" w:hAnsi="Times New Roman"/>
              </w:rPr>
            </w:pPr>
            <w:r w:rsidRPr="00137C8C">
              <w:rPr>
                <w:rFonts w:ascii="Times New Roman" w:hAnsi="Times New Roman"/>
              </w:rPr>
              <w:t>Sätts automatiskt av EI-instansen.</w:t>
            </w:r>
          </w:p>
        </w:tc>
        <w:tc>
          <w:tcPr>
            <w:tcW w:w="1330" w:type="dxa"/>
            <w:shd w:val="clear" w:color="auto" w:fill="auto"/>
          </w:tcPr>
          <w:p w14:paraId="3044B5CD" w14:textId="60BFF903" w:rsidR="00137C8C" w:rsidRPr="00137C8C" w:rsidRDefault="00137C8C" w:rsidP="002E33F3">
            <w:pPr>
              <w:pStyle w:val="BodyText"/>
              <w:rPr>
                <w:rFonts w:ascii="Times New Roman" w:hAnsi="Times New Roman"/>
              </w:rPr>
            </w:pPr>
            <w:r w:rsidRPr="00137C8C">
              <w:rPr>
                <w:rFonts w:ascii="Times New Roman" w:hAnsi="Times New Roman"/>
              </w:rPr>
              <w:t>Upp-datering innebär ny post som matchar samtliga attribut som är del av en instans unikitet.</w:t>
            </w:r>
          </w:p>
        </w:tc>
      </w:tr>
      <w:tr w:rsidR="00137C8C" w:rsidRPr="00137C8C" w14:paraId="12986874" w14:textId="77777777" w:rsidTr="00137C8C">
        <w:tc>
          <w:tcPr>
            <w:tcW w:w="1540" w:type="dxa"/>
            <w:shd w:val="clear" w:color="auto" w:fill="auto"/>
          </w:tcPr>
          <w:p w14:paraId="4A9D45BE" w14:textId="7BEBF6CA" w:rsidR="00137C8C" w:rsidRPr="00137C8C" w:rsidRDefault="00137C8C" w:rsidP="002E33F3">
            <w:pPr>
              <w:ind w:left="5"/>
              <w:rPr>
                <w:rFonts w:ascii="Times New Roman" w:hAnsi="Times New Roman"/>
              </w:rPr>
            </w:pPr>
            <w:r w:rsidRPr="00137C8C">
              <w:rPr>
                <w:rFonts w:ascii="Times New Roman" w:hAnsi="Times New Roman"/>
              </w:rPr>
              <w:t>Source system</w:t>
            </w:r>
          </w:p>
        </w:tc>
        <w:tc>
          <w:tcPr>
            <w:tcW w:w="1262" w:type="dxa"/>
            <w:shd w:val="clear" w:color="auto" w:fill="auto"/>
          </w:tcPr>
          <w:p w14:paraId="0E897267" w14:textId="26679C9E" w:rsidR="00137C8C" w:rsidRPr="00137C8C" w:rsidRDefault="00137C8C" w:rsidP="002E33F3">
            <w:pPr>
              <w:pStyle w:val="BodyText"/>
              <w:rPr>
                <w:rFonts w:ascii="Times New Roman" w:hAnsi="Times New Roman"/>
              </w:rPr>
            </w:pPr>
            <w:r w:rsidRPr="00137C8C">
              <w:rPr>
                <w:rFonts w:ascii="Times New Roman" w:hAnsi="Times New Roman"/>
              </w:rPr>
              <w:t>Käll-systemet som genererade engage-mangs-posten via Update-tjänsten</w:t>
            </w:r>
          </w:p>
        </w:tc>
        <w:tc>
          <w:tcPr>
            <w:tcW w:w="2444" w:type="dxa"/>
            <w:shd w:val="clear" w:color="auto" w:fill="auto"/>
          </w:tcPr>
          <w:p w14:paraId="49F68DDE" w14:textId="6FF02F57" w:rsidR="00137C8C" w:rsidRPr="00137C8C" w:rsidRDefault="00137C8C" w:rsidP="002E33F3">
            <w:pPr>
              <w:pStyle w:val="BodyText"/>
              <w:rPr>
                <w:rFonts w:ascii="Times New Roman" w:hAnsi="Times New Roman"/>
              </w:rPr>
            </w:pPr>
            <w:r w:rsidRPr="00137C8C">
              <w:rPr>
                <w:rFonts w:ascii="Times New Roman" w:hAnsi="Times New Roman"/>
              </w:rPr>
              <w:t>Systemets HSA-id.  För system-adresserade tjänstedomäner motsvarar detta LogicalAddress vid anrop till tjänster i tjänstedomänen i fråga. Detta är inte anslutningspunktens HSA-id utan systemet som operativt hanterar informationen i verksamheten.</w:t>
            </w:r>
          </w:p>
        </w:tc>
        <w:tc>
          <w:tcPr>
            <w:tcW w:w="788" w:type="dxa"/>
            <w:shd w:val="clear" w:color="auto" w:fill="auto"/>
          </w:tcPr>
          <w:p w14:paraId="12AD5D2F" w14:textId="6C55038E"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1FDC9E41" w14:textId="14764E9B" w:rsidR="00137C8C" w:rsidRPr="00137C8C" w:rsidRDefault="00137C8C" w:rsidP="002E33F3">
            <w:pPr>
              <w:pStyle w:val="BodyText"/>
              <w:rPr>
                <w:rFonts w:ascii="Times New Roman" w:hAnsi="Times New Roman"/>
              </w:rPr>
            </w:pPr>
            <w:r w:rsidRPr="00137C8C">
              <w:rPr>
                <w:rFonts w:ascii="Times New Roman" w:hAnsi="Times New Roman"/>
              </w:rPr>
              <w:t>Systemadressering tillämpas. Detta värde används som LogicalAddress vid tjänsteanrop.</w:t>
            </w:r>
          </w:p>
        </w:tc>
        <w:tc>
          <w:tcPr>
            <w:tcW w:w="1330" w:type="dxa"/>
            <w:shd w:val="clear" w:color="auto" w:fill="auto"/>
          </w:tcPr>
          <w:p w14:paraId="6DAFF6B5" w14:textId="19B25911"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137C8C" w14:paraId="6F14CCC0" w14:textId="77777777" w:rsidTr="00137C8C">
        <w:tc>
          <w:tcPr>
            <w:tcW w:w="1540" w:type="dxa"/>
            <w:shd w:val="clear" w:color="auto" w:fill="auto"/>
          </w:tcPr>
          <w:p w14:paraId="536A709B" w14:textId="77777777" w:rsidR="00137C8C" w:rsidRPr="00137C8C" w:rsidRDefault="00137C8C" w:rsidP="002E33F3">
            <w:pPr>
              <w:pStyle w:val="BodyText"/>
              <w:rPr>
                <w:rFonts w:ascii="Times New Roman" w:hAnsi="Times New Roman"/>
              </w:rPr>
            </w:pPr>
            <w:r w:rsidRPr="00137C8C">
              <w:rPr>
                <w:rFonts w:ascii="Times New Roman" w:hAnsi="Times New Roman"/>
              </w:rPr>
              <w:t>Data Controller</w:t>
            </w:r>
          </w:p>
        </w:tc>
        <w:tc>
          <w:tcPr>
            <w:tcW w:w="1262" w:type="dxa"/>
            <w:shd w:val="clear" w:color="auto" w:fill="auto"/>
          </w:tcPr>
          <w:p w14:paraId="356EC067" w14:textId="77777777" w:rsidR="00137C8C" w:rsidRPr="00137C8C" w:rsidRDefault="00137C8C" w:rsidP="002E33F3">
            <w:pPr>
              <w:pStyle w:val="BodyText"/>
              <w:rPr>
                <w:rFonts w:ascii="Times New Roman" w:hAnsi="Times New Roman"/>
              </w:rPr>
            </w:pPr>
            <w:r w:rsidRPr="00137C8C">
              <w:rPr>
                <w:rFonts w:ascii="Times New Roman" w:hAnsi="Times New Roman"/>
              </w:rPr>
              <w:t>Personuppgitsansvarig organisation</w:t>
            </w:r>
          </w:p>
        </w:tc>
        <w:tc>
          <w:tcPr>
            <w:tcW w:w="2444" w:type="dxa"/>
            <w:shd w:val="clear" w:color="auto" w:fill="auto"/>
          </w:tcPr>
          <w:p w14:paraId="74D7FDF1" w14:textId="77777777" w:rsidR="00137C8C" w:rsidRPr="00137C8C" w:rsidRDefault="00137C8C" w:rsidP="002E33F3">
            <w:pPr>
              <w:pStyle w:val="BodyText"/>
              <w:rPr>
                <w:rFonts w:ascii="Times New Roman" w:hAnsi="Times New Roman"/>
              </w:rPr>
            </w:pPr>
            <w:r w:rsidRPr="00137C8C">
              <w:rPr>
                <w:rFonts w:ascii="Times New Roman" w:hAnsi="Times New Roman"/>
              </w:rPr>
              <w:t>Ett värde som i källsystemet med id SourceSystem unikt identifierar PU-ansvarig organisation.</w:t>
            </w:r>
          </w:p>
        </w:tc>
        <w:tc>
          <w:tcPr>
            <w:tcW w:w="788" w:type="dxa"/>
            <w:shd w:val="clear" w:color="auto" w:fill="auto"/>
          </w:tcPr>
          <w:p w14:paraId="1D35EE2E"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38FF1648" w14:textId="77777777" w:rsidR="00137C8C" w:rsidRPr="00137C8C" w:rsidRDefault="00137C8C" w:rsidP="002E33F3">
            <w:pPr>
              <w:pStyle w:val="BodyText"/>
              <w:rPr>
                <w:rFonts w:ascii="Times New Roman" w:hAnsi="Times New Roman"/>
              </w:rPr>
            </w:pPr>
            <w:r w:rsidRPr="00137C8C">
              <w:rPr>
                <w:rFonts w:ascii="Times New Roman" w:hAnsi="Times New Roman"/>
              </w:rPr>
              <w:t>”SE”&lt;organisationsnummer&gt;, (t ex: ”SE5565594230”), HSA-id, eller systemspecifik identitet.</w:t>
            </w:r>
          </w:p>
        </w:tc>
        <w:tc>
          <w:tcPr>
            <w:tcW w:w="1330" w:type="dxa"/>
            <w:shd w:val="clear" w:color="auto" w:fill="auto"/>
          </w:tcPr>
          <w:p w14:paraId="2D068B25"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bl>
    <w:p w14:paraId="16E45E1A" w14:textId="77777777" w:rsidR="007E47C0" w:rsidRPr="00137C8C" w:rsidRDefault="007E47C0" w:rsidP="007E47C0">
      <w:pPr>
        <w:rPr>
          <w:rFonts w:ascii="Times New Roman" w:hAnsi="Times New Roman"/>
          <w:color w:val="4F81BD" w:themeColor="accent1"/>
        </w:rPr>
      </w:pPr>
    </w:p>
    <w:p w14:paraId="4CBC4E17" w14:textId="77777777" w:rsidR="00137C8C" w:rsidRDefault="00137C8C" w:rsidP="00137C8C">
      <w:pPr>
        <w:pStyle w:val="BodyText"/>
      </w:pPr>
      <w:r>
        <w:t>Regler för tilldelning av värde i fältet Categorization i engagemangsposten:</w:t>
      </w:r>
    </w:p>
    <w:p w14:paraId="6F0CB992" w14:textId="77777777" w:rsidR="00137C8C" w:rsidRDefault="00137C8C" w:rsidP="00137C8C"/>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926B52" w:rsidRPr="00BC5B0B" w14:paraId="6C60F594" w14:textId="77777777" w:rsidTr="00E62163">
        <w:tc>
          <w:tcPr>
            <w:tcW w:w="4253" w:type="dxa"/>
            <w:shd w:val="clear" w:color="auto" w:fill="D9D9D9"/>
          </w:tcPr>
          <w:p w14:paraId="5638017C" w14:textId="77777777" w:rsidR="00137C8C" w:rsidRPr="00926B52" w:rsidRDefault="00137C8C" w:rsidP="002E33F3">
            <w:pPr>
              <w:rPr>
                <w:rFonts w:ascii="Times New Roman" w:hAnsi="Times New Roman"/>
                <w:b/>
              </w:rPr>
            </w:pPr>
            <w:r w:rsidRPr="00926B52">
              <w:rPr>
                <w:rFonts w:ascii="Times New Roman" w:hAnsi="Times New Roman"/>
                <w:b/>
              </w:rPr>
              <w:t>Infomängd enl. Tjänstekontrakt</w:t>
            </w:r>
          </w:p>
        </w:tc>
        <w:tc>
          <w:tcPr>
            <w:tcW w:w="5103" w:type="dxa"/>
            <w:shd w:val="clear" w:color="auto" w:fill="D9D9D9"/>
          </w:tcPr>
          <w:p w14:paraId="3D9DDE2B" w14:textId="77777777" w:rsidR="00137C8C" w:rsidRPr="00926B52" w:rsidRDefault="00137C8C" w:rsidP="002E33F3">
            <w:pPr>
              <w:rPr>
                <w:rFonts w:ascii="Times New Roman" w:hAnsi="Times New Roman"/>
                <w:b/>
              </w:rPr>
            </w:pPr>
            <w:r w:rsidRPr="00926B52">
              <w:rPr>
                <w:rFonts w:ascii="Times New Roman" w:hAnsi="Times New Roman"/>
                <w:b/>
              </w:rPr>
              <w:t>Värde på Categorization</w:t>
            </w:r>
          </w:p>
        </w:tc>
      </w:tr>
      <w:tr w:rsidR="00926B52" w:rsidRPr="00BC5B0B" w14:paraId="72603DED" w14:textId="77777777" w:rsidTr="00926B52">
        <w:tc>
          <w:tcPr>
            <w:tcW w:w="4253" w:type="dxa"/>
          </w:tcPr>
          <w:p w14:paraId="5EBA266D" w14:textId="77777777" w:rsidR="00137C8C" w:rsidRPr="00926B52" w:rsidRDefault="00137C8C" w:rsidP="002E33F3">
            <w:pPr>
              <w:rPr>
                <w:rFonts w:ascii="Times New Roman" w:hAnsi="Times New Roman"/>
              </w:rPr>
            </w:pPr>
            <w:r w:rsidRPr="00926B52">
              <w:rPr>
                <w:rFonts w:ascii="Times New Roman" w:hAnsi="Times New Roman"/>
              </w:rPr>
              <w:t>GetMaternityMedicalHistory</w:t>
            </w:r>
          </w:p>
        </w:tc>
        <w:tc>
          <w:tcPr>
            <w:tcW w:w="5103" w:type="dxa"/>
          </w:tcPr>
          <w:p w14:paraId="26610096" w14:textId="77777777" w:rsidR="00137C8C" w:rsidRPr="00926B52" w:rsidRDefault="00137C8C" w:rsidP="002E33F3">
            <w:pPr>
              <w:rPr>
                <w:rFonts w:ascii="Times New Roman" w:hAnsi="Times New Roman"/>
                <w:color w:val="000000"/>
              </w:rPr>
            </w:pPr>
            <w:r w:rsidRPr="00926B52">
              <w:rPr>
                <w:rFonts w:ascii="Times New Roman" w:hAnsi="Times New Roman"/>
                <w:color w:val="000000"/>
              </w:rPr>
              <w:t>utr-mtr</w:t>
            </w:r>
          </w:p>
        </w:tc>
      </w:tr>
      <w:tr w:rsidR="00926B52" w:rsidRPr="00BC5B0B" w14:paraId="77E17C93" w14:textId="77777777" w:rsidTr="00926B52">
        <w:tc>
          <w:tcPr>
            <w:tcW w:w="4253" w:type="dxa"/>
          </w:tcPr>
          <w:p w14:paraId="71349937" w14:textId="77777777" w:rsidR="00137C8C" w:rsidRPr="00926B52" w:rsidRDefault="00137C8C" w:rsidP="002E33F3">
            <w:pPr>
              <w:rPr>
                <w:rFonts w:ascii="Times New Roman" w:hAnsi="Times New Roman"/>
              </w:rPr>
            </w:pPr>
            <w:r w:rsidRPr="00926B52">
              <w:rPr>
                <w:rFonts w:ascii="Times New Roman" w:hAnsi="Times New Roman"/>
              </w:rPr>
              <w:t>GetReferralOutcome</w:t>
            </w:r>
          </w:p>
        </w:tc>
        <w:tc>
          <w:tcPr>
            <w:tcW w:w="5103" w:type="dxa"/>
          </w:tcPr>
          <w:p w14:paraId="09E6D762" w14:textId="77777777" w:rsidR="00137C8C" w:rsidRPr="00926B52" w:rsidRDefault="00137C8C" w:rsidP="002E33F3">
            <w:pPr>
              <w:rPr>
                <w:rFonts w:ascii="Times New Roman" w:hAnsi="Times New Roman"/>
                <w:color w:val="000000"/>
              </w:rPr>
            </w:pPr>
            <w:r w:rsidRPr="00926B52">
              <w:rPr>
                <w:rFonts w:ascii="Times New Roman" w:hAnsi="Times New Roman"/>
                <w:color w:val="000000"/>
              </w:rPr>
              <w:t>und-kon-ure</w:t>
            </w:r>
          </w:p>
        </w:tc>
      </w:tr>
      <w:tr w:rsidR="00926B52" w:rsidRPr="00BC5B0B" w14:paraId="3DA2496E" w14:textId="77777777" w:rsidTr="00926B52">
        <w:tc>
          <w:tcPr>
            <w:tcW w:w="4253" w:type="dxa"/>
          </w:tcPr>
          <w:p w14:paraId="20751987" w14:textId="77777777" w:rsidR="00137C8C" w:rsidRPr="00926B52" w:rsidRDefault="00137C8C" w:rsidP="002E33F3">
            <w:pPr>
              <w:rPr>
                <w:rFonts w:ascii="Times New Roman" w:hAnsi="Times New Roman"/>
              </w:rPr>
            </w:pPr>
            <w:r w:rsidRPr="00926B52">
              <w:rPr>
                <w:rFonts w:ascii="Times New Roman" w:hAnsi="Times New Roman"/>
              </w:rPr>
              <w:t>GetLaboratoryOrderOutcome</w:t>
            </w:r>
          </w:p>
          <w:p w14:paraId="476108EA" w14:textId="77777777" w:rsidR="00137C8C" w:rsidRPr="00926B52" w:rsidRDefault="00137C8C" w:rsidP="002E33F3">
            <w:pPr>
              <w:rPr>
                <w:rFonts w:ascii="Times New Roman" w:hAnsi="Times New Roman"/>
              </w:rPr>
            </w:pPr>
          </w:p>
        </w:tc>
        <w:tc>
          <w:tcPr>
            <w:tcW w:w="5103" w:type="dxa"/>
          </w:tcPr>
          <w:p w14:paraId="709FCDAD" w14:textId="77777777" w:rsidR="00137C8C" w:rsidRPr="00926B52" w:rsidRDefault="00137C8C" w:rsidP="002E33F3">
            <w:pPr>
              <w:rPr>
                <w:rFonts w:ascii="Times New Roman" w:hAnsi="Times New Roman"/>
                <w:color w:val="000000"/>
              </w:rPr>
            </w:pPr>
            <w:r w:rsidRPr="00926B52">
              <w:rPr>
                <w:rFonts w:ascii="Times New Roman" w:hAnsi="Times New Roman"/>
                <w:color w:val="000000"/>
              </w:rPr>
              <w:t>und-kkm-ure</w:t>
            </w:r>
          </w:p>
        </w:tc>
      </w:tr>
    </w:tbl>
    <w:p w14:paraId="51FACAAF" w14:textId="64F232E8" w:rsidR="007E47C0" w:rsidRPr="00E6232A" w:rsidRDefault="007E47C0" w:rsidP="00B212C7">
      <w:pPr>
        <w:pStyle w:val="Heading2"/>
        <w:numPr>
          <w:ilvl w:val="0"/>
          <w:numId w:val="0"/>
        </w:numPr>
        <w:rPr>
          <w:highlight w:val="yellow"/>
        </w:rPr>
      </w:pPr>
    </w:p>
    <w:p w14:paraId="7D892E8E" w14:textId="3B1939F6" w:rsidR="007E47C0" w:rsidRDefault="007E47C0" w:rsidP="007E47C0">
      <w:pPr>
        <w:pStyle w:val="Heading1"/>
      </w:pPr>
      <w:bookmarkStart w:id="419" w:name="_Toc224960921"/>
      <w:bookmarkStart w:id="420" w:name="_Toc357754852"/>
      <w:bookmarkStart w:id="421" w:name="_Toc254858625"/>
      <w:r>
        <w:t>Tjänstedomänens krav och regler</w:t>
      </w:r>
      <w:bookmarkEnd w:id="419"/>
      <w:bookmarkEnd w:id="420"/>
      <w:bookmarkEnd w:id="421"/>
    </w:p>
    <w:p w14:paraId="12CBEECE" w14:textId="77777777" w:rsidR="007E47C0" w:rsidRDefault="007E47C0" w:rsidP="007E47C0">
      <w:r>
        <w:t>Dessa gäller alla tjänstekontrakt i hela tjänstedomänen om inte undantag görs för specifika tjänstekontrakt senare i dokumentet.</w:t>
      </w:r>
    </w:p>
    <w:p w14:paraId="349519FF" w14:textId="77777777" w:rsidR="007E47C0" w:rsidRDefault="007E47C0" w:rsidP="007E47C0"/>
    <w:p w14:paraId="57131836" w14:textId="77777777" w:rsidR="007E47C0" w:rsidRDefault="007E47C0" w:rsidP="007E47C0">
      <w:pPr>
        <w:pStyle w:val="Heading2"/>
      </w:pPr>
      <w:bookmarkStart w:id="422" w:name="_Informationssäkerhet_och_juridik"/>
      <w:bookmarkStart w:id="423" w:name="_Toc357754853"/>
      <w:bookmarkStart w:id="424" w:name="_Toc254858626"/>
      <w:bookmarkEnd w:id="422"/>
      <w:r>
        <w:t>Informationssäkerhet och juridik</w:t>
      </w:r>
      <w:bookmarkEnd w:id="423"/>
      <w:bookmarkEnd w:id="424"/>
    </w:p>
    <w:p w14:paraId="293C5933" w14:textId="77777777" w:rsidR="00FB69B3" w:rsidRPr="00FB69B3" w:rsidRDefault="00FB69B3" w:rsidP="00FB69B3">
      <w:pPr>
        <w:pStyle w:val="Rubrik3b"/>
        <w:ind w:left="0" w:firstLine="0"/>
        <w:rPr>
          <w:rFonts w:ascii="Georgia" w:hAnsi="Georgia"/>
        </w:rPr>
      </w:pPr>
      <w:bookmarkStart w:id="425" w:name="_Toc219337771"/>
      <w:bookmarkStart w:id="426" w:name="_Toc227077995"/>
      <w:bookmarkStart w:id="427" w:name="_Toc245231399"/>
      <w:bookmarkStart w:id="428" w:name="_Toc254858627"/>
      <w:r w:rsidRPr="00FB69B3">
        <w:rPr>
          <w:rFonts w:ascii="Georgia" w:hAnsi="Georgia"/>
        </w:rPr>
        <w:t>Medarbetarens direktåtkomst</w:t>
      </w:r>
      <w:bookmarkEnd w:id="425"/>
      <w:bookmarkEnd w:id="426"/>
      <w:bookmarkEnd w:id="427"/>
      <w:bookmarkEnd w:id="428"/>
    </w:p>
    <w:p w14:paraId="0B36B10E" w14:textId="77777777" w:rsidR="00FB69B3" w:rsidRDefault="00FB69B3" w:rsidP="00FB69B3">
      <w:pPr>
        <w:pStyle w:val="BodyText"/>
        <w:ind w:right="119"/>
      </w:pPr>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C330A0D" w14:textId="77777777" w:rsidR="00FB69B3" w:rsidRDefault="00FB69B3" w:rsidP="00FB69B3">
      <w:pPr>
        <w:pStyle w:val="BodyText"/>
        <w:ind w:right="119"/>
      </w:pPr>
    </w:p>
    <w:p w14:paraId="5D1575C1" w14:textId="77777777" w:rsidR="00FB69B3" w:rsidRDefault="00FB69B3" w:rsidP="00FB69B3">
      <w:pPr>
        <w:pStyle w:val="BodyText"/>
        <w:ind w:right="119"/>
      </w:pPr>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B534F92" w14:textId="77777777" w:rsidR="00FB69B3" w:rsidRDefault="00FB69B3" w:rsidP="00FB69B3">
      <w:pPr>
        <w:pStyle w:val="BodyText"/>
        <w:ind w:right="119"/>
      </w:pPr>
    </w:p>
    <w:p w14:paraId="66206170" w14:textId="77777777" w:rsidR="00FB69B3" w:rsidRDefault="00FB69B3" w:rsidP="00FB69B3">
      <w:pPr>
        <w:pStyle w:val="Body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0346F7E2" w14:textId="77777777" w:rsidR="00FB69B3" w:rsidRPr="00FB69B3" w:rsidRDefault="00FB69B3" w:rsidP="00FB69B3">
      <w:pPr>
        <w:pStyle w:val="Rubrik3b"/>
        <w:ind w:left="0" w:firstLine="0"/>
        <w:rPr>
          <w:rFonts w:ascii="Georgia" w:hAnsi="Georgia"/>
          <w:b/>
        </w:rPr>
      </w:pPr>
      <w:bookmarkStart w:id="429" w:name="_Toc219337772"/>
      <w:bookmarkStart w:id="430" w:name="_Toc227077996"/>
      <w:bookmarkStart w:id="431" w:name="_Toc229537043"/>
      <w:bookmarkStart w:id="432" w:name="_Toc245231400"/>
      <w:bookmarkStart w:id="433" w:name="_Toc254858628"/>
      <w:r w:rsidRPr="00FB69B3">
        <w:rPr>
          <w:rFonts w:ascii="Georgia" w:hAnsi="Georgia"/>
        </w:rPr>
        <w:t>Patientens direktåtkomst</w:t>
      </w:r>
      <w:bookmarkEnd w:id="429"/>
      <w:bookmarkEnd w:id="430"/>
      <w:bookmarkEnd w:id="431"/>
      <w:bookmarkEnd w:id="432"/>
      <w:bookmarkEnd w:id="433"/>
    </w:p>
    <w:p w14:paraId="54A045AF" w14:textId="77777777" w:rsidR="00FB69B3" w:rsidRPr="00EF4A67" w:rsidRDefault="00FB69B3" w:rsidP="00FB69B3">
      <w:pPr>
        <w:pStyle w:val="Body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239E2757" w14:textId="77777777" w:rsidR="00FB69B3" w:rsidRPr="00FB69B3" w:rsidRDefault="00FB69B3" w:rsidP="00FB69B3">
      <w:pPr>
        <w:pStyle w:val="Rubrik3b"/>
        <w:ind w:left="0" w:firstLine="0"/>
        <w:rPr>
          <w:rFonts w:ascii="Georgia" w:hAnsi="Georgia"/>
        </w:rPr>
      </w:pPr>
      <w:bookmarkStart w:id="434" w:name="_Toc219337773"/>
      <w:bookmarkStart w:id="435" w:name="_Toc227077997"/>
      <w:bookmarkStart w:id="436" w:name="_Toc245231401"/>
      <w:bookmarkStart w:id="437" w:name="_Toc254858629"/>
      <w:r w:rsidRPr="00FB69B3">
        <w:rPr>
          <w:rFonts w:ascii="Georgia" w:hAnsi="Georgia"/>
        </w:rPr>
        <w:t>Generellt</w:t>
      </w:r>
      <w:bookmarkEnd w:id="434"/>
      <w:bookmarkEnd w:id="435"/>
      <w:bookmarkEnd w:id="436"/>
      <w:bookmarkEnd w:id="437"/>
    </w:p>
    <w:p w14:paraId="0557FA25" w14:textId="77777777" w:rsidR="00FB69B3" w:rsidRDefault="00FB69B3" w:rsidP="00FB69B3">
      <w:pPr>
        <w:pStyle w:val="Body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6F7C540B" w14:textId="77777777" w:rsidR="007E47C0" w:rsidRPr="00DE75E6" w:rsidRDefault="007E47C0" w:rsidP="007E47C0">
      <w:pPr>
        <w:rPr>
          <w:highlight w:val="yellow"/>
        </w:rPr>
      </w:pPr>
    </w:p>
    <w:p w14:paraId="0FB1143F" w14:textId="77777777" w:rsidR="00265F33" w:rsidRDefault="00265F33" w:rsidP="00C54F68">
      <w:pPr>
        <w:pStyle w:val="Heading2"/>
      </w:pPr>
      <w:bookmarkStart w:id="438" w:name="_Toc254858630"/>
      <w:r>
        <w:t>Icke funktionella krav</w:t>
      </w:r>
      <w:bookmarkEnd w:id="438"/>
    </w:p>
    <w:p w14:paraId="53D56C55" w14:textId="77777777" w:rsidR="00073910" w:rsidRDefault="00073910" w:rsidP="00073910">
      <w:r w:rsidRPr="00E146AE">
        <w:t>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w:t>
      </w:r>
    </w:p>
    <w:p w14:paraId="6EC3425A" w14:textId="3DA9D99D" w:rsidR="00073910" w:rsidRDefault="00073910" w:rsidP="00073910">
      <w:r w:rsidRPr="00E146AE">
        <w:t xml:space="preserve"> </w:t>
      </w:r>
    </w:p>
    <w:p w14:paraId="505468A0" w14:textId="2F78B9A7" w:rsidR="007E47C0" w:rsidRPr="00122A00" w:rsidRDefault="007E47C0" w:rsidP="007E47C0">
      <w:pPr>
        <w:pStyle w:val="Heading3"/>
      </w:pPr>
      <w:bookmarkStart w:id="439" w:name="_Toc254858631"/>
      <w:r>
        <w:t>SLA krav</w:t>
      </w:r>
      <w:bookmarkEnd w:id="439"/>
    </w:p>
    <w:p w14:paraId="513E955F" w14:textId="77777777" w:rsidR="007E47C0" w:rsidRDefault="007E47C0" w:rsidP="007E47C0">
      <w:r>
        <w:t>Följande generella SLA-krav gäller för alla tjänsteproducenter som tillhandahåller tjänster. Dessa krav gäller där inget annat anges för ett specifikt tjänstekontrakt.</w:t>
      </w:r>
    </w:p>
    <w:p w14:paraId="68F52FC8" w14:textId="77777777" w:rsidR="007E47C0" w:rsidRPr="00434298" w:rsidRDefault="007E47C0" w:rsidP="007E47C0"/>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7E47C0" w:rsidRPr="00D957CA" w14:paraId="6496BCE7" w14:textId="77777777" w:rsidTr="00E62163">
        <w:tc>
          <w:tcPr>
            <w:tcW w:w="2268" w:type="dxa"/>
            <w:shd w:val="clear" w:color="auto" w:fill="D9D9D9"/>
          </w:tcPr>
          <w:p w14:paraId="2136F66E" w14:textId="77777777" w:rsidR="007E47C0" w:rsidRPr="00D957CA" w:rsidRDefault="007E47C0" w:rsidP="00514BAB">
            <w:pPr>
              <w:rPr>
                <w:b/>
              </w:rPr>
            </w:pPr>
            <w:r>
              <w:rPr>
                <w:b/>
              </w:rPr>
              <w:t>Kategori</w:t>
            </w:r>
          </w:p>
        </w:tc>
        <w:tc>
          <w:tcPr>
            <w:tcW w:w="4154" w:type="dxa"/>
            <w:shd w:val="clear" w:color="auto" w:fill="D9D9D9"/>
          </w:tcPr>
          <w:p w14:paraId="5498AD94" w14:textId="77777777" w:rsidR="007E47C0" w:rsidRPr="00D957CA" w:rsidRDefault="007E47C0" w:rsidP="00514BAB">
            <w:pPr>
              <w:rPr>
                <w:b/>
              </w:rPr>
            </w:pPr>
            <w:r>
              <w:rPr>
                <w:b/>
              </w:rPr>
              <w:t>Värde</w:t>
            </w:r>
          </w:p>
        </w:tc>
        <w:tc>
          <w:tcPr>
            <w:tcW w:w="3266" w:type="dxa"/>
            <w:shd w:val="clear" w:color="auto" w:fill="D9D9D9"/>
          </w:tcPr>
          <w:p w14:paraId="0047FBE2" w14:textId="77777777" w:rsidR="007E47C0" w:rsidRDefault="007E47C0" w:rsidP="00514BAB">
            <w:pPr>
              <w:rPr>
                <w:b/>
              </w:rPr>
            </w:pPr>
            <w:r>
              <w:rPr>
                <w:b/>
              </w:rPr>
              <w:t>Beskrivning</w:t>
            </w:r>
          </w:p>
        </w:tc>
      </w:tr>
      <w:tr w:rsidR="00E62163" w14:paraId="13694575" w14:textId="77777777" w:rsidTr="00514BAB">
        <w:tc>
          <w:tcPr>
            <w:tcW w:w="2268" w:type="dxa"/>
          </w:tcPr>
          <w:p w14:paraId="05D9E5C8" w14:textId="019728F7" w:rsidR="00E62163" w:rsidRPr="000B4BFF" w:rsidRDefault="00E62163" w:rsidP="00514BAB">
            <w:r w:rsidRPr="00BC5B0B">
              <w:t>Svarstid</w:t>
            </w:r>
          </w:p>
        </w:tc>
        <w:tc>
          <w:tcPr>
            <w:tcW w:w="4154" w:type="dxa"/>
          </w:tcPr>
          <w:p w14:paraId="1350CED3" w14:textId="0E259EB0" w:rsidR="00E62163" w:rsidRPr="007C7B21" w:rsidRDefault="00E62163" w:rsidP="00514BAB">
            <w:pPr>
              <w:rPr>
                <w:highlight w:val="yellow"/>
              </w:rPr>
            </w:pPr>
            <w:r>
              <w:t>Svarstiden för ett anrop får inte överstiga 15 sekunder.</w:t>
            </w:r>
          </w:p>
        </w:tc>
        <w:tc>
          <w:tcPr>
            <w:tcW w:w="3266" w:type="dxa"/>
          </w:tcPr>
          <w:p w14:paraId="1E1B2BBA" w14:textId="70EA1EC2" w:rsidR="00E62163" w:rsidRDefault="00E62163" w:rsidP="00514BAB">
            <w:r w:rsidRPr="00BC5B0B">
              <w:t>Svarstid</w:t>
            </w:r>
          </w:p>
        </w:tc>
      </w:tr>
      <w:tr w:rsidR="00E62163" w14:paraId="6892E310" w14:textId="77777777" w:rsidTr="00514BAB">
        <w:tc>
          <w:tcPr>
            <w:tcW w:w="2268" w:type="dxa"/>
          </w:tcPr>
          <w:p w14:paraId="489A4689" w14:textId="09E0A724" w:rsidR="00E62163" w:rsidRPr="000B4BFF" w:rsidRDefault="00E62163" w:rsidP="00514BAB">
            <w:r w:rsidRPr="00BC5B0B">
              <w:t>Tillgänglighet</w:t>
            </w:r>
          </w:p>
        </w:tc>
        <w:tc>
          <w:tcPr>
            <w:tcW w:w="4154" w:type="dxa"/>
          </w:tcPr>
          <w:p w14:paraId="6190D5FA" w14:textId="58D5AF05" w:rsidR="00E62163" w:rsidRPr="007C7B21" w:rsidRDefault="00E62163" w:rsidP="00514BAB">
            <w:pPr>
              <w:rPr>
                <w:highlight w:val="yellow"/>
              </w:rPr>
            </w:pPr>
            <w:r w:rsidRPr="00BC5B0B">
              <w:t>24x7, 99,5%</w:t>
            </w:r>
          </w:p>
        </w:tc>
        <w:tc>
          <w:tcPr>
            <w:tcW w:w="3266" w:type="dxa"/>
          </w:tcPr>
          <w:p w14:paraId="0C6DBA5B" w14:textId="60AAF2E8" w:rsidR="00E62163" w:rsidRDefault="00E62163" w:rsidP="00514BAB">
            <w:r w:rsidRPr="00BC5B0B">
              <w:t>Tillgänglighet</w:t>
            </w:r>
          </w:p>
        </w:tc>
      </w:tr>
      <w:tr w:rsidR="00E62163" w14:paraId="6595DB9B" w14:textId="77777777" w:rsidTr="00514BAB">
        <w:tc>
          <w:tcPr>
            <w:tcW w:w="2268" w:type="dxa"/>
          </w:tcPr>
          <w:p w14:paraId="661DCAE1" w14:textId="08F6817D" w:rsidR="00E62163" w:rsidRDefault="00E62163" w:rsidP="00514BAB">
            <w:r w:rsidRPr="00BC5B0B">
              <w:t>Last</w:t>
            </w:r>
          </w:p>
        </w:tc>
        <w:tc>
          <w:tcPr>
            <w:tcW w:w="4154" w:type="dxa"/>
          </w:tcPr>
          <w:p w14:paraId="1FFD136D" w14:textId="65F2726B" w:rsidR="00E62163" w:rsidRPr="007C7B21" w:rsidRDefault="00E62163" w:rsidP="00514BAB">
            <w:pPr>
              <w:rPr>
                <w:highlight w:val="yellow"/>
              </w:rPr>
            </w:pPr>
            <w:r>
              <w:t>Tjänsteproducenten ska kunna hantera minst dubbla mängden frågor per dygn i förhållande till antalet journaluppdatering per dygn.</w:t>
            </w:r>
          </w:p>
        </w:tc>
        <w:tc>
          <w:tcPr>
            <w:tcW w:w="3266" w:type="dxa"/>
          </w:tcPr>
          <w:p w14:paraId="4ADEEF79" w14:textId="1935A6FE" w:rsidR="00E62163" w:rsidRDefault="00E62163" w:rsidP="00514BAB">
            <w:r w:rsidRPr="00BC5B0B">
              <w:t>Last</w:t>
            </w:r>
          </w:p>
        </w:tc>
      </w:tr>
      <w:tr w:rsidR="00E62163" w14:paraId="22C61358" w14:textId="77777777" w:rsidTr="00514BAB">
        <w:tc>
          <w:tcPr>
            <w:tcW w:w="2268" w:type="dxa"/>
          </w:tcPr>
          <w:p w14:paraId="4116C3AB" w14:textId="59F08329" w:rsidR="00E62163" w:rsidRDefault="00E62163" w:rsidP="00514BAB">
            <w:r w:rsidRPr="00BC5B0B">
              <w:t>Aktualitet</w:t>
            </w:r>
          </w:p>
        </w:tc>
        <w:tc>
          <w:tcPr>
            <w:tcW w:w="4154" w:type="dxa"/>
          </w:tcPr>
          <w:p w14:paraId="31C0B765" w14:textId="77777777" w:rsidR="00E62163" w:rsidRDefault="00E62163" w:rsidP="002E33F3">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49487C07" w14:textId="77777777" w:rsidR="00E62163" w:rsidRDefault="00E62163" w:rsidP="002E33F3"/>
          <w:p w14:paraId="215D425A" w14:textId="7CCAE651" w:rsidR="00E62163" w:rsidRPr="007C7B21" w:rsidRDefault="00E62163" w:rsidP="00514BAB">
            <w:pPr>
              <w:rPr>
                <w:highlight w:val="yellow"/>
              </w:rPr>
            </w:pPr>
            <w:r>
              <w:t>Uppdatering av engagemangspost måste ske så att engagemangsposten refererar data som är omedelbart tillgängligt via tjänstekontraktet.</w:t>
            </w:r>
          </w:p>
        </w:tc>
        <w:tc>
          <w:tcPr>
            <w:tcW w:w="3266" w:type="dxa"/>
          </w:tcPr>
          <w:p w14:paraId="11C73843" w14:textId="3A5429A7" w:rsidR="00E62163" w:rsidRDefault="00E62163" w:rsidP="00514BAB">
            <w:r w:rsidRPr="00BC5B0B">
              <w:t>Aktualitet</w:t>
            </w:r>
          </w:p>
        </w:tc>
      </w:tr>
      <w:tr w:rsidR="00E62163" w14:paraId="16B77227" w14:textId="77777777" w:rsidTr="00514BAB">
        <w:tc>
          <w:tcPr>
            <w:tcW w:w="2268" w:type="dxa"/>
          </w:tcPr>
          <w:p w14:paraId="23E0E8DE" w14:textId="0CF49D80" w:rsidR="00E62163" w:rsidRPr="007C7B21" w:rsidRDefault="00E62163" w:rsidP="00514BAB">
            <w:pPr>
              <w:rPr>
                <w:highlight w:val="yellow"/>
              </w:rPr>
            </w:pPr>
            <w:r w:rsidRPr="00BC5B0B">
              <w:t>Robusthet</w:t>
            </w:r>
          </w:p>
        </w:tc>
        <w:tc>
          <w:tcPr>
            <w:tcW w:w="4154" w:type="dxa"/>
          </w:tcPr>
          <w:p w14:paraId="06525495" w14:textId="19E89631" w:rsidR="00E62163" w:rsidRDefault="00E62163" w:rsidP="00514BAB">
            <w:pPr>
              <w:tabs>
                <w:tab w:val="left" w:pos="2935"/>
              </w:tabs>
              <w:jc w:val="both"/>
              <w:rPr>
                <w:highlight w:val="yellow"/>
              </w:rPr>
            </w:pPr>
            <w:r>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1F8399FE" w14:textId="1AEF2FBF" w:rsidR="00E62163" w:rsidRDefault="00E62163" w:rsidP="00514BAB">
            <w:r w:rsidRPr="00BC5B0B">
              <w:t>Robusthet</w:t>
            </w:r>
          </w:p>
        </w:tc>
      </w:tr>
      <w:tr w:rsidR="00E62163" w14:paraId="2FB6358A" w14:textId="77777777" w:rsidTr="00514BAB">
        <w:tc>
          <w:tcPr>
            <w:tcW w:w="2268" w:type="dxa"/>
          </w:tcPr>
          <w:p w14:paraId="16A30395" w14:textId="64125251" w:rsidR="00E62163" w:rsidRPr="007C7B21" w:rsidRDefault="00E62163" w:rsidP="00514BAB">
            <w:pPr>
              <w:rPr>
                <w:highlight w:val="yellow"/>
              </w:rPr>
            </w:pPr>
            <w:r w:rsidRPr="00BC5B0B">
              <w:t>Samtidighet</w:t>
            </w:r>
          </w:p>
        </w:tc>
        <w:tc>
          <w:tcPr>
            <w:tcW w:w="4154" w:type="dxa"/>
          </w:tcPr>
          <w:p w14:paraId="06CD3490" w14:textId="2DECCFBC" w:rsidR="00E62163" w:rsidRDefault="00E62163" w:rsidP="00514BAB">
            <w:pPr>
              <w:rPr>
                <w:highlight w:val="yellow"/>
              </w:rPr>
            </w:pPr>
            <w:r>
              <w:t>Tjänsteproducenten ska hantera minst 10 samtidiga frågor.</w:t>
            </w:r>
          </w:p>
        </w:tc>
        <w:tc>
          <w:tcPr>
            <w:tcW w:w="3266" w:type="dxa"/>
          </w:tcPr>
          <w:p w14:paraId="09662C17" w14:textId="65078508" w:rsidR="00E62163" w:rsidRDefault="00E62163" w:rsidP="00514BAB">
            <w:r w:rsidRPr="00BC5B0B">
              <w:t>Samtidighet</w:t>
            </w:r>
          </w:p>
        </w:tc>
      </w:tr>
    </w:tbl>
    <w:p w14:paraId="7C30B809" w14:textId="77777777" w:rsidR="007E47C0" w:rsidRDefault="007E47C0" w:rsidP="00424B6F">
      <w:pPr>
        <w:pStyle w:val="BodyText"/>
      </w:pPr>
    </w:p>
    <w:p w14:paraId="7411275B" w14:textId="77777777" w:rsidR="00265F33" w:rsidRDefault="00265F33" w:rsidP="00C54F68">
      <w:pPr>
        <w:pStyle w:val="Heading3"/>
      </w:pPr>
      <w:bookmarkStart w:id="440" w:name="_Toc254858632"/>
      <w:r>
        <w:t>Övriga krav</w:t>
      </w:r>
      <w:bookmarkEnd w:id="440"/>
    </w:p>
    <w:p w14:paraId="39856B5F" w14:textId="6D8B8D63" w:rsidR="004C7A30" w:rsidRPr="009205CF" w:rsidRDefault="004C7A30" w:rsidP="004C7A30">
      <w:pPr>
        <w:rPr>
          <w:sz w:val="24"/>
          <w:szCs w:val="24"/>
        </w:rPr>
      </w:pPr>
      <w:r w:rsidRPr="009205CF">
        <w:rPr>
          <w:sz w:val="24"/>
          <w:szCs w:val="24"/>
        </w:rPr>
        <w:t>4.2.3 Gemensamma konsumentregler</w:t>
      </w:r>
    </w:p>
    <w:p w14:paraId="4E74E611" w14:textId="77777777" w:rsidR="004C7A30" w:rsidRDefault="004C7A30" w:rsidP="004C7A30">
      <w:pPr>
        <w:ind w:right="119"/>
      </w:pPr>
      <w:r>
        <w:t>R1: Filtrera enligt flagga ”patientAccessAllowed”</w:t>
      </w:r>
    </w:p>
    <w:p w14:paraId="75AAE9BF" w14:textId="77777777" w:rsidR="004C7A30" w:rsidRDefault="004C7A30" w:rsidP="004C7A30">
      <w:pPr>
        <w:ind w:right="119"/>
      </w:pPr>
      <w:r>
        <w:t>R2: Tillämpa regelverk enl. PDL</w:t>
      </w:r>
    </w:p>
    <w:p w14:paraId="20746936" w14:textId="77777777" w:rsidR="004C7A30" w:rsidRDefault="004C7A30" w:rsidP="004C7A30">
      <w:pPr>
        <w:rPr>
          <w:b/>
        </w:rPr>
      </w:pPr>
    </w:p>
    <w:p w14:paraId="38D640D8" w14:textId="1DBBF76B" w:rsidR="004C7A30" w:rsidRPr="009205CF" w:rsidRDefault="004C7A30" w:rsidP="004C7A30">
      <w:pPr>
        <w:rPr>
          <w:sz w:val="24"/>
          <w:szCs w:val="24"/>
        </w:rPr>
      </w:pPr>
      <w:r w:rsidRPr="009205CF">
        <w:rPr>
          <w:sz w:val="24"/>
          <w:szCs w:val="24"/>
        </w:rPr>
        <w:t>4.2.4 Gemensamma producentregler</w:t>
      </w:r>
    </w:p>
    <w:p w14:paraId="0E826D12" w14:textId="77777777" w:rsidR="004C7A30" w:rsidRDefault="004C7A30" w:rsidP="004C7A30">
      <w:pPr>
        <w:ind w:right="119"/>
      </w:pPr>
      <w:r>
        <w:t>R3: Filtrera enligt RIVTA-headern LogicalAddress. Svarsmeddelandet får endast innehålla information som skapats i det källsystem som anges av frågemeddelandets LogicalAddress.</w:t>
      </w:r>
    </w:p>
    <w:p w14:paraId="6544EE3C" w14:textId="77777777" w:rsidR="004C7A30" w:rsidRDefault="004C7A30" w:rsidP="004C7A30">
      <w:pPr>
        <w:rPr>
          <w:b/>
        </w:rPr>
      </w:pPr>
    </w:p>
    <w:p w14:paraId="3C9F13C5" w14:textId="4F0F7F70" w:rsidR="004C7A30" w:rsidRPr="009205CF" w:rsidRDefault="004C7A30" w:rsidP="004C7A30">
      <w:pPr>
        <w:rPr>
          <w:sz w:val="24"/>
          <w:szCs w:val="24"/>
        </w:rPr>
      </w:pPr>
      <w:r w:rsidRPr="009205CF">
        <w:rPr>
          <w:sz w:val="24"/>
          <w:szCs w:val="24"/>
        </w:rPr>
        <w:t>4.2.5 Format för datum och tidpunkter</w:t>
      </w:r>
    </w:p>
    <w:p w14:paraId="3DC64A4D" w14:textId="77777777" w:rsidR="004C7A30" w:rsidRPr="00BC5B0B" w:rsidRDefault="004C7A30" w:rsidP="004C7A30">
      <w:pPr>
        <w:ind w:right="119"/>
      </w:pPr>
      <w:r w:rsidRPr="00BC5B0B">
        <w:t>Datum anges alltid på formatet ”ÅÅÅÅMMDD”, vilket motsvara</w:t>
      </w:r>
      <w:r>
        <w:t>r</w:t>
      </w:r>
      <w:r w:rsidRPr="00BC5B0B">
        <w:t xml:space="preserve"> ISO 8824-kompatibla </w:t>
      </w:r>
      <w:r>
        <w:t>formatbeskrivningen ”YYYYMMDD”.</w:t>
      </w:r>
    </w:p>
    <w:p w14:paraId="7B1D4EBA" w14:textId="77777777" w:rsidR="004C7A30" w:rsidRDefault="004C7A30" w:rsidP="004C7A30">
      <w:pPr>
        <w:ind w:right="119"/>
      </w:pPr>
      <w:r w:rsidRPr="00BC5B0B">
        <w:t>Tidpunkter anges alltid på formatet ”ÅÅÅÅMMDDttmmss”, vilket motsvara</w:t>
      </w:r>
      <w:r>
        <w:t>r</w:t>
      </w:r>
      <w:r w:rsidRPr="00BC5B0B">
        <w:t xml:space="preserve"> den ISO 8824-kompatibla format</w:t>
      </w:r>
      <w:r>
        <w:t>beskrivningen ”YYYYMMDDhh</w:t>
      </w:r>
      <w:r w:rsidRPr="00BC5B0B">
        <w:t>mmss”.</w:t>
      </w:r>
    </w:p>
    <w:p w14:paraId="2231A2F2" w14:textId="77777777" w:rsidR="004C7A30" w:rsidRDefault="004C7A30" w:rsidP="004C7A30">
      <w:pPr>
        <w:rPr>
          <w:b/>
        </w:rPr>
      </w:pPr>
    </w:p>
    <w:p w14:paraId="2E621ED9" w14:textId="2098D50A" w:rsidR="004C7A30" w:rsidRPr="009205CF" w:rsidRDefault="004C7A30" w:rsidP="004C7A30">
      <w:pPr>
        <w:rPr>
          <w:sz w:val="24"/>
          <w:szCs w:val="24"/>
        </w:rPr>
      </w:pPr>
      <w:r w:rsidRPr="009205CF">
        <w:rPr>
          <w:sz w:val="24"/>
          <w:szCs w:val="24"/>
        </w:rPr>
        <w:t>4.2.6 Tidszon för tidpunkter</w:t>
      </w:r>
    </w:p>
    <w:p w14:paraId="05462641" w14:textId="77777777" w:rsidR="004C7A30" w:rsidRDefault="004C7A30" w:rsidP="004C7A30">
      <w:pPr>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32FD4679" w14:textId="77777777" w:rsidR="004C7A30" w:rsidRPr="004C7A30" w:rsidRDefault="004C7A30" w:rsidP="004C7A30"/>
    <w:p w14:paraId="6EDD47DF" w14:textId="77777777" w:rsidR="007C5E55" w:rsidRPr="007C5E55" w:rsidRDefault="007C5E55" w:rsidP="007C5E55"/>
    <w:p w14:paraId="692C74D9" w14:textId="77777777" w:rsidR="007C5E55" w:rsidRDefault="007C5E55" w:rsidP="007C5E55">
      <w:pPr>
        <w:pStyle w:val="Heading2"/>
      </w:pPr>
      <w:bookmarkStart w:id="441" w:name="_Toc357754854"/>
      <w:bookmarkStart w:id="442" w:name="_Toc224960922"/>
      <w:bookmarkStart w:id="443" w:name="_Toc357754855"/>
      <w:bookmarkStart w:id="444" w:name="_Toc254858633"/>
      <w:bookmarkEnd w:id="313"/>
      <w:bookmarkEnd w:id="314"/>
      <w:bookmarkEnd w:id="315"/>
      <w:r>
        <w:t>Felhantering</w:t>
      </w:r>
      <w:bookmarkEnd w:id="441"/>
      <w:bookmarkEnd w:id="444"/>
    </w:p>
    <w:p w14:paraId="53FA685A" w14:textId="77777777" w:rsidR="008C41FF" w:rsidRDefault="008C41FF" w:rsidP="008C41FF">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2A097C2C" w14:textId="77777777" w:rsidR="007C5E55" w:rsidRDefault="007C5E55" w:rsidP="007C5E55">
      <w:pPr>
        <w:pStyle w:val="Heading3"/>
      </w:pPr>
      <w:bookmarkStart w:id="445" w:name="_Toc254858634"/>
      <w:r>
        <w:t>Krav på en tjänsteproducent</w:t>
      </w:r>
      <w:bookmarkEnd w:id="445"/>
    </w:p>
    <w:p w14:paraId="48ED7355" w14:textId="77777777" w:rsidR="007C5E55" w:rsidRDefault="007C5E55" w:rsidP="007C5E55">
      <w:pPr>
        <w:pStyle w:val="Heading4"/>
      </w:pPr>
      <w:r>
        <w:t xml:space="preserve">Logiska fel </w:t>
      </w:r>
    </w:p>
    <w:p w14:paraId="2E7F80F0" w14:textId="6CAA183F" w:rsidR="007F22B3" w:rsidRDefault="00E3060F" w:rsidP="007F22B3">
      <w:r>
        <w:t>Inga krav på producent.</w:t>
      </w:r>
    </w:p>
    <w:p w14:paraId="6C824230" w14:textId="77777777" w:rsidR="007F22B3" w:rsidRDefault="007F22B3" w:rsidP="007F22B3">
      <w:pPr>
        <w:pStyle w:val="Heading4"/>
        <w:numPr>
          <w:ilvl w:val="0"/>
          <w:numId w:val="0"/>
        </w:numPr>
        <w:ind w:left="864"/>
      </w:pPr>
    </w:p>
    <w:p w14:paraId="1F1C35DA" w14:textId="77777777" w:rsidR="007C5E55" w:rsidRDefault="007C5E55" w:rsidP="007C5E55">
      <w:pPr>
        <w:pStyle w:val="Heading4"/>
      </w:pPr>
      <w:r>
        <w:t>Tekniska fel</w:t>
      </w:r>
    </w:p>
    <w:p w14:paraId="1164894E" w14:textId="77777777" w:rsidR="00B0697D" w:rsidRPr="00F94286" w:rsidRDefault="00B0697D" w:rsidP="00B0697D">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58F43A6B" w14:textId="77777777" w:rsidR="00B0697D" w:rsidRDefault="00B0697D" w:rsidP="00B0697D">
      <w:pPr>
        <w:pStyle w:val="Heading3"/>
        <w:numPr>
          <w:ilvl w:val="0"/>
          <w:numId w:val="0"/>
        </w:numPr>
        <w:ind w:left="720"/>
      </w:pPr>
    </w:p>
    <w:p w14:paraId="03C2254E" w14:textId="77777777" w:rsidR="007C5E55" w:rsidRPr="00E131FD" w:rsidRDefault="007C5E55" w:rsidP="007C5E55">
      <w:pPr>
        <w:pStyle w:val="Heading3"/>
      </w:pPr>
      <w:bookmarkStart w:id="446" w:name="_Toc254858635"/>
      <w:r>
        <w:t>Krav på en tjänstekonsument</w:t>
      </w:r>
      <w:bookmarkEnd w:id="446"/>
    </w:p>
    <w:p w14:paraId="4A1DCE71" w14:textId="77777777" w:rsidR="007C5E55" w:rsidRDefault="007C5E55" w:rsidP="007C5E55">
      <w:pPr>
        <w:pStyle w:val="Heading4"/>
      </w:pPr>
      <w:r>
        <w:t xml:space="preserve">Logiska fel </w:t>
      </w:r>
    </w:p>
    <w:p w14:paraId="6C43FA8A" w14:textId="10683564" w:rsidR="00E875F8" w:rsidRDefault="00E3060F" w:rsidP="00E875F8">
      <w:r>
        <w:t>Inga krav på konsument.</w:t>
      </w:r>
    </w:p>
    <w:p w14:paraId="06EF6344" w14:textId="77777777" w:rsidR="00E875F8" w:rsidRDefault="00E875F8" w:rsidP="00E875F8">
      <w:pPr>
        <w:pStyle w:val="Heading4"/>
        <w:numPr>
          <w:ilvl w:val="0"/>
          <w:numId w:val="0"/>
        </w:numPr>
        <w:ind w:left="864"/>
      </w:pPr>
    </w:p>
    <w:p w14:paraId="472D0B7B" w14:textId="77777777" w:rsidR="007C5E55" w:rsidRDefault="007C5E55" w:rsidP="007C5E55">
      <w:pPr>
        <w:pStyle w:val="Heading4"/>
      </w:pPr>
      <w:r>
        <w:t>Tekniska fel</w:t>
      </w:r>
    </w:p>
    <w:p w14:paraId="261E426E" w14:textId="5FD44FBD" w:rsidR="007C5E55" w:rsidRDefault="008C41FF" w:rsidP="00F94286">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704DD8A6" w14:textId="77777777" w:rsidR="008957E8" w:rsidRDefault="008957E8" w:rsidP="00F94286">
      <w:pPr>
        <w:pStyle w:val="BodyText"/>
        <w:ind w:right="119"/>
      </w:pPr>
    </w:p>
    <w:p w14:paraId="00665E9D" w14:textId="11DC2054" w:rsidR="008957E8" w:rsidRPr="00836205" w:rsidRDefault="00836205" w:rsidP="008957E8">
      <w:pPr>
        <w:rPr>
          <w:sz w:val="30"/>
          <w:szCs w:val="30"/>
        </w:rPr>
      </w:pPr>
      <w:bookmarkStart w:id="447" w:name="_Toc379448260"/>
      <w:r>
        <w:rPr>
          <w:sz w:val="30"/>
          <w:szCs w:val="30"/>
        </w:rPr>
        <w:t>5</w:t>
      </w:r>
      <w:r w:rsidR="008957E8" w:rsidRPr="00836205">
        <w:rPr>
          <w:sz w:val="30"/>
          <w:szCs w:val="30"/>
        </w:rPr>
        <w:t xml:space="preserve"> Gemensamma informationskomponenter</w:t>
      </w:r>
      <w:bookmarkEnd w:id="447"/>
    </w:p>
    <w:p w14:paraId="724862FB" w14:textId="3646695E" w:rsidR="008957E8" w:rsidRDefault="008957E8" w:rsidP="008957E8">
      <w:pPr>
        <w:tabs>
          <w:tab w:val="left" w:pos="567"/>
        </w:tabs>
        <w:spacing w:before="120"/>
        <w:ind w:right="838"/>
      </w:pPr>
      <w:r w:rsidRPr="00BC5B0B">
        <w:t>I tjänstekontraktsbeskrivningarna används ett antal komponenter som är gemensamma för vissa meddelande</w:t>
      </w:r>
      <w:r>
        <w:t>n i flera domäner eller inom denna domän. Observera att med anledning av att tjänstekontrakten även kan stödjas av producentsystem som saknar (fullständig) HSAid-information så är HSAid-attribut i beskrivningarna nedan valfria. Se även avsnittet ”</w:t>
      </w:r>
      <w:r w:rsidR="00A7296B">
        <w:fldChar w:fldCharType="begin"/>
      </w:r>
      <w:r w:rsidR="00A7296B">
        <w:instrText xml:space="preserve"> HYPERLINK \l "_Informationssäkerhet_och_juridik" </w:instrText>
      </w:r>
      <w:ins w:id="448" w:author="Khaled Daham" w:date="2014-02-24T10:50:00Z"/>
      <w:r w:rsidR="00A7296B">
        <w:fldChar w:fldCharType="separate"/>
      </w:r>
      <w:r w:rsidRPr="00836205">
        <w:rPr>
          <w:rStyle w:val="Hyperlink"/>
        </w:rPr>
        <w:t>Informationssäkerhet och juridik</w:t>
      </w:r>
      <w:r w:rsidR="00A7296B">
        <w:rPr>
          <w:rStyle w:val="Hyperlink"/>
        </w:rPr>
        <w:fldChar w:fldCharType="end"/>
      </w:r>
      <w:r>
        <w:t>” ovan.</w:t>
      </w:r>
    </w:p>
    <w:p w14:paraId="382A5BD2" w14:textId="239D7A7A" w:rsidR="008957E8" w:rsidRDefault="008957E8" w:rsidP="008957E8">
      <w:pPr>
        <w:tabs>
          <w:tab w:val="left" w:pos="567"/>
        </w:tabs>
        <w:spacing w:before="120"/>
        <w:ind w:right="838"/>
      </w:pPr>
      <w:r>
        <w:t>De gemensamma typerna bes</w:t>
      </w:r>
      <w:r w:rsidR="00DB6CA6">
        <w:t>krivs i bilaga/bilagor med namn</w:t>
      </w:r>
      <w:r>
        <w:t xml:space="preserve"> ”B</w:t>
      </w:r>
      <w:r w:rsidR="00D622F8">
        <w:t>ilaga_Gemensamma_typer_1</w:t>
      </w:r>
      <w:r>
        <w:t>.pdf”</w:t>
      </w:r>
    </w:p>
    <w:p w14:paraId="511FB216" w14:textId="77777777" w:rsidR="007E47C0" w:rsidRDefault="007E47C0" w:rsidP="007E47C0">
      <w:pPr>
        <w:pStyle w:val="Heading1"/>
      </w:pPr>
      <w:bookmarkStart w:id="449" w:name="_Toc254858636"/>
      <w:r>
        <w:t xml:space="preserve">Tjänstedomänens </w:t>
      </w:r>
      <w:bookmarkEnd w:id="442"/>
      <w:r>
        <w:t>meddelandemodeller</w:t>
      </w:r>
      <w:bookmarkEnd w:id="443"/>
      <w:bookmarkEnd w:id="449"/>
    </w:p>
    <w:p w14:paraId="47FFE2B7" w14:textId="77777777" w:rsidR="007E47C0" w:rsidRDefault="007E47C0" w:rsidP="007E47C0">
      <w:bookmarkStart w:id="450" w:name="_Toc224960923"/>
      <w:r>
        <w:t>Här beskrivs de meddelandemodeller som tjänstekontrakten bygger på. För varje meddelandemodell beskrivs hur mappning ser ut delvis mot V-TIM, här version 2.2 samt mot schema (XSD) för tjänstekontrakt.</w:t>
      </w:r>
    </w:p>
    <w:p w14:paraId="3EA94F76" w14:textId="77777777" w:rsidR="007E47C0" w:rsidRDefault="007E47C0" w:rsidP="007E47C0">
      <w:pPr>
        <w:pStyle w:val="Heading2"/>
      </w:pPr>
      <w:bookmarkStart w:id="451" w:name="_Toc357754856"/>
      <w:bookmarkStart w:id="452" w:name="_Toc254858637"/>
      <w:r>
        <w:t>V-MIM</w:t>
      </w:r>
      <w:bookmarkEnd w:id="451"/>
      <w:bookmarkEnd w:id="452"/>
      <w:r>
        <w:t xml:space="preserve"> </w:t>
      </w:r>
    </w:p>
    <w:p w14:paraId="005A3890" w14:textId="40ADF66B" w:rsidR="007E47C0" w:rsidRPr="0093401A" w:rsidRDefault="0093401A" w:rsidP="0093401A">
      <w:pPr>
        <w:pStyle w:val="Heading3"/>
        <w:numPr>
          <w:ilvl w:val="0"/>
          <w:numId w:val="0"/>
        </w:numPr>
        <w:ind w:left="720" w:hanging="720"/>
        <w:rPr>
          <w:sz w:val="20"/>
          <w:szCs w:val="20"/>
        </w:rPr>
      </w:pPr>
      <w:bookmarkStart w:id="453" w:name="_Toc254858638"/>
      <w:r w:rsidRPr="0093401A">
        <w:rPr>
          <w:sz w:val="20"/>
          <w:szCs w:val="20"/>
        </w:rPr>
        <w:t>5.1.1 GetReferallOutcome</w:t>
      </w:r>
      <w:bookmarkEnd w:id="453"/>
    </w:p>
    <w:p w14:paraId="6CD32E5A" w14:textId="77777777" w:rsidR="0093401A" w:rsidRDefault="0093401A" w:rsidP="0093401A">
      <w:pPr>
        <w:spacing w:line="239" w:lineRule="auto"/>
        <w:ind w:right="145"/>
        <w:rPr>
          <w:spacing w:val="-1"/>
        </w:rPr>
      </w:pPr>
      <w:r>
        <w:rPr>
          <w:spacing w:val="-1"/>
        </w:rPr>
        <w:t>Meddelandeformatet är kompatibelt med HL7 v. 3 CDA v. 2 och NPÖ RIV Informationsspecifikation 2.2.1, V-MIM ”</w:t>
      </w:r>
      <w:r w:rsidRPr="002E05F3">
        <w:rPr>
          <w:spacing w:val="-1"/>
        </w:rPr>
        <w:t>Undersökningsresultat Övrig undersökning</w:t>
      </w:r>
      <w:r>
        <w:rPr>
          <w:spacing w:val="-1"/>
        </w:rPr>
        <w:t xml:space="preserve">”, enligt beskrivning i bilaga </w:t>
      </w:r>
      <w:r w:rsidRPr="002E05F3">
        <w:rPr>
          <w:spacing w:val="-1"/>
        </w:rPr>
        <w:t>MIM_Mappningar_GetReferralOutcome.xlsx</w:t>
      </w:r>
      <w:r>
        <w:rPr>
          <w:spacing w:val="-1"/>
        </w:rPr>
        <w:t>.</w:t>
      </w:r>
    </w:p>
    <w:p w14:paraId="36D7CD6C" w14:textId="77777777" w:rsidR="0093401A" w:rsidRDefault="0093401A" w:rsidP="0093401A">
      <w:pPr>
        <w:spacing w:line="239" w:lineRule="auto"/>
        <w:ind w:right="145"/>
        <w:rPr>
          <w:spacing w:val="-1"/>
        </w:rPr>
      </w:pPr>
    </w:p>
    <w:p w14:paraId="19DD3784" w14:textId="6B0DFBB3" w:rsidR="0093401A" w:rsidRPr="0093401A" w:rsidRDefault="0093401A" w:rsidP="0093401A">
      <w:pPr>
        <w:pStyle w:val="Heading3"/>
        <w:numPr>
          <w:ilvl w:val="0"/>
          <w:numId w:val="0"/>
        </w:numPr>
        <w:ind w:left="720" w:hanging="720"/>
        <w:rPr>
          <w:sz w:val="20"/>
          <w:szCs w:val="20"/>
        </w:rPr>
      </w:pPr>
      <w:bookmarkStart w:id="454" w:name="_Toc254858639"/>
      <w:r>
        <w:rPr>
          <w:sz w:val="20"/>
          <w:szCs w:val="20"/>
        </w:rPr>
        <w:t>5.1.2</w:t>
      </w:r>
      <w:r w:rsidRPr="0093401A">
        <w:rPr>
          <w:sz w:val="20"/>
          <w:szCs w:val="20"/>
        </w:rPr>
        <w:t xml:space="preserve"> Get</w:t>
      </w:r>
      <w:r>
        <w:rPr>
          <w:sz w:val="20"/>
          <w:szCs w:val="20"/>
        </w:rPr>
        <w:t>MaternityMedicalHistory</w:t>
      </w:r>
      <w:bookmarkEnd w:id="454"/>
    </w:p>
    <w:p w14:paraId="044E4408" w14:textId="77777777" w:rsidR="0093401A" w:rsidRDefault="0093401A" w:rsidP="0093401A">
      <w:pPr>
        <w:pStyle w:val="BodyText"/>
      </w:pPr>
      <w:r>
        <w:t>Modellen beskriver den logiska strukturen för ett svarsmeddelande. Tjänsten baseras inte på RIV Informationsspecifikation för NPÖ eller VTIM, utan på Socialstyrelsens blanketter för mödravårdsjournal.</w:t>
      </w:r>
    </w:p>
    <w:p w14:paraId="4994ABD7" w14:textId="77777777" w:rsidR="0093401A" w:rsidRDefault="0093401A" w:rsidP="0093401A">
      <w:pPr>
        <w:pStyle w:val="BodyText"/>
      </w:pPr>
    </w:p>
    <w:p w14:paraId="0FF089A5" w14:textId="364C609A" w:rsidR="0093401A" w:rsidRPr="00907C9B" w:rsidRDefault="001170E4" w:rsidP="0093401A">
      <w:pPr>
        <w:spacing w:line="239" w:lineRule="auto"/>
        <w:ind w:right="145"/>
        <w:rPr>
          <w:spacing w:val="-1"/>
        </w:rPr>
      </w:pPr>
      <w:r>
        <w:rPr>
          <w:noProof/>
          <w:lang w:val="en-US"/>
        </w:rPr>
        <w:drawing>
          <wp:inline distT="0" distB="0" distL="0" distR="0" wp14:anchorId="2B22D414" wp14:editId="7326721E">
            <wp:extent cx="5507990" cy="3268338"/>
            <wp:effectExtent l="0" t="0" r="3810" b="8890"/>
            <wp:docPr id="20"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aternityMedicalHistory.png"/>
                    <pic:cNvPicPr/>
                  </pic:nvPicPr>
                  <pic:blipFill>
                    <a:blip r:embed="rId18">
                      <a:extLst>
                        <a:ext uri="{28A0092B-C50C-407E-A947-70E740481C1C}">
                          <a14:useLocalDpi xmlns:a14="http://schemas.microsoft.com/office/drawing/2010/main" val="0"/>
                        </a:ext>
                      </a:extLst>
                    </a:blip>
                    <a:stretch>
                      <a:fillRect/>
                    </a:stretch>
                  </pic:blipFill>
                  <pic:spPr>
                    <a:xfrm>
                      <a:off x="0" y="0"/>
                      <a:ext cx="5507990" cy="3268338"/>
                    </a:xfrm>
                    <a:prstGeom prst="rect">
                      <a:avLst/>
                    </a:prstGeom>
                  </pic:spPr>
                </pic:pic>
              </a:graphicData>
            </a:graphic>
          </wp:inline>
        </w:drawing>
      </w:r>
    </w:p>
    <w:p w14:paraId="52CC9895" w14:textId="77777777" w:rsidR="007E47C0" w:rsidRPr="002F2D14" w:rsidRDefault="007E47C0" w:rsidP="007E47C0"/>
    <w:p w14:paraId="219B651A" w14:textId="77777777" w:rsidR="007E47C0" w:rsidRDefault="007E47C0" w:rsidP="007E47C0">
      <w:bookmarkStart w:id="455" w:name="_Toc176141590"/>
      <w:bookmarkStart w:id="456" w:name="_Toc176141594"/>
      <w:bookmarkStart w:id="457" w:name="_Toc182360207"/>
      <w:bookmarkStart w:id="458" w:name="_Toc182360366"/>
      <w:bookmarkStart w:id="459" w:name="_Toc182362292"/>
      <w:bookmarkEnd w:id="455"/>
      <w:bookmarkEnd w:id="456"/>
      <w:bookmarkEnd w:id="457"/>
      <w:bookmarkEnd w:id="458"/>
      <w:bookmarkEnd w:id="459"/>
    </w:p>
    <w:p w14:paraId="56C01FCC" w14:textId="426F371F" w:rsidR="0093401A" w:rsidRPr="0093401A" w:rsidRDefault="0093401A" w:rsidP="0093401A">
      <w:pPr>
        <w:pStyle w:val="Heading3"/>
        <w:numPr>
          <w:ilvl w:val="0"/>
          <w:numId w:val="0"/>
        </w:numPr>
        <w:ind w:left="720" w:hanging="720"/>
        <w:rPr>
          <w:sz w:val="20"/>
          <w:szCs w:val="20"/>
        </w:rPr>
      </w:pPr>
      <w:bookmarkStart w:id="460" w:name="_Toc254858640"/>
      <w:r>
        <w:rPr>
          <w:sz w:val="20"/>
          <w:szCs w:val="20"/>
        </w:rPr>
        <w:t>5.1.2</w:t>
      </w:r>
      <w:r w:rsidRPr="0093401A">
        <w:rPr>
          <w:sz w:val="20"/>
          <w:szCs w:val="20"/>
        </w:rPr>
        <w:t xml:space="preserve"> Get</w:t>
      </w:r>
      <w:r w:rsidR="009003B9">
        <w:rPr>
          <w:sz w:val="20"/>
          <w:szCs w:val="20"/>
        </w:rPr>
        <w:t>LaboratoryOrderOutcome</w:t>
      </w:r>
      <w:bookmarkEnd w:id="460"/>
    </w:p>
    <w:p w14:paraId="3639450F" w14:textId="77777777" w:rsidR="009003B9" w:rsidRDefault="009003B9" w:rsidP="009003B9">
      <w:pPr>
        <w:spacing w:line="239" w:lineRule="auto"/>
        <w:ind w:left="867" w:right="145"/>
        <w:rPr>
          <w:spacing w:val="-1"/>
        </w:rPr>
      </w:pPr>
    </w:p>
    <w:p w14:paraId="4E1B1A8E" w14:textId="77777777" w:rsidR="009003B9" w:rsidRPr="00907C9B" w:rsidRDefault="009003B9" w:rsidP="009003B9">
      <w:pPr>
        <w:spacing w:line="239" w:lineRule="auto"/>
        <w:ind w:right="145"/>
        <w:rPr>
          <w:spacing w:val="-1"/>
        </w:rPr>
      </w:pPr>
      <w:r>
        <w:rPr>
          <w:spacing w:val="-1"/>
        </w:rPr>
        <w:t>Meddelandeformatet är kompatibelt med HL7 v. 3 CDA v. 2 och NPÖ RIV Informationsspecifikation 2.2.1, V-MIM ”</w:t>
      </w:r>
      <w:r w:rsidRPr="002E05F3">
        <w:rPr>
          <w:spacing w:val="-1"/>
        </w:rPr>
        <w:t xml:space="preserve">Undersökningsresultat </w:t>
      </w:r>
      <w:r w:rsidRPr="00190213">
        <w:rPr>
          <w:spacing w:val="-1"/>
        </w:rPr>
        <w:t>Klinisk kemi/Mikrobiologi</w:t>
      </w:r>
      <w:r>
        <w:rPr>
          <w:spacing w:val="-1"/>
        </w:rPr>
        <w:t>”, enligt beskrivning i bilaga MIM_Mappningar_GetLaboratoryOrder</w:t>
      </w:r>
      <w:r w:rsidRPr="002E05F3">
        <w:rPr>
          <w:spacing w:val="-1"/>
        </w:rPr>
        <w:t>Outcome.xlsx</w:t>
      </w:r>
      <w:r>
        <w:rPr>
          <w:spacing w:val="-1"/>
        </w:rPr>
        <w:t>.</w:t>
      </w:r>
    </w:p>
    <w:p w14:paraId="422E46BA" w14:textId="77777777" w:rsidR="007E47C0" w:rsidRPr="002F2D14" w:rsidRDefault="007E47C0" w:rsidP="007E47C0"/>
    <w:p w14:paraId="045C16C7" w14:textId="77777777" w:rsidR="00265F33" w:rsidRDefault="00265F33">
      <w:pPr>
        <w:spacing w:line="240" w:lineRule="auto"/>
        <w:rPr>
          <w:rFonts w:eastAsia="Times New Roman"/>
          <w:bCs/>
          <w:sz w:val="30"/>
          <w:szCs w:val="28"/>
        </w:rPr>
      </w:pPr>
      <w:r>
        <w:br w:type="page"/>
      </w:r>
    </w:p>
    <w:p w14:paraId="5BE29586" w14:textId="77777777" w:rsidR="007E47C0" w:rsidRDefault="007E47C0" w:rsidP="007E47C0">
      <w:pPr>
        <w:pStyle w:val="Heading1"/>
      </w:pPr>
      <w:bookmarkStart w:id="461" w:name="_Toc357754858"/>
      <w:bookmarkStart w:id="462" w:name="_Toc254858641"/>
      <w:r>
        <w:t>Tjänstekontrakt</w:t>
      </w:r>
      <w:bookmarkEnd w:id="450"/>
      <w:bookmarkEnd w:id="461"/>
      <w:bookmarkEnd w:id="462"/>
    </w:p>
    <w:p w14:paraId="0A48ED19" w14:textId="652CA76E" w:rsidR="00F27703" w:rsidRPr="00F27703" w:rsidRDefault="00F27703" w:rsidP="00F27703">
      <w:pPr>
        <w:pStyle w:val="Heading2"/>
      </w:pPr>
      <w:bookmarkStart w:id="463" w:name="_Toc248640905"/>
      <w:bookmarkStart w:id="464" w:name="_Toc254858642"/>
      <w:r w:rsidRPr="00F27703">
        <w:t>GetReferralOutcome</w:t>
      </w:r>
      <w:bookmarkEnd w:id="463"/>
      <w:bookmarkEnd w:id="464"/>
    </w:p>
    <w:p w14:paraId="49B9F241" w14:textId="77777777" w:rsidR="00F27703" w:rsidRDefault="00F27703" w:rsidP="00F27703">
      <w:pPr>
        <w:spacing w:line="239" w:lineRule="auto"/>
        <w:ind w:right="145"/>
        <w:rPr>
          <w:spacing w:val="-1"/>
        </w:rPr>
      </w:pPr>
    </w:p>
    <w:p w14:paraId="6364FBD9" w14:textId="77777777" w:rsidR="00F27703" w:rsidRPr="00907C9B" w:rsidRDefault="00F27703" w:rsidP="00F27703">
      <w:pPr>
        <w:spacing w:line="239" w:lineRule="auto"/>
        <w:ind w:right="145"/>
        <w:rPr>
          <w:spacing w:val="-1"/>
        </w:rPr>
      </w:pPr>
      <w:r w:rsidRPr="00907C9B">
        <w:rPr>
          <w:spacing w:val="-1"/>
        </w:rPr>
        <w:t>GetReferral</w:t>
      </w:r>
      <w:r>
        <w:rPr>
          <w:spacing w:val="-1"/>
        </w:rPr>
        <w:t>Outcome</w:t>
      </w:r>
      <w:r w:rsidRPr="00907C9B">
        <w:rPr>
          <w:spacing w:val="-1"/>
        </w:rPr>
        <w:t xml:space="preserve"> returnerar svar på en konsultationsremiss</w:t>
      </w:r>
      <w:r>
        <w:rPr>
          <w:spacing w:val="-1"/>
        </w:rPr>
        <w:t>. Svarsposterna är sorterade fallande i datumordning.</w:t>
      </w:r>
    </w:p>
    <w:p w14:paraId="64C85207" w14:textId="77777777" w:rsidR="001D061B" w:rsidRDefault="001D061B" w:rsidP="00F27703">
      <w:pPr>
        <w:spacing w:line="239" w:lineRule="auto"/>
        <w:ind w:right="145"/>
        <w:rPr>
          <w:spacing w:val="-1"/>
        </w:rPr>
      </w:pPr>
    </w:p>
    <w:p w14:paraId="15B7709D" w14:textId="77777777" w:rsidR="001D061B" w:rsidRDefault="001D061B" w:rsidP="001D061B">
      <w:bookmarkStart w:id="465" w:name="_Toc379448266"/>
      <w:r>
        <w:t>Gemensamma informationskomponenter</w:t>
      </w:r>
      <w:bookmarkEnd w:id="465"/>
    </w:p>
    <w:p w14:paraId="3967F287" w14:textId="3EB9A708" w:rsidR="001D061B" w:rsidRPr="00224DDD" w:rsidRDefault="001D061B" w:rsidP="001D061B">
      <w:r>
        <w:t xml:space="preserve">De gemensamma informationskomponenter som används i detta kontrakt beskrivs i bilagan </w:t>
      </w:r>
      <w:r w:rsidRPr="001D07CD">
        <w:t>”Bilaga_Gemensamma_typer_</w:t>
      </w:r>
      <w:r>
        <w:t>1</w:t>
      </w:r>
      <w:r w:rsidRPr="001D07CD">
        <w:t>.pdf”</w:t>
      </w:r>
    </w:p>
    <w:p w14:paraId="36F2A52D" w14:textId="77777777" w:rsidR="001D061B" w:rsidRDefault="001D061B" w:rsidP="00F27703">
      <w:pPr>
        <w:spacing w:line="239" w:lineRule="auto"/>
        <w:ind w:right="145"/>
        <w:rPr>
          <w:spacing w:val="-1"/>
        </w:rPr>
      </w:pPr>
    </w:p>
    <w:p w14:paraId="73FFC9EE" w14:textId="77777777" w:rsidR="001D061B" w:rsidRPr="00907C9B" w:rsidRDefault="001D061B" w:rsidP="00F27703">
      <w:pPr>
        <w:spacing w:line="239" w:lineRule="auto"/>
        <w:ind w:right="145"/>
        <w:rPr>
          <w:spacing w:val="-1"/>
        </w:rPr>
      </w:pPr>
    </w:p>
    <w:p w14:paraId="7D90F680" w14:textId="77777777" w:rsidR="007E47C0" w:rsidRDefault="007E47C0" w:rsidP="007E47C0">
      <w:pPr>
        <w:pStyle w:val="Heading3"/>
      </w:pPr>
      <w:bookmarkStart w:id="466" w:name="_Toc254858643"/>
      <w:r>
        <w:t>Version</w:t>
      </w:r>
      <w:bookmarkEnd w:id="466"/>
    </w:p>
    <w:p w14:paraId="62696F27" w14:textId="14EDABC5" w:rsidR="007E47C0" w:rsidRPr="00F27703" w:rsidRDefault="00F27703" w:rsidP="007E47C0">
      <w:r w:rsidRPr="00F27703">
        <w:t>2.0</w:t>
      </w:r>
    </w:p>
    <w:p w14:paraId="01DA24DB" w14:textId="77777777" w:rsidR="007E47C0" w:rsidRPr="00C55071" w:rsidRDefault="007E47C0" w:rsidP="007E47C0"/>
    <w:p w14:paraId="28C49870" w14:textId="77777777" w:rsidR="007E47C0" w:rsidRDefault="007E47C0" w:rsidP="007E47C0">
      <w:pPr>
        <w:pStyle w:val="Heading3"/>
      </w:pPr>
      <w:bookmarkStart w:id="467" w:name="_Toc254858644"/>
      <w:r>
        <w:t>Fältregler</w:t>
      </w:r>
      <w:bookmarkEnd w:id="467"/>
    </w:p>
    <w:p w14:paraId="1918C0FB" w14:textId="6E5C9284" w:rsidR="007E47C0" w:rsidRDefault="007E47C0" w:rsidP="007E47C0">
      <w:r>
        <w:t xml:space="preserve">Nedanstående tabell beskriver varje element i begäran och svar. Har namnet en * finns </w:t>
      </w:r>
      <w:r w:rsidR="00030D6C">
        <w:t>ytterligare</w:t>
      </w:r>
      <w:r>
        <w:t xml:space="preserve"> regler för detta element och beskrivs mer i detalj i stycket Regler. </w:t>
      </w:r>
    </w:p>
    <w:p w14:paraId="65B021D1" w14:textId="77777777" w:rsidR="007E47C0" w:rsidRDefault="007E47C0" w:rsidP="007E47C0"/>
    <w:tbl>
      <w:tblPr>
        <w:tblStyle w:val="TableGrid"/>
        <w:tblW w:w="9606" w:type="dxa"/>
        <w:tblLayout w:type="fixed"/>
        <w:tblLook w:val="04A0" w:firstRow="1" w:lastRow="0" w:firstColumn="1" w:lastColumn="0" w:noHBand="0" w:noVBand="1"/>
      </w:tblPr>
      <w:tblGrid>
        <w:gridCol w:w="2660"/>
        <w:gridCol w:w="1417"/>
        <w:gridCol w:w="4111"/>
        <w:gridCol w:w="1418"/>
      </w:tblGrid>
      <w:tr w:rsidR="007E47C0" w14:paraId="4CEF5709" w14:textId="77777777" w:rsidTr="00514BAB">
        <w:trPr>
          <w:trHeight w:val="384"/>
        </w:trPr>
        <w:tc>
          <w:tcPr>
            <w:tcW w:w="2660" w:type="dxa"/>
            <w:shd w:val="clear" w:color="auto" w:fill="D9D9D9" w:themeFill="background1" w:themeFillShade="D9"/>
            <w:vAlign w:val="bottom"/>
          </w:tcPr>
          <w:p w14:paraId="310E3774" w14:textId="77777777" w:rsidR="007E47C0" w:rsidRDefault="007E47C0" w:rsidP="00514BAB">
            <w:pPr>
              <w:rPr>
                <w:b/>
              </w:rPr>
            </w:pPr>
            <w:r>
              <w:rPr>
                <w:b/>
              </w:rPr>
              <w:t>Namn</w:t>
            </w:r>
          </w:p>
        </w:tc>
        <w:tc>
          <w:tcPr>
            <w:tcW w:w="1417" w:type="dxa"/>
            <w:shd w:val="clear" w:color="auto" w:fill="D9D9D9" w:themeFill="background1" w:themeFillShade="D9"/>
            <w:vAlign w:val="bottom"/>
          </w:tcPr>
          <w:p w14:paraId="09721F88" w14:textId="77777777" w:rsidR="007E47C0" w:rsidRDefault="007E47C0" w:rsidP="00514BAB">
            <w:pPr>
              <w:rPr>
                <w:b/>
              </w:rPr>
            </w:pPr>
            <w:r>
              <w:rPr>
                <w:b/>
              </w:rPr>
              <w:t>Typ</w:t>
            </w:r>
          </w:p>
        </w:tc>
        <w:tc>
          <w:tcPr>
            <w:tcW w:w="4111" w:type="dxa"/>
            <w:shd w:val="clear" w:color="auto" w:fill="D9D9D9" w:themeFill="background1" w:themeFillShade="D9"/>
            <w:vAlign w:val="bottom"/>
          </w:tcPr>
          <w:p w14:paraId="7A305555" w14:textId="77777777" w:rsidR="007E47C0" w:rsidRDefault="007E47C0" w:rsidP="00514BAB">
            <w:pPr>
              <w:rPr>
                <w:b/>
              </w:rPr>
            </w:pPr>
            <w:r>
              <w:rPr>
                <w:b/>
              </w:rPr>
              <w:t>Beskrivning</w:t>
            </w:r>
          </w:p>
        </w:tc>
        <w:tc>
          <w:tcPr>
            <w:tcW w:w="1418" w:type="dxa"/>
            <w:shd w:val="clear" w:color="auto" w:fill="D9D9D9" w:themeFill="background1" w:themeFillShade="D9"/>
            <w:vAlign w:val="bottom"/>
          </w:tcPr>
          <w:p w14:paraId="2B468F2C" w14:textId="77777777" w:rsidR="007E47C0" w:rsidRDefault="007E47C0" w:rsidP="00514BAB">
            <w:pPr>
              <w:rPr>
                <w:b/>
              </w:rPr>
            </w:pPr>
            <w:r>
              <w:rPr>
                <w:b/>
              </w:rPr>
              <w:t>Kardinalitet</w:t>
            </w:r>
          </w:p>
        </w:tc>
      </w:tr>
      <w:tr w:rsidR="001D061B" w14:paraId="75F129A2" w14:textId="77777777" w:rsidTr="00514BAB">
        <w:tc>
          <w:tcPr>
            <w:tcW w:w="2660" w:type="dxa"/>
          </w:tcPr>
          <w:p w14:paraId="14EADC20" w14:textId="1528C327" w:rsidR="001D061B" w:rsidRPr="00556159" w:rsidRDefault="001D061B" w:rsidP="00514BAB">
            <w:pPr>
              <w:pStyle w:val="TableParagraph"/>
              <w:spacing w:line="229" w:lineRule="exact"/>
              <w:ind w:left="102"/>
              <w:rPr>
                <w:rFonts w:ascii="Times New Roman" w:eastAsia="Times New Roman" w:hAnsi="Times New Roman" w:cs="Times New Roman"/>
                <w:b/>
                <w:spacing w:val="-1"/>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417" w:type="dxa"/>
          </w:tcPr>
          <w:p w14:paraId="110B61AA" w14:textId="77777777"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7CAE6669" w14:textId="77777777"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499BB810" w14:textId="77777777" w:rsidR="001D061B" w:rsidRPr="00BC5B0B" w:rsidRDefault="001D061B" w:rsidP="00514BAB">
            <w:pPr>
              <w:pStyle w:val="TableParagraph"/>
              <w:spacing w:line="226" w:lineRule="exact"/>
              <w:ind w:left="102"/>
              <w:rPr>
                <w:rFonts w:ascii="Times New Roman" w:eastAsia="Times New Roman" w:hAnsi="Times New Roman" w:cs="Times New Roman"/>
                <w:spacing w:val="-1"/>
                <w:sz w:val="20"/>
                <w:szCs w:val="20"/>
              </w:rPr>
            </w:pPr>
          </w:p>
        </w:tc>
      </w:tr>
      <w:tr w:rsidR="001D061B" w14:paraId="14058A2F" w14:textId="77777777" w:rsidTr="00514BAB">
        <w:tc>
          <w:tcPr>
            <w:tcW w:w="2660" w:type="dxa"/>
          </w:tcPr>
          <w:p w14:paraId="3BF48D26" w14:textId="3392E100" w:rsidR="001D061B" w:rsidRPr="00907C9B" w:rsidRDefault="001D061B" w:rsidP="00514BAB">
            <w:pPr>
              <w:pStyle w:val="TableParagraph"/>
              <w:spacing w:line="229" w:lineRule="exact"/>
              <w:ind w:left="102"/>
              <w:rPr>
                <w:b/>
                <w:spacing w:val="-1"/>
                <w:sz w:val="20"/>
                <w:szCs w:val="20"/>
              </w:rPr>
            </w:pPr>
            <w:r>
              <w:rPr>
                <w:sz w:val="20"/>
                <w:szCs w:val="20"/>
              </w:rPr>
              <w:t>careUnitHSAid</w:t>
            </w:r>
            <w:r w:rsidRPr="00907C9B">
              <w:rPr>
                <w:sz w:val="20"/>
                <w:szCs w:val="20"/>
              </w:rPr>
              <w:t xml:space="preserve"> </w:t>
            </w:r>
          </w:p>
        </w:tc>
        <w:tc>
          <w:tcPr>
            <w:tcW w:w="1417" w:type="dxa"/>
          </w:tcPr>
          <w:p w14:paraId="2FD7B895" w14:textId="24CE921F"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r>
              <w:rPr>
                <w:spacing w:val="-1"/>
                <w:sz w:val="20"/>
                <w:szCs w:val="20"/>
              </w:rPr>
              <w:t>HSAidType</w:t>
            </w:r>
          </w:p>
        </w:tc>
        <w:tc>
          <w:tcPr>
            <w:tcW w:w="4111" w:type="dxa"/>
          </w:tcPr>
          <w:p w14:paraId="01D0F470" w14:textId="23C86FED"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r>
              <w:rPr>
                <w:spacing w:val="-1"/>
                <w:sz w:val="20"/>
                <w:szCs w:val="20"/>
              </w:rPr>
              <w:t>Filtrering på 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sidRPr="00360C3A">
              <w:rPr>
                <w:spacing w:val="-1"/>
                <w:sz w:val="20"/>
                <w:szCs w:val="20"/>
              </w:rPr>
              <w:t xml:space="preserve">healthcareProfessionalCareUnitHSAId </w:t>
            </w:r>
            <w:r w:rsidRPr="00907C9B">
              <w:rPr>
                <w:spacing w:val="-1"/>
                <w:sz w:val="20"/>
                <w:szCs w:val="20"/>
              </w:rPr>
              <w:t xml:space="preserve">i </w:t>
            </w:r>
            <w:r w:rsidRPr="00360C3A">
              <w:rPr>
                <w:spacing w:val="-1"/>
                <w:sz w:val="20"/>
                <w:szCs w:val="20"/>
              </w:rPr>
              <w:t>accountableHealthcareProfessional</w:t>
            </w:r>
            <w:r>
              <w:rPr>
                <w:spacing w:val="-1"/>
                <w:sz w:val="20"/>
                <w:szCs w:val="20"/>
              </w:rPr>
              <w:t>.</w:t>
            </w:r>
          </w:p>
        </w:tc>
        <w:tc>
          <w:tcPr>
            <w:tcW w:w="1418" w:type="dxa"/>
          </w:tcPr>
          <w:p w14:paraId="5B7AA792" w14:textId="77777777" w:rsidR="001D061B" w:rsidRPr="00907C9B" w:rsidRDefault="001D061B" w:rsidP="008A6494">
            <w:pPr>
              <w:spacing w:line="229" w:lineRule="exact"/>
              <w:ind w:left="102"/>
              <w:rPr>
                <w:szCs w:val="20"/>
              </w:rPr>
            </w:pPr>
            <w:r>
              <w:rPr>
                <w:szCs w:val="20"/>
              </w:rPr>
              <w:t>0</w:t>
            </w:r>
            <w:r w:rsidRPr="00907C9B">
              <w:rPr>
                <w:szCs w:val="20"/>
              </w:rPr>
              <w:t>.</w:t>
            </w:r>
            <w:r w:rsidRPr="00907C9B">
              <w:rPr>
                <w:spacing w:val="-1"/>
                <w:szCs w:val="20"/>
              </w:rPr>
              <w:t>.</w:t>
            </w:r>
            <w:r>
              <w:rPr>
                <w:szCs w:val="20"/>
              </w:rPr>
              <w:t>*</w:t>
            </w:r>
          </w:p>
          <w:p w14:paraId="483E2B07" w14:textId="77777777" w:rsidR="001D061B" w:rsidRPr="00BC5B0B" w:rsidRDefault="001D061B" w:rsidP="00514BAB">
            <w:pPr>
              <w:pStyle w:val="TableParagraph"/>
              <w:spacing w:line="226" w:lineRule="exact"/>
              <w:ind w:left="102"/>
              <w:rPr>
                <w:rFonts w:ascii="Times New Roman" w:eastAsia="Times New Roman" w:hAnsi="Times New Roman" w:cs="Times New Roman"/>
                <w:spacing w:val="-1"/>
                <w:sz w:val="20"/>
                <w:szCs w:val="20"/>
              </w:rPr>
            </w:pPr>
          </w:p>
        </w:tc>
      </w:tr>
      <w:tr w:rsidR="001D061B" w14:paraId="7D0BDD62" w14:textId="77777777" w:rsidTr="00514BAB">
        <w:tc>
          <w:tcPr>
            <w:tcW w:w="2660" w:type="dxa"/>
          </w:tcPr>
          <w:p w14:paraId="0113580B" w14:textId="4B390697" w:rsidR="001D061B" w:rsidRDefault="001D061B" w:rsidP="00514BAB">
            <w:pPr>
              <w:pStyle w:val="TableParagraph"/>
              <w:spacing w:line="229" w:lineRule="exact"/>
              <w:ind w:left="102"/>
              <w:rPr>
                <w:sz w:val="20"/>
                <w:szCs w:val="20"/>
              </w:rPr>
            </w:pPr>
            <w:r w:rsidRPr="00907C9B">
              <w:rPr>
                <w:sz w:val="20"/>
                <w:szCs w:val="20"/>
              </w:rPr>
              <w:t>patient</w:t>
            </w:r>
            <w:r>
              <w:rPr>
                <w:sz w:val="20"/>
                <w:szCs w:val="20"/>
              </w:rPr>
              <w:t>Id</w:t>
            </w:r>
          </w:p>
        </w:tc>
        <w:tc>
          <w:tcPr>
            <w:tcW w:w="1417" w:type="dxa"/>
          </w:tcPr>
          <w:p w14:paraId="5E253C1E" w14:textId="65BEB0C9" w:rsidR="001D061B" w:rsidRDefault="001D061B" w:rsidP="00514BAB">
            <w:pPr>
              <w:pStyle w:val="TableParagraph"/>
              <w:spacing w:line="226" w:lineRule="exact"/>
              <w:ind w:left="102"/>
              <w:rPr>
                <w:spacing w:val="-1"/>
                <w:sz w:val="20"/>
                <w:szCs w:val="20"/>
              </w:rPr>
            </w:pPr>
            <w:r>
              <w:rPr>
                <w:spacing w:val="-1"/>
                <w:sz w:val="20"/>
                <w:szCs w:val="20"/>
              </w:rPr>
              <w:t>PersonIdType</w:t>
            </w:r>
          </w:p>
        </w:tc>
        <w:tc>
          <w:tcPr>
            <w:tcW w:w="4111" w:type="dxa"/>
          </w:tcPr>
          <w:p w14:paraId="5580257D" w14:textId="5F90F85E" w:rsidR="001D061B" w:rsidRDefault="001D061B" w:rsidP="00514BAB">
            <w:pPr>
              <w:pStyle w:val="TableParagraph"/>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1418" w:type="dxa"/>
          </w:tcPr>
          <w:p w14:paraId="302B0281" w14:textId="579516D2" w:rsidR="001D061B" w:rsidRDefault="001D061B" w:rsidP="008A6494">
            <w:pPr>
              <w:spacing w:line="229" w:lineRule="exact"/>
              <w:ind w:left="102"/>
              <w:rPr>
                <w:szCs w:val="20"/>
              </w:rPr>
            </w:pPr>
            <w:r w:rsidRPr="00907C9B">
              <w:rPr>
                <w:szCs w:val="20"/>
              </w:rPr>
              <w:t>1..1</w:t>
            </w:r>
          </w:p>
        </w:tc>
      </w:tr>
      <w:tr w:rsidR="001D061B" w14:paraId="5F2DC0EA" w14:textId="77777777" w:rsidTr="00514BAB">
        <w:tc>
          <w:tcPr>
            <w:tcW w:w="2660" w:type="dxa"/>
          </w:tcPr>
          <w:p w14:paraId="0E3FE5C8" w14:textId="794EAA3F" w:rsidR="001D061B" w:rsidRPr="00907C9B" w:rsidRDefault="001D061B" w:rsidP="00514BAB">
            <w:pPr>
              <w:pStyle w:val="TableParagraph"/>
              <w:spacing w:line="229" w:lineRule="exact"/>
              <w:ind w:left="102"/>
              <w:rPr>
                <w:sz w:val="20"/>
                <w:szCs w:val="20"/>
              </w:rPr>
            </w:pPr>
            <w:r w:rsidRPr="00907C9B">
              <w:rPr>
                <w:sz w:val="20"/>
                <w:szCs w:val="20"/>
              </w:rPr>
              <w:t>timePeriod</w:t>
            </w:r>
          </w:p>
        </w:tc>
        <w:tc>
          <w:tcPr>
            <w:tcW w:w="1417" w:type="dxa"/>
          </w:tcPr>
          <w:p w14:paraId="445EDE7B" w14:textId="59E6198A" w:rsidR="001D061B" w:rsidRDefault="001D061B" w:rsidP="00514BAB">
            <w:pPr>
              <w:pStyle w:val="TableParagraph"/>
              <w:spacing w:line="226" w:lineRule="exact"/>
              <w:ind w:left="102"/>
              <w:rPr>
                <w:spacing w:val="-1"/>
                <w:sz w:val="20"/>
                <w:szCs w:val="20"/>
              </w:rPr>
            </w:pPr>
            <w:r>
              <w:rPr>
                <w:spacing w:val="-1"/>
                <w:sz w:val="20"/>
                <w:szCs w:val="20"/>
              </w:rPr>
              <w:t>DatePeriodType</w:t>
            </w:r>
          </w:p>
        </w:tc>
        <w:tc>
          <w:tcPr>
            <w:tcW w:w="4111" w:type="dxa"/>
          </w:tcPr>
          <w:p w14:paraId="0689F0B3" w14:textId="6B6E9746" w:rsidR="001D061B" w:rsidRPr="0041336D" w:rsidRDefault="001D061B" w:rsidP="00514BAB">
            <w:pPr>
              <w:pStyle w:val="TableParagraph"/>
              <w:spacing w:line="226" w:lineRule="exact"/>
              <w:ind w:left="102"/>
              <w:rPr>
                <w:spacing w:val="-1"/>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418" w:type="dxa"/>
          </w:tcPr>
          <w:p w14:paraId="74E3B899" w14:textId="0CAE57F6" w:rsidR="001D061B" w:rsidRPr="00907C9B" w:rsidRDefault="001D061B" w:rsidP="008A6494">
            <w:pPr>
              <w:spacing w:line="229" w:lineRule="exact"/>
              <w:ind w:left="102"/>
              <w:rPr>
                <w:szCs w:val="20"/>
              </w:rPr>
            </w:pPr>
            <w:r w:rsidRPr="00907C9B">
              <w:rPr>
                <w:szCs w:val="20"/>
              </w:rPr>
              <w:t>0..1</w:t>
            </w:r>
          </w:p>
        </w:tc>
      </w:tr>
      <w:tr w:rsidR="001D061B" w14:paraId="0D10A790" w14:textId="77777777" w:rsidTr="00514BAB">
        <w:tc>
          <w:tcPr>
            <w:tcW w:w="2660" w:type="dxa"/>
          </w:tcPr>
          <w:p w14:paraId="05A32F70" w14:textId="52F8F689" w:rsidR="001D061B" w:rsidRPr="00907C9B" w:rsidRDefault="001D061B" w:rsidP="00514BAB">
            <w:pPr>
              <w:pStyle w:val="TableParagraph"/>
              <w:spacing w:line="229" w:lineRule="exact"/>
              <w:ind w:left="102"/>
              <w:rPr>
                <w:sz w:val="20"/>
                <w:szCs w:val="20"/>
              </w:rPr>
            </w:pPr>
            <w:r>
              <w:rPr>
                <w:sz w:val="20"/>
                <w:szCs w:val="20"/>
              </w:rPr>
              <w:t>../start</w:t>
            </w:r>
          </w:p>
        </w:tc>
        <w:tc>
          <w:tcPr>
            <w:tcW w:w="1417" w:type="dxa"/>
          </w:tcPr>
          <w:p w14:paraId="605F7E61" w14:textId="3416BA97" w:rsidR="001D061B" w:rsidRDefault="001D061B" w:rsidP="00514BAB">
            <w:pPr>
              <w:pStyle w:val="TableParagraph"/>
              <w:spacing w:line="226" w:lineRule="exact"/>
              <w:ind w:left="102"/>
              <w:rPr>
                <w:spacing w:val="-1"/>
                <w:sz w:val="20"/>
                <w:szCs w:val="20"/>
              </w:rPr>
            </w:pPr>
            <w:r>
              <w:rPr>
                <w:spacing w:val="-1"/>
                <w:sz w:val="20"/>
                <w:szCs w:val="20"/>
              </w:rPr>
              <w:t>string</w:t>
            </w:r>
          </w:p>
        </w:tc>
        <w:tc>
          <w:tcPr>
            <w:tcW w:w="4111" w:type="dxa"/>
          </w:tcPr>
          <w:p w14:paraId="4A803865" w14:textId="6700FE02" w:rsidR="001D061B" w:rsidRPr="005F1D2D" w:rsidRDefault="001D061B" w:rsidP="00514BAB">
            <w:pPr>
              <w:pStyle w:val="TableParagraph"/>
              <w:spacing w:line="226" w:lineRule="exact"/>
              <w:ind w:left="102"/>
              <w:rPr>
                <w:spacing w:val="-1"/>
                <w:sz w:val="20"/>
                <w:szCs w:val="20"/>
              </w:rPr>
            </w:pPr>
            <w:r>
              <w:rPr>
                <w:spacing w:val="-1"/>
                <w:sz w:val="20"/>
                <w:szCs w:val="20"/>
              </w:rPr>
              <w:t>Startdatum. Format ÅÅÅÅ</w:t>
            </w:r>
            <w:r w:rsidRPr="00A63DCF">
              <w:rPr>
                <w:spacing w:val="-1"/>
                <w:sz w:val="20"/>
                <w:szCs w:val="20"/>
              </w:rPr>
              <w:t>MMDD.</w:t>
            </w:r>
          </w:p>
        </w:tc>
        <w:tc>
          <w:tcPr>
            <w:tcW w:w="1418" w:type="dxa"/>
          </w:tcPr>
          <w:p w14:paraId="34005D86" w14:textId="2C1D73AF" w:rsidR="001D061B" w:rsidRPr="00907C9B" w:rsidRDefault="001D061B" w:rsidP="008A6494">
            <w:pPr>
              <w:spacing w:line="229" w:lineRule="exact"/>
              <w:ind w:left="102"/>
              <w:rPr>
                <w:szCs w:val="20"/>
              </w:rPr>
            </w:pPr>
            <w:r>
              <w:rPr>
                <w:szCs w:val="20"/>
              </w:rPr>
              <w:t>1..1</w:t>
            </w:r>
          </w:p>
        </w:tc>
      </w:tr>
      <w:tr w:rsidR="001D061B" w14:paraId="3568D324" w14:textId="77777777" w:rsidTr="00514BAB">
        <w:tc>
          <w:tcPr>
            <w:tcW w:w="2660" w:type="dxa"/>
          </w:tcPr>
          <w:p w14:paraId="4B92534F" w14:textId="1178D4D6" w:rsidR="001D061B" w:rsidRDefault="001D061B" w:rsidP="00514BAB">
            <w:pPr>
              <w:pStyle w:val="TableParagraph"/>
              <w:spacing w:line="229" w:lineRule="exact"/>
              <w:ind w:left="102"/>
              <w:rPr>
                <w:sz w:val="20"/>
                <w:szCs w:val="20"/>
              </w:rPr>
            </w:pPr>
            <w:r>
              <w:rPr>
                <w:sz w:val="20"/>
                <w:szCs w:val="20"/>
              </w:rPr>
              <w:t>../end</w:t>
            </w:r>
          </w:p>
        </w:tc>
        <w:tc>
          <w:tcPr>
            <w:tcW w:w="1417" w:type="dxa"/>
          </w:tcPr>
          <w:p w14:paraId="4792DE22" w14:textId="6389D787" w:rsidR="001D061B" w:rsidRDefault="001D061B" w:rsidP="00514BAB">
            <w:pPr>
              <w:pStyle w:val="TableParagraph"/>
              <w:spacing w:line="226" w:lineRule="exact"/>
              <w:ind w:left="102"/>
              <w:rPr>
                <w:spacing w:val="-1"/>
                <w:sz w:val="20"/>
                <w:szCs w:val="20"/>
              </w:rPr>
            </w:pPr>
            <w:r>
              <w:rPr>
                <w:spacing w:val="-1"/>
                <w:sz w:val="20"/>
                <w:szCs w:val="20"/>
              </w:rPr>
              <w:t>string</w:t>
            </w:r>
          </w:p>
        </w:tc>
        <w:tc>
          <w:tcPr>
            <w:tcW w:w="4111" w:type="dxa"/>
          </w:tcPr>
          <w:p w14:paraId="68608F6C" w14:textId="3A1E4251" w:rsidR="001D061B" w:rsidRDefault="001D061B" w:rsidP="00514BAB">
            <w:pPr>
              <w:pStyle w:val="TableParagraph"/>
              <w:spacing w:line="226" w:lineRule="exact"/>
              <w:ind w:left="102"/>
              <w:rPr>
                <w:spacing w:val="-1"/>
                <w:sz w:val="20"/>
                <w:szCs w:val="20"/>
              </w:rPr>
            </w:pPr>
            <w:r>
              <w:rPr>
                <w:spacing w:val="-1"/>
                <w:sz w:val="20"/>
                <w:szCs w:val="20"/>
              </w:rPr>
              <w:t>Slutdatum. Format ÅÅÅÅ</w:t>
            </w:r>
            <w:r w:rsidRPr="00A63DCF">
              <w:rPr>
                <w:spacing w:val="-1"/>
                <w:sz w:val="20"/>
                <w:szCs w:val="20"/>
              </w:rPr>
              <w:t>MMDD.</w:t>
            </w:r>
          </w:p>
        </w:tc>
        <w:tc>
          <w:tcPr>
            <w:tcW w:w="1418" w:type="dxa"/>
          </w:tcPr>
          <w:p w14:paraId="5B6B109A" w14:textId="35E2E2F6" w:rsidR="001D061B" w:rsidRDefault="001D061B" w:rsidP="008A6494">
            <w:pPr>
              <w:spacing w:line="229" w:lineRule="exact"/>
              <w:ind w:left="102"/>
              <w:rPr>
                <w:szCs w:val="20"/>
              </w:rPr>
            </w:pPr>
            <w:r>
              <w:rPr>
                <w:szCs w:val="20"/>
              </w:rPr>
              <w:t>1..1</w:t>
            </w:r>
          </w:p>
        </w:tc>
      </w:tr>
      <w:tr w:rsidR="001D061B" w14:paraId="01FFFC0C" w14:textId="77777777" w:rsidTr="00514BAB">
        <w:tc>
          <w:tcPr>
            <w:tcW w:w="2660" w:type="dxa"/>
          </w:tcPr>
          <w:p w14:paraId="1E07FB51" w14:textId="54750910" w:rsidR="001D061B" w:rsidRDefault="001D061B" w:rsidP="00514BAB">
            <w:pPr>
              <w:pStyle w:val="TableParagraph"/>
              <w:spacing w:line="229" w:lineRule="exact"/>
              <w:ind w:left="102"/>
              <w:rPr>
                <w:sz w:val="20"/>
                <w:szCs w:val="20"/>
              </w:rPr>
            </w:pPr>
            <w:r w:rsidRPr="005F1D2D">
              <w:rPr>
                <w:sz w:val="20"/>
                <w:szCs w:val="20"/>
              </w:rPr>
              <w:t>sourceSystem</w:t>
            </w:r>
            <w:r>
              <w:rPr>
                <w:sz w:val="20"/>
                <w:szCs w:val="20"/>
              </w:rPr>
              <w:t>HSAId</w:t>
            </w:r>
          </w:p>
        </w:tc>
        <w:tc>
          <w:tcPr>
            <w:tcW w:w="1417" w:type="dxa"/>
          </w:tcPr>
          <w:p w14:paraId="33410408" w14:textId="28E98734" w:rsidR="001D061B" w:rsidRDefault="001D061B" w:rsidP="00514BAB">
            <w:pPr>
              <w:pStyle w:val="TableParagraph"/>
              <w:spacing w:line="226" w:lineRule="exact"/>
              <w:ind w:left="102"/>
              <w:rPr>
                <w:spacing w:val="-1"/>
                <w:sz w:val="20"/>
                <w:szCs w:val="20"/>
              </w:rPr>
            </w:pPr>
            <w:r>
              <w:rPr>
                <w:spacing w:val="-1"/>
                <w:sz w:val="20"/>
                <w:szCs w:val="20"/>
              </w:rPr>
              <w:t>HSAidType</w:t>
            </w:r>
          </w:p>
        </w:tc>
        <w:tc>
          <w:tcPr>
            <w:tcW w:w="4111" w:type="dxa"/>
          </w:tcPr>
          <w:p w14:paraId="21F49EF3" w14:textId="77777777" w:rsidR="001D061B" w:rsidRPr="005F1D2D" w:rsidRDefault="001D061B" w:rsidP="008A6494">
            <w:pPr>
              <w:spacing w:line="226" w:lineRule="exact"/>
              <w:ind w:left="102"/>
              <w:rPr>
                <w:szCs w:val="20"/>
              </w:rPr>
            </w:pPr>
            <w:r w:rsidRPr="005F1D2D">
              <w:rPr>
                <w:szCs w:val="20"/>
              </w:rPr>
              <w:t xml:space="preserve">Begränsar sökningen till dokument som är skapade i angivet system. </w:t>
            </w:r>
          </w:p>
          <w:p w14:paraId="40828793" w14:textId="77777777" w:rsidR="001D061B" w:rsidRPr="005F1D2D" w:rsidRDefault="001D061B" w:rsidP="008A6494">
            <w:pPr>
              <w:spacing w:line="226" w:lineRule="exact"/>
              <w:ind w:left="102"/>
              <w:rPr>
                <w:szCs w:val="20"/>
              </w:rPr>
            </w:pPr>
          </w:p>
          <w:p w14:paraId="6A97EE30" w14:textId="77777777" w:rsidR="001D061B" w:rsidRPr="005F1D2D" w:rsidRDefault="001D061B" w:rsidP="008A6494">
            <w:pPr>
              <w:spacing w:line="226" w:lineRule="exact"/>
              <w:ind w:left="102"/>
              <w:rPr>
                <w:szCs w:val="20"/>
              </w:rPr>
            </w:pPr>
            <w:r w:rsidRPr="005F1D2D">
              <w:rPr>
                <w:szCs w:val="20"/>
              </w:rPr>
              <w:t>Värdet på detta fält måste överensstämma med värdet på logicalAddress i anropets tekniska kuvertering (ex. SOAP-header).</w:t>
            </w:r>
          </w:p>
          <w:p w14:paraId="619994D5" w14:textId="77777777" w:rsidR="001D061B" w:rsidRPr="005F1D2D" w:rsidRDefault="001D061B" w:rsidP="008A6494">
            <w:pPr>
              <w:spacing w:line="226" w:lineRule="exact"/>
              <w:ind w:left="102"/>
              <w:rPr>
                <w:spacing w:val="-1"/>
                <w:szCs w:val="20"/>
              </w:rPr>
            </w:pPr>
          </w:p>
          <w:p w14:paraId="5BEF90B6" w14:textId="77777777" w:rsidR="001D061B" w:rsidRPr="005F1D2D" w:rsidRDefault="001D061B" w:rsidP="008A6494">
            <w:pPr>
              <w:spacing w:line="226" w:lineRule="exact"/>
              <w:ind w:left="102"/>
              <w:rPr>
                <w:szCs w:val="20"/>
              </w:rPr>
            </w:pPr>
            <w:r w:rsidRPr="005F1D2D">
              <w:rPr>
                <w:szCs w:val="20"/>
              </w:rPr>
              <w:t>Det innebär i praktiken att aggregerande tjänster inte används när detta fält anges.</w:t>
            </w:r>
          </w:p>
          <w:p w14:paraId="108F6E16" w14:textId="77777777" w:rsidR="001D061B" w:rsidRPr="005F1D2D" w:rsidRDefault="001D061B" w:rsidP="008A6494">
            <w:pPr>
              <w:spacing w:line="226" w:lineRule="exact"/>
              <w:ind w:left="102"/>
              <w:rPr>
                <w:szCs w:val="20"/>
              </w:rPr>
            </w:pPr>
          </w:p>
          <w:p w14:paraId="604463D2" w14:textId="697EFEE8" w:rsidR="001D061B" w:rsidRDefault="001D061B" w:rsidP="00514BAB">
            <w:pPr>
              <w:pStyle w:val="TableParagraph"/>
              <w:spacing w:line="226" w:lineRule="exact"/>
              <w:ind w:left="102"/>
              <w:rPr>
                <w:spacing w:val="-1"/>
                <w:sz w:val="20"/>
                <w:szCs w:val="20"/>
              </w:rPr>
            </w:pPr>
            <w:r w:rsidRPr="005F1D2D">
              <w:rPr>
                <w:sz w:val="20"/>
                <w:szCs w:val="20"/>
              </w:rPr>
              <w:t>Fältet är tvingande om careContactId angivits.</w:t>
            </w:r>
          </w:p>
        </w:tc>
        <w:tc>
          <w:tcPr>
            <w:tcW w:w="1418" w:type="dxa"/>
          </w:tcPr>
          <w:p w14:paraId="4805FDF8" w14:textId="77777777" w:rsidR="001D061B" w:rsidRPr="005F1D2D" w:rsidRDefault="001D061B" w:rsidP="008A6494">
            <w:pPr>
              <w:spacing w:line="229" w:lineRule="exact"/>
              <w:ind w:left="102"/>
              <w:rPr>
                <w:szCs w:val="20"/>
              </w:rPr>
            </w:pPr>
            <w:r w:rsidRPr="005F1D2D">
              <w:rPr>
                <w:szCs w:val="20"/>
              </w:rPr>
              <w:t>0..1</w:t>
            </w:r>
          </w:p>
          <w:p w14:paraId="28ECFE51" w14:textId="77777777" w:rsidR="001D061B" w:rsidRPr="005F1D2D" w:rsidRDefault="001D061B" w:rsidP="008A6494">
            <w:pPr>
              <w:spacing w:line="229" w:lineRule="exact"/>
              <w:ind w:left="102"/>
              <w:rPr>
                <w:szCs w:val="20"/>
              </w:rPr>
            </w:pPr>
          </w:p>
          <w:p w14:paraId="26E5407F" w14:textId="77777777" w:rsidR="001D061B" w:rsidRPr="005F1D2D" w:rsidRDefault="001D061B" w:rsidP="008A6494">
            <w:pPr>
              <w:spacing w:line="229" w:lineRule="exact"/>
              <w:ind w:left="102"/>
              <w:rPr>
                <w:szCs w:val="20"/>
              </w:rPr>
            </w:pPr>
          </w:p>
          <w:p w14:paraId="3AB662FB" w14:textId="77777777" w:rsidR="001D061B" w:rsidRDefault="001D061B" w:rsidP="008A6494">
            <w:pPr>
              <w:spacing w:line="229" w:lineRule="exact"/>
              <w:ind w:left="102"/>
              <w:rPr>
                <w:szCs w:val="20"/>
              </w:rPr>
            </w:pPr>
          </w:p>
        </w:tc>
      </w:tr>
      <w:tr w:rsidR="001D061B" w14:paraId="1827FF71" w14:textId="77777777" w:rsidTr="00514BAB">
        <w:tc>
          <w:tcPr>
            <w:tcW w:w="2660" w:type="dxa"/>
          </w:tcPr>
          <w:p w14:paraId="42717F6B" w14:textId="517F5051" w:rsidR="001D061B" w:rsidRPr="005F1D2D" w:rsidRDefault="001D061B" w:rsidP="00514BAB">
            <w:pPr>
              <w:pStyle w:val="TableParagraph"/>
              <w:spacing w:line="229" w:lineRule="exact"/>
              <w:ind w:left="102"/>
              <w:rPr>
                <w:sz w:val="20"/>
                <w:szCs w:val="20"/>
              </w:rPr>
            </w:pPr>
            <w:r w:rsidRPr="005F1D2D">
              <w:rPr>
                <w:sz w:val="20"/>
                <w:szCs w:val="20"/>
              </w:rPr>
              <w:t>careContactId</w:t>
            </w:r>
          </w:p>
        </w:tc>
        <w:tc>
          <w:tcPr>
            <w:tcW w:w="1417" w:type="dxa"/>
          </w:tcPr>
          <w:p w14:paraId="1732142D" w14:textId="1C390B18" w:rsidR="001D061B" w:rsidRDefault="001D061B" w:rsidP="00514BAB">
            <w:pPr>
              <w:pStyle w:val="TableParagraph"/>
              <w:spacing w:line="226" w:lineRule="exact"/>
              <w:ind w:left="102"/>
              <w:rPr>
                <w:spacing w:val="-1"/>
                <w:sz w:val="20"/>
                <w:szCs w:val="20"/>
              </w:rPr>
            </w:pPr>
            <w:r w:rsidRPr="005F1D2D">
              <w:rPr>
                <w:spacing w:val="-1"/>
                <w:sz w:val="20"/>
                <w:szCs w:val="20"/>
              </w:rPr>
              <w:t>string</w:t>
            </w:r>
          </w:p>
        </w:tc>
        <w:tc>
          <w:tcPr>
            <w:tcW w:w="4111" w:type="dxa"/>
          </w:tcPr>
          <w:p w14:paraId="773CAFD3" w14:textId="536B5F20" w:rsidR="001D061B" w:rsidRPr="005F1D2D" w:rsidRDefault="001D061B" w:rsidP="008A6494">
            <w:pPr>
              <w:spacing w:line="226" w:lineRule="exact"/>
              <w:ind w:left="102"/>
              <w:rPr>
                <w:szCs w:val="20"/>
              </w:rPr>
            </w:pPr>
            <w:r w:rsidRPr="005F1D2D">
              <w:rPr>
                <w:spacing w:val="-1"/>
                <w:szCs w:val="20"/>
              </w:rPr>
              <w:t>Begränsar sökningen till den vård- och omsorgskontakt som föranlett den information som omfattas av dokumentet. Identiteten är unik inom källsystemet</w:t>
            </w:r>
          </w:p>
        </w:tc>
        <w:tc>
          <w:tcPr>
            <w:tcW w:w="1418" w:type="dxa"/>
          </w:tcPr>
          <w:p w14:paraId="6E323BAB" w14:textId="592D2C6F" w:rsidR="001D061B" w:rsidRPr="005F1D2D" w:rsidRDefault="001D061B" w:rsidP="008A6494">
            <w:pPr>
              <w:spacing w:line="229" w:lineRule="exact"/>
              <w:ind w:left="102"/>
              <w:rPr>
                <w:szCs w:val="20"/>
              </w:rPr>
            </w:pPr>
            <w:r w:rsidRPr="005F1D2D">
              <w:rPr>
                <w:szCs w:val="20"/>
              </w:rPr>
              <w:t>0..*</w:t>
            </w:r>
          </w:p>
        </w:tc>
      </w:tr>
      <w:tr w:rsidR="001D061B" w14:paraId="0E5C6442" w14:textId="77777777" w:rsidTr="00514BAB">
        <w:tc>
          <w:tcPr>
            <w:tcW w:w="2660" w:type="dxa"/>
          </w:tcPr>
          <w:p w14:paraId="4AEFA937" w14:textId="77777777" w:rsidR="001D061B" w:rsidRPr="005F1D2D" w:rsidRDefault="001D061B" w:rsidP="00514BAB">
            <w:pPr>
              <w:pStyle w:val="TableParagraph"/>
              <w:spacing w:line="229" w:lineRule="exact"/>
              <w:ind w:left="102"/>
              <w:rPr>
                <w:sz w:val="20"/>
                <w:szCs w:val="20"/>
              </w:rPr>
            </w:pPr>
          </w:p>
        </w:tc>
        <w:tc>
          <w:tcPr>
            <w:tcW w:w="1417" w:type="dxa"/>
          </w:tcPr>
          <w:p w14:paraId="673B7420" w14:textId="77777777" w:rsidR="001D061B" w:rsidRPr="005F1D2D" w:rsidRDefault="001D061B" w:rsidP="00514BAB">
            <w:pPr>
              <w:pStyle w:val="TableParagraph"/>
              <w:spacing w:line="226" w:lineRule="exact"/>
              <w:ind w:left="102"/>
              <w:rPr>
                <w:spacing w:val="-1"/>
                <w:sz w:val="20"/>
                <w:szCs w:val="20"/>
              </w:rPr>
            </w:pPr>
          </w:p>
        </w:tc>
        <w:tc>
          <w:tcPr>
            <w:tcW w:w="4111" w:type="dxa"/>
          </w:tcPr>
          <w:p w14:paraId="6EE2E4F6" w14:textId="77777777" w:rsidR="001D061B" w:rsidRPr="005F1D2D" w:rsidRDefault="001D061B" w:rsidP="008A6494">
            <w:pPr>
              <w:spacing w:line="226" w:lineRule="exact"/>
              <w:ind w:left="102"/>
              <w:rPr>
                <w:spacing w:val="-1"/>
                <w:szCs w:val="20"/>
              </w:rPr>
            </w:pPr>
          </w:p>
        </w:tc>
        <w:tc>
          <w:tcPr>
            <w:tcW w:w="1418" w:type="dxa"/>
          </w:tcPr>
          <w:p w14:paraId="11769C71" w14:textId="77777777" w:rsidR="001D061B" w:rsidRPr="005F1D2D" w:rsidRDefault="001D061B" w:rsidP="008A6494">
            <w:pPr>
              <w:spacing w:line="229" w:lineRule="exact"/>
              <w:ind w:left="102"/>
              <w:rPr>
                <w:szCs w:val="20"/>
              </w:rPr>
            </w:pPr>
          </w:p>
        </w:tc>
      </w:tr>
      <w:tr w:rsidR="001D061B" w14:paraId="72DB7689" w14:textId="77777777" w:rsidTr="00514BAB">
        <w:tc>
          <w:tcPr>
            <w:tcW w:w="2660" w:type="dxa"/>
          </w:tcPr>
          <w:p w14:paraId="1D1596DB" w14:textId="685F58DB" w:rsidR="001D061B" w:rsidRPr="005F1D2D" w:rsidRDefault="001D061B" w:rsidP="00514BAB">
            <w:pPr>
              <w:pStyle w:val="TableParagraph"/>
              <w:spacing w:line="229"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417" w:type="dxa"/>
          </w:tcPr>
          <w:p w14:paraId="60491038" w14:textId="77777777" w:rsidR="001D061B" w:rsidRPr="005F1D2D" w:rsidRDefault="001D061B" w:rsidP="00514BAB">
            <w:pPr>
              <w:pStyle w:val="TableParagraph"/>
              <w:spacing w:line="226" w:lineRule="exact"/>
              <w:ind w:left="102"/>
              <w:rPr>
                <w:spacing w:val="-1"/>
                <w:sz w:val="20"/>
                <w:szCs w:val="20"/>
              </w:rPr>
            </w:pPr>
          </w:p>
        </w:tc>
        <w:tc>
          <w:tcPr>
            <w:tcW w:w="4111" w:type="dxa"/>
          </w:tcPr>
          <w:p w14:paraId="6E002B2D" w14:textId="77777777" w:rsidR="001D061B" w:rsidRPr="005F1D2D" w:rsidRDefault="001D061B" w:rsidP="008A6494">
            <w:pPr>
              <w:spacing w:line="226" w:lineRule="exact"/>
              <w:ind w:left="102"/>
              <w:rPr>
                <w:spacing w:val="-1"/>
                <w:szCs w:val="20"/>
              </w:rPr>
            </w:pPr>
          </w:p>
        </w:tc>
        <w:tc>
          <w:tcPr>
            <w:tcW w:w="1418" w:type="dxa"/>
          </w:tcPr>
          <w:p w14:paraId="178560B3" w14:textId="77777777" w:rsidR="001D061B" w:rsidRPr="005F1D2D" w:rsidRDefault="001D061B" w:rsidP="008A6494">
            <w:pPr>
              <w:spacing w:line="229" w:lineRule="exact"/>
              <w:ind w:left="102"/>
              <w:rPr>
                <w:szCs w:val="20"/>
              </w:rPr>
            </w:pPr>
          </w:p>
        </w:tc>
      </w:tr>
      <w:tr w:rsidR="001D061B" w14:paraId="13713010" w14:textId="77777777" w:rsidTr="00514BAB">
        <w:tc>
          <w:tcPr>
            <w:tcW w:w="2660" w:type="dxa"/>
          </w:tcPr>
          <w:p w14:paraId="16E67BE6" w14:textId="784DA0E4" w:rsidR="001D061B" w:rsidRPr="00907C9B" w:rsidRDefault="001D061B" w:rsidP="00514BAB">
            <w:pPr>
              <w:pStyle w:val="TableParagraph"/>
              <w:spacing w:line="229" w:lineRule="exact"/>
              <w:ind w:left="102"/>
              <w:rPr>
                <w:b/>
                <w:sz w:val="20"/>
                <w:szCs w:val="20"/>
              </w:rPr>
            </w:pPr>
            <w:r w:rsidRPr="00907C9B">
              <w:rPr>
                <w:sz w:val="20"/>
                <w:szCs w:val="20"/>
              </w:rPr>
              <w:t>referral</w:t>
            </w:r>
            <w:r>
              <w:rPr>
                <w:sz w:val="20"/>
                <w:szCs w:val="20"/>
              </w:rPr>
              <w:t>Outcome</w:t>
            </w:r>
          </w:p>
        </w:tc>
        <w:tc>
          <w:tcPr>
            <w:tcW w:w="1417" w:type="dxa"/>
          </w:tcPr>
          <w:p w14:paraId="232BF289" w14:textId="55223BD2" w:rsidR="001D061B" w:rsidRPr="005F1D2D" w:rsidRDefault="001D061B" w:rsidP="00514BAB">
            <w:pPr>
              <w:pStyle w:val="TableParagraph"/>
              <w:spacing w:line="226" w:lineRule="exact"/>
              <w:ind w:left="102"/>
              <w:rPr>
                <w:spacing w:val="-1"/>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4111" w:type="dxa"/>
          </w:tcPr>
          <w:p w14:paraId="1D5DBDD5" w14:textId="77777777" w:rsidR="001D061B" w:rsidRDefault="001D061B" w:rsidP="008A6494">
            <w:pPr>
              <w:spacing w:line="229" w:lineRule="exact"/>
              <w:ind w:left="102"/>
              <w:rPr>
                <w:rFonts w:ascii="Calibri" w:hAnsi="Calibri"/>
                <w:spacing w:val="-1"/>
              </w:rPr>
            </w:pPr>
            <w:r w:rsidRPr="004742A5">
              <w:rPr>
                <w:szCs w:val="20"/>
              </w:rPr>
              <w:t>Returnerar en patie</w:t>
            </w:r>
            <w:r>
              <w:rPr>
                <w:szCs w:val="20"/>
              </w:rPr>
              <w:t>nts konsultationsremiss</w:t>
            </w:r>
            <w:r w:rsidRPr="004742A5">
              <w:rPr>
                <w:szCs w:val="20"/>
              </w:rPr>
              <w:t>var.</w:t>
            </w:r>
          </w:p>
          <w:p w14:paraId="3048665A" w14:textId="77777777" w:rsidR="001D061B" w:rsidRDefault="001D061B" w:rsidP="008A6494">
            <w:pPr>
              <w:rPr>
                <w:rFonts w:ascii="Arial" w:hAnsi="Arial" w:cs="Arial"/>
                <w:b/>
                <w:bCs/>
              </w:rPr>
            </w:pPr>
          </w:p>
          <w:p w14:paraId="68042C49" w14:textId="77777777" w:rsidR="001D061B" w:rsidRPr="005F1D2D" w:rsidRDefault="001D061B" w:rsidP="008A6494">
            <w:pPr>
              <w:spacing w:line="226" w:lineRule="exact"/>
              <w:ind w:left="102"/>
              <w:rPr>
                <w:spacing w:val="-1"/>
                <w:szCs w:val="20"/>
              </w:rPr>
            </w:pPr>
          </w:p>
        </w:tc>
        <w:tc>
          <w:tcPr>
            <w:tcW w:w="1418" w:type="dxa"/>
          </w:tcPr>
          <w:p w14:paraId="0323E768" w14:textId="648B5998" w:rsidR="001D061B" w:rsidRPr="005F1D2D" w:rsidRDefault="001D061B" w:rsidP="008A6494">
            <w:pPr>
              <w:spacing w:line="229" w:lineRule="exact"/>
              <w:ind w:left="102"/>
              <w:rPr>
                <w:szCs w:val="20"/>
              </w:rPr>
            </w:pPr>
            <w:r w:rsidRPr="00907C9B">
              <w:rPr>
                <w:szCs w:val="20"/>
              </w:rPr>
              <w:t>0.</w:t>
            </w:r>
            <w:r w:rsidRPr="00907C9B">
              <w:rPr>
                <w:spacing w:val="-1"/>
                <w:szCs w:val="20"/>
              </w:rPr>
              <w:t>.</w:t>
            </w:r>
            <w:r w:rsidRPr="00907C9B">
              <w:rPr>
                <w:szCs w:val="20"/>
              </w:rPr>
              <w:t>*</w:t>
            </w:r>
          </w:p>
        </w:tc>
      </w:tr>
      <w:tr w:rsidR="001D061B" w14:paraId="60F4ABF9" w14:textId="77777777" w:rsidTr="00514BAB">
        <w:tc>
          <w:tcPr>
            <w:tcW w:w="2660" w:type="dxa"/>
          </w:tcPr>
          <w:p w14:paraId="240E3B3D" w14:textId="25764F98" w:rsidR="001D061B" w:rsidRPr="00907C9B" w:rsidRDefault="001D061B" w:rsidP="00514BAB">
            <w:pPr>
              <w:pStyle w:val="TableParagraph"/>
              <w:spacing w:line="229" w:lineRule="exact"/>
              <w:ind w:left="102"/>
              <w:rPr>
                <w:sz w:val="20"/>
                <w:szCs w:val="20"/>
              </w:rPr>
            </w:pPr>
            <w:r>
              <w:rPr>
                <w:sz w:val="20"/>
                <w:szCs w:val="20"/>
              </w:rPr>
              <w:t>../</w:t>
            </w:r>
            <w:r w:rsidRPr="00907C9B">
              <w:rPr>
                <w:sz w:val="20"/>
                <w:szCs w:val="20"/>
              </w:rPr>
              <w:t>referral</w:t>
            </w:r>
            <w:r>
              <w:rPr>
                <w:sz w:val="20"/>
                <w:szCs w:val="20"/>
              </w:rPr>
              <w:t>Outcome</w:t>
            </w:r>
            <w:r w:rsidRPr="00907C9B">
              <w:rPr>
                <w:sz w:val="20"/>
                <w:szCs w:val="20"/>
              </w:rPr>
              <w:t>Header</w:t>
            </w:r>
          </w:p>
        </w:tc>
        <w:tc>
          <w:tcPr>
            <w:tcW w:w="1417" w:type="dxa"/>
          </w:tcPr>
          <w:p w14:paraId="510366DB" w14:textId="46D82F6B" w:rsidR="001D061B" w:rsidRDefault="001D061B" w:rsidP="00514BAB">
            <w:pPr>
              <w:pStyle w:val="TableParagraph"/>
              <w:spacing w:line="226"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4111" w:type="dxa"/>
          </w:tcPr>
          <w:p w14:paraId="0A8DB548" w14:textId="6E9FF45C" w:rsidR="001D061B" w:rsidRPr="004742A5" w:rsidRDefault="001D061B" w:rsidP="008A6494">
            <w:pPr>
              <w:spacing w:line="229" w:lineRule="exact"/>
              <w:ind w:left="102"/>
              <w:rPr>
                <w:szCs w:val="20"/>
              </w:rPr>
            </w:pPr>
            <w:r w:rsidRPr="00907C9B">
              <w:rPr>
                <w:szCs w:val="20"/>
              </w:rPr>
              <w:t>Innehåller basinformation om dokumentet</w:t>
            </w:r>
          </w:p>
        </w:tc>
        <w:tc>
          <w:tcPr>
            <w:tcW w:w="1418" w:type="dxa"/>
          </w:tcPr>
          <w:p w14:paraId="797036D6" w14:textId="096E5B1F" w:rsidR="001D061B" w:rsidRPr="00907C9B" w:rsidRDefault="001D061B" w:rsidP="008A6494">
            <w:pPr>
              <w:spacing w:line="229" w:lineRule="exact"/>
              <w:ind w:left="102"/>
              <w:rPr>
                <w:szCs w:val="20"/>
              </w:rPr>
            </w:pPr>
            <w:r w:rsidRPr="00907C9B">
              <w:rPr>
                <w:szCs w:val="20"/>
              </w:rPr>
              <w:t>1..1</w:t>
            </w:r>
          </w:p>
        </w:tc>
      </w:tr>
      <w:tr w:rsidR="001D061B" w14:paraId="2B7B6628" w14:textId="77777777" w:rsidTr="00514BAB">
        <w:tc>
          <w:tcPr>
            <w:tcW w:w="2660" w:type="dxa"/>
          </w:tcPr>
          <w:p w14:paraId="792E643C" w14:textId="380AE15A" w:rsidR="001D061B" w:rsidRDefault="001D061B" w:rsidP="00514BAB">
            <w:pPr>
              <w:pStyle w:val="TableParagraph"/>
              <w:spacing w:line="229" w:lineRule="exact"/>
              <w:ind w:left="102"/>
              <w:rPr>
                <w:sz w:val="20"/>
                <w:szCs w:val="20"/>
              </w:rPr>
            </w:pPr>
            <w:r>
              <w:rPr>
                <w:sz w:val="20"/>
                <w:szCs w:val="20"/>
              </w:rPr>
              <w:t>../../</w:t>
            </w:r>
            <w:r w:rsidRPr="00907C9B">
              <w:rPr>
                <w:sz w:val="20"/>
                <w:szCs w:val="20"/>
              </w:rPr>
              <w:t>document</w:t>
            </w:r>
            <w:r>
              <w:rPr>
                <w:sz w:val="20"/>
                <w:szCs w:val="20"/>
              </w:rPr>
              <w:t>Id</w:t>
            </w:r>
          </w:p>
        </w:tc>
        <w:tc>
          <w:tcPr>
            <w:tcW w:w="1417" w:type="dxa"/>
          </w:tcPr>
          <w:p w14:paraId="03C856B9" w14:textId="147404DA" w:rsidR="001D061B" w:rsidRDefault="001D061B" w:rsidP="00514BAB">
            <w:pPr>
              <w:pStyle w:val="TableParagraph"/>
              <w:spacing w:line="226" w:lineRule="exact"/>
              <w:ind w:left="102"/>
              <w:rPr>
                <w:sz w:val="20"/>
                <w:szCs w:val="20"/>
              </w:rPr>
            </w:pPr>
            <w:r>
              <w:rPr>
                <w:sz w:val="20"/>
                <w:szCs w:val="20"/>
              </w:rPr>
              <w:t>string</w:t>
            </w:r>
          </w:p>
        </w:tc>
        <w:tc>
          <w:tcPr>
            <w:tcW w:w="4111" w:type="dxa"/>
          </w:tcPr>
          <w:p w14:paraId="41EAD9CA" w14:textId="77777777" w:rsidR="001D061B" w:rsidRPr="00041CC6" w:rsidRDefault="001D061B" w:rsidP="008A6494">
            <w:pPr>
              <w:spacing w:line="229" w:lineRule="exact"/>
              <w:ind w:left="102"/>
              <w:rPr>
                <w:szCs w:val="20"/>
              </w:rPr>
            </w:pPr>
            <w:r w:rsidRPr="00041CC6">
              <w:rPr>
                <w:szCs w:val="20"/>
              </w:rPr>
              <w:t>Dokumentets identitet som är unik inom källsystemet</w:t>
            </w:r>
          </w:p>
          <w:p w14:paraId="37B3B3AD" w14:textId="77777777" w:rsidR="001D061B" w:rsidRPr="00907C9B" w:rsidRDefault="001D061B" w:rsidP="008A6494">
            <w:pPr>
              <w:spacing w:line="229" w:lineRule="exact"/>
              <w:ind w:left="102"/>
              <w:rPr>
                <w:szCs w:val="20"/>
              </w:rPr>
            </w:pPr>
          </w:p>
        </w:tc>
        <w:tc>
          <w:tcPr>
            <w:tcW w:w="1418" w:type="dxa"/>
          </w:tcPr>
          <w:p w14:paraId="0400BDBB" w14:textId="69B1F5DE" w:rsidR="001D061B" w:rsidRPr="00907C9B" w:rsidRDefault="001D061B" w:rsidP="008A6494">
            <w:pPr>
              <w:spacing w:line="229" w:lineRule="exact"/>
              <w:ind w:left="102"/>
              <w:rPr>
                <w:szCs w:val="20"/>
              </w:rPr>
            </w:pPr>
            <w:r w:rsidRPr="00907C9B">
              <w:rPr>
                <w:szCs w:val="20"/>
              </w:rPr>
              <w:t>1..1</w:t>
            </w:r>
          </w:p>
        </w:tc>
      </w:tr>
      <w:tr w:rsidR="001D061B" w14:paraId="56A53211" w14:textId="77777777" w:rsidTr="00514BAB">
        <w:tc>
          <w:tcPr>
            <w:tcW w:w="2660" w:type="dxa"/>
          </w:tcPr>
          <w:p w14:paraId="05431F1D" w14:textId="1A7EA167" w:rsidR="001D061B" w:rsidRDefault="001D061B" w:rsidP="00514BAB">
            <w:pPr>
              <w:pStyle w:val="TableParagraph"/>
              <w:spacing w:line="229" w:lineRule="exact"/>
              <w:ind w:left="102"/>
              <w:rPr>
                <w:sz w:val="20"/>
                <w:szCs w:val="20"/>
              </w:rPr>
            </w:pPr>
            <w:r>
              <w:rPr>
                <w:sz w:val="20"/>
                <w:szCs w:val="20"/>
              </w:rPr>
              <w:t>../../</w:t>
            </w:r>
            <w:r w:rsidRPr="007D6475">
              <w:rPr>
                <w:sz w:val="20"/>
                <w:szCs w:val="20"/>
              </w:rPr>
              <w:t>sourceSystem</w:t>
            </w:r>
            <w:r>
              <w:rPr>
                <w:sz w:val="20"/>
                <w:szCs w:val="20"/>
              </w:rPr>
              <w:t>HSAId</w:t>
            </w:r>
          </w:p>
        </w:tc>
        <w:tc>
          <w:tcPr>
            <w:tcW w:w="1417" w:type="dxa"/>
          </w:tcPr>
          <w:p w14:paraId="7B0D418F" w14:textId="07029D20" w:rsidR="001D061B" w:rsidRDefault="001D061B" w:rsidP="00514BAB">
            <w:pPr>
              <w:pStyle w:val="TableParagraph"/>
              <w:spacing w:line="226" w:lineRule="exact"/>
              <w:ind w:left="102"/>
              <w:rPr>
                <w:sz w:val="20"/>
                <w:szCs w:val="20"/>
              </w:rPr>
            </w:pPr>
            <w:r w:rsidRPr="007D6475">
              <w:rPr>
                <w:sz w:val="20"/>
                <w:szCs w:val="20"/>
              </w:rPr>
              <w:t>HSAidType</w:t>
            </w:r>
          </w:p>
        </w:tc>
        <w:tc>
          <w:tcPr>
            <w:tcW w:w="4111" w:type="dxa"/>
          </w:tcPr>
          <w:p w14:paraId="4698FEFA" w14:textId="0A528AA7" w:rsidR="001D061B" w:rsidRPr="00041CC6" w:rsidRDefault="001D061B" w:rsidP="008A6494">
            <w:pPr>
              <w:spacing w:line="229" w:lineRule="exact"/>
              <w:ind w:left="102"/>
              <w:rPr>
                <w:szCs w:val="20"/>
              </w:rPr>
            </w:pPr>
            <w:r w:rsidRPr="007D6475">
              <w:rPr>
                <w:szCs w:val="20"/>
              </w:rPr>
              <w:t>HSAid för det system som dokumentet är skapat i.</w:t>
            </w:r>
          </w:p>
        </w:tc>
        <w:tc>
          <w:tcPr>
            <w:tcW w:w="1418" w:type="dxa"/>
          </w:tcPr>
          <w:p w14:paraId="767A8DF7" w14:textId="1B9DDAB9" w:rsidR="001D061B" w:rsidRPr="00907C9B" w:rsidRDefault="001D061B" w:rsidP="008A6494">
            <w:pPr>
              <w:spacing w:line="229" w:lineRule="exact"/>
              <w:ind w:left="102"/>
              <w:rPr>
                <w:szCs w:val="20"/>
              </w:rPr>
            </w:pPr>
            <w:r w:rsidRPr="007D6475">
              <w:rPr>
                <w:szCs w:val="20"/>
              </w:rPr>
              <w:t>1..1</w:t>
            </w:r>
          </w:p>
        </w:tc>
      </w:tr>
      <w:tr w:rsidR="001D061B" w14:paraId="0D621603" w14:textId="77777777" w:rsidTr="00514BAB">
        <w:tc>
          <w:tcPr>
            <w:tcW w:w="2660" w:type="dxa"/>
          </w:tcPr>
          <w:p w14:paraId="06F31655" w14:textId="77777777" w:rsidR="001D061B" w:rsidRPr="00907C9B" w:rsidRDefault="001D061B" w:rsidP="008A6494">
            <w:pPr>
              <w:spacing w:line="229" w:lineRule="exact"/>
              <w:ind w:left="102"/>
              <w:rPr>
                <w:szCs w:val="20"/>
              </w:rPr>
            </w:pPr>
            <w:r>
              <w:rPr>
                <w:szCs w:val="20"/>
              </w:rPr>
              <w:t>../../</w:t>
            </w:r>
            <w:r w:rsidRPr="00907C9B">
              <w:rPr>
                <w:szCs w:val="20"/>
              </w:rPr>
              <w:t>documentTitle</w:t>
            </w:r>
          </w:p>
          <w:p w14:paraId="02BAF80A" w14:textId="77777777" w:rsidR="001D061B" w:rsidRDefault="001D061B" w:rsidP="00514BAB">
            <w:pPr>
              <w:pStyle w:val="TableParagraph"/>
              <w:spacing w:line="229" w:lineRule="exact"/>
              <w:ind w:left="102"/>
              <w:rPr>
                <w:sz w:val="20"/>
                <w:szCs w:val="20"/>
              </w:rPr>
            </w:pPr>
          </w:p>
        </w:tc>
        <w:tc>
          <w:tcPr>
            <w:tcW w:w="1417" w:type="dxa"/>
          </w:tcPr>
          <w:p w14:paraId="59CA54EC" w14:textId="36AC78EC" w:rsidR="001D061B" w:rsidRPr="007D6475" w:rsidRDefault="001D061B" w:rsidP="00514BAB">
            <w:pPr>
              <w:pStyle w:val="TableParagraph"/>
              <w:spacing w:line="226" w:lineRule="exact"/>
              <w:ind w:left="102"/>
              <w:rPr>
                <w:sz w:val="20"/>
                <w:szCs w:val="20"/>
              </w:rPr>
            </w:pPr>
            <w:r>
              <w:rPr>
                <w:sz w:val="20"/>
                <w:szCs w:val="20"/>
              </w:rPr>
              <w:t>string</w:t>
            </w:r>
          </w:p>
        </w:tc>
        <w:tc>
          <w:tcPr>
            <w:tcW w:w="4111" w:type="dxa"/>
          </w:tcPr>
          <w:p w14:paraId="11A7B880" w14:textId="77777777" w:rsidR="001D061B" w:rsidRPr="00041CC6" w:rsidRDefault="001D061B" w:rsidP="008A6494">
            <w:pPr>
              <w:spacing w:line="229" w:lineRule="exact"/>
              <w:ind w:left="102"/>
              <w:rPr>
                <w:szCs w:val="20"/>
              </w:rPr>
            </w:pPr>
            <w:r w:rsidRPr="00041CC6">
              <w:rPr>
                <w:szCs w:val="20"/>
              </w:rPr>
              <w:t>Titel som beskriver den information som sänds i dokumentet.</w:t>
            </w:r>
          </w:p>
          <w:p w14:paraId="4228D1E8" w14:textId="77777777" w:rsidR="001D061B" w:rsidRPr="007D6475" w:rsidRDefault="001D061B" w:rsidP="008A6494">
            <w:pPr>
              <w:spacing w:line="229" w:lineRule="exact"/>
              <w:ind w:left="102"/>
              <w:rPr>
                <w:szCs w:val="20"/>
              </w:rPr>
            </w:pPr>
          </w:p>
        </w:tc>
        <w:tc>
          <w:tcPr>
            <w:tcW w:w="1418" w:type="dxa"/>
          </w:tcPr>
          <w:p w14:paraId="3309788A" w14:textId="6A5DB3E7" w:rsidR="001D061B" w:rsidRPr="007D6475" w:rsidRDefault="001D061B" w:rsidP="008A6494">
            <w:pPr>
              <w:spacing w:line="229" w:lineRule="exact"/>
              <w:ind w:left="102"/>
              <w:rPr>
                <w:szCs w:val="20"/>
              </w:rPr>
            </w:pPr>
            <w:r w:rsidRPr="00907C9B">
              <w:rPr>
                <w:szCs w:val="20"/>
              </w:rPr>
              <w:t>0..1</w:t>
            </w:r>
          </w:p>
        </w:tc>
      </w:tr>
      <w:tr w:rsidR="001D061B" w14:paraId="0F00E13E" w14:textId="77777777" w:rsidTr="00514BAB">
        <w:tc>
          <w:tcPr>
            <w:tcW w:w="2660" w:type="dxa"/>
          </w:tcPr>
          <w:p w14:paraId="2FCDB6E1" w14:textId="77777777" w:rsidR="001D061B" w:rsidRPr="00907C9B" w:rsidRDefault="001D061B" w:rsidP="008A6494">
            <w:pPr>
              <w:spacing w:line="229" w:lineRule="exact"/>
              <w:ind w:left="102"/>
              <w:rPr>
                <w:szCs w:val="20"/>
              </w:rPr>
            </w:pPr>
            <w:r>
              <w:rPr>
                <w:szCs w:val="20"/>
              </w:rPr>
              <w:t>../../</w:t>
            </w:r>
            <w:r w:rsidRPr="00907C9B">
              <w:rPr>
                <w:szCs w:val="20"/>
              </w:rPr>
              <w:t>documentTime</w:t>
            </w:r>
          </w:p>
          <w:p w14:paraId="24458E08" w14:textId="77777777" w:rsidR="001D061B" w:rsidRDefault="001D061B" w:rsidP="008A6494">
            <w:pPr>
              <w:spacing w:line="229" w:lineRule="exact"/>
              <w:ind w:left="102"/>
              <w:rPr>
                <w:szCs w:val="20"/>
              </w:rPr>
            </w:pPr>
          </w:p>
        </w:tc>
        <w:tc>
          <w:tcPr>
            <w:tcW w:w="1417" w:type="dxa"/>
          </w:tcPr>
          <w:p w14:paraId="01EDA7CA" w14:textId="77777777" w:rsidR="001D061B" w:rsidRPr="00171EC2" w:rsidRDefault="001D061B" w:rsidP="008A6494">
            <w:pPr>
              <w:spacing w:line="229" w:lineRule="exact"/>
              <w:ind w:left="102"/>
              <w:rPr>
                <w:szCs w:val="20"/>
              </w:rPr>
            </w:pPr>
            <w:r>
              <w:rPr>
                <w:szCs w:val="20"/>
              </w:rPr>
              <w:t>TimeStampType</w:t>
            </w:r>
          </w:p>
          <w:p w14:paraId="1B668527" w14:textId="77777777" w:rsidR="001D061B" w:rsidRDefault="001D061B" w:rsidP="00514BAB">
            <w:pPr>
              <w:pStyle w:val="TableParagraph"/>
              <w:spacing w:line="226" w:lineRule="exact"/>
              <w:ind w:left="102"/>
              <w:rPr>
                <w:sz w:val="20"/>
                <w:szCs w:val="20"/>
              </w:rPr>
            </w:pPr>
          </w:p>
        </w:tc>
        <w:tc>
          <w:tcPr>
            <w:tcW w:w="4111" w:type="dxa"/>
          </w:tcPr>
          <w:p w14:paraId="470EDE24" w14:textId="154A9FE4" w:rsidR="001D061B" w:rsidRPr="00041CC6" w:rsidRDefault="001D061B" w:rsidP="008A6494">
            <w:pPr>
              <w:spacing w:line="229" w:lineRule="exact"/>
              <w:ind w:left="102"/>
              <w:rPr>
                <w:szCs w:val="20"/>
              </w:rPr>
            </w:pPr>
            <w:r w:rsidRPr="00907C9B">
              <w:rPr>
                <w:szCs w:val="20"/>
              </w:rPr>
              <w:t>Tidpunkt då dokument skapades</w:t>
            </w:r>
          </w:p>
        </w:tc>
        <w:tc>
          <w:tcPr>
            <w:tcW w:w="1418" w:type="dxa"/>
          </w:tcPr>
          <w:p w14:paraId="206CF507" w14:textId="6AE4A773" w:rsidR="001D061B" w:rsidRPr="00907C9B" w:rsidRDefault="001D061B" w:rsidP="008A6494">
            <w:pPr>
              <w:spacing w:line="229" w:lineRule="exact"/>
              <w:ind w:left="102"/>
              <w:rPr>
                <w:szCs w:val="20"/>
              </w:rPr>
            </w:pPr>
            <w:r w:rsidRPr="00907C9B">
              <w:rPr>
                <w:szCs w:val="20"/>
              </w:rPr>
              <w:t>1..1</w:t>
            </w:r>
          </w:p>
        </w:tc>
      </w:tr>
      <w:tr w:rsidR="001D061B" w14:paraId="6BE0FEF8" w14:textId="77777777" w:rsidTr="00514BAB">
        <w:tc>
          <w:tcPr>
            <w:tcW w:w="2660" w:type="dxa"/>
          </w:tcPr>
          <w:p w14:paraId="516E971A" w14:textId="31A25EFD" w:rsidR="001D061B" w:rsidRDefault="001D061B" w:rsidP="008A6494">
            <w:pPr>
              <w:spacing w:line="229" w:lineRule="exact"/>
              <w:ind w:left="102"/>
              <w:rPr>
                <w:szCs w:val="20"/>
              </w:rPr>
            </w:pPr>
            <w:r>
              <w:rPr>
                <w:szCs w:val="20"/>
              </w:rPr>
              <w:t>../../</w:t>
            </w:r>
            <w:r w:rsidRPr="00907C9B">
              <w:rPr>
                <w:szCs w:val="20"/>
              </w:rPr>
              <w:t>patient</w:t>
            </w:r>
            <w:r>
              <w:rPr>
                <w:szCs w:val="20"/>
              </w:rPr>
              <w:t>Id</w:t>
            </w:r>
          </w:p>
        </w:tc>
        <w:tc>
          <w:tcPr>
            <w:tcW w:w="1417" w:type="dxa"/>
          </w:tcPr>
          <w:p w14:paraId="1AA7A90C" w14:textId="3D22E328" w:rsidR="001D061B" w:rsidRDefault="001D061B" w:rsidP="008A6494">
            <w:pPr>
              <w:spacing w:line="229" w:lineRule="exact"/>
              <w:ind w:left="102"/>
              <w:rPr>
                <w:szCs w:val="20"/>
              </w:rPr>
            </w:pPr>
            <w:r>
              <w:rPr>
                <w:spacing w:val="-1"/>
                <w:szCs w:val="20"/>
              </w:rPr>
              <w:t>PersonIdType</w:t>
            </w:r>
          </w:p>
        </w:tc>
        <w:tc>
          <w:tcPr>
            <w:tcW w:w="4111" w:type="dxa"/>
          </w:tcPr>
          <w:p w14:paraId="7E7147CD" w14:textId="77777777" w:rsidR="001D061B" w:rsidRPr="00041CC6" w:rsidRDefault="001D061B" w:rsidP="008A6494">
            <w:pPr>
              <w:spacing w:line="229" w:lineRule="exact"/>
              <w:ind w:left="102"/>
              <w:rPr>
                <w:szCs w:val="20"/>
              </w:rPr>
            </w:pPr>
            <w:r w:rsidRPr="00041CC6">
              <w:rPr>
                <w:szCs w:val="20"/>
              </w:rPr>
              <w:t>Id</w:t>
            </w:r>
            <w:r>
              <w:rPr>
                <w:szCs w:val="20"/>
              </w:rPr>
              <w:t>entifierare för patient.</w:t>
            </w:r>
          </w:p>
          <w:p w14:paraId="5ADC6E3F" w14:textId="77777777" w:rsidR="001D061B" w:rsidRPr="00A63DCF" w:rsidRDefault="001D061B" w:rsidP="008A6494">
            <w:pPr>
              <w:spacing w:line="226" w:lineRule="exact"/>
              <w:ind w:left="102"/>
              <w:rPr>
                <w:spacing w:val="-1"/>
                <w:szCs w:val="20"/>
              </w:rPr>
            </w:pPr>
          </w:p>
          <w:p w14:paraId="2D0CFAB7" w14:textId="77777777" w:rsidR="001D061B" w:rsidRPr="00907C9B" w:rsidRDefault="001D061B" w:rsidP="008A6494">
            <w:pPr>
              <w:spacing w:line="229" w:lineRule="exact"/>
              <w:ind w:left="102"/>
              <w:rPr>
                <w:szCs w:val="20"/>
              </w:rPr>
            </w:pPr>
          </w:p>
        </w:tc>
        <w:tc>
          <w:tcPr>
            <w:tcW w:w="1418" w:type="dxa"/>
          </w:tcPr>
          <w:p w14:paraId="65FB11A6" w14:textId="557E3A95" w:rsidR="001D061B" w:rsidRPr="00907C9B" w:rsidRDefault="001D061B" w:rsidP="008A6494">
            <w:pPr>
              <w:spacing w:line="229" w:lineRule="exact"/>
              <w:ind w:left="102"/>
              <w:rPr>
                <w:szCs w:val="20"/>
              </w:rPr>
            </w:pPr>
            <w:r w:rsidRPr="00907C9B">
              <w:rPr>
                <w:szCs w:val="20"/>
              </w:rPr>
              <w:t>1..1</w:t>
            </w:r>
          </w:p>
        </w:tc>
      </w:tr>
      <w:tr w:rsidR="001D061B" w14:paraId="2448E097" w14:textId="77777777" w:rsidTr="00514BAB">
        <w:tc>
          <w:tcPr>
            <w:tcW w:w="2660" w:type="dxa"/>
          </w:tcPr>
          <w:p w14:paraId="42710ADF" w14:textId="1ADCC292" w:rsidR="001D061B" w:rsidRDefault="001D061B" w:rsidP="008A6494">
            <w:pPr>
              <w:spacing w:line="229" w:lineRule="exact"/>
              <w:ind w:left="102"/>
              <w:rPr>
                <w:szCs w:val="20"/>
              </w:rPr>
            </w:pPr>
            <w:r>
              <w:rPr>
                <w:szCs w:val="20"/>
              </w:rPr>
              <w:t>../../../id</w:t>
            </w:r>
          </w:p>
        </w:tc>
        <w:tc>
          <w:tcPr>
            <w:tcW w:w="1417" w:type="dxa"/>
          </w:tcPr>
          <w:p w14:paraId="05BAEDBF" w14:textId="222119FB" w:rsidR="001D061B" w:rsidRDefault="001D061B" w:rsidP="008A6494">
            <w:pPr>
              <w:spacing w:line="229" w:lineRule="exact"/>
              <w:ind w:left="102"/>
              <w:rPr>
                <w:spacing w:val="-1"/>
                <w:szCs w:val="20"/>
              </w:rPr>
            </w:pPr>
            <w:r>
              <w:rPr>
                <w:szCs w:val="20"/>
              </w:rPr>
              <w:t>string</w:t>
            </w:r>
          </w:p>
        </w:tc>
        <w:tc>
          <w:tcPr>
            <w:tcW w:w="4111" w:type="dxa"/>
          </w:tcPr>
          <w:p w14:paraId="6F3F7EF7" w14:textId="6AEE7BD6" w:rsidR="001D061B" w:rsidRPr="00041CC6" w:rsidRDefault="001D061B" w:rsidP="008A6494">
            <w:pPr>
              <w:spacing w:line="229" w:lineRule="exact"/>
              <w:ind w:left="102"/>
              <w:rPr>
                <w:szCs w:val="20"/>
              </w:rPr>
            </w:pPr>
            <w:r w:rsidRPr="006167E0">
              <w:rPr>
                <w:szCs w:val="20"/>
              </w:rPr>
              <w:t>Identiteten enligt den identitetstyp (type) som angivits. Anges med 12 tecken utan bindestreck.</w:t>
            </w:r>
          </w:p>
        </w:tc>
        <w:tc>
          <w:tcPr>
            <w:tcW w:w="1418" w:type="dxa"/>
          </w:tcPr>
          <w:p w14:paraId="71F6CDFA" w14:textId="5A11AFC9" w:rsidR="001D061B" w:rsidRPr="00907C9B" w:rsidRDefault="001D061B" w:rsidP="008A6494">
            <w:pPr>
              <w:spacing w:line="229" w:lineRule="exact"/>
              <w:ind w:left="102"/>
              <w:rPr>
                <w:szCs w:val="20"/>
              </w:rPr>
            </w:pPr>
            <w:r>
              <w:rPr>
                <w:szCs w:val="20"/>
              </w:rPr>
              <w:t>1..1</w:t>
            </w:r>
          </w:p>
        </w:tc>
      </w:tr>
      <w:tr w:rsidR="001D061B" w14:paraId="28877DBF" w14:textId="77777777" w:rsidTr="00514BAB">
        <w:tc>
          <w:tcPr>
            <w:tcW w:w="2660" w:type="dxa"/>
          </w:tcPr>
          <w:p w14:paraId="064DF5FE" w14:textId="70EFE25F" w:rsidR="001D061B" w:rsidRDefault="001D061B" w:rsidP="008A6494">
            <w:pPr>
              <w:spacing w:line="229" w:lineRule="exact"/>
              <w:ind w:left="102"/>
              <w:rPr>
                <w:szCs w:val="20"/>
              </w:rPr>
            </w:pPr>
            <w:r>
              <w:rPr>
                <w:szCs w:val="20"/>
              </w:rPr>
              <w:t>../../../type</w:t>
            </w:r>
          </w:p>
        </w:tc>
        <w:tc>
          <w:tcPr>
            <w:tcW w:w="1417" w:type="dxa"/>
          </w:tcPr>
          <w:p w14:paraId="77E2C2B9" w14:textId="3DCC5C7C" w:rsidR="001D061B" w:rsidRDefault="001D061B" w:rsidP="008A6494">
            <w:pPr>
              <w:spacing w:line="229" w:lineRule="exact"/>
              <w:ind w:left="102"/>
              <w:rPr>
                <w:szCs w:val="20"/>
              </w:rPr>
            </w:pPr>
            <w:r>
              <w:rPr>
                <w:szCs w:val="20"/>
              </w:rPr>
              <w:t>string</w:t>
            </w:r>
          </w:p>
        </w:tc>
        <w:tc>
          <w:tcPr>
            <w:tcW w:w="4111" w:type="dxa"/>
          </w:tcPr>
          <w:p w14:paraId="6404D231" w14:textId="77777777" w:rsidR="001D061B" w:rsidRPr="006167E0" w:rsidRDefault="001D061B" w:rsidP="008A6494">
            <w:pPr>
              <w:spacing w:line="226" w:lineRule="exact"/>
              <w:ind w:left="102"/>
              <w:rPr>
                <w:szCs w:val="20"/>
              </w:rPr>
            </w:pPr>
            <w:r w:rsidRPr="006167E0">
              <w:rPr>
                <w:szCs w:val="20"/>
              </w:rPr>
              <w:t xml:space="preserve">OID för typ av identifierare. </w:t>
            </w:r>
          </w:p>
          <w:p w14:paraId="28009724" w14:textId="77777777" w:rsidR="001D061B" w:rsidRPr="006167E0" w:rsidRDefault="001D061B" w:rsidP="008A6494">
            <w:pPr>
              <w:spacing w:line="226" w:lineRule="exact"/>
              <w:ind w:left="102"/>
              <w:rPr>
                <w:szCs w:val="20"/>
              </w:rPr>
            </w:pPr>
            <w:r w:rsidRPr="006167E0">
              <w:rPr>
                <w:szCs w:val="20"/>
              </w:rPr>
              <w:t>För personnummer ska Skatteverkets personnummer (1.2.752.129.2.1.3.1).</w:t>
            </w:r>
          </w:p>
          <w:p w14:paraId="39B304CA" w14:textId="77777777" w:rsidR="001D061B" w:rsidRPr="006167E0" w:rsidRDefault="001D061B" w:rsidP="008A6494">
            <w:pPr>
              <w:spacing w:line="226" w:lineRule="exact"/>
              <w:ind w:left="102"/>
              <w:rPr>
                <w:szCs w:val="20"/>
              </w:rPr>
            </w:pPr>
            <w:r w:rsidRPr="006167E0">
              <w:rPr>
                <w:szCs w:val="20"/>
              </w:rPr>
              <w:t>För samordningsnummer ska Skatteverkets samordningsnummer (1.2.752.129.2.1.3.3).</w:t>
            </w:r>
          </w:p>
          <w:p w14:paraId="51552EEA" w14:textId="23CB8284" w:rsidR="001D061B" w:rsidRPr="006167E0" w:rsidRDefault="001D061B" w:rsidP="008A6494">
            <w:pPr>
              <w:spacing w:line="229" w:lineRule="exact"/>
              <w:ind w:left="102"/>
              <w:rPr>
                <w:szCs w:val="20"/>
              </w:rPr>
            </w:pPr>
            <w:r w:rsidRPr="006167E0">
              <w:rPr>
                <w:szCs w:val="20"/>
              </w:rPr>
              <w:t>För reservnummer används lokalt definierade reservnummer, exempelvis SLL reservnummer (1.2.752.97.3.1.3)</w:t>
            </w:r>
          </w:p>
        </w:tc>
        <w:tc>
          <w:tcPr>
            <w:tcW w:w="1418" w:type="dxa"/>
          </w:tcPr>
          <w:p w14:paraId="4BF59CA7" w14:textId="515AC038" w:rsidR="001D061B" w:rsidRDefault="001D061B" w:rsidP="008A6494">
            <w:pPr>
              <w:spacing w:line="229" w:lineRule="exact"/>
              <w:ind w:left="102"/>
              <w:rPr>
                <w:szCs w:val="20"/>
              </w:rPr>
            </w:pPr>
            <w:r>
              <w:rPr>
                <w:szCs w:val="20"/>
              </w:rPr>
              <w:t>1..1</w:t>
            </w:r>
          </w:p>
        </w:tc>
      </w:tr>
      <w:tr w:rsidR="001D061B" w14:paraId="519D9FFE" w14:textId="77777777" w:rsidTr="00514BAB">
        <w:tc>
          <w:tcPr>
            <w:tcW w:w="2660" w:type="dxa"/>
          </w:tcPr>
          <w:p w14:paraId="270FB25C" w14:textId="77777777" w:rsidR="001D061B" w:rsidRPr="00907C9B" w:rsidRDefault="001D061B" w:rsidP="008A6494">
            <w:pPr>
              <w:spacing w:line="229" w:lineRule="exact"/>
              <w:ind w:left="102"/>
              <w:rPr>
                <w:szCs w:val="20"/>
              </w:rPr>
            </w:pPr>
            <w:r>
              <w:rPr>
                <w:szCs w:val="20"/>
              </w:rPr>
              <w:t>../../</w:t>
            </w:r>
            <w:r w:rsidRPr="00490D5B">
              <w:rPr>
                <w:szCs w:val="20"/>
              </w:rPr>
              <w:t>accountableHealthcareProfessional</w:t>
            </w:r>
          </w:p>
          <w:p w14:paraId="43DC565E" w14:textId="77777777" w:rsidR="001D061B" w:rsidRDefault="001D061B" w:rsidP="008A6494">
            <w:pPr>
              <w:spacing w:line="229" w:lineRule="exact"/>
              <w:ind w:left="102"/>
              <w:rPr>
                <w:szCs w:val="20"/>
              </w:rPr>
            </w:pPr>
          </w:p>
        </w:tc>
        <w:tc>
          <w:tcPr>
            <w:tcW w:w="1417" w:type="dxa"/>
          </w:tcPr>
          <w:p w14:paraId="76EA3660" w14:textId="203A3A28" w:rsidR="001D061B" w:rsidRDefault="001D061B" w:rsidP="008A6494">
            <w:pPr>
              <w:spacing w:line="229" w:lineRule="exact"/>
              <w:ind w:left="102"/>
              <w:rPr>
                <w:szCs w:val="20"/>
              </w:rPr>
            </w:pPr>
            <w:r w:rsidRPr="00490D5B">
              <w:rPr>
                <w:szCs w:val="20"/>
              </w:rPr>
              <w:t>HealthcareProfessionalType</w:t>
            </w:r>
          </w:p>
        </w:tc>
        <w:tc>
          <w:tcPr>
            <w:tcW w:w="4111" w:type="dxa"/>
          </w:tcPr>
          <w:p w14:paraId="74D5D5FD" w14:textId="77777777" w:rsidR="001D061B" w:rsidRPr="00041CC6" w:rsidRDefault="001D061B" w:rsidP="008A6494">
            <w:pPr>
              <w:spacing w:line="226" w:lineRule="exact"/>
              <w:ind w:left="102"/>
              <w:rPr>
                <w:spacing w:val="-1"/>
                <w:szCs w:val="20"/>
              </w:rPr>
            </w:pPr>
            <w:r w:rsidRPr="00041CC6">
              <w:rPr>
                <w:spacing w:val="-1"/>
                <w:szCs w:val="20"/>
              </w:rPr>
              <w:t>Information om den hälso- och sjukvårdsperson som skapat informationen i dokumentet, nedan kallas författare.</w:t>
            </w:r>
            <w:r>
              <w:rPr>
                <w:spacing w:val="-1"/>
                <w:szCs w:val="20"/>
              </w:rPr>
              <w:t xml:space="preserve"> Vid uppdatering av tidigare skapade dokument avses den hälso- och sjukvårdsperson som senast uppdaterade informationen</w:t>
            </w:r>
          </w:p>
          <w:p w14:paraId="1235061A" w14:textId="77777777" w:rsidR="001D061B" w:rsidRPr="006167E0" w:rsidRDefault="001D061B" w:rsidP="008A6494">
            <w:pPr>
              <w:spacing w:line="226" w:lineRule="exact"/>
              <w:ind w:left="102"/>
              <w:rPr>
                <w:szCs w:val="20"/>
              </w:rPr>
            </w:pPr>
          </w:p>
        </w:tc>
        <w:tc>
          <w:tcPr>
            <w:tcW w:w="1418" w:type="dxa"/>
          </w:tcPr>
          <w:p w14:paraId="1737C56D" w14:textId="4A7F335C" w:rsidR="001D061B" w:rsidRDefault="001D061B" w:rsidP="008A6494">
            <w:pPr>
              <w:spacing w:line="229" w:lineRule="exact"/>
              <w:ind w:left="102"/>
              <w:rPr>
                <w:szCs w:val="20"/>
              </w:rPr>
            </w:pPr>
            <w:r w:rsidRPr="00907C9B">
              <w:rPr>
                <w:szCs w:val="20"/>
              </w:rPr>
              <w:t>1..1</w:t>
            </w:r>
          </w:p>
        </w:tc>
      </w:tr>
      <w:tr w:rsidR="001D061B" w14:paraId="716BD2B9" w14:textId="77777777" w:rsidTr="00514BAB">
        <w:tc>
          <w:tcPr>
            <w:tcW w:w="2660" w:type="dxa"/>
          </w:tcPr>
          <w:p w14:paraId="508002BC" w14:textId="77777777" w:rsidR="001D061B" w:rsidRPr="00907C9B" w:rsidRDefault="001D061B" w:rsidP="008A6494">
            <w:pPr>
              <w:spacing w:line="229" w:lineRule="exact"/>
              <w:ind w:left="102"/>
              <w:rPr>
                <w:szCs w:val="20"/>
              </w:rPr>
            </w:pPr>
            <w:r>
              <w:rPr>
                <w:szCs w:val="20"/>
              </w:rPr>
              <w:t>../../../</w:t>
            </w:r>
            <w:r w:rsidRPr="00907C9B">
              <w:rPr>
                <w:szCs w:val="20"/>
              </w:rPr>
              <w:t>a</w:t>
            </w:r>
            <w:r w:rsidRPr="00907C9B">
              <w:rPr>
                <w:spacing w:val="-1"/>
                <w:szCs w:val="20"/>
              </w:rPr>
              <w:t>uthorTime</w:t>
            </w:r>
          </w:p>
          <w:p w14:paraId="21B4A040" w14:textId="77777777" w:rsidR="001D061B" w:rsidRDefault="001D061B" w:rsidP="008A6494">
            <w:pPr>
              <w:spacing w:line="229" w:lineRule="exact"/>
              <w:ind w:left="102"/>
              <w:rPr>
                <w:szCs w:val="20"/>
              </w:rPr>
            </w:pPr>
          </w:p>
        </w:tc>
        <w:tc>
          <w:tcPr>
            <w:tcW w:w="1417" w:type="dxa"/>
          </w:tcPr>
          <w:p w14:paraId="59F5C621" w14:textId="77777777" w:rsidR="001D061B" w:rsidRDefault="001D061B" w:rsidP="008A6494">
            <w:pPr>
              <w:spacing w:line="229" w:lineRule="exact"/>
              <w:ind w:left="102"/>
              <w:rPr>
                <w:rFonts w:ascii="Arial" w:hAnsi="Arial" w:cs="Arial"/>
                <w:color w:val="FF0000"/>
                <w:szCs w:val="20"/>
              </w:rPr>
            </w:pPr>
            <w:r>
              <w:rPr>
                <w:szCs w:val="20"/>
              </w:rPr>
              <w:t>TimeStampType</w:t>
            </w:r>
          </w:p>
          <w:p w14:paraId="297482EE" w14:textId="77777777" w:rsidR="001D061B" w:rsidRPr="00490D5B" w:rsidRDefault="001D061B" w:rsidP="008A6494">
            <w:pPr>
              <w:spacing w:line="229" w:lineRule="exact"/>
              <w:ind w:left="102"/>
              <w:rPr>
                <w:szCs w:val="20"/>
              </w:rPr>
            </w:pPr>
          </w:p>
        </w:tc>
        <w:tc>
          <w:tcPr>
            <w:tcW w:w="4111" w:type="dxa"/>
          </w:tcPr>
          <w:p w14:paraId="44BEC60A" w14:textId="77777777" w:rsidR="001D061B" w:rsidRPr="00907C9B" w:rsidRDefault="001D061B" w:rsidP="008A6494">
            <w:pPr>
              <w:spacing w:line="226" w:lineRule="exact"/>
              <w:ind w:left="102"/>
              <w:rPr>
                <w:spacing w:val="-1"/>
                <w:szCs w:val="20"/>
              </w:rPr>
            </w:pPr>
            <w:r w:rsidRPr="00907C9B">
              <w:rPr>
                <w:spacing w:val="-1"/>
                <w:szCs w:val="20"/>
              </w:rPr>
              <w:t>Tidpunkt då dokumentet skapades</w:t>
            </w:r>
          </w:p>
          <w:p w14:paraId="75CFA978" w14:textId="77777777" w:rsidR="001D061B" w:rsidRPr="00041CC6" w:rsidRDefault="001D061B" w:rsidP="008A6494">
            <w:pPr>
              <w:spacing w:line="226" w:lineRule="exact"/>
              <w:ind w:left="102"/>
              <w:rPr>
                <w:spacing w:val="-1"/>
                <w:szCs w:val="20"/>
              </w:rPr>
            </w:pPr>
          </w:p>
        </w:tc>
        <w:tc>
          <w:tcPr>
            <w:tcW w:w="1418" w:type="dxa"/>
          </w:tcPr>
          <w:p w14:paraId="3AA54599" w14:textId="65C0569B" w:rsidR="001D061B" w:rsidRPr="00907C9B" w:rsidRDefault="001D061B" w:rsidP="008A6494">
            <w:pPr>
              <w:spacing w:line="229" w:lineRule="exact"/>
              <w:ind w:left="102"/>
              <w:rPr>
                <w:szCs w:val="20"/>
              </w:rPr>
            </w:pPr>
            <w:r w:rsidRPr="00907C9B">
              <w:rPr>
                <w:spacing w:val="-1"/>
                <w:szCs w:val="20"/>
              </w:rPr>
              <w:t>1..1</w:t>
            </w:r>
          </w:p>
        </w:tc>
      </w:tr>
      <w:tr w:rsidR="001D061B" w14:paraId="70D381CB" w14:textId="77777777" w:rsidTr="00514BAB">
        <w:tc>
          <w:tcPr>
            <w:tcW w:w="2660" w:type="dxa"/>
          </w:tcPr>
          <w:p w14:paraId="7D272A00" w14:textId="77777777" w:rsidR="001D061B" w:rsidRPr="00907C9B" w:rsidRDefault="001D061B" w:rsidP="008A6494">
            <w:pPr>
              <w:spacing w:line="229" w:lineRule="exact"/>
              <w:ind w:left="102"/>
              <w:rPr>
                <w:szCs w:val="20"/>
              </w:rPr>
            </w:pPr>
            <w:r>
              <w:rPr>
                <w:szCs w:val="20"/>
              </w:rPr>
              <w:t>../../../</w:t>
            </w:r>
            <w:r w:rsidRPr="00490D5B">
              <w:rPr>
                <w:spacing w:val="-1"/>
                <w:szCs w:val="20"/>
              </w:rPr>
              <w:t>healthcareProfessionalHSAId</w:t>
            </w:r>
          </w:p>
          <w:p w14:paraId="32C9C720" w14:textId="77777777" w:rsidR="001D061B" w:rsidRDefault="001D061B" w:rsidP="008A6494">
            <w:pPr>
              <w:spacing w:line="229" w:lineRule="exact"/>
              <w:ind w:left="102"/>
              <w:rPr>
                <w:szCs w:val="20"/>
              </w:rPr>
            </w:pPr>
          </w:p>
        </w:tc>
        <w:tc>
          <w:tcPr>
            <w:tcW w:w="1417" w:type="dxa"/>
          </w:tcPr>
          <w:p w14:paraId="62833982" w14:textId="77777777" w:rsidR="001D061B" w:rsidRDefault="001D061B" w:rsidP="008A6494">
            <w:pPr>
              <w:spacing w:line="229" w:lineRule="exact"/>
              <w:ind w:left="102"/>
              <w:rPr>
                <w:rFonts w:ascii="Arial" w:hAnsi="Arial" w:cs="Arial"/>
                <w:szCs w:val="20"/>
              </w:rPr>
            </w:pPr>
            <w:r>
              <w:rPr>
                <w:szCs w:val="20"/>
              </w:rPr>
              <w:t>HSAidType</w:t>
            </w:r>
          </w:p>
          <w:p w14:paraId="01E8F244" w14:textId="77777777" w:rsidR="001D061B" w:rsidRDefault="001D061B" w:rsidP="008A6494">
            <w:pPr>
              <w:spacing w:line="229" w:lineRule="exact"/>
              <w:ind w:left="102"/>
              <w:rPr>
                <w:szCs w:val="20"/>
              </w:rPr>
            </w:pPr>
          </w:p>
        </w:tc>
        <w:tc>
          <w:tcPr>
            <w:tcW w:w="4111" w:type="dxa"/>
          </w:tcPr>
          <w:p w14:paraId="60A2D3CC" w14:textId="5F4225A3" w:rsidR="001D061B" w:rsidRPr="00907C9B" w:rsidRDefault="001D061B" w:rsidP="008A6494">
            <w:pPr>
              <w:spacing w:line="226" w:lineRule="exact"/>
              <w:ind w:left="102"/>
              <w:rPr>
                <w:spacing w:val="-1"/>
                <w:szCs w:val="20"/>
              </w:rPr>
            </w:pPr>
            <w:r w:rsidRPr="006167E0">
              <w:rPr>
                <w:spacing w:val="-1"/>
                <w:szCs w:val="20"/>
              </w:rPr>
              <w:t>HSA-id för vård- och omsorgspersonal. Skall anges om tillgänglig.</w:t>
            </w:r>
          </w:p>
        </w:tc>
        <w:tc>
          <w:tcPr>
            <w:tcW w:w="1418" w:type="dxa"/>
          </w:tcPr>
          <w:p w14:paraId="61A422AF" w14:textId="07AAD042" w:rsidR="001D061B" w:rsidRPr="00907C9B" w:rsidRDefault="001D061B" w:rsidP="008A6494">
            <w:pPr>
              <w:spacing w:line="229" w:lineRule="exact"/>
              <w:ind w:left="102"/>
              <w:rPr>
                <w:spacing w:val="-1"/>
                <w:szCs w:val="20"/>
              </w:rPr>
            </w:pPr>
            <w:r>
              <w:rPr>
                <w:spacing w:val="-1"/>
                <w:szCs w:val="20"/>
              </w:rPr>
              <w:t>0</w:t>
            </w:r>
            <w:r w:rsidRPr="00907C9B">
              <w:rPr>
                <w:spacing w:val="-1"/>
                <w:szCs w:val="20"/>
              </w:rPr>
              <w:t>..1</w:t>
            </w:r>
          </w:p>
        </w:tc>
      </w:tr>
      <w:tr w:rsidR="001D061B" w14:paraId="192F8112" w14:textId="77777777" w:rsidTr="00514BAB">
        <w:tc>
          <w:tcPr>
            <w:tcW w:w="2660" w:type="dxa"/>
          </w:tcPr>
          <w:p w14:paraId="561D0CBF" w14:textId="4E775F90" w:rsidR="001D061B" w:rsidRDefault="001D061B" w:rsidP="008A6494">
            <w:pPr>
              <w:spacing w:line="229" w:lineRule="exact"/>
              <w:ind w:left="102"/>
              <w:rPr>
                <w:szCs w:val="20"/>
              </w:rPr>
            </w:pPr>
            <w:r>
              <w:rPr>
                <w:szCs w:val="20"/>
              </w:rPr>
              <w:t>../../../</w:t>
            </w:r>
            <w:r w:rsidRPr="00490D5B">
              <w:rPr>
                <w:szCs w:val="20"/>
              </w:rPr>
              <w:t>healthcareProfessionalName</w:t>
            </w:r>
          </w:p>
        </w:tc>
        <w:tc>
          <w:tcPr>
            <w:tcW w:w="1417" w:type="dxa"/>
          </w:tcPr>
          <w:p w14:paraId="337ED381" w14:textId="5499F0DA" w:rsidR="001D061B" w:rsidRDefault="001D061B" w:rsidP="008A6494">
            <w:pPr>
              <w:spacing w:line="229" w:lineRule="exact"/>
              <w:ind w:left="102"/>
              <w:rPr>
                <w:szCs w:val="20"/>
              </w:rPr>
            </w:pPr>
            <w:r w:rsidRPr="00490D5B">
              <w:rPr>
                <w:spacing w:val="-1"/>
                <w:szCs w:val="20"/>
              </w:rPr>
              <w:t>string</w:t>
            </w:r>
          </w:p>
        </w:tc>
        <w:tc>
          <w:tcPr>
            <w:tcW w:w="4111" w:type="dxa"/>
          </w:tcPr>
          <w:p w14:paraId="2384C6B8" w14:textId="30B9B75C" w:rsidR="001D061B" w:rsidRPr="006167E0" w:rsidRDefault="001D061B" w:rsidP="008A6494">
            <w:pPr>
              <w:spacing w:line="226" w:lineRule="exact"/>
              <w:ind w:left="102"/>
              <w:rPr>
                <w:spacing w:val="-1"/>
                <w:szCs w:val="20"/>
              </w:rPr>
            </w:pPr>
            <w:r w:rsidRPr="00490D5B">
              <w:rPr>
                <w:spacing w:val="-1"/>
                <w:szCs w:val="20"/>
              </w:rPr>
              <w:t>Namn på författaren. Om tillgängligt skall detta anges.</w:t>
            </w:r>
          </w:p>
        </w:tc>
        <w:tc>
          <w:tcPr>
            <w:tcW w:w="1418" w:type="dxa"/>
          </w:tcPr>
          <w:p w14:paraId="37C845EE" w14:textId="5FBC07EE" w:rsidR="001D061B" w:rsidRDefault="001D061B" w:rsidP="008A6494">
            <w:pPr>
              <w:spacing w:line="229" w:lineRule="exact"/>
              <w:ind w:left="102"/>
              <w:rPr>
                <w:spacing w:val="-1"/>
                <w:szCs w:val="20"/>
              </w:rPr>
            </w:pPr>
            <w:r>
              <w:rPr>
                <w:spacing w:val="-1"/>
                <w:szCs w:val="20"/>
              </w:rPr>
              <w:t>0..1</w:t>
            </w:r>
          </w:p>
        </w:tc>
      </w:tr>
      <w:tr w:rsidR="001D061B" w14:paraId="43696F2E" w14:textId="77777777" w:rsidTr="00514BAB">
        <w:tc>
          <w:tcPr>
            <w:tcW w:w="2660" w:type="dxa"/>
          </w:tcPr>
          <w:p w14:paraId="3EDB1BF7" w14:textId="77777777" w:rsidR="001D061B" w:rsidRPr="00907C9B" w:rsidRDefault="001D061B" w:rsidP="008A6494">
            <w:pPr>
              <w:spacing w:line="229" w:lineRule="exact"/>
              <w:ind w:left="102"/>
              <w:rPr>
                <w:szCs w:val="20"/>
              </w:rPr>
            </w:pPr>
            <w:r>
              <w:rPr>
                <w:szCs w:val="20"/>
              </w:rPr>
              <w:t>../../../</w:t>
            </w:r>
            <w:r w:rsidRPr="00490D5B">
              <w:rPr>
                <w:spacing w:val="-1"/>
                <w:szCs w:val="20"/>
              </w:rPr>
              <w:t>healthcareProfessionalRoleCode</w:t>
            </w:r>
          </w:p>
          <w:p w14:paraId="723D4AFC" w14:textId="77777777" w:rsidR="001D061B" w:rsidRDefault="001D061B" w:rsidP="008A6494">
            <w:pPr>
              <w:spacing w:line="229" w:lineRule="exact"/>
              <w:ind w:left="102"/>
              <w:rPr>
                <w:szCs w:val="20"/>
              </w:rPr>
            </w:pPr>
          </w:p>
        </w:tc>
        <w:tc>
          <w:tcPr>
            <w:tcW w:w="1417" w:type="dxa"/>
          </w:tcPr>
          <w:p w14:paraId="76CCADEA" w14:textId="77777777" w:rsidR="001D061B" w:rsidRDefault="001D061B" w:rsidP="008A6494">
            <w:pPr>
              <w:spacing w:line="229" w:lineRule="exact"/>
              <w:ind w:left="102"/>
              <w:rPr>
                <w:spacing w:val="-1"/>
                <w:szCs w:val="20"/>
              </w:rPr>
            </w:pPr>
            <w:r>
              <w:rPr>
                <w:spacing w:val="-1"/>
                <w:szCs w:val="20"/>
              </w:rPr>
              <w:t>CVType</w:t>
            </w:r>
          </w:p>
          <w:p w14:paraId="2538EC63" w14:textId="77777777" w:rsidR="001D061B" w:rsidRDefault="001D061B" w:rsidP="008A6494">
            <w:pPr>
              <w:spacing w:line="229" w:lineRule="exact"/>
              <w:ind w:left="102"/>
              <w:rPr>
                <w:rFonts w:ascii="Arial" w:hAnsi="Arial" w:cs="Arial"/>
                <w:szCs w:val="20"/>
              </w:rPr>
            </w:pPr>
          </w:p>
          <w:p w14:paraId="13D1478B" w14:textId="77777777" w:rsidR="001D061B" w:rsidRPr="00171EC2" w:rsidRDefault="001D061B" w:rsidP="008A6494">
            <w:pPr>
              <w:spacing w:line="226" w:lineRule="exact"/>
              <w:ind w:left="102"/>
              <w:rPr>
                <w:spacing w:val="-1"/>
                <w:szCs w:val="20"/>
              </w:rPr>
            </w:pPr>
          </w:p>
          <w:p w14:paraId="34729EB5" w14:textId="77777777" w:rsidR="001D061B" w:rsidRPr="00490D5B" w:rsidRDefault="001D061B" w:rsidP="008A6494">
            <w:pPr>
              <w:spacing w:line="229" w:lineRule="exact"/>
              <w:ind w:left="102"/>
              <w:rPr>
                <w:spacing w:val="-1"/>
                <w:szCs w:val="20"/>
              </w:rPr>
            </w:pPr>
          </w:p>
        </w:tc>
        <w:tc>
          <w:tcPr>
            <w:tcW w:w="4111" w:type="dxa"/>
          </w:tcPr>
          <w:p w14:paraId="2C3F54A8" w14:textId="5EB24E1A" w:rsidR="001D061B" w:rsidRPr="00490D5B" w:rsidRDefault="001D061B" w:rsidP="008A6494">
            <w:pPr>
              <w:spacing w:line="226" w:lineRule="exact"/>
              <w:ind w:left="102"/>
              <w:rPr>
                <w:spacing w:val="-1"/>
                <w:szCs w:val="20"/>
              </w:rPr>
            </w:pPr>
            <w:r w:rsidRPr="006167E0">
              <w:rPr>
                <w:spacing w:val="-1"/>
                <w:szCs w:val="20"/>
              </w:rPr>
              <w:t>Information om personens befattning. Om möjligt skall KV Befattning (OID 1.2.752.129.2.2.1.4) användas.</w:t>
            </w:r>
          </w:p>
        </w:tc>
        <w:tc>
          <w:tcPr>
            <w:tcW w:w="1418" w:type="dxa"/>
          </w:tcPr>
          <w:p w14:paraId="149F6EC6" w14:textId="796B1488" w:rsidR="001D061B" w:rsidRDefault="001D061B" w:rsidP="008A6494">
            <w:pPr>
              <w:spacing w:line="229" w:lineRule="exact"/>
              <w:ind w:left="102"/>
              <w:rPr>
                <w:spacing w:val="-1"/>
                <w:szCs w:val="20"/>
              </w:rPr>
            </w:pPr>
            <w:r w:rsidRPr="00907C9B">
              <w:rPr>
                <w:spacing w:val="-1"/>
                <w:szCs w:val="20"/>
              </w:rPr>
              <w:t>0..1</w:t>
            </w:r>
          </w:p>
        </w:tc>
      </w:tr>
      <w:tr w:rsidR="001D061B" w14:paraId="475DD44F" w14:textId="77777777" w:rsidTr="00514BAB">
        <w:tc>
          <w:tcPr>
            <w:tcW w:w="2660" w:type="dxa"/>
          </w:tcPr>
          <w:p w14:paraId="15BFA886" w14:textId="75A6AAA5" w:rsidR="001D061B" w:rsidRDefault="001D061B" w:rsidP="008A6494">
            <w:pPr>
              <w:spacing w:line="229" w:lineRule="exact"/>
              <w:ind w:left="102"/>
              <w:rPr>
                <w:szCs w:val="20"/>
              </w:rPr>
            </w:pPr>
            <w:r>
              <w:rPr>
                <w:szCs w:val="20"/>
              </w:rPr>
              <w:t>../../../../code</w:t>
            </w:r>
          </w:p>
        </w:tc>
        <w:tc>
          <w:tcPr>
            <w:tcW w:w="1417" w:type="dxa"/>
          </w:tcPr>
          <w:p w14:paraId="74B0EAD4" w14:textId="15ED74E1" w:rsidR="001D061B" w:rsidRDefault="001D061B" w:rsidP="008A6494">
            <w:pPr>
              <w:spacing w:line="229" w:lineRule="exact"/>
              <w:ind w:left="102"/>
              <w:rPr>
                <w:spacing w:val="-1"/>
                <w:szCs w:val="20"/>
              </w:rPr>
            </w:pPr>
            <w:r>
              <w:rPr>
                <w:spacing w:val="-1"/>
                <w:szCs w:val="20"/>
              </w:rPr>
              <w:t>string</w:t>
            </w:r>
          </w:p>
        </w:tc>
        <w:tc>
          <w:tcPr>
            <w:tcW w:w="4111" w:type="dxa"/>
          </w:tcPr>
          <w:p w14:paraId="422DB22A" w14:textId="51A995CF" w:rsidR="001D061B" w:rsidRPr="006167E0" w:rsidRDefault="001D061B" w:rsidP="008A6494">
            <w:pPr>
              <w:spacing w:line="226" w:lineRule="exact"/>
              <w:ind w:left="102"/>
              <w:rPr>
                <w:spacing w:val="-1"/>
                <w:szCs w:val="20"/>
              </w:rPr>
            </w:pPr>
            <w:r w:rsidRPr="00490D5B">
              <w:rPr>
                <w:spacing w:val="-1"/>
                <w:szCs w:val="20"/>
              </w:rPr>
              <w:t>Befattningskod. Om code anges skall också codeSystem  samt displayName anges.</w:t>
            </w:r>
          </w:p>
        </w:tc>
        <w:tc>
          <w:tcPr>
            <w:tcW w:w="1418" w:type="dxa"/>
          </w:tcPr>
          <w:p w14:paraId="6E18C581" w14:textId="71E4F745" w:rsidR="001D061B" w:rsidRPr="00907C9B" w:rsidRDefault="001D061B" w:rsidP="008A6494">
            <w:pPr>
              <w:spacing w:line="229" w:lineRule="exact"/>
              <w:ind w:left="102"/>
              <w:rPr>
                <w:spacing w:val="-1"/>
                <w:szCs w:val="20"/>
              </w:rPr>
            </w:pPr>
            <w:r>
              <w:rPr>
                <w:spacing w:val="-1"/>
                <w:szCs w:val="20"/>
              </w:rPr>
              <w:t>0..1</w:t>
            </w:r>
          </w:p>
        </w:tc>
      </w:tr>
      <w:tr w:rsidR="001D061B" w14:paraId="67934303" w14:textId="77777777" w:rsidTr="00514BAB">
        <w:tc>
          <w:tcPr>
            <w:tcW w:w="2660" w:type="dxa"/>
          </w:tcPr>
          <w:p w14:paraId="66067C4D" w14:textId="177EB1F1" w:rsidR="001D061B" w:rsidRDefault="001D061B" w:rsidP="008A6494">
            <w:pPr>
              <w:spacing w:line="229" w:lineRule="exact"/>
              <w:ind w:left="102"/>
              <w:rPr>
                <w:szCs w:val="20"/>
              </w:rPr>
            </w:pPr>
            <w:r>
              <w:rPr>
                <w:szCs w:val="20"/>
              </w:rPr>
              <w:t>../../../../codeSystem</w:t>
            </w:r>
          </w:p>
        </w:tc>
        <w:tc>
          <w:tcPr>
            <w:tcW w:w="1417" w:type="dxa"/>
          </w:tcPr>
          <w:p w14:paraId="21DB7EB9" w14:textId="727D3AF2" w:rsidR="001D061B" w:rsidRDefault="001D061B" w:rsidP="008A6494">
            <w:pPr>
              <w:spacing w:line="229" w:lineRule="exact"/>
              <w:ind w:left="102"/>
              <w:rPr>
                <w:spacing w:val="-1"/>
                <w:szCs w:val="20"/>
              </w:rPr>
            </w:pPr>
            <w:r>
              <w:rPr>
                <w:spacing w:val="-1"/>
                <w:szCs w:val="20"/>
              </w:rPr>
              <w:t>string</w:t>
            </w:r>
          </w:p>
        </w:tc>
        <w:tc>
          <w:tcPr>
            <w:tcW w:w="4111" w:type="dxa"/>
          </w:tcPr>
          <w:p w14:paraId="7C99567F" w14:textId="494B524B" w:rsidR="001D061B" w:rsidRPr="00490D5B" w:rsidRDefault="001D061B" w:rsidP="008A6494">
            <w:pPr>
              <w:spacing w:line="226" w:lineRule="exact"/>
              <w:ind w:left="102"/>
              <w:rPr>
                <w:spacing w:val="-1"/>
                <w:szCs w:val="20"/>
              </w:rPr>
            </w:pPr>
            <w:r w:rsidRPr="00490D5B">
              <w:rPr>
                <w:spacing w:val="-1"/>
                <w:szCs w:val="20"/>
              </w:rPr>
              <w:t>Kodsystem för befattningskod. Om codeSystem anges skall också code samt displayName anges.</w:t>
            </w:r>
          </w:p>
        </w:tc>
        <w:tc>
          <w:tcPr>
            <w:tcW w:w="1418" w:type="dxa"/>
          </w:tcPr>
          <w:p w14:paraId="2198376E" w14:textId="69A0F52A" w:rsidR="001D061B" w:rsidRDefault="001D061B" w:rsidP="008A6494">
            <w:pPr>
              <w:spacing w:line="229" w:lineRule="exact"/>
              <w:ind w:left="102"/>
              <w:rPr>
                <w:spacing w:val="-1"/>
                <w:szCs w:val="20"/>
              </w:rPr>
            </w:pPr>
            <w:r>
              <w:rPr>
                <w:spacing w:val="-1"/>
                <w:szCs w:val="20"/>
              </w:rPr>
              <w:t>0..1</w:t>
            </w:r>
          </w:p>
        </w:tc>
      </w:tr>
      <w:tr w:rsidR="001D061B" w14:paraId="33DD5BD4" w14:textId="77777777" w:rsidTr="00514BAB">
        <w:tc>
          <w:tcPr>
            <w:tcW w:w="2660" w:type="dxa"/>
          </w:tcPr>
          <w:p w14:paraId="2A9A894D" w14:textId="4E18AC81" w:rsidR="001D061B" w:rsidRDefault="001D061B" w:rsidP="008A6494">
            <w:pPr>
              <w:spacing w:line="229" w:lineRule="exact"/>
              <w:ind w:left="102"/>
              <w:rPr>
                <w:szCs w:val="20"/>
              </w:rPr>
            </w:pPr>
            <w:r>
              <w:rPr>
                <w:szCs w:val="20"/>
              </w:rPr>
              <w:t>../../../../</w:t>
            </w:r>
            <w:r w:rsidRPr="00490D5B">
              <w:rPr>
                <w:szCs w:val="20"/>
              </w:rPr>
              <w:t>codeSystemName</w:t>
            </w:r>
          </w:p>
        </w:tc>
        <w:tc>
          <w:tcPr>
            <w:tcW w:w="1417" w:type="dxa"/>
          </w:tcPr>
          <w:p w14:paraId="05920CCB" w14:textId="239EBE8F" w:rsidR="001D061B" w:rsidRDefault="001D061B" w:rsidP="008A6494">
            <w:pPr>
              <w:spacing w:line="229" w:lineRule="exact"/>
              <w:ind w:left="102"/>
              <w:rPr>
                <w:spacing w:val="-1"/>
                <w:szCs w:val="20"/>
              </w:rPr>
            </w:pPr>
            <w:r>
              <w:rPr>
                <w:spacing w:val="-1"/>
                <w:szCs w:val="20"/>
              </w:rPr>
              <w:t>string</w:t>
            </w:r>
          </w:p>
        </w:tc>
        <w:tc>
          <w:tcPr>
            <w:tcW w:w="4111" w:type="dxa"/>
          </w:tcPr>
          <w:p w14:paraId="4F01759A" w14:textId="1C014ACB" w:rsidR="001D061B" w:rsidRPr="00490D5B" w:rsidRDefault="001D061B" w:rsidP="008A6494">
            <w:pPr>
              <w:spacing w:line="226" w:lineRule="exact"/>
              <w:ind w:left="102"/>
              <w:rPr>
                <w:spacing w:val="-1"/>
                <w:szCs w:val="20"/>
              </w:rPr>
            </w:pPr>
            <w:r w:rsidRPr="00490D5B">
              <w:rPr>
                <w:spacing w:val="-1"/>
                <w:szCs w:val="20"/>
              </w:rPr>
              <w:t>Namn på kodsystem för befattningskod.</w:t>
            </w:r>
          </w:p>
        </w:tc>
        <w:tc>
          <w:tcPr>
            <w:tcW w:w="1418" w:type="dxa"/>
          </w:tcPr>
          <w:p w14:paraId="06097515" w14:textId="789F1539" w:rsidR="001D061B" w:rsidRDefault="001D061B" w:rsidP="008A6494">
            <w:pPr>
              <w:spacing w:line="229" w:lineRule="exact"/>
              <w:ind w:left="102"/>
              <w:rPr>
                <w:spacing w:val="-1"/>
                <w:szCs w:val="20"/>
              </w:rPr>
            </w:pPr>
            <w:r>
              <w:rPr>
                <w:spacing w:val="-1"/>
                <w:szCs w:val="20"/>
              </w:rPr>
              <w:t>0..1</w:t>
            </w:r>
          </w:p>
        </w:tc>
      </w:tr>
      <w:tr w:rsidR="001D061B" w14:paraId="56FCB55D" w14:textId="77777777" w:rsidTr="00514BAB">
        <w:tc>
          <w:tcPr>
            <w:tcW w:w="2660" w:type="dxa"/>
          </w:tcPr>
          <w:p w14:paraId="21280B00" w14:textId="37C6A0A7" w:rsidR="001D061B" w:rsidRDefault="001D061B" w:rsidP="008A6494">
            <w:pPr>
              <w:spacing w:line="229" w:lineRule="exact"/>
              <w:ind w:left="102"/>
              <w:rPr>
                <w:szCs w:val="20"/>
              </w:rPr>
            </w:pPr>
            <w:r>
              <w:rPr>
                <w:szCs w:val="20"/>
              </w:rPr>
              <w:t>../../../../</w:t>
            </w:r>
            <w:r w:rsidRPr="00490D5B">
              <w:rPr>
                <w:szCs w:val="20"/>
              </w:rPr>
              <w:t>codeSystemVersion</w:t>
            </w:r>
          </w:p>
        </w:tc>
        <w:tc>
          <w:tcPr>
            <w:tcW w:w="1417" w:type="dxa"/>
          </w:tcPr>
          <w:p w14:paraId="183AB76C" w14:textId="5A0E07C6" w:rsidR="001D061B" w:rsidRDefault="001D061B" w:rsidP="008A6494">
            <w:pPr>
              <w:spacing w:line="229" w:lineRule="exact"/>
              <w:ind w:left="102"/>
              <w:rPr>
                <w:spacing w:val="-1"/>
                <w:szCs w:val="20"/>
              </w:rPr>
            </w:pPr>
            <w:r>
              <w:rPr>
                <w:spacing w:val="-1"/>
                <w:szCs w:val="20"/>
              </w:rPr>
              <w:t>string</w:t>
            </w:r>
          </w:p>
        </w:tc>
        <w:tc>
          <w:tcPr>
            <w:tcW w:w="4111" w:type="dxa"/>
          </w:tcPr>
          <w:p w14:paraId="1F9B7B75" w14:textId="674D205A" w:rsidR="001D061B" w:rsidRPr="00490D5B" w:rsidRDefault="001D061B" w:rsidP="008A6494">
            <w:pPr>
              <w:spacing w:line="226" w:lineRule="exact"/>
              <w:ind w:left="102"/>
              <w:rPr>
                <w:spacing w:val="-1"/>
                <w:szCs w:val="20"/>
              </w:rPr>
            </w:pPr>
            <w:r w:rsidRPr="00490D5B">
              <w:rPr>
                <w:spacing w:val="-1"/>
                <w:szCs w:val="20"/>
              </w:rPr>
              <w:t>Version på kodsystem för befattningskod.</w:t>
            </w:r>
          </w:p>
        </w:tc>
        <w:tc>
          <w:tcPr>
            <w:tcW w:w="1418" w:type="dxa"/>
          </w:tcPr>
          <w:p w14:paraId="2ADC0D73" w14:textId="14DF0C57" w:rsidR="001D061B" w:rsidRDefault="001D061B" w:rsidP="008A6494">
            <w:pPr>
              <w:spacing w:line="229" w:lineRule="exact"/>
              <w:ind w:left="102"/>
              <w:rPr>
                <w:spacing w:val="-1"/>
                <w:szCs w:val="20"/>
              </w:rPr>
            </w:pPr>
            <w:r>
              <w:rPr>
                <w:spacing w:val="-1"/>
                <w:szCs w:val="20"/>
              </w:rPr>
              <w:t>0..1</w:t>
            </w:r>
          </w:p>
        </w:tc>
      </w:tr>
      <w:tr w:rsidR="001D061B" w14:paraId="03DA7BEB" w14:textId="77777777" w:rsidTr="00514BAB">
        <w:tc>
          <w:tcPr>
            <w:tcW w:w="2660" w:type="dxa"/>
          </w:tcPr>
          <w:p w14:paraId="132EDB9D" w14:textId="6FD0A0D0" w:rsidR="001D061B" w:rsidRDefault="001D061B" w:rsidP="008A6494">
            <w:pPr>
              <w:spacing w:line="229" w:lineRule="exact"/>
              <w:ind w:left="102"/>
              <w:rPr>
                <w:szCs w:val="20"/>
              </w:rPr>
            </w:pPr>
            <w:r>
              <w:rPr>
                <w:szCs w:val="20"/>
              </w:rPr>
              <w:t>../../../../</w:t>
            </w:r>
            <w:r w:rsidRPr="00490D5B">
              <w:rPr>
                <w:szCs w:val="20"/>
              </w:rPr>
              <w:t>displayName</w:t>
            </w:r>
          </w:p>
        </w:tc>
        <w:tc>
          <w:tcPr>
            <w:tcW w:w="1417" w:type="dxa"/>
          </w:tcPr>
          <w:p w14:paraId="07ABD893" w14:textId="31B63F7A" w:rsidR="001D061B" w:rsidRDefault="001D061B" w:rsidP="008A6494">
            <w:pPr>
              <w:spacing w:line="229" w:lineRule="exact"/>
              <w:ind w:left="102"/>
              <w:rPr>
                <w:spacing w:val="-1"/>
                <w:szCs w:val="20"/>
              </w:rPr>
            </w:pPr>
            <w:r>
              <w:rPr>
                <w:spacing w:val="-1"/>
                <w:szCs w:val="20"/>
              </w:rPr>
              <w:t>string</w:t>
            </w:r>
          </w:p>
        </w:tc>
        <w:tc>
          <w:tcPr>
            <w:tcW w:w="4111" w:type="dxa"/>
          </w:tcPr>
          <w:p w14:paraId="66A03E44" w14:textId="37AE0529" w:rsidR="001D061B" w:rsidRPr="00490D5B" w:rsidRDefault="001D061B" w:rsidP="008A6494">
            <w:pPr>
              <w:spacing w:line="226" w:lineRule="exact"/>
              <w:ind w:left="102"/>
              <w:rPr>
                <w:spacing w:val="-1"/>
                <w:szCs w:val="20"/>
              </w:rPr>
            </w:pPr>
            <w:r w:rsidRPr="00490D5B">
              <w:rPr>
                <w:spacing w:val="-1"/>
                <w:szCs w:val="20"/>
              </w:rPr>
              <w:t>Befattningskoden i klartext. Om separat displayName inte finns i producerande system skall samma värde som i code anges.</w:t>
            </w:r>
          </w:p>
        </w:tc>
        <w:tc>
          <w:tcPr>
            <w:tcW w:w="1418" w:type="dxa"/>
          </w:tcPr>
          <w:p w14:paraId="2C819FC1" w14:textId="2A08C791" w:rsidR="001D061B" w:rsidRDefault="001D061B" w:rsidP="008A6494">
            <w:pPr>
              <w:spacing w:line="229" w:lineRule="exact"/>
              <w:ind w:left="102"/>
              <w:rPr>
                <w:spacing w:val="-1"/>
                <w:szCs w:val="20"/>
              </w:rPr>
            </w:pPr>
            <w:r>
              <w:rPr>
                <w:spacing w:val="-1"/>
                <w:szCs w:val="20"/>
              </w:rPr>
              <w:t>0..1</w:t>
            </w:r>
          </w:p>
        </w:tc>
      </w:tr>
      <w:tr w:rsidR="001D061B" w14:paraId="414153A7" w14:textId="77777777" w:rsidTr="00514BAB">
        <w:tc>
          <w:tcPr>
            <w:tcW w:w="2660" w:type="dxa"/>
          </w:tcPr>
          <w:p w14:paraId="5A4FD940" w14:textId="02330D48" w:rsidR="001D061B" w:rsidRDefault="001D061B" w:rsidP="008A6494">
            <w:pPr>
              <w:spacing w:line="229" w:lineRule="exact"/>
              <w:ind w:left="102"/>
              <w:rPr>
                <w:szCs w:val="20"/>
              </w:rPr>
            </w:pPr>
            <w:r>
              <w:rPr>
                <w:szCs w:val="20"/>
              </w:rPr>
              <w:t>../../../../</w:t>
            </w:r>
            <w:r w:rsidRPr="00490D5B">
              <w:rPr>
                <w:szCs w:val="20"/>
              </w:rPr>
              <w:t>originalText</w:t>
            </w:r>
          </w:p>
        </w:tc>
        <w:tc>
          <w:tcPr>
            <w:tcW w:w="1417" w:type="dxa"/>
          </w:tcPr>
          <w:p w14:paraId="444E40C5" w14:textId="7B912DF0" w:rsidR="001D061B" w:rsidRDefault="001D061B" w:rsidP="008A6494">
            <w:pPr>
              <w:spacing w:line="229" w:lineRule="exact"/>
              <w:ind w:left="102"/>
              <w:rPr>
                <w:spacing w:val="-1"/>
                <w:szCs w:val="20"/>
              </w:rPr>
            </w:pPr>
            <w:r>
              <w:rPr>
                <w:spacing w:val="-1"/>
                <w:szCs w:val="20"/>
              </w:rPr>
              <w:t>string</w:t>
            </w:r>
          </w:p>
        </w:tc>
        <w:tc>
          <w:tcPr>
            <w:tcW w:w="4111" w:type="dxa"/>
          </w:tcPr>
          <w:p w14:paraId="09179B37" w14:textId="0B9C4588" w:rsidR="001D061B" w:rsidRPr="00490D5B" w:rsidRDefault="001D061B" w:rsidP="008A6494">
            <w:pPr>
              <w:spacing w:line="226" w:lineRule="exact"/>
              <w:ind w:left="102"/>
              <w:rPr>
                <w:spacing w:val="-1"/>
                <w:szCs w:val="20"/>
              </w:rPr>
            </w:pPr>
            <w:r w:rsidRPr="00490D5B">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69AA31B1" w14:textId="052427D6" w:rsidR="001D061B" w:rsidRDefault="001D061B" w:rsidP="008A6494">
            <w:pPr>
              <w:spacing w:line="229" w:lineRule="exact"/>
              <w:ind w:left="102"/>
              <w:rPr>
                <w:spacing w:val="-1"/>
                <w:szCs w:val="20"/>
              </w:rPr>
            </w:pPr>
            <w:r>
              <w:rPr>
                <w:spacing w:val="-1"/>
                <w:szCs w:val="20"/>
              </w:rPr>
              <w:t>0..1</w:t>
            </w:r>
          </w:p>
        </w:tc>
      </w:tr>
      <w:tr w:rsidR="001D061B" w14:paraId="38984E34" w14:textId="77777777" w:rsidTr="00514BAB">
        <w:tc>
          <w:tcPr>
            <w:tcW w:w="2660" w:type="dxa"/>
          </w:tcPr>
          <w:p w14:paraId="27A98A8B" w14:textId="45FCE500" w:rsidR="001D061B" w:rsidRDefault="001D061B" w:rsidP="008A6494">
            <w:pPr>
              <w:spacing w:line="229" w:lineRule="exact"/>
              <w:ind w:left="102"/>
              <w:rPr>
                <w:szCs w:val="20"/>
              </w:rPr>
            </w:pPr>
            <w:r>
              <w:rPr>
                <w:szCs w:val="20"/>
              </w:rPr>
              <w:t>../../../</w:t>
            </w:r>
            <w:r w:rsidRPr="00490D5B">
              <w:rPr>
                <w:spacing w:val="-1"/>
                <w:szCs w:val="20"/>
              </w:rPr>
              <w:t>healthcareProfessionalOrgUnit</w:t>
            </w:r>
          </w:p>
        </w:tc>
        <w:tc>
          <w:tcPr>
            <w:tcW w:w="1417" w:type="dxa"/>
          </w:tcPr>
          <w:p w14:paraId="2E34B31D" w14:textId="11EA0F1D" w:rsidR="001D061B" w:rsidRDefault="001D061B" w:rsidP="008A6494">
            <w:pPr>
              <w:spacing w:line="229" w:lineRule="exact"/>
              <w:ind w:left="102"/>
              <w:rPr>
                <w:spacing w:val="-1"/>
                <w:szCs w:val="20"/>
              </w:rPr>
            </w:pPr>
            <w:r w:rsidRPr="004535BD">
              <w:rPr>
                <w:spacing w:val="-1"/>
                <w:szCs w:val="20"/>
              </w:rPr>
              <w:t>OrgUnitType</w:t>
            </w:r>
          </w:p>
        </w:tc>
        <w:tc>
          <w:tcPr>
            <w:tcW w:w="4111" w:type="dxa"/>
          </w:tcPr>
          <w:p w14:paraId="36C8375A" w14:textId="5B528468" w:rsidR="001D061B" w:rsidRPr="00490D5B" w:rsidRDefault="001D061B" w:rsidP="008A6494">
            <w:pPr>
              <w:spacing w:line="226" w:lineRule="exact"/>
              <w:ind w:left="102"/>
              <w:rPr>
                <w:spacing w:val="-1"/>
                <w:szCs w:val="20"/>
              </w:rPr>
            </w:pPr>
            <w:r w:rsidRPr="006167E0">
              <w:rPr>
                <w:spacing w:val="-1"/>
                <w:szCs w:val="20"/>
              </w:rPr>
              <w:t>Den organisation som angiven vård- och omsorgsperson är uppdragstagare på. Om tillgängligt skall detta anges.</w:t>
            </w:r>
          </w:p>
        </w:tc>
        <w:tc>
          <w:tcPr>
            <w:tcW w:w="1418" w:type="dxa"/>
          </w:tcPr>
          <w:p w14:paraId="3A004D0A" w14:textId="07AE5E74" w:rsidR="001D061B" w:rsidRDefault="001D061B" w:rsidP="008A6494">
            <w:pPr>
              <w:spacing w:line="229" w:lineRule="exact"/>
              <w:ind w:left="102"/>
              <w:rPr>
                <w:spacing w:val="-1"/>
                <w:szCs w:val="20"/>
              </w:rPr>
            </w:pPr>
            <w:r>
              <w:rPr>
                <w:spacing w:val="-1"/>
                <w:szCs w:val="20"/>
              </w:rPr>
              <w:t>0..1</w:t>
            </w:r>
          </w:p>
        </w:tc>
      </w:tr>
      <w:tr w:rsidR="001D061B" w14:paraId="388E94B6" w14:textId="77777777" w:rsidTr="00514BAB">
        <w:tc>
          <w:tcPr>
            <w:tcW w:w="2660" w:type="dxa"/>
          </w:tcPr>
          <w:p w14:paraId="1C78EAA9" w14:textId="50EBEDFF" w:rsidR="001D061B" w:rsidRDefault="001D061B" w:rsidP="008A6494">
            <w:pPr>
              <w:spacing w:line="229" w:lineRule="exact"/>
              <w:ind w:left="102"/>
              <w:rPr>
                <w:szCs w:val="20"/>
              </w:rPr>
            </w:pPr>
            <w:r>
              <w:rPr>
                <w:szCs w:val="20"/>
              </w:rPr>
              <w:t>../../../../</w:t>
            </w:r>
            <w:r w:rsidRPr="00790A72">
              <w:rPr>
                <w:szCs w:val="20"/>
              </w:rPr>
              <w:t>orgUnitHSAId</w:t>
            </w:r>
          </w:p>
        </w:tc>
        <w:tc>
          <w:tcPr>
            <w:tcW w:w="1417" w:type="dxa"/>
          </w:tcPr>
          <w:p w14:paraId="65CF2830" w14:textId="06162E5A" w:rsidR="001D061B" w:rsidRPr="004535BD" w:rsidRDefault="001D061B" w:rsidP="008A6494">
            <w:pPr>
              <w:spacing w:line="229" w:lineRule="exact"/>
              <w:ind w:left="102"/>
              <w:rPr>
                <w:spacing w:val="-1"/>
                <w:szCs w:val="20"/>
              </w:rPr>
            </w:pPr>
            <w:r w:rsidRPr="00790A72">
              <w:rPr>
                <w:spacing w:val="-1"/>
                <w:szCs w:val="20"/>
              </w:rPr>
              <w:t>HSAidType</w:t>
            </w:r>
          </w:p>
        </w:tc>
        <w:tc>
          <w:tcPr>
            <w:tcW w:w="4111" w:type="dxa"/>
          </w:tcPr>
          <w:p w14:paraId="5745AEA0" w14:textId="1BFCD697" w:rsidR="001D061B" w:rsidRPr="006167E0" w:rsidRDefault="001D061B" w:rsidP="008A6494">
            <w:pPr>
              <w:spacing w:line="226" w:lineRule="exact"/>
              <w:ind w:left="102"/>
              <w:rPr>
                <w:spacing w:val="-1"/>
                <w:szCs w:val="20"/>
              </w:rPr>
            </w:pPr>
            <w:r>
              <w:rPr>
                <w:spacing w:val="-1"/>
                <w:szCs w:val="20"/>
              </w:rPr>
              <w:t>H</w:t>
            </w:r>
            <w:r w:rsidRPr="006E04D3">
              <w:rPr>
                <w:spacing w:val="-1"/>
                <w:szCs w:val="20"/>
              </w:rPr>
              <w:t>SA-id för organisationsenhet. Om tillgängligt skall detta anges.</w:t>
            </w:r>
          </w:p>
        </w:tc>
        <w:tc>
          <w:tcPr>
            <w:tcW w:w="1418" w:type="dxa"/>
          </w:tcPr>
          <w:p w14:paraId="27490D43" w14:textId="4DC1128E" w:rsidR="001D061B" w:rsidRDefault="001D061B" w:rsidP="008A6494">
            <w:pPr>
              <w:spacing w:line="229" w:lineRule="exact"/>
              <w:ind w:left="102"/>
              <w:rPr>
                <w:spacing w:val="-1"/>
                <w:szCs w:val="20"/>
              </w:rPr>
            </w:pPr>
            <w:r>
              <w:rPr>
                <w:spacing w:val="-1"/>
                <w:szCs w:val="20"/>
              </w:rPr>
              <w:t>0..1</w:t>
            </w:r>
          </w:p>
        </w:tc>
      </w:tr>
      <w:tr w:rsidR="001D061B" w14:paraId="7CE361F4" w14:textId="77777777" w:rsidTr="00514BAB">
        <w:tc>
          <w:tcPr>
            <w:tcW w:w="2660" w:type="dxa"/>
          </w:tcPr>
          <w:p w14:paraId="09FB9AB7" w14:textId="3A31D902" w:rsidR="001D061B" w:rsidRDefault="001D061B" w:rsidP="008A6494">
            <w:pPr>
              <w:spacing w:line="229" w:lineRule="exact"/>
              <w:ind w:left="102"/>
              <w:rPr>
                <w:szCs w:val="20"/>
              </w:rPr>
            </w:pPr>
            <w:r>
              <w:rPr>
                <w:szCs w:val="20"/>
              </w:rPr>
              <w:t>../../../../</w:t>
            </w:r>
            <w:r w:rsidRPr="00790A72">
              <w:rPr>
                <w:szCs w:val="20"/>
              </w:rPr>
              <w:t>orgUnitname</w:t>
            </w:r>
          </w:p>
        </w:tc>
        <w:tc>
          <w:tcPr>
            <w:tcW w:w="1417" w:type="dxa"/>
          </w:tcPr>
          <w:p w14:paraId="146B1F72" w14:textId="255EF5DF" w:rsidR="001D061B" w:rsidRPr="00790A72" w:rsidRDefault="001D061B" w:rsidP="008A6494">
            <w:pPr>
              <w:spacing w:line="229" w:lineRule="exact"/>
              <w:ind w:left="102"/>
              <w:rPr>
                <w:spacing w:val="-1"/>
                <w:szCs w:val="20"/>
              </w:rPr>
            </w:pPr>
            <w:r>
              <w:rPr>
                <w:spacing w:val="-1"/>
                <w:szCs w:val="20"/>
              </w:rPr>
              <w:t>string</w:t>
            </w:r>
          </w:p>
        </w:tc>
        <w:tc>
          <w:tcPr>
            <w:tcW w:w="4111" w:type="dxa"/>
          </w:tcPr>
          <w:p w14:paraId="6CA21E65" w14:textId="470B452D" w:rsidR="001D061B" w:rsidRDefault="001D061B" w:rsidP="008A6494">
            <w:pPr>
              <w:spacing w:line="226" w:lineRule="exact"/>
              <w:ind w:left="102"/>
              <w:rPr>
                <w:spacing w:val="-1"/>
                <w:szCs w:val="20"/>
              </w:rPr>
            </w:pPr>
            <w:r w:rsidRPr="006E04D3">
              <w:rPr>
                <w:spacing w:val="-1"/>
                <w:szCs w:val="20"/>
              </w:rPr>
              <w:t>Namn på organisationsenhet. Om tillgängligt skall detta anges.</w:t>
            </w:r>
          </w:p>
        </w:tc>
        <w:tc>
          <w:tcPr>
            <w:tcW w:w="1418" w:type="dxa"/>
          </w:tcPr>
          <w:p w14:paraId="1669AF09" w14:textId="77777777" w:rsidR="001D061B" w:rsidRDefault="001D061B" w:rsidP="008A6494">
            <w:pPr>
              <w:spacing w:line="226" w:lineRule="exact"/>
              <w:ind w:left="102"/>
              <w:rPr>
                <w:spacing w:val="-1"/>
                <w:szCs w:val="20"/>
              </w:rPr>
            </w:pPr>
            <w:r>
              <w:rPr>
                <w:spacing w:val="-1"/>
                <w:szCs w:val="20"/>
              </w:rPr>
              <w:t>0..1</w:t>
            </w:r>
          </w:p>
          <w:p w14:paraId="2274FB8F" w14:textId="77777777" w:rsidR="001D061B" w:rsidRDefault="001D061B" w:rsidP="008A6494">
            <w:pPr>
              <w:spacing w:line="229" w:lineRule="exact"/>
              <w:ind w:left="102"/>
              <w:rPr>
                <w:spacing w:val="-1"/>
                <w:szCs w:val="20"/>
              </w:rPr>
            </w:pPr>
          </w:p>
        </w:tc>
      </w:tr>
      <w:tr w:rsidR="001D061B" w14:paraId="1D477E81" w14:textId="77777777" w:rsidTr="00514BAB">
        <w:tc>
          <w:tcPr>
            <w:tcW w:w="2660" w:type="dxa"/>
          </w:tcPr>
          <w:p w14:paraId="617BA309" w14:textId="5ACCCAAB" w:rsidR="001D061B" w:rsidRDefault="001D061B" w:rsidP="008A6494">
            <w:pPr>
              <w:spacing w:line="229" w:lineRule="exact"/>
              <w:ind w:left="102"/>
              <w:rPr>
                <w:szCs w:val="20"/>
              </w:rPr>
            </w:pPr>
            <w:r>
              <w:rPr>
                <w:szCs w:val="20"/>
              </w:rPr>
              <w:t>../../../../</w:t>
            </w:r>
            <w:r w:rsidRPr="00790A72">
              <w:rPr>
                <w:szCs w:val="20"/>
              </w:rPr>
              <w:t>orgUnitTelecom</w:t>
            </w:r>
          </w:p>
        </w:tc>
        <w:tc>
          <w:tcPr>
            <w:tcW w:w="1417" w:type="dxa"/>
          </w:tcPr>
          <w:p w14:paraId="5F2A6A2F" w14:textId="7D87D79C" w:rsidR="001D061B" w:rsidRDefault="001D061B" w:rsidP="008A6494">
            <w:pPr>
              <w:spacing w:line="229" w:lineRule="exact"/>
              <w:ind w:left="102"/>
              <w:rPr>
                <w:spacing w:val="-1"/>
                <w:szCs w:val="20"/>
              </w:rPr>
            </w:pPr>
            <w:r>
              <w:rPr>
                <w:spacing w:val="-1"/>
                <w:szCs w:val="20"/>
              </w:rPr>
              <w:t>string</w:t>
            </w:r>
          </w:p>
        </w:tc>
        <w:tc>
          <w:tcPr>
            <w:tcW w:w="4111" w:type="dxa"/>
          </w:tcPr>
          <w:p w14:paraId="793865B6" w14:textId="5F67858A" w:rsidR="001D061B" w:rsidRPr="006E04D3" w:rsidRDefault="001D061B" w:rsidP="008A6494">
            <w:pPr>
              <w:spacing w:line="226" w:lineRule="exact"/>
              <w:ind w:left="102"/>
              <w:rPr>
                <w:spacing w:val="-1"/>
                <w:szCs w:val="20"/>
              </w:rPr>
            </w:pPr>
            <w:r w:rsidRPr="00790A72">
              <w:rPr>
                <w:spacing w:val="-1"/>
                <w:szCs w:val="20"/>
              </w:rPr>
              <w:t>Telefon till organisationsenhet</w:t>
            </w:r>
          </w:p>
        </w:tc>
        <w:tc>
          <w:tcPr>
            <w:tcW w:w="1418" w:type="dxa"/>
          </w:tcPr>
          <w:p w14:paraId="03A2F2C1" w14:textId="217AE15E" w:rsidR="001D061B" w:rsidRDefault="001D061B" w:rsidP="008A6494">
            <w:pPr>
              <w:spacing w:line="226" w:lineRule="exact"/>
              <w:ind w:left="102"/>
              <w:rPr>
                <w:spacing w:val="-1"/>
                <w:szCs w:val="20"/>
              </w:rPr>
            </w:pPr>
            <w:r>
              <w:rPr>
                <w:spacing w:val="-1"/>
                <w:szCs w:val="20"/>
              </w:rPr>
              <w:t>0..1</w:t>
            </w:r>
          </w:p>
        </w:tc>
      </w:tr>
      <w:tr w:rsidR="001D061B" w14:paraId="792FAFA6" w14:textId="77777777" w:rsidTr="00514BAB">
        <w:tc>
          <w:tcPr>
            <w:tcW w:w="2660" w:type="dxa"/>
          </w:tcPr>
          <w:p w14:paraId="75DB6D57" w14:textId="35726DF7" w:rsidR="001D061B" w:rsidRDefault="001D061B" w:rsidP="008A6494">
            <w:pPr>
              <w:spacing w:line="229" w:lineRule="exact"/>
              <w:ind w:left="102"/>
              <w:rPr>
                <w:szCs w:val="20"/>
              </w:rPr>
            </w:pPr>
            <w:r>
              <w:rPr>
                <w:szCs w:val="20"/>
              </w:rPr>
              <w:t>../../../../</w:t>
            </w:r>
            <w:r w:rsidRPr="00790A72">
              <w:rPr>
                <w:szCs w:val="20"/>
              </w:rPr>
              <w:t>orgUnitEmail</w:t>
            </w:r>
          </w:p>
        </w:tc>
        <w:tc>
          <w:tcPr>
            <w:tcW w:w="1417" w:type="dxa"/>
          </w:tcPr>
          <w:p w14:paraId="7DFE964B" w14:textId="01F15D8C" w:rsidR="001D061B" w:rsidRDefault="001D061B" w:rsidP="008A6494">
            <w:pPr>
              <w:spacing w:line="229" w:lineRule="exact"/>
              <w:ind w:left="102"/>
              <w:rPr>
                <w:spacing w:val="-1"/>
                <w:szCs w:val="20"/>
              </w:rPr>
            </w:pPr>
            <w:r>
              <w:rPr>
                <w:spacing w:val="-1"/>
                <w:szCs w:val="20"/>
              </w:rPr>
              <w:t>string</w:t>
            </w:r>
          </w:p>
        </w:tc>
        <w:tc>
          <w:tcPr>
            <w:tcW w:w="4111" w:type="dxa"/>
          </w:tcPr>
          <w:p w14:paraId="2AD8A678" w14:textId="239E7BE8" w:rsidR="001D061B" w:rsidRPr="00790A72" w:rsidRDefault="001D061B" w:rsidP="008A6494">
            <w:pPr>
              <w:spacing w:line="226" w:lineRule="exact"/>
              <w:ind w:left="102"/>
              <w:rPr>
                <w:spacing w:val="-1"/>
                <w:szCs w:val="20"/>
              </w:rPr>
            </w:pPr>
            <w:r w:rsidRPr="006E04D3">
              <w:rPr>
                <w:spacing w:val="-1"/>
                <w:szCs w:val="20"/>
              </w:rPr>
              <w:t>Epost till organisationsenhet.</w:t>
            </w:r>
          </w:p>
        </w:tc>
        <w:tc>
          <w:tcPr>
            <w:tcW w:w="1418" w:type="dxa"/>
          </w:tcPr>
          <w:p w14:paraId="547720BC" w14:textId="12044808" w:rsidR="001D061B" w:rsidRDefault="001D061B" w:rsidP="008A6494">
            <w:pPr>
              <w:spacing w:line="226" w:lineRule="exact"/>
              <w:ind w:left="102"/>
              <w:rPr>
                <w:spacing w:val="-1"/>
                <w:szCs w:val="20"/>
              </w:rPr>
            </w:pPr>
            <w:r>
              <w:rPr>
                <w:spacing w:val="-1"/>
                <w:szCs w:val="20"/>
              </w:rPr>
              <w:t>0..1</w:t>
            </w:r>
          </w:p>
        </w:tc>
      </w:tr>
      <w:tr w:rsidR="001D061B" w14:paraId="54DE5728" w14:textId="77777777" w:rsidTr="00514BAB">
        <w:tc>
          <w:tcPr>
            <w:tcW w:w="2660" w:type="dxa"/>
          </w:tcPr>
          <w:p w14:paraId="35C49F80" w14:textId="70C270E5" w:rsidR="001D061B" w:rsidRDefault="001D061B" w:rsidP="008A6494">
            <w:pPr>
              <w:spacing w:line="229" w:lineRule="exact"/>
              <w:ind w:left="102"/>
              <w:rPr>
                <w:szCs w:val="20"/>
              </w:rPr>
            </w:pPr>
            <w:r>
              <w:rPr>
                <w:szCs w:val="20"/>
              </w:rPr>
              <w:t>../../../../</w:t>
            </w:r>
            <w:r w:rsidRPr="00790A72">
              <w:rPr>
                <w:szCs w:val="20"/>
              </w:rPr>
              <w:t>orgUnitAddress</w:t>
            </w:r>
          </w:p>
        </w:tc>
        <w:tc>
          <w:tcPr>
            <w:tcW w:w="1417" w:type="dxa"/>
          </w:tcPr>
          <w:p w14:paraId="5327B1CA" w14:textId="6E71F973" w:rsidR="001D061B" w:rsidRDefault="001D061B" w:rsidP="008A6494">
            <w:pPr>
              <w:spacing w:line="229" w:lineRule="exact"/>
              <w:ind w:left="102"/>
              <w:rPr>
                <w:spacing w:val="-1"/>
                <w:szCs w:val="20"/>
              </w:rPr>
            </w:pPr>
            <w:r>
              <w:rPr>
                <w:spacing w:val="-1"/>
                <w:szCs w:val="20"/>
              </w:rPr>
              <w:t>string</w:t>
            </w:r>
          </w:p>
        </w:tc>
        <w:tc>
          <w:tcPr>
            <w:tcW w:w="4111" w:type="dxa"/>
          </w:tcPr>
          <w:p w14:paraId="257B9F26" w14:textId="77777777" w:rsidR="001D061B" w:rsidRPr="006E04D3" w:rsidRDefault="001D061B" w:rsidP="008A6494">
            <w:pPr>
              <w:spacing w:line="226" w:lineRule="exact"/>
              <w:ind w:left="102"/>
              <w:rPr>
                <w:spacing w:val="-1"/>
                <w:szCs w:val="20"/>
              </w:rPr>
            </w:pPr>
            <w:r w:rsidRPr="006E04D3">
              <w:rPr>
                <w:spacing w:val="-1"/>
                <w:szCs w:val="20"/>
              </w:rPr>
              <w:t>Postadress till organisationsenhet. Skrivs på ett så naturligt sätt som möjligt, exempelvis:</w:t>
            </w:r>
          </w:p>
          <w:p w14:paraId="12953DB7" w14:textId="77777777" w:rsidR="001D061B" w:rsidRPr="006E04D3" w:rsidRDefault="001D061B" w:rsidP="008A6494">
            <w:pPr>
              <w:spacing w:line="226" w:lineRule="exact"/>
              <w:ind w:left="102"/>
              <w:rPr>
                <w:spacing w:val="-1"/>
                <w:szCs w:val="20"/>
              </w:rPr>
            </w:pPr>
            <w:r w:rsidRPr="006E04D3">
              <w:rPr>
                <w:spacing w:val="-1"/>
                <w:szCs w:val="20"/>
              </w:rPr>
              <w:t>”Storgatan 12</w:t>
            </w:r>
          </w:p>
          <w:p w14:paraId="34DC6661" w14:textId="026D3ED8" w:rsidR="001D061B" w:rsidRPr="006E04D3" w:rsidRDefault="001D061B" w:rsidP="008A6494">
            <w:pPr>
              <w:spacing w:line="226" w:lineRule="exact"/>
              <w:ind w:left="102"/>
              <w:rPr>
                <w:spacing w:val="-1"/>
                <w:szCs w:val="20"/>
              </w:rPr>
            </w:pPr>
            <w:r w:rsidRPr="006E04D3">
              <w:rPr>
                <w:spacing w:val="-1"/>
                <w:szCs w:val="20"/>
              </w:rPr>
              <w:t>468 91 Lilleby”</w:t>
            </w:r>
          </w:p>
        </w:tc>
        <w:tc>
          <w:tcPr>
            <w:tcW w:w="1418" w:type="dxa"/>
          </w:tcPr>
          <w:p w14:paraId="06506278" w14:textId="3410A223" w:rsidR="001D061B" w:rsidRDefault="001D061B" w:rsidP="008A6494">
            <w:pPr>
              <w:spacing w:line="226" w:lineRule="exact"/>
              <w:ind w:left="102"/>
              <w:rPr>
                <w:spacing w:val="-1"/>
                <w:szCs w:val="20"/>
              </w:rPr>
            </w:pPr>
            <w:r>
              <w:rPr>
                <w:spacing w:val="-1"/>
                <w:szCs w:val="20"/>
              </w:rPr>
              <w:t>0..1</w:t>
            </w:r>
          </w:p>
        </w:tc>
      </w:tr>
      <w:tr w:rsidR="001D061B" w14:paraId="63E735E3" w14:textId="77777777" w:rsidTr="00514BAB">
        <w:tc>
          <w:tcPr>
            <w:tcW w:w="2660" w:type="dxa"/>
          </w:tcPr>
          <w:p w14:paraId="63A21191" w14:textId="380B2FDD" w:rsidR="001D061B" w:rsidRDefault="001D061B" w:rsidP="008A6494">
            <w:pPr>
              <w:spacing w:line="229" w:lineRule="exact"/>
              <w:ind w:left="102"/>
              <w:rPr>
                <w:szCs w:val="20"/>
              </w:rPr>
            </w:pPr>
            <w:r>
              <w:rPr>
                <w:szCs w:val="20"/>
              </w:rPr>
              <w:t>../../../../</w:t>
            </w:r>
            <w:r w:rsidRPr="00790A72">
              <w:rPr>
                <w:szCs w:val="20"/>
              </w:rPr>
              <w:t>orgUnitLocation</w:t>
            </w:r>
          </w:p>
        </w:tc>
        <w:tc>
          <w:tcPr>
            <w:tcW w:w="1417" w:type="dxa"/>
          </w:tcPr>
          <w:p w14:paraId="5B88DA2A" w14:textId="2038086E" w:rsidR="001D061B" w:rsidRDefault="001D061B" w:rsidP="008A6494">
            <w:pPr>
              <w:spacing w:line="229" w:lineRule="exact"/>
              <w:ind w:left="102"/>
              <w:rPr>
                <w:spacing w:val="-1"/>
                <w:szCs w:val="20"/>
              </w:rPr>
            </w:pPr>
            <w:r>
              <w:rPr>
                <w:spacing w:val="-1"/>
                <w:szCs w:val="20"/>
              </w:rPr>
              <w:t>string</w:t>
            </w:r>
          </w:p>
        </w:tc>
        <w:tc>
          <w:tcPr>
            <w:tcW w:w="4111" w:type="dxa"/>
          </w:tcPr>
          <w:p w14:paraId="2C266C14" w14:textId="20A820F4" w:rsidR="001D061B" w:rsidRPr="006E04D3" w:rsidRDefault="001D061B" w:rsidP="008A6494">
            <w:pPr>
              <w:spacing w:line="226" w:lineRule="exact"/>
              <w:ind w:left="102"/>
              <w:rPr>
                <w:spacing w:val="-1"/>
                <w:szCs w:val="20"/>
              </w:rPr>
            </w:pPr>
            <w:r w:rsidRPr="00790A72">
              <w:rPr>
                <w:spacing w:val="-1"/>
                <w:szCs w:val="20"/>
              </w:rPr>
              <w:t>Text som anger namnet på plats eller ort för organisationens fysiska placering</w:t>
            </w:r>
          </w:p>
        </w:tc>
        <w:tc>
          <w:tcPr>
            <w:tcW w:w="1418" w:type="dxa"/>
          </w:tcPr>
          <w:p w14:paraId="590D078B" w14:textId="6D0504EF" w:rsidR="001D061B" w:rsidRDefault="001D061B" w:rsidP="008A6494">
            <w:pPr>
              <w:spacing w:line="226" w:lineRule="exact"/>
              <w:ind w:left="102"/>
              <w:rPr>
                <w:spacing w:val="-1"/>
                <w:szCs w:val="20"/>
              </w:rPr>
            </w:pPr>
            <w:r>
              <w:rPr>
                <w:spacing w:val="-1"/>
                <w:szCs w:val="20"/>
              </w:rPr>
              <w:t>0..1</w:t>
            </w:r>
          </w:p>
        </w:tc>
      </w:tr>
      <w:tr w:rsidR="001D061B" w14:paraId="0048629E" w14:textId="77777777" w:rsidTr="00514BAB">
        <w:tc>
          <w:tcPr>
            <w:tcW w:w="2660" w:type="dxa"/>
          </w:tcPr>
          <w:p w14:paraId="73FC0AE8" w14:textId="77777777" w:rsidR="001D061B" w:rsidRPr="00907C9B" w:rsidRDefault="001D061B" w:rsidP="008A6494">
            <w:pPr>
              <w:spacing w:line="229" w:lineRule="exact"/>
              <w:ind w:left="102"/>
              <w:rPr>
                <w:szCs w:val="20"/>
              </w:rPr>
            </w:pPr>
            <w:r>
              <w:rPr>
                <w:szCs w:val="20"/>
              </w:rPr>
              <w:t>../../../</w:t>
            </w:r>
            <w:r w:rsidRPr="00790A72">
              <w:rPr>
                <w:spacing w:val="-1"/>
                <w:szCs w:val="20"/>
              </w:rPr>
              <w:t>healthcareProfessionalCareUnitHSAId</w:t>
            </w:r>
          </w:p>
          <w:p w14:paraId="5A0CEF8F" w14:textId="77777777" w:rsidR="001D061B" w:rsidRDefault="001D061B" w:rsidP="008A6494">
            <w:pPr>
              <w:spacing w:line="229" w:lineRule="exact"/>
              <w:ind w:left="102"/>
              <w:rPr>
                <w:szCs w:val="20"/>
              </w:rPr>
            </w:pPr>
          </w:p>
        </w:tc>
        <w:tc>
          <w:tcPr>
            <w:tcW w:w="1417" w:type="dxa"/>
          </w:tcPr>
          <w:p w14:paraId="273B5960" w14:textId="77777777" w:rsidR="001D061B" w:rsidRDefault="001D061B" w:rsidP="008A6494">
            <w:pPr>
              <w:spacing w:line="229" w:lineRule="exact"/>
              <w:ind w:left="102"/>
              <w:rPr>
                <w:rFonts w:ascii="Arial" w:hAnsi="Arial" w:cs="Arial"/>
                <w:szCs w:val="20"/>
              </w:rPr>
            </w:pPr>
            <w:r>
              <w:rPr>
                <w:spacing w:val="-1"/>
                <w:szCs w:val="20"/>
              </w:rPr>
              <w:t>HSAidType</w:t>
            </w:r>
          </w:p>
          <w:p w14:paraId="2AE079BD" w14:textId="77777777" w:rsidR="001D061B" w:rsidRPr="00907C9B" w:rsidRDefault="001D061B" w:rsidP="008A6494">
            <w:pPr>
              <w:spacing w:line="226" w:lineRule="exact"/>
              <w:ind w:left="102"/>
              <w:rPr>
                <w:spacing w:val="-1"/>
                <w:szCs w:val="20"/>
              </w:rPr>
            </w:pPr>
          </w:p>
          <w:p w14:paraId="3D4F2CEC" w14:textId="77777777" w:rsidR="001D061B" w:rsidRDefault="001D061B" w:rsidP="008A6494">
            <w:pPr>
              <w:spacing w:line="229" w:lineRule="exact"/>
              <w:ind w:left="102"/>
              <w:rPr>
                <w:spacing w:val="-1"/>
                <w:szCs w:val="20"/>
              </w:rPr>
            </w:pPr>
          </w:p>
        </w:tc>
        <w:tc>
          <w:tcPr>
            <w:tcW w:w="4111" w:type="dxa"/>
          </w:tcPr>
          <w:p w14:paraId="00AB148A" w14:textId="77777777" w:rsidR="001D061B" w:rsidRPr="006B1876" w:rsidRDefault="001D061B" w:rsidP="008A6494">
            <w:pPr>
              <w:spacing w:line="229" w:lineRule="exact"/>
              <w:ind w:left="102"/>
              <w:rPr>
                <w:szCs w:val="20"/>
              </w:rPr>
            </w:pPr>
            <w:r w:rsidRPr="006167E0">
              <w:rPr>
                <w:szCs w:val="20"/>
              </w:rPr>
              <w:t xml:space="preserve">HSA-id för </w:t>
            </w:r>
            <w:r>
              <w:rPr>
                <w:szCs w:val="20"/>
              </w:rPr>
              <w:t>Vårdenhet</w:t>
            </w:r>
            <w:r w:rsidRPr="006167E0">
              <w:rPr>
                <w:szCs w:val="20"/>
              </w:rPr>
              <w:t xml:space="preserve"> som vård- och omsorgspersonen är uppdragstagare för. Skall anges om tillgänglig. </w:t>
            </w:r>
          </w:p>
          <w:p w14:paraId="217B29C3" w14:textId="77777777" w:rsidR="001D061B" w:rsidRPr="00790A72" w:rsidRDefault="001D061B" w:rsidP="008A6494">
            <w:pPr>
              <w:spacing w:line="226" w:lineRule="exact"/>
              <w:ind w:left="102"/>
              <w:rPr>
                <w:spacing w:val="-1"/>
                <w:szCs w:val="20"/>
              </w:rPr>
            </w:pPr>
          </w:p>
        </w:tc>
        <w:tc>
          <w:tcPr>
            <w:tcW w:w="1418" w:type="dxa"/>
          </w:tcPr>
          <w:p w14:paraId="0CFDD105" w14:textId="3E3FB38C" w:rsidR="001D061B" w:rsidRDefault="001D061B" w:rsidP="008A6494">
            <w:pPr>
              <w:spacing w:line="226" w:lineRule="exact"/>
              <w:ind w:left="102"/>
              <w:rPr>
                <w:spacing w:val="-1"/>
                <w:szCs w:val="20"/>
              </w:rPr>
            </w:pPr>
            <w:r>
              <w:rPr>
                <w:spacing w:val="-1"/>
                <w:szCs w:val="20"/>
              </w:rPr>
              <w:t>0</w:t>
            </w:r>
            <w:r w:rsidRPr="00907C9B">
              <w:rPr>
                <w:spacing w:val="-1"/>
                <w:szCs w:val="20"/>
              </w:rPr>
              <w:t>..1</w:t>
            </w:r>
          </w:p>
        </w:tc>
      </w:tr>
      <w:tr w:rsidR="001D061B" w14:paraId="01DFA992" w14:textId="77777777" w:rsidTr="00514BAB">
        <w:tc>
          <w:tcPr>
            <w:tcW w:w="2660" w:type="dxa"/>
          </w:tcPr>
          <w:p w14:paraId="7ADA41FD" w14:textId="7C78F17E" w:rsidR="001D061B" w:rsidRDefault="001D061B" w:rsidP="008A6494">
            <w:pPr>
              <w:spacing w:line="229" w:lineRule="exact"/>
              <w:ind w:left="102"/>
              <w:rPr>
                <w:szCs w:val="20"/>
              </w:rPr>
            </w:pPr>
            <w:r>
              <w:rPr>
                <w:szCs w:val="20"/>
              </w:rPr>
              <w:t>../../../</w:t>
            </w:r>
            <w:r w:rsidRPr="00790A72">
              <w:rPr>
                <w:spacing w:val="-1"/>
                <w:szCs w:val="20"/>
              </w:rPr>
              <w:t>healthcareProfessionalCareGiverHSAId</w:t>
            </w:r>
          </w:p>
        </w:tc>
        <w:tc>
          <w:tcPr>
            <w:tcW w:w="1417" w:type="dxa"/>
          </w:tcPr>
          <w:p w14:paraId="46D57C77" w14:textId="77777777" w:rsidR="001D061B" w:rsidRPr="00907C9B" w:rsidRDefault="001D061B" w:rsidP="008A6494">
            <w:pPr>
              <w:spacing w:line="226" w:lineRule="exact"/>
              <w:ind w:left="102"/>
              <w:rPr>
                <w:spacing w:val="-1"/>
                <w:szCs w:val="20"/>
              </w:rPr>
            </w:pPr>
            <w:r>
              <w:rPr>
                <w:spacing w:val="-1"/>
                <w:szCs w:val="20"/>
              </w:rPr>
              <w:t>HSAidType</w:t>
            </w:r>
          </w:p>
          <w:p w14:paraId="2222926E" w14:textId="77777777" w:rsidR="001D061B" w:rsidRDefault="001D061B" w:rsidP="008A6494">
            <w:pPr>
              <w:spacing w:line="229" w:lineRule="exact"/>
              <w:ind w:left="102"/>
              <w:rPr>
                <w:spacing w:val="-1"/>
                <w:szCs w:val="20"/>
              </w:rPr>
            </w:pPr>
          </w:p>
        </w:tc>
        <w:tc>
          <w:tcPr>
            <w:tcW w:w="4111" w:type="dxa"/>
          </w:tcPr>
          <w:p w14:paraId="235841D5" w14:textId="0714BE38" w:rsidR="001D061B" w:rsidRPr="006167E0" w:rsidRDefault="001D061B" w:rsidP="008A6494">
            <w:pPr>
              <w:spacing w:line="229" w:lineRule="exact"/>
              <w:ind w:left="102"/>
              <w:rPr>
                <w:szCs w:val="20"/>
              </w:rPr>
            </w:pPr>
            <w:r w:rsidRPr="006167E0">
              <w:rPr>
                <w:spacing w:val="-1"/>
                <w:szCs w:val="20"/>
              </w:rPr>
              <w:t>HSA-id för vårdgivaren, som är vårdgivare för den enhet som författaren är uppdragstagare för. Skall anges om tillgänglig.</w:t>
            </w:r>
          </w:p>
        </w:tc>
        <w:tc>
          <w:tcPr>
            <w:tcW w:w="1418" w:type="dxa"/>
          </w:tcPr>
          <w:p w14:paraId="0BE240E1" w14:textId="41D22DC8" w:rsidR="001D061B" w:rsidRDefault="001D061B" w:rsidP="008A6494">
            <w:pPr>
              <w:spacing w:line="226" w:lineRule="exact"/>
              <w:ind w:left="102"/>
              <w:rPr>
                <w:spacing w:val="-1"/>
                <w:szCs w:val="20"/>
              </w:rPr>
            </w:pPr>
            <w:r>
              <w:rPr>
                <w:spacing w:val="-1"/>
                <w:szCs w:val="20"/>
              </w:rPr>
              <w:t>0</w:t>
            </w:r>
            <w:r w:rsidRPr="00907C9B">
              <w:rPr>
                <w:spacing w:val="-1"/>
                <w:szCs w:val="20"/>
              </w:rPr>
              <w:t>..1</w:t>
            </w:r>
          </w:p>
        </w:tc>
      </w:tr>
      <w:tr w:rsidR="001D061B" w14:paraId="2D5F8943" w14:textId="77777777" w:rsidTr="00514BAB">
        <w:tc>
          <w:tcPr>
            <w:tcW w:w="2660" w:type="dxa"/>
          </w:tcPr>
          <w:p w14:paraId="6E99737D" w14:textId="45218AAF" w:rsidR="001D061B" w:rsidRDefault="001D061B" w:rsidP="008A6494">
            <w:pPr>
              <w:spacing w:line="229" w:lineRule="exact"/>
              <w:ind w:left="102"/>
              <w:rPr>
                <w:szCs w:val="20"/>
              </w:rPr>
            </w:pPr>
            <w:r>
              <w:rPr>
                <w:szCs w:val="20"/>
                <w:lang w:val="en-US"/>
              </w:rPr>
              <w:t>../../</w:t>
            </w:r>
            <w:r w:rsidRPr="00907C9B">
              <w:rPr>
                <w:szCs w:val="20"/>
                <w:lang w:val="en-US"/>
              </w:rPr>
              <w:t>legalAuthenticator</w:t>
            </w:r>
          </w:p>
        </w:tc>
        <w:tc>
          <w:tcPr>
            <w:tcW w:w="1417" w:type="dxa"/>
          </w:tcPr>
          <w:p w14:paraId="0FF072A8" w14:textId="32D23005" w:rsidR="001D061B" w:rsidRDefault="001D061B" w:rsidP="008A6494">
            <w:pPr>
              <w:spacing w:line="226" w:lineRule="exact"/>
              <w:ind w:left="102"/>
              <w:rPr>
                <w:spacing w:val="-1"/>
                <w:szCs w:val="20"/>
              </w:rPr>
            </w:pPr>
            <w:r>
              <w:rPr>
                <w:szCs w:val="20"/>
                <w:lang w:val="en-US"/>
              </w:rPr>
              <w:t>L</w:t>
            </w:r>
            <w:r w:rsidRPr="00907C9B">
              <w:rPr>
                <w:szCs w:val="20"/>
                <w:lang w:val="en-US"/>
              </w:rPr>
              <w:t>egalAuthenticatorType</w:t>
            </w:r>
          </w:p>
        </w:tc>
        <w:tc>
          <w:tcPr>
            <w:tcW w:w="4111" w:type="dxa"/>
          </w:tcPr>
          <w:p w14:paraId="4488FE7E" w14:textId="77777777" w:rsidR="001D061B" w:rsidRPr="003C17D1" w:rsidRDefault="001D061B" w:rsidP="008A6494">
            <w:pPr>
              <w:spacing w:line="229" w:lineRule="exact"/>
              <w:ind w:left="102"/>
              <w:rPr>
                <w:szCs w:val="20"/>
              </w:rPr>
            </w:pPr>
            <w:r w:rsidRPr="003C17D1">
              <w:rPr>
                <w:szCs w:val="20"/>
              </w:rPr>
              <w:t>Information om vem som signerat informationen i dokumentet.</w:t>
            </w:r>
          </w:p>
          <w:p w14:paraId="166B4E68" w14:textId="77777777" w:rsidR="001D061B" w:rsidRPr="006167E0" w:rsidRDefault="001D061B" w:rsidP="008A6494">
            <w:pPr>
              <w:spacing w:line="229" w:lineRule="exact"/>
              <w:ind w:left="102"/>
              <w:rPr>
                <w:spacing w:val="-1"/>
                <w:szCs w:val="20"/>
              </w:rPr>
            </w:pPr>
          </w:p>
        </w:tc>
        <w:tc>
          <w:tcPr>
            <w:tcW w:w="1418" w:type="dxa"/>
          </w:tcPr>
          <w:p w14:paraId="2DABA82D" w14:textId="5697F6F9" w:rsidR="001D061B" w:rsidRDefault="001D061B" w:rsidP="008A6494">
            <w:pPr>
              <w:spacing w:line="226" w:lineRule="exact"/>
              <w:ind w:left="102"/>
              <w:rPr>
                <w:spacing w:val="-1"/>
                <w:szCs w:val="20"/>
              </w:rPr>
            </w:pPr>
            <w:r w:rsidRPr="00907C9B">
              <w:rPr>
                <w:szCs w:val="20"/>
                <w:lang w:val="en-US"/>
              </w:rPr>
              <w:t>0..1</w:t>
            </w:r>
          </w:p>
        </w:tc>
      </w:tr>
      <w:tr w:rsidR="001D061B" w14:paraId="7E2654B7" w14:textId="77777777" w:rsidTr="00514BAB">
        <w:tc>
          <w:tcPr>
            <w:tcW w:w="2660" w:type="dxa"/>
          </w:tcPr>
          <w:p w14:paraId="1F8CEC90" w14:textId="77777777" w:rsidR="001D061B" w:rsidRPr="00907C9B" w:rsidRDefault="001D061B" w:rsidP="008A6494">
            <w:pPr>
              <w:spacing w:line="229" w:lineRule="exact"/>
              <w:ind w:left="102"/>
              <w:rPr>
                <w:szCs w:val="20"/>
              </w:rPr>
            </w:pPr>
            <w:r>
              <w:rPr>
                <w:szCs w:val="20"/>
                <w:lang w:val="en-US"/>
              </w:rPr>
              <w:t>../../../</w:t>
            </w:r>
            <w:r w:rsidRPr="00E74D83">
              <w:rPr>
                <w:szCs w:val="20"/>
              </w:rPr>
              <w:t>signatureTime</w:t>
            </w:r>
          </w:p>
          <w:p w14:paraId="7641A2A2" w14:textId="77777777" w:rsidR="001D061B" w:rsidRDefault="001D061B" w:rsidP="008A6494">
            <w:pPr>
              <w:spacing w:line="229" w:lineRule="exact"/>
              <w:ind w:left="102"/>
              <w:rPr>
                <w:szCs w:val="20"/>
                <w:lang w:val="en-US"/>
              </w:rPr>
            </w:pPr>
          </w:p>
        </w:tc>
        <w:tc>
          <w:tcPr>
            <w:tcW w:w="1417" w:type="dxa"/>
          </w:tcPr>
          <w:p w14:paraId="7C5C225B" w14:textId="77777777" w:rsidR="001D061B" w:rsidRDefault="001D061B" w:rsidP="008A6494">
            <w:pPr>
              <w:spacing w:line="229" w:lineRule="exact"/>
              <w:ind w:left="102"/>
              <w:rPr>
                <w:rFonts w:ascii="Arial" w:hAnsi="Arial" w:cs="Arial"/>
                <w:color w:val="FF0000"/>
                <w:szCs w:val="20"/>
              </w:rPr>
            </w:pPr>
            <w:r>
              <w:rPr>
                <w:szCs w:val="20"/>
              </w:rPr>
              <w:t>TimeStampType</w:t>
            </w:r>
          </w:p>
          <w:p w14:paraId="4F092AA5" w14:textId="77777777" w:rsidR="001D061B" w:rsidRDefault="001D061B" w:rsidP="008A6494">
            <w:pPr>
              <w:spacing w:line="226" w:lineRule="exact"/>
              <w:ind w:left="102"/>
              <w:rPr>
                <w:szCs w:val="20"/>
                <w:lang w:val="en-US"/>
              </w:rPr>
            </w:pPr>
          </w:p>
        </w:tc>
        <w:tc>
          <w:tcPr>
            <w:tcW w:w="4111" w:type="dxa"/>
          </w:tcPr>
          <w:p w14:paraId="759EF949" w14:textId="77777777" w:rsidR="001D061B" w:rsidRPr="00907C9B" w:rsidRDefault="001D061B" w:rsidP="008A6494">
            <w:pPr>
              <w:spacing w:line="229" w:lineRule="exact"/>
              <w:ind w:left="102"/>
              <w:rPr>
                <w:szCs w:val="20"/>
              </w:rPr>
            </w:pPr>
            <w:r w:rsidRPr="00907C9B">
              <w:rPr>
                <w:szCs w:val="20"/>
              </w:rPr>
              <w:t>Tidpunkt för signering</w:t>
            </w:r>
          </w:p>
          <w:p w14:paraId="2DB5D748" w14:textId="77777777" w:rsidR="001D061B" w:rsidRPr="003C17D1" w:rsidRDefault="001D061B" w:rsidP="008A6494">
            <w:pPr>
              <w:spacing w:line="229" w:lineRule="exact"/>
              <w:ind w:left="102"/>
              <w:rPr>
                <w:szCs w:val="20"/>
              </w:rPr>
            </w:pPr>
          </w:p>
        </w:tc>
        <w:tc>
          <w:tcPr>
            <w:tcW w:w="1418" w:type="dxa"/>
          </w:tcPr>
          <w:p w14:paraId="3410A8BE" w14:textId="6ECE6C03" w:rsidR="001D061B" w:rsidRPr="00907C9B" w:rsidRDefault="001D061B" w:rsidP="008A6494">
            <w:pPr>
              <w:spacing w:line="226" w:lineRule="exact"/>
              <w:ind w:left="102"/>
              <w:rPr>
                <w:szCs w:val="20"/>
                <w:lang w:val="en-US"/>
              </w:rPr>
            </w:pPr>
            <w:r w:rsidRPr="00907C9B">
              <w:rPr>
                <w:szCs w:val="20"/>
              </w:rPr>
              <w:t>1..1</w:t>
            </w:r>
          </w:p>
        </w:tc>
      </w:tr>
      <w:tr w:rsidR="001D061B" w14:paraId="3E847D87" w14:textId="77777777" w:rsidTr="00514BAB">
        <w:tc>
          <w:tcPr>
            <w:tcW w:w="2660" w:type="dxa"/>
          </w:tcPr>
          <w:p w14:paraId="7BD071D1" w14:textId="77777777" w:rsidR="001D061B" w:rsidRPr="00907C9B" w:rsidRDefault="001D061B" w:rsidP="008A6494">
            <w:pPr>
              <w:spacing w:line="229" w:lineRule="exact"/>
              <w:ind w:left="102"/>
              <w:rPr>
                <w:szCs w:val="20"/>
              </w:rPr>
            </w:pPr>
            <w:r>
              <w:rPr>
                <w:szCs w:val="20"/>
              </w:rPr>
              <w:t>../../../</w:t>
            </w:r>
            <w:r w:rsidRPr="0035083B">
              <w:rPr>
                <w:szCs w:val="20"/>
              </w:rPr>
              <w:t>legalAuthenticatorHSAid</w:t>
            </w:r>
          </w:p>
          <w:p w14:paraId="6F684172" w14:textId="77777777" w:rsidR="001D061B" w:rsidRDefault="001D061B" w:rsidP="008A6494">
            <w:pPr>
              <w:spacing w:line="229" w:lineRule="exact"/>
              <w:ind w:left="102"/>
              <w:rPr>
                <w:szCs w:val="20"/>
                <w:lang w:val="en-US"/>
              </w:rPr>
            </w:pPr>
          </w:p>
        </w:tc>
        <w:tc>
          <w:tcPr>
            <w:tcW w:w="1417" w:type="dxa"/>
          </w:tcPr>
          <w:p w14:paraId="06AB649A" w14:textId="77777777" w:rsidR="001D061B" w:rsidRPr="00907C9B" w:rsidRDefault="001D061B" w:rsidP="008A6494">
            <w:pPr>
              <w:spacing w:line="229" w:lineRule="exact"/>
              <w:ind w:left="102"/>
              <w:rPr>
                <w:szCs w:val="20"/>
              </w:rPr>
            </w:pPr>
            <w:r w:rsidRPr="0035083B">
              <w:rPr>
                <w:szCs w:val="20"/>
              </w:rPr>
              <w:t>HSAIDType</w:t>
            </w:r>
          </w:p>
          <w:p w14:paraId="0DA3B6AA" w14:textId="77777777" w:rsidR="001D061B" w:rsidRDefault="001D061B" w:rsidP="008A6494">
            <w:pPr>
              <w:spacing w:line="229" w:lineRule="exact"/>
              <w:ind w:left="102"/>
              <w:rPr>
                <w:szCs w:val="20"/>
              </w:rPr>
            </w:pPr>
          </w:p>
        </w:tc>
        <w:tc>
          <w:tcPr>
            <w:tcW w:w="4111" w:type="dxa"/>
          </w:tcPr>
          <w:p w14:paraId="5CA36229" w14:textId="783F1D37" w:rsidR="001D061B" w:rsidRPr="00907C9B" w:rsidRDefault="001D061B" w:rsidP="008A6494">
            <w:pPr>
              <w:spacing w:line="229" w:lineRule="exact"/>
              <w:ind w:left="102"/>
              <w:rPr>
                <w:szCs w:val="20"/>
              </w:rPr>
            </w:pPr>
            <w:r w:rsidRPr="0035083B">
              <w:rPr>
                <w:szCs w:val="20"/>
              </w:rPr>
              <w:t>HSA-id för person som signerat dokumentet</w:t>
            </w:r>
          </w:p>
        </w:tc>
        <w:tc>
          <w:tcPr>
            <w:tcW w:w="1418" w:type="dxa"/>
          </w:tcPr>
          <w:p w14:paraId="02F9A6E6" w14:textId="2850CCCE" w:rsidR="001D061B" w:rsidRPr="00907C9B" w:rsidRDefault="001D061B" w:rsidP="008A6494">
            <w:pPr>
              <w:spacing w:line="226" w:lineRule="exact"/>
              <w:ind w:left="102"/>
              <w:rPr>
                <w:szCs w:val="20"/>
              </w:rPr>
            </w:pPr>
            <w:r>
              <w:rPr>
                <w:szCs w:val="20"/>
              </w:rPr>
              <w:t>0</w:t>
            </w:r>
            <w:r w:rsidRPr="00907C9B">
              <w:rPr>
                <w:szCs w:val="20"/>
              </w:rPr>
              <w:t>..1</w:t>
            </w:r>
          </w:p>
        </w:tc>
      </w:tr>
      <w:tr w:rsidR="001D061B" w14:paraId="3E3E4C27" w14:textId="77777777" w:rsidTr="00514BAB">
        <w:tc>
          <w:tcPr>
            <w:tcW w:w="2660" w:type="dxa"/>
          </w:tcPr>
          <w:p w14:paraId="16970830" w14:textId="76FC4995" w:rsidR="001D061B" w:rsidRDefault="001D061B" w:rsidP="008A6494">
            <w:pPr>
              <w:spacing w:line="229" w:lineRule="exact"/>
              <w:ind w:left="102"/>
              <w:rPr>
                <w:szCs w:val="20"/>
              </w:rPr>
            </w:pPr>
            <w:r>
              <w:rPr>
                <w:szCs w:val="20"/>
              </w:rPr>
              <w:t>../../../legalAuthenticatorName</w:t>
            </w:r>
          </w:p>
        </w:tc>
        <w:tc>
          <w:tcPr>
            <w:tcW w:w="1417" w:type="dxa"/>
          </w:tcPr>
          <w:p w14:paraId="3B21C6FF" w14:textId="479FDC07" w:rsidR="001D061B" w:rsidRPr="0035083B" w:rsidRDefault="001D061B" w:rsidP="008A6494">
            <w:pPr>
              <w:spacing w:line="229" w:lineRule="exact"/>
              <w:ind w:left="102"/>
              <w:rPr>
                <w:szCs w:val="20"/>
              </w:rPr>
            </w:pPr>
            <w:r>
              <w:rPr>
                <w:szCs w:val="20"/>
              </w:rPr>
              <w:t>string</w:t>
            </w:r>
          </w:p>
        </w:tc>
        <w:tc>
          <w:tcPr>
            <w:tcW w:w="4111" w:type="dxa"/>
          </w:tcPr>
          <w:p w14:paraId="19DBE8E6" w14:textId="5AC8DEF8" w:rsidR="001D061B" w:rsidRPr="0035083B" w:rsidRDefault="001D061B" w:rsidP="008A6494">
            <w:pPr>
              <w:spacing w:line="229" w:lineRule="exact"/>
              <w:ind w:left="102"/>
              <w:rPr>
                <w:szCs w:val="20"/>
              </w:rPr>
            </w:pPr>
            <w:r w:rsidRPr="006E04D3">
              <w:rPr>
                <w:spacing w:val="-1"/>
                <w:szCs w:val="20"/>
              </w:rPr>
              <w:t>Namnen i klartext för signerande person</w:t>
            </w:r>
          </w:p>
        </w:tc>
        <w:tc>
          <w:tcPr>
            <w:tcW w:w="1418" w:type="dxa"/>
          </w:tcPr>
          <w:p w14:paraId="2482853D" w14:textId="671EB58B" w:rsidR="001D061B" w:rsidRDefault="001D061B" w:rsidP="008A6494">
            <w:pPr>
              <w:spacing w:line="226" w:lineRule="exact"/>
              <w:ind w:left="102"/>
              <w:rPr>
                <w:szCs w:val="20"/>
              </w:rPr>
            </w:pPr>
            <w:r>
              <w:rPr>
                <w:spacing w:val="-1"/>
                <w:szCs w:val="20"/>
              </w:rPr>
              <w:t>0..1</w:t>
            </w:r>
          </w:p>
        </w:tc>
      </w:tr>
      <w:tr w:rsidR="001D061B" w14:paraId="6A970436" w14:textId="77777777" w:rsidTr="00514BAB">
        <w:tc>
          <w:tcPr>
            <w:tcW w:w="2660" w:type="dxa"/>
          </w:tcPr>
          <w:p w14:paraId="3E897EA2" w14:textId="77777777" w:rsidR="001D061B" w:rsidRPr="00E74D83" w:rsidRDefault="001D061B" w:rsidP="008A6494">
            <w:pPr>
              <w:spacing w:line="229" w:lineRule="exact"/>
              <w:ind w:left="102"/>
              <w:rPr>
                <w:szCs w:val="20"/>
              </w:rPr>
            </w:pPr>
            <w:r>
              <w:rPr>
                <w:szCs w:val="20"/>
              </w:rPr>
              <w:t>../../</w:t>
            </w:r>
            <w:r w:rsidRPr="00E74D83">
              <w:rPr>
                <w:spacing w:val="-1"/>
                <w:szCs w:val="20"/>
              </w:rPr>
              <w:t>approvedForPatient</w:t>
            </w:r>
          </w:p>
          <w:p w14:paraId="5EE74DC3" w14:textId="77777777" w:rsidR="001D061B" w:rsidRDefault="001D061B" w:rsidP="008A6494">
            <w:pPr>
              <w:spacing w:line="229" w:lineRule="exact"/>
              <w:ind w:left="102"/>
              <w:rPr>
                <w:szCs w:val="20"/>
              </w:rPr>
            </w:pPr>
          </w:p>
        </w:tc>
        <w:tc>
          <w:tcPr>
            <w:tcW w:w="1417" w:type="dxa"/>
          </w:tcPr>
          <w:p w14:paraId="3BCBDFB9" w14:textId="77777777" w:rsidR="001D061B" w:rsidRDefault="001D061B" w:rsidP="008A6494">
            <w:pPr>
              <w:spacing w:line="229" w:lineRule="exact"/>
              <w:ind w:left="102"/>
              <w:rPr>
                <w:rFonts w:ascii="Arial" w:hAnsi="Arial" w:cs="Arial"/>
                <w:color w:val="FF0000"/>
                <w:szCs w:val="20"/>
              </w:rPr>
            </w:pPr>
            <w:r w:rsidRPr="00E74D83">
              <w:rPr>
                <w:szCs w:val="20"/>
              </w:rPr>
              <w:t>boolean</w:t>
            </w:r>
          </w:p>
          <w:p w14:paraId="6A9F2886" w14:textId="77777777" w:rsidR="001D061B" w:rsidRDefault="001D061B" w:rsidP="008A6494">
            <w:pPr>
              <w:spacing w:line="229" w:lineRule="exact"/>
              <w:ind w:left="102"/>
              <w:rPr>
                <w:szCs w:val="20"/>
              </w:rPr>
            </w:pPr>
          </w:p>
        </w:tc>
        <w:tc>
          <w:tcPr>
            <w:tcW w:w="4111" w:type="dxa"/>
          </w:tcPr>
          <w:p w14:paraId="17529201" w14:textId="77777777" w:rsidR="001D061B" w:rsidRPr="0083546F" w:rsidRDefault="001D061B" w:rsidP="008A6494">
            <w:pPr>
              <w:spacing w:line="226" w:lineRule="exact"/>
              <w:ind w:left="102"/>
              <w:rPr>
                <w:spacing w:val="-1"/>
                <w:szCs w:val="20"/>
              </w:rPr>
            </w:pPr>
            <w:r w:rsidRPr="0083546F">
              <w:rPr>
                <w:spacing w:val="-1"/>
                <w:szCs w:val="20"/>
              </w:rPr>
              <w:t xml:space="preserve">Anger om information får delas till patient. Värdet sätts i sådant fall till true, i annat fall till false. </w:t>
            </w:r>
          </w:p>
          <w:p w14:paraId="76E29217" w14:textId="77777777" w:rsidR="001D061B" w:rsidRPr="006E04D3" w:rsidRDefault="001D061B" w:rsidP="008A6494">
            <w:pPr>
              <w:spacing w:line="229" w:lineRule="exact"/>
              <w:ind w:left="102"/>
              <w:rPr>
                <w:spacing w:val="-1"/>
                <w:szCs w:val="20"/>
              </w:rPr>
            </w:pPr>
          </w:p>
        </w:tc>
        <w:tc>
          <w:tcPr>
            <w:tcW w:w="1418" w:type="dxa"/>
          </w:tcPr>
          <w:p w14:paraId="6D0B6E65" w14:textId="55B7E304" w:rsidR="001D061B" w:rsidRDefault="001D061B" w:rsidP="008A6494">
            <w:pPr>
              <w:spacing w:line="226" w:lineRule="exact"/>
              <w:ind w:left="102"/>
              <w:rPr>
                <w:spacing w:val="-1"/>
                <w:szCs w:val="20"/>
              </w:rPr>
            </w:pPr>
            <w:r>
              <w:rPr>
                <w:spacing w:val="-1"/>
                <w:szCs w:val="20"/>
              </w:rPr>
              <w:t>1..1</w:t>
            </w:r>
          </w:p>
        </w:tc>
      </w:tr>
      <w:tr w:rsidR="001D061B" w14:paraId="383B736D" w14:textId="77777777" w:rsidTr="00514BAB">
        <w:tc>
          <w:tcPr>
            <w:tcW w:w="2660" w:type="dxa"/>
          </w:tcPr>
          <w:p w14:paraId="1AA8E714" w14:textId="5BC7FFF4" w:rsidR="001D061B" w:rsidRDefault="001D061B" w:rsidP="008A6494">
            <w:pPr>
              <w:spacing w:line="229" w:lineRule="exact"/>
              <w:ind w:left="102"/>
              <w:rPr>
                <w:szCs w:val="20"/>
              </w:rPr>
            </w:pPr>
            <w:r>
              <w:rPr>
                <w:szCs w:val="20"/>
                <w:lang w:val="en-US"/>
              </w:rPr>
              <w:t>../../</w:t>
            </w:r>
            <w:r>
              <w:rPr>
                <w:spacing w:val="-1"/>
                <w:szCs w:val="20"/>
                <w:lang w:val="en-US"/>
              </w:rPr>
              <w:t>careContactId</w:t>
            </w:r>
          </w:p>
        </w:tc>
        <w:tc>
          <w:tcPr>
            <w:tcW w:w="1417" w:type="dxa"/>
          </w:tcPr>
          <w:p w14:paraId="5CB5B68B" w14:textId="22B307F0" w:rsidR="001D061B" w:rsidRPr="00E74D83" w:rsidRDefault="001D061B" w:rsidP="008A6494">
            <w:pPr>
              <w:spacing w:line="229" w:lineRule="exact"/>
              <w:ind w:left="102"/>
              <w:rPr>
                <w:szCs w:val="20"/>
              </w:rPr>
            </w:pPr>
            <w:r>
              <w:rPr>
                <w:spacing w:val="-1"/>
                <w:szCs w:val="20"/>
                <w:lang w:val="en-US"/>
              </w:rPr>
              <w:t>string</w:t>
            </w:r>
          </w:p>
        </w:tc>
        <w:tc>
          <w:tcPr>
            <w:tcW w:w="4111" w:type="dxa"/>
          </w:tcPr>
          <w:p w14:paraId="4228C8E3" w14:textId="494442ED" w:rsidR="001D061B" w:rsidRPr="0083546F" w:rsidRDefault="001D061B" w:rsidP="008A6494">
            <w:pPr>
              <w:spacing w:line="226" w:lineRule="exact"/>
              <w:ind w:left="102"/>
              <w:rPr>
                <w:spacing w:val="-1"/>
                <w:szCs w:val="20"/>
              </w:rPr>
            </w:pPr>
            <w:r>
              <w:rPr>
                <w:spacing w:val="-1"/>
                <w:szCs w:val="20"/>
              </w:rPr>
              <w:t>Identitet</w:t>
            </w:r>
            <w:r w:rsidRPr="006067AA">
              <w:rPr>
                <w:spacing w:val="-1"/>
                <w:szCs w:val="20"/>
              </w:rPr>
              <w:t>et för den vård- och omsorgskontakt som föranlett den information som omfattas av dokumentet. Identiteten är unik inom källsystemet</w:t>
            </w:r>
            <w:r>
              <w:rPr>
                <w:spacing w:val="-1"/>
                <w:szCs w:val="20"/>
              </w:rPr>
              <w:t>.</w:t>
            </w:r>
          </w:p>
        </w:tc>
        <w:tc>
          <w:tcPr>
            <w:tcW w:w="1418" w:type="dxa"/>
          </w:tcPr>
          <w:p w14:paraId="31AF96DD" w14:textId="5AC8558A" w:rsidR="001D061B" w:rsidRDefault="001D061B" w:rsidP="008A6494">
            <w:pPr>
              <w:spacing w:line="226" w:lineRule="exact"/>
              <w:ind w:left="102"/>
              <w:rPr>
                <w:spacing w:val="-1"/>
                <w:szCs w:val="20"/>
              </w:rPr>
            </w:pPr>
            <w:r w:rsidRPr="00907C9B">
              <w:rPr>
                <w:spacing w:val="-1"/>
                <w:szCs w:val="20"/>
                <w:lang w:val="en-US"/>
              </w:rPr>
              <w:t>0..1</w:t>
            </w:r>
          </w:p>
        </w:tc>
      </w:tr>
      <w:tr w:rsidR="001D061B" w14:paraId="2FEB5D39" w14:textId="77777777" w:rsidTr="00514BAB">
        <w:tc>
          <w:tcPr>
            <w:tcW w:w="2660" w:type="dxa"/>
          </w:tcPr>
          <w:p w14:paraId="31C14143" w14:textId="77777777" w:rsidR="001D061B" w:rsidRDefault="001D061B" w:rsidP="008A6494">
            <w:pPr>
              <w:spacing w:line="229" w:lineRule="exact"/>
              <w:ind w:left="102"/>
              <w:rPr>
                <w:szCs w:val="20"/>
                <w:lang w:val="en-US"/>
              </w:rPr>
            </w:pPr>
          </w:p>
        </w:tc>
        <w:tc>
          <w:tcPr>
            <w:tcW w:w="1417" w:type="dxa"/>
          </w:tcPr>
          <w:p w14:paraId="5DF179AF" w14:textId="77777777" w:rsidR="001D061B" w:rsidRDefault="001D061B" w:rsidP="008A6494">
            <w:pPr>
              <w:spacing w:line="229" w:lineRule="exact"/>
              <w:ind w:left="102"/>
              <w:rPr>
                <w:spacing w:val="-1"/>
                <w:szCs w:val="20"/>
                <w:lang w:val="en-US"/>
              </w:rPr>
            </w:pPr>
          </w:p>
        </w:tc>
        <w:tc>
          <w:tcPr>
            <w:tcW w:w="4111" w:type="dxa"/>
          </w:tcPr>
          <w:p w14:paraId="13D62052" w14:textId="77777777" w:rsidR="001D061B" w:rsidRDefault="001D061B" w:rsidP="008A6494">
            <w:pPr>
              <w:spacing w:line="226" w:lineRule="exact"/>
              <w:ind w:left="102"/>
              <w:rPr>
                <w:spacing w:val="-1"/>
                <w:szCs w:val="20"/>
              </w:rPr>
            </w:pPr>
          </w:p>
        </w:tc>
        <w:tc>
          <w:tcPr>
            <w:tcW w:w="1418" w:type="dxa"/>
          </w:tcPr>
          <w:p w14:paraId="18A292ED" w14:textId="77777777" w:rsidR="001D061B" w:rsidRPr="00907C9B" w:rsidRDefault="001D061B" w:rsidP="008A6494">
            <w:pPr>
              <w:spacing w:line="226" w:lineRule="exact"/>
              <w:ind w:left="102"/>
              <w:rPr>
                <w:spacing w:val="-1"/>
                <w:szCs w:val="20"/>
                <w:lang w:val="en-US"/>
              </w:rPr>
            </w:pPr>
          </w:p>
        </w:tc>
      </w:tr>
      <w:tr w:rsidR="001D061B" w14:paraId="2378DD57" w14:textId="77777777" w:rsidTr="00514BAB">
        <w:tc>
          <w:tcPr>
            <w:tcW w:w="2660" w:type="dxa"/>
          </w:tcPr>
          <w:p w14:paraId="6ED01DFB" w14:textId="77777777" w:rsidR="001D061B" w:rsidRPr="00835228" w:rsidRDefault="001D061B" w:rsidP="008A6494">
            <w:pPr>
              <w:spacing w:line="229" w:lineRule="exact"/>
              <w:ind w:left="102"/>
              <w:rPr>
                <w:szCs w:val="20"/>
              </w:rPr>
            </w:pPr>
            <w:r>
              <w:rPr>
                <w:szCs w:val="20"/>
              </w:rPr>
              <w:t>../</w:t>
            </w:r>
            <w:r w:rsidRPr="00835228">
              <w:rPr>
                <w:szCs w:val="20"/>
              </w:rPr>
              <w:t>referralOutcomeBody</w:t>
            </w:r>
          </w:p>
          <w:p w14:paraId="1B2CE25B" w14:textId="77777777" w:rsidR="001D061B" w:rsidRDefault="001D061B" w:rsidP="008A6494">
            <w:pPr>
              <w:spacing w:line="229" w:lineRule="exact"/>
              <w:ind w:left="102"/>
              <w:rPr>
                <w:szCs w:val="20"/>
                <w:lang w:val="en-US"/>
              </w:rPr>
            </w:pPr>
          </w:p>
        </w:tc>
        <w:tc>
          <w:tcPr>
            <w:tcW w:w="1417" w:type="dxa"/>
          </w:tcPr>
          <w:p w14:paraId="411B1C0C" w14:textId="77777777" w:rsidR="001D061B" w:rsidRPr="00907C9B" w:rsidRDefault="001D061B" w:rsidP="008A6494">
            <w:pPr>
              <w:spacing w:line="229" w:lineRule="exact"/>
              <w:ind w:left="102"/>
              <w:rPr>
                <w:szCs w:val="20"/>
              </w:rPr>
            </w:pPr>
            <w:r>
              <w:rPr>
                <w:szCs w:val="20"/>
              </w:rPr>
              <w:t>R</w:t>
            </w:r>
            <w:r w:rsidRPr="00907C9B">
              <w:rPr>
                <w:szCs w:val="20"/>
              </w:rPr>
              <w:t>eferral</w:t>
            </w:r>
            <w:r>
              <w:rPr>
                <w:szCs w:val="20"/>
              </w:rPr>
              <w:t>OutcomeBodyType</w:t>
            </w:r>
          </w:p>
          <w:p w14:paraId="23F47901" w14:textId="77777777" w:rsidR="001D061B" w:rsidRDefault="001D061B" w:rsidP="008A6494">
            <w:pPr>
              <w:spacing w:line="229" w:lineRule="exact"/>
              <w:ind w:left="102"/>
              <w:rPr>
                <w:spacing w:val="-1"/>
                <w:szCs w:val="20"/>
                <w:lang w:val="en-US"/>
              </w:rPr>
            </w:pPr>
          </w:p>
        </w:tc>
        <w:tc>
          <w:tcPr>
            <w:tcW w:w="4111" w:type="dxa"/>
          </w:tcPr>
          <w:p w14:paraId="74D2DAD3" w14:textId="77777777" w:rsidR="001D061B" w:rsidRDefault="001D061B" w:rsidP="008A6494">
            <w:pPr>
              <w:spacing w:line="226" w:lineRule="exact"/>
              <w:ind w:left="102"/>
              <w:rPr>
                <w:spacing w:val="-1"/>
                <w:szCs w:val="20"/>
              </w:rPr>
            </w:pPr>
          </w:p>
        </w:tc>
        <w:tc>
          <w:tcPr>
            <w:tcW w:w="1418" w:type="dxa"/>
          </w:tcPr>
          <w:p w14:paraId="5821CB16" w14:textId="480FC78F" w:rsidR="001D061B" w:rsidRPr="00907C9B" w:rsidRDefault="001D061B" w:rsidP="008A6494">
            <w:pPr>
              <w:spacing w:line="226" w:lineRule="exact"/>
              <w:ind w:left="102"/>
              <w:rPr>
                <w:spacing w:val="-1"/>
                <w:szCs w:val="20"/>
                <w:lang w:val="en-US"/>
              </w:rPr>
            </w:pPr>
            <w:r w:rsidRPr="00907C9B">
              <w:rPr>
                <w:spacing w:val="-1"/>
                <w:szCs w:val="20"/>
              </w:rPr>
              <w:t>1..1</w:t>
            </w:r>
          </w:p>
        </w:tc>
      </w:tr>
      <w:tr w:rsidR="001D061B" w14:paraId="682BD411" w14:textId="77777777" w:rsidTr="00514BAB">
        <w:tc>
          <w:tcPr>
            <w:tcW w:w="2660" w:type="dxa"/>
          </w:tcPr>
          <w:p w14:paraId="5B4FE581" w14:textId="74738BE1" w:rsidR="001D061B" w:rsidRDefault="001D061B" w:rsidP="008A6494">
            <w:pPr>
              <w:spacing w:line="229" w:lineRule="exact"/>
              <w:ind w:left="102"/>
              <w:rPr>
                <w:szCs w:val="20"/>
              </w:rPr>
            </w:pPr>
            <w:r>
              <w:rPr>
                <w:szCs w:val="20"/>
              </w:rPr>
              <w:t>../../</w:t>
            </w:r>
            <w:r w:rsidRPr="00835228">
              <w:rPr>
                <w:szCs w:val="20"/>
              </w:rPr>
              <w:t>referralOutcomeTypeCode</w:t>
            </w:r>
          </w:p>
        </w:tc>
        <w:tc>
          <w:tcPr>
            <w:tcW w:w="1417" w:type="dxa"/>
          </w:tcPr>
          <w:p w14:paraId="2324694C" w14:textId="0FCA32AC" w:rsidR="001D061B" w:rsidRDefault="001D061B" w:rsidP="008A6494">
            <w:pPr>
              <w:spacing w:line="229" w:lineRule="exact"/>
              <w:ind w:left="102"/>
              <w:rPr>
                <w:szCs w:val="20"/>
              </w:rPr>
            </w:pPr>
            <w:r w:rsidRPr="00835228">
              <w:rPr>
                <w:szCs w:val="20"/>
              </w:rPr>
              <w:t>referralOutcomeTypeCode</w:t>
            </w:r>
            <w:r>
              <w:rPr>
                <w:szCs w:val="20"/>
              </w:rPr>
              <w:t>Enum</w:t>
            </w:r>
          </w:p>
        </w:tc>
        <w:tc>
          <w:tcPr>
            <w:tcW w:w="4111" w:type="dxa"/>
          </w:tcPr>
          <w:p w14:paraId="5B06B4BE" w14:textId="77777777" w:rsidR="001D061B" w:rsidRDefault="001D061B" w:rsidP="008A6494">
            <w:pPr>
              <w:spacing w:line="226" w:lineRule="exact"/>
              <w:ind w:left="102"/>
              <w:rPr>
                <w:rFonts w:ascii="Arial" w:hAnsi="Arial" w:cs="Arial"/>
                <w:color w:val="FF0000"/>
                <w:szCs w:val="20"/>
              </w:rPr>
            </w:pPr>
            <w:r w:rsidRPr="00835228">
              <w:rPr>
                <w:spacing w:val="-1"/>
                <w:szCs w:val="20"/>
              </w:rPr>
              <w:t xml:space="preserve">Anger typ av svar. </w:t>
            </w:r>
            <w:r w:rsidRPr="00835228">
              <w:rPr>
                <w:spacing w:val="-1"/>
                <w:szCs w:val="20"/>
              </w:rPr>
              <w:br/>
              <w:t xml:space="preserve">Giltiga koder: </w:t>
            </w:r>
            <w:r w:rsidRPr="00835228">
              <w:rPr>
                <w:spacing w:val="-1"/>
                <w:szCs w:val="20"/>
              </w:rPr>
              <w:br/>
              <w:t>SR, svar på remissfråga</w:t>
            </w:r>
            <w:r w:rsidRPr="00835228">
              <w:rPr>
                <w:spacing w:val="-1"/>
                <w:szCs w:val="20"/>
              </w:rPr>
              <w:br/>
              <w:t xml:space="preserve">SS, slutsvar på remissfråga </w:t>
            </w:r>
          </w:p>
          <w:p w14:paraId="46E83D82" w14:textId="77777777" w:rsidR="001D061B" w:rsidRDefault="001D061B" w:rsidP="008A6494">
            <w:pPr>
              <w:spacing w:line="226" w:lineRule="exact"/>
              <w:ind w:left="102"/>
              <w:rPr>
                <w:spacing w:val="-1"/>
                <w:szCs w:val="20"/>
              </w:rPr>
            </w:pPr>
          </w:p>
        </w:tc>
        <w:tc>
          <w:tcPr>
            <w:tcW w:w="1418" w:type="dxa"/>
          </w:tcPr>
          <w:p w14:paraId="568C8735" w14:textId="2B50C912" w:rsidR="001D061B" w:rsidRPr="00907C9B" w:rsidRDefault="001D061B" w:rsidP="008A6494">
            <w:pPr>
              <w:spacing w:line="226" w:lineRule="exact"/>
              <w:ind w:left="102"/>
              <w:rPr>
                <w:spacing w:val="-1"/>
                <w:szCs w:val="20"/>
              </w:rPr>
            </w:pPr>
            <w:r>
              <w:rPr>
                <w:spacing w:val="-1"/>
                <w:szCs w:val="20"/>
              </w:rPr>
              <w:t>1..1</w:t>
            </w:r>
          </w:p>
        </w:tc>
      </w:tr>
      <w:tr w:rsidR="001D061B" w14:paraId="0E417CB9" w14:textId="77777777" w:rsidTr="00514BAB">
        <w:tc>
          <w:tcPr>
            <w:tcW w:w="2660" w:type="dxa"/>
          </w:tcPr>
          <w:p w14:paraId="5DA70E04" w14:textId="015A7EAE" w:rsidR="001D061B" w:rsidRDefault="001D061B" w:rsidP="008A6494">
            <w:pPr>
              <w:spacing w:line="229" w:lineRule="exact"/>
              <w:ind w:left="102"/>
              <w:rPr>
                <w:szCs w:val="20"/>
              </w:rPr>
            </w:pPr>
            <w:r>
              <w:rPr>
                <w:szCs w:val="20"/>
              </w:rPr>
              <w:t>../../</w:t>
            </w:r>
            <w:r w:rsidRPr="00907C9B">
              <w:rPr>
                <w:szCs w:val="20"/>
              </w:rPr>
              <w:t>referral</w:t>
            </w:r>
            <w:r>
              <w:rPr>
                <w:szCs w:val="20"/>
              </w:rPr>
              <w:t>Outcome</w:t>
            </w:r>
            <w:r w:rsidRPr="00907C9B">
              <w:rPr>
                <w:szCs w:val="20"/>
              </w:rPr>
              <w:t>Title</w:t>
            </w:r>
          </w:p>
        </w:tc>
        <w:tc>
          <w:tcPr>
            <w:tcW w:w="1417" w:type="dxa"/>
          </w:tcPr>
          <w:p w14:paraId="6CD19919" w14:textId="07BA98E7" w:rsidR="001D061B" w:rsidRPr="00835228" w:rsidRDefault="001D061B" w:rsidP="008A6494">
            <w:pPr>
              <w:spacing w:line="229" w:lineRule="exact"/>
              <w:ind w:left="102"/>
              <w:rPr>
                <w:szCs w:val="20"/>
              </w:rPr>
            </w:pPr>
            <w:r>
              <w:rPr>
                <w:szCs w:val="20"/>
              </w:rPr>
              <w:t>string</w:t>
            </w:r>
          </w:p>
        </w:tc>
        <w:tc>
          <w:tcPr>
            <w:tcW w:w="4111" w:type="dxa"/>
          </w:tcPr>
          <w:p w14:paraId="1C889888" w14:textId="77777777" w:rsidR="001D061B" w:rsidRDefault="001D061B" w:rsidP="008A6494">
            <w:pPr>
              <w:spacing w:line="226" w:lineRule="exact"/>
              <w:ind w:left="102"/>
              <w:rPr>
                <w:spacing w:val="-1"/>
                <w:szCs w:val="20"/>
              </w:rPr>
            </w:pPr>
            <w:r w:rsidRPr="00790A72">
              <w:rPr>
                <w:spacing w:val="-1"/>
                <w:szCs w:val="20"/>
              </w:rPr>
              <w:t>Text som beskriver vilken specialitet som utlåtandet gäller. Typen av specia</w:t>
            </w:r>
            <w:r>
              <w:rPr>
                <w:spacing w:val="-1"/>
                <w:szCs w:val="20"/>
              </w:rPr>
              <w:t>litet som anlitats anges i text.</w:t>
            </w:r>
          </w:p>
          <w:p w14:paraId="3F506ABE" w14:textId="77777777" w:rsidR="001D061B" w:rsidRDefault="001D061B" w:rsidP="008A6494">
            <w:pPr>
              <w:spacing w:line="226" w:lineRule="exact"/>
              <w:ind w:left="102"/>
              <w:rPr>
                <w:spacing w:val="-1"/>
                <w:szCs w:val="20"/>
              </w:rPr>
            </w:pPr>
            <w:r w:rsidRPr="00790A72">
              <w:rPr>
                <w:spacing w:val="-1"/>
                <w:szCs w:val="20"/>
              </w:rPr>
              <w:t xml:space="preserve">Exempel: </w:t>
            </w:r>
          </w:p>
          <w:p w14:paraId="0B1BC83E" w14:textId="77777777" w:rsidR="001D061B" w:rsidRDefault="001D061B" w:rsidP="008A6494">
            <w:pPr>
              <w:spacing w:line="226" w:lineRule="exact"/>
              <w:ind w:left="102"/>
              <w:rPr>
                <w:spacing w:val="-1"/>
                <w:szCs w:val="20"/>
              </w:rPr>
            </w:pPr>
            <w:r>
              <w:rPr>
                <w:spacing w:val="-1"/>
                <w:szCs w:val="20"/>
              </w:rPr>
              <w:t xml:space="preserve"> </w:t>
            </w:r>
            <w:r w:rsidRPr="00790A72">
              <w:rPr>
                <w:spacing w:val="-1"/>
                <w:szCs w:val="20"/>
              </w:rPr>
              <w:t>Patologi</w:t>
            </w:r>
          </w:p>
          <w:p w14:paraId="43DD99C9" w14:textId="77777777" w:rsidR="001D061B" w:rsidRDefault="001D061B" w:rsidP="008A6494">
            <w:pPr>
              <w:spacing w:line="226" w:lineRule="exact"/>
              <w:ind w:left="102"/>
              <w:rPr>
                <w:spacing w:val="-1"/>
                <w:szCs w:val="20"/>
              </w:rPr>
            </w:pPr>
            <w:r w:rsidRPr="00790A72">
              <w:rPr>
                <w:spacing w:val="-1"/>
                <w:szCs w:val="20"/>
              </w:rPr>
              <w:t xml:space="preserve"> Klinisk fysik </w:t>
            </w:r>
          </w:p>
          <w:p w14:paraId="3FEB58A1" w14:textId="276194C1" w:rsidR="001D061B" w:rsidRPr="00835228" w:rsidRDefault="001D061B" w:rsidP="008A6494">
            <w:pPr>
              <w:spacing w:line="226" w:lineRule="exact"/>
              <w:ind w:left="102"/>
              <w:rPr>
                <w:spacing w:val="-1"/>
                <w:szCs w:val="20"/>
              </w:rPr>
            </w:pPr>
            <w:r>
              <w:rPr>
                <w:spacing w:val="-1"/>
                <w:szCs w:val="20"/>
              </w:rPr>
              <w:t xml:space="preserve"> </w:t>
            </w:r>
            <w:r w:rsidRPr="00790A72">
              <w:rPr>
                <w:spacing w:val="-1"/>
                <w:szCs w:val="20"/>
              </w:rPr>
              <w:t xml:space="preserve">Logopedi </w:t>
            </w:r>
          </w:p>
        </w:tc>
        <w:tc>
          <w:tcPr>
            <w:tcW w:w="1418" w:type="dxa"/>
          </w:tcPr>
          <w:p w14:paraId="42B3FEC4" w14:textId="659476B2" w:rsidR="001D061B" w:rsidRDefault="001D061B" w:rsidP="008A6494">
            <w:pPr>
              <w:spacing w:line="226" w:lineRule="exact"/>
              <w:ind w:left="102"/>
              <w:rPr>
                <w:spacing w:val="-1"/>
                <w:szCs w:val="20"/>
              </w:rPr>
            </w:pPr>
            <w:r w:rsidRPr="00907C9B">
              <w:rPr>
                <w:spacing w:val="-1"/>
                <w:szCs w:val="20"/>
              </w:rPr>
              <w:t>1..1</w:t>
            </w:r>
          </w:p>
        </w:tc>
      </w:tr>
      <w:tr w:rsidR="001D061B" w14:paraId="32624AA3" w14:textId="77777777" w:rsidTr="00514BAB">
        <w:tc>
          <w:tcPr>
            <w:tcW w:w="2660" w:type="dxa"/>
          </w:tcPr>
          <w:p w14:paraId="065DB0F2" w14:textId="7FD62155" w:rsidR="001D061B" w:rsidRDefault="001D061B" w:rsidP="008A6494">
            <w:pPr>
              <w:spacing w:line="229" w:lineRule="exact"/>
              <w:ind w:left="102"/>
              <w:rPr>
                <w:szCs w:val="20"/>
              </w:rPr>
            </w:pPr>
            <w:r>
              <w:rPr>
                <w:szCs w:val="20"/>
              </w:rPr>
              <w:t>../../referralOutcome</w:t>
            </w:r>
            <w:r w:rsidRPr="00907C9B">
              <w:rPr>
                <w:szCs w:val="20"/>
              </w:rPr>
              <w:t>Text</w:t>
            </w:r>
          </w:p>
        </w:tc>
        <w:tc>
          <w:tcPr>
            <w:tcW w:w="1417" w:type="dxa"/>
          </w:tcPr>
          <w:p w14:paraId="5359D961" w14:textId="54C9BD14" w:rsidR="001D061B" w:rsidRDefault="001D061B" w:rsidP="008A6494">
            <w:pPr>
              <w:spacing w:line="229" w:lineRule="exact"/>
              <w:ind w:left="102"/>
              <w:rPr>
                <w:szCs w:val="20"/>
              </w:rPr>
            </w:pPr>
            <w:r>
              <w:rPr>
                <w:szCs w:val="20"/>
              </w:rPr>
              <w:t>string</w:t>
            </w:r>
          </w:p>
        </w:tc>
        <w:tc>
          <w:tcPr>
            <w:tcW w:w="4111" w:type="dxa"/>
          </w:tcPr>
          <w:p w14:paraId="38F5312F" w14:textId="5A678434" w:rsidR="001D061B" w:rsidRPr="00790A72" w:rsidRDefault="001D061B" w:rsidP="008A6494">
            <w:pPr>
              <w:spacing w:line="226" w:lineRule="exact"/>
              <w:ind w:left="102"/>
              <w:rPr>
                <w:spacing w:val="-1"/>
                <w:szCs w:val="20"/>
              </w:rPr>
            </w:pPr>
            <w:r w:rsidRPr="00360C3A">
              <w:rPr>
                <w:spacing w:val="-1"/>
                <w:szCs w:val="20"/>
              </w:rPr>
              <w:t>Text som beskriver det sammanfattande utlåtandet kring undersökningsresultatet</w:t>
            </w:r>
          </w:p>
        </w:tc>
        <w:tc>
          <w:tcPr>
            <w:tcW w:w="1418" w:type="dxa"/>
          </w:tcPr>
          <w:p w14:paraId="316CB4D6" w14:textId="504793DC" w:rsidR="001D061B" w:rsidRPr="00907C9B" w:rsidRDefault="001D061B" w:rsidP="008A6494">
            <w:pPr>
              <w:spacing w:line="226" w:lineRule="exact"/>
              <w:ind w:left="102"/>
              <w:rPr>
                <w:spacing w:val="-1"/>
                <w:szCs w:val="20"/>
              </w:rPr>
            </w:pPr>
            <w:r w:rsidRPr="00907C9B">
              <w:rPr>
                <w:spacing w:val="-1"/>
                <w:szCs w:val="20"/>
              </w:rPr>
              <w:t>1..1</w:t>
            </w:r>
          </w:p>
        </w:tc>
      </w:tr>
      <w:tr w:rsidR="001D061B" w14:paraId="083D0516" w14:textId="77777777" w:rsidTr="00514BAB">
        <w:tc>
          <w:tcPr>
            <w:tcW w:w="2660" w:type="dxa"/>
          </w:tcPr>
          <w:p w14:paraId="27F8D723" w14:textId="77777777" w:rsidR="001D061B" w:rsidRPr="00907C9B" w:rsidRDefault="001D061B" w:rsidP="008A6494">
            <w:pPr>
              <w:spacing w:line="229" w:lineRule="exact"/>
              <w:ind w:left="102"/>
              <w:rPr>
                <w:szCs w:val="20"/>
              </w:rPr>
            </w:pPr>
            <w:r>
              <w:rPr>
                <w:szCs w:val="20"/>
              </w:rPr>
              <w:t>../../</w:t>
            </w:r>
            <w:r w:rsidRPr="00907C9B">
              <w:rPr>
                <w:szCs w:val="20"/>
              </w:rPr>
              <w:t>clinicalInformation</w:t>
            </w:r>
          </w:p>
          <w:p w14:paraId="106231C2" w14:textId="77777777" w:rsidR="001D061B" w:rsidRPr="00907C9B" w:rsidRDefault="001D061B" w:rsidP="008A6494">
            <w:pPr>
              <w:spacing w:line="229" w:lineRule="exact"/>
              <w:ind w:left="102"/>
            </w:pPr>
          </w:p>
          <w:p w14:paraId="2BF0B135" w14:textId="77777777" w:rsidR="001D061B" w:rsidRDefault="001D061B" w:rsidP="008A6494">
            <w:pPr>
              <w:spacing w:line="229" w:lineRule="exact"/>
              <w:ind w:left="102"/>
              <w:rPr>
                <w:szCs w:val="20"/>
              </w:rPr>
            </w:pPr>
          </w:p>
        </w:tc>
        <w:tc>
          <w:tcPr>
            <w:tcW w:w="1417" w:type="dxa"/>
          </w:tcPr>
          <w:p w14:paraId="221BA35D" w14:textId="77777777" w:rsidR="001D061B" w:rsidRPr="00907C9B" w:rsidRDefault="001D061B" w:rsidP="008A6494">
            <w:pPr>
              <w:spacing w:line="229" w:lineRule="exact"/>
              <w:ind w:left="102"/>
              <w:rPr>
                <w:szCs w:val="20"/>
              </w:rPr>
            </w:pPr>
            <w:r>
              <w:rPr>
                <w:szCs w:val="20"/>
              </w:rPr>
              <w:t>C</w:t>
            </w:r>
            <w:r w:rsidRPr="00907C9B">
              <w:rPr>
                <w:szCs w:val="20"/>
              </w:rPr>
              <w:t>linicalInformationType</w:t>
            </w:r>
          </w:p>
          <w:p w14:paraId="4BCB1878" w14:textId="77777777" w:rsidR="001D061B" w:rsidRDefault="001D061B" w:rsidP="008A6494">
            <w:pPr>
              <w:spacing w:line="229" w:lineRule="exact"/>
              <w:ind w:left="102"/>
              <w:rPr>
                <w:szCs w:val="20"/>
              </w:rPr>
            </w:pPr>
          </w:p>
        </w:tc>
        <w:tc>
          <w:tcPr>
            <w:tcW w:w="4111" w:type="dxa"/>
          </w:tcPr>
          <w:p w14:paraId="1956EFFE" w14:textId="77777777" w:rsidR="001D061B" w:rsidRPr="00907C9B" w:rsidRDefault="001D061B" w:rsidP="008A6494">
            <w:pPr>
              <w:spacing w:line="226" w:lineRule="exact"/>
              <w:ind w:left="102"/>
              <w:rPr>
                <w:spacing w:val="-1"/>
                <w:szCs w:val="20"/>
              </w:rPr>
            </w:pPr>
            <w:r>
              <w:rPr>
                <w:spacing w:val="-1"/>
                <w:szCs w:val="20"/>
              </w:rPr>
              <w:t>Klinisk information</w:t>
            </w:r>
            <w:r w:rsidRPr="00907C9B">
              <w:rPr>
                <w:spacing w:val="-1"/>
                <w:szCs w:val="20"/>
              </w:rPr>
              <w:t xml:space="preserve"> för remissvaret. Dessa kliniska data är direkt kopplat till svaret.</w:t>
            </w:r>
          </w:p>
          <w:p w14:paraId="497681BE" w14:textId="77777777" w:rsidR="001D061B" w:rsidRPr="00360C3A" w:rsidRDefault="001D061B" w:rsidP="008A6494">
            <w:pPr>
              <w:spacing w:line="226" w:lineRule="exact"/>
              <w:ind w:left="102"/>
              <w:rPr>
                <w:spacing w:val="-1"/>
                <w:szCs w:val="20"/>
              </w:rPr>
            </w:pPr>
          </w:p>
        </w:tc>
        <w:tc>
          <w:tcPr>
            <w:tcW w:w="1418" w:type="dxa"/>
          </w:tcPr>
          <w:p w14:paraId="625C412B" w14:textId="3741A882" w:rsidR="001D061B" w:rsidRPr="00907C9B" w:rsidRDefault="001D061B" w:rsidP="008A6494">
            <w:pPr>
              <w:spacing w:line="226" w:lineRule="exact"/>
              <w:ind w:left="102"/>
              <w:rPr>
                <w:spacing w:val="-1"/>
                <w:szCs w:val="20"/>
              </w:rPr>
            </w:pPr>
            <w:r w:rsidRPr="00907C9B">
              <w:rPr>
                <w:spacing w:val="-1"/>
                <w:szCs w:val="20"/>
              </w:rPr>
              <w:t>0..*</w:t>
            </w:r>
          </w:p>
        </w:tc>
      </w:tr>
      <w:tr w:rsidR="001D061B" w14:paraId="5FE027E2" w14:textId="77777777" w:rsidTr="00514BAB">
        <w:tc>
          <w:tcPr>
            <w:tcW w:w="2660" w:type="dxa"/>
          </w:tcPr>
          <w:p w14:paraId="3566FA52" w14:textId="77777777" w:rsidR="001D061B" w:rsidRPr="00907C9B" w:rsidRDefault="001D061B" w:rsidP="008A6494">
            <w:pPr>
              <w:spacing w:line="229" w:lineRule="exact"/>
              <w:ind w:left="102"/>
              <w:rPr>
                <w:szCs w:val="20"/>
              </w:rPr>
            </w:pPr>
            <w:r>
              <w:rPr>
                <w:szCs w:val="20"/>
              </w:rPr>
              <w:t>../../../</w:t>
            </w:r>
            <w:r w:rsidRPr="00907C9B">
              <w:rPr>
                <w:szCs w:val="20"/>
              </w:rPr>
              <w:t>clinicalInformationCode</w:t>
            </w:r>
          </w:p>
          <w:p w14:paraId="4985294F" w14:textId="77777777" w:rsidR="001D061B" w:rsidRDefault="001D061B" w:rsidP="008A6494">
            <w:pPr>
              <w:spacing w:line="229" w:lineRule="exact"/>
              <w:ind w:left="102"/>
              <w:rPr>
                <w:szCs w:val="20"/>
              </w:rPr>
            </w:pPr>
          </w:p>
        </w:tc>
        <w:tc>
          <w:tcPr>
            <w:tcW w:w="1417" w:type="dxa"/>
          </w:tcPr>
          <w:p w14:paraId="4A9DE0DF" w14:textId="77777777" w:rsidR="001D061B" w:rsidRDefault="001D061B" w:rsidP="008A6494">
            <w:pPr>
              <w:spacing w:line="226" w:lineRule="exact"/>
              <w:ind w:left="102"/>
              <w:rPr>
                <w:rFonts w:ascii="Arial" w:hAnsi="Arial" w:cs="Arial"/>
                <w:color w:val="FF0000"/>
                <w:szCs w:val="20"/>
              </w:rPr>
            </w:pPr>
            <w:r>
              <w:rPr>
                <w:szCs w:val="20"/>
              </w:rPr>
              <w:t>C</w:t>
            </w:r>
            <w:r w:rsidRPr="00835228">
              <w:rPr>
                <w:szCs w:val="20"/>
              </w:rPr>
              <w:t>linicalInformationCodeType</w:t>
            </w:r>
          </w:p>
          <w:p w14:paraId="25C8B6FC" w14:textId="77777777" w:rsidR="001D061B" w:rsidRDefault="001D061B" w:rsidP="008A6494">
            <w:pPr>
              <w:spacing w:line="226" w:lineRule="exact"/>
              <w:ind w:left="102"/>
              <w:rPr>
                <w:rFonts w:ascii="Arial" w:hAnsi="Arial" w:cs="Arial"/>
                <w:color w:val="FF0000"/>
                <w:szCs w:val="20"/>
              </w:rPr>
            </w:pPr>
          </w:p>
          <w:p w14:paraId="148E8FD9" w14:textId="77777777" w:rsidR="001D061B" w:rsidRDefault="001D061B" w:rsidP="008A6494">
            <w:pPr>
              <w:spacing w:line="229" w:lineRule="exact"/>
              <w:ind w:left="102"/>
              <w:rPr>
                <w:szCs w:val="20"/>
              </w:rPr>
            </w:pPr>
          </w:p>
        </w:tc>
        <w:tc>
          <w:tcPr>
            <w:tcW w:w="4111" w:type="dxa"/>
          </w:tcPr>
          <w:p w14:paraId="2020B193" w14:textId="77777777" w:rsidR="001D061B" w:rsidRDefault="001D061B" w:rsidP="008A6494">
            <w:pPr>
              <w:spacing w:line="226" w:lineRule="exact"/>
              <w:ind w:left="102"/>
              <w:rPr>
                <w:spacing w:val="-1"/>
                <w:szCs w:val="20"/>
              </w:rPr>
            </w:pPr>
            <w:r>
              <w:rPr>
                <w:spacing w:val="-1"/>
                <w:szCs w:val="20"/>
              </w:rPr>
              <w:t>Kod för åtgärd.</w:t>
            </w:r>
          </w:p>
          <w:p w14:paraId="21490795" w14:textId="77777777" w:rsidR="001D061B" w:rsidRDefault="001D061B" w:rsidP="008A6494">
            <w:pPr>
              <w:spacing w:line="226" w:lineRule="exact"/>
              <w:ind w:left="102"/>
              <w:rPr>
                <w:spacing w:val="-1"/>
                <w:szCs w:val="20"/>
              </w:rPr>
            </w:pPr>
            <w:r w:rsidRPr="001807E7">
              <w:rPr>
                <w:spacing w:val="-1"/>
                <w:szCs w:val="20"/>
              </w:rPr>
              <w:t>Koden anges i code</w:t>
            </w:r>
            <w:r>
              <w:rPr>
                <w:spacing w:val="-1"/>
                <w:szCs w:val="20"/>
              </w:rPr>
              <w:t>.</w:t>
            </w:r>
            <w:r w:rsidRPr="001807E7">
              <w:rPr>
                <w:spacing w:val="-1"/>
                <w:szCs w:val="20"/>
              </w:rPr>
              <w:t xml:space="preserve"> </w:t>
            </w:r>
          </w:p>
          <w:p w14:paraId="3C312AA2" w14:textId="09B494EE" w:rsidR="001D061B" w:rsidRDefault="001D061B" w:rsidP="008A6494">
            <w:pPr>
              <w:spacing w:line="226" w:lineRule="exact"/>
              <w:ind w:left="102"/>
              <w:rPr>
                <w:spacing w:val="-1"/>
                <w:szCs w:val="20"/>
              </w:rPr>
            </w:pPr>
            <w:r>
              <w:rPr>
                <w:spacing w:val="-1"/>
                <w:szCs w:val="20"/>
              </w:rPr>
              <w:t>K</w:t>
            </w:r>
            <w:r w:rsidRPr="001807E7">
              <w:rPr>
                <w:spacing w:val="-1"/>
                <w:szCs w:val="20"/>
              </w:rPr>
              <w:t>od</w:t>
            </w:r>
            <w:r>
              <w:rPr>
                <w:spacing w:val="-1"/>
                <w:szCs w:val="20"/>
              </w:rPr>
              <w:t>verkets</w:t>
            </w:r>
            <w:r w:rsidRPr="001807E7">
              <w:rPr>
                <w:spacing w:val="-1"/>
                <w:szCs w:val="20"/>
              </w:rPr>
              <w:t xml:space="preserve"> O</w:t>
            </w:r>
            <w:r>
              <w:rPr>
                <w:spacing w:val="-1"/>
                <w:szCs w:val="20"/>
              </w:rPr>
              <w:t>ID</w:t>
            </w:r>
            <w:r w:rsidRPr="001807E7">
              <w:rPr>
                <w:spacing w:val="-1"/>
                <w:szCs w:val="20"/>
              </w:rPr>
              <w:t xml:space="preserve"> i codeSystem. </w:t>
            </w:r>
          </w:p>
        </w:tc>
        <w:tc>
          <w:tcPr>
            <w:tcW w:w="1418" w:type="dxa"/>
          </w:tcPr>
          <w:p w14:paraId="453D6889" w14:textId="6FC231F8" w:rsidR="001D061B" w:rsidRPr="00907C9B" w:rsidRDefault="001D061B" w:rsidP="008A6494">
            <w:pPr>
              <w:spacing w:line="226" w:lineRule="exact"/>
              <w:ind w:left="102"/>
              <w:rPr>
                <w:spacing w:val="-1"/>
                <w:szCs w:val="20"/>
              </w:rPr>
            </w:pPr>
            <w:r w:rsidRPr="00907C9B">
              <w:rPr>
                <w:spacing w:val="-1"/>
                <w:szCs w:val="20"/>
              </w:rPr>
              <w:t>1..1</w:t>
            </w:r>
          </w:p>
        </w:tc>
      </w:tr>
      <w:tr w:rsidR="001D061B" w14:paraId="4562BE7E" w14:textId="77777777" w:rsidTr="00514BAB">
        <w:tc>
          <w:tcPr>
            <w:tcW w:w="2660" w:type="dxa"/>
          </w:tcPr>
          <w:p w14:paraId="6B9D8E2B" w14:textId="7832BDCA" w:rsidR="001D061B" w:rsidRDefault="001D061B" w:rsidP="008A6494">
            <w:pPr>
              <w:spacing w:line="229" w:lineRule="exact"/>
              <w:ind w:left="102"/>
              <w:rPr>
                <w:szCs w:val="20"/>
              </w:rPr>
            </w:pPr>
            <w:r>
              <w:rPr>
                <w:szCs w:val="20"/>
              </w:rPr>
              <w:t>../../../../code</w:t>
            </w:r>
          </w:p>
        </w:tc>
        <w:tc>
          <w:tcPr>
            <w:tcW w:w="1417" w:type="dxa"/>
          </w:tcPr>
          <w:p w14:paraId="1663F9BD" w14:textId="4DA7DC4D" w:rsidR="001D061B" w:rsidRDefault="001D061B" w:rsidP="008A6494">
            <w:pPr>
              <w:spacing w:line="226" w:lineRule="exact"/>
              <w:ind w:left="102"/>
              <w:rPr>
                <w:szCs w:val="20"/>
              </w:rPr>
            </w:pPr>
            <w:r>
              <w:rPr>
                <w:szCs w:val="20"/>
              </w:rPr>
              <w:t>string</w:t>
            </w:r>
          </w:p>
        </w:tc>
        <w:tc>
          <w:tcPr>
            <w:tcW w:w="4111" w:type="dxa"/>
          </w:tcPr>
          <w:p w14:paraId="147093B7" w14:textId="3BBB61CC" w:rsidR="001D061B" w:rsidRDefault="001D061B" w:rsidP="008A6494">
            <w:pPr>
              <w:spacing w:line="226" w:lineRule="exact"/>
              <w:ind w:left="102"/>
              <w:rPr>
                <w:spacing w:val="-1"/>
                <w:szCs w:val="20"/>
              </w:rPr>
            </w:pPr>
            <w:r w:rsidRPr="00BF0EC8">
              <w:rPr>
                <w:spacing w:val="-1"/>
                <w:szCs w:val="20"/>
              </w:rPr>
              <w:t>Kod.</w:t>
            </w:r>
          </w:p>
        </w:tc>
        <w:tc>
          <w:tcPr>
            <w:tcW w:w="1418" w:type="dxa"/>
          </w:tcPr>
          <w:p w14:paraId="3DDF94F8" w14:textId="1EA39133" w:rsidR="001D061B" w:rsidRPr="00907C9B" w:rsidRDefault="001D061B" w:rsidP="008A6494">
            <w:pPr>
              <w:spacing w:line="226" w:lineRule="exact"/>
              <w:ind w:left="102"/>
              <w:rPr>
                <w:spacing w:val="-1"/>
                <w:szCs w:val="20"/>
              </w:rPr>
            </w:pPr>
            <w:r>
              <w:rPr>
                <w:spacing w:val="-1"/>
                <w:szCs w:val="20"/>
              </w:rPr>
              <w:t>1..1</w:t>
            </w:r>
          </w:p>
        </w:tc>
      </w:tr>
      <w:tr w:rsidR="001D061B" w14:paraId="45432B88" w14:textId="77777777" w:rsidTr="00514BAB">
        <w:tc>
          <w:tcPr>
            <w:tcW w:w="2660" w:type="dxa"/>
          </w:tcPr>
          <w:p w14:paraId="4C7DD87F" w14:textId="3CE9C8B6" w:rsidR="001D061B" w:rsidRDefault="001D061B" w:rsidP="008A6494">
            <w:pPr>
              <w:spacing w:line="229" w:lineRule="exact"/>
              <w:ind w:left="102"/>
              <w:rPr>
                <w:szCs w:val="20"/>
              </w:rPr>
            </w:pPr>
            <w:r>
              <w:rPr>
                <w:szCs w:val="20"/>
              </w:rPr>
              <w:t>../../../../codeSystem</w:t>
            </w:r>
          </w:p>
        </w:tc>
        <w:tc>
          <w:tcPr>
            <w:tcW w:w="1417" w:type="dxa"/>
          </w:tcPr>
          <w:p w14:paraId="12E770E8" w14:textId="6FC5D2D1" w:rsidR="001D061B" w:rsidRDefault="001D061B" w:rsidP="008A6494">
            <w:pPr>
              <w:spacing w:line="226" w:lineRule="exact"/>
              <w:ind w:left="102"/>
              <w:rPr>
                <w:szCs w:val="20"/>
              </w:rPr>
            </w:pPr>
            <w:r>
              <w:rPr>
                <w:szCs w:val="20"/>
              </w:rPr>
              <w:t>string</w:t>
            </w:r>
          </w:p>
        </w:tc>
        <w:tc>
          <w:tcPr>
            <w:tcW w:w="4111" w:type="dxa"/>
          </w:tcPr>
          <w:p w14:paraId="53E335EB" w14:textId="1335A0ED" w:rsidR="001D061B" w:rsidRPr="00BF0EC8" w:rsidRDefault="001D061B" w:rsidP="008A6494">
            <w:pPr>
              <w:spacing w:line="226" w:lineRule="exact"/>
              <w:ind w:left="102"/>
              <w:rPr>
                <w:spacing w:val="-1"/>
                <w:szCs w:val="20"/>
              </w:rPr>
            </w:pPr>
            <w:r w:rsidRPr="00BF0EC8">
              <w:rPr>
                <w:spacing w:val="-1"/>
                <w:szCs w:val="20"/>
              </w:rPr>
              <w:t>Kod</w:t>
            </w:r>
            <w:r w:rsidRPr="001807E7">
              <w:rPr>
                <w:spacing w:val="-1"/>
                <w:szCs w:val="20"/>
              </w:rPr>
              <w:t xml:space="preserve"> kan komma från kodverket ICD-10 (1.2.752.116.1.1.1.1.3)</w:t>
            </w:r>
            <w:r>
              <w:rPr>
                <w:spacing w:val="-1"/>
                <w:szCs w:val="20"/>
              </w:rPr>
              <w:t xml:space="preserve"> men andra kodverk kan  förekomma.</w:t>
            </w:r>
          </w:p>
        </w:tc>
        <w:tc>
          <w:tcPr>
            <w:tcW w:w="1418" w:type="dxa"/>
          </w:tcPr>
          <w:p w14:paraId="4E9856B5" w14:textId="0B6B6776" w:rsidR="001D061B" w:rsidRDefault="001D061B" w:rsidP="008A6494">
            <w:pPr>
              <w:spacing w:line="226" w:lineRule="exact"/>
              <w:ind w:left="102"/>
              <w:rPr>
                <w:spacing w:val="-1"/>
                <w:szCs w:val="20"/>
              </w:rPr>
            </w:pPr>
            <w:r>
              <w:rPr>
                <w:spacing w:val="-1"/>
                <w:szCs w:val="20"/>
              </w:rPr>
              <w:t>1..1</w:t>
            </w:r>
          </w:p>
        </w:tc>
      </w:tr>
      <w:tr w:rsidR="001D061B" w14:paraId="5C1DB43D" w14:textId="77777777" w:rsidTr="00514BAB">
        <w:tc>
          <w:tcPr>
            <w:tcW w:w="2660" w:type="dxa"/>
          </w:tcPr>
          <w:p w14:paraId="7A98746E" w14:textId="77777777" w:rsidR="001D061B" w:rsidRPr="00907C9B" w:rsidRDefault="001D061B" w:rsidP="008A6494">
            <w:pPr>
              <w:spacing w:line="229" w:lineRule="exact"/>
              <w:ind w:left="102"/>
              <w:rPr>
                <w:szCs w:val="20"/>
              </w:rPr>
            </w:pPr>
            <w:r>
              <w:rPr>
                <w:szCs w:val="20"/>
              </w:rPr>
              <w:t>../../../</w:t>
            </w:r>
            <w:r w:rsidRPr="00907C9B">
              <w:rPr>
                <w:szCs w:val="20"/>
              </w:rPr>
              <w:t>clinicalInformationText</w:t>
            </w:r>
          </w:p>
          <w:p w14:paraId="11A56443" w14:textId="77777777" w:rsidR="001D061B" w:rsidRDefault="001D061B" w:rsidP="008A6494">
            <w:pPr>
              <w:spacing w:line="229" w:lineRule="exact"/>
              <w:ind w:left="102"/>
              <w:rPr>
                <w:szCs w:val="20"/>
              </w:rPr>
            </w:pPr>
          </w:p>
        </w:tc>
        <w:tc>
          <w:tcPr>
            <w:tcW w:w="1417" w:type="dxa"/>
          </w:tcPr>
          <w:p w14:paraId="11042659" w14:textId="45B78BDC" w:rsidR="001D061B" w:rsidRDefault="001D061B" w:rsidP="008A6494">
            <w:pPr>
              <w:spacing w:line="226" w:lineRule="exact"/>
              <w:ind w:left="102"/>
              <w:rPr>
                <w:szCs w:val="20"/>
              </w:rPr>
            </w:pPr>
            <w:r>
              <w:rPr>
                <w:szCs w:val="20"/>
              </w:rPr>
              <w:t>string</w:t>
            </w:r>
          </w:p>
        </w:tc>
        <w:tc>
          <w:tcPr>
            <w:tcW w:w="4111" w:type="dxa"/>
          </w:tcPr>
          <w:p w14:paraId="2D7D3FFA" w14:textId="77777777" w:rsidR="001D061B" w:rsidRPr="00907C9B" w:rsidRDefault="001D061B" w:rsidP="008A6494">
            <w:pPr>
              <w:spacing w:line="226" w:lineRule="exact"/>
              <w:ind w:left="102"/>
              <w:rPr>
                <w:spacing w:val="-1"/>
                <w:szCs w:val="20"/>
              </w:rPr>
            </w:pPr>
            <w:r w:rsidRPr="00907C9B">
              <w:rPr>
                <w:spacing w:val="-1"/>
                <w:szCs w:val="20"/>
              </w:rPr>
              <w:t>Beskrivning av klinisk information</w:t>
            </w:r>
          </w:p>
          <w:p w14:paraId="673FED29" w14:textId="77777777" w:rsidR="001D061B" w:rsidRPr="00BF0EC8" w:rsidRDefault="001D061B" w:rsidP="008A6494">
            <w:pPr>
              <w:spacing w:line="226" w:lineRule="exact"/>
              <w:ind w:left="102"/>
              <w:rPr>
                <w:spacing w:val="-1"/>
                <w:szCs w:val="20"/>
              </w:rPr>
            </w:pPr>
          </w:p>
        </w:tc>
        <w:tc>
          <w:tcPr>
            <w:tcW w:w="1418" w:type="dxa"/>
          </w:tcPr>
          <w:p w14:paraId="1A7A2D04" w14:textId="390C377B" w:rsidR="001D061B" w:rsidRDefault="001D061B" w:rsidP="008A6494">
            <w:pPr>
              <w:spacing w:line="226" w:lineRule="exact"/>
              <w:ind w:left="102"/>
              <w:rPr>
                <w:spacing w:val="-1"/>
                <w:szCs w:val="20"/>
              </w:rPr>
            </w:pPr>
            <w:r w:rsidRPr="00907C9B">
              <w:rPr>
                <w:spacing w:val="-1"/>
                <w:szCs w:val="20"/>
              </w:rPr>
              <w:t>1..1</w:t>
            </w:r>
          </w:p>
        </w:tc>
      </w:tr>
      <w:tr w:rsidR="001D061B" w14:paraId="4CF2E559" w14:textId="77777777" w:rsidTr="00514BAB">
        <w:tc>
          <w:tcPr>
            <w:tcW w:w="2660" w:type="dxa"/>
          </w:tcPr>
          <w:p w14:paraId="15D81890" w14:textId="1D5561A0" w:rsidR="001D061B" w:rsidRDefault="001D061B" w:rsidP="008A6494">
            <w:pPr>
              <w:spacing w:line="229" w:lineRule="exact"/>
              <w:ind w:left="102"/>
              <w:rPr>
                <w:szCs w:val="20"/>
              </w:rPr>
            </w:pPr>
            <w:r>
              <w:rPr>
                <w:szCs w:val="20"/>
              </w:rPr>
              <w:t>../../</w:t>
            </w:r>
            <w:r w:rsidRPr="00907C9B">
              <w:rPr>
                <w:szCs w:val="20"/>
              </w:rPr>
              <w:t>act</w:t>
            </w:r>
          </w:p>
        </w:tc>
        <w:tc>
          <w:tcPr>
            <w:tcW w:w="1417" w:type="dxa"/>
          </w:tcPr>
          <w:p w14:paraId="1E331585" w14:textId="6F8EE5E1" w:rsidR="001D061B" w:rsidRDefault="001D061B" w:rsidP="008A6494">
            <w:pPr>
              <w:spacing w:line="226" w:lineRule="exact"/>
              <w:ind w:left="102"/>
              <w:rPr>
                <w:szCs w:val="20"/>
              </w:rPr>
            </w:pPr>
            <w:r>
              <w:rPr>
                <w:szCs w:val="20"/>
              </w:rPr>
              <w:t>A</w:t>
            </w:r>
            <w:r w:rsidRPr="00907C9B">
              <w:rPr>
                <w:szCs w:val="20"/>
              </w:rPr>
              <w:t>ctType</w:t>
            </w:r>
          </w:p>
        </w:tc>
        <w:tc>
          <w:tcPr>
            <w:tcW w:w="4111" w:type="dxa"/>
          </w:tcPr>
          <w:p w14:paraId="5815CFC3" w14:textId="77777777" w:rsidR="001D061B" w:rsidRPr="00907C9B" w:rsidRDefault="001D061B" w:rsidP="008A6494">
            <w:pPr>
              <w:spacing w:line="226" w:lineRule="exact"/>
              <w:ind w:left="102"/>
              <w:rPr>
                <w:spacing w:val="-1"/>
                <w:szCs w:val="20"/>
              </w:rPr>
            </w:pPr>
            <w:r w:rsidRPr="00907C9B">
              <w:rPr>
                <w:spacing w:val="-1"/>
                <w:szCs w:val="20"/>
              </w:rPr>
              <w:t>Utförd åtgärd</w:t>
            </w:r>
          </w:p>
          <w:p w14:paraId="28CD548D" w14:textId="77777777" w:rsidR="001D061B" w:rsidRPr="00907C9B" w:rsidRDefault="001D061B" w:rsidP="008A6494">
            <w:pPr>
              <w:spacing w:line="226" w:lineRule="exact"/>
              <w:ind w:left="102"/>
              <w:rPr>
                <w:spacing w:val="-1"/>
                <w:szCs w:val="20"/>
              </w:rPr>
            </w:pPr>
          </w:p>
        </w:tc>
        <w:tc>
          <w:tcPr>
            <w:tcW w:w="1418" w:type="dxa"/>
          </w:tcPr>
          <w:p w14:paraId="683178C4" w14:textId="57D062C0" w:rsidR="001D061B" w:rsidRPr="00907C9B" w:rsidRDefault="001D061B" w:rsidP="008A6494">
            <w:pPr>
              <w:spacing w:line="226" w:lineRule="exact"/>
              <w:ind w:left="102"/>
              <w:rPr>
                <w:spacing w:val="-1"/>
                <w:szCs w:val="20"/>
              </w:rPr>
            </w:pPr>
            <w:r w:rsidRPr="00907C9B">
              <w:rPr>
                <w:spacing w:val="-1"/>
                <w:szCs w:val="20"/>
              </w:rPr>
              <w:t>0..*</w:t>
            </w:r>
          </w:p>
        </w:tc>
      </w:tr>
      <w:tr w:rsidR="001D061B" w14:paraId="0B605341" w14:textId="77777777" w:rsidTr="00514BAB">
        <w:tc>
          <w:tcPr>
            <w:tcW w:w="2660" w:type="dxa"/>
          </w:tcPr>
          <w:p w14:paraId="4FE010AE" w14:textId="09669C83" w:rsidR="001D061B" w:rsidRDefault="001D061B" w:rsidP="008A6494">
            <w:pPr>
              <w:spacing w:line="229" w:lineRule="exact"/>
              <w:ind w:left="102"/>
              <w:rPr>
                <w:szCs w:val="20"/>
              </w:rPr>
            </w:pPr>
            <w:r>
              <w:rPr>
                <w:szCs w:val="20"/>
              </w:rPr>
              <w:t>../../../</w:t>
            </w:r>
            <w:r w:rsidRPr="00EF7DF9">
              <w:rPr>
                <w:szCs w:val="20"/>
              </w:rPr>
              <w:t>act</w:t>
            </w:r>
            <w:r>
              <w:rPr>
                <w:szCs w:val="20"/>
              </w:rPr>
              <w:t>Id</w:t>
            </w:r>
          </w:p>
        </w:tc>
        <w:tc>
          <w:tcPr>
            <w:tcW w:w="1417" w:type="dxa"/>
          </w:tcPr>
          <w:p w14:paraId="408F1466" w14:textId="77777777" w:rsidR="001D061B" w:rsidRDefault="001D061B" w:rsidP="008A6494">
            <w:pPr>
              <w:spacing w:line="226" w:lineRule="exact"/>
              <w:ind w:left="102"/>
              <w:rPr>
                <w:rFonts w:ascii="Arial" w:hAnsi="Arial" w:cs="Arial"/>
                <w:color w:val="FF0000"/>
                <w:szCs w:val="20"/>
              </w:rPr>
            </w:pPr>
            <w:r>
              <w:rPr>
                <w:szCs w:val="20"/>
              </w:rPr>
              <w:t>string</w:t>
            </w:r>
          </w:p>
          <w:p w14:paraId="61ECC25E" w14:textId="77777777" w:rsidR="001D061B" w:rsidRDefault="001D061B" w:rsidP="008A6494">
            <w:pPr>
              <w:spacing w:line="226" w:lineRule="exact"/>
              <w:ind w:left="102"/>
              <w:rPr>
                <w:szCs w:val="20"/>
              </w:rPr>
            </w:pPr>
          </w:p>
        </w:tc>
        <w:tc>
          <w:tcPr>
            <w:tcW w:w="4111" w:type="dxa"/>
          </w:tcPr>
          <w:p w14:paraId="4C0E597B" w14:textId="77777777" w:rsidR="001D061B" w:rsidRPr="00907C9B" w:rsidRDefault="001D061B" w:rsidP="008A6494">
            <w:pPr>
              <w:spacing w:line="226" w:lineRule="exact"/>
              <w:ind w:left="102"/>
              <w:rPr>
                <w:spacing w:val="-1"/>
                <w:szCs w:val="20"/>
              </w:rPr>
            </w:pPr>
            <w:r>
              <w:rPr>
                <w:spacing w:val="-1"/>
                <w:szCs w:val="20"/>
              </w:rPr>
              <w:t>Åtgärden</w:t>
            </w:r>
            <w:r w:rsidRPr="0096469E">
              <w:rPr>
                <w:spacing w:val="-1"/>
                <w:szCs w:val="20"/>
              </w:rPr>
              <w:t>s identitet som är unik inom det lokala avsända</w:t>
            </w:r>
            <w:r>
              <w:rPr>
                <w:spacing w:val="-1"/>
                <w:szCs w:val="20"/>
              </w:rPr>
              <w:t>n</w:t>
            </w:r>
            <w:r w:rsidRPr="0096469E">
              <w:rPr>
                <w:spacing w:val="-1"/>
                <w:szCs w:val="20"/>
              </w:rPr>
              <w:t>de systemet</w:t>
            </w:r>
          </w:p>
          <w:p w14:paraId="52E98436" w14:textId="77777777" w:rsidR="001D061B" w:rsidRPr="00907C9B" w:rsidRDefault="001D061B" w:rsidP="008A6494">
            <w:pPr>
              <w:spacing w:line="226" w:lineRule="exact"/>
              <w:ind w:left="102"/>
              <w:rPr>
                <w:spacing w:val="-1"/>
                <w:szCs w:val="20"/>
              </w:rPr>
            </w:pPr>
          </w:p>
        </w:tc>
        <w:tc>
          <w:tcPr>
            <w:tcW w:w="1418" w:type="dxa"/>
          </w:tcPr>
          <w:p w14:paraId="6381F351" w14:textId="5D8BA803" w:rsidR="001D061B" w:rsidRPr="00907C9B" w:rsidRDefault="001D061B" w:rsidP="008A6494">
            <w:pPr>
              <w:spacing w:line="226" w:lineRule="exact"/>
              <w:ind w:left="102"/>
              <w:rPr>
                <w:spacing w:val="-1"/>
                <w:szCs w:val="20"/>
              </w:rPr>
            </w:pPr>
            <w:r w:rsidRPr="00907C9B">
              <w:rPr>
                <w:spacing w:val="-1"/>
                <w:szCs w:val="20"/>
              </w:rPr>
              <w:t>0..1</w:t>
            </w:r>
          </w:p>
        </w:tc>
      </w:tr>
      <w:tr w:rsidR="001D061B" w14:paraId="1C47A1AA" w14:textId="77777777" w:rsidTr="00514BAB">
        <w:tc>
          <w:tcPr>
            <w:tcW w:w="2660" w:type="dxa"/>
          </w:tcPr>
          <w:p w14:paraId="2E4BC8F6" w14:textId="0311C5A9" w:rsidR="001D061B" w:rsidRDefault="001D061B" w:rsidP="008A6494">
            <w:pPr>
              <w:spacing w:line="229" w:lineRule="exact"/>
              <w:ind w:left="102"/>
              <w:rPr>
                <w:szCs w:val="20"/>
              </w:rPr>
            </w:pPr>
            <w:r>
              <w:rPr>
                <w:szCs w:val="20"/>
                <w:lang w:val="en-US"/>
              </w:rPr>
              <w:t>../../../</w:t>
            </w:r>
            <w:r w:rsidRPr="00907C9B">
              <w:rPr>
                <w:szCs w:val="20"/>
                <w:lang w:val="en-US"/>
              </w:rPr>
              <w:t>actCode</w:t>
            </w:r>
          </w:p>
        </w:tc>
        <w:tc>
          <w:tcPr>
            <w:tcW w:w="1417" w:type="dxa"/>
          </w:tcPr>
          <w:p w14:paraId="5BD8A222" w14:textId="77777777" w:rsidR="001D061B" w:rsidRPr="0096469E" w:rsidRDefault="001D061B" w:rsidP="008A6494">
            <w:pPr>
              <w:spacing w:line="226" w:lineRule="exact"/>
              <w:ind w:left="102"/>
              <w:rPr>
                <w:szCs w:val="20"/>
              </w:rPr>
            </w:pPr>
            <w:r w:rsidRPr="0096469E">
              <w:rPr>
                <w:szCs w:val="20"/>
              </w:rPr>
              <w:t>Act</w:t>
            </w:r>
            <w:r w:rsidRPr="00835228">
              <w:rPr>
                <w:szCs w:val="20"/>
              </w:rPr>
              <w:t>CodeType</w:t>
            </w:r>
          </w:p>
          <w:p w14:paraId="20D0E5F8" w14:textId="77777777" w:rsidR="001D061B" w:rsidRPr="0096469E" w:rsidRDefault="001D061B" w:rsidP="008A6494">
            <w:pPr>
              <w:spacing w:line="226" w:lineRule="exact"/>
              <w:ind w:left="102"/>
              <w:rPr>
                <w:szCs w:val="20"/>
              </w:rPr>
            </w:pPr>
          </w:p>
          <w:p w14:paraId="2C695FF5" w14:textId="77777777" w:rsidR="001D061B" w:rsidRDefault="001D061B" w:rsidP="008A6494">
            <w:pPr>
              <w:spacing w:line="226" w:lineRule="exact"/>
              <w:ind w:left="102"/>
              <w:rPr>
                <w:szCs w:val="20"/>
              </w:rPr>
            </w:pPr>
          </w:p>
        </w:tc>
        <w:tc>
          <w:tcPr>
            <w:tcW w:w="4111" w:type="dxa"/>
          </w:tcPr>
          <w:p w14:paraId="09132FFE" w14:textId="77777777" w:rsidR="001D061B" w:rsidRDefault="001D061B" w:rsidP="008A6494">
            <w:pPr>
              <w:spacing w:line="226" w:lineRule="exact"/>
              <w:ind w:left="102"/>
              <w:rPr>
                <w:spacing w:val="-1"/>
                <w:szCs w:val="20"/>
              </w:rPr>
            </w:pPr>
            <w:r>
              <w:rPr>
                <w:spacing w:val="-1"/>
                <w:szCs w:val="20"/>
              </w:rPr>
              <w:t>K</w:t>
            </w:r>
            <w:r w:rsidRPr="00907C9B">
              <w:rPr>
                <w:spacing w:val="-1"/>
                <w:szCs w:val="20"/>
              </w:rPr>
              <w:t>od</w:t>
            </w:r>
            <w:r>
              <w:rPr>
                <w:spacing w:val="-1"/>
                <w:szCs w:val="20"/>
              </w:rPr>
              <w:t xml:space="preserve"> för åtgärd. </w:t>
            </w:r>
          </w:p>
          <w:p w14:paraId="4024CF08" w14:textId="77777777" w:rsidR="001D061B" w:rsidRDefault="001D061B" w:rsidP="008A6494">
            <w:pPr>
              <w:spacing w:line="226" w:lineRule="exact"/>
              <w:ind w:left="102"/>
              <w:rPr>
                <w:spacing w:val="-1"/>
                <w:szCs w:val="20"/>
              </w:rPr>
            </w:pPr>
            <w:r>
              <w:rPr>
                <w:spacing w:val="-1"/>
                <w:szCs w:val="20"/>
              </w:rPr>
              <w:t xml:space="preserve">Koden anges i code. </w:t>
            </w:r>
          </w:p>
          <w:p w14:paraId="5F2742BE" w14:textId="77777777" w:rsidR="001D061B" w:rsidRDefault="001D061B" w:rsidP="008A6494">
            <w:pPr>
              <w:spacing w:line="226" w:lineRule="exact"/>
              <w:ind w:left="102"/>
              <w:rPr>
                <w:spacing w:val="-1"/>
                <w:szCs w:val="20"/>
              </w:rPr>
            </w:pPr>
            <w:r>
              <w:rPr>
                <w:spacing w:val="-1"/>
                <w:szCs w:val="20"/>
              </w:rPr>
              <w:t>Kodverkets OID anges i codeSystem.</w:t>
            </w:r>
          </w:p>
          <w:p w14:paraId="00384EE4" w14:textId="77777777" w:rsidR="001D061B" w:rsidRDefault="001D061B" w:rsidP="008A6494">
            <w:pPr>
              <w:spacing w:line="226" w:lineRule="exact"/>
              <w:ind w:left="102"/>
              <w:rPr>
                <w:spacing w:val="-1"/>
                <w:szCs w:val="20"/>
              </w:rPr>
            </w:pPr>
          </w:p>
          <w:p w14:paraId="619304A1" w14:textId="77777777" w:rsidR="001D061B" w:rsidRDefault="001D061B" w:rsidP="008A6494">
            <w:pPr>
              <w:spacing w:line="226" w:lineRule="exact"/>
              <w:ind w:left="102"/>
              <w:rPr>
                <w:spacing w:val="-1"/>
                <w:szCs w:val="20"/>
              </w:rPr>
            </w:pPr>
          </w:p>
        </w:tc>
        <w:tc>
          <w:tcPr>
            <w:tcW w:w="1418" w:type="dxa"/>
          </w:tcPr>
          <w:p w14:paraId="60259164" w14:textId="0B372878" w:rsidR="001D061B" w:rsidRPr="00907C9B" w:rsidRDefault="001D061B" w:rsidP="008A6494">
            <w:pPr>
              <w:spacing w:line="226" w:lineRule="exact"/>
              <w:ind w:left="102"/>
              <w:rPr>
                <w:spacing w:val="-1"/>
                <w:szCs w:val="20"/>
              </w:rPr>
            </w:pPr>
            <w:r w:rsidRPr="00907C9B">
              <w:rPr>
                <w:spacing w:val="-1"/>
                <w:szCs w:val="20"/>
              </w:rPr>
              <w:t>0..1</w:t>
            </w:r>
          </w:p>
        </w:tc>
      </w:tr>
      <w:tr w:rsidR="001D061B" w14:paraId="102BC695" w14:textId="77777777" w:rsidTr="00514BAB">
        <w:tc>
          <w:tcPr>
            <w:tcW w:w="2660" w:type="dxa"/>
          </w:tcPr>
          <w:p w14:paraId="753F9344" w14:textId="7A6DF860" w:rsidR="001D061B" w:rsidRDefault="001D061B" w:rsidP="008A6494">
            <w:pPr>
              <w:spacing w:line="229" w:lineRule="exact"/>
              <w:ind w:left="102"/>
              <w:rPr>
                <w:szCs w:val="20"/>
                <w:lang w:val="en-US"/>
              </w:rPr>
            </w:pPr>
            <w:r>
              <w:rPr>
                <w:szCs w:val="20"/>
              </w:rPr>
              <w:t>../../../../code</w:t>
            </w:r>
          </w:p>
        </w:tc>
        <w:tc>
          <w:tcPr>
            <w:tcW w:w="1417" w:type="dxa"/>
          </w:tcPr>
          <w:p w14:paraId="2301992E" w14:textId="67DE6831" w:rsidR="001D061B" w:rsidRPr="0096469E" w:rsidRDefault="001D061B" w:rsidP="008A6494">
            <w:pPr>
              <w:spacing w:line="226" w:lineRule="exact"/>
              <w:ind w:left="102"/>
              <w:rPr>
                <w:szCs w:val="20"/>
              </w:rPr>
            </w:pPr>
            <w:r>
              <w:rPr>
                <w:szCs w:val="20"/>
              </w:rPr>
              <w:t>string</w:t>
            </w:r>
          </w:p>
        </w:tc>
        <w:tc>
          <w:tcPr>
            <w:tcW w:w="4111" w:type="dxa"/>
          </w:tcPr>
          <w:p w14:paraId="0F5E4EC2" w14:textId="5A50209A" w:rsidR="001D061B" w:rsidRDefault="001D061B" w:rsidP="008A6494">
            <w:pPr>
              <w:spacing w:line="226" w:lineRule="exact"/>
              <w:ind w:left="102"/>
              <w:rPr>
                <w:spacing w:val="-1"/>
                <w:szCs w:val="20"/>
              </w:rPr>
            </w:pPr>
            <w:r w:rsidRPr="00907C9B">
              <w:rPr>
                <w:spacing w:val="-1"/>
                <w:szCs w:val="20"/>
              </w:rPr>
              <w:t>Nullvärde är til</w:t>
            </w:r>
            <w:r>
              <w:rPr>
                <w:spacing w:val="-1"/>
                <w:szCs w:val="20"/>
              </w:rPr>
              <w:t>låtet om kod ej är tillgänglig, och å</w:t>
            </w:r>
            <w:r w:rsidRPr="00907C9B">
              <w:rPr>
                <w:spacing w:val="-1"/>
                <w:szCs w:val="20"/>
              </w:rPr>
              <w:t>tgärdskodstext skall då skrivas i &lt;actText&gt;.</w:t>
            </w:r>
          </w:p>
        </w:tc>
        <w:tc>
          <w:tcPr>
            <w:tcW w:w="1418" w:type="dxa"/>
          </w:tcPr>
          <w:p w14:paraId="3000222C" w14:textId="4EFF9700" w:rsidR="001D061B" w:rsidRPr="00907C9B" w:rsidRDefault="001D061B" w:rsidP="008A6494">
            <w:pPr>
              <w:spacing w:line="226" w:lineRule="exact"/>
              <w:ind w:left="102"/>
              <w:rPr>
                <w:spacing w:val="-1"/>
                <w:szCs w:val="20"/>
              </w:rPr>
            </w:pPr>
            <w:r>
              <w:rPr>
                <w:spacing w:val="-1"/>
                <w:szCs w:val="20"/>
              </w:rPr>
              <w:t>1..1</w:t>
            </w:r>
          </w:p>
        </w:tc>
      </w:tr>
      <w:tr w:rsidR="001D061B" w14:paraId="6717062A" w14:textId="77777777" w:rsidTr="00514BAB">
        <w:tc>
          <w:tcPr>
            <w:tcW w:w="2660" w:type="dxa"/>
          </w:tcPr>
          <w:p w14:paraId="5CD1F994" w14:textId="79546AEC" w:rsidR="001D061B" w:rsidRDefault="001D061B" w:rsidP="008A6494">
            <w:pPr>
              <w:spacing w:line="229" w:lineRule="exact"/>
              <w:ind w:left="102"/>
              <w:rPr>
                <w:szCs w:val="20"/>
              </w:rPr>
            </w:pPr>
            <w:r>
              <w:rPr>
                <w:szCs w:val="20"/>
              </w:rPr>
              <w:t>../../../../codeSystem</w:t>
            </w:r>
          </w:p>
        </w:tc>
        <w:tc>
          <w:tcPr>
            <w:tcW w:w="1417" w:type="dxa"/>
          </w:tcPr>
          <w:p w14:paraId="7E6083DF" w14:textId="3696CEA1" w:rsidR="001D061B" w:rsidRDefault="001D061B" w:rsidP="008A6494">
            <w:pPr>
              <w:spacing w:line="226" w:lineRule="exact"/>
              <w:ind w:left="102"/>
              <w:rPr>
                <w:szCs w:val="20"/>
              </w:rPr>
            </w:pPr>
            <w:r>
              <w:rPr>
                <w:szCs w:val="20"/>
              </w:rPr>
              <w:t>string</w:t>
            </w:r>
          </w:p>
        </w:tc>
        <w:tc>
          <w:tcPr>
            <w:tcW w:w="4111" w:type="dxa"/>
          </w:tcPr>
          <w:p w14:paraId="57AFEB6F" w14:textId="5281C9BC" w:rsidR="001D061B" w:rsidRPr="00907C9B" w:rsidRDefault="001D061B" w:rsidP="008A6494">
            <w:pPr>
              <w:spacing w:line="226" w:lineRule="exact"/>
              <w:ind w:left="102"/>
              <w:rPr>
                <w:spacing w:val="-1"/>
                <w:szCs w:val="20"/>
              </w:rPr>
            </w:pPr>
            <w:r w:rsidRPr="00907C9B">
              <w:rPr>
                <w:spacing w:val="-1"/>
                <w:szCs w:val="20"/>
              </w:rPr>
              <w:t xml:space="preserve">Lämpliga kodverk kan vara: KVÅ (1.2.752.116.1.3.2.1.4) </w:t>
            </w:r>
            <w:r>
              <w:rPr>
                <w:spacing w:val="-1"/>
                <w:szCs w:val="20"/>
              </w:rPr>
              <w:t>men andra kodverk kan förekomma.</w:t>
            </w:r>
          </w:p>
        </w:tc>
        <w:tc>
          <w:tcPr>
            <w:tcW w:w="1418" w:type="dxa"/>
          </w:tcPr>
          <w:p w14:paraId="12E7F10C" w14:textId="58250391" w:rsidR="001D061B" w:rsidRDefault="001D061B" w:rsidP="008A6494">
            <w:pPr>
              <w:spacing w:line="226" w:lineRule="exact"/>
              <w:ind w:left="102"/>
              <w:rPr>
                <w:spacing w:val="-1"/>
                <w:szCs w:val="20"/>
              </w:rPr>
            </w:pPr>
            <w:r>
              <w:rPr>
                <w:spacing w:val="-1"/>
                <w:szCs w:val="20"/>
              </w:rPr>
              <w:t>1..1</w:t>
            </w:r>
          </w:p>
        </w:tc>
      </w:tr>
      <w:tr w:rsidR="001D061B" w14:paraId="30DDC09F" w14:textId="77777777" w:rsidTr="00514BAB">
        <w:tc>
          <w:tcPr>
            <w:tcW w:w="2660" w:type="dxa"/>
          </w:tcPr>
          <w:p w14:paraId="104692DC" w14:textId="46336176" w:rsidR="001D061B" w:rsidRDefault="001D061B" w:rsidP="008A6494">
            <w:pPr>
              <w:spacing w:line="229" w:lineRule="exact"/>
              <w:ind w:left="102"/>
              <w:rPr>
                <w:szCs w:val="20"/>
              </w:rPr>
            </w:pPr>
            <w:r>
              <w:rPr>
                <w:szCs w:val="20"/>
              </w:rPr>
              <w:t>../../../</w:t>
            </w:r>
            <w:r w:rsidRPr="00907C9B">
              <w:rPr>
                <w:szCs w:val="20"/>
                <w:lang w:val="en-US"/>
              </w:rPr>
              <w:t>actText</w:t>
            </w:r>
          </w:p>
        </w:tc>
        <w:tc>
          <w:tcPr>
            <w:tcW w:w="1417" w:type="dxa"/>
          </w:tcPr>
          <w:p w14:paraId="7E7CBF0F" w14:textId="3C2ED392" w:rsidR="001D061B" w:rsidRDefault="001D061B" w:rsidP="008A6494">
            <w:pPr>
              <w:spacing w:line="226" w:lineRule="exact"/>
              <w:ind w:left="102"/>
              <w:rPr>
                <w:szCs w:val="20"/>
              </w:rPr>
            </w:pPr>
            <w:r>
              <w:rPr>
                <w:szCs w:val="20"/>
              </w:rPr>
              <w:t>string</w:t>
            </w:r>
          </w:p>
        </w:tc>
        <w:tc>
          <w:tcPr>
            <w:tcW w:w="4111" w:type="dxa"/>
          </w:tcPr>
          <w:p w14:paraId="12BAAB0C" w14:textId="6B774A80" w:rsidR="001D061B" w:rsidRPr="00907C9B" w:rsidRDefault="001D061B" w:rsidP="008A6494">
            <w:pPr>
              <w:spacing w:line="226" w:lineRule="exact"/>
              <w:ind w:left="102"/>
              <w:rPr>
                <w:spacing w:val="-1"/>
                <w:szCs w:val="20"/>
              </w:rPr>
            </w:pPr>
            <w:r w:rsidRPr="00907C9B">
              <w:rPr>
                <w:spacing w:val="-1"/>
                <w:szCs w:val="20"/>
              </w:rPr>
              <w:t>Text som anger namnet på den kod som anges i attributet åtgärdskod. Beskrivning av åtgärd anges här om ingen kod har angetts i attributet åtgärdskod.</w:t>
            </w:r>
          </w:p>
        </w:tc>
        <w:tc>
          <w:tcPr>
            <w:tcW w:w="1418" w:type="dxa"/>
          </w:tcPr>
          <w:p w14:paraId="1E40A3EF" w14:textId="5A71EEC2" w:rsidR="001D061B" w:rsidRDefault="001D061B" w:rsidP="008A6494">
            <w:pPr>
              <w:spacing w:line="226" w:lineRule="exact"/>
              <w:ind w:left="102"/>
              <w:rPr>
                <w:spacing w:val="-1"/>
                <w:szCs w:val="20"/>
              </w:rPr>
            </w:pPr>
            <w:r w:rsidRPr="00907C9B">
              <w:rPr>
                <w:spacing w:val="-1"/>
                <w:szCs w:val="20"/>
              </w:rPr>
              <w:t>1..1</w:t>
            </w:r>
          </w:p>
        </w:tc>
      </w:tr>
      <w:tr w:rsidR="001D061B" w14:paraId="248CA502" w14:textId="77777777" w:rsidTr="00514BAB">
        <w:tc>
          <w:tcPr>
            <w:tcW w:w="2660" w:type="dxa"/>
          </w:tcPr>
          <w:p w14:paraId="5BDEE5C4" w14:textId="42A2F134" w:rsidR="001D061B" w:rsidRDefault="001D061B" w:rsidP="008A6494">
            <w:pPr>
              <w:spacing w:line="229" w:lineRule="exact"/>
              <w:ind w:left="102"/>
              <w:rPr>
                <w:szCs w:val="20"/>
              </w:rPr>
            </w:pPr>
            <w:r>
              <w:rPr>
                <w:szCs w:val="20"/>
                <w:lang w:val="en-US"/>
              </w:rPr>
              <w:t>../../../</w:t>
            </w:r>
            <w:r w:rsidRPr="00907C9B">
              <w:rPr>
                <w:szCs w:val="20"/>
                <w:lang w:val="en-US"/>
              </w:rPr>
              <w:t>actTime</w:t>
            </w:r>
          </w:p>
        </w:tc>
        <w:tc>
          <w:tcPr>
            <w:tcW w:w="1417" w:type="dxa"/>
          </w:tcPr>
          <w:p w14:paraId="000C2991" w14:textId="77777777" w:rsidR="001D061B" w:rsidRPr="0096469E" w:rsidRDefault="001D061B" w:rsidP="008A6494">
            <w:pPr>
              <w:spacing w:line="226" w:lineRule="exact"/>
              <w:ind w:left="102"/>
              <w:rPr>
                <w:szCs w:val="20"/>
              </w:rPr>
            </w:pPr>
            <w:r w:rsidRPr="0096469E">
              <w:rPr>
                <w:szCs w:val="20"/>
              </w:rPr>
              <w:t>TimeStampType</w:t>
            </w:r>
          </w:p>
          <w:p w14:paraId="112169BF" w14:textId="77777777" w:rsidR="001D061B" w:rsidRDefault="001D061B" w:rsidP="008A6494">
            <w:pPr>
              <w:spacing w:line="226" w:lineRule="exact"/>
              <w:ind w:left="102"/>
              <w:rPr>
                <w:szCs w:val="20"/>
              </w:rPr>
            </w:pPr>
          </w:p>
        </w:tc>
        <w:tc>
          <w:tcPr>
            <w:tcW w:w="4111" w:type="dxa"/>
          </w:tcPr>
          <w:p w14:paraId="6DA352B3" w14:textId="77777777" w:rsidR="001D061B" w:rsidRPr="0096469E" w:rsidRDefault="001D061B" w:rsidP="008A6494">
            <w:pPr>
              <w:spacing w:line="226" w:lineRule="exact"/>
              <w:ind w:left="102"/>
              <w:rPr>
                <w:spacing w:val="-1"/>
                <w:szCs w:val="20"/>
              </w:rPr>
            </w:pPr>
            <w:r w:rsidRPr="0096469E">
              <w:rPr>
                <w:spacing w:val="-1"/>
                <w:szCs w:val="20"/>
              </w:rPr>
              <w:t>Tidpunkt då åtgärd genomfördes</w:t>
            </w:r>
          </w:p>
          <w:p w14:paraId="49E27A2F" w14:textId="77777777" w:rsidR="001D061B" w:rsidRPr="00907C9B" w:rsidRDefault="001D061B" w:rsidP="008A6494">
            <w:pPr>
              <w:spacing w:line="226" w:lineRule="exact"/>
              <w:ind w:left="102"/>
              <w:rPr>
                <w:spacing w:val="-1"/>
                <w:szCs w:val="20"/>
              </w:rPr>
            </w:pPr>
          </w:p>
        </w:tc>
        <w:tc>
          <w:tcPr>
            <w:tcW w:w="1418" w:type="dxa"/>
          </w:tcPr>
          <w:p w14:paraId="107646F3" w14:textId="2DA8919E" w:rsidR="001D061B" w:rsidRPr="00907C9B" w:rsidRDefault="001D061B" w:rsidP="008A6494">
            <w:pPr>
              <w:spacing w:line="226" w:lineRule="exact"/>
              <w:ind w:left="102"/>
              <w:rPr>
                <w:spacing w:val="-1"/>
                <w:szCs w:val="20"/>
              </w:rPr>
            </w:pPr>
            <w:r w:rsidRPr="00907C9B">
              <w:rPr>
                <w:spacing w:val="-1"/>
                <w:szCs w:val="20"/>
              </w:rPr>
              <w:t>0..1</w:t>
            </w:r>
          </w:p>
        </w:tc>
      </w:tr>
      <w:tr w:rsidR="001D061B" w14:paraId="34477F99" w14:textId="77777777" w:rsidTr="00514BAB">
        <w:tc>
          <w:tcPr>
            <w:tcW w:w="2660" w:type="dxa"/>
          </w:tcPr>
          <w:p w14:paraId="3CB72206" w14:textId="35F6DCA3" w:rsidR="001D061B" w:rsidRDefault="001D061B" w:rsidP="008A6494">
            <w:pPr>
              <w:spacing w:line="229" w:lineRule="exact"/>
              <w:ind w:left="102"/>
              <w:rPr>
                <w:szCs w:val="20"/>
                <w:lang w:val="en-US"/>
              </w:rPr>
            </w:pPr>
            <w:r>
              <w:rPr>
                <w:szCs w:val="20"/>
                <w:lang w:val="en-US"/>
              </w:rPr>
              <w:t>../../../actResult</w:t>
            </w:r>
          </w:p>
        </w:tc>
        <w:tc>
          <w:tcPr>
            <w:tcW w:w="1417" w:type="dxa"/>
          </w:tcPr>
          <w:p w14:paraId="58A111DA" w14:textId="5A7B1AB3" w:rsidR="001D061B" w:rsidRPr="0096469E" w:rsidRDefault="001D061B" w:rsidP="008A6494">
            <w:pPr>
              <w:spacing w:line="226" w:lineRule="exact"/>
              <w:ind w:left="102"/>
              <w:rPr>
                <w:szCs w:val="20"/>
              </w:rPr>
            </w:pPr>
            <w:r>
              <w:rPr>
                <w:szCs w:val="20"/>
              </w:rPr>
              <w:t>Multimedia</w:t>
            </w:r>
            <w:r w:rsidRPr="0096469E">
              <w:rPr>
                <w:szCs w:val="20"/>
              </w:rPr>
              <w:t>Type</w:t>
            </w:r>
          </w:p>
        </w:tc>
        <w:tc>
          <w:tcPr>
            <w:tcW w:w="4111" w:type="dxa"/>
          </w:tcPr>
          <w:p w14:paraId="3FBC3BCA" w14:textId="77777777" w:rsidR="001D061B" w:rsidRPr="0096469E" w:rsidRDefault="001D061B" w:rsidP="008A6494">
            <w:pPr>
              <w:spacing w:line="226" w:lineRule="exact"/>
              <w:ind w:left="102"/>
              <w:rPr>
                <w:spacing w:val="-1"/>
                <w:szCs w:val="20"/>
              </w:rPr>
            </w:pPr>
            <w:r w:rsidRPr="0096469E">
              <w:rPr>
                <w:spacing w:val="-1"/>
                <w:szCs w:val="20"/>
              </w:rPr>
              <w:t>Resultat av åtgärd. Data i form av bifogade bilder eller liknande</w:t>
            </w:r>
          </w:p>
          <w:p w14:paraId="3636B196" w14:textId="77777777" w:rsidR="001D061B" w:rsidRPr="0096469E" w:rsidRDefault="001D061B" w:rsidP="008A6494">
            <w:pPr>
              <w:spacing w:line="226" w:lineRule="exact"/>
              <w:ind w:left="102"/>
              <w:rPr>
                <w:spacing w:val="-1"/>
                <w:szCs w:val="20"/>
              </w:rPr>
            </w:pPr>
          </w:p>
        </w:tc>
        <w:tc>
          <w:tcPr>
            <w:tcW w:w="1418" w:type="dxa"/>
          </w:tcPr>
          <w:p w14:paraId="6B4795B7" w14:textId="334E8A67" w:rsidR="001D061B" w:rsidRPr="00907C9B" w:rsidRDefault="001D061B" w:rsidP="008A6494">
            <w:pPr>
              <w:spacing w:line="226" w:lineRule="exact"/>
              <w:ind w:left="102"/>
              <w:rPr>
                <w:spacing w:val="-1"/>
                <w:szCs w:val="20"/>
              </w:rPr>
            </w:pPr>
            <w:r>
              <w:rPr>
                <w:spacing w:val="-1"/>
                <w:szCs w:val="20"/>
              </w:rPr>
              <w:t>0..*</w:t>
            </w:r>
          </w:p>
        </w:tc>
      </w:tr>
      <w:tr w:rsidR="001D061B" w14:paraId="3354E243" w14:textId="77777777" w:rsidTr="00514BAB">
        <w:tc>
          <w:tcPr>
            <w:tcW w:w="2660" w:type="dxa"/>
          </w:tcPr>
          <w:p w14:paraId="44E6278C" w14:textId="5A78FFFA" w:rsidR="001D061B" w:rsidRDefault="001D061B" w:rsidP="008A6494">
            <w:pPr>
              <w:spacing w:line="229" w:lineRule="exact"/>
              <w:ind w:left="102"/>
              <w:rPr>
                <w:szCs w:val="20"/>
                <w:lang w:val="en-US"/>
              </w:rPr>
            </w:pPr>
            <w:r>
              <w:rPr>
                <w:szCs w:val="20"/>
                <w:lang w:val="en-US"/>
              </w:rPr>
              <w:t>../../../mediaType</w:t>
            </w:r>
          </w:p>
        </w:tc>
        <w:tc>
          <w:tcPr>
            <w:tcW w:w="1417" w:type="dxa"/>
          </w:tcPr>
          <w:p w14:paraId="4C87F3EF" w14:textId="6F00F947" w:rsidR="001D061B" w:rsidRDefault="001D061B" w:rsidP="008A6494">
            <w:pPr>
              <w:spacing w:line="226" w:lineRule="exact"/>
              <w:ind w:left="102"/>
              <w:rPr>
                <w:szCs w:val="20"/>
              </w:rPr>
            </w:pPr>
            <w:r>
              <w:rPr>
                <w:szCs w:val="20"/>
              </w:rPr>
              <w:t>MediaTypeEnum</w:t>
            </w:r>
          </w:p>
        </w:tc>
        <w:tc>
          <w:tcPr>
            <w:tcW w:w="4111" w:type="dxa"/>
          </w:tcPr>
          <w:p w14:paraId="16A5FC02" w14:textId="1368025F" w:rsidR="001D061B" w:rsidRPr="0096469E" w:rsidRDefault="001D061B" w:rsidP="008A6494">
            <w:pPr>
              <w:spacing w:line="226" w:lineRule="exact"/>
              <w:ind w:left="102"/>
              <w:rPr>
                <w:spacing w:val="-1"/>
                <w:szCs w:val="20"/>
              </w:rPr>
            </w:pPr>
            <w:r w:rsidRPr="00680547">
              <w:rPr>
                <w:spacing w:val="-1"/>
                <w:szCs w:val="20"/>
              </w:rPr>
              <w:t>Typ av multimedia</w:t>
            </w:r>
          </w:p>
        </w:tc>
        <w:tc>
          <w:tcPr>
            <w:tcW w:w="1418" w:type="dxa"/>
          </w:tcPr>
          <w:p w14:paraId="78C18694" w14:textId="182FA771" w:rsidR="001D061B" w:rsidRDefault="001D061B" w:rsidP="008A6494">
            <w:pPr>
              <w:spacing w:line="226" w:lineRule="exact"/>
              <w:ind w:left="102"/>
              <w:rPr>
                <w:spacing w:val="-1"/>
                <w:szCs w:val="20"/>
              </w:rPr>
            </w:pPr>
            <w:r>
              <w:rPr>
                <w:spacing w:val="-1"/>
                <w:szCs w:val="20"/>
              </w:rPr>
              <w:t>1..1</w:t>
            </w:r>
          </w:p>
        </w:tc>
      </w:tr>
      <w:tr w:rsidR="001D061B" w14:paraId="22D52534" w14:textId="77777777" w:rsidTr="00514BAB">
        <w:tc>
          <w:tcPr>
            <w:tcW w:w="2660" w:type="dxa"/>
          </w:tcPr>
          <w:p w14:paraId="59F9A74C" w14:textId="66010551" w:rsidR="001D061B" w:rsidRDefault="001D061B" w:rsidP="008A6494">
            <w:pPr>
              <w:spacing w:line="229" w:lineRule="exact"/>
              <w:ind w:left="102"/>
              <w:rPr>
                <w:szCs w:val="20"/>
                <w:lang w:val="en-US"/>
              </w:rPr>
            </w:pPr>
            <w:r>
              <w:rPr>
                <w:szCs w:val="20"/>
                <w:lang w:val="en-US"/>
              </w:rPr>
              <w:t>../../../value</w:t>
            </w:r>
          </w:p>
        </w:tc>
        <w:tc>
          <w:tcPr>
            <w:tcW w:w="1417" w:type="dxa"/>
          </w:tcPr>
          <w:p w14:paraId="5993FCE7" w14:textId="5035F4ED" w:rsidR="001D061B" w:rsidRDefault="001D061B" w:rsidP="008A6494">
            <w:pPr>
              <w:spacing w:line="226" w:lineRule="exact"/>
              <w:ind w:left="102"/>
              <w:rPr>
                <w:szCs w:val="20"/>
              </w:rPr>
            </w:pPr>
            <w:r>
              <w:rPr>
                <w:szCs w:val="20"/>
              </w:rPr>
              <w:t>base64Binary</w:t>
            </w:r>
          </w:p>
        </w:tc>
        <w:tc>
          <w:tcPr>
            <w:tcW w:w="4111" w:type="dxa"/>
          </w:tcPr>
          <w:p w14:paraId="1D5A1225" w14:textId="410215A5" w:rsidR="001D061B" w:rsidRPr="00680547" w:rsidRDefault="001D061B" w:rsidP="008A6494">
            <w:pPr>
              <w:spacing w:line="226" w:lineRule="exact"/>
              <w:ind w:left="102"/>
              <w:rPr>
                <w:spacing w:val="-1"/>
                <w:szCs w:val="20"/>
              </w:rPr>
            </w:pPr>
            <w:r w:rsidRPr="00680547">
              <w:rPr>
                <w:spacing w:val="-1"/>
                <w:szCs w:val="20"/>
              </w:rPr>
              <w:t>Value är binärdata som representerar objektet. Ett och endast ett av value och reference ska anges.</w:t>
            </w:r>
          </w:p>
        </w:tc>
        <w:tc>
          <w:tcPr>
            <w:tcW w:w="1418" w:type="dxa"/>
          </w:tcPr>
          <w:p w14:paraId="2376E252" w14:textId="080523DA" w:rsidR="001D061B" w:rsidRDefault="001D061B" w:rsidP="008A6494">
            <w:pPr>
              <w:spacing w:line="226" w:lineRule="exact"/>
              <w:ind w:left="102"/>
              <w:rPr>
                <w:spacing w:val="-1"/>
                <w:szCs w:val="20"/>
              </w:rPr>
            </w:pPr>
            <w:r>
              <w:rPr>
                <w:spacing w:val="-1"/>
                <w:szCs w:val="20"/>
              </w:rPr>
              <w:t>0..1</w:t>
            </w:r>
          </w:p>
        </w:tc>
      </w:tr>
      <w:tr w:rsidR="001D061B" w14:paraId="6A8D56E3" w14:textId="77777777" w:rsidTr="00514BAB">
        <w:tc>
          <w:tcPr>
            <w:tcW w:w="2660" w:type="dxa"/>
          </w:tcPr>
          <w:p w14:paraId="5A99A14E" w14:textId="4B4B357B" w:rsidR="001D061B" w:rsidRDefault="001D061B" w:rsidP="008A6494">
            <w:pPr>
              <w:spacing w:line="229" w:lineRule="exact"/>
              <w:ind w:left="102"/>
              <w:rPr>
                <w:szCs w:val="20"/>
                <w:lang w:val="en-US"/>
              </w:rPr>
            </w:pPr>
            <w:r>
              <w:rPr>
                <w:szCs w:val="20"/>
                <w:lang w:val="en-US"/>
              </w:rPr>
              <w:t>../../../reference</w:t>
            </w:r>
          </w:p>
        </w:tc>
        <w:tc>
          <w:tcPr>
            <w:tcW w:w="1417" w:type="dxa"/>
          </w:tcPr>
          <w:p w14:paraId="52CE0CDE" w14:textId="1F4F828E" w:rsidR="001D061B" w:rsidRDefault="001D061B" w:rsidP="008A6494">
            <w:pPr>
              <w:spacing w:line="226" w:lineRule="exact"/>
              <w:ind w:left="102"/>
              <w:rPr>
                <w:szCs w:val="20"/>
              </w:rPr>
            </w:pPr>
            <w:r>
              <w:rPr>
                <w:szCs w:val="20"/>
              </w:rPr>
              <w:t>anyURI</w:t>
            </w:r>
          </w:p>
        </w:tc>
        <w:tc>
          <w:tcPr>
            <w:tcW w:w="4111" w:type="dxa"/>
          </w:tcPr>
          <w:p w14:paraId="45D09131" w14:textId="48505761" w:rsidR="001D061B" w:rsidRPr="00680547" w:rsidRDefault="001D061B" w:rsidP="008A6494">
            <w:pPr>
              <w:spacing w:line="226" w:lineRule="exact"/>
              <w:ind w:left="102"/>
              <w:rPr>
                <w:spacing w:val="-1"/>
                <w:szCs w:val="20"/>
              </w:rPr>
            </w:pPr>
            <w:r w:rsidRPr="00680547">
              <w:rPr>
                <w:spacing w:val="-1"/>
                <w:szCs w:val="20"/>
              </w:rPr>
              <w:t>Referens till extern bild i form av en URL. Ett och endast ett av value och reference ska anges.</w:t>
            </w:r>
          </w:p>
        </w:tc>
        <w:tc>
          <w:tcPr>
            <w:tcW w:w="1418" w:type="dxa"/>
          </w:tcPr>
          <w:p w14:paraId="4D34FD41" w14:textId="77777777" w:rsidR="001D061B" w:rsidRDefault="001D061B" w:rsidP="008A6494">
            <w:pPr>
              <w:spacing w:line="226" w:lineRule="exact"/>
              <w:ind w:left="102"/>
              <w:rPr>
                <w:spacing w:val="-1"/>
                <w:szCs w:val="20"/>
              </w:rPr>
            </w:pPr>
            <w:r>
              <w:rPr>
                <w:spacing w:val="-1"/>
                <w:szCs w:val="20"/>
              </w:rPr>
              <w:t>0..1</w:t>
            </w:r>
          </w:p>
          <w:p w14:paraId="6D5ED7E5" w14:textId="77777777" w:rsidR="001D061B" w:rsidRDefault="001D061B" w:rsidP="008A6494">
            <w:pPr>
              <w:spacing w:line="226" w:lineRule="exact"/>
              <w:ind w:left="102"/>
              <w:rPr>
                <w:spacing w:val="-1"/>
                <w:szCs w:val="20"/>
              </w:rPr>
            </w:pPr>
          </w:p>
        </w:tc>
      </w:tr>
      <w:tr w:rsidR="001D061B" w14:paraId="17D42EDE" w14:textId="77777777" w:rsidTr="00514BAB">
        <w:tc>
          <w:tcPr>
            <w:tcW w:w="2660" w:type="dxa"/>
          </w:tcPr>
          <w:p w14:paraId="6B34FD8C" w14:textId="4216B445" w:rsidR="001D061B" w:rsidRDefault="001D061B" w:rsidP="008A6494">
            <w:pPr>
              <w:spacing w:line="229" w:lineRule="exact"/>
              <w:ind w:left="102"/>
              <w:rPr>
                <w:szCs w:val="20"/>
                <w:lang w:val="en-US"/>
              </w:rPr>
            </w:pPr>
            <w:r>
              <w:rPr>
                <w:szCs w:val="20"/>
              </w:rPr>
              <w:t>../../</w:t>
            </w:r>
            <w:r w:rsidRPr="00907C9B">
              <w:rPr>
                <w:szCs w:val="20"/>
              </w:rPr>
              <w:t>referral</w:t>
            </w:r>
          </w:p>
        </w:tc>
        <w:tc>
          <w:tcPr>
            <w:tcW w:w="1417" w:type="dxa"/>
          </w:tcPr>
          <w:p w14:paraId="7C0E88B0" w14:textId="77777777" w:rsidR="001D061B" w:rsidRDefault="001D061B" w:rsidP="008A6494">
            <w:pPr>
              <w:spacing w:line="226" w:lineRule="exact"/>
              <w:ind w:left="102"/>
              <w:rPr>
                <w:szCs w:val="20"/>
              </w:rPr>
            </w:pPr>
            <w:r>
              <w:rPr>
                <w:szCs w:val="20"/>
              </w:rPr>
              <w:t>R</w:t>
            </w:r>
            <w:r w:rsidRPr="00907C9B">
              <w:rPr>
                <w:szCs w:val="20"/>
              </w:rPr>
              <w:t>eferralType</w:t>
            </w:r>
          </w:p>
          <w:p w14:paraId="6AEFD67F" w14:textId="77777777" w:rsidR="001D061B" w:rsidRDefault="001D061B" w:rsidP="008A6494">
            <w:pPr>
              <w:spacing w:line="226" w:lineRule="exact"/>
              <w:ind w:left="102"/>
              <w:rPr>
                <w:szCs w:val="20"/>
              </w:rPr>
            </w:pPr>
          </w:p>
        </w:tc>
        <w:tc>
          <w:tcPr>
            <w:tcW w:w="4111" w:type="dxa"/>
          </w:tcPr>
          <w:p w14:paraId="549ECF08" w14:textId="77777777" w:rsidR="001D061B" w:rsidRPr="0096469E" w:rsidRDefault="001D061B" w:rsidP="008A6494">
            <w:pPr>
              <w:spacing w:line="226" w:lineRule="exact"/>
              <w:ind w:left="102"/>
              <w:rPr>
                <w:spacing w:val="-1"/>
                <w:szCs w:val="20"/>
              </w:rPr>
            </w:pPr>
            <w:r w:rsidRPr="0096469E">
              <w:rPr>
                <w:spacing w:val="-1"/>
                <w:szCs w:val="20"/>
              </w:rPr>
              <w:t>Information om den vårdbegäran som ligger till grund för svaret</w:t>
            </w:r>
          </w:p>
          <w:p w14:paraId="0E04C30C" w14:textId="77777777" w:rsidR="001D061B" w:rsidRPr="00680547" w:rsidRDefault="001D061B" w:rsidP="008A6494">
            <w:pPr>
              <w:spacing w:line="226" w:lineRule="exact"/>
              <w:ind w:left="102"/>
              <w:rPr>
                <w:spacing w:val="-1"/>
                <w:szCs w:val="20"/>
              </w:rPr>
            </w:pPr>
          </w:p>
        </w:tc>
        <w:tc>
          <w:tcPr>
            <w:tcW w:w="1418" w:type="dxa"/>
          </w:tcPr>
          <w:p w14:paraId="67BB4F0A" w14:textId="6B7952ED" w:rsidR="001D061B" w:rsidRDefault="001D061B" w:rsidP="008A6494">
            <w:pPr>
              <w:spacing w:line="226" w:lineRule="exact"/>
              <w:ind w:left="102"/>
              <w:rPr>
                <w:spacing w:val="-1"/>
                <w:szCs w:val="20"/>
              </w:rPr>
            </w:pPr>
            <w:r>
              <w:rPr>
                <w:spacing w:val="-1"/>
                <w:szCs w:val="20"/>
              </w:rPr>
              <w:t>1..1</w:t>
            </w:r>
          </w:p>
        </w:tc>
      </w:tr>
      <w:tr w:rsidR="001D061B" w14:paraId="322D87DC" w14:textId="77777777" w:rsidTr="00514BAB">
        <w:tc>
          <w:tcPr>
            <w:tcW w:w="2660" w:type="dxa"/>
          </w:tcPr>
          <w:p w14:paraId="17C1CD54" w14:textId="77777777" w:rsidR="001D061B" w:rsidRPr="00907C9B" w:rsidRDefault="001D061B" w:rsidP="008A6494">
            <w:pPr>
              <w:spacing w:line="229" w:lineRule="exact"/>
              <w:ind w:left="102"/>
              <w:rPr>
                <w:szCs w:val="20"/>
              </w:rPr>
            </w:pPr>
            <w:r>
              <w:rPr>
                <w:szCs w:val="20"/>
              </w:rPr>
              <w:t>../../../</w:t>
            </w:r>
            <w:r w:rsidRPr="00907C9B">
              <w:rPr>
                <w:szCs w:val="20"/>
              </w:rPr>
              <w:t>referral</w:t>
            </w:r>
            <w:r>
              <w:rPr>
                <w:szCs w:val="20"/>
              </w:rPr>
              <w:t>Id</w:t>
            </w:r>
          </w:p>
          <w:p w14:paraId="2719C55C" w14:textId="77777777" w:rsidR="001D061B" w:rsidRDefault="001D061B" w:rsidP="008A6494">
            <w:pPr>
              <w:spacing w:line="229" w:lineRule="exact"/>
              <w:ind w:left="102"/>
              <w:rPr>
                <w:szCs w:val="20"/>
              </w:rPr>
            </w:pPr>
          </w:p>
        </w:tc>
        <w:tc>
          <w:tcPr>
            <w:tcW w:w="1417" w:type="dxa"/>
          </w:tcPr>
          <w:p w14:paraId="00EED128" w14:textId="77777777" w:rsidR="001D061B" w:rsidRPr="00907C9B" w:rsidRDefault="001D061B" w:rsidP="008A6494">
            <w:pPr>
              <w:spacing w:line="229" w:lineRule="exact"/>
              <w:ind w:left="102"/>
              <w:rPr>
                <w:szCs w:val="20"/>
              </w:rPr>
            </w:pPr>
            <w:r>
              <w:rPr>
                <w:szCs w:val="20"/>
              </w:rPr>
              <w:t>string</w:t>
            </w:r>
          </w:p>
          <w:p w14:paraId="22B5280D" w14:textId="77777777" w:rsidR="001D061B" w:rsidRDefault="001D061B" w:rsidP="008A6494">
            <w:pPr>
              <w:spacing w:line="226" w:lineRule="exact"/>
              <w:ind w:left="102"/>
              <w:rPr>
                <w:szCs w:val="20"/>
              </w:rPr>
            </w:pPr>
          </w:p>
        </w:tc>
        <w:tc>
          <w:tcPr>
            <w:tcW w:w="4111" w:type="dxa"/>
          </w:tcPr>
          <w:p w14:paraId="64DAA380" w14:textId="77777777" w:rsidR="001D061B" w:rsidRPr="0096469E" w:rsidRDefault="001D061B" w:rsidP="008A6494">
            <w:pPr>
              <w:spacing w:line="226" w:lineRule="exact"/>
              <w:ind w:left="102"/>
              <w:rPr>
                <w:spacing w:val="-1"/>
                <w:szCs w:val="20"/>
              </w:rPr>
            </w:pPr>
            <w:r w:rsidRPr="0096469E">
              <w:rPr>
                <w:spacing w:val="-1"/>
                <w:szCs w:val="20"/>
              </w:rPr>
              <w:t>Remissens identitet som är unik inom det lokala avsändade systemet</w:t>
            </w:r>
          </w:p>
          <w:p w14:paraId="1ACE3518" w14:textId="77777777" w:rsidR="001D061B" w:rsidRPr="0096469E" w:rsidRDefault="001D061B" w:rsidP="008A6494">
            <w:pPr>
              <w:spacing w:line="226" w:lineRule="exact"/>
              <w:ind w:left="102"/>
              <w:rPr>
                <w:spacing w:val="-1"/>
                <w:szCs w:val="20"/>
              </w:rPr>
            </w:pPr>
          </w:p>
        </w:tc>
        <w:tc>
          <w:tcPr>
            <w:tcW w:w="1418" w:type="dxa"/>
          </w:tcPr>
          <w:p w14:paraId="32BF59A4" w14:textId="77777777" w:rsidR="001D061B" w:rsidRPr="00907C9B" w:rsidRDefault="001D061B" w:rsidP="008A6494">
            <w:pPr>
              <w:spacing w:line="229" w:lineRule="exact"/>
              <w:ind w:left="102"/>
              <w:rPr>
                <w:szCs w:val="20"/>
              </w:rPr>
            </w:pPr>
            <w:r w:rsidRPr="00907C9B">
              <w:rPr>
                <w:szCs w:val="20"/>
              </w:rPr>
              <w:t>1..1</w:t>
            </w:r>
          </w:p>
          <w:p w14:paraId="73D7A04C" w14:textId="77777777" w:rsidR="001D061B" w:rsidRDefault="001D061B" w:rsidP="008A6494">
            <w:pPr>
              <w:spacing w:line="226" w:lineRule="exact"/>
              <w:ind w:left="102"/>
              <w:rPr>
                <w:spacing w:val="-1"/>
                <w:szCs w:val="20"/>
              </w:rPr>
            </w:pPr>
          </w:p>
        </w:tc>
      </w:tr>
      <w:tr w:rsidR="001D061B" w14:paraId="51105C3F" w14:textId="77777777" w:rsidTr="00514BAB">
        <w:tc>
          <w:tcPr>
            <w:tcW w:w="2660" w:type="dxa"/>
          </w:tcPr>
          <w:p w14:paraId="17AC5A0F" w14:textId="7BAFC555" w:rsidR="001D061B" w:rsidRDefault="001D061B" w:rsidP="008A6494">
            <w:pPr>
              <w:spacing w:line="229" w:lineRule="exact"/>
              <w:ind w:left="102"/>
              <w:rPr>
                <w:szCs w:val="20"/>
              </w:rPr>
            </w:pPr>
            <w:r>
              <w:rPr>
                <w:szCs w:val="20"/>
              </w:rPr>
              <w:t>../../../</w:t>
            </w:r>
            <w:r w:rsidRPr="00907C9B">
              <w:rPr>
                <w:szCs w:val="20"/>
              </w:rPr>
              <w:t>referralText</w:t>
            </w:r>
          </w:p>
        </w:tc>
        <w:tc>
          <w:tcPr>
            <w:tcW w:w="1417" w:type="dxa"/>
          </w:tcPr>
          <w:p w14:paraId="21325607" w14:textId="77777777" w:rsidR="001D061B" w:rsidRPr="00907C9B" w:rsidRDefault="001D061B" w:rsidP="008A6494">
            <w:pPr>
              <w:spacing w:line="229" w:lineRule="exact"/>
              <w:ind w:left="102"/>
              <w:rPr>
                <w:szCs w:val="20"/>
              </w:rPr>
            </w:pPr>
            <w:r>
              <w:rPr>
                <w:szCs w:val="20"/>
              </w:rPr>
              <w:t>string</w:t>
            </w:r>
          </w:p>
          <w:p w14:paraId="4A07AAD8" w14:textId="77777777" w:rsidR="001D061B" w:rsidRDefault="001D061B" w:rsidP="008A6494">
            <w:pPr>
              <w:spacing w:line="229" w:lineRule="exact"/>
              <w:ind w:left="102"/>
              <w:rPr>
                <w:szCs w:val="20"/>
              </w:rPr>
            </w:pPr>
          </w:p>
        </w:tc>
        <w:tc>
          <w:tcPr>
            <w:tcW w:w="4111" w:type="dxa"/>
          </w:tcPr>
          <w:p w14:paraId="2331FF8E" w14:textId="231AFFAB" w:rsidR="001D061B" w:rsidRPr="0096469E" w:rsidRDefault="001D061B" w:rsidP="008A6494">
            <w:pPr>
              <w:spacing w:line="226" w:lineRule="exact"/>
              <w:ind w:left="102"/>
              <w:rPr>
                <w:spacing w:val="-1"/>
                <w:szCs w:val="20"/>
              </w:rPr>
            </w:pPr>
            <w:r w:rsidRPr="00360C3A">
              <w:rPr>
                <w:spacing w:val="-1"/>
                <w:szCs w:val="20"/>
              </w:rPr>
              <w:t>Text som anger aktuell frågeställning</w:t>
            </w:r>
          </w:p>
        </w:tc>
        <w:tc>
          <w:tcPr>
            <w:tcW w:w="1418" w:type="dxa"/>
          </w:tcPr>
          <w:p w14:paraId="5DCF14A4" w14:textId="77777777" w:rsidR="001D061B" w:rsidRPr="00907C9B" w:rsidRDefault="001D061B" w:rsidP="008A6494">
            <w:pPr>
              <w:spacing w:line="229" w:lineRule="exact"/>
              <w:ind w:left="102"/>
              <w:rPr>
                <w:szCs w:val="20"/>
              </w:rPr>
            </w:pPr>
            <w:r w:rsidRPr="00907C9B">
              <w:rPr>
                <w:szCs w:val="20"/>
              </w:rPr>
              <w:t>1..1</w:t>
            </w:r>
          </w:p>
          <w:p w14:paraId="5025B151" w14:textId="77777777" w:rsidR="001D061B" w:rsidRPr="00907C9B" w:rsidRDefault="001D061B" w:rsidP="008A6494">
            <w:pPr>
              <w:spacing w:line="229" w:lineRule="exact"/>
              <w:ind w:left="102"/>
              <w:rPr>
                <w:szCs w:val="20"/>
              </w:rPr>
            </w:pPr>
          </w:p>
        </w:tc>
      </w:tr>
      <w:tr w:rsidR="001D061B" w14:paraId="47F34E63" w14:textId="77777777" w:rsidTr="00514BAB">
        <w:tc>
          <w:tcPr>
            <w:tcW w:w="2660" w:type="dxa"/>
          </w:tcPr>
          <w:p w14:paraId="5C13135D" w14:textId="77777777" w:rsidR="001D061B" w:rsidRPr="00907C9B" w:rsidRDefault="001D061B" w:rsidP="008A6494">
            <w:pPr>
              <w:spacing w:line="229" w:lineRule="exact"/>
              <w:ind w:left="102"/>
              <w:rPr>
                <w:rFonts w:ascii="Arial" w:hAnsi="Arial" w:cs="Arial"/>
                <w:szCs w:val="20"/>
              </w:rPr>
            </w:pPr>
            <w:r>
              <w:rPr>
                <w:szCs w:val="20"/>
              </w:rPr>
              <w:t>../../../</w:t>
            </w:r>
            <w:r w:rsidRPr="00907C9B">
              <w:rPr>
                <w:szCs w:val="20"/>
              </w:rPr>
              <w:t>referralTime</w:t>
            </w:r>
          </w:p>
          <w:p w14:paraId="62DACA19" w14:textId="77777777" w:rsidR="001D061B" w:rsidRPr="00907C9B" w:rsidRDefault="001D061B" w:rsidP="008A6494">
            <w:pPr>
              <w:spacing w:line="229" w:lineRule="exact"/>
              <w:ind w:left="102"/>
              <w:rPr>
                <w:b/>
                <w:szCs w:val="20"/>
              </w:rPr>
            </w:pPr>
          </w:p>
          <w:p w14:paraId="6CCB1DDB" w14:textId="77777777" w:rsidR="001D061B" w:rsidRDefault="001D061B" w:rsidP="008A6494">
            <w:pPr>
              <w:spacing w:line="229" w:lineRule="exact"/>
              <w:ind w:left="102"/>
              <w:rPr>
                <w:szCs w:val="20"/>
              </w:rPr>
            </w:pPr>
          </w:p>
        </w:tc>
        <w:tc>
          <w:tcPr>
            <w:tcW w:w="1417" w:type="dxa"/>
          </w:tcPr>
          <w:p w14:paraId="7E880FD3" w14:textId="77777777" w:rsidR="001D061B" w:rsidRPr="00693404" w:rsidRDefault="001D061B" w:rsidP="008A6494">
            <w:pPr>
              <w:spacing w:line="229" w:lineRule="exact"/>
              <w:ind w:left="102"/>
              <w:rPr>
                <w:szCs w:val="20"/>
              </w:rPr>
            </w:pPr>
            <w:r w:rsidRPr="000B565A">
              <w:rPr>
                <w:szCs w:val="20"/>
              </w:rPr>
              <w:t>TimeStampType</w:t>
            </w:r>
          </w:p>
          <w:p w14:paraId="4745554B" w14:textId="77777777" w:rsidR="001D061B" w:rsidRDefault="001D061B" w:rsidP="008A6494">
            <w:pPr>
              <w:spacing w:line="229" w:lineRule="exact"/>
              <w:ind w:left="102"/>
              <w:rPr>
                <w:szCs w:val="20"/>
              </w:rPr>
            </w:pPr>
          </w:p>
        </w:tc>
        <w:tc>
          <w:tcPr>
            <w:tcW w:w="4111" w:type="dxa"/>
          </w:tcPr>
          <w:p w14:paraId="44D3FD53" w14:textId="77777777" w:rsidR="001D061B" w:rsidRPr="00907C9B" w:rsidRDefault="001D061B" w:rsidP="008A6494">
            <w:pPr>
              <w:spacing w:line="226" w:lineRule="exact"/>
              <w:ind w:left="102"/>
              <w:rPr>
                <w:spacing w:val="-1"/>
                <w:szCs w:val="20"/>
              </w:rPr>
            </w:pPr>
            <w:r w:rsidRPr="00907C9B">
              <w:rPr>
                <w:spacing w:val="-1"/>
                <w:szCs w:val="20"/>
              </w:rPr>
              <w:t>Tid då vårdbegäran framställdes. Nullvärde tillåtet</w:t>
            </w:r>
          </w:p>
          <w:p w14:paraId="49E5E61A" w14:textId="77777777" w:rsidR="001D061B" w:rsidRPr="00360C3A" w:rsidRDefault="001D061B" w:rsidP="008A6494">
            <w:pPr>
              <w:spacing w:line="226" w:lineRule="exact"/>
              <w:ind w:left="102"/>
              <w:rPr>
                <w:spacing w:val="-1"/>
                <w:szCs w:val="20"/>
              </w:rPr>
            </w:pPr>
          </w:p>
        </w:tc>
        <w:tc>
          <w:tcPr>
            <w:tcW w:w="1418" w:type="dxa"/>
          </w:tcPr>
          <w:p w14:paraId="13AA33BE" w14:textId="77777777" w:rsidR="001D061B" w:rsidRPr="00907C9B" w:rsidRDefault="001D061B" w:rsidP="008A6494">
            <w:pPr>
              <w:spacing w:line="229" w:lineRule="exact"/>
              <w:ind w:left="102"/>
              <w:rPr>
                <w:szCs w:val="20"/>
              </w:rPr>
            </w:pPr>
            <w:r w:rsidRPr="00907C9B">
              <w:rPr>
                <w:szCs w:val="20"/>
              </w:rPr>
              <w:t>1..1</w:t>
            </w:r>
          </w:p>
          <w:p w14:paraId="13B954B5" w14:textId="77777777" w:rsidR="001D061B" w:rsidRPr="00907C9B" w:rsidRDefault="001D061B" w:rsidP="008A6494">
            <w:pPr>
              <w:spacing w:line="229" w:lineRule="exact"/>
              <w:ind w:left="102"/>
              <w:rPr>
                <w:szCs w:val="20"/>
              </w:rPr>
            </w:pPr>
          </w:p>
        </w:tc>
      </w:tr>
      <w:tr w:rsidR="001D061B" w14:paraId="3A800774" w14:textId="77777777" w:rsidTr="00514BAB">
        <w:tc>
          <w:tcPr>
            <w:tcW w:w="2660" w:type="dxa"/>
          </w:tcPr>
          <w:p w14:paraId="0A024F39" w14:textId="5CAAC914" w:rsidR="001D061B" w:rsidRDefault="001D061B" w:rsidP="008A6494">
            <w:pPr>
              <w:spacing w:line="229" w:lineRule="exact"/>
              <w:ind w:left="102"/>
              <w:rPr>
                <w:szCs w:val="20"/>
              </w:rPr>
            </w:pPr>
            <w:r>
              <w:rPr>
                <w:szCs w:val="20"/>
              </w:rPr>
              <w:t>../../../</w:t>
            </w:r>
            <w:r w:rsidRPr="00907C9B">
              <w:rPr>
                <w:szCs w:val="20"/>
              </w:rPr>
              <w:t>referralAuthor</w:t>
            </w:r>
          </w:p>
        </w:tc>
        <w:tc>
          <w:tcPr>
            <w:tcW w:w="1417" w:type="dxa"/>
          </w:tcPr>
          <w:p w14:paraId="15A5E499" w14:textId="1EF0D93D" w:rsidR="001D061B" w:rsidRPr="000B565A" w:rsidRDefault="001D061B" w:rsidP="008A6494">
            <w:pPr>
              <w:spacing w:line="229" w:lineRule="exact"/>
              <w:ind w:left="102"/>
              <w:rPr>
                <w:szCs w:val="20"/>
              </w:rPr>
            </w:pPr>
            <w:r w:rsidRPr="00790A72">
              <w:rPr>
                <w:szCs w:val="20"/>
              </w:rPr>
              <w:t>HealthcareProfessionalType</w:t>
            </w:r>
          </w:p>
        </w:tc>
        <w:tc>
          <w:tcPr>
            <w:tcW w:w="4111" w:type="dxa"/>
          </w:tcPr>
          <w:p w14:paraId="183F7F7A" w14:textId="18CAABE4" w:rsidR="001D061B" w:rsidRPr="00907C9B" w:rsidRDefault="001D061B" w:rsidP="008A6494">
            <w:pPr>
              <w:spacing w:line="226" w:lineRule="exact"/>
              <w:ind w:left="102"/>
              <w:rPr>
                <w:spacing w:val="-1"/>
                <w:szCs w:val="20"/>
              </w:rPr>
            </w:pPr>
            <w:r w:rsidRPr="00790A72">
              <w:rPr>
                <w:spacing w:val="-1"/>
                <w:szCs w:val="20"/>
              </w:rPr>
              <w:t>Information om den hälso- och sjukvårdsperson som framställt vårdbegäran som ligger till grund för svaret, nedan kallas författare.</w:t>
            </w:r>
          </w:p>
        </w:tc>
        <w:tc>
          <w:tcPr>
            <w:tcW w:w="1418" w:type="dxa"/>
          </w:tcPr>
          <w:p w14:paraId="570A2025" w14:textId="3230FC2E" w:rsidR="001D061B" w:rsidRPr="00907C9B" w:rsidRDefault="001D061B" w:rsidP="008A6494">
            <w:pPr>
              <w:spacing w:line="229" w:lineRule="exact"/>
              <w:ind w:left="102"/>
              <w:rPr>
                <w:szCs w:val="20"/>
              </w:rPr>
            </w:pPr>
            <w:r>
              <w:rPr>
                <w:szCs w:val="20"/>
              </w:rPr>
              <w:t>1..1</w:t>
            </w:r>
          </w:p>
        </w:tc>
      </w:tr>
      <w:tr w:rsidR="001D061B" w14:paraId="2FCF9B8A" w14:textId="77777777" w:rsidTr="00514BAB">
        <w:tc>
          <w:tcPr>
            <w:tcW w:w="2660" w:type="dxa"/>
          </w:tcPr>
          <w:p w14:paraId="09C4B27E" w14:textId="4A8EC2E4" w:rsidR="001D061B" w:rsidRDefault="001D061B" w:rsidP="008A6494">
            <w:pPr>
              <w:spacing w:line="229" w:lineRule="exact"/>
              <w:ind w:left="102"/>
              <w:rPr>
                <w:szCs w:val="20"/>
              </w:rPr>
            </w:pPr>
            <w:r>
              <w:rPr>
                <w:szCs w:val="20"/>
              </w:rPr>
              <w:t>../../../../</w:t>
            </w:r>
            <w:r w:rsidRPr="00790A72">
              <w:rPr>
                <w:szCs w:val="20"/>
              </w:rPr>
              <w:t>authorTime</w:t>
            </w:r>
          </w:p>
        </w:tc>
        <w:tc>
          <w:tcPr>
            <w:tcW w:w="1417" w:type="dxa"/>
          </w:tcPr>
          <w:p w14:paraId="5A004C6F" w14:textId="61D782C9" w:rsidR="001D061B" w:rsidRPr="00790A72" w:rsidRDefault="001D061B" w:rsidP="008A6494">
            <w:pPr>
              <w:spacing w:line="229" w:lineRule="exact"/>
              <w:ind w:left="102"/>
              <w:rPr>
                <w:szCs w:val="20"/>
              </w:rPr>
            </w:pPr>
            <w:r w:rsidRPr="00790A72">
              <w:rPr>
                <w:szCs w:val="20"/>
              </w:rPr>
              <w:t>TimeStampType</w:t>
            </w:r>
          </w:p>
        </w:tc>
        <w:tc>
          <w:tcPr>
            <w:tcW w:w="4111" w:type="dxa"/>
          </w:tcPr>
          <w:p w14:paraId="58813529" w14:textId="23C150AF" w:rsidR="001D061B" w:rsidRPr="00790A72" w:rsidRDefault="001D061B" w:rsidP="008A6494">
            <w:pPr>
              <w:spacing w:line="226" w:lineRule="exact"/>
              <w:ind w:left="102"/>
              <w:rPr>
                <w:spacing w:val="-1"/>
                <w:szCs w:val="20"/>
              </w:rPr>
            </w:pPr>
            <w:r w:rsidRPr="00790A72">
              <w:rPr>
                <w:spacing w:val="-1"/>
                <w:szCs w:val="20"/>
              </w:rPr>
              <w:t>Tidpunkt då vårdbegäran registrerades i systemet.</w:t>
            </w:r>
          </w:p>
        </w:tc>
        <w:tc>
          <w:tcPr>
            <w:tcW w:w="1418" w:type="dxa"/>
          </w:tcPr>
          <w:p w14:paraId="6FE142E1" w14:textId="4A41001F" w:rsidR="001D061B" w:rsidRDefault="001D061B" w:rsidP="008A6494">
            <w:pPr>
              <w:spacing w:line="229" w:lineRule="exact"/>
              <w:ind w:left="102"/>
              <w:rPr>
                <w:szCs w:val="20"/>
              </w:rPr>
            </w:pPr>
            <w:r>
              <w:rPr>
                <w:szCs w:val="20"/>
              </w:rPr>
              <w:t>1..1</w:t>
            </w:r>
          </w:p>
        </w:tc>
      </w:tr>
      <w:tr w:rsidR="001D061B" w14:paraId="529C5B84" w14:textId="77777777" w:rsidTr="00514BAB">
        <w:tc>
          <w:tcPr>
            <w:tcW w:w="2660" w:type="dxa"/>
          </w:tcPr>
          <w:p w14:paraId="39927D34" w14:textId="536FAD6B" w:rsidR="001D061B" w:rsidRDefault="001D061B" w:rsidP="008A6494">
            <w:pPr>
              <w:spacing w:line="229" w:lineRule="exact"/>
              <w:ind w:left="102"/>
              <w:rPr>
                <w:szCs w:val="20"/>
              </w:rPr>
            </w:pPr>
            <w:r>
              <w:rPr>
                <w:szCs w:val="20"/>
              </w:rPr>
              <w:t>../../../../</w:t>
            </w:r>
            <w:r w:rsidRPr="00790A72">
              <w:rPr>
                <w:szCs w:val="20"/>
              </w:rPr>
              <w:t>healthcareProfessionalHSAId</w:t>
            </w:r>
          </w:p>
        </w:tc>
        <w:tc>
          <w:tcPr>
            <w:tcW w:w="1417" w:type="dxa"/>
          </w:tcPr>
          <w:p w14:paraId="43DA14D9" w14:textId="7E5CD33C" w:rsidR="001D061B" w:rsidRPr="00790A72" w:rsidRDefault="001D061B" w:rsidP="008A6494">
            <w:pPr>
              <w:spacing w:line="229" w:lineRule="exact"/>
              <w:ind w:left="102"/>
              <w:rPr>
                <w:szCs w:val="20"/>
              </w:rPr>
            </w:pPr>
            <w:r w:rsidRPr="00790A72">
              <w:rPr>
                <w:szCs w:val="20"/>
              </w:rPr>
              <w:t>HSAIdType</w:t>
            </w:r>
          </w:p>
        </w:tc>
        <w:tc>
          <w:tcPr>
            <w:tcW w:w="4111" w:type="dxa"/>
          </w:tcPr>
          <w:p w14:paraId="205EA452" w14:textId="4A209E2E" w:rsidR="001D061B" w:rsidRPr="00790A72" w:rsidRDefault="001D061B" w:rsidP="008A6494">
            <w:pPr>
              <w:spacing w:line="226" w:lineRule="exact"/>
              <w:ind w:left="102"/>
              <w:rPr>
                <w:spacing w:val="-1"/>
                <w:szCs w:val="20"/>
              </w:rPr>
            </w:pPr>
            <w:r w:rsidRPr="006167E0">
              <w:rPr>
                <w:spacing w:val="-1"/>
                <w:szCs w:val="20"/>
              </w:rPr>
              <w:t>HSA-id för vård- och omsorgspersonal. Skall anges om tillgänglig.</w:t>
            </w:r>
          </w:p>
        </w:tc>
        <w:tc>
          <w:tcPr>
            <w:tcW w:w="1418" w:type="dxa"/>
          </w:tcPr>
          <w:p w14:paraId="69D2AF4F" w14:textId="60612E70" w:rsidR="001D061B" w:rsidRDefault="001D061B" w:rsidP="008A6494">
            <w:pPr>
              <w:spacing w:line="229" w:lineRule="exact"/>
              <w:ind w:left="102"/>
              <w:rPr>
                <w:szCs w:val="20"/>
              </w:rPr>
            </w:pPr>
            <w:r>
              <w:rPr>
                <w:szCs w:val="20"/>
              </w:rPr>
              <w:t>0..1</w:t>
            </w:r>
          </w:p>
        </w:tc>
      </w:tr>
      <w:tr w:rsidR="001D061B" w14:paraId="49655447" w14:textId="77777777" w:rsidTr="00514BAB">
        <w:tc>
          <w:tcPr>
            <w:tcW w:w="2660" w:type="dxa"/>
          </w:tcPr>
          <w:p w14:paraId="67B2D730" w14:textId="4F5F047B" w:rsidR="001D061B" w:rsidRDefault="001D061B" w:rsidP="008A6494">
            <w:pPr>
              <w:spacing w:line="229" w:lineRule="exact"/>
              <w:ind w:left="102"/>
              <w:rPr>
                <w:szCs w:val="20"/>
              </w:rPr>
            </w:pPr>
            <w:r>
              <w:rPr>
                <w:szCs w:val="20"/>
              </w:rPr>
              <w:t>../../../../</w:t>
            </w:r>
            <w:r w:rsidRPr="00790A72">
              <w:rPr>
                <w:szCs w:val="20"/>
              </w:rPr>
              <w:t>healthcareProfessionalName</w:t>
            </w:r>
          </w:p>
        </w:tc>
        <w:tc>
          <w:tcPr>
            <w:tcW w:w="1417" w:type="dxa"/>
          </w:tcPr>
          <w:p w14:paraId="52F63E67" w14:textId="0B3BB09D" w:rsidR="001D061B" w:rsidRPr="00790A72" w:rsidRDefault="001D061B" w:rsidP="008A6494">
            <w:pPr>
              <w:spacing w:line="229" w:lineRule="exact"/>
              <w:ind w:left="102"/>
              <w:rPr>
                <w:szCs w:val="20"/>
              </w:rPr>
            </w:pPr>
            <w:r>
              <w:rPr>
                <w:szCs w:val="20"/>
              </w:rPr>
              <w:t>string</w:t>
            </w:r>
          </w:p>
        </w:tc>
        <w:tc>
          <w:tcPr>
            <w:tcW w:w="4111" w:type="dxa"/>
          </w:tcPr>
          <w:p w14:paraId="4BC4D9D2" w14:textId="0BF326EB" w:rsidR="001D061B" w:rsidRPr="006167E0" w:rsidRDefault="001D061B" w:rsidP="008A6494">
            <w:pPr>
              <w:spacing w:line="226" w:lineRule="exact"/>
              <w:ind w:left="102"/>
              <w:rPr>
                <w:spacing w:val="-1"/>
                <w:szCs w:val="20"/>
              </w:rPr>
            </w:pPr>
            <w:r w:rsidRPr="00A54AC6">
              <w:rPr>
                <w:spacing w:val="-1"/>
                <w:szCs w:val="20"/>
              </w:rPr>
              <w:t>Namn på författaren. Om tillgängligt skall detta anges.</w:t>
            </w:r>
          </w:p>
        </w:tc>
        <w:tc>
          <w:tcPr>
            <w:tcW w:w="1418" w:type="dxa"/>
          </w:tcPr>
          <w:p w14:paraId="59E5366A" w14:textId="0A28BB79" w:rsidR="001D061B" w:rsidRDefault="001D061B" w:rsidP="008A6494">
            <w:pPr>
              <w:spacing w:line="229" w:lineRule="exact"/>
              <w:ind w:left="102"/>
              <w:rPr>
                <w:szCs w:val="20"/>
              </w:rPr>
            </w:pPr>
            <w:r>
              <w:rPr>
                <w:szCs w:val="20"/>
              </w:rPr>
              <w:t>0..1</w:t>
            </w:r>
          </w:p>
        </w:tc>
      </w:tr>
      <w:tr w:rsidR="001D061B" w14:paraId="1DE16346" w14:textId="77777777" w:rsidTr="00514BAB">
        <w:tc>
          <w:tcPr>
            <w:tcW w:w="2660" w:type="dxa"/>
          </w:tcPr>
          <w:p w14:paraId="4F4797A0" w14:textId="6AAA420E" w:rsidR="001D061B" w:rsidRDefault="001D061B" w:rsidP="008A6494">
            <w:pPr>
              <w:spacing w:line="229" w:lineRule="exact"/>
              <w:ind w:left="102"/>
              <w:rPr>
                <w:szCs w:val="20"/>
              </w:rPr>
            </w:pPr>
            <w:r>
              <w:rPr>
                <w:szCs w:val="20"/>
              </w:rPr>
              <w:t>../../../../</w:t>
            </w:r>
            <w:r w:rsidRPr="00790A72">
              <w:rPr>
                <w:szCs w:val="20"/>
              </w:rPr>
              <w:t>healthcareProfessionalRoleCode</w:t>
            </w:r>
          </w:p>
        </w:tc>
        <w:tc>
          <w:tcPr>
            <w:tcW w:w="1417" w:type="dxa"/>
          </w:tcPr>
          <w:p w14:paraId="0890AAD9" w14:textId="20B4F3D2" w:rsidR="001D061B" w:rsidRDefault="001D061B" w:rsidP="008A6494">
            <w:pPr>
              <w:spacing w:line="229" w:lineRule="exact"/>
              <w:ind w:left="102"/>
              <w:rPr>
                <w:szCs w:val="20"/>
              </w:rPr>
            </w:pPr>
            <w:r w:rsidRPr="00790A72">
              <w:rPr>
                <w:szCs w:val="20"/>
              </w:rPr>
              <w:t>CVType</w:t>
            </w:r>
          </w:p>
        </w:tc>
        <w:tc>
          <w:tcPr>
            <w:tcW w:w="4111" w:type="dxa"/>
          </w:tcPr>
          <w:p w14:paraId="30F6F284" w14:textId="58FA85DF" w:rsidR="001D061B" w:rsidRPr="00A54AC6" w:rsidRDefault="001D061B" w:rsidP="008A6494">
            <w:pPr>
              <w:spacing w:line="226" w:lineRule="exact"/>
              <w:ind w:left="102"/>
              <w:rPr>
                <w:spacing w:val="-1"/>
                <w:szCs w:val="20"/>
              </w:rPr>
            </w:pPr>
            <w:r w:rsidRPr="006167E0">
              <w:rPr>
                <w:spacing w:val="-1"/>
                <w:szCs w:val="20"/>
              </w:rPr>
              <w:t>Information om personens befattning. Om möjligt skall KV Befattning (OID 1.2.752.129.2.2.1.4) användas.</w:t>
            </w:r>
          </w:p>
        </w:tc>
        <w:tc>
          <w:tcPr>
            <w:tcW w:w="1418" w:type="dxa"/>
          </w:tcPr>
          <w:p w14:paraId="0CC287D3" w14:textId="1DEE99E6" w:rsidR="001D061B" w:rsidRDefault="001D061B" w:rsidP="008A6494">
            <w:pPr>
              <w:spacing w:line="229" w:lineRule="exact"/>
              <w:ind w:left="102"/>
              <w:rPr>
                <w:szCs w:val="20"/>
              </w:rPr>
            </w:pPr>
            <w:r>
              <w:rPr>
                <w:szCs w:val="20"/>
              </w:rPr>
              <w:t>0..1</w:t>
            </w:r>
          </w:p>
        </w:tc>
      </w:tr>
      <w:tr w:rsidR="001D061B" w14:paraId="62D7D188" w14:textId="77777777" w:rsidTr="00514BAB">
        <w:tc>
          <w:tcPr>
            <w:tcW w:w="2660" w:type="dxa"/>
          </w:tcPr>
          <w:p w14:paraId="4306E4C6" w14:textId="0C8E495E" w:rsidR="001D061B" w:rsidRDefault="001D061B" w:rsidP="008A6494">
            <w:pPr>
              <w:spacing w:line="229" w:lineRule="exact"/>
              <w:ind w:left="102"/>
              <w:rPr>
                <w:szCs w:val="20"/>
              </w:rPr>
            </w:pPr>
            <w:r>
              <w:rPr>
                <w:szCs w:val="20"/>
              </w:rPr>
              <w:t>../../../../../</w:t>
            </w:r>
            <w:r w:rsidRPr="00A54AC6">
              <w:rPr>
                <w:szCs w:val="20"/>
              </w:rPr>
              <w:t>code</w:t>
            </w:r>
          </w:p>
        </w:tc>
        <w:tc>
          <w:tcPr>
            <w:tcW w:w="1417" w:type="dxa"/>
          </w:tcPr>
          <w:p w14:paraId="7A8352DF" w14:textId="49A15165" w:rsidR="001D061B" w:rsidRPr="00790A72" w:rsidRDefault="001D061B" w:rsidP="008A6494">
            <w:pPr>
              <w:spacing w:line="229" w:lineRule="exact"/>
              <w:ind w:left="102"/>
              <w:rPr>
                <w:szCs w:val="20"/>
              </w:rPr>
            </w:pPr>
            <w:r>
              <w:rPr>
                <w:szCs w:val="20"/>
              </w:rPr>
              <w:t>string</w:t>
            </w:r>
          </w:p>
        </w:tc>
        <w:tc>
          <w:tcPr>
            <w:tcW w:w="4111" w:type="dxa"/>
          </w:tcPr>
          <w:p w14:paraId="1B0F3824" w14:textId="4CBC7D03" w:rsidR="001D061B" w:rsidRPr="006167E0" w:rsidRDefault="001D061B" w:rsidP="008A6494">
            <w:pPr>
              <w:spacing w:line="226" w:lineRule="exact"/>
              <w:ind w:left="102"/>
              <w:rPr>
                <w:spacing w:val="-1"/>
                <w:szCs w:val="20"/>
              </w:rPr>
            </w:pPr>
            <w:r w:rsidRPr="00A54AC6">
              <w:rPr>
                <w:spacing w:val="-1"/>
                <w:szCs w:val="20"/>
              </w:rPr>
              <w:t>Befattningskod. Om code anges skall också codeSystem  samt displayName anges.</w:t>
            </w:r>
          </w:p>
        </w:tc>
        <w:tc>
          <w:tcPr>
            <w:tcW w:w="1418" w:type="dxa"/>
          </w:tcPr>
          <w:p w14:paraId="31E96BC2" w14:textId="7614B673" w:rsidR="001D061B" w:rsidRDefault="001D061B" w:rsidP="008A6494">
            <w:pPr>
              <w:spacing w:line="229" w:lineRule="exact"/>
              <w:ind w:left="102"/>
              <w:rPr>
                <w:szCs w:val="20"/>
              </w:rPr>
            </w:pPr>
            <w:r>
              <w:rPr>
                <w:szCs w:val="20"/>
              </w:rPr>
              <w:t>0..1</w:t>
            </w:r>
          </w:p>
        </w:tc>
      </w:tr>
      <w:tr w:rsidR="001D061B" w14:paraId="1EEBC870" w14:textId="77777777" w:rsidTr="00514BAB">
        <w:tc>
          <w:tcPr>
            <w:tcW w:w="2660" w:type="dxa"/>
          </w:tcPr>
          <w:p w14:paraId="77FF4EE3" w14:textId="5675273C" w:rsidR="001D061B" w:rsidRDefault="001D061B" w:rsidP="008A6494">
            <w:pPr>
              <w:spacing w:line="229" w:lineRule="exact"/>
              <w:ind w:left="102"/>
              <w:rPr>
                <w:szCs w:val="20"/>
              </w:rPr>
            </w:pPr>
            <w:r>
              <w:rPr>
                <w:szCs w:val="20"/>
              </w:rPr>
              <w:t>../../../../../</w:t>
            </w:r>
            <w:r w:rsidRPr="00A54AC6">
              <w:rPr>
                <w:szCs w:val="20"/>
              </w:rPr>
              <w:t>codeSystem</w:t>
            </w:r>
          </w:p>
        </w:tc>
        <w:tc>
          <w:tcPr>
            <w:tcW w:w="1417" w:type="dxa"/>
          </w:tcPr>
          <w:p w14:paraId="18824517" w14:textId="676F0BA0" w:rsidR="001D061B" w:rsidRDefault="001D061B" w:rsidP="008A6494">
            <w:pPr>
              <w:spacing w:line="229" w:lineRule="exact"/>
              <w:ind w:left="102"/>
              <w:rPr>
                <w:szCs w:val="20"/>
              </w:rPr>
            </w:pPr>
            <w:r>
              <w:rPr>
                <w:szCs w:val="20"/>
              </w:rPr>
              <w:t>string</w:t>
            </w:r>
          </w:p>
        </w:tc>
        <w:tc>
          <w:tcPr>
            <w:tcW w:w="4111" w:type="dxa"/>
          </w:tcPr>
          <w:p w14:paraId="58A1491D" w14:textId="2A1DE95F" w:rsidR="001D061B" w:rsidRPr="00A54AC6" w:rsidRDefault="001D061B" w:rsidP="008A6494">
            <w:pPr>
              <w:spacing w:line="226" w:lineRule="exact"/>
              <w:ind w:left="102"/>
              <w:rPr>
                <w:spacing w:val="-1"/>
                <w:szCs w:val="20"/>
              </w:rPr>
            </w:pPr>
            <w:r w:rsidRPr="00A54AC6">
              <w:rPr>
                <w:spacing w:val="-1"/>
                <w:szCs w:val="20"/>
              </w:rPr>
              <w:t>Kodsystem för befattningskod. Om codeSystem anges skall också code samt displayName anges.</w:t>
            </w:r>
          </w:p>
        </w:tc>
        <w:tc>
          <w:tcPr>
            <w:tcW w:w="1418" w:type="dxa"/>
          </w:tcPr>
          <w:p w14:paraId="3E7EBB7F" w14:textId="588E98BC" w:rsidR="001D061B" w:rsidRDefault="001D061B" w:rsidP="008A6494">
            <w:pPr>
              <w:spacing w:line="229" w:lineRule="exact"/>
              <w:ind w:left="102"/>
              <w:rPr>
                <w:szCs w:val="20"/>
              </w:rPr>
            </w:pPr>
            <w:r>
              <w:rPr>
                <w:szCs w:val="20"/>
              </w:rPr>
              <w:t>0..1</w:t>
            </w:r>
          </w:p>
        </w:tc>
      </w:tr>
      <w:tr w:rsidR="001D061B" w14:paraId="0D214C58" w14:textId="77777777" w:rsidTr="00514BAB">
        <w:tc>
          <w:tcPr>
            <w:tcW w:w="2660" w:type="dxa"/>
          </w:tcPr>
          <w:p w14:paraId="21FB2A71" w14:textId="517A7434" w:rsidR="001D061B" w:rsidRDefault="001D061B" w:rsidP="008A6494">
            <w:pPr>
              <w:spacing w:line="229" w:lineRule="exact"/>
              <w:ind w:left="102"/>
              <w:rPr>
                <w:szCs w:val="20"/>
              </w:rPr>
            </w:pPr>
            <w:r>
              <w:rPr>
                <w:szCs w:val="20"/>
              </w:rPr>
              <w:t>../../../../../</w:t>
            </w:r>
            <w:r w:rsidRPr="00A54AC6">
              <w:rPr>
                <w:szCs w:val="20"/>
              </w:rPr>
              <w:t>codeSystemName</w:t>
            </w:r>
          </w:p>
        </w:tc>
        <w:tc>
          <w:tcPr>
            <w:tcW w:w="1417" w:type="dxa"/>
          </w:tcPr>
          <w:p w14:paraId="3B97FCF4" w14:textId="61C8DD7C" w:rsidR="001D061B" w:rsidRDefault="001D061B" w:rsidP="008A6494">
            <w:pPr>
              <w:spacing w:line="229" w:lineRule="exact"/>
              <w:ind w:left="102"/>
              <w:rPr>
                <w:szCs w:val="20"/>
              </w:rPr>
            </w:pPr>
            <w:r>
              <w:rPr>
                <w:szCs w:val="20"/>
              </w:rPr>
              <w:t>string</w:t>
            </w:r>
          </w:p>
        </w:tc>
        <w:tc>
          <w:tcPr>
            <w:tcW w:w="4111" w:type="dxa"/>
          </w:tcPr>
          <w:p w14:paraId="50CFF68E" w14:textId="71E5BBC8" w:rsidR="001D061B" w:rsidRPr="00A54AC6" w:rsidRDefault="001D061B" w:rsidP="008A6494">
            <w:pPr>
              <w:spacing w:line="226" w:lineRule="exact"/>
              <w:ind w:left="102"/>
              <w:rPr>
                <w:spacing w:val="-1"/>
                <w:szCs w:val="20"/>
              </w:rPr>
            </w:pPr>
            <w:r w:rsidRPr="00A54AC6">
              <w:rPr>
                <w:spacing w:val="-1"/>
                <w:szCs w:val="20"/>
              </w:rPr>
              <w:t>Namn på kodsystem för befattningskod.</w:t>
            </w:r>
          </w:p>
        </w:tc>
        <w:tc>
          <w:tcPr>
            <w:tcW w:w="1418" w:type="dxa"/>
          </w:tcPr>
          <w:p w14:paraId="55327E3A" w14:textId="1561CA6A" w:rsidR="001D061B" w:rsidRDefault="001D061B" w:rsidP="008A6494">
            <w:pPr>
              <w:spacing w:line="229" w:lineRule="exact"/>
              <w:ind w:left="102"/>
              <w:rPr>
                <w:szCs w:val="20"/>
              </w:rPr>
            </w:pPr>
            <w:r>
              <w:rPr>
                <w:szCs w:val="20"/>
              </w:rPr>
              <w:t>0..1</w:t>
            </w:r>
          </w:p>
        </w:tc>
      </w:tr>
      <w:tr w:rsidR="001D061B" w14:paraId="18E4E3A4" w14:textId="77777777" w:rsidTr="00514BAB">
        <w:tc>
          <w:tcPr>
            <w:tcW w:w="2660" w:type="dxa"/>
          </w:tcPr>
          <w:p w14:paraId="6B12242E" w14:textId="1FFDCE17" w:rsidR="001D061B" w:rsidRDefault="001D061B" w:rsidP="008A6494">
            <w:pPr>
              <w:spacing w:line="229" w:lineRule="exact"/>
              <w:ind w:left="102"/>
              <w:rPr>
                <w:szCs w:val="20"/>
              </w:rPr>
            </w:pPr>
            <w:r>
              <w:rPr>
                <w:szCs w:val="20"/>
              </w:rPr>
              <w:t>../../../../../</w:t>
            </w:r>
            <w:r w:rsidRPr="00A54AC6">
              <w:rPr>
                <w:szCs w:val="20"/>
              </w:rPr>
              <w:t>codeSystemVersion</w:t>
            </w:r>
          </w:p>
        </w:tc>
        <w:tc>
          <w:tcPr>
            <w:tcW w:w="1417" w:type="dxa"/>
          </w:tcPr>
          <w:p w14:paraId="3202F5D8" w14:textId="66D81514" w:rsidR="001D061B" w:rsidRDefault="001D061B" w:rsidP="008A6494">
            <w:pPr>
              <w:spacing w:line="229" w:lineRule="exact"/>
              <w:ind w:left="102"/>
              <w:rPr>
                <w:szCs w:val="20"/>
              </w:rPr>
            </w:pPr>
            <w:r>
              <w:rPr>
                <w:szCs w:val="20"/>
              </w:rPr>
              <w:t>string</w:t>
            </w:r>
          </w:p>
        </w:tc>
        <w:tc>
          <w:tcPr>
            <w:tcW w:w="4111" w:type="dxa"/>
          </w:tcPr>
          <w:p w14:paraId="369E2022" w14:textId="0AADA079" w:rsidR="001D061B" w:rsidRPr="00A54AC6" w:rsidRDefault="001D061B" w:rsidP="008A6494">
            <w:pPr>
              <w:spacing w:line="226" w:lineRule="exact"/>
              <w:ind w:left="102"/>
              <w:rPr>
                <w:spacing w:val="-1"/>
                <w:szCs w:val="20"/>
              </w:rPr>
            </w:pPr>
            <w:r w:rsidRPr="00A54AC6">
              <w:rPr>
                <w:spacing w:val="-1"/>
                <w:szCs w:val="20"/>
              </w:rPr>
              <w:t>Version på kodsystem för befattningskod.</w:t>
            </w:r>
          </w:p>
        </w:tc>
        <w:tc>
          <w:tcPr>
            <w:tcW w:w="1418" w:type="dxa"/>
          </w:tcPr>
          <w:p w14:paraId="6B4388D2" w14:textId="41F1ED44" w:rsidR="001D061B" w:rsidRDefault="001D061B" w:rsidP="008A6494">
            <w:pPr>
              <w:spacing w:line="229" w:lineRule="exact"/>
              <w:ind w:left="102"/>
              <w:rPr>
                <w:szCs w:val="20"/>
              </w:rPr>
            </w:pPr>
            <w:r>
              <w:rPr>
                <w:szCs w:val="20"/>
              </w:rPr>
              <w:t>0..1</w:t>
            </w:r>
          </w:p>
        </w:tc>
      </w:tr>
      <w:tr w:rsidR="001D061B" w14:paraId="1C6C0435" w14:textId="77777777" w:rsidTr="00514BAB">
        <w:tc>
          <w:tcPr>
            <w:tcW w:w="2660" w:type="dxa"/>
          </w:tcPr>
          <w:p w14:paraId="478133F7" w14:textId="76EA2C82" w:rsidR="001D061B" w:rsidRDefault="001D061B" w:rsidP="008A6494">
            <w:pPr>
              <w:spacing w:line="229" w:lineRule="exact"/>
              <w:ind w:left="102"/>
              <w:rPr>
                <w:szCs w:val="20"/>
              </w:rPr>
            </w:pPr>
            <w:r>
              <w:rPr>
                <w:szCs w:val="20"/>
              </w:rPr>
              <w:t>../../../../../</w:t>
            </w:r>
            <w:r w:rsidRPr="00A54AC6">
              <w:rPr>
                <w:szCs w:val="20"/>
              </w:rPr>
              <w:t>displayName</w:t>
            </w:r>
          </w:p>
        </w:tc>
        <w:tc>
          <w:tcPr>
            <w:tcW w:w="1417" w:type="dxa"/>
          </w:tcPr>
          <w:p w14:paraId="42B35F40" w14:textId="10BA6D77" w:rsidR="001D061B" w:rsidRDefault="001D061B" w:rsidP="008A6494">
            <w:pPr>
              <w:spacing w:line="229" w:lineRule="exact"/>
              <w:ind w:left="102"/>
              <w:rPr>
                <w:szCs w:val="20"/>
              </w:rPr>
            </w:pPr>
            <w:r>
              <w:rPr>
                <w:szCs w:val="20"/>
              </w:rPr>
              <w:t>string</w:t>
            </w:r>
          </w:p>
        </w:tc>
        <w:tc>
          <w:tcPr>
            <w:tcW w:w="4111" w:type="dxa"/>
          </w:tcPr>
          <w:p w14:paraId="7659EFE4" w14:textId="5B0639FB" w:rsidR="001D061B" w:rsidRPr="00A54AC6" w:rsidRDefault="001D061B" w:rsidP="008A6494">
            <w:pPr>
              <w:spacing w:line="226" w:lineRule="exact"/>
              <w:ind w:left="102"/>
              <w:rPr>
                <w:spacing w:val="-1"/>
                <w:szCs w:val="20"/>
              </w:rPr>
            </w:pPr>
            <w:r w:rsidRPr="00A54AC6">
              <w:rPr>
                <w:spacing w:val="-1"/>
                <w:szCs w:val="20"/>
              </w:rPr>
              <w:t>Befattningskoden i klartext. Om separat displayName inte finns i producerande system skall samma värde som i code anges.</w:t>
            </w:r>
          </w:p>
        </w:tc>
        <w:tc>
          <w:tcPr>
            <w:tcW w:w="1418" w:type="dxa"/>
          </w:tcPr>
          <w:p w14:paraId="7354EF44" w14:textId="18EB4487" w:rsidR="001D061B" w:rsidRDefault="001D061B" w:rsidP="008A6494">
            <w:pPr>
              <w:spacing w:line="229" w:lineRule="exact"/>
              <w:ind w:left="102"/>
              <w:rPr>
                <w:szCs w:val="20"/>
              </w:rPr>
            </w:pPr>
            <w:r>
              <w:rPr>
                <w:szCs w:val="20"/>
              </w:rPr>
              <w:t>0..1</w:t>
            </w:r>
          </w:p>
        </w:tc>
      </w:tr>
      <w:tr w:rsidR="001D061B" w14:paraId="079A9312" w14:textId="77777777" w:rsidTr="00514BAB">
        <w:tc>
          <w:tcPr>
            <w:tcW w:w="2660" w:type="dxa"/>
          </w:tcPr>
          <w:p w14:paraId="101B94F8" w14:textId="5008BC4E" w:rsidR="001D061B" w:rsidRDefault="001D061B" w:rsidP="008A6494">
            <w:pPr>
              <w:spacing w:line="229" w:lineRule="exact"/>
              <w:ind w:left="102"/>
              <w:rPr>
                <w:szCs w:val="20"/>
              </w:rPr>
            </w:pPr>
            <w:r>
              <w:rPr>
                <w:szCs w:val="20"/>
              </w:rPr>
              <w:t>../../../../../</w:t>
            </w:r>
            <w:r w:rsidRPr="00A54AC6">
              <w:rPr>
                <w:szCs w:val="20"/>
              </w:rPr>
              <w:t>originalText</w:t>
            </w:r>
          </w:p>
        </w:tc>
        <w:tc>
          <w:tcPr>
            <w:tcW w:w="1417" w:type="dxa"/>
          </w:tcPr>
          <w:p w14:paraId="0D2EA758" w14:textId="7A2CE0F6" w:rsidR="001D061B" w:rsidRDefault="001D061B" w:rsidP="008A6494">
            <w:pPr>
              <w:spacing w:line="229" w:lineRule="exact"/>
              <w:ind w:left="102"/>
              <w:rPr>
                <w:szCs w:val="20"/>
              </w:rPr>
            </w:pPr>
            <w:r>
              <w:rPr>
                <w:szCs w:val="20"/>
              </w:rPr>
              <w:t>string</w:t>
            </w:r>
          </w:p>
        </w:tc>
        <w:tc>
          <w:tcPr>
            <w:tcW w:w="4111" w:type="dxa"/>
          </w:tcPr>
          <w:p w14:paraId="51D685C1" w14:textId="26BF3B66" w:rsidR="001D061B" w:rsidRPr="00A54AC6" w:rsidRDefault="001D061B" w:rsidP="008A6494">
            <w:pPr>
              <w:spacing w:line="226" w:lineRule="exact"/>
              <w:ind w:left="102"/>
              <w:rPr>
                <w:spacing w:val="-1"/>
                <w:szCs w:val="20"/>
              </w:rPr>
            </w:pPr>
            <w:r w:rsidRPr="00A54AC6">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2DD60C17" w14:textId="11567F9D" w:rsidR="001D061B" w:rsidRDefault="001D061B" w:rsidP="008A6494">
            <w:pPr>
              <w:spacing w:line="229" w:lineRule="exact"/>
              <w:ind w:left="102"/>
              <w:rPr>
                <w:szCs w:val="20"/>
              </w:rPr>
            </w:pPr>
            <w:r>
              <w:rPr>
                <w:szCs w:val="20"/>
              </w:rPr>
              <w:t>0..1</w:t>
            </w:r>
          </w:p>
        </w:tc>
      </w:tr>
      <w:tr w:rsidR="001D061B" w14:paraId="12B445E7" w14:textId="77777777" w:rsidTr="00514BAB">
        <w:tc>
          <w:tcPr>
            <w:tcW w:w="2660" w:type="dxa"/>
          </w:tcPr>
          <w:p w14:paraId="4AD36CD6" w14:textId="28EA5A01" w:rsidR="001D061B" w:rsidRDefault="001D061B" w:rsidP="008A6494">
            <w:pPr>
              <w:spacing w:line="229" w:lineRule="exact"/>
              <w:ind w:left="102"/>
              <w:rPr>
                <w:szCs w:val="20"/>
              </w:rPr>
            </w:pPr>
            <w:r>
              <w:rPr>
                <w:szCs w:val="20"/>
              </w:rPr>
              <w:t>../../../../</w:t>
            </w:r>
            <w:r w:rsidRPr="00A54AC6">
              <w:rPr>
                <w:szCs w:val="20"/>
              </w:rPr>
              <w:t>healthcareProfessionalOrgUnit</w:t>
            </w:r>
          </w:p>
        </w:tc>
        <w:tc>
          <w:tcPr>
            <w:tcW w:w="1417" w:type="dxa"/>
          </w:tcPr>
          <w:p w14:paraId="2C033213" w14:textId="418B9CD9" w:rsidR="001D061B" w:rsidRDefault="001D061B" w:rsidP="008A6494">
            <w:pPr>
              <w:spacing w:line="229" w:lineRule="exact"/>
              <w:ind w:left="102"/>
              <w:rPr>
                <w:szCs w:val="20"/>
              </w:rPr>
            </w:pPr>
            <w:r w:rsidRPr="00A54AC6">
              <w:rPr>
                <w:szCs w:val="20"/>
              </w:rPr>
              <w:t>OrgUnitType</w:t>
            </w:r>
          </w:p>
        </w:tc>
        <w:tc>
          <w:tcPr>
            <w:tcW w:w="4111" w:type="dxa"/>
          </w:tcPr>
          <w:p w14:paraId="11A4BEB3" w14:textId="240D0B6C" w:rsidR="001D061B" w:rsidRPr="00A54AC6" w:rsidRDefault="001D061B" w:rsidP="008A6494">
            <w:pPr>
              <w:spacing w:line="226" w:lineRule="exact"/>
              <w:ind w:left="102"/>
              <w:rPr>
                <w:spacing w:val="-1"/>
                <w:szCs w:val="20"/>
              </w:rPr>
            </w:pPr>
            <w:r w:rsidRPr="006167E0">
              <w:rPr>
                <w:spacing w:val="-1"/>
                <w:szCs w:val="20"/>
              </w:rPr>
              <w:t>Den organisation som angiven vård- och omsorgsperson är uppdragstagare på. Om tillgängligt skall detta anges.</w:t>
            </w:r>
          </w:p>
        </w:tc>
        <w:tc>
          <w:tcPr>
            <w:tcW w:w="1418" w:type="dxa"/>
          </w:tcPr>
          <w:p w14:paraId="78348A8D" w14:textId="237BF8DD" w:rsidR="001D061B" w:rsidRDefault="001D061B" w:rsidP="008A6494">
            <w:pPr>
              <w:spacing w:line="229" w:lineRule="exact"/>
              <w:ind w:left="102"/>
              <w:rPr>
                <w:szCs w:val="20"/>
              </w:rPr>
            </w:pPr>
            <w:r>
              <w:rPr>
                <w:szCs w:val="20"/>
              </w:rPr>
              <w:t>0..1</w:t>
            </w:r>
          </w:p>
        </w:tc>
      </w:tr>
      <w:tr w:rsidR="001D061B" w14:paraId="593F6972" w14:textId="77777777" w:rsidTr="00514BAB">
        <w:tc>
          <w:tcPr>
            <w:tcW w:w="2660" w:type="dxa"/>
          </w:tcPr>
          <w:p w14:paraId="33F05497" w14:textId="70BD0F61" w:rsidR="001D061B" w:rsidRDefault="001D061B" w:rsidP="008A6494">
            <w:pPr>
              <w:spacing w:line="229" w:lineRule="exact"/>
              <w:ind w:left="102"/>
              <w:rPr>
                <w:szCs w:val="20"/>
              </w:rPr>
            </w:pPr>
            <w:r>
              <w:rPr>
                <w:szCs w:val="20"/>
              </w:rPr>
              <w:t>../../../../../</w:t>
            </w:r>
            <w:r w:rsidRPr="00A54AC6">
              <w:rPr>
                <w:szCs w:val="20"/>
              </w:rPr>
              <w:t>orgUnitHSAId</w:t>
            </w:r>
          </w:p>
        </w:tc>
        <w:tc>
          <w:tcPr>
            <w:tcW w:w="1417" w:type="dxa"/>
          </w:tcPr>
          <w:p w14:paraId="25E9E2C0" w14:textId="2003FBB2" w:rsidR="001D061B" w:rsidRPr="00A54AC6" w:rsidRDefault="001D061B" w:rsidP="008A6494">
            <w:pPr>
              <w:spacing w:line="229" w:lineRule="exact"/>
              <w:ind w:left="102"/>
              <w:rPr>
                <w:szCs w:val="20"/>
              </w:rPr>
            </w:pPr>
            <w:r w:rsidRPr="00A54AC6">
              <w:rPr>
                <w:szCs w:val="20"/>
              </w:rPr>
              <w:t>HSAIdType</w:t>
            </w:r>
          </w:p>
        </w:tc>
        <w:tc>
          <w:tcPr>
            <w:tcW w:w="4111" w:type="dxa"/>
          </w:tcPr>
          <w:p w14:paraId="18AC9494" w14:textId="53DB8E17" w:rsidR="001D061B" w:rsidRPr="006167E0" w:rsidRDefault="001D061B" w:rsidP="008A6494">
            <w:pPr>
              <w:spacing w:line="226" w:lineRule="exact"/>
              <w:ind w:left="102"/>
              <w:rPr>
                <w:spacing w:val="-1"/>
                <w:szCs w:val="20"/>
              </w:rPr>
            </w:pPr>
            <w:r w:rsidRPr="006E04D3">
              <w:rPr>
                <w:spacing w:val="-1"/>
                <w:szCs w:val="20"/>
              </w:rPr>
              <w:t>HSA-id för organisationsenhet. Om tillgängligt skall detta anges.</w:t>
            </w:r>
          </w:p>
        </w:tc>
        <w:tc>
          <w:tcPr>
            <w:tcW w:w="1418" w:type="dxa"/>
          </w:tcPr>
          <w:p w14:paraId="2FCCA76A" w14:textId="28E6EB90" w:rsidR="001D061B" w:rsidRDefault="001D061B" w:rsidP="008A6494">
            <w:pPr>
              <w:spacing w:line="229" w:lineRule="exact"/>
              <w:ind w:left="102"/>
              <w:rPr>
                <w:szCs w:val="20"/>
              </w:rPr>
            </w:pPr>
            <w:r>
              <w:rPr>
                <w:szCs w:val="20"/>
              </w:rPr>
              <w:t>0..1</w:t>
            </w:r>
          </w:p>
        </w:tc>
      </w:tr>
      <w:tr w:rsidR="001D061B" w14:paraId="0787916D" w14:textId="77777777" w:rsidTr="00514BAB">
        <w:tc>
          <w:tcPr>
            <w:tcW w:w="2660" w:type="dxa"/>
          </w:tcPr>
          <w:p w14:paraId="1325A079" w14:textId="76E2BD43" w:rsidR="001D061B" w:rsidRDefault="001D061B" w:rsidP="008A6494">
            <w:pPr>
              <w:spacing w:line="229" w:lineRule="exact"/>
              <w:ind w:left="102"/>
              <w:rPr>
                <w:szCs w:val="20"/>
              </w:rPr>
            </w:pPr>
            <w:r>
              <w:rPr>
                <w:szCs w:val="20"/>
              </w:rPr>
              <w:t>../../../../../</w:t>
            </w:r>
            <w:r w:rsidRPr="00A54AC6">
              <w:rPr>
                <w:szCs w:val="20"/>
              </w:rPr>
              <w:t>orgUnitname</w:t>
            </w:r>
          </w:p>
        </w:tc>
        <w:tc>
          <w:tcPr>
            <w:tcW w:w="1417" w:type="dxa"/>
          </w:tcPr>
          <w:p w14:paraId="2589FC54" w14:textId="7383BC28" w:rsidR="001D061B" w:rsidRPr="00A54AC6" w:rsidRDefault="001D061B" w:rsidP="008A6494">
            <w:pPr>
              <w:spacing w:line="229" w:lineRule="exact"/>
              <w:ind w:left="102"/>
              <w:rPr>
                <w:szCs w:val="20"/>
              </w:rPr>
            </w:pPr>
            <w:r>
              <w:rPr>
                <w:szCs w:val="20"/>
              </w:rPr>
              <w:t>string</w:t>
            </w:r>
          </w:p>
        </w:tc>
        <w:tc>
          <w:tcPr>
            <w:tcW w:w="4111" w:type="dxa"/>
          </w:tcPr>
          <w:p w14:paraId="39A1E919" w14:textId="1FD63E73" w:rsidR="001D061B" w:rsidRPr="006E04D3" w:rsidRDefault="001D061B" w:rsidP="008A6494">
            <w:pPr>
              <w:spacing w:line="226" w:lineRule="exact"/>
              <w:ind w:left="102"/>
              <w:rPr>
                <w:spacing w:val="-1"/>
                <w:szCs w:val="20"/>
              </w:rPr>
            </w:pPr>
            <w:r w:rsidRPr="006167E0">
              <w:rPr>
                <w:spacing w:val="-1"/>
                <w:szCs w:val="20"/>
              </w:rPr>
              <w:t>Namn på organisationsenhet. Om tillgängligt skall detta anges.</w:t>
            </w:r>
          </w:p>
        </w:tc>
        <w:tc>
          <w:tcPr>
            <w:tcW w:w="1418" w:type="dxa"/>
          </w:tcPr>
          <w:p w14:paraId="137841F8" w14:textId="79267540" w:rsidR="001D061B" w:rsidRDefault="001D061B" w:rsidP="008A6494">
            <w:pPr>
              <w:spacing w:line="229" w:lineRule="exact"/>
              <w:ind w:left="102"/>
              <w:rPr>
                <w:szCs w:val="20"/>
              </w:rPr>
            </w:pPr>
            <w:r>
              <w:rPr>
                <w:szCs w:val="20"/>
              </w:rPr>
              <w:t>0..1</w:t>
            </w:r>
          </w:p>
        </w:tc>
      </w:tr>
      <w:tr w:rsidR="001D061B" w14:paraId="3BCF5EA1" w14:textId="77777777" w:rsidTr="00514BAB">
        <w:tc>
          <w:tcPr>
            <w:tcW w:w="2660" w:type="dxa"/>
          </w:tcPr>
          <w:p w14:paraId="7DD8DEA8" w14:textId="1D6E2400" w:rsidR="001D061B" w:rsidRDefault="001D061B" w:rsidP="008A6494">
            <w:pPr>
              <w:spacing w:line="229" w:lineRule="exact"/>
              <w:ind w:left="102"/>
              <w:rPr>
                <w:szCs w:val="20"/>
              </w:rPr>
            </w:pPr>
            <w:r>
              <w:rPr>
                <w:szCs w:val="20"/>
              </w:rPr>
              <w:t>../../../../../</w:t>
            </w:r>
            <w:r w:rsidRPr="00A54AC6">
              <w:rPr>
                <w:szCs w:val="20"/>
              </w:rPr>
              <w:t>orgUnitTelecom</w:t>
            </w:r>
          </w:p>
        </w:tc>
        <w:tc>
          <w:tcPr>
            <w:tcW w:w="1417" w:type="dxa"/>
          </w:tcPr>
          <w:p w14:paraId="03E2DA35" w14:textId="2567E1DA" w:rsidR="001D061B" w:rsidRDefault="001D061B" w:rsidP="008A6494">
            <w:pPr>
              <w:spacing w:line="229" w:lineRule="exact"/>
              <w:ind w:left="102"/>
              <w:rPr>
                <w:szCs w:val="20"/>
              </w:rPr>
            </w:pPr>
            <w:r>
              <w:rPr>
                <w:szCs w:val="20"/>
              </w:rPr>
              <w:t>string</w:t>
            </w:r>
          </w:p>
        </w:tc>
        <w:tc>
          <w:tcPr>
            <w:tcW w:w="4111" w:type="dxa"/>
          </w:tcPr>
          <w:p w14:paraId="30D9CA71" w14:textId="1D503779" w:rsidR="001D061B" w:rsidRPr="006167E0" w:rsidRDefault="001D061B" w:rsidP="008A6494">
            <w:pPr>
              <w:spacing w:line="226" w:lineRule="exact"/>
              <w:ind w:left="102"/>
              <w:rPr>
                <w:spacing w:val="-1"/>
                <w:szCs w:val="20"/>
              </w:rPr>
            </w:pPr>
            <w:r w:rsidRPr="00A54AC6">
              <w:rPr>
                <w:spacing w:val="-1"/>
                <w:szCs w:val="20"/>
              </w:rPr>
              <w:t>Telefon till organisationsenhet</w:t>
            </w:r>
          </w:p>
        </w:tc>
        <w:tc>
          <w:tcPr>
            <w:tcW w:w="1418" w:type="dxa"/>
          </w:tcPr>
          <w:p w14:paraId="2E382AD1" w14:textId="296CD72E" w:rsidR="001D061B" w:rsidRDefault="001D061B" w:rsidP="008A6494">
            <w:pPr>
              <w:spacing w:line="229" w:lineRule="exact"/>
              <w:ind w:left="102"/>
              <w:rPr>
                <w:szCs w:val="20"/>
              </w:rPr>
            </w:pPr>
            <w:r>
              <w:rPr>
                <w:szCs w:val="20"/>
              </w:rPr>
              <w:t>0..1</w:t>
            </w:r>
          </w:p>
        </w:tc>
      </w:tr>
      <w:tr w:rsidR="001D061B" w14:paraId="0C934F8E" w14:textId="77777777" w:rsidTr="00514BAB">
        <w:tc>
          <w:tcPr>
            <w:tcW w:w="2660" w:type="dxa"/>
          </w:tcPr>
          <w:p w14:paraId="6E8FF558" w14:textId="0A5FC01F" w:rsidR="001D061B" w:rsidRDefault="001D061B" w:rsidP="008A6494">
            <w:pPr>
              <w:spacing w:line="229" w:lineRule="exact"/>
              <w:ind w:left="102"/>
              <w:rPr>
                <w:szCs w:val="20"/>
              </w:rPr>
            </w:pPr>
            <w:r>
              <w:rPr>
                <w:szCs w:val="20"/>
              </w:rPr>
              <w:t>../../../../../</w:t>
            </w:r>
            <w:r w:rsidRPr="00A54AC6">
              <w:rPr>
                <w:szCs w:val="20"/>
              </w:rPr>
              <w:t>orgUnitEmail</w:t>
            </w:r>
          </w:p>
        </w:tc>
        <w:tc>
          <w:tcPr>
            <w:tcW w:w="1417" w:type="dxa"/>
          </w:tcPr>
          <w:p w14:paraId="23C420FD" w14:textId="165A2E52" w:rsidR="001D061B" w:rsidRDefault="001D061B" w:rsidP="008A6494">
            <w:pPr>
              <w:spacing w:line="229" w:lineRule="exact"/>
              <w:ind w:left="102"/>
              <w:rPr>
                <w:szCs w:val="20"/>
              </w:rPr>
            </w:pPr>
            <w:r>
              <w:rPr>
                <w:szCs w:val="20"/>
              </w:rPr>
              <w:t>string</w:t>
            </w:r>
          </w:p>
        </w:tc>
        <w:tc>
          <w:tcPr>
            <w:tcW w:w="4111" w:type="dxa"/>
          </w:tcPr>
          <w:p w14:paraId="363252AB" w14:textId="1CAFB717" w:rsidR="001D061B" w:rsidRPr="00A54AC6" w:rsidRDefault="001D061B" w:rsidP="008A6494">
            <w:pPr>
              <w:spacing w:line="226" w:lineRule="exact"/>
              <w:ind w:left="102"/>
              <w:rPr>
                <w:spacing w:val="-1"/>
                <w:szCs w:val="20"/>
              </w:rPr>
            </w:pPr>
            <w:r>
              <w:rPr>
                <w:spacing w:val="-1"/>
                <w:szCs w:val="20"/>
              </w:rPr>
              <w:t>Epost till organisationsenhet.</w:t>
            </w:r>
          </w:p>
        </w:tc>
        <w:tc>
          <w:tcPr>
            <w:tcW w:w="1418" w:type="dxa"/>
          </w:tcPr>
          <w:p w14:paraId="439A2BE9" w14:textId="1C0FA2C8" w:rsidR="001D061B" w:rsidRDefault="001D061B" w:rsidP="008A6494">
            <w:pPr>
              <w:spacing w:line="229" w:lineRule="exact"/>
              <w:ind w:left="102"/>
              <w:rPr>
                <w:szCs w:val="20"/>
              </w:rPr>
            </w:pPr>
            <w:r>
              <w:rPr>
                <w:szCs w:val="20"/>
              </w:rPr>
              <w:t>0..1</w:t>
            </w:r>
          </w:p>
        </w:tc>
      </w:tr>
      <w:tr w:rsidR="001D061B" w14:paraId="4D65409D" w14:textId="77777777" w:rsidTr="00514BAB">
        <w:tc>
          <w:tcPr>
            <w:tcW w:w="2660" w:type="dxa"/>
          </w:tcPr>
          <w:p w14:paraId="121911D7" w14:textId="406C95A3" w:rsidR="001D061B" w:rsidRDefault="001D061B" w:rsidP="008A6494">
            <w:pPr>
              <w:spacing w:line="229" w:lineRule="exact"/>
              <w:ind w:left="102"/>
              <w:rPr>
                <w:szCs w:val="20"/>
              </w:rPr>
            </w:pPr>
            <w:r>
              <w:rPr>
                <w:szCs w:val="20"/>
              </w:rPr>
              <w:t>../../../../../</w:t>
            </w:r>
            <w:r w:rsidRPr="00A54AC6">
              <w:rPr>
                <w:szCs w:val="20"/>
              </w:rPr>
              <w:t>orgUnitAddress</w:t>
            </w:r>
          </w:p>
        </w:tc>
        <w:tc>
          <w:tcPr>
            <w:tcW w:w="1417" w:type="dxa"/>
          </w:tcPr>
          <w:p w14:paraId="66CE3101" w14:textId="20B55673" w:rsidR="001D061B" w:rsidRDefault="001D061B" w:rsidP="008A6494">
            <w:pPr>
              <w:spacing w:line="229" w:lineRule="exact"/>
              <w:ind w:left="102"/>
              <w:rPr>
                <w:szCs w:val="20"/>
              </w:rPr>
            </w:pPr>
            <w:r>
              <w:rPr>
                <w:szCs w:val="20"/>
              </w:rPr>
              <w:t>string</w:t>
            </w:r>
          </w:p>
        </w:tc>
        <w:tc>
          <w:tcPr>
            <w:tcW w:w="4111" w:type="dxa"/>
          </w:tcPr>
          <w:p w14:paraId="67C23126" w14:textId="77777777" w:rsidR="001D061B" w:rsidRPr="006E04D3" w:rsidRDefault="001D061B" w:rsidP="008A6494">
            <w:pPr>
              <w:spacing w:line="226" w:lineRule="exact"/>
              <w:ind w:left="102"/>
              <w:rPr>
                <w:spacing w:val="-1"/>
                <w:szCs w:val="20"/>
              </w:rPr>
            </w:pPr>
            <w:r w:rsidRPr="006E04D3">
              <w:rPr>
                <w:spacing w:val="-1"/>
                <w:szCs w:val="20"/>
              </w:rPr>
              <w:t>Postadress till organisationsenhet. Skrivs på ett så naturligt sätt som möjligt, exempelvis:</w:t>
            </w:r>
          </w:p>
          <w:p w14:paraId="1FE46190" w14:textId="77777777" w:rsidR="001D061B" w:rsidRPr="006E04D3" w:rsidRDefault="001D061B" w:rsidP="008A6494">
            <w:pPr>
              <w:spacing w:line="226" w:lineRule="exact"/>
              <w:ind w:left="102"/>
              <w:rPr>
                <w:spacing w:val="-1"/>
                <w:szCs w:val="20"/>
              </w:rPr>
            </w:pPr>
            <w:r w:rsidRPr="006E04D3">
              <w:rPr>
                <w:spacing w:val="-1"/>
                <w:szCs w:val="20"/>
              </w:rPr>
              <w:t>”Storgatan 12</w:t>
            </w:r>
          </w:p>
          <w:p w14:paraId="0F3AF3A5" w14:textId="177F943A" w:rsidR="001D061B" w:rsidRDefault="001D061B" w:rsidP="008A6494">
            <w:pPr>
              <w:spacing w:line="226" w:lineRule="exact"/>
              <w:ind w:left="102"/>
              <w:rPr>
                <w:spacing w:val="-1"/>
                <w:szCs w:val="20"/>
              </w:rPr>
            </w:pPr>
            <w:r w:rsidRPr="006E04D3">
              <w:rPr>
                <w:spacing w:val="-1"/>
                <w:szCs w:val="20"/>
              </w:rPr>
              <w:t>468 91 Lilleby”</w:t>
            </w:r>
          </w:p>
        </w:tc>
        <w:tc>
          <w:tcPr>
            <w:tcW w:w="1418" w:type="dxa"/>
          </w:tcPr>
          <w:p w14:paraId="63A1B337" w14:textId="1466306B" w:rsidR="001D061B" w:rsidRDefault="001D061B" w:rsidP="008A6494">
            <w:pPr>
              <w:spacing w:line="229" w:lineRule="exact"/>
              <w:ind w:left="102"/>
              <w:rPr>
                <w:szCs w:val="20"/>
              </w:rPr>
            </w:pPr>
            <w:r>
              <w:rPr>
                <w:szCs w:val="20"/>
              </w:rPr>
              <w:t>0..1</w:t>
            </w:r>
          </w:p>
        </w:tc>
      </w:tr>
      <w:tr w:rsidR="001D061B" w14:paraId="1CA461DD" w14:textId="77777777" w:rsidTr="00514BAB">
        <w:tc>
          <w:tcPr>
            <w:tcW w:w="2660" w:type="dxa"/>
          </w:tcPr>
          <w:p w14:paraId="12D29FAA" w14:textId="694B120E" w:rsidR="001D061B" w:rsidRDefault="001D061B" w:rsidP="008A6494">
            <w:pPr>
              <w:spacing w:line="229" w:lineRule="exact"/>
              <w:ind w:left="102"/>
              <w:rPr>
                <w:szCs w:val="20"/>
              </w:rPr>
            </w:pPr>
            <w:r>
              <w:rPr>
                <w:szCs w:val="20"/>
              </w:rPr>
              <w:t>../../../../../</w:t>
            </w:r>
            <w:r w:rsidRPr="00A54AC6">
              <w:rPr>
                <w:szCs w:val="20"/>
              </w:rPr>
              <w:t>orgUnitLocation</w:t>
            </w:r>
          </w:p>
        </w:tc>
        <w:tc>
          <w:tcPr>
            <w:tcW w:w="1417" w:type="dxa"/>
          </w:tcPr>
          <w:p w14:paraId="3543F807" w14:textId="00009AD3" w:rsidR="001D061B" w:rsidRDefault="001D061B" w:rsidP="008A6494">
            <w:pPr>
              <w:spacing w:line="229" w:lineRule="exact"/>
              <w:ind w:left="102"/>
              <w:rPr>
                <w:szCs w:val="20"/>
              </w:rPr>
            </w:pPr>
            <w:r>
              <w:rPr>
                <w:szCs w:val="20"/>
              </w:rPr>
              <w:t>string</w:t>
            </w:r>
          </w:p>
        </w:tc>
        <w:tc>
          <w:tcPr>
            <w:tcW w:w="4111" w:type="dxa"/>
          </w:tcPr>
          <w:p w14:paraId="0B8EF206" w14:textId="32404E2B" w:rsidR="001D061B" w:rsidRPr="006E04D3" w:rsidRDefault="001D061B" w:rsidP="008A6494">
            <w:pPr>
              <w:spacing w:line="226" w:lineRule="exact"/>
              <w:ind w:left="102"/>
              <w:rPr>
                <w:spacing w:val="-1"/>
                <w:szCs w:val="20"/>
              </w:rPr>
            </w:pPr>
            <w:r w:rsidRPr="00A54AC6">
              <w:rPr>
                <w:spacing w:val="-1"/>
                <w:szCs w:val="20"/>
              </w:rPr>
              <w:t>Text som anger namnet på plats eller ort för organisationens fysiska placering</w:t>
            </w:r>
          </w:p>
        </w:tc>
        <w:tc>
          <w:tcPr>
            <w:tcW w:w="1418" w:type="dxa"/>
          </w:tcPr>
          <w:p w14:paraId="05E77C9E" w14:textId="6803A654" w:rsidR="001D061B" w:rsidRDefault="001D061B" w:rsidP="008A6494">
            <w:pPr>
              <w:spacing w:line="229" w:lineRule="exact"/>
              <w:ind w:left="102"/>
              <w:rPr>
                <w:szCs w:val="20"/>
              </w:rPr>
            </w:pPr>
            <w:r>
              <w:rPr>
                <w:szCs w:val="20"/>
              </w:rPr>
              <w:t>0..1</w:t>
            </w:r>
          </w:p>
        </w:tc>
      </w:tr>
      <w:tr w:rsidR="001D061B" w14:paraId="4A781436" w14:textId="77777777" w:rsidTr="00514BAB">
        <w:tc>
          <w:tcPr>
            <w:tcW w:w="2660" w:type="dxa"/>
          </w:tcPr>
          <w:p w14:paraId="09A093B7" w14:textId="7BAC311B" w:rsidR="001D061B" w:rsidRDefault="001D061B" w:rsidP="008A6494">
            <w:pPr>
              <w:spacing w:line="229" w:lineRule="exact"/>
              <w:ind w:left="102"/>
              <w:rPr>
                <w:szCs w:val="20"/>
              </w:rPr>
            </w:pPr>
            <w:r>
              <w:rPr>
                <w:szCs w:val="20"/>
              </w:rPr>
              <w:t>../../../</w:t>
            </w:r>
            <w:r w:rsidRPr="00907C9B">
              <w:rPr>
                <w:szCs w:val="20"/>
              </w:rPr>
              <w:t>care</w:t>
            </w:r>
            <w:r>
              <w:rPr>
                <w:szCs w:val="20"/>
              </w:rPr>
              <w:t>ContactId</w:t>
            </w:r>
          </w:p>
        </w:tc>
        <w:tc>
          <w:tcPr>
            <w:tcW w:w="1417" w:type="dxa"/>
          </w:tcPr>
          <w:p w14:paraId="17E4E2AE" w14:textId="77777777" w:rsidR="001D061B" w:rsidRPr="00907C9B" w:rsidRDefault="001D061B" w:rsidP="008A6494">
            <w:pPr>
              <w:spacing w:line="229" w:lineRule="exact"/>
              <w:ind w:left="102"/>
              <w:rPr>
                <w:szCs w:val="20"/>
              </w:rPr>
            </w:pPr>
            <w:r>
              <w:rPr>
                <w:szCs w:val="20"/>
              </w:rPr>
              <w:t>string</w:t>
            </w:r>
          </w:p>
          <w:p w14:paraId="704F97E3" w14:textId="77777777" w:rsidR="001D061B" w:rsidRDefault="001D061B" w:rsidP="008A6494">
            <w:pPr>
              <w:spacing w:line="229" w:lineRule="exact"/>
              <w:ind w:left="102"/>
              <w:rPr>
                <w:szCs w:val="20"/>
              </w:rPr>
            </w:pPr>
          </w:p>
        </w:tc>
        <w:tc>
          <w:tcPr>
            <w:tcW w:w="4111" w:type="dxa"/>
          </w:tcPr>
          <w:p w14:paraId="42D8E914" w14:textId="77777777" w:rsidR="001D061B" w:rsidRDefault="001D061B" w:rsidP="008A6494">
            <w:pPr>
              <w:spacing w:line="226" w:lineRule="exact"/>
              <w:ind w:left="102"/>
              <w:rPr>
                <w:rFonts w:ascii="Arial" w:hAnsi="Arial" w:cs="Arial"/>
                <w:szCs w:val="20"/>
              </w:rPr>
            </w:pPr>
            <w:r w:rsidRPr="006D6198">
              <w:rPr>
                <w:spacing w:val="-1"/>
                <w:szCs w:val="20"/>
              </w:rPr>
              <w:t>Identitet för den vård- och omsorgskontakt som föranlett den information som omfattas av dokumentet. Identiteten är unik inom</w:t>
            </w:r>
            <w:r>
              <w:rPr>
                <w:rFonts w:ascii="Arial" w:hAnsi="Arial" w:cs="Arial"/>
                <w:szCs w:val="20"/>
              </w:rPr>
              <w:t xml:space="preserve"> </w:t>
            </w:r>
            <w:r w:rsidRPr="006B4D5C">
              <w:rPr>
                <w:spacing w:val="-1"/>
                <w:szCs w:val="20"/>
              </w:rPr>
              <w:t>källsystemet</w:t>
            </w:r>
            <w:r>
              <w:rPr>
                <w:spacing w:val="-1"/>
                <w:szCs w:val="20"/>
              </w:rPr>
              <w:t>. Detta ID kan användas för att genom tjänstekontaktet GetCareContacts (annan tjänstedomän) hämta kompletterandekontaktinformation.</w:t>
            </w:r>
          </w:p>
          <w:p w14:paraId="3882D973" w14:textId="77777777" w:rsidR="001D061B" w:rsidRPr="00A54AC6" w:rsidRDefault="001D061B" w:rsidP="008A6494">
            <w:pPr>
              <w:spacing w:line="226" w:lineRule="exact"/>
              <w:ind w:left="102"/>
              <w:rPr>
                <w:spacing w:val="-1"/>
                <w:szCs w:val="20"/>
              </w:rPr>
            </w:pPr>
          </w:p>
        </w:tc>
        <w:tc>
          <w:tcPr>
            <w:tcW w:w="1418" w:type="dxa"/>
          </w:tcPr>
          <w:p w14:paraId="0EDCDF88" w14:textId="16728321" w:rsidR="001D061B" w:rsidRDefault="001D061B" w:rsidP="008A6494">
            <w:pPr>
              <w:spacing w:line="229" w:lineRule="exact"/>
              <w:ind w:left="102"/>
              <w:rPr>
                <w:szCs w:val="20"/>
              </w:rPr>
            </w:pPr>
            <w:r>
              <w:rPr>
                <w:szCs w:val="20"/>
              </w:rPr>
              <w:t>0..1</w:t>
            </w:r>
          </w:p>
        </w:tc>
      </w:tr>
    </w:tbl>
    <w:p w14:paraId="1A9CCDFC" w14:textId="77777777" w:rsidR="007E47C0" w:rsidRDefault="007E47C0" w:rsidP="007E47C0"/>
    <w:p w14:paraId="0C970D8C" w14:textId="77777777" w:rsidR="007E47C0" w:rsidRPr="00ED19D0" w:rsidRDefault="007E47C0" w:rsidP="00424B6F">
      <w:pPr>
        <w:pStyle w:val="BodyText"/>
      </w:pPr>
    </w:p>
    <w:p w14:paraId="19EF74E6" w14:textId="77777777" w:rsidR="007E47C0" w:rsidRDefault="00776D68" w:rsidP="007E47C0">
      <w:pPr>
        <w:pStyle w:val="Heading3"/>
      </w:pPr>
      <w:bookmarkStart w:id="468" w:name="_Toc254858645"/>
      <w:r>
        <w:t>Övriga regler</w:t>
      </w:r>
      <w:bookmarkEnd w:id="468"/>
    </w:p>
    <w:p w14:paraId="12646882" w14:textId="0BEB6F5B" w:rsidR="007E47C0" w:rsidRDefault="00424B6F" w:rsidP="007E47C0">
      <w:r>
        <w:t>Inga fältregler utöver de som är beskrivna ovan</w:t>
      </w:r>
      <w:r w:rsidR="007E47C0">
        <w:t xml:space="preserve">. </w:t>
      </w:r>
    </w:p>
    <w:p w14:paraId="72A315AF" w14:textId="77777777" w:rsidR="007E47C0" w:rsidRDefault="007E47C0" w:rsidP="007E47C0">
      <w:pPr>
        <w:rPr>
          <w:color w:val="4F81BD" w:themeColor="accent1"/>
        </w:rPr>
      </w:pPr>
    </w:p>
    <w:p w14:paraId="7583DBAC" w14:textId="77777777" w:rsidR="00776D68" w:rsidRPr="00776D68" w:rsidRDefault="00776D68" w:rsidP="007E47C0">
      <w:pPr>
        <w:pStyle w:val="Heading4"/>
      </w:pPr>
      <w:r w:rsidRPr="00776D68">
        <w:t>Icke funktionella krav</w:t>
      </w:r>
    </w:p>
    <w:p w14:paraId="5BD90C34" w14:textId="77777777" w:rsidR="00424B6F" w:rsidRPr="00E146AE" w:rsidRDefault="00424B6F" w:rsidP="00424B6F">
      <w:r w:rsidRPr="00E146AE">
        <w:t>Inga övriga icke funktionella krav.</w:t>
      </w:r>
    </w:p>
    <w:p w14:paraId="3BA914C1" w14:textId="77777777" w:rsidR="007E47C0" w:rsidRPr="00776D68" w:rsidRDefault="007E47C0" w:rsidP="00776D68">
      <w:pPr>
        <w:pStyle w:val="Heading5"/>
      </w:pPr>
      <w:r w:rsidRPr="00776D68">
        <w:t>SLA-krav</w:t>
      </w:r>
    </w:p>
    <w:p w14:paraId="07DAEC0B" w14:textId="79E9582F" w:rsidR="00D4194A" w:rsidRDefault="00424B6F" w:rsidP="007E47C0">
      <w:r w:rsidRPr="00E146AE">
        <w:t>Inga avvikande SLA-krav</w:t>
      </w:r>
      <w:r>
        <w:t>.</w:t>
      </w:r>
      <w:r>
        <w:rPr>
          <w:rFonts w:eastAsia="Times New Roman"/>
          <w:bCs/>
          <w:sz w:val="30"/>
          <w:szCs w:val="28"/>
        </w:rPr>
        <w:t xml:space="preserve"> </w:t>
      </w:r>
    </w:p>
    <w:p w14:paraId="6FFB1101" w14:textId="77777777" w:rsidR="00D4194A" w:rsidRPr="005B0CFE" w:rsidRDefault="00D4194A" w:rsidP="007E47C0"/>
    <w:p w14:paraId="293D763B" w14:textId="77777777" w:rsidR="007E47C0" w:rsidRPr="000B492D" w:rsidRDefault="007E47C0" w:rsidP="007E47C0">
      <w:pPr>
        <w:rPr>
          <w:lang w:eastAsia="sv-SE"/>
        </w:rPr>
      </w:pPr>
    </w:p>
    <w:p w14:paraId="35ED7845" w14:textId="5D198EC7" w:rsidR="007E47C0" w:rsidRDefault="007E47C0" w:rsidP="007E47C0">
      <w:pPr>
        <w:pStyle w:val="Heading2"/>
      </w:pPr>
      <w:r>
        <w:br w:type="page"/>
      </w:r>
      <w:bookmarkStart w:id="469" w:name="_Toc248640910"/>
      <w:bookmarkStart w:id="470" w:name="_Toc254858646"/>
      <w:r w:rsidR="00D4194A" w:rsidRPr="00FC66B5">
        <w:t>GetMaternityMedicalHistory</w:t>
      </w:r>
      <w:bookmarkEnd w:id="469"/>
      <w:bookmarkEnd w:id="470"/>
    </w:p>
    <w:p w14:paraId="32381DA1" w14:textId="77777777" w:rsidR="00D4194A" w:rsidRPr="00907C9B" w:rsidRDefault="00D4194A" w:rsidP="00D4194A">
      <w:pPr>
        <w:spacing w:line="239" w:lineRule="auto"/>
        <w:ind w:right="145"/>
        <w:rPr>
          <w:spacing w:val="-1"/>
        </w:rPr>
      </w:pPr>
      <w:r>
        <w:rPr>
          <w:spacing w:val="-1"/>
        </w:rPr>
        <w:t xml:space="preserve">Tjänsten returnerar mödravårdsinformation. </w:t>
      </w:r>
    </w:p>
    <w:p w14:paraId="32AB18A6" w14:textId="77777777" w:rsidR="00D4194A" w:rsidRDefault="00D4194A" w:rsidP="00D4194A">
      <w:pPr>
        <w:spacing w:line="239" w:lineRule="auto"/>
        <w:ind w:right="145"/>
        <w:rPr>
          <w:spacing w:val="-1"/>
        </w:rPr>
      </w:pPr>
    </w:p>
    <w:p w14:paraId="68DD6B2C" w14:textId="77777777" w:rsidR="00D4194A" w:rsidRDefault="00D4194A" w:rsidP="00D4194A">
      <w:r>
        <w:t>Gemensamma informationskomponenter</w:t>
      </w:r>
    </w:p>
    <w:p w14:paraId="11657325" w14:textId="77777777" w:rsidR="00D4194A" w:rsidRPr="00224DDD" w:rsidRDefault="00D4194A" w:rsidP="00D4194A">
      <w:r>
        <w:t xml:space="preserve">De gemensamma informationskomponenter som används i detta kontrakt beskrivs i bilagan </w:t>
      </w:r>
      <w:r w:rsidRPr="001D07CD">
        <w:t>”Bilaga_Gemensamma_typer_</w:t>
      </w:r>
      <w:r>
        <w:t>1</w:t>
      </w:r>
      <w:r w:rsidRPr="001D07CD">
        <w:t>.pdf”</w:t>
      </w:r>
    </w:p>
    <w:p w14:paraId="7BFF0517" w14:textId="77777777" w:rsidR="00D4194A" w:rsidRDefault="00D4194A" w:rsidP="00D4194A">
      <w:pPr>
        <w:spacing w:line="239" w:lineRule="auto"/>
        <w:ind w:right="145"/>
        <w:rPr>
          <w:spacing w:val="-1"/>
        </w:rPr>
      </w:pPr>
    </w:p>
    <w:p w14:paraId="01733B78" w14:textId="77777777" w:rsidR="00D4194A" w:rsidRPr="00907C9B" w:rsidRDefault="00D4194A" w:rsidP="00D4194A">
      <w:pPr>
        <w:spacing w:line="239" w:lineRule="auto"/>
        <w:ind w:right="145"/>
        <w:rPr>
          <w:spacing w:val="-1"/>
        </w:rPr>
      </w:pPr>
    </w:p>
    <w:p w14:paraId="3CBD24AA" w14:textId="77777777" w:rsidR="00D4194A" w:rsidRDefault="00D4194A" w:rsidP="00D4194A">
      <w:pPr>
        <w:pStyle w:val="Heading3"/>
      </w:pPr>
      <w:bookmarkStart w:id="471" w:name="_Toc254858647"/>
      <w:r>
        <w:t>Version</w:t>
      </w:r>
      <w:bookmarkEnd w:id="471"/>
    </w:p>
    <w:p w14:paraId="3F345ED5" w14:textId="22175496" w:rsidR="00D4194A" w:rsidRDefault="00D1188C" w:rsidP="00D4194A">
      <w:r>
        <w:t>2</w:t>
      </w:r>
      <w:r w:rsidR="00422022">
        <w:t>.1</w:t>
      </w:r>
    </w:p>
    <w:p w14:paraId="0417C7AC" w14:textId="77777777" w:rsidR="00424B6F" w:rsidRDefault="00424B6F" w:rsidP="00D4194A"/>
    <w:p w14:paraId="6D2D9239" w14:textId="6D4A25B0" w:rsidR="00424B6F" w:rsidRPr="00424B6F" w:rsidRDefault="00424B6F" w:rsidP="00424B6F">
      <w:pPr>
        <w:pStyle w:val="Heading3"/>
      </w:pPr>
      <w:bookmarkStart w:id="472" w:name="_Toc248640914"/>
      <w:bookmarkStart w:id="473" w:name="_Toc254858648"/>
      <w:r w:rsidRPr="00424B6F">
        <w:t>V-MIM</w:t>
      </w:r>
      <w:bookmarkEnd w:id="472"/>
      <w:bookmarkEnd w:id="473"/>
    </w:p>
    <w:p w14:paraId="084F95D0" w14:textId="77777777" w:rsidR="00424B6F" w:rsidRPr="00424B6F" w:rsidRDefault="00424B6F" w:rsidP="00424B6F">
      <w:pPr>
        <w:pStyle w:val="BodyText"/>
      </w:pPr>
      <w:r w:rsidRPr="00424B6F">
        <w:t>Modellen beskriver den logiska strukturen för ett svarsmeddelande. Tjänsten baseras inte på RIV Informationsspecifikation för NPÖ eller VTIM, utan på Socialstyrelsens blanketter för mödravårdsjournal.</w:t>
      </w:r>
    </w:p>
    <w:p w14:paraId="7032FED6" w14:textId="77777777" w:rsidR="00424B6F" w:rsidRDefault="00424B6F" w:rsidP="00424B6F">
      <w:pPr>
        <w:pStyle w:val="BodyText"/>
      </w:pPr>
    </w:p>
    <w:p w14:paraId="6F67535F" w14:textId="4D93B589" w:rsidR="00424B6F" w:rsidRPr="00527535" w:rsidRDefault="001946E2" w:rsidP="00424B6F">
      <w:pPr>
        <w:pStyle w:val="BodyText"/>
      </w:pPr>
      <w:r>
        <w:rPr>
          <w:noProof/>
          <w:lang w:val="en-US"/>
        </w:rPr>
        <w:drawing>
          <wp:inline distT="0" distB="0" distL="0" distR="0" wp14:anchorId="36A817BF" wp14:editId="108AA9FF">
            <wp:extent cx="5507990" cy="3268338"/>
            <wp:effectExtent l="0" t="0" r="3810" b="8890"/>
            <wp:docPr id="25"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aternityMedicalHistory.png"/>
                    <pic:cNvPicPr/>
                  </pic:nvPicPr>
                  <pic:blipFill>
                    <a:blip r:embed="rId18">
                      <a:extLst>
                        <a:ext uri="{28A0092B-C50C-407E-A947-70E740481C1C}">
                          <a14:useLocalDpi xmlns:a14="http://schemas.microsoft.com/office/drawing/2010/main" val="0"/>
                        </a:ext>
                      </a:extLst>
                    </a:blip>
                    <a:stretch>
                      <a:fillRect/>
                    </a:stretch>
                  </pic:blipFill>
                  <pic:spPr>
                    <a:xfrm>
                      <a:off x="0" y="0"/>
                      <a:ext cx="5507990" cy="3268338"/>
                    </a:xfrm>
                    <a:prstGeom prst="rect">
                      <a:avLst/>
                    </a:prstGeom>
                  </pic:spPr>
                </pic:pic>
              </a:graphicData>
            </a:graphic>
          </wp:inline>
        </w:drawing>
      </w:r>
    </w:p>
    <w:p w14:paraId="69F6589F" w14:textId="77777777" w:rsidR="00424B6F" w:rsidRPr="00527535" w:rsidRDefault="00424B6F" w:rsidP="00424B6F"/>
    <w:p w14:paraId="1F53CEB4" w14:textId="77777777" w:rsidR="00424B6F" w:rsidRPr="00F27703" w:rsidRDefault="00424B6F" w:rsidP="00D4194A"/>
    <w:p w14:paraId="5726E4D9" w14:textId="77777777" w:rsidR="00D4194A" w:rsidRPr="00C55071" w:rsidRDefault="00D4194A" w:rsidP="00D4194A"/>
    <w:p w14:paraId="0A264003" w14:textId="77777777" w:rsidR="00D4194A" w:rsidRDefault="00D4194A" w:rsidP="00D4194A">
      <w:pPr>
        <w:pStyle w:val="Heading3"/>
      </w:pPr>
      <w:bookmarkStart w:id="474" w:name="_Toc254858649"/>
      <w:r>
        <w:t>Fältregler</w:t>
      </w:r>
      <w:bookmarkEnd w:id="474"/>
    </w:p>
    <w:p w14:paraId="78726B22" w14:textId="77777777" w:rsidR="00D4194A" w:rsidRDefault="00D4194A" w:rsidP="00D4194A">
      <w:r>
        <w:t xml:space="preserve">Nedanstående tabell beskriver varje element i begäran och svar. Har namnet en * finns ytterligare regler för detta element och beskrivs mer i detalj i stycket Regler. </w:t>
      </w:r>
    </w:p>
    <w:p w14:paraId="020DC5BA" w14:textId="77777777" w:rsidR="008A6494" w:rsidRDefault="008A6494" w:rsidP="00D4194A"/>
    <w:tbl>
      <w:tblPr>
        <w:tblStyle w:val="TableNormal3"/>
        <w:tblW w:w="9301" w:type="dxa"/>
        <w:tblInd w:w="203" w:type="dxa"/>
        <w:tblLayout w:type="fixed"/>
        <w:tblLook w:val="01E0" w:firstRow="1" w:lastRow="1" w:firstColumn="1" w:lastColumn="1" w:noHBand="0" w:noVBand="0"/>
      </w:tblPr>
      <w:tblGrid>
        <w:gridCol w:w="2922"/>
        <w:gridCol w:w="1843"/>
        <w:gridCol w:w="3685"/>
        <w:gridCol w:w="851"/>
      </w:tblGrid>
      <w:tr w:rsidR="008A6494" w:rsidRPr="00907C9B" w14:paraId="33D0634B" w14:textId="77777777" w:rsidTr="008A6494">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332A637" w14:textId="77777777" w:rsidR="008A6494" w:rsidRPr="00907C9B" w:rsidRDefault="008A6494" w:rsidP="008A6494">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91F6BBE" w14:textId="77777777" w:rsidR="008A6494" w:rsidRPr="00907C9B" w:rsidRDefault="008A6494" w:rsidP="008A6494">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57510BF" w14:textId="77777777" w:rsidR="008A6494" w:rsidRPr="00907C9B" w:rsidRDefault="008A6494" w:rsidP="008A6494">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710361E" w14:textId="77777777" w:rsidR="008A6494" w:rsidRPr="00907C9B" w:rsidRDefault="008A6494" w:rsidP="008A6494">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73F908B8" w14:textId="77777777" w:rsidR="008A6494" w:rsidRPr="00907C9B" w:rsidRDefault="008A6494" w:rsidP="008A6494">
            <w:pPr>
              <w:ind w:left="102"/>
              <w:rPr>
                <w:sz w:val="20"/>
                <w:szCs w:val="20"/>
              </w:rPr>
            </w:pPr>
            <w:r w:rsidRPr="00907C9B">
              <w:rPr>
                <w:b/>
                <w:sz w:val="20"/>
                <w:szCs w:val="20"/>
              </w:rPr>
              <w:t>n</w:t>
            </w:r>
            <w:r w:rsidRPr="00907C9B">
              <w:rPr>
                <w:b/>
                <w:spacing w:val="-1"/>
                <w:sz w:val="20"/>
                <w:szCs w:val="20"/>
              </w:rPr>
              <w:t>alitet</w:t>
            </w:r>
          </w:p>
        </w:tc>
      </w:tr>
      <w:tr w:rsidR="008A6494" w:rsidRPr="00907C9B" w14:paraId="04866476" w14:textId="77777777" w:rsidTr="008A6494">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C7E162D" w14:textId="77777777" w:rsidR="008A6494" w:rsidRPr="008A6494" w:rsidRDefault="008A6494" w:rsidP="008A6494">
            <w:pPr>
              <w:spacing w:line="227" w:lineRule="exact"/>
              <w:ind w:left="102"/>
              <w:rPr>
                <w:rFonts w:ascii="Times New Roman" w:hAnsi="Times New Roman" w:cs="Times New Roman"/>
                <w:b/>
                <w:sz w:val="20"/>
                <w:szCs w:val="20"/>
              </w:rPr>
            </w:pPr>
            <w:r w:rsidRPr="008A6494">
              <w:rPr>
                <w:rFonts w:ascii="Times New Roman" w:hAnsi="Times New Roman" w:cs="Times New Roman"/>
                <w:b/>
                <w:spacing w:val="-1"/>
                <w:sz w:val="20"/>
                <w:szCs w:val="20"/>
              </w:rPr>
              <w:t>Beg</w:t>
            </w:r>
            <w:r w:rsidRPr="008A6494">
              <w:rPr>
                <w:rFonts w:ascii="Times New Roman" w:hAnsi="Times New Roman" w:cs="Times New Roman"/>
                <w:b/>
                <w:sz w:val="20"/>
                <w:szCs w:val="20"/>
              </w:rPr>
              <w:t>ä</w:t>
            </w:r>
            <w:r w:rsidRPr="008A6494">
              <w:rPr>
                <w:rFonts w:ascii="Times New Roman" w:hAnsi="Times New Roman" w:cs="Times New Roman"/>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6C25A5B2" w14:textId="77777777" w:rsidR="008A6494" w:rsidRPr="008A6494" w:rsidRDefault="008A6494" w:rsidP="008A6494">
            <w:pPr>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B528656" w14:textId="77777777" w:rsidR="008A6494" w:rsidRPr="008A6494" w:rsidRDefault="008A6494" w:rsidP="008A6494">
            <w:pPr>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F88801" w14:textId="77777777" w:rsidR="008A6494" w:rsidRPr="008A6494" w:rsidRDefault="008A6494" w:rsidP="008A6494">
            <w:pPr>
              <w:rPr>
                <w:rFonts w:ascii="Times New Roman" w:hAnsi="Times New Roman" w:cs="Times New Roman"/>
                <w:sz w:val="20"/>
                <w:szCs w:val="20"/>
              </w:rPr>
            </w:pPr>
          </w:p>
        </w:tc>
      </w:tr>
      <w:tr w:rsidR="008A6494" w:rsidRPr="00907C9B" w14:paraId="5A93ED99" w14:textId="77777777" w:rsidTr="008A6494">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2C8AB08" w14:textId="77777777" w:rsidR="008A6494" w:rsidRPr="008A6494" w:rsidRDefault="008A6494" w:rsidP="008A6494">
            <w:pPr>
              <w:spacing w:line="227"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careUnitHSAId </w:t>
            </w:r>
          </w:p>
        </w:tc>
        <w:tc>
          <w:tcPr>
            <w:tcW w:w="1843" w:type="dxa"/>
            <w:tcBorders>
              <w:top w:val="single" w:sz="5" w:space="0" w:color="000000"/>
              <w:left w:val="single" w:sz="5" w:space="0" w:color="000000"/>
              <w:bottom w:val="single" w:sz="5" w:space="0" w:color="000000"/>
              <w:right w:val="single" w:sz="5" w:space="0" w:color="000000"/>
            </w:tcBorders>
          </w:tcPr>
          <w:p w14:paraId="5756132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1C2A3A7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Filtrering på Vårdenhet vilket motsvarar careUnitHSAid i authorType.</w:t>
            </w:r>
          </w:p>
        </w:tc>
        <w:tc>
          <w:tcPr>
            <w:tcW w:w="851" w:type="dxa"/>
            <w:tcBorders>
              <w:top w:val="single" w:sz="5" w:space="0" w:color="000000"/>
              <w:left w:val="single" w:sz="5" w:space="0" w:color="000000"/>
              <w:bottom w:val="single" w:sz="5" w:space="0" w:color="000000"/>
              <w:right w:val="single" w:sz="5" w:space="0" w:color="000000"/>
            </w:tcBorders>
          </w:tcPr>
          <w:p w14:paraId="1B123CB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w:t>
            </w:r>
            <w:r w:rsidRPr="008A6494">
              <w:rPr>
                <w:rFonts w:ascii="Times New Roman" w:hAnsi="Times New Roman" w:cs="Times New Roman"/>
                <w:spacing w:val="-1"/>
                <w:sz w:val="20"/>
                <w:szCs w:val="20"/>
              </w:rPr>
              <w:t>.</w:t>
            </w:r>
            <w:r w:rsidRPr="008A6494">
              <w:rPr>
                <w:rFonts w:ascii="Times New Roman" w:hAnsi="Times New Roman" w:cs="Times New Roman"/>
                <w:sz w:val="20"/>
                <w:szCs w:val="20"/>
              </w:rPr>
              <w:t>*</w:t>
            </w:r>
          </w:p>
          <w:p w14:paraId="25AF8BD3" w14:textId="77777777" w:rsidR="008A6494" w:rsidRPr="008A6494" w:rsidRDefault="008A6494" w:rsidP="008A6494">
            <w:pPr>
              <w:ind w:left="102"/>
              <w:rPr>
                <w:rFonts w:ascii="Times New Roman" w:hAnsi="Times New Roman" w:cs="Times New Roman"/>
                <w:sz w:val="20"/>
                <w:szCs w:val="20"/>
              </w:rPr>
            </w:pPr>
          </w:p>
        </w:tc>
      </w:tr>
      <w:tr w:rsidR="008A6494" w:rsidRPr="00907C9B" w14:paraId="314B66C4" w14:textId="77777777" w:rsidTr="008A6494">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780EFF8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patientId</w:t>
            </w:r>
          </w:p>
        </w:tc>
        <w:tc>
          <w:tcPr>
            <w:tcW w:w="1843" w:type="dxa"/>
            <w:tcBorders>
              <w:top w:val="single" w:sz="5" w:space="0" w:color="000000"/>
              <w:left w:val="single" w:sz="5" w:space="0" w:color="000000"/>
              <w:bottom w:val="single" w:sz="5" w:space="0" w:color="000000"/>
              <w:right w:val="single" w:sz="5" w:space="0" w:color="000000"/>
            </w:tcBorders>
          </w:tcPr>
          <w:p w14:paraId="726D4B3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PersonIdType</w:t>
            </w:r>
          </w:p>
        </w:tc>
        <w:tc>
          <w:tcPr>
            <w:tcW w:w="3685" w:type="dxa"/>
            <w:tcBorders>
              <w:top w:val="single" w:sz="5" w:space="0" w:color="000000"/>
              <w:left w:val="single" w:sz="5" w:space="0" w:color="000000"/>
              <w:bottom w:val="single" w:sz="5" w:space="0" w:color="000000"/>
              <w:right w:val="single" w:sz="5" w:space="0" w:color="000000"/>
            </w:tcBorders>
          </w:tcPr>
          <w:p w14:paraId="65EC265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Id för patienten. </w:t>
            </w:r>
            <w:r w:rsidRPr="008A6494">
              <w:rPr>
                <w:rFonts w:ascii="Times New Roman" w:hAnsi="Times New Roman" w:cs="Times New Roman"/>
                <w:spacing w:val="-1"/>
                <w:sz w:val="20"/>
                <w:szCs w:val="20"/>
              </w:rPr>
              <w:br/>
              <w:t>value sätts till patientens identifierare. Anges med 12 tecken utan avskiljare.</w:t>
            </w:r>
            <w:r w:rsidRPr="008A6494">
              <w:rPr>
                <w:rFonts w:ascii="Times New Roman" w:hAnsi="Times New Roman" w:cs="Times New Roman"/>
                <w:spacing w:val="-1"/>
                <w:sz w:val="20"/>
                <w:szCs w:val="20"/>
              </w:rPr>
              <w:br/>
              <w:t xml:space="preserve">Type sätts till OID för typ av identifierare. </w:t>
            </w:r>
            <w:r w:rsidRPr="008A6494">
              <w:rPr>
                <w:rFonts w:ascii="Times New Roman" w:hAnsi="Times New Roman" w:cs="Times New Roman"/>
                <w:spacing w:val="-1"/>
                <w:sz w:val="20"/>
                <w:szCs w:val="20"/>
              </w:rPr>
              <w:br/>
              <w:t>För personnummer ska Skatteverkets personnummer (1.2.752.129.2.1.3.1).</w:t>
            </w:r>
            <w:r w:rsidRPr="008A6494">
              <w:rPr>
                <w:rFonts w:ascii="Times New Roman" w:hAnsi="Times New Roman" w:cs="Times New Roman"/>
                <w:spacing w:val="-1"/>
                <w:sz w:val="20"/>
                <w:szCs w:val="20"/>
              </w:rPr>
              <w:br/>
              <w:t>För samordningsnummer ska Skatteverkets samordningsnummer (1.2.752.129.2.1.3.3).</w:t>
            </w:r>
            <w:r w:rsidRPr="008A6494">
              <w:rPr>
                <w:rFonts w:ascii="Times New Roman" w:hAnsi="Times New Roman" w:cs="Times New Roman"/>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2F88E1C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BBAEFC9" w14:textId="77777777" w:rsidTr="008A6494">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34B23942"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344B5A7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49DA57A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 xml:space="preserve">Begränsning av sökningen i tid. Begränsningen sker genom att resultatet innehåller de poster som i något av de tidsfält som ingår i </w:t>
            </w:r>
            <w:r w:rsidRPr="008A6494">
              <w:rPr>
                <w:rFonts w:ascii="Times New Roman" w:hAnsi="Times New Roman" w:cs="Times New Roman"/>
                <w:sz w:val="20"/>
                <w:szCs w:val="20"/>
              </w:rPr>
              <w:t>maternityMedicalRecordHeader</w:t>
            </w:r>
            <w:r w:rsidRPr="008A6494">
              <w:rPr>
                <w:rFonts w:ascii="Times New Roman" w:hAnsi="Times New Roman" w:cs="Times New Roman"/>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5860918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46179592" w14:textId="77777777" w:rsidTr="008A6494">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D8DB768"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60C1CBE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5B81C76"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Startdatum. Format ÅÅÅÅMMDD.</w:t>
            </w:r>
          </w:p>
        </w:tc>
        <w:tc>
          <w:tcPr>
            <w:tcW w:w="851" w:type="dxa"/>
            <w:tcBorders>
              <w:top w:val="single" w:sz="5" w:space="0" w:color="000000"/>
              <w:left w:val="single" w:sz="5" w:space="0" w:color="000000"/>
              <w:bottom w:val="single" w:sz="5" w:space="0" w:color="000000"/>
              <w:right w:val="single" w:sz="5" w:space="0" w:color="000000"/>
            </w:tcBorders>
          </w:tcPr>
          <w:p w14:paraId="03288F8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27F89F90" w14:textId="77777777" w:rsidTr="008A6494">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1D1E639"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3C79DD9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A35DABE"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Slutdatum. Format ÅÅÅÅMMDD.</w:t>
            </w:r>
          </w:p>
        </w:tc>
        <w:tc>
          <w:tcPr>
            <w:tcW w:w="851" w:type="dxa"/>
            <w:tcBorders>
              <w:top w:val="single" w:sz="5" w:space="0" w:color="000000"/>
              <w:left w:val="single" w:sz="5" w:space="0" w:color="000000"/>
              <w:bottom w:val="single" w:sz="5" w:space="0" w:color="000000"/>
              <w:right w:val="single" w:sz="5" w:space="0" w:color="000000"/>
            </w:tcBorders>
          </w:tcPr>
          <w:p w14:paraId="6F15876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761742C3" w14:textId="77777777" w:rsidTr="008A6494">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080E17AE"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sourceSystemHSAId</w:t>
            </w:r>
          </w:p>
        </w:tc>
        <w:tc>
          <w:tcPr>
            <w:tcW w:w="1843" w:type="dxa"/>
            <w:tcBorders>
              <w:top w:val="single" w:sz="5" w:space="0" w:color="000000"/>
              <w:left w:val="single" w:sz="5" w:space="0" w:color="000000"/>
              <w:bottom w:val="single" w:sz="5" w:space="0" w:color="000000"/>
              <w:right w:val="single" w:sz="5" w:space="0" w:color="000000"/>
            </w:tcBorders>
          </w:tcPr>
          <w:p w14:paraId="1FAF22D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1CD74CAC"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Begränsar sökningen till dokument som är skapade i angivet system. </w:t>
            </w:r>
          </w:p>
          <w:p w14:paraId="0AA5246D" w14:textId="77777777" w:rsidR="008A6494" w:rsidRPr="008A6494" w:rsidRDefault="008A6494" w:rsidP="008A6494">
            <w:pPr>
              <w:spacing w:line="226" w:lineRule="exact"/>
              <w:ind w:left="102"/>
              <w:rPr>
                <w:rFonts w:ascii="Times New Roman" w:hAnsi="Times New Roman" w:cs="Times New Roman"/>
                <w:sz w:val="20"/>
                <w:szCs w:val="20"/>
              </w:rPr>
            </w:pPr>
          </w:p>
          <w:p w14:paraId="7C731713"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Värdet på detta fält måste överensstämma med värdet på logicalAddress i anropets tekniska kuvertering (ex. SOAP-header).</w:t>
            </w:r>
          </w:p>
          <w:p w14:paraId="66493DEB"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22D950B1"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Det innebär i praktiken att aggregerande tjänster inte används när detta fält anges.</w:t>
            </w:r>
          </w:p>
          <w:p w14:paraId="05F9547F" w14:textId="77777777" w:rsidR="008A6494" w:rsidRPr="008A6494" w:rsidRDefault="008A6494" w:rsidP="008A6494">
            <w:pPr>
              <w:spacing w:line="226" w:lineRule="exact"/>
              <w:ind w:left="102"/>
              <w:rPr>
                <w:rFonts w:ascii="Times New Roman" w:hAnsi="Times New Roman" w:cs="Times New Roman"/>
                <w:sz w:val="20"/>
                <w:szCs w:val="20"/>
              </w:rPr>
            </w:pPr>
          </w:p>
          <w:p w14:paraId="492B367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9D58B7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p w14:paraId="3054F17C" w14:textId="77777777" w:rsidR="008A6494" w:rsidRPr="008A6494" w:rsidRDefault="008A6494" w:rsidP="008A6494">
            <w:pPr>
              <w:spacing w:line="229" w:lineRule="exact"/>
              <w:ind w:left="102"/>
              <w:rPr>
                <w:rFonts w:ascii="Times New Roman" w:hAnsi="Times New Roman" w:cs="Times New Roman"/>
                <w:sz w:val="20"/>
                <w:szCs w:val="20"/>
              </w:rPr>
            </w:pPr>
          </w:p>
          <w:p w14:paraId="45C0E8EE" w14:textId="77777777" w:rsidR="008A6494" w:rsidRPr="008A6494" w:rsidRDefault="008A6494" w:rsidP="008A6494">
            <w:pPr>
              <w:spacing w:line="229" w:lineRule="exact"/>
              <w:ind w:left="102"/>
              <w:rPr>
                <w:rFonts w:ascii="Times New Roman" w:hAnsi="Times New Roman" w:cs="Times New Roman"/>
                <w:sz w:val="20"/>
                <w:szCs w:val="20"/>
              </w:rPr>
            </w:pPr>
          </w:p>
          <w:p w14:paraId="14B4C5DC" w14:textId="77777777" w:rsidR="008A6494" w:rsidRPr="008A6494" w:rsidRDefault="008A6494" w:rsidP="008A6494">
            <w:pPr>
              <w:spacing w:line="229" w:lineRule="exact"/>
              <w:ind w:left="102"/>
              <w:rPr>
                <w:rFonts w:ascii="Times New Roman" w:hAnsi="Times New Roman" w:cs="Times New Roman"/>
                <w:sz w:val="20"/>
                <w:szCs w:val="20"/>
              </w:rPr>
            </w:pPr>
          </w:p>
        </w:tc>
      </w:tr>
      <w:tr w:rsidR="008A6494" w:rsidRPr="00907C9B" w14:paraId="3014B8BA" w14:textId="77777777" w:rsidTr="008A6494">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75693BBB" w14:textId="77777777" w:rsidR="008A6494" w:rsidRPr="008A6494" w:rsidRDefault="008A6494" w:rsidP="008A6494">
            <w:pPr>
              <w:spacing w:line="226" w:lineRule="exact"/>
              <w:ind w:left="102"/>
              <w:rPr>
                <w:rFonts w:ascii="Times New Roman" w:hAnsi="Times New Roman" w:cs="Times New Roman"/>
                <w:b/>
                <w:sz w:val="20"/>
                <w:szCs w:val="20"/>
              </w:rPr>
            </w:pPr>
            <w:r w:rsidRPr="008A6494">
              <w:rPr>
                <w:rFonts w:ascii="Times New Roman" w:hAnsi="Times New Roman" w:cs="Times New Roman"/>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61256FBD"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43C9AC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540A741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w:t>
            </w:r>
          </w:p>
        </w:tc>
      </w:tr>
      <w:tr w:rsidR="008A6494" w:rsidRPr="00907C9B" w14:paraId="195588BB" w14:textId="77777777" w:rsidTr="008A6494">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25FF82A6" w14:textId="77777777" w:rsidR="008A6494" w:rsidRPr="008A6494" w:rsidRDefault="008A6494" w:rsidP="008A6494">
            <w:pPr>
              <w:spacing w:line="226" w:lineRule="exact"/>
              <w:ind w:left="102"/>
              <w:rPr>
                <w:rFonts w:ascii="Times New Roman" w:hAnsi="Times New Roman" w:cs="Times New Roman"/>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643F44B" w14:textId="77777777" w:rsidR="008A6494" w:rsidRPr="008A6494" w:rsidRDefault="008A6494" w:rsidP="008A6494">
            <w:pPr>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7FFC0DC" w14:textId="77777777" w:rsidR="008A6494" w:rsidRPr="008A6494" w:rsidRDefault="008A6494" w:rsidP="008A6494">
            <w:pPr>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99662B4" w14:textId="77777777" w:rsidR="008A6494" w:rsidRPr="008A6494" w:rsidRDefault="008A6494" w:rsidP="008A6494">
            <w:pPr>
              <w:rPr>
                <w:rFonts w:ascii="Times New Roman" w:hAnsi="Times New Roman" w:cs="Times New Roman"/>
                <w:sz w:val="20"/>
                <w:szCs w:val="20"/>
              </w:rPr>
            </w:pPr>
          </w:p>
        </w:tc>
      </w:tr>
      <w:tr w:rsidR="008A6494" w:rsidRPr="00907C9B" w14:paraId="20583E37" w14:textId="77777777" w:rsidTr="008A6494">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016B32CC"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b/>
                <w:sz w:val="20"/>
                <w:szCs w:val="20"/>
              </w:rPr>
              <w:t>Sv</w:t>
            </w:r>
            <w:r w:rsidRPr="008A6494">
              <w:rPr>
                <w:rFonts w:ascii="Times New Roman" w:hAnsi="Times New Roman" w:cs="Times New Roman"/>
                <w:b/>
                <w:spacing w:val="-1"/>
                <w:sz w:val="20"/>
                <w:szCs w:val="20"/>
              </w:rPr>
              <w:t>a</w:t>
            </w:r>
            <w:r w:rsidRPr="008A6494">
              <w:rPr>
                <w:rFonts w:ascii="Times New Roman" w:hAnsi="Times New Roman" w:cs="Times New Roman"/>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08886CD1" w14:textId="77777777" w:rsidR="008A6494" w:rsidRPr="008A6494" w:rsidRDefault="008A6494" w:rsidP="008A6494">
            <w:pPr>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4C343F3" w14:textId="77777777" w:rsidR="008A6494" w:rsidRPr="008A6494" w:rsidRDefault="008A6494" w:rsidP="008A6494">
            <w:pPr>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12A533" w14:textId="77777777" w:rsidR="008A6494" w:rsidRPr="008A6494" w:rsidRDefault="008A6494" w:rsidP="008A6494">
            <w:pPr>
              <w:rPr>
                <w:rFonts w:ascii="Times New Roman" w:hAnsi="Times New Roman" w:cs="Times New Roman"/>
                <w:sz w:val="20"/>
                <w:szCs w:val="20"/>
              </w:rPr>
            </w:pPr>
          </w:p>
        </w:tc>
      </w:tr>
      <w:tr w:rsidR="008A6494" w:rsidRPr="00907C9B" w14:paraId="030670D8" w14:textId="77777777" w:rsidTr="008A6494">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4578FA8"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w:t>
            </w:r>
          </w:p>
        </w:tc>
        <w:tc>
          <w:tcPr>
            <w:tcW w:w="1843" w:type="dxa"/>
            <w:tcBorders>
              <w:top w:val="single" w:sz="5" w:space="0" w:color="000000"/>
              <w:left w:val="single" w:sz="5" w:space="0" w:color="000000"/>
              <w:bottom w:val="single" w:sz="5" w:space="0" w:color="000000"/>
              <w:right w:val="single" w:sz="5" w:space="0" w:color="000000"/>
            </w:tcBorders>
          </w:tcPr>
          <w:p w14:paraId="5E2F2268"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MaternityMedicalRecordType </w:t>
            </w:r>
          </w:p>
        </w:tc>
        <w:tc>
          <w:tcPr>
            <w:tcW w:w="3685" w:type="dxa"/>
            <w:tcBorders>
              <w:top w:val="single" w:sz="5" w:space="0" w:color="000000"/>
              <w:left w:val="single" w:sz="5" w:space="0" w:color="000000"/>
              <w:bottom w:val="single" w:sz="5" w:space="0" w:color="000000"/>
              <w:right w:val="single" w:sz="5" w:space="0" w:color="000000"/>
            </w:tcBorders>
          </w:tcPr>
          <w:p w14:paraId="5147CBB8" w14:textId="77777777" w:rsidR="008A6494" w:rsidRPr="008A6494" w:rsidRDefault="008A6494" w:rsidP="008A6494">
            <w:pPr>
              <w:spacing w:line="229" w:lineRule="exact"/>
              <w:rPr>
                <w:rFonts w:ascii="Times New Roman" w:hAnsi="Times New Roman" w:cs="Times New Roman"/>
                <w:spacing w:val="-1"/>
                <w:sz w:val="20"/>
                <w:szCs w:val="20"/>
              </w:rPr>
            </w:pPr>
            <w:r w:rsidRPr="008A6494">
              <w:rPr>
                <w:rFonts w:ascii="Times New Roman" w:hAnsi="Times New Roman" w:cs="Times New Roman"/>
                <w:sz w:val="20"/>
                <w:szCs w:val="20"/>
              </w:rPr>
              <w:t>En moders mödravårdsjournal.</w:t>
            </w:r>
          </w:p>
          <w:p w14:paraId="4A5F26D0" w14:textId="77777777" w:rsidR="008A6494" w:rsidRPr="008A6494" w:rsidRDefault="008A6494" w:rsidP="008A6494">
            <w:pPr>
              <w:rPr>
                <w:rFonts w:ascii="Times New Roman" w:hAnsi="Times New Roman" w:cs="Times New Roman"/>
                <w:b/>
                <w:bCs/>
                <w:sz w:val="20"/>
                <w:szCs w:val="20"/>
              </w:rPr>
            </w:pPr>
          </w:p>
          <w:p w14:paraId="3F60D2A7"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07E296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w:t>
            </w:r>
            <w:r w:rsidRPr="008A6494">
              <w:rPr>
                <w:rFonts w:ascii="Times New Roman" w:hAnsi="Times New Roman" w:cs="Times New Roman"/>
                <w:spacing w:val="-1"/>
                <w:sz w:val="20"/>
                <w:szCs w:val="20"/>
              </w:rPr>
              <w:t>.</w:t>
            </w:r>
            <w:r w:rsidRPr="008A6494">
              <w:rPr>
                <w:rFonts w:ascii="Times New Roman" w:hAnsi="Times New Roman" w:cs="Times New Roman"/>
                <w:sz w:val="20"/>
                <w:szCs w:val="20"/>
              </w:rPr>
              <w:t>*</w:t>
            </w:r>
          </w:p>
        </w:tc>
      </w:tr>
      <w:tr w:rsidR="008A6494" w:rsidRPr="00907C9B" w14:paraId="2DD41740" w14:textId="77777777" w:rsidTr="008A6494">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2923B29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../maternityMedicalRecordHeader</w:t>
            </w:r>
          </w:p>
        </w:tc>
        <w:tc>
          <w:tcPr>
            <w:tcW w:w="1843" w:type="dxa"/>
            <w:tcBorders>
              <w:top w:val="single" w:sz="5" w:space="0" w:color="000000"/>
              <w:left w:val="single" w:sz="5" w:space="0" w:color="000000"/>
              <w:bottom w:val="single" w:sz="5" w:space="0" w:color="000000"/>
              <w:right w:val="single" w:sz="5" w:space="0" w:color="000000"/>
            </w:tcBorders>
          </w:tcPr>
          <w:p w14:paraId="5986F89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PatientSummaryHeaderType</w:t>
            </w:r>
          </w:p>
        </w:tc>
        <w:tc>
          <w:tcPr>
            <w:tcW w:w="3685" w:type="dxa"/>
            <w:tcBorders>
              <w:top w:val="single" w:sz="5" w:space="0" w:color="000000"/>
              <w:left w:val="single" w:sz="5" w:space="0" w:color="000000"/>
              <w:bottom w:val="single" w:sz="5" w:space="0" w:color="000000"/>
              <w:right w:val="single" w:sz="5" w:space="0" w:color="000000"/>
            </w:tcBorders>
          </w:tcPr>
          <w:p w14:paraId="29FBD771" w14:textId="77777777" w:rsidR="008A6494" w:rsidRPr="008A6494" w:rsidRDefault="008A6494" w:rsidP="008A6494">
            <w:pPr>
              <w:spacing w:line="229" w:lineRule="exact"/>
              <w:rPr>
                <w:rFonts w:ascii="Times New Roman" w:hAnsi="Times New Roman" w:cs="Times New Roman"/>
                <w:sz w:val="20"/>
                <w:szCs w:val="20"/>
              </w:rPr>
            </w:pPr>
            <w:r w:rsidRPr="008A6494">
              <w:rPr>
                <w:rFonts w:ascii="Times New Roman" w:hAnsi="Times New Roman" w:cs="Times New Roman"/>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3D84E1B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4B10D07F" w14:textId="77777777" w:rsidTr="008A6494">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3C8CD010" w14:textId="77777777" w:rsidR="008A6494" w:rsidRPr="008A6494" w:rsidRDefault="008A6494" w:rsidP="008A6494">
            <w:pPr>
              <w:spacing w:line="229" w:lineRule="exact"/>
              <w:ind w:left="102"/>
              <w:rPr>
                <w:rFonts w:ascii="Times New Roman" w:hAnsi="Times New Roman" w:cs="Times New Roman"/>
                <w:b/>
                <w:sz w:val="20"/>
                <w:szCs w:val="20"/>
              </w:rPr>
            </w:pPr>
            <w:r w:rsidRPr="008A6494">
              <w:rPr>
                <w:rFonts w:ascii="Times New Roman" w:hAnsi="Times New Roman" w:cs="Times New Roman"/>
                <w:sz w:val="20"/>
                <w:szCs w:val="20"/>
              </w:rPr>
              <w:t>../../documentId</w:t>
            </w:r>
          </w:p>
        </w:tc>
        <w:tc>
          <w:tcPr>
            <w:tcW w:w="1843" w:type="dxa"/>
            <w:tcBorders>
              <w:top w:val="single" w:sz="5" w:space="0" w:color="000000"/>
              <w:left w:val="single" w:sz="5" w:space="0" w:color="000000"/>
              <w:bottom w:val="single" w:sz="5" w:space="0" w:color="000000"/>
              <w:right w:val="single" w:sz="5" w:space="0" w:color="000000"/>
            </w:tcBorders>
          </w:tcPr>
          <w:p w14:paraId="0116B92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FCAB223" w14:textId="77777777" w:rsidR="008A6494" w:rsidRPr="008A6494" w:rsidRDefault="008A6494" w:rsidP="008A6494">
            <w:pPr>
              <w:pStyle w:val="TableParagraph"/>
              <w:rPr>
                <w:rFonts w:ascii="Times New Roman" w:hAnsi="Times New Roman" w:cs="Times New Roman"/>
                <w:sz w:val="20"/>
                <w:szCs w:val="20"/>
              </w:rPr>
            </w:pPr>
            <w:r w:rsidRPr="008A6494">
              <w:rPr>
                <w:rFonts w:ascii="Times New Roman" w:hAnsi="Times New Roman" w:cs="Times New Roman"/>
                <w:sz w:val="20"/>
                <w:szCs w:val="20"/>
              </w:rPr>
              <w:t>Dokumentets identitet som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7E20CAC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588CD50" w14:textId="77777777" w:rsidTr="008A6494">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F1B70A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../../sourceSystemHSAId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3ABC97D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70192A2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07221D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1C83424"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C391CD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../../documentTitle</w:t>
            </w:r>
          </w:p>
          <w:p w14:paraId="66159AA9"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65DB24C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231EC8E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Titel som beskriver den information som sänds i dokumentet.</w:t>
            </w:r>
          </w:p>
          <w:p w14:paraId="6F0DFAE4"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65EE6C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4A49ACA1"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885065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../../documentTime</w:t>
            </w:r>
          </w:p>
          <w:p w14:paraId="22523452"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6ADF50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TimeStampType</w:t>
            </w:r>
          </w:p>
          <w:p w14:paraId="1A9E9D3C"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202D26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514E777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301C055A"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770704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../../patientId</w:t>
            </w:r>
          </w:p>
        </w:tc>
        <w:tc>
          <w:tcPr>
            <w:tcW w:w="1843" w:type="dxa"/>
            <w:tcBorders>
              <w:top w:val="single" w:sz="5" w:space="0" w:color="000000"/>
              <w:left w:val="single" w:sz="5" w:space="0" w:color="000000"/>
              <w:bottom w:val="single" w:sz="5" w:space="0" w:color="000000"/>
              <w:right w:val="single" w:sz="5" w:space="0" w:color="000000"/>
            </w:tcBorders>
          </w:tcPr>
          <w:p w14:paraId="7F8F70A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PersonIdType</w:t>
            </w:r>
          </w:p>
        </w:tc>
        <w:tc>
          <w:tcPr>
            <w:tcW w:w="3685" w:type="dxa"/>
            <w:tcBorders>
              <w:top w:val="single" w:sz="5" w:space="0" w:color="000000"/>
              <w:left w:val="single" w:sz="5" w:space="0" w:color="000000"/>
              <w:bottom w:val="single" w:sz="5" w:space="0" w:color="000000"/>
              <w:right w:val="single" w:sz="5" w:space="0" w:color="000000"/>
            </w:tcBorders>
          </w:tcPr>
          <w:p w14:paraId="3CE1F7AF" w14:textId="77777777" w:rsidR="008A6494" w:rsidRPr="008A6494" w:rsidRDefault="008A6494" w:rsidP="008A6494">
            <w:pPr>
              <w:pStyle w:val="TableParagraph"/>
              <w:rPr>
                <w:rFonts w:ascii="Times New Roman" w:hAnsi="Times New Roman" w:cs="Times New Roman"/>
                <w:sz w:val="20"/>
                <w:szCs w:val="20"/>
              </w:rPr>
            </w:pPr>
            <w:r w:rsidRPr="008A6494">
              <w:rPr>
                <w:rFonts w:ascii="Times New Roman" w:hAnsi="Times New Roman" w:cs="Times New Roman"/>
                <w:sz w:val="20"/>
                <w:szCs w:val="20"/>
              </w:rPr>
              <w:t xml:space="preserve">Id för </w:t>
            </w:r>
            <w:r w:rsidRPr="008A6494">
              <w:rPr>
                <w:rFonts w:ascii="Times New Roman" w:hAnsi="Times New Roman" w:cs="Times New Roman"/>
                <w:b/>
                <w:sz w:val="20"/>
                <w:szCs w:val="20"/>
              </w:rPr>
              <w:t>modern</w:t>
            </w:r>
            <w:r w:rsidRPr="008A6494">
              <w:rPr>
                <w:rFonts w:ascii="Times New Roman" w:hAnsi="Times New Roman" w:cs="Times New Roman"/>
                <w:sz w:val="20"/>
                <w:szCs w:val="20"/>
              </w:rPr>
              <w:t>.</w:t>
            </w:r>
            <w:r w:rsidRPr="008A6494">
              <w:rPr>
                <w:rFonts w:ascii="Times New Roman" w:hAnsi="Times New Roman" w:cs="Times New Roman"/>
                <w:sz w:val="20"/>
                <w:szCs w:val="20"/>
              </w:rPr>
              <w:br/>
              <w:t>id sätts till patientens identifierare, anges med 12 siffror utan avskiljare.</w:t>
            </w:r>
            <w:r w:rsidRPr="008A6494">
              <w:rPr>
                <w:rFonts w:ascii="Times New Roman" w:hAnsi="Times New Roman" w:cs="Times New Roman"/>
                <w:sz w:val="20"/>
                <w:szCs w:val="20"/>
              </w:rPr>
              <w:br/>
              <w:t xml:space="preserve">Type sätts till OID för typ av identifierare. </w:t>
            </w:r>
            <w:r w:rsidRPr="008A6494">
              <w:rPr>
                <w:rFonts w:ascii="Times New Roman" w:hAnsi="Times New Roman" w:cs="Times New Roman"/>
                <w:sz w:val="20"/>
                <w:szCs w:val="20"/>
              </w:rPr>
              <w:br/>
              <w:t>För personnummer ska Skatteverkets personnummer (1.2.752.129.2.1.3.1).</w:t>
            </w:r>
            <w:r w:rsidRPr="008A6494">
              <w:rPr>
                <w:rFonts w:ascii="Times New Roman" w:hAnsi="Times New Roman" w:cs="Times New Roman"/>
                <w:sz w:val="20"/>
                <w:szCs w:val="20"/>
              </w:rPr>
              <w:br/>
              <w:t>För samordningsnummer ska Skatteverkets samordningsnummer (1.2.752.129.2.1.3.3).</w:t>
            </w:r>
            <w:r w:rsidRPr="008A6494">
              <w:rPr>
                <w:rFonts w:ascii="Times New Roman" w:hAnsi="Times New Roman" w:cs="Times New Roman"/>
                <w:sz w:val="20"/>
                <w:szCs w:val="20"/>
              </w:rPr>
              <w:br/>
              <w:t>För reservnummer används lokalt definierade reservnummet, exempelvis SLL reservnummer (1.2.752.97.3.1.3)</w:t>
            </w:r>
          </w:p>
          <w:p w14:paraId="43E7CAD1"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E5C906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10B665CC"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E0609F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08B8178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96B59A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 xml:space="preserve">Sätts till </w:t>
            </w:r>
            <w:r w:rsidRPr="008A6494">
              <w:rPr>
                <w:rFonts w:ascii="Times New Roman" w:hAnsi="Times New Roman" w:cs="Times New Roman"/>
                <w:b/>
                <w:sz w:val="20"/>
                <w:szCs w:val="20"/>
              </w:rPr>
              <w:t>moderns</w:t>
            </w:r>
            <w:r w:rsidRPr="008A6494">
              <w:rPr>
                <w:rFonts w:ascii="Times New Roman" w:hAnsi="Times New Roman" w:cs="Times New Roman"/>
                <w:sz w:val="20"/>
                <w:szCs w:val="20"/>
              </w:rPr>
              <w:t xml:space="preserve">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465A492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10CE379B" w14:textId="77777777" w:rsidTr="008A6494">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406BEEC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07B4B79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AF4E205"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type sätts till OID för typ av identifierare. </w:t>
            </w:r>
            <w:r w:rsidRPr="008A6494">
              <w:rPr>
                <w:rFonts w:ascii="Times New Roman" w:hAnsi="Times New Roman" w:cs="Times New Roman"/>
                <w:sz w:val="20"/>
                <w:szCs w:val="20"/>
              </w:rPr>
              <w:br/>
              <w:t>För personnummer ska Skatteverkets personnummer (1.2.752.129.2.1.3.1).</w:t>
            </w:r>
            <w:r w:rsidRPr="008A6494">
              <w:rPr>
                <w:rFonts w:ascii="Times New Roman" w:hAnsi="Times New Roman" w:cs="Times New Roman"/>
                <w:sz w:val="20"/>
                <w:szCs w:val="20"/>
              </w:rPr>
              <w:br/>
              <w:t>För samordningsnummer ska Skatteverkets samordningsnummer (1.2.752.129.2.1.3.3).</w:t>
            </w:r>
            <w:r w:rsidRPr="008A6494">
              <w:rPr>
                <w:rFonts w:ascii="Times New Roman" w:hAnsi="Times New Roman" w:cs="Times New Roman"/>
                <w:sz w:val="20"/>
                <w:szCs w:val="20"/>
              </w:rPr>
              <w:br/>
              <w:t>För reservnummer används lokalt definierade reservnummet, exempelvis SLL reservnummer (1.2.752.97.3.1.3).</w:t>
            </w:r>
          </w:p>
          <w:p w14:paraId="5F8FA771"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77AC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442AC6BE" w14:textId="77777777" w:rsidTr="008A6494">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5237ECD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../../accountableHealthcareProfessional</w:t>
            </w:r>
          </w:p>
          <w:p w14:paraId="468571B5"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8680DC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HealthcareProfessionalType</w:t>
            </w:r>
          </w:p>
          <w:p w14:paraId="1AE5BA7A"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A2FA7B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Information om den hälso- och sjukvårdsperson som skapat informationen i dokumentet, nedan kallas författare. Vid uppdatering av tidigare skapade dokument avses den hälso- och sjukvårdsperson som senast uppdaterade informationen.</w:t>
            </w:r>
          </w:p>
          <w:p w14:paraId="1142300A"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3399C3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20F2F4FB" w14:textId="77777777" w:rsidTr="008A6494">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8173BE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../../../author</w:t>
            </w:r>
            <w:r w:rsidRPr="008A6494">
              <w:rPr>
                <w:rFonts w:ascii="Times New Roman" w:hAnsi="Times New Roman" w:cs="Times New Roman"/>
                <w:spacing w:val="-1"/>
                <w:sz w:val="20"/>
                <w:szCs w:val="20"/>
              </w:rPr>
              <w:t>Time</w:t>
            </w:r>
          </w:p>
          <w:p w14:paraId="6E62787D"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2B5569C" w14:textId="77777777" w:rsidR="008A6494" w:rsidRPr="008A6494" w:rsidRDefault="008A6494" w:rsidP="008A6494">
            <w:pPr>
              <w:spacing w:line="229" w:lineRule="exact"/>
              <w:ind w:left="102"/>
              <w:rPr>
                <w:rFonts w:ascii="Times New Roman" w:hAnsi="Times New Roman" w:cs="Times New Roman"/>
                <w:color w:val="FF0000"/>
                <w:sz w:val="20"/>
                <w:szCs w:val="20"/>
              </w:rPr>
            </w:pPr>
            <w:r w:rsidRPr="008A6494">
              <w:rPr>
                <w:rFonts w:ascii="Times New Roman" w:hAnsi="Times New Roman" w:cs="Times New Roman"/>
                <w:sz w:val="20"/>
                <w:szCs w:val="20"/>
              </w:rPr>
              <w:t>TimeStampType</w:t>
            </w:r>
          </w:p>
          <w:p w14:paraId="11C87A9D"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31487A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Tidpunkt då dokumentet skapades.</w:t>
            </w:r>
          </w:p>
          <w:p w14:paraId="55A477AB"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18FB3D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1..1</w:t>
            </w:r>
          </w:p>
        </w:tc>
      </w:tr>
      <w:tr w:rsidR="008A6494" w:rsidRPr="00907C9B" w14:paraId="0FECC5AA" w14:textId="77777777" w:rsidTr="008A6494">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23AD0BA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healthcareProfessionalHSAId</w:t>
            </w:r>
          </w:p>
          <w:p w14:paraId="40A5415D"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EC9670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HSAIdType</w:t>
            </w:r>
          </w:p>
          <w:p w14:paraId="2F813927"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B7A51F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Författarens HSA-id.</w:t>
            </w:r>
          </w:p>
          <w:p w14:paraId="6EA6CDBD"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02FAC2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701D0E44" w14:textId="77777777" w:rsidTr="008A6494">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0967CEA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healthcareProfessionalName</w:t>
            </w:r>
          </w:p>
          <w:p w14:paraId="6E6F5925"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0BBCC0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p w14:paraId="7F8F6F2D"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CA8FF7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Författarens namn.</w:t>
            </w:r>
          </w:p>
          <w:p w14:paraId="3A5E5F36"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777DA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856A152" w14:textId="77777777" w:rsidTr="008A6494">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25B93E4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healthcareProfessionalRoleCode</w:t>
            </w:r>
          </w:p>
          <w:p w14:paraId="4E9772D3"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31CEF9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CVType </w:t>
            </w:r>
          </w:p>
          <w:p w14:paraId="2820D6D1"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EDDCAAC"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Information om författarens befattning. Om möjligt skall KV Befattning (OID 1.2.752.129.2.2.1.4), se </w:t>
            </w:r>
          </w:p>
          <w:p w14:paraId="6DB4EB8B" w14:textId="77777777" w:rsidR="008A6494" w:rsidRPr="008A6494" w:rsidRDefault="00A7296B" w:rsidP="008A6494">
            <w:pPr>
              <w:spacing w:line="226" w:lineRule="exact"/>
              <w:ind w:left="102"/>
              <w:rPr>
                <w:rFonts w:ascii="Times New Roman" w:hAnsi="Times New Roman" w:cs="Times New Roman"/>
                <w:spacing w:val="-1"/>
                <w:sz w:val="20"/>
                <w:szCs w:val="20"/>
              </w:rPr>
            </w:pPr>
            <w:r>
              <w:fldChar w:fldCharType="begin"/>
            </w:r>
            <w:r>
              <w:instrText xml:space="preserve"> HYPERLINK "http://www.inera.se/Documents/TJANSTER_PROJEKT/Katalogtjanst_HSA/Innehall/hsa_innehall_befattning.pdf" </w:instrText>
            </w:r>
            <w:ins w:id="475" w:author="Khaled Daham" w:date="2014-02-24T10:50:00Z"/>
            <w:r>
              <w:fldChar w:fldCharType="separate"/>
            </w:r>
            <w:r w:rsidR="008A6494" w:rsidRPr="008A6494">
              <w:rPr>
                <w:rStyle w:val="Hyperlink"/>
                <w:rFonts w:ascii="Times New Roman" w:hAnsi="Times New Roman" w:cs="Times New Roman"/>
                <w:sz w:val="20"/>
                <w:szCs w:val="20"/>
              </w:rPr>
              <w:t>http://www.inera.se/Documents/TJANSTER_PROJEKT/Katalogtjanst_HSA/Innehall/hsa_innehall_befattning.pdf</w:t>
            </w:r>
            <w:r>
              <w:rPr>
                <w:rStyle w:val="Hyperlink"/>
                <w:rFonts w:ascii="Times New Roman" w:hAnsi="Times New Roman"/>
                <w:szCs w:val="20"/>
              </w:rPr>
              <w:fldChar w:fldCharType="end"/>
            </w:r>
          </w:p>
          <w:p w14:paraId="50BD2323"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F9E86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F0F0EA3" w14:textId="77777777" w:rsidTr="008A6494">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3E77AD1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../code</w:t>
            </w:r>
          </w:p>
        </w:tc>
        <w:tc>
          <w:tcPr>
            <w:tcW w:w="1843" w:type="dxa"/>
            <w:tcBorders>
              <w:top w:val="single" w:sz="5" w:space="0" w:color="000000"/>
              <w:left w:val="single" w:sz="5" w:space="0" w:color="000000"/>
              <w:bottom w:val="single" w:sz="5" w:space="0" w:color="000000"/>
              <w:right w:val="single" w:sz="5" w:space="0" w:color="000000"/>
            </w:tcBorders>
          </w:tcPr>
          <w:p w14:paraId="103753B3"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592AA6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6A124D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813403C" w14:textId="77777777" w:rsidTr="008A6494">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7FB18EC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../code</w:t>
            </w:r>
            <w:r w:rsidRPr="008A6494">
              <w:rPr>
                <w:rFonts w:ascii="Times New Roman" w:hAnsi="Times New Roman" w:cs="Times New Roman"/>
                <w:sz w:val="20"/>
                <w:szCs w:val="20"/>
              </w:rPr>
              <w:t>System</w:t>
            </w:r>
          </w:p>
        </w:tc>
        <w:tc>
          <w:tcPr>
            <w:tcW w:w="1843" w:type="dxa"/>
            <w:tcBorders>
              <w:top w:val="single" w:sz="5" w:space="0" w:color="000000"/>
              <w:left w:val="single" w:sz="5" w:space="0" w:color="000000"/>
              <w:bottom w:val="single" w:sz="5" w:space="0" w:color="000000"/>
              <w:right w:val="single" w:sz="5" w:space="0" w:color="000000"/>
            </w:tcBorders>
          </w:tcPr>
          <w:p w14:paraId="59C05DF6"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3E17A3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3C1A4D4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2E06CCD" w14:textId="77777777" w:rsidTr="008A6494">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7594146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../code</w:t>
            </w:r>
            <w:r w:rsidRPr="008A6494">
              <w:rPr>
                <w:rFonts w:ascii="Times New Roman" w:hAnsi="Times New Roman" w:cs="Times New Roman"/>
                <w:sz w:val="20"/>
                <w:szCs w:val="20"/>
              </w:rPr>
              <w:t>SystemName</w:t>
            </w:r>
          </w:p>
        </w:tc>
        <w:tc>
          <w:tcPr>
            <w:tcW w:w="1843" w:type="dxa"/>
            <w:tcBorders>
              <w:top w:val="single" w:sz="5" w:space="0" w:color="000000"/>
              <w:left w:val="single" w:sz="5" w:space="0" w:color="000000"/>
              <w:bottom w:val="single" w:sz="5" w:space="0" w:color="000000"/>
              <w:right w:val="single" w:sz="5" w:space="0" w:color="000000"/>
            </w:tcBorders>
          </w:tcPr>
          <w:p w14:paraId="4CDFFF72"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57A9A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61370E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3DC0A22" w14:textId="77777777" w:rsidTr="008A6494">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46BA9E2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../code</w:t>
            </w:r>
            <w:r w:rsidRPr="008A6494">
              <w:rPr>
                <w:rFonts w:ascii="Times New Roman" w:hAnsi="Times New Roman" w:cs="Times New Roman"/>
                <w:sz w:val="20"/>
                <w:szCs w:val="20"/>
              </w:rPr>
              <w:t>SystemVersion</w:t>
            </w:r>
          </w:p>
        </w:tc>
        <w:tc>
          <w:tcPr>
            <w:tcW w:w="1843" w:type="dxa"/>
            <w:tcBorders>
              <w:top w:val="single" w:sz="5" w:space="0" w:color="000000"/>
              <w:left w:val="single" w:sz="5" w:space="0" w:color="000000"/>
              <w:bottom w:val="single" w:sz="5" w:space="0" w:color="000000"/>
              <w:right w:val="single" w:sz="5" w:space="0" w:color="000000"/>
            </w:tcBorders>
          </w:tcPr>
          <w:p w14:paraId="005157E5"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BA5A1F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C4450C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6E42A16" w14:textId="77777777" w:rsidTr="008A6494">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3B7D8F6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../displayName</w:t>
            </w:r>
          </w:p>
        </w:tc>
        <w:tc>
          <w:tcPr>
            <w:tcW w:w="1843" w:type="dxa"/>
            <w:tcBorders>
              <w:top w:val="single" w:sz="5" w:space="0" w:color="000000"/>
              <w:left w:val="single" w:sz="5" w:space="0" w:color="000000"/>
              <w:bottom w:val="single" w:sz="5" w:space="0" w:color="000000"/>
              <w:right w:val="single" w:sz="5" w:space="0" w:color="000000"/>
            </w:tcBorders>
          </w:tcPr>
          <w:p w14:paraId="5AF2F5C0"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5CA9B5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38B65B9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E11558B" w14:textId="77777777" w:rsidTr="008A6494">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3A2F685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../originalText</w:t>
            </w:r>
          </w:p>
        </w:tc>
        <w:tc>
          <w:tcPr>
            <w:tcW w:w="1843" w:type="dxa"/>
            <w:tcBorders>
              <w:top w:val="single" w:sz="5" w:space="0" w:color="000000"/>
              <w:left w:val="single" w:sz="5" w:space="0" w:color="000000"/>
              <w:bottom w:val="single" w:sz="5" w:space="0" w:color="000000"/>
              <w:right w:val="single" w:sz="5" w:space="0" w:color="000000"/>
            </w:tcBorders>
          </w:tcPr>
          <w:p w14:paraId="47C3472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98D395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Om befattning är beskriven i ett lokalt kodverk utan OID, eller när kod helt saknas, kan en beskrivande text anges i originalText.</w:t>
            </w:r>
          </w:p>
          <w:p w14:paraId="29DDDC2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 xml:space="preserve">Om originalText anges skall inget annat värde i </w:t>
            </w:r>
            <w:r w:rsidRPr="008A6494">
              <w:rPr>
                <w:rFonts w:ascii="Times New Roman" w:hAnsi="Times New Roman" w:cs="Times New Roman"/>
                <w:spacing w:val="-1"/>
                <w:sz w:val="20"/>
                <w:szCs w:val="20"/>
              </w:rPr>
              <w:t>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3F54AA2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5837F3E" w14:textId="77777777" w:rsidTr="008A6494">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A0B7D2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../../../healthcareProfessionalOrgUnit</w:t>
            </w:r>
          </w:p>
        </w:tc>
        <w:tc>
          <w:tcPr>
            <w:tcW w:w="1843" w:type="dxa"/>
            <w:tcBorders>
              <w:top w:val="single" w:sz="5" w:space="0" w:color="000000"/>
              <w:left w:val="single" w:sz="5" w:space="0" w:color="000000"/>
              <w:bottom w:val="single" w:sz="5" w:space="0" w:color="000000"/>
              <w:right w:val="single" w:sz="5" w:space="0" w:color="000000"/>
            </w:tcBorders>
          </w:tcPr>
          <w:p w14:paraId="55CC275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OrgUnitType</w:t>
            </w:r>
          </w:p>
        </w:tc>
        <w:tc>
          <w:tcPr>
            <w:tcW w:w="3685" w:type="dxa"/>
            <w:tcBorders>
              <w:top w:val="single" w:sz="5" w:space="0" w:color="000000"/>
              <w:left w:val="single" w:sz="5" w:space="0" w:color="000000"/>
              <w:bottom w:val="single" w:sz="5" w:space="0" w:color="000000"/>
              <w:right w:val="single" w:sz="5" w:space="0" w:color="000000"/>
            </w:tcBorders>
          </w:tcPr>
          <w:p w14:paraId="140E11F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AD41701" w14:textId="77777777" w:rsidR="008A6494" w:rsidRPr="008A6494" w:rsidRDefault="008A6494" w:rsidP="008A6494">
            <w:pPr>
              <w:spacing w:line="226" w:lineRule="exact"/>
              <w:ind w:left="102"/>
              <w:rPr>
                <w:rFonts w:ascii="Times New Roman" w:hAnsi="Times New Roman" w:cs="Times New Roman"/>
                <w:spacing w:val="-1"/>
                <w:sz w:val="20"/>
                <w:szCs w:val="20"/>
              </w:rPr>
            </w:pPr>
          </w:p>
        </w:tc>
      </w:tr>
      <w:tr w:rsidR="008A6494" w:rsidRPr="00907C9B" w14:paraId="186D4A25" w14:textId="77777777" w:rsidTr="008A6494">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10B54D5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../../../../orgUnitHSAId</w:t>
            </w:r>
          </w:p>
        </w:tc>
        <w:tc>
          <w:tcPr>
            <w:tcW w:w="1843" w:type="dxa"/>
            <w:tcBorders>
              <w:top w:val="single" w:sz="5" w:space="0" w:color="000000"/>
              <w:left w:val="single" w:sz="5" w:space="0" w:color="000000"/>
              <w:bottom w:val="single" w:sz="5" w:space="0" w:color="000000"/>
              <w:right w:val="single" w:sz="5" w:space="0" w:color="000000"/>
            </w:tcBorders>
          </w:tcPr>
          <w:p w14:paraId="1665821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4F3D552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EF858A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2C64EA61" w14:textId="77777777" w:rsidTr="008A6494">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C23AB2" w14:textId="77777777" w:rsidR="008A6494" w:rsidRPr="008A6494" w:rsidRDefault="008A6494" w:rsidP="008A6494">
            <w:pPr>
              <w:pStyle w:val="TableParagraph"/>
              <w:spacing w:line="229" w:lineRule="exact"/>
              <w:ind w:left="102"/>
              <w:rPr>
                <w:rFonts w:ascii="Times New Roman" w:eastAsia="Times New Roman" w:hAnsi="Times New Roman" w:cs="Times New Roman"/>
                <w:spacing w:val="-1"/>
                <w:sz w:val="20"/>
                <w:szCs w:val="20"/>
              </w:rPr>
            </w:pPr>
            <w:r w:rsidRPr="008A6494">
              <w:rPr>
                <w:rFonts w:ascii="Times New Roman" w:hAnsi="Times New Roman" w:cs="Times New Roman"/>
                <w:spacing w:val="-1"/>
                <w:sz w:val="20"/>
                <w:szCs w:val="20"/>
              </w:rPr>
              <w:t>../</w:t>
            </w:r>
            <w:r w:rsidRPr="008A6494">
              <w:rPr>
                <w:rFonts w:ascii="Times New Roman" w:eastAsia="Times New Roman" w:hAnsi="Times New Roman" w:cs="Times New Roman"/>
                <w:spacing w:val="-1"/>
                <w:sz w:val="20"/>
                <w:szCs w:val="20"/>
              </w:rPr>
              <w:t>../../../orgUnitName</w:t>
            </w:r>
          </w:p>
          <w:p w14:paraId="3D527C8E"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0812EC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EC3DF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011227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6A4D5B2F" w14:textId="77777777" w:rsidTr="008A6494">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3680645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../../../../orgUnitTelecom</w:t>
            </w:r>
          </w:p>
        </w:tc>
        <w:tc>
          <w:tcPr>
            <w:tcW w:w="1843" w:type="dxa"/>
            <w:tcBorders>
              <w:top w:val="single" w:sz="5" w:space="0" w:color="000000"/>
              <w:left w:val="single" w:sz="5" w:space="0" w:color="000000"/>
              <w:bottom w:val="single" w:sz="5" w:space="0" w:color="000000"/>
              <w:right w:val="single" w:sz="5" w:space="0" w:color="000000"/>
            </w:tcBorders>
          </w:tcPr>
          <w:p w14:paraId="7695D0D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C7AB32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 xml:space="preserve">Telefon till </w:t>
            </w:r>
            <w:r w:rsidRPr="008A6494">
              <w:rPr>
                <w:rFonts w:ascii="Times New Roman" w:hAnsi="Times New Roman" w:cs="Times New Roman"/>
                <w:spacing w:val="-1"/>
                <w:sz w:val="20"/>
                <w:szCs w:val="20"/>
              </w:rPr>
              <w:t>organisationsenhet.</w:t>
            </w:r>
          </w:p>
        </w:tc>
        <w:tc>
          <w:tcPr>
            <w:tcW w:w="851" w:type="dxa"/>
            <w:tcBorders>
              <w:top w:val="single" w:sz="5" w:space="0" w:color="000000"/>
              <w:left w:val="single" w:sz="5" w:space="0" w:color="000000"/>
              <w:bottom w:val="single" w:sz="5" w:space="0" w:color="000000"/>
              <w:right w:val="single" w:sz="5" w:space="0" w:color="000000"/>
            </w:tcBorders>
          </w:tcPr>
          <w:p w14:paraId="3A36FB2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09FF4F4" w14:textId="77777777" w:rsidTr="008A6494">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34B00260"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../../../../orgUnitEmail</w:t>
            </w:r>
          </w:p>
        </w:tc>
        <w:tc>
          <w:tcPr>
            <w:tcW w:w="1843" w:type="dxa"/>
            <w:tcBorders>
              <w:top w:val="single" w:sz="5" w:space="0" w:color="000000"/>
              <w:left w:val="single" w:sz="5" w:space="0" w:color="000000"/>
              <w:bottom w:val="single" w:sz="5" w:space="0" w:color="000000"/>
              <w:right w:val="single" w:sz="5" w:space="0" w:color="000000"/>
            </w:tcBorders>
          </w:tcPr>
          <w:p w14:paraId="5F57F0B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BBAA67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5292464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6E1E85AF" w14:textId="77777777" w:rsidTr="008A6494">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23850D95"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../../../../orgUnitAddress</w:t>
            </w:r>
          </w:p>
        </w:tc>
        <w:tc>
          <w:tcPr>
            <w:tcW w:w="1843" w:type="dxa"/>
            <w:tcBorders>
              <w:top w:val="single" w:sz="5" w:space="0" w:color="000000"/>
              <w:left w:val="single" w:sz="5" w:space="0" w:color="000000"/>
              <w:bottom w:val="single" w:sz="5" w:space="0" w:color="000000"/>
              <w:right w:val="single" w:sz="5" w:space="0" w:color="000000"/>
            </w:tcBorders>
          </w:tcPr>
          <w:p w14:paraId="4266D7E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75C3C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Postadress för den organisation som författaren är uppdragstagare på. </w:t>
            </w:r>
            <w:r w:rsidRPr="008A6494">
              <w:rPr>
                <w:rFonts w:ascii="Times New Roman" w:hAnsi="Times New Roman" w:cs="Times New Roman"/>
                <w:sz w:val="20"/>
                <w:szCs w:val="20"/>
              </w:rPr>
              <w:t>Skrivs på ett så naturligt sätt som möjligt, exempelvis:</w:t>
            </w:r>
            <w:r w:rsidRPr="008A6494">
              <w:rPr>
                <w:rFonts w:ascii="Times New Roman" w:hAnsi="Times New Roman" w:cs="Times New Roman"/>
                <w:sz w:val="20"/>
                <w:szCs w:val="20"/>
              </w:rPr>
              <w:br/>
              <w:t>”Storgatan 12</w:t>
            </w:r>
            <w:r w:rsidRPr="008A6494">
              <w:rPr>
                <w:rFonts w:ascii="Times New Roman" w:hAnsi="Times New Roman" w:cs="Times New Roman"/>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06E3D99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D83796F" w14:textId="77777777" w:rsidTr="008A6494">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23FB8E00"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../../../../orgUnitLocation</w:t>
            </w:r>
          </w:p>
        </w:tc>
        <w:tc>
          <w:tcPr>
            <w:tcW w:w="1843" w:type="dxa"/>
            <w:tcBorders>
              <w:top w:val="single" w:sz="5" w:space="0" w:color="000000"/>
              <w:left w:val="single" w:sz="5" w:space="0" w:color="000000"/>
              <w:bottom w:val="single" w:sz="5" w:space="0" w:color="000000"/>
              <w:right w:val="single" w:sz="5" w:space="0" w:color="000000"/>
            </w:tcBorders>
          </w:tcPr>
          <w:p w14:paraId="0483608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F1BF72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Text som anger namnet på plats eller ort för enhetens eller funktionens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2EE5B5F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28197A8" w14:textId="77777777" w:rsidTr="008A6494">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77D67EF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../../../healthcareProfessionalCareUnitHSAId</w:t>
            </w:r>
          </w:p>
          <w:p w14:paraId="7AD11221"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1B184E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HSAIdType</w:t>
            </w:r>
          </w:p>
          <w:p w14:paraId="5243A68C"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0859178A"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E8B1F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 för Vårdenhet.</w:t>
            </w:r>
          </w:p>
          <w:p w14:paraId="660050B5" w14:textId="77777777" w:rsidR="008A6494" w:rsidRPr="008A6494" w:rsidRDefault="008A6494" w:rsidP="008A6494">
            <w:pPr>
              <w:spacing w:line="229" w:lineRule="exact"/>
              <w:ind w:left="102"/>
              <w:rPr>
                <w:rFonts w:ascii="Times New Roman" w:hAnsi="Times New Roman" w:cs="Times New Roman"/>
                <w:sz w:val="20"/>
                <w:szCs w:val="20"/>
              </w:rPr>
            </w:pPr>
          </w:p>
          <w:p w14:paraId="352512E3"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A524DD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5412F9FF" w14:textId="77777777" w:rsidTr="008A6494">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70A404B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../../../healthcareProfessionalCareGiverHSAId</w:t>
            </w:r>
          </w:p>
        </w:tc>
        <w:tc>
          <w:tcPr>
            <w:tcW w:w="1843" w:type="dxa"/>
            <w:tcBorders>
              <w:top w:val="single" w:sz="5" w:space="0" w:color="000000"/>
              <w:left w:val="single" w:sz="5" w:space="0" w:color="000000"/>
              <w:bottom w:val="single" w:sz="5" w:space="0" w:color="000000"/>
              <w:right w:val="single" w:sz="5" w:space="0" w:color="000000"/>
            </w:tcBorders>
          </w:tcPr>
          <w:p w14:paraId="5F559D8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p w14:paraId="7289DF32"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E446B1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 för vårdgivaren, som är vårdgivare för den enhet som författaren är uppdragstagare för.</w:t>
            </w:r>
          </w:p>
          <w:p w14:paraId="11CE0B62"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8976BE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0FF1322E" w14:textId="77777777" w:rsidTr="008A6494">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770D824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5C4AD08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LegalAuthenticatorType</w:t>
            </w:r>
          </w:p>
        </w:tc>
        <w:tc>
          <w:tcPr>
            <w:tcW w:w="3685" w:type="dxa"/>
            <w:tcBorders>
              <w:top w:val="single" w:sz="5" w:space="0" w:color="000000"/>
              <w:left w:val="single" w:sz="5" w:space="0" w:color="000000"/>
              <w:bottom w:val="single" w:sz="5" w:space="0" w:color="000000"/>
              <w:right w:val="single" w:sz="5" w:space="0" w:color="000000"/>
            </w:tcBorders>
          </w:tcPr>
          <w:p w14:paraId="3D2FA27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Information om vem som signerat informationen i dokumentet.</w:t>
            </w:r>
          </w:p>
          <w:p w14:paraId="67778E22"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0949A5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0..1</w:t>
            </w:r>
          </w:p>
        </w:tc>
      </w:tr>
      <w:tr w:rsidR="008A6494" w:rsidRPr="00907C9B" w14:paraId="2524454A" w14:textId="77777777" w:rsidTr="008A6494">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331EC1E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w:t>
            </w:r>
            <w:r w:rsidRPr="008A6494">
              <w:rPr>
                <w:rFonts w:ascii="Times New Roman" w:hAnsi="Times New Roman" w:cs="Times New Roman"/>
                <w:sz w:val="20"/>
                <w:szCs w:val="20"/>
              </w:rPr>
              <w:t>signatureTime</w:t>
            </w:r>
          </w:p>
          <w:p w14:paraId="3E00FDA1"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70ECD00" w14:textId="77777777" w:rsidR="008A6494" w:rsidRPr="008A6494" w:rsidRDefault="008A6494" w:rsidP="008A6494">
            <w:pPr>
              <w:spacing w:line="229" w:lineRule="exact"/>
              <w:ind w:left="102"/>
              <w:rPr>
                <w:rFonts w:ascii="Times New Roman" w:hAnsi="Times New Roman" w:cs="Times New Roman"/>
                <w:color w:val="FF0000"/>
                <w:sz w:val="20"/>
                <w:szCs w:val="20"/>
              </w:rPr>
            </w:pPr>
            <w:r w:rsidRPr="008A6494">
              <w:rPr>
                <w:rFonts w:ascii="Times New Roman" w:hAnsi="Times New Roman" w:cs="Times New Roman"/>
                <w:sz w:val="20"/>
                <w:szCs w:val="20"/>
              </w:rPr>
              <w:t>TimeStampType</w:t>
            </w:r>
          </w:p>
          <w:p w14:paraId="1DDB45BB"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00ECA6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Tidpunkt för signering.</w:t>
            </w:r>
          </w:p>
          <w:p w14:paraId="5277EFD1"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37FE5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752EAEA" w14:textId="77777777" w:rsidTr="008A6494">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7B82F5E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../../../legalAuthenticatorHSAId</w:t>
            </w:r>
          </w:p>
          <w:p w14:paraId="6A1FBC4F"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E88216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HSAIDType</w:t>
            </w:r>
          </w:p>
          <w:p w14:paraId="27764C2E" w14:textId="77777777" w:rsidR="008A6494" w:rsidRPr="008A6494" w:rsidRDefault="008A6494" w:rsidP="008A6494">
            <w:pPr>
              <w:spacing w:line="229" w:lineRule="exact"/>
              <w:ind w:left="102"/>
              <w:rPr>
                <w:rFonts w:ascii="Times New Roman" w:hAnsi="Times New Roman" w:cs="Times New Roman"/>
                <w:sz w:val="20"/>
                <w:szCs w:val="20"/>
                <w:highlight w:val="yellow"/>
              </w:rPr>
            </w:pPr>
          </w:p>
        </w:tc>
        <w:tc>
          <w:tcPr>
            <w:tcW w:w="3685" w:type="dxa"/>
            <w:tcBorders>
              <w:top w:val="single" w:sz="5" w:space="0" w:color="000000"/>
              <w:left w:val="single" w:sz="5" w:space="0" w:color="000000"/>
              <w:bottom w:val="single" w:sz="5" w:space="0" w:color="000000"/>
              <w:right w:val="single" w:sz="5" w:space="0" w:color="000000"/>
            </w:tcBorders>
          </w:tcPr>
          <w:p w14:paraId="0055397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60891E0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72F314CE" w14:textId="77777777" w:rsidTr="008A6494">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130ABD1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../../../legalAuthenticatorName</w:t>
            </w:r>
          </w:p>
        </w:tc>
        <w:tc>
          <w:tcPr>
            <w:tcW w:w="1843" w:type="dxa"/>
            <w:tcBorders>
              <w:top w:val="single" w:sz="5" w:space="0" w:color="000000"/>
              <w:left w:val="single" w:sz="5" w:space="0" w:color="000000"/>
              <w:bottom w:val="single" w:sz="5" w:space="0" w:color="000000"/>
              <w:right w:val="single" w:sz="5" w:space="0" w:color="000000"/>
            </w:tcBorders>
          </w:tcPr>
          <w:p w14:paraId="1E0604E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7F63BE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6C64D2A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01BC7EE7" w14:textId="77777777" w:rsidTr="008A6494">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72721AA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approvedForPatient</w:t>
            </w:r>
          </w:p>
          <w:p w14:paraId="1E7516DE"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CFAFDEC" w14:textId="77777777" w:rsidR="008A6494" w:rsidRPr="008A6494" w:rsidRDefault="008A6494" w:rsidP="008A6494">
            <w:pPr>
              <w:spacing w:line="229" w:lineRule="exact"/>
              <w:ind w:left="102"/>
              <w:rPr>
                <w:rFonts w:ascii="Times New Roman" w:hAnsi="Times New Roman" w:cs="Times New Roman"/>
                <w:color w:val="FF0000"/>
                <w:sz w:val="20"/>
                <w:szCs w:val="20"/>
              </w:rPr>
            </w:pPr>
            <w:r w:rsidRPr="008A6494">
              <w:rPr>
                <w:rFonts w:ascii="Times New Roman" w:hAnsi="Times New Roman" w:cs="Times New Roman"/>
                <w:sz w:val="20"/>
                <w:szCs w:val="20"/>
              </w:rPr>
              <w:t>boolean</w:t>
            </w:r>
          </w:p>
          <w:p w14:paraId="13EBEDDA"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D1070A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Anger om information får delas till patient. Värdet sätts i sådant fall till true, i annat fall till false.</w:t>
            </w:r>
          </w:p>
          <w:p w14:paraId="5ABD9F50"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7959D3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157FC309" w14:textId="77777777" w:rsidTr="008A6494">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375D216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0AD87E0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E68008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Identitetet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6E90C0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5FFC16B" w14:textId="77777777" w:rsidTr="008A6494">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6169FD3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../maternityMedicalRecordBody</w:t>
            </w:r>
          </w:p>
          <w:p w14:paraId="3A243C17"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B2203A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MaternityMedicalRecordBodyType</w:t>
            </w:r>
          </w:p>
          <w:p w14:paraId="02F36B46"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F67201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Kan bestå av antingen en </w:t>
            </w:r>
            <w:r w:rsidRPr="008A6494">
              <w:rPr>
                <w:rFonts w:ascii="Times New Roman" w:hAnsi="Times New Roman" w:cs="Times New Roman"/>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4246ED0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6F2C16F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FABEF3A" w14:textId="77777777" w:rsidR="008A6494" w:rsidRPr="008A6494" w:rsidRDefault="008A6494" w:rsidP="008A6494">
            <w:pPr>
              <w:spacing w:line="229" w:lineRule="exact"/>
              <w:ind w:left="102"/>
              <w:rPr>
                <w:rFonts w:ascii="Times New Roman" w:hAnsi="Times New Roman" w:cs="Times New Roman"/>
                <w:b/>
                <w:i/>
                <w:sz w:val="20"/>
                <w:szCs w:val="20"/>
              </w:rPr>
            </w:pPr>
            <w:r w:rsidRPr="008A6494">
              <w:rPr>
                <w:rFonts w:ascii="Times New Roman" w:hAnsi="Times New Roman" w:cs="Times New Roman"/>
                <w:b/>
                <w:i/>
                <w:sz w:val="20"/>
                <w:szCs w:val="20"/>
              </w:rPr>
              <w:t>../../registrationRecord</w:t>
            </w:r>
          </w:p>
        </w:tc>
        <w:tc>
          <w:tcPr>
            <w:tcW w:w="1843" w:type="dxa"/>
            <w:tcBorders>
              <w:top w:val="single" w:sz="5" w:space="0" w:color="000000"/>
              <w:left w:val="single" w:sz="5" w:space="0" w:color="000000"/>
              <w:bottom w:val="single" w:sz="5" w:space="0" w:color="000000"/>
              <w:right w:val="single" w:sz="5" w:space="0" w:color="000000"/>
            </w:tcBorders>
          </w:tcPr>
          <w:p w14:paraId="7205573D" w14:textId="77777777" w:rsidR="008A6494" w:rsidRPr="008A6494" w:rsidRDefault="008A6494" w:rsidP="008A6494">
            <w:pPr>
              <w:spacing w:line="229"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51F0B0D3"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19BC7DA0"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0..1</w:t>
            </w:r>
          </w:p>
        </w:tc>
      </w:tr>
      <w:tr w:rsidR="008A6494" w:rsidRPr="00907C9B" w14:paraId="0DBD9850"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97A42F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32680F5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5D206D7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4015572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CFA60D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D88F56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4A3C318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0246286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889792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E07781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C619FA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../../../contraceptiveDiscontinued</w:t>
            </w:r>
          </w:p>
        </w:tc>
        <w:tc>
          <w:tcPr>
            <w:tcW w:w="1843" w:type="dxa"/>
            <w:tcBorders>
              <w:top w:val="single" w:sz="5" w:space="0" w:color="000000"/>
              <w:left w:val="single" w:sz="5" w:space="0" w:color="000000"/>
              <w:bottom w:val="single" w:sz="5" w:space="0" w:color="000000"/>
              <w:right w:val="single" w:sz="5" w:space="0" w:color="000000"/>
            </w:tcBorders>
          </w:tcPr>
          <w:p w14:paraId="6837709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31E701E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064206B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00A8FBC"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97B2C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29B21F49"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316706C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587B5F7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3481FE3"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38CC8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1E0C3257"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54F3E36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B68170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6F51A18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0FC381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370057B2"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233107E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B080FC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F7658B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9AF85C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../../../length</w:t>
            </w:r>
          </w:p>
        </w:tc>
        <w:tc>
          <w:tcPr>
            <w:tcW w:w="1843" w:type="dxa"/>
            <w:tcBorders>
              <w:top w:val="single" w:sz="5" w:space="0" w:color="000000"/>
              <w:left w:val="single" w:sz="5" w:space="0" w:color="000000"/>
              <w:bottom w:val="single" w:sz="5" w:space="0" w:color="000000"/>
              <w:right w:val="single" w:sz="5" w:space="0" w:color="000000"/>
            </w:tcBorders>
          </w:tcPr>
          <w:p w14:paraId="4DABD7F8"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5489132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Längd vid inskrivning</w:t>
            </w:r>
          </w:p>
        </w:tc>
        <w:tc>
          <w:tcPr>
            <w:tcW w:w="851" w:type="dxa"/>
            <w:tcBorders>
              <w:top w:val="single" w:sz="5" w:space="0" w:color="000000"/>
              <w:left w:val="single" w:sz="5" w:space="0" w:color="000000"/>
              <w:bottom w:val="single" w:sz="5" w:space="0" w:color="000000"/>
              <w:right w:val="single" w:sz="5" w:space="0" w:color="000000"/>
            </w:tcBorders>
          </w:tcPr>
          <w:p w14:paraId="29B13CC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FA14AF4"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355E6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7C74A3E2"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21C013F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Vikt vid inskrivning [massa]</w:t>
            </w:r>
          </w:p>
        </w:tc>
        <w:tc>
          <w:tcPr>
            <w:tcW w:w="851" w:type="dxa"/>
            <w:tcBorders>
              <w:top w:val="single" w:sz="5" w:space="0" w:color="000000"/>
              <w:left w:val="single" w:sz="5" w:space="0" w:color="000000"/>
              <w:bottom w:val="single" w:sz="5" w:space="0" w:color="000000"/>
              <w:right w:val="single" w:sz="5" w:space="0" w:color="000000"/>
            </w:tcBorders>
          </w:tcPr>
          <w:p w14:paraId="60CA656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ACC6A20"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9C55C5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../../../bodyMassIndex</w:t>
            </w:r>
          </w:p>
        </w:tc>
        <w:tc>
          <w:tcPr>
            <w:tcW w:w="1843" w:type="dxa"/>
            <w:tcBorders>
              <w:top w:val="single" w:sz="5" w:space="0" w:color="000000"/>
              <w:left w:val="single" w:sz="5" w:space="0" w:color="000000"/>
              <w:bottom w:val="single" w:sz="5" w:space="0" w:color="000000"/>
              <w:right w:val="single" w:sz="5" w:space="0" w:color="000000"/>
            </w:tcBorders>
          </w:tcPr>
          <w:p w14:paraId="237540F1"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449196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BMI vid inskrivning [massa/yta]</w:t>
            </w:r>
          </w:p>
        </w:tc>
        <w:tc>
          <w:tcPr>
            <w:tcW w:w="851" w:type="dxa"/>
            <w:tcBorders>
              <w:top w:val="single" w:sz="5" w:space="0" w:color="000000"/>
              <w:left w:val="single" w:sz="5" w:space="0" w:color="000000"/>
              <w:bottom w:val="single" w:sz="5" w:space="0" w:color="000000"/>
              <w:right w:val="single" w:sz="5" w:space="0" w:color="000000"/>
            </w:tcBorders>
          </w:tcPr>
          <w:p w14:paraId="6360FCB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98B635F"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F101F7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../../../infertility</w:t>
            </w:r>
          </w:p>
        </w:tc>
        <w:tc>
          <w:tcPr>
            <w:tcW w:w="1843" w:type="dxa"/>
            <w:tcBorders>
              <w:top w:val="single" w:sz="5" w:space="0" w:color="000000"/>
              <w:left w:val="single" w:sz="5" w:space="0" w:color="000000"/>
              <w:bottom w:val="single" w:sz="5" w:space="0" w:color="000000"/>
              <w:right w:val="single" w:sz="5" w:space="0" w:color="000000"/>
            </w:tcBorders>
          </w:tcPr>
          <w:p w14:paraId="18933FBE"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decimal</w:t>
            </w:r>
          </w:p>
        </w:tc>
        <w:tc>
          <w:tcPr>
            <w:tcW w:w="3685" w:type="dxa"/>
            <w:tcBorders>
              <w:top w:val="single" w:sz="5" w:space="0" w:color="000000"/>
              <w:left w:val="single" w:sz="5" w:space="0" w:color="000000"/>
              <w:bottom w:val="single" w:sz="5" w:space="0" w:color="000000"/>
              <w:right w:val="single" w:sz="5" w:space="0" w:color="000000"/>
            </w:tcBorders>
          </w:tcPr>
          <w:p w14:paraId="6401220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1A82733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DEECAE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36FEB3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479E4257"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PreviousGravidityAndParityType</w:t>
            </w:r>
          </w:p>
        </w:tc>
        <w:tc>
          <w:tcPr>
            <w:tcW w:w="3685" w:type="dxa"/>
            <w:tcBorders>
              <w:top w:val="single" w:sz="5" w:space="0" w:color="000000"/>
              <w:left w:val="single" w:sz="5" w:space="0" w:color="000000"/>
              <w:bottom w:val="single" w:sz="5" w:space="0" w:color="000000"/>
              <w:right w:val="single" w:sz="5" w:space="0" w:color="000000"/>
            </w:tcBorders>
          </w:tcPr>
          <w:p w14:paraId="1D63DC6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1B0AF1E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749C10D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CEB3BF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../../../../year</w:t>
            </w:r>
          </w:p>
        </w:tc>
        <w:tc>
          <w:tcPr>
            <w:tcW w:w="1843" w:type="dxa"/>
            <w:tcBorders>
              <w:top w:val="single" w:sz="5" w:space="0" w:color="000000"/>
              <w:left w:val="single" w:sz="5" w:space="0" w:color="000000"/>
              <w:bottom w:val="single" w:sz="5" w:space="0" w:color="000000"/>
              <w:right w:val="single" w:sz="5" w:space="0" w:color="000000"/>
            </w:tcBorders>
          </w:tcPr>
          <w:p w14:paraId="07692F9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695406D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5797C63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42D44BDE"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3EA7F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../../../../month</w:t>
            </w:r>
          </w:p>
        </w:tc>
        <w:tc>
          <w:tcPr>
            <w:tcW w:w="1843" w:type="dxa"/>
            <w:tcBorders>
              <w:top w:val="single" w:sz="5" w:space="0" w:color="000000"/>
              <w:left w:val="single" w:sz="5" w:space="0" w:color="000000"/>
              <w:bottom w:val="single" w:sz="5" w:space="0" w:color="000000"/>
              <w:right w:val="single" w:sz="5" w:space="0" w:color="000000"/>
            </w:tcBorders>
          </w:tcPr>
          <w:p w14:paraId="58BDF6C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0AB0566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29EEA24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7D5407F8" w14:textId="77777777" w:rsidTr="008A6494">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56F67D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../../../../delivery</w:t>
            </w:r>
          </w:p>
        </w:tc>
        <w:tc>
          <w:tcPr>
            <w:tcW w:w="1843" w:type="dxa"/>
            <w:tcBorders>
              <w:top w:val="single" w:sz="5" w:space="0" w:color="000000"/>
              <w:left w:val="single" w:sz="5" w:space="0" w:color="000000"/>
              <w:bottom w:val="single" w:sz="5" w:space="0" w:color="000000"/>
              <w:right w:val="single" w:sz="5" w:space="0" w:color="000000"/>
            </w:tcBorders>
          </w:tcPr>
          <w:p w14:paraId="7DEF043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DeliveryCodeEnum</w:t>
            </w:r>
          </w:p>
        </w:tc>
        <w:tc>
          <w:tcPr>
            <w:tcW w:w="3685" w:type="dxa"/>
            <w:tcBorders>
              <w:top w:val="single" w:sz="5" w:space="0" w:color="000000"/>
              <w:left w:val="single" w:sz="5" w:space="0" w:color="000000"/>
              <w:bottom w:val="single" w:sz="5" w:space="0" w:color="000000"/>
              <w:right w:val="single" w:sz="5" w:space="0" w:color="000000"/>
            </w:tcBorders>
          </w:tcPr>
          <w:p w14:paraId="558251E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Graviditet förlossning enligt kodverk: </w:t>
            </w:r>
          </w:p>
          <w:p w14:paraId="038DF31A" w14:textId="77777777" w:rsidR="008A6494" w:rsidRPr="008A6494" w:rsidRDefault="008A6494" w:rsidP="008A6494">
            <w:pPr>
              <w:spacing w:line="229" w:lineRule="exact"/>
              <w:ind w:left="102"/>
              <w:rPr>
                <w:rFonts w:ascii="Times New Roman" w:hAnsi="Times New Roman" w:cs="Times New Roman"/>
                <w:sz w:val="20"/>
                <w:szCs w:val="20"/>
              </w:rPr>
            </w:pPr>
          </w:p>
          <w:tbl>
            <w:tblPr>
              <w:tblW w:w="9200" w:type="dxa"/>
              <w:tblLayout w:type="fixed"/>
              <w:tblCellMar>
                <w:left w:w="70" w:type="dxa"/>
                <w:right w:w="70" w:type="dxa"/>
              </w:tblCellMar>
              <w:tblLook w:val="04A0" w:firstRow="1" w:lastRow="0" w:firstColumn="1" w:lastColumn="0" w:noHBand="0" w:noVBand="1"/>
            </w:tblPr>
            <w:tblGrid>
              <w:gridCol w:w="9200"/>
            </w:tblGrid>
            <w:tr w:rsidR="008A6494" w:rsidRPr="008A6494" w14:paraId="4B79C8B5" w14:textId="77777777" w:rsidTr="008A6494">
              <w:trPr>
                <w:trHeight w:val="300"/>
              </w:trPr>
              <w:tc>
                <w:tcPr>
                  <w:tcW w:w="9200" w:type="dxa"/>
                  <w:tcBorders>
                    <w:top w:val="nil"/>
                    <w:left w:val="nil"/>
                    <w:bottom w:val="nil"/>
                    <w:right w:val="nil"/>
                  </w:tcBorders>
                  <w:shd w:val="clear" w:color="auto" w:fill="auto"/>
                  <w:noWrap/>
                  <w:vAlign w:val="center"/>
                  <w:hideMark/>
                </w:tcPr>
                <w:p w14:paraId="77B3E58A"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 xml:space="preserve">0 = Ej angivet, </w:t>
                  </w:r>
                </w:p>
              </w:tc>
            </w:tr>
            <w:tr w:rsidR="008A6494" w:rsidRPr="008A6494" w14:paraId="4A835A4A" w14:textId="77777777" w:rsidTr="008A6494">
              <w:trPr>
                <w:trHeight w:val="300"/>
              </w:trPr>
              <w:tc>
                <w:tcPr>
                  <w:tcW w:w="9200" w:type="dxa"/>
                  <w:tcBorders>
                    <w:top w:val="nil"/>
                    <w:left w:val="nil"/>
                    <w:bottom w:val="nil"/>
                    <w:right w:val="nil"/>
                  </w:tcBorders>
                  <w:shd w:val="clear" w:color="auto" w:fill="auto"/>
                  <w:noWrap/>
                  <w:vAlign w:val="center"/>
                  <w:hideMark/>
                </w:tcPr>
                <w:p w14:paraId="1A159F0C"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1 = X-gravid,</w:t>
                  </w:r>
                </w:p>
              </w:tc>
            </w:tr>
            <w:tr w:rsidR="008A6494" w:rsidRPr="008A6494" w14:paraId="1EFD7CAD" w14:textId="77777777" w:rsidTr="008A6494">
              <w:trPr>
                <w:trHeight w:val="300"/>
              </w:trPr>
              <w:tc>
                <w:tcPr>
                  <w:tcW w:w="9200" w:type="dxa"/>
                  <w:tcBorders>
                    <w:top w:val="nil"/>
                    <w:left w:val="nil"/>
                    <w:bottom w:val="nil"/>
                    <w:right w:val="nil"/>
                  </w:tcBorders>
                  <w:shd w:val="clear" w:color="auto" w:fill="auto"/>
                  <w:noWrap/>
                  <w:vAlign w:val="center"/>
                  <w:hideMark/>
                </w:tcPr>
                <w:p w14:paraId="2C2B94F0"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2 = Spontan abort,</w:t>
                  </w:r>
                </w:p>
              </w:tc>
            </w:tr>
            <w:tr w:rsidR="008A6494" w:rsidRPr="008A6494" w14:paraId="35C94BE8" w14:textId="77777777" w:rsidTr="008A6494">
              <w:trPr>
                <w:trHeight w:val="300"/>
              </w:trPr>
              <w:tc>
                <w:tcPr>
                  <w:tcW w:w="9200" w:type="dxa"/>
                  <w:tcBorders>
                    <w:top w:val="nil"/>
                    <w:left w:val="nil"/>
                    <w:bottom w:val="nil"/>
                    <w:right w:val="nil"/>
                  </w:tcBorders>
                  <w:shd w:val="clear" w:color="auto" w:fill="auto"/>
                  <w:noWrap/>
                  <w:vAlign w:val="center"/>
                  <w:hideMark/>
                </w:tcPr>
                <w:p w14:paraId="7DA4C93E"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4 = Dödfött,</w:t>
                  </w:r>
                </w:p>
              </w:tc>
            </w:tr>
            <w:tr w:rsidR="008A6494" w:rsidRPr="008A6494" w14:paraId="567F5F7D" w14:textId="77777777" w:rsidTr="008A6494">
              <w:trPr>
                <w:trHeight w:val="300"/>
              </w:trPr>
              <w:tc>
                <w:tcPr>
                  <w:tcW w:w="9200" w:type="dxa"/>
                  <w:tcBorders>
                    <w:top w:val="nil"/>
                    <w:left w:val="nil"/>
                    <w:bottom w:val="nil"/>
                    <w:right w:val="nil"/>
                  </w:tcBorders>
                  <w:shd w:val="clear" w:color="auto" w:fill="auto"/>
                  <w:noWrap/>
                  <w:vAlign w:val="center"/>
                  <w:hideMark/>
                </w:tcPr>
                <w:p w14:paraId="0671CAD7"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5 = Levande fött</w:t>
                  </w:r>
                </w:p>
              </w:tc>
            </w:tr>
          </w:tbl>
          <w:p w14:paraId="6F7F1FE4"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AF753B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A04F876"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BC2A99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15F18A8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E5C5A7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6807B05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C32F336"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BBC8E3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../../../../progress</w:t>
            </w:r>
          </w:p>
        </w:tc>
        <w:tc>
          <w:tcPr>
            <w:tcW w:w="1843" w:type="dxa"/>
            <w:tcBorders>
              <w:top w:val="single" w:sz="5" w:space="0" w:color="000000"/>
              <w:left w:val="single" w:sz="5" w:space="0" w:color="000000"/>
              <w:bottom w:val="single" w:sz="5" w:space="0" w:color="000000"/>
              <w:right w:val="single" w:sz="5" w:space="0" w:color="000000"/>
            </w:tcBorders>
          </w:tcPr>
          <w:p w14:paraId="0BA8115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9AF311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60FA44E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85DE8D9" w14:textId="77777777" w:rsidTr="008A6494">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49A96AE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../../../../sex</w:t>
            </w:r>
          </w:p>
        </w:tc>
        <w:tc>
          <w:tcPr>
            <w:tcW w:w="1843" w:type="dxa"/>
            <w:tcBorders>
              <w:top w:val="single" w:sz="5" w:space="0" w:color="000000"/>
              <w:left w:val="single" w:sz="5" w:space="0" w:color="000000"/>
              <w:bottom w:val="single" w:sz="5" w:space="0" w:color="000000"/>
              <w:right w:val="single" w:sz="5" w:space="0" w:color="000000"/>
            </w:tcBorders>
          </w:tcPr>
          <w:p w14:paraId="03763B2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SexCodeEnum</w:t>
            </w:r>
          </w:p>
        </w:tc>
        <w:tc>
          <w:tcPr>
            <w:tcW w:w="3685" w:type="dxa"/>
            <w:tcBorders>
              <w:top w:val="single" w:sz="5" w:space="0" w:color="000000"/>
              <w:left w:val="single" w:sz="5" w:space="0" w:color="000000"/>
              <w:bottom w:val="single" w:sz="5" w:space="0" w:color="000000"/>
              <w:right w:val="single" w:sz="5" w:space="0" w:color="000000"/>
            </w:tcBorders>
          </w:tcPr>
          <w:p w14:paraId="69C7A22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Kön, giltiga värden 0,1,2 och 9 enligt kodverk med OID 1.2.752.129.2.2.1.1:</w:t>
            </w:r>
          </w:p>
          <w:p w14:paraId="2AA49659"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0728A88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 okänt,</w:t>
            </w:r>
          </w:p>
          <w:p w14:paraId="3DD7095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man,</w:t>
            </w:r>
          </w:p>
          <w:p w14:paraId="7D8EC39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2 = kvinna,</w:t>
            </w:r>
          </w:p>
          <w:p w14:paraId="68F3834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9 = ej tillämpligt</w:t>
            </w:r>
          </w:p>
          <w:p w14:paraId="60FF1C05"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5E2C9A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B249DD7"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5BAB1F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../../../../weightOfChild</w:t>
            </w:r>
          </w:p>
        </w:tc>
        <w:tc>
          <w:tcPr>
            <w:tcW w:w="1843" w:type="dxa"/>
            <w:tcBorders>
              <w:top w:val="single" w:sz="5" w:space="0" w:color="000000"/>
              <w:left w:val="single" w:sz="5" w:space="0" w:color="000000"/>
              <w:bottom w:val="single" w:sz="5" w:space="0" w:color="000000"/>
              <w:right w:val="single" w:sz="5" w:space="0" w:color="000000"/>
            </w:tcBorders>
          </w:tcPr>
          <w:p w14:paraId="064AF2A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044ADB6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46D02B9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A417273"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6C8091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../../../../gestation</w:t>
            </w:r>
          </w:p>
        </w:tc>
        <w:tc>
          <w:tcPr>
            <w:tcW w:w="1843" w:type="dxa"/>
            <w:tcBorders>
              <w:top w:val="single" w:sz="5" w:space="0" w:color="000000"/>
              <w:left w:val="single" w:sz="5" w:space="0" w:color="000000"/>
              <w:bottom w:val="single" w:sz="5" w:space="0" w:color="000000"/>
              <w:right w:val="single" w:sz="5" w:space="0" w:color="000000"/>
            </w:tcBorders>
          </w:tcPr>
          <w:p w14:paraId="4312665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33EDECE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9A6421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76113B1"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BD06B5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../../../diseasesThrombosis</w:t>
            </w:r>
          </w:p>
        </w:tc>
        <w:tc>
          <w:tcPr>
            <w:tcW w:w="1843" w:type="dxa"/>
            <w:tcBorders>
              <w:top w:val="single" w:sz="5" w:space="0" w:color="000000"/>
              <w:left w:val="single" w:sz="5" w:space="0" w:color="000000"/>
              <w:bottom w:val="single" w:sz="5" w:space="0" w:color="000000"/>
              <w:right w:val="single" w:sz="5" w:space="0" w:color="000000"/>
            </w:tcBorders>
          </w:tcPr>
          <w:p w14:paraId="55B1A51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1B184D9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Trombos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E6442B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94EFFF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3D4EA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24FE74D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50D4593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Endokrina sjukdomar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7D6F139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E50282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6BF640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076E2A1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2851159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Upprepade urinvägsinfektioner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9B4F60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DECBF4F"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421AC2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3AD50B7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1A2489E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Diabetes mellitus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6CC127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3004FDA" w14:textId="77777777" w:rsidTr="008A6494">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5E742B5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29B07DA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72D24F7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Före inskrivning under graviditet: medicinering</w:t>
            </w:r>
          </w:p>
        </w:tc>
        <w:tc>
          <w:tcPr>
            <w:tcW w:w="851" w:type="dxa"/>
            <w:tcBorders>
              <w:top w:val="single" w:sz="5" w:space="0" w:color="000000"/>
              <w:left w:val="single" w:sz="5" w:space="0" w:color="000000"/>
              <w:bottom w:val="single" w:sz="5" w:space="0" w:color="000000"/>
              <w:right w:val="single" w:sz="5" w:space="0" w:color="000000"/>
            </w:tcBorders>
          </w:tcPr>
          <w:p w14:paraId="093F0DC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0CA8540E"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43FC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../../../../medicament</w:t>
            </w:r>
          </w:p>
        </w:tc>
        <w:tc>
          <w:tcPr>
            <w:tcW w:w="1843" w:type="dxa"/>
            <w:tcBorders>
              <w:top w:val="single" w:sz="5" w:space="0" w:color="000000"/>
              <w:left w:val="single" w:sz="5" w:space="0" w:color="000000"/>
              <w:bottom w:val="single" w:sz="5" w:space="0" w:color="000000"/>
              <w:right w:val="single" w:sz="5" w:space="0" w:color="000000"/>
            </w:tcBorders>
          </w:tcPr>
          <w:p w14:paraId="140E95A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E8ECBA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728A0A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25054E0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0AD5CB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05CA210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3662203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Bedömning vid 1:a besök: basprogram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6D7B0F4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47C6761" w14:textId="77777777" w:rsidTr="008A6494">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578FA13C" w14:textId="77777777" w:rsidR="008A6494" w:rsidRPr="008A6494" w:rsidRDefault="008A6494" w:rsidP="008A6494">
            <w:pPr>
              <w:spacing w:line="229" w:lineRule="exact"/>
              <w:ind w:left="102"/>
              <w:rPr>
                <w:rFonts w:ascii="Times New Roman" w:hAnsi="Times New Roman" w:cs="Times New Roman"/>
                <w:b/>
                <w:i/>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3C295F34" w14:textId="77777777" w:rsidR="008A6494" w:rsidRPr="008A6494" w:rsidRDefault="008A6494" w:rsidP="008A6494">
            <w:pPr>
              <w:spacing w:line="229" w:lineRule="exact"/>
              <w:ind w:left="102"/>
              <w:rPr>
                <w:rFonts w:ascii="Times New Roman" w:hAnsi="Times New Roman" w:cs="Times New Roman"/>
                <w:i/>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A3610A8" w14:textId="77777777" w:rsidR="008A6494" w:rsidRPr="008A6494" w:rsidRDefault="008A6494" w:rsidP="008A6494">
            <w:pPr>
              <w:spacing w:line="226" w:lineRule="exact"/>
              <w:ind w:left="102"/>
              <w:rPr>
                <w:rFonts w:ascii="Times New Roman" w:hAnsi="Times New Roman" w:cs="Times New Roman"/>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29AA71" w14:textId="77777777" w:rsidR="008A6494" w:rsidRPr="008A6494" w:rsidRDefault="008A6494" w:rsidP="008A6494">
            <w:pPr>
              <w:spacing w:line="226" w:lineRule="exact"/>
              <w:ind w:left="102"/>
              <w:rPr>
                <w:rFonts w:ascii="Times New Roman" w:hAnsi="Times New Roman" w:cs="Times New Roman"/>
                <w:i/>
                <w:spacing w:val="-1"/>
                <w:sz w:val="20"/>
                <w:szCs w:val="20"/>
              </w:rPr>
            </w:pPr>
          </w:p>
        </w:tc>
      </w:tr>
      <w:tr w:rsidR="008A6494" w:rsidRPr="00907C9B" w14:paraId="3848186E" w14:textId="77777777" w:rsidTr="008A6494">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69BCD" w14:textId="77777777" w:rsidR="008A6494" w:rsidRPr="008A6494" w:rsidRDefault="008A6494" w:rsidP="008A6494">
            <w:pPr>
              <w:spacing w:line="229" w:lineRule="exact"/>
              <w:ind w:left="102"/>
              <w:rPr>
                <w:rFonts w:ascii="Times New Roman" w:hAnsi="Times New Roman" w:cs="Times New Roman"/>
                <w:b/>
                <w:i/>
                <w:sz w:val="20"/>
                <w:szCs w:val="20"/>
              </w:rPr>
            </w:pPr>
            <w:r w:rsidRPr="008A6494">
              <w:rPr>
                <w:rFonts w:ascii="Times New Roman" w:hAnsi="Times New Roman" w:cs="Times New Roman"/>
                <w:b/>
                <w:i/>
                <w:sz w:val="20"/>
                <w:szCs w:val="20"/>
              </w:rPr>
              <w:t>../../pregnancyCheckupRecord</w:t>
            </w:r>
          </w:p>
        </w:tc>
        <w:tc>
          <w:tcPr>
            <w:tcW w:w="1843" w:type="dxa"/>
            <w:tcBorders>
              <w:top w:val="single" w:sz="5" w:space="0" w:color="000000"/>
              <w:left w:val="single" w:sz="5" w:space="0" w:color="000000"/>
              <w:bottom w:val="single" w:sz="5" w:space="0" w:color="000000"/>
              <w:right w:val="single" w:sz="5" w:space="0" w:color="000000"/>
            </w:tcBorders>
          </w:tcPr>
          <w:p w14:paraId="33E3DDB7" w14:textId="77777777" w:rsidR="008A6494" w:rsidRPr="008A6494" w:rsidRDefault="008A6494" w:rsidP="008A6494">
            <w:pPr>
              <w:spacing w:line="229" w:lineRule="exact"/>
              <w:ind w:left="102"/>
              <w:rPr>
                <w:rFonts w:ascii="Times New Roman" w:hAnsi="Times New Roman" w:cs="Times New Roman"/>
                <w:i/>
                <w:sz w:val="20"/>
                <w:szCs w:val="20"/>
              </w:rPr>
            </w:pPr>
            <w:r w:rsidRPr="008A6494">
              <w:rPr>
                <w:rFonts w:ascii="Times New Roman" w:hAnsi="Times New Roman" w:cs="Times New Roman"/>
                <w:i/>
                <w:sz w:val="20"/>
                <w:szCs w:val="20"/>
              </w:rPr>
              <w:t>PregnancyCheckupRecordType</w:t>
            </w:r>
          </w:p>
        </w:tc>
        <w:tc>
          <w:tcPr>
            <w:tcW w:w="3685" w:type="dxa"/>
            <w:tcBorders>
              <w:top w:val="single" w:sz="5" w:space="0" w:color="000000"/>
              <w:left w:val="single" w:sz="5" w:space="0" w:color="000000"/>
              <w:bottom w:val="single" w:sz="5" w:space="0" w:color="000000"/>
              <w:right w:val="single" w:sz="5" w:space="0" w:color="000000"/>
            </w:tcBorders>
          </w:tcPr>
          <w:p w14:paraId="47BD91F1"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4E94A9EF"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0..1</w:t>
            </w:r>
          </w:p>
        </w:tc>
      </w:tr>
      <w:tr w:rsidR="008A6494" w:rsidRPr="00907C9B" w14:paraId="49DBE171"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0DE0F4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../../../completeWeeksOfGestation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21FDC08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1ED101A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5338ECA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677C34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36481E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11D8F45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B2314A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1BDD5E4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8FDCB4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B8B7F0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0195935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241B82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Symfys-fundus mått [längd]</w:t>
            </w:r>
          </w:p>
        </w:tc>
        <w:tc>
          <w:tcPr>
            <w:tcW w:w="851" w:type="dxa"/>
            <w:tcBorders>
              <w:top w:val="single" w:sz="5" w:space="0" w:color="000000"/>
              <w:left w:val="single" w:sz="5" w:space="0" w:color="000000"/>
              <w:bottom w:val="single" w:sz="5" w:space="0" w:color="000000"/>
              <w:right w:val="single" w:sz="5" w:space="0" w:color="000000"/>
            </w:tcBorders>
          </w:tcPr>
          <w:p w14:paraId="0E43C58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6F0E9B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B6C003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19520CC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7BC05E3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Hb (Hemoglobin) [massa / volym]</w:t>
            </w:r>
          </w:p>
        </w:tc>
        <w:tc>
          <w:tcPr>
            <w:tcW w:w="851" w:type="dxa"/>
            <w:tcBorders>
              <w:top w:val="single" w:sz="5" w:space="0" w:color="000000"/>
              <w:left w:val="single" w:sz="5" w:space="0" w:color="000000"/>
              <w:bottom w:val="single" w:sz="5" w:space="0" w:color="000000"/>
              <w:right w:val="single" w:sz="5" w:space="0" w:color="000000"/>
            </w:tcBorders>
          </w:tcPr>
          <w:p w14:paraId="1DEA775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734DE7C"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342282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../../../bloodPressureSystolic</w:t>
            </w:r>
          </w:p>
        </w:tc>
        <w:tc>
          <w:tcPr>
            <w:tcW w:w="1843" w:type="dxa"/>
            <w:tcBorders>
              <w:top w:val="single" w:sz="5" w:space="0" w:color="000000"/>
              <w:left w:val="single" w:sz="5" w:space="0" w:color="000000"/>
              <w:bottom w:val="single" w:sz="5" w:space="0" w:color="000000"/>
              <w:right w:val="single" w:sz="5" w:space="0" w:color="000000"/>
            </w:tcBorders>
          </w:tcPr>
          <w:p w14:paraId="3C0A6B5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76C5551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0B5DC40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62507C2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48148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1247BAC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4D578A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C826B0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4A1B111F" w14:textId="77777777" w:rsidTr="00000D1C">
        <w:trPr>
          <w:trHeight w:hRule="exact" w:val="313"/>
          <w:tblHeader/>
        </w:trPr>
        <w:tc>
          <w:tcPr>
            <w:tcW w:w="2922" w:type="dxa"/>
            <w:tcBorders>
              <w:top w:val="single" w:sz="5" w:space="0" w:color="000000"/>
              <w:left w:val="single" w:sz="5" w:space="0" w:color="000000"/>
              <w:bottom w:val="single" w:sz="5" w:space="0" w:color="000000"/>
              <w:right w:val="single" w:sz="5" w:space="0" w:color="000000"/>
            </w:tcBorders>
          </w:tcPr>
          <w:p w14:paraId="7A35E631" w14:textId="4631D886" w:rsidR="00000D1C" w:rsidRPr="00000D1C" w:rsidRDefault="00000D1C" w:rsidP="008A6494">
            <w:pPr>
              <w:spacing w:line="229" w:lineRule="exact"/>
              <w:ind w:left="102"/>
              <w:rPr>
                <w:rFonts w:ascii="Times New Roman" w:hAnsi="Times New Roman" w:cs="Times New Roman"/>
                <w:szCs w:val="20"/>
              </w:rPr>
            </w:pPr>
            <w:r w:rsidRPr="00000D1C">
              <w:rPr>
                <w:rFonts w:ascii="Times New Roman" w:hAnsi="Times New Roman" w:cs="Times New Roman"/>
                <w:sz w:val="20"/>
                <w:szCs w:val="20"/>
                <w:highlight w:val="yellow"/>
              </w:rPr>
              <w:t>../../../plasmaGlucose</w:t>
            </w:r>
          </w:p>
        </w:tc>
        <w:tc>
          <w:tcPr>
            <w:tcW w:w="1843" w:type="dxa"/>
            <w:tcBorders>
              <w:top w:val="single" w:sz="5" w:space="0" w:color="000000"/>
              <w:left w:val="single" w:sz="5" w:space="0" w:color="000000"/>
              <w:bottom w:val="single" w:sz="5" w:space="0" w:color="000000"/>
              <w:right w:val="single" w:sz="5" w:space="0" w:color="000000"/>
            </w:tcBorders>
          </w:tcPr>
          <w:p w14:paraId="00CCE196" w14:textId="014C5404" w:rsidR="00000D1C" w:rsidRPr="00000D1C" w:rsidRDefault="00000D1C" w:rsidP="008A6494">
            <w:pPr>
              <w:spacing w:line="229" w:lineRule="exact"/>
              <w:ind w:left="102"/>
              <w:rPr>
                <w:rFonts w:ascii="Times New Roman" w:hAnsi="Times New Roman" w:cs="Times New Roman"/>
                <w:szCs w:val="20"/>
              </w:rPr>
            </w:pPr>
            <w:r w:rsidRPr="00000D1C">
              <w:rPr>
                <w:rFonts w:ascii="Times New Roman" w:hAnsi="Times New Roman" w:cs="Times New Roman"/>
                <w:sz w:val="20"/>
                <w:szCs w:val="20"/>
                <w:highlight w:val="yellow"/>
              </w:rPr>
              <w:t>MeasurementType</w:t>
            </w:r>
          </w:p>
        </w:tc>
        <w:tc>
          <w:tcPr>
            <w:tcW w:w="3685" w:type="dxa"/>
            <w:tcBorders>
              <w:top w:val="single" w:sz="5" w:space="0" w:color="000000"/>
              <w:left w:val="single" w:sz="5" w:space="0" w:color="000000"/>
              <w:bottom w:val="single" w:sz="5" w:space="0" w:color="000000"/>
              <w:right w:val="single" w:sz="5" w:space="0" w:color="000000"/>
            </w:tcBorders>
          </w:tcPr>
          <w:p w14:paraId="4EF6EDAA" w14:textId="683FCDEE" w:rsidR="00000D1C" w:rsidRPr="00000D1C" w:rsidRDefault="00000D1C" w:rsidP="008A6494">
            <w:pPr>
              <w:spacing w:line="226" w:lineRule="exact"/>
              <w:ind w:left="102"/>
              <w:rPr>
                <w:rFonts w:ascii="Times New Roman" w:hAnsi="Times New Roman" w:cs="Times New Roman"/>
                <w:spacing w:val="-1"/>
                <w:szCs w:val="20"/>
              </w:rPr>
            </w:pPr>
            <w:r w:rsidRPr="00000D1C">
              <w:rPr>
                <w:rFonts w:ascii="Times New Roman" w:hAnsi="Times New Roman" w:cs="Times New Roman"/>
                <w:spacing w:val="-1"/>
                <w:sz w:val="20"/>
                <w:szCs w:val="20"/>
                <w:highlight w:val="yellow"/>
              </w:rPr>
              <w:t>p-Glukos, blodsocker</w:t>
            </w:r>
          </w:p>
        </w:tc>
        <w:tc>
          <w:tcPr>
            <w:tcW w:w="851" w:type="dxa"/>
            <w:tcBorders>
              <w:top w:val="single" w:sz="5" w:space="0" w:color="000000"/>
              <w:left w:val="single" w:sz="5" w:space="0" w:color="000000"/>
              <w:bottom w:val="single" w:sz="5" w:space="0" w:color="000000"/>
              <w:right w:val="single" w:sz="5" w:space="0" w:color="000000"/>
            </w:tcBorders>
          </w:tcPr>
          <w:p w14:paraId="7208791C" w14:textId="72CC114E" w:rsidR="00000D1C" w:rsidRPr="00000D1C" w:rsidRDefault="00000D1C" w:rsidP="008A6494">
            <w:pPr>
              <w:spacing w:line="226" w:lineRule="exact"/>
              <w:ind w:left="102"/>
              <w:rPr>
                <w:rFonts w:ascii="Times New Roman" w:hAnsi="Times New Roman" w:cs="Times New Roman"/>
                <w:spacing w:val="-1"/>
                <w:szCs w:val="20"/>
              </w:rPr>
            </w:pPr>
            <w:r w:rsidRPr="00000D1C">
              <w:rPr>
                <w:rFonts w:ascii="Times New Roman" w:hAnsi="Times New Roman" w:cs="Times New Roman"/>
                <w:spacing w:val="-1"/>
                <w:sz w:val="20"/>
                <w:szCs w:val="20"/>
                <w:highlight w:val="yellow"/>
              </w:rPr>
              <w:t>0..1</w:t>
            </w:r>
          </w:p>
        </w:tc>
      </w:tr>
      <w:tr w:rsidR="00000D1C" w:rsidRPr="00907C9B" w14:paraId="4EE1879D" w14:textId="77777777" w:rsidTr="00000D1C">
        <w:trPr>
          <w:trHeight w:hRule="exact" w:val="417"/>
          <w:tblHeader/>
        </w:trPr>
        <w:tc>
          <w:tcPr>
            <w:tcW w:w="2922" w:type="dxa"/>
            <w:tcBorders>
              <w:top w:val="single" w:sz="5" w:space="0" w:color="000000"/>
              <w:left w:val="single" w:sz="5" w:space="0" w:color="000000"/>
              <w:bottom w:val="single" w:sz="5" w:space="0" w:color="000000"/>
              <w:right w:val="single" w:sz="5" w:space="0" w:color="000000"/>
            </w:tcBorders>
          </w:tcPr>
          <w:p w14:paraId="44B8B0C6" w14:textId="149B8481" w:rsidR="00000D1C" w:rsidRPr="00000D1C" w:rsidRDefault="00000D1C" w:rsidP="008A6494">
            <w:pPr>
              <w:spacing w:line="229" w:lineRule="exact"/>
              <w:ind w:left="102"/>
              <w:rPr>
                <w:rFonts w:ascii="Times New Roman" w:hAnsi="Times New Roman" w:cs="Times New Roman"/>
                <w:sz w:val="20"/>
                <w:szCs w:val="20"/>
              </w:rPr>
            </w:pPr>
            <w:r w:rsidRPr="00000D1C">
              <w:rPr>
                <w:rFonts w:ascii="Times New Roman" w:hAnsi="Times New Roman" w:cs="Times New Roman"/>
                <w:sz w:val="20"/>
                <w:szCs w:val="20"/>
                <w:highlight w:val="yellow"/>
              </w:rPr>
              <w:t>../../../../method</w:t>
            </w:r>
          </w:p>
        </w:tc>
        <w:tc>
          <w:tcPr>
            <w:tcW w:w="1843" w:type="dxa"/>
            <w:tcBorders>
              <w:top w:val="single" w:sz="5" w:space="0" w:color="000000"/>
              <w:left w:val="single" w:sz="5" w:space="0" w:color="000000"/>
              <w:bottom w:val="single" w:sz="5" w:space="0" w:color="000000"/>
              <w:right w:val="single" w:sz="5" w:space="0" w:color="000000"/>
            </w:tcBorders>
          </w:tcPr>
          <w:p w14:paraId="7C628161" w14:textId="32D177E3" w:rsidR="00000D1C" w:rsidRPr="00000D1C" w:rsidRDefault="00000D1C" w:rsidP="008A6494">
            <w:pPr>
              <w:spacing w:line="229" w:lineRule="exact"/>
              <w:ind w:left="102"/>
              <w:rPr>
                <w:rFonts w:ascii="Times New Roman" w:hAnsi="Times New Roman" w:cs="Times New Roman"/>
                <w:sz w:val="20"/>
                <w:szCs w:val="20"/>
              </w:rPr>
            </w:pPr>
            <w:r w:rsidRPr="00000D1C">
              <w:rPr>
                <w:rFonts w:ascii="Times New Roman" w:hAnsi="Times New Roman" w:cs="Times New Roman"/>
                <w:sz w:val="20"/>
                <w:szCs w:val="20"/>
                <w:highlight w:val="yellow"/>
              </w:rPr>
              <w:t>CVType</w:t>
            </w:r>
          </w:p>
        </w:tc>
        <w:tc>
          <w:tcPr>
            <w:tcW w:w="3685" w:type="dxa"/>
            <w:tcBorders>
              <w:top w:val="single" w:sz="5" w:space="0" w:color="000000"/>
              <w:left w:val="single" w:sz="5" w:space="0" w:color="000000"/>
              <w:bottom w:val="single" w:sz="5" w:space="0" w:color="000000"/>
              <w:right w:val="single" w:sz="5" w:space="0" w:color="000000"/>
            </w:tcBorders>
          </w:tcPr>
          <w:p w14:paraId="2BB292AE" w14:textId="4592696E" w:rsidR="00000D1C" w:rsidRPr="00000D1C" w:rsidRDefault="00000D1C" w:rsidP="008A6494">
            <w:pPr>
              <w:spacing w:line="226" w:lineRule="exact"/>
              <w:ind w:left="102"/>
              <w:rPr>
                <w:rFonts w:ascii="Times New Roman" w:hAnsi="Times New Roman" w:cs="Times New Roman"/>
                <w:spacing w:val="-1"/>
                <w:sz w:val="20"/>
                <w:szCs w:val="20"/>
              </w:rPr>
            </w:pPr>
            <w:r w:rsidRPr="00000D1C">
              <w:rPr>
                <w:rFonts w:ascii="Times New Roman" w:hAnsi="Times New Roman" w:cs="Times New Roman"/>
                <w:spacing w:val="-1"/>
                <w:sz w:val="20"/>
                <w:szCs w:val="20"/>
                <w:highlight w:val="yellow"/>
              </w:rPr>
              <w:t>NPU-kod som beskriver mätmetoden.</w:t>
            </w:r>
          </w:p>
        </w:tc>
        <w:tc>
          <w:tcPr>
            <w:tcW w:w="851" w:type="dxa"/>
            <w:tcBorders>
              <w:top w:val="single" w:sz="5" w:space="0" w:color="000000"/>
              <w:left w:val="single" w:sz="5" w:space="0" w:color="000000"/>
              <w:bottom w:val="single" w:sz="5" w:space="0" w:color="000000"/>
              <w:right w:val="single" w:sz="5" w:space="0" w:color="000000"/>
            </w:tcBorders>
          </w:tcPr>
          <w:p w14:paraId="7CB1DFBE" w14:textId="5C3E8F6A" w:rsidR="00000D1C" w:rsidRPr="00000D1C" w:rsidRDefault="00000D1C" w:rsidP="008A6494">
            <w:pPr>
              <w:spacing w:line="226" w:lineRule="exact"/>
              <w:ind w:left="102"/>
              <w:rPr>
                <w:rFonts w:ascii="Times New Roman" w:hAnsi="Times New Roman" w:cs="Times New Roman"/>
                <w:spacing w:val="-1"/>
                <w:sz w:val="20"/>
                <w:szCs w:val="20"/>
              </w:rPr>
            </w:pPr>
            <w:r w:rsidRPr="00000D1C">
              <w:rPr>
                <w:rFonts w:ascii="Times New Roman" w:hAnsi="Times New Roman" w:cs="Times New Roman"/>
                <w:spacing w:val="-1"/>
                <w:sz w:val="20"/>
                <w:szCs w:val="20"/>
                <w:highlight w:val="yellow"/>
              </w:rPr>
              <w:t>1..1</w:t>
            </w:r>
          </w:p>
        </w:tc>
      </w:tr>
      <w:tr w:rsidR="00000D1C" w:rsidRPr="00907C9B" w14:paraId="5B28B0A1" w14:textId="77777777" w:rsidTr="00000D1C">
        <w:trPr>
          <w:trHeight w:hRule="exact" w:val="578"/>
          <w:tblHeader/>
        </w:trPr>
        <w:tc>
          <w:tcPr>
            <w:tcW w:w="2922" w:type="dxa"/>
            <w:tcBorders>
              <w:top w:val="single" w:sz="5" w:space="0" w:color="000000"/>
              <w:left w:val="single" w:sz="5" w:space="0" w:color="000000"/>
              <w:bottom w:val="single" w:sz="5" w:space="0" w:color="000000"/>
              <w:right w:val="single" w:sz="5" w:space="0" w:color="000000"/>
            </w:tcBorders>
          </w:tcPr>
          <w:p w14:paraId="3D1C7B29" w14:textId="061B1B65" w:rsidR="00000D1C" w:rsidRPr="00000D1C" w:rsidRDefault="00000D1C" w:rsidP="008A6494">
            <w:pPr>
              <w:spacing w:line="229" w:lineRule="exact"/>
              <w:ind w:left="102"/>
              <w:rPr>
                <w:rFonts w:ascii="Times New Roman" w:hAnsi="Times New Roman" w:cs="Times New Roman"/>
                <w:sz w:val="20"/>
                <w:szCs w:val="20"/>
              </w:rPr>
            </w:pPr>
            <w:r w:rsidRPr="00000D1C">
              <w:rPr>
                <w:rFonts w:ascii="Times New Roman" w:hAnsi="Times New Roman" w:cs="Times New Roman"/>
                <w:sz w:val="20"/>
                <w:szCs w:val="20"/>
                <w:highlight w:val="yellow"/>
              </w:rPr>
              <w:t>../../../../value</w:t>
            </w:r>
          </w:p>
        </w:tc>
        <w:tc>
          <w:tcPr>
            <w:tcW w:w="1843" w:type="dxa"/>
            <w:tcBorders>
              <w:top w:val="single" w:sz="5" w:space="0" w:color="000000"/>
              <w:left w:val="single" w:sz="5" w:space="0" w:color="000000"/>
              <w:bottom w:val="single" w:sz="5" w:space="0" w:color="000000"/>
              <w:right w:val="single" w:sz="5" w:space="0" w:color="000000"/>
            </w:tcBorders>
          </w:tcPr>
          <w:p w14:paraId="08ADA7AB" w14:textId="0AF43FBC" w:rsidR="00000D1C" w:rsidRPr="00000D1C" w:rsidRDefault="00000D1C" w:rsidP="008A6494">
            <w:pPr>
              <w:spacing w:line="229" w:lineRule="exact"/>
              <w:ind w:left="102"/>
              <w:rPr>
                <w:rFonts w:ascii="Times New Roman" w:hAnsi="Times New Roman" w:cs="Times New Roman"/>
                <w:sz w:val="20"/>
                <w:szCs w:val="20"/>
              </w:rPr>
            </w:pPr>
            <w:r w:rsidRPr="00000D1C">
              <w:rPr>
                <w:rFonts w:ascii="Times New Roman" w:hAnsi="Times New Roman" w:cs="Times New Roman"/>
                <w:sz w:val="20"/>
                <w:szCs w:val="20"/>
                <w:highlight w:val="yellow"/>
              </w:rPr>
              <w:t>PQtype</w:t>
            </w:r>
          </w:p>
        </w:tc>
        <w:tc>
          <w:tcPr>
            <w:tcW w:w="3685" w:type="dxa"/>
            <w:tcBorders>
              <w:top w:val="single" w:sz="5" w:space="0" w:color="000000"/>
              <w:left w:val="single" w:sz="5" w:space="0" w:color="000000"/>
              <w:bottom w:val="single" w:sz="5" w:space="0" w:color="000000"/>
              <w:right w:val="single" w:sz="5" w:space="0" w:color="000000"/>
            </w:tcBorders>
          </w:tcPr>
          <w:p w14:paraId="76DEDDAD" w14:textId="77777777" w:rsidR="00000D1C" w:rsidRPr="00000D1C" w:rsidRDefault="00000D1C" w:rsidP="005B612A">
            <w:pPr>
              <w:spacing w:line="226" w:lineRule="exact"/>
              <w:ind w:left="102"/>
              <w:rPr>
                <w:rFonts w:ascii="Times New Roman" w:hAnsi="Times New Roman" w:cs="Times New Roman"/>
                <w:spacing w:val="-1"/>
                <w:sz w:val="20"/>
                <w:szCs w:val="20"/>
                <w:highlight w:val="yellow"/>
              </w:rPr>
            </w:pPr>
            <w:r w:rsidRPr="00000D1C">
              <w:rPr>
                <w:rFonts w:ascii="Times New Roman" w:hAnsi="Times New Roman" w:cs="Times New Roman"/>
                <w:spacing w:val="-1"/>
                <w:sz w:val="20"/>
                <w:szCs w:val="20"/>
                <w:highlight w:val="yellow"/>
              </w:rPr>
              <w:t>p-glukos – blodsocker [antal / volym]</w:t>
            </w:r>
          </w:p>
          <w:p w14:paraId="281B1FDA" w14:textId="5EEB3779" w:rsidR="00000D1C" w:rsidRPr="00000D1C" w:rsidRDefault="00000D1C" w:rsidP="008A6494">
            <w:pPr>
              <w:spacing w:line="226" w:lineRule="exact"/>
              <w:ind w:left="102"/>
              <w:rPr>
                <w:rFonts w:ascii="Times New Roman" w:hAnsi="Times New Roman" w:cs="Times New Roman"/>
                <w:spacing w:val="-1"/>
                <w:sz w:val="20"/>
                <w:szCs w:val="20"/>
              </w:rPr>
            </w:pPr>
            <w:r w:rsidRPr="00000D1C">
              <w:rPr>
                <w:rFonts w:ascii="Times New Roman" w:hAnsi="Times New Roman" w:cs="Times New Roman"/>
                <w:spacing w:val="-1"/>
                <w:sz w:val="20"/>
                <w:szCs w:val="20"/>
                <w:highlight w:val="yellow"/>
              </w:rPr>
              <w:t>Förväntad enhet är mmol/l.</w:t>
            </w:r>
          </w:p>
        </w:tc>
        <w:tc>
          <w:tcPr>
            <w:tcW w:w="851" w:type="dxa"/>
            <w:tcBorders>
              <w:top w:val="single" w:sz="5" w:space="0" w:color="000000"/>
              <w:left w:val="single" w:sz="5" w:space="0" w:color="000000"/>
              <w:bottom w:val="single" w:sz="5" w:space="0" w:color="000000"/>
              <w:right w:val="single" w:sz="5" w:space="0" w:color="000000"/>
            </w:tcBorders>
          </w:tcPr>
          <w:p w14:paraId="33A1A44B" w14:textId="475C31BF" w:rsidR="00000D1C" w:rsidRPr="00000D1C" w:rsidRDefault="00000D1C" w:rsidP="008A6494">
            <w:pPr>
              <w:spacing w:line="226" w:lineRule="exact"/>
              <w:ind w:left="102"/>
              <w:rPr>
                <w:rFonts w:ascii="Times New Roman" w:hAnsi="Times New Roman" w:cs="Times New Roman"/>
                <w:spacing w:val="-1"/>
                <w:sz w:val="20"/>
                <w:szCs w:val="20"/>
              </w:rPr>
            </w:pPr>
            <w:r w:rsidRPr="00000D1C">
              <w:rPr>
                <w:rFonts w:ascii="Times New Roman" w:hAnsi="Times New Roman" w:cs="Times New Roman"/>
                <w:spacing w:val="-1"/>
                <w:sz w:val="20"/>
                <w:szCs w:val="20"/>
                <w:highlight w:val="yellow"/>
              </w:rPr>
              <w:t>1..1</w:t>
            </w:r>
          </w:p>
        </w:tc>
      </w:tr>
      <w:tr w:rsidR="00000D1C" w:rsidRPr="00907C9B" w14:paraId="77295A84" w14:textId="77777777" w:rsidTr="008A6494">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430CF318"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../../../fetalPosition</w:t>
            </w:r>
          </w:p>
        </w:tc>
        <w:tc>
          <w:tcPr>
            <w:tcW w:w="1843" w:type="dxa"/>
            <w:tcBorders>
              <w:top w:val="single" w:sz="5" w:space="0" w:color="000000"/>
              <w:left w:val="single" w:sz="5" w:space="0" w:color="000000"/>
              <w:bottom w:val="single" w:sz="5" w:space="0" w:color="000000"/>
              <w:right w:val="single" w:sz="5" w:space="0" w:color="000000"/>
            </w:tcBorders>
          </w:tcPr>
          <w:p w14:paraId="62D6BB0E"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FetalPositionCodeEnum</w:t>
            </w:r>
          </w:p>
          <w:p w14:paraId="62D2F208" w14:textId="77777777" w:rsidR="00000D1C" w:rsidRPr="008A6494" w:rsidRDefault="00000D1C"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19C16F7"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Fosterläge enligt kodverk:</w:t>
            </w:r>
          </w:p>
          <w:p w14:paraId="6C29D772" w14:textId="77777777" w:rsidR="00000D1C" w:rsidRPr="008A6494" w:rsidRDefault="00000D1C" w:rsidP="008A6494">
            <w:pPr>
              <w:spacing w:line="226" w:lineRule="exact"/>
              <w:ind w:left="102"/>
              <w:rPr>
                <w:rFonts w:ascii="Times New Roman" w:hAnsi="Times New Roman" w:cs="Times New Roman"/>
                <w:spacing w:val="-1"/>
                <w:sz w:val="20"/>
                <w:szCs w:val="20"/>
              </w:rPr>
            </w:pPr>
          </w:p>
          <w:p w14:paraId="1C3B28D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 head (huvud )</w:t>
            </w:r>
          </w:p>
          <w:p w14:paraId="2499FC99"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breech (säte)</w:t>
            </w:r>
          </w:p>
          <w:p w14:paraId="427C3A2C"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2 = oblique (snedläge) </w:t>
            </w:r>
          </w:p>
          <w:p w14:paraId="32D0737D"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3 = transverse (tvärläge)</w:t>
            </w:r>
          </w:p>
          <w:p w14:paraId="01EB6385" w14:textId="77777777" w:rsidR="00000D1C" w:rsidRPr="008A6494" w:rsidRDefault="00000D1C" w:rsidP="008A6494">
            <w:pPr>
              <w:spacing w:line="226" w:lineRule="exact"/>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55A861"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146F8C63" w14:textId="77777777" w:rsidTr="008A6494">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08828386"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11FC720A"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FetalPresentationCodeEnum</w:t>
            </w:r>
          </w:p>
        </w:tc>
        <w:tc>
          <w:tcPr>
            <w:tcW w:w="3685" w:type="dxa"/>
            <w:tcBorders>
              <w:top w:val="single" w:sz="5" w:space="0" w:color="000000"/>
              <w:left w:val="single" w:sz="5" w:space="0" w:color="000000"/>
              <w:bottom w:val="single" w:sz="5" w:space="0" w:color="000000"/>
              <w:right w:val="single" w:sz="5" w:space="0" w:color="000000"/>
            </w:tcBorders>
          </w:tcPr>
          <w:p w14:paraId="1CAFB29E"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Föregående fosterdel enligt kodverk:</w:t>
            </w:r>
          </w:p>
          <w:p w14:paraId="1B6407BB" w14:textId="77777777" w:rsidR="00000D1C" w:rsidRPr="008A6494" w:rsidRDefault="00000D1C" w:rsidP="008A6494">
            <w:pPr>
              <w:spacing w:line="226" w:lineRule="exact"/>
              <w:ind w:left="102"/>
              <w:rPr>
                <w:rFonts w:ascii="Times New Roman" w:hAnsi="Times New Roman" w:cs="Times New Roman"/>
                <w:spacing w:val="-1"/>
                <w:sz w:val="20"/>
                <w:szCs w:val="20"/>
              </w:rPr>
            </w:pPr>
          </w:p>
          <w:p w14:paraId="67894A7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mobile (rörligt),</w:t>
            </w:r>
          </w:p>
          <w:p w14:paraId="18FB1758"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movable (ruckbart),</w:t>
            </w:r>
          </w:p>
          <w:p w14:paraId="73BB497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2 = fixed (fix)</w:t>
            </w:r>
          </w:p>
        </w:tc>
        <w:tc>
          <w:tcPr>
            <w:tcW w:w="851" w:type="dxa"/>
            <w:tcBorders>
              <w:top w:val="single" w:sz="5" w:space="0" w:color="000000"/>
              <w:left w:val="single" w:sz="5" w:space="0" w:color="000000"/>
              <w:bottom w:val="single" w:sz="5" w:space="0" w:color="000000"/>
              <w:right w:val="single" w:sz="5" w:space="0" w:color="000000"/>
            </w:tcBorders>
          </w:tcPr>
          <w:p w14:paraId="72FDFA12"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0498E0E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669719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66371CC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B57A1E2"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Fosterljud, hjärtslag, ex. bpm [frekvens]</w:t>
            </w:r>
          </w:p>
        </w:tc>
        <w:tc>
          <w:tcPr>
            <w:tcW w:w="851" w:type="dxa"/>
            <w:tcBorders>
              <w:top w:val="single" w:sz="5" w:space="0" w:color="000000"/>
              <w:left w:val="single" w:sz="5" w:space="0" w:color="000000"/>
              <w:bottom w:val="single" w:sz="5" w:space="0" w:color="000000"/>
              <w:right w:val="single" w:sz="5" w:space="0" w:color="000000"/>
            </w:tcBorders>
          </w:tcPr>
          <w:p w14:paraId="1BEA3FA8"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3533829E" w14:textId="77777777" w:rsidTr="008A649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77F7F133"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../../../typeOfLeave</w:t>
            </w:r>
          </w:p>
        </w:tc>
        <w:tc>
          <w:tcPr>
            <w:tcW w:w="1843" w:type="dxa"/>
            <w:tcBorders>
              <w:top w:val="single" w:sz="5" w:space="0" w:color="000000"/>
              <w:left w:val="single" w:sz="5" w:space="0" w:color="000000"/>
              <w:bottom w:val="single" w:sz="5" w:space="0" w:color="000000"/>
              <w:right w:val="single" w:sz="5" w:space="0" w:color="000000"/>
            </w:tcBorders>
          </w:tcPr>
          <w:p w14:paraId="7DED2D1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0EE76CB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Typ av ledighet enligt kodverk</w:t>
            </w:r>
          </w:p>
          <w:p w14:paraId="5F41E26C" w14:textId="77777777" w:rsidR="00000D1C" w:rsidRPr="008A6494" w:rsidRDefault="00000D1C" w:rsidP="008A6494">
            <w:pPr>
              <w:spacing w:line="226" w:lineRule="exact"/>
              <w:ind w:left="102"/>
              <w:rPr>
                <w:rFonts w:ascii="Times New Roman" w:hAnsi="Times New Roman" w:cs="Times New Roman"/>
                <w:spacing w:val="-1"/>
                <w:sz w:val="20"/>
                <w:szCs w:val="20"/>
              </w:rPr>
            </w:pPr>
          </w:p>
          <w:p w14:paraId="7D982970"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 Sjukskrivning,</w:t>
            </w:r>
          </w:p>
          <w:p w14:paraId="517AB69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Havandekapsledighet,</w:t>
            </w:r>
          </w:p>
          <w:p w14:paraId="6BBB4692"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2 = Föräldrarledighet</w:t>
            </w:r>
          </w:p>
        </w:tc>
        <w:tc>
          <w:tcPr>
            <w:tcW w:w="851" w:type="dxa"/>
            <w:tcBorders>
              <w:top w:val="single" w:sz="5" w:space="0" w:color="000000"/>
              <w:left w:val="single" w:sz="5" w:space="0" w:color="000000"/>
              <w:bottom w:val="single" w:sz="5" w:space="0" w:color="000000"/>
              <w:right w:val="single" w:sz="5" w:space="0" w:color="000000"/>
            </w:tcBorders>
          </w:tcPr>
          <w:p w14:paraId="0A8F441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2522D41A" w14:textId="77777777" w:rsidTr="008A6494">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1426A897"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../../../medicationSinceRegistration</w:t>
            </w:r>
          </w:p>
        </w:tc>
        <w:tc>
          <w:tcPr>
            <w:tcW w:w="1843" w:type="dxa"/>
            <w:tcBorders>
              <w:top w:val="single" w:sz="5" w:space="0" w:color="000000"/>
              <w:left w:val="single" w:sz="5" w:space="0" w:color="000000"/>
              <w:bottom w:val="single" w:sz="5" w:space="0" w:color="000000"/>
              <w:right w:val="single" w:sz="5" w:space="0" w:color="000000"/>
            </w:tcBorders>
          </w:tcPr>
          <w:p w14:paraId="2A1E5D6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9F138BD"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Läkemedel (även kostpreparat) som administrerats sedan registreringen / föregående ”checkup”.</w:t>
            </w:r>
          </w:p>
        </w:tc>
        <w:tc>
          <w:tcPr>
            <w:tcW w:w="851" w:type="dxa"/>
            <w:tcBorders>
              <w:top w:val="single" w:sz="5" w:space="0" w:color="000000"/>
              <w:left w:val="single" w:sz="5" w:space="0" w:color="000000"/>
              <w:bottom w:val="single" w:sz="5" w:space="0" w:color="000000"/>
              <w:right w:val="single" w:sz="5" w:space="0" w:color="000000"/>
            </w:tcBorders>
          </w:tcPr>
          <w:p w14:paraId="661A971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4E767AB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42FAA4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../../../../medicament</w:t>
            </w:r>
          </w:p>
        </w:tc>
        <w:tc>
          <w:tcPr>
            <w:tcW w:w="1843" w:type="dxa"/>
            <w:tcBorders>
              <w:top w:val="single" w:sz="5" w:space="0" w:color="000000"/>
              <w:left w:val="single" w:sz="5" w:space="0" w:color="000000"/>
              <w:bottom w:val="single" w:sz="5" w:space="0" w:color="000000"/>
              <w:right w:val="single" w:sz="5" w:space="0" w:color="000000"/>
            </w:tcBorders>
          </w:tcPr>
          <w:p w14:paraId="73A3846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31A9EB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0F477061"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p w14:paraId="42AEFEEC" w14:textId="77777777" w:rsidR="00000D1C" w:rsidRPr="008A6494" w:rsidRDefault="00000D1C" w:rsidP="008A6494">
            <w:pPr>
              <w:spacing w:line="226" w:lineRule="exact"/>
              <w:ind w:left="102"/>
              <w:rPr>
                <w:rFonts w:ascii="Times New Roman" w:hAnsi="Times New Roman" w:cs="Times New Roman"/>
                <w:spacing w:val="-1"/>
                <w:sz w:val="20"/>
                <w:szCs w:val="20"/>
              </w:rPr>
            </w:pPr>
          </w:p>
        </w:tc>
      </w:tr>
      <w:tr w:rsidR="00000D1C" w:rsidRPr="00907C9B" w14:paraId="73023BA6"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4F06FD"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../../../../dosage</w:t>
            </w:r>
          </w:p>
        </w:tc>
        <w:tc>
          <w:tcPr>
            <w:tcW w:w="1843" w:type="dxa"/>
            <w:tcBorders>
              <w:top w:val="single" w:sz="5" w:space="0" w:color="000000"/>
              <w:left w:val="single" w:sz="5" w:space="0" w:color="000000"/>
              <w:bottom w:val="single" w:sz="5" w:space="0" w:color="000000"/>
              <w:right w:val="single" w:sz="5" w:space="0" w:color="000000"/>
            </w:tcBorders>
          </w:tcPr>
          <w:p w14:paraId="1CCBF473"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76D9FC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39700B1"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5A646F19" w14:textId="77777777" w:rsidTr="008A6494">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37B735BC" w14:textId="77777777" w:rsidR="00000D1C" w:rsidRPr="008A6494" w:rsidRDefault="00000D1C"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952C77" w14:textId="77777777" w:rsidR="00000D1C" w:rsidRPr="008A6494" w:rsidRDefault="00000D1C"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7D7896E" w14:textId="77777777" w:rsidR="00000D1C" w:rsidRPr="008A6494" w:rsidRDefault="00000D1C"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2BFFD47" w14:textId="77777777" w:rsidR="00000D1C" w:rsidRPr="008A6494" w:rsidRDefault="00000D1C" w:rsidP="008A6494">
            <w:pPr>
              <w:spacing w:line="226" w:lineRule="exact"/>
              <w:ind w:left="102"/>
              <w:rPr>
                <w:rFonts w:ascii="Times New Roman" w:hAnsi="Times New Roman" w:cs="Times New Roman"/>
                <w:spacing w:val="-1"/>
                <w:sz w:val="20"/>
                <w:szCs w:val="20"/>
              </w:rPr>
            </w:pPr>
          </w:p>
        </w:tc>
      </w:tr>
      <w:tr w:rsidR="00000D1C" w:rsidRPr="00907C9B" w14:paraId="20ED796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06F7E9" w14:textId="77777777" w:rsidR="00000D1C" w:rsidRPr="008A6494" w:rsidRDefault="00000D1C" w:rsidP="008A6494">
            <w:pPr>
              <w:spacing w:line="229" w:lineRule="exact"/>
              <w:ind w:left="102"/>
              <w:rPr>
                <w:rFonts w:ascii="Times New Roman" w:hAnsi="Times New Roman" w:cs="Times New Roman"/>
                <w:b/>
                <w:i/>
                <w:sz w:val="20"/>
                <w:szCs w:val="20"/>
              </w:rPr>
            </w:pPr>
            <w:r w:rsidRPr="008A6494">
              <w:rPr>
                <w:rFonts w:ascii="Times New Roman" w:hAnsi="Times New Roman" w:cs="Times New Roman"/>
                <w:b/>
                <w:i/>
                <w:sz w:val="20"/>
                <w:szCs w:val="20"/>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586179B7" w14:textId="77777777" w:rsidR="00000D1C" w:rsidRPr="008A6494" w:rsidRDefault="00000D1C" w:rsidP="008A6494">
            <w:pPr>
              <w:spacing w:line="229" w:lineRule="exact"/>
              <w:ind w:left="102"/>
              <w:rPr>
                <w:rFonts w:ascii="Times New Roman" w:hAnsi="Times New Roman" w:cs="Times New Roman"/>
                <w:i/>
                <w:sz w:val="20"/>
                <w:szCs w:val="20"/>
              </w:rPr>
            </w:pPr>
            <w:r w:rsidRPr="008A6494">
              <w:rPr>
                <w:rFonts w:ascii="Times New Roman" w:hAnsi="Times New Roman" w:cs="Times New Roman"/>
                <w:i/>
                <w:sz w:val="20"/>
                <w:szCs w:val="20"/>
              </w:rPr>
              <w:t>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2E8733AE" w14:textId="77777777" w:rsidR="00000D1C" w:rsidRPr="008A6494" w:rsidRDefault="00000D1C"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13D657A8" w14:textId="77777777" w:rsidR="00000D1C" w:rsidRPr="008A6494" w:rsidRDefault="00000D1C"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0..1</w:t>
            </w:r>
          </w:p>
        </w:tc>
      </w:tr>
      <w:tr w:rsidR="00000D1C" w:rsidRPr="00907C9B" w14:paraId="491772F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1577F8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../../../motherPostDeliveryRecord</w:t>
            </w:r>
          </w:p>
        </w:tc>
        <w:tc>
          <w:tcPr>
            <w:tcW w:w="1843" w:type="dxa"/>
            <w:tcBorders>
              <w:top w:val="single" w:sz="5" w:space="0" w:color="000000"/>
              <w:left w:val="single" w:sz="5" w:space="0" w:color="000000"/>
              <w:bottom w:val="single" w:sz="5" w:space="0" w:color="000000"/>
              <w:right w:val="single" w:sz="5" w:space="0" w:color="000000"/>
            </w:tcBorders>
          </w:tcPr>
          <w:p w14:paraId="24C3EB0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MotherPostDeliveryRecordType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0B1B6F77"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368FE380"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000D1C" w:rsidRPr="00907C9B" w14:paraId="0E684E4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3A2B39E"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../../../../breastfeeding</w:t>
            </w:r>
          </w:p>
          <w:p w14:paraId="33D18339" w14:textId="77777777" w:rsidR="00000D1C" w:rsidRPr="008A6494" w:rsidRDefault="00000D1C"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A3FED9"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397475D7"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Ammar (true/false)</w:t>
            </w:r>
          </w:p>
        </w:tc>
        <w:tc>
          <w:tcPr>
            <w:tcW w:w="851" w:type="dxa"/>
            <w:tcBorders>
              <w:top w:val="single" w:sz="5" w:space="0" w:color="000000"/>
              <w:left w:val="single" w:sz="5" w:space="0" w:color="000000"/>
              <w:bottom w:val="single" w:sz="5" w:space="0" w:color="000000"/>
              <w:right w:val="single" w:sz="5" w:space="0" w:color="000000"/>
            </w:tcBorders>
          </w:tcPr>
          <w:p w14:paraId="43D99CFC"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14566CF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28F043B"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../../../../bloodPressureSystolic</w:t>
            </w:r>
          </w:p>
          <w:p w14:paraId="53A2257F" w14:textId="77777777" w:rsidR="00000D1C" w:rsidRPr="008A6494" w:rsidRDefault="00000D1C"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E855FB8"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2DB5BC82"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300D969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5A817D6E"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29EA787"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2B8DCC8C"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79ECDCE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0EE3F6D8"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5C95B34"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4B5D14F"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3E2B9034"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2847DFD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Haemoglobin, t.ex. g/L [massa / volym]</w:t>
            </w:r>
          </w:p>
        </w:tc>
        <w:tc>
          <w:tcPr>
            <w:tcW w:w="851" w:type="dxa"/>
            <w:tcBorders>
              <w:top w:val="single" w:sz="5" w:space="0" w:color="000000"/>
              <w:left w:val="single" w:sz="5" w:space="0" w:color="000000"/>
              <w:bottom w:val="single" w:sz="5" w:space="0" w:color="000000"/>
              <w:right w:val="single" w:sz="5" w:space="0" w:color="000000"/>
            </w:tcBorders>
          </w:tcPr>
          <w:p w14:paraId="68627FAF"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5EC78033"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8BCB2AE"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3A1FA06B"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59EF3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Sår/bristningar/klipp utan anmärkning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173B736B"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1F3CF068"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68E0470"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314D0359"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72862BD2"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Suturer borttagna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4C03DD"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023DB7E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DF8551"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D0A75D4"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557142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Bäckenbotten utan anmärkning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8AD7A69"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3E4DFBC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C41340"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../../../../vulvaVaginaPortioOK</w:t>
            </w:r>
          </w:p>
        </w:tc>
        <w:tc>
          <w:tcPr>
            <w:tcW w:w="1843" w:type="dxa"/>
            <w:tcBorders>
              <w:top w:val="single" w:sz="5" w:space="0" w:color="000000"/>
              <w:left w:val="single" w:sz="5" w:space="0" w:color="000000"/>
              <w:bottom w:val="single" w:sz="5" w:space="0" w:color="000000"/>
              <w:right w:val="single" w:sz="5" w:space="0" w:color="000000"/>
            </w:tcBorders>
          </w:tcPr>
          <w:p w14:paraId="41232FEE"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7DF29858"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vulvaVaginaPortio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5ECB74D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1E2CEB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C1BAF1"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../../../../uterusContracted</w:t>
            </w:r>
          </w:p>
        </w:tc>
        <w:tc>
          <w:tcPr>
            <w:tcW w:w="1843" w:type="dxa"/>
            <w:tcBorders>
              <w:top w:val="single" w:sz="5" w:space="0" w:color="000000"/>
              <w:left w:val="single" w:sz="5" w:space="0" w:color="000000"/>
              <w:bottom w:val="single" w:sz="5" w:space="0" w:color="000000"/>
              <w:right w:val="single" w:sz="5" w:space="0" w:color="000000"/>
            </w:tcBorders>
          </w:tcPr>
          <w:p w14:paraId="332D96B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76FC3BF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Uterus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4595E0ED"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25C973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154E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3AC285D2"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3949EB5" w14:textId="77777777" w:rsidR="00000D1C" w:rsidRPr="008A6494" w:rsidRDefault="00000D1C" w:rsidP="008A6494">
            <w:pPr>
              <w:spacing w:line="226" w:lineRule="exact"/>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Kommentar till uterus med anmärkning. Kan endast anges då </w:t>
            </w:r>
            <w:r w:rsidRPr="008A6494">
              <w:rPr>
                <w:rFonts w:ascii="Times New Roman" w:hAnsi="Times New Roman" w:cs="Times New Roman"/>
                <w:sz w:val="20"/>
                <w:szCs w:val="20"/>
              </w:rPr>
              <w:t>uterusContracted</w:t>
            </w:r>
            <w:r w:rsidRPr="008A6494">
              <w:rPr>
                <w:rFonts w:ascii="Times New Roman" w:hAnsi="Times New Roman" w:cs="Times New Roman"/>
                <w:spacing w:val="-1"/>
                <w:sz w:val="20"/>
                <w:szCs w:val="20"/>
              </w:rPr>
              <w:t xml:space="preserve"> = false</w:t>
            </w:r>
          </w:p>
        </w:tc>
        <w:tc>
          <w:tcPr>
            <w:tcW w:w="851" w:type="dxa"/>
            <w:tcBorders>
              <w:top w:val="single" w:sz="5" w:space="0" w:color="000000"/>
              <w:left w:val="single" w:sz="5" w:space="0" w:color="000000"/>
              <w:bottom w:val="single" w:sz="5" w:space="0" w:color="000000"/>
              <w:right w:val="single" w:sz="5" w:space="0" w:color="000000"/>
            </w:tcBorders>
          </w:tcPr>
          <w:p w14:paraId="0799624B"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05BE3C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22B748"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../../../childPostDeliveryRecord</w:t>
            </w:r>
          </w:p>
        </w:tc>
        <w:tc>
          <w:tcPr>
            <w:tcW w:w="1843" w:type="dxa"/>
            <w:tcBorders>
              <w:top w:val="single" w:sz="5" w:space="0" w:color="000000"/>
              <w:left w:val="single" w:sz="5" w:space="0" w:color="000000"/>
              <w:bottom w:val="single" w:sz="5" w:space="0" w:color="000000"/>
              <w:right w:val="single" w:sz="5" w:space="0" w:color="000000"/>
            </w:tcBorders>
          </w:tcPr>
          <w:p w14:paraId="2FDE20DF"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ChildPostDeliveryRecordTypeType</w:t>
            </w:r>
          </w:p>
        </w:tc>
        <w:tc>
          <w:tcPr>
            <w:tcW w:w="3685" w:type="dxa"/>
            <w:tcBorders>
              <w:top w:val="single" w:sz="5" w:space="0" w:color="000000"/>
              <w:left w:val="single" w:sz="5" w:space="0" w:color="000000"/>
              <w:bottom w:val="single" w:sz="5" w:space="0" w:color="000000"/>
              <w:right w:val="single" w:sz="5" w:space="0" w:color="000000"/>
            </w:tcBorders>
          </w:tcPr>
          <w:p w14:paraId="779FCB13"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Efterskötningsjournal,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483E7D5B"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w:t>
            </w:r>
          </w:p>
        </w:tc>
      </w:tr>
      <w:tr w:rsidR="00000D1C" w:rsidRPr="00907C9B" w14:paraId="0E90ECC1"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3EFDDA"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0B9D4786"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integer</w:t>
            </w:r>
          </w:p>
        </w:tc>
        <w:tc>
          <w:tcPr>
            <w:tcW w:w="3685" w:type="dxa"/>
            <w:tcBorders>
              <w:top w:val="single" w:sz="5" w:space="0" w:color="000000"/>
              <w:left w:val="single" w:sz="5" w:space="0" w:color="000000"/>
              <w:bottom w:val="single" w:sz="5" w:space="0" w:color="000000"/>
              <w:right w:val="single" w:sz="5" w:space="0" w:color="000000"/>
            </w:tcBorders>
          </w:tcPr>
          <w:p w14:paraId="2BCDA36B"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B03098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000D1C" w:rsidRPr="00907C9B" w14:paraId="5EDDAEF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D7512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27508392"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56D43DB9"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2750B933"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75337354"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98D5673"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3E3A6021"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6086B09F"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Apgar (0..10) efter 1 minut</w:t>
            </w:r>
          </w:p>
        </w:tc>
        <w:tc>
          <w:tcPr>
            <w:tcW w:w="851" w:type="dxa"/>
            <w:tcBorders>
              <w:top w:val="single" w:sz="5" w:space="0" w:color="000000"/>
              <w:left w:val="single" w:sz="5" w:space="0" w:color="000000"/>
              <w:bottom w:val="single" w:sz="5" w:space="0" w:color="000000"/>
              <w:right w:val="single" w:sz="5" w:space="0" w:color="000000"/>
            </w:tcBorders>
          </w:tcPr>
          <w:p w14:paraId="2A32AD6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75EDECDF"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1DC43B8"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0A1EBA65"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57E17248"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Apgar (0..10) efter 5 minuter</w:t>
            </w:r>
          </w:p>
        </w:tc>
        <w:tc>
          <w:tcPr>
            <w:tcW w:w="851" w:type="dxa"/>
            <w:tcBorders>
              <w:top w:val="single" w:sz="5" w:space="0" w:color="000000"/>
              <w:left w:val="single" w:sz="5" w:space="0" w:color="000000"/>
              <w:bottom w:val="single" w:sz="5" w:space="0" w:color="000000"/>
              <w:right w:val="single" w:sz="5" w:space="0" w:color="000000"/>
            </w:tcBorders>
          </w:tcPr>
          <w:p w14:paraId="7EEA19D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FA37EC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3A527D0"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31F539B2"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27B3210E"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Apgar (0..10) efter 10 minuter</w:t>
            </w:r>
          </w:p>
        </w:tc>
        <w:tc>
          <w:tcPr>
            <w:tcW w:w="851" w:type="dxa"/>
            <w:tcBorders>
              <w:top w:val="single" w:sz="5" w:space="0" w:color="000000"/>
              <w:left w:val="single" w:sz="5" w:space="0" w:color="000000"/>
              <w:bottom w:val="single" w:sz="5" w:space="0" w:color="000000"/>
              <w:right w:val="single" w:sz="5" w:space="0" w:color="000000"/>
            </w:tcBorders>
          </w:tcPr>
          <w:p w14:paraId="1E07E331"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bl>
    <w:p w14:paraId="65671A9A" w14:textId="77777777" w:rsidR="008A6494" w:rsidRDefault="008A6494" w:rsidP="00D4194A"/>
    <w:p w14:paraId="2C4B7E5D" w14:textId="77777777" w:rsidR="00E13C32" w:rsidRDefault="00E13C32" w:rsidP="00E13C32">
      <w:pPr>
        <w:pStyle w:val="Heading3"/>
      </w:pPr>
      <w:bookmarkStart w:id="476" w:name="_Toc254858650"/>
      <w:r>
        <w:t>Övriga regler</w:t>
      </w:r>
      <w:bookmarkEnd w:id="476"/>
    </w:p>
    <w:p w14:paraId="673B6D88" w14:textId="77777777" w:rsidR="00E13C32" w:rsidRDefault="00E13C32" w:rsidP="00E13C32">
      <w:r>
        <w:t xml:space="preserve">Inga fältregler utöver de som är beskrivna ovan. </w:t>
      </w:r>
    </w:p>
    <w:p w14:paraId="6DE5D9A3" w14:textId="77777777" w:rsidR="00E13C32" w:rsidRDefault="00E13C32" w:rsidP="00E13C32">
      <w:pPr>
        <w:rPr>
          <w:color w:val="4F81BD" w:themeColor="accent1"/>
        </w:rPr>
      </w:pPr>
    </w:p>
    <w:p w14:paraId="25DB3D40" w14:textId="77777777" w:rsidR="00E13C32" w:rsidRPr="00776D68" w:rsidRDefault="00E13C32" w:rsidP="00E13C32">
      <w:pPr>
        <w:pStyle w:val="Heading4"/>
      </w:pPr>
      <w:r w:rsidRPr="00776D68">
        <w:t>Icke funktionella krav</w:t>
      </w:r>
    </w:p>
    <w:p w14:paraId="66C97D9D" w14:textId="77777777" w:rsidR="00E13C32" w:rsidRPr="00E146AE" w:rsidRDefault="00E13C32" w:rsidP="00E13C32">
      <w:r w:rsidRPr="00E146AE">
        <w:t>Inga övriga icke funktionella krav.</w:t>
      </w:r>
    </w:p>
    <w:p w14:paraId="5AE4E72B" w14:textId="77777777" w:rsidR="00E13C32" w:rsidRPr="00776D68" w:rsidRDefault="00E13C32" w:rsidP="00E13C32">
      <w:pPr>
        <w:pStyle w:val="Heading5"/>
      </w:pPr>
      <w:r w:rsidRPr="00776D68">
        <w:t>SLA-krav</w:t>
      </w:r>
    </w:p>
    <w:p w14:paraId="1A85557C" w14:textId="77777777" w:rsidR="00E13C32" w:rsidRDefault="00E13C32" w:rsidP="00E13C32">
      <w:r w:rsidRPr="00E146AE">
        <w:t>Inga avvikande SLA-krav</w:t>
      </w:r>
      <w:r>
        <w:t>.</w:t>
      </w:r>
      <w:r>
        <w:rPr>
          <w:rFonts w:eastAsia="Times New Roman"/>
          <w:bCs/>
          <w:sz w:val="30"/>
          <w:szCs w:val="28"/>
        </w:rPr>
        <w:t xml:space="preserve"> </w:t>
      </w:r>
    </w:p>
    <w:p w14:paraId="3F748254" w14:textId="77777777" w:rsidR="008A6494" w:rsidRDefault="008A6494" w:rsidP="00D4194A"/>
    <w:p w14:paraId="478A231A" w14:textId="77777777" w:rsidR="00D4194A" w:rsidRPr="00D4194A" w:rsidRDefault="00D4194A" w:rsidP="00D4194A">
      <w:pPr>
        <w:rPr>
          <w:highlight w:val="yellow"/>
        </w:rPr>
      </w:pPr>
    </w:p>
    <w:p w14:paraId="000EB474" w14:textId="7204FC14" w:rsidR="00D4194A" w:rsidRPr="00F27703" w:rsidRDefault="00424B6F" w:rsidP="00D4194A">
      <w:pPr>
        <w:pStyle w:val="Heading2"/>
      </w:pPr>
      <w:bookmarkStart w:id="477" w:name="_Toc248640916"/>
      <w:bookmarkStart w:id="478" w:name="_Toc254858651"/>
      <w:r>
        <w:t>GetLaboratoryOrderOutcome</w:t>
      </w:r>
      <w:bookmarkEnd w:id="477"/>
      <w:bookmarkEnd w:id="478"/>
    </w:p>
    <w:p w14:paraId="4F2D78F1" w14:textId="77777777" w:rsidR="00D4194A" w:rsidRDefault="00D4194A" w:rsidP="00D4194A">
      <w:pPr>
        <w:spacing w:line="239" w:lineRule="auto"/>
        <w:ind w:right="145"/>
        <w:rPr>
          <w:spacing w:val="-1"/>
        </w:rPr>
      </w:pPr>
    </w:p>
    <w:p w14:paraId="6D86C3B4" w14:textId="77777777" w:rsidR="00424B6F" w:rsidRDefault="00424B6F" w:rsidP="00424B6F">
      <w:pPr>
        <w:spacing w:line="239" w:lineRule="auto"/>
        <w:ind w:right="145"/>
        <w:rPr>
          <w:spacing w:val="-1"/>
        </w:rPr>
      </w:pPr>
      <w:r w:rsidRPr="00907C9B">
        <w:rPr>
          <w:spacing w:val="-1"/>
        </w:rPr>
        <w:t>Get</w:t>
      </w:r>
      <w:r>
        <w:rPr>
          <w:spacing w:val="-1"/>
        </w:rPr>
        <w:t>LaboratoryOrderOutcome</w:t>
      </w:r>
      <w:r w:rsidRPr="00907C9B">
        <w:rPr>
          <w:spacing w:val="-1"/>
        </w:rPr>
        <w:t xml:space="preserve"> returnerar </w:t>
      </w:r>
      <w:r>
        <w:rPr>
          <w:spacing w:val="-1"/>
        </w:rPr>
        <w:t>patienters kemilaboratoriesvar. Notera att denna version av GetLaboratoryOrderOutcome endast returnerar kemilaboratoriesvar, och inte svar från exempelvis mikrobiologi.</w:t>
      </w:r>
    </w:p>
    <w:p w14:paraId="660EC43B" w14:textId="77777777" w:rsidR="00424B6F" w:rsidRDefault="00424B6F" w:rsidP="00424B6F">
      <w:pPr>
        <w:spacing w:line="239" w:lineRule="auto"/>
        <w:ind w:left="867" w:right="145"/>
        <w:rPr>
          <w:spacing w:val="-1"/>
        </w:rPr>
      </w:pPr>
    </w:p>
    <w:p w14:paraId="70F1A46C" w14:textId="1EA1454F" w:rsidR="00424B6F" w:rsidRDefault="00424B6F" w:rsidP="00A86FCE">
      <w:pPr>
        <w:spacing w:line="239" w:lineRule="auto"/>
        <w:ind w:right="145"/>
        <w:rPr>
          <w:spacing w:val="-1"/>
        </w:rPr>
      </w:pPr>
      <w:r>
        <w:rPr>
          <w:spacing w:val="-1"/>
        </w:rPr>
        <w:t>GetLaboratoryOrderOutcome returnerar laboratoriesvar lagrade i beställande enhets journal, och skall ej implementeras för att returnera laboratoriesvar från laboratoriets journal.</w:t>
      </w:r>
    </w:p>
    <w:p w14:paraId="20D0AC48" w14:textId="77777777" w:rsidR="00A86FCE" w:rsidRDefault="00A86FCE" w:rsidP="00A86FCE">
      <w:pPr>
        <w:spacing w:line="239" w:lineRule="auto"/>
        <w:ind w:right="145"/>
        <w:rPr>
          <w:spacing w:val="-1"/>
        </w:rPr>
      </w:pPr>
    </w:p>
    <w:p w14:paraId="006E01E1" w14:textId="06AA2D93" w:rsidR="00A86FCE" w:rsidRDefault="00A86FCE" w:rsidP="00A86FCE">
      <w:pPr>
        <w:pStyle w:val="Heading3"/>
      </w:pPr>
      <w:bookmarkStart w:id="479" w:name="_Toc254858652"/>
      <w:r>
        <w:t>Version</w:t>
      </w:r>
      <w:bookmarkEnd w:id="479"/>
    </w:p>
    <w:p w14:paraId="174ABF4D" w14:textId="1D5FD599" w:rsidR="00A86FCE" w:rsidRDefault="00084429" w:rsidP="00A86FCE">
      <w:pPr>
        <w:spacing w:line="239" w:lineRule="auto"/>
        <w:ind w:right="145"/>
        <w:rPr>
          <w:spacing w:val="-1"/>
        </w:rPr>
      </w:pPr>
      <w:r>
        <w:rPr>
          <w:spacing w:val="-1"/>
        </w:rPr>
        <w:t>2.0</w:t>
      </w:r>
    </w:p>
    <w:p w14:paraId="293F348D" w14:textId="77777777" w:rsidR="00A86FCE" w:rsidRDefault="00A86FCE" w:rsidP="00A86FCE">
      <w:pPr>
        <w:spacing w:line="239" w:lineRule="auto"/>
        <w:ind w:right="145"/>
        <w:rPr>
          <w:spacing w:val="-1"/>
        </w:rPr>
      </w:pPr>
    </w:p>
    <w:p w14:paraId="59F23761" w14:textId="4A69DF66" w:rsidR="00A86FCE" w:rsidRDefault="00A86FCE" w:rsidP="00A86FCE">
      <w:pPr>
        <w:pStyle w:val="Heading3"/>
      </w:pPr>
      <w:bookmarkStart w:id="480" w:name="_Toc254858653"/>
      <w:r>
        <w:t>Fältregler</w:t>
      </w:r>
      <w:bookmarkEnd w:id="480"/>
    </w:p>
    <w:p w14:paraId="3C436DF6" w14:textId="77777777" w:rsidR="00A86FCE" w:rsidRDefault="00A86FCE" w:rsidP="00A86FCE">
      <w:pPr>
        <w:spacing w:line="239" w:lineRule="auto"/>
        <w:ind w:right="145"/>
        <w:rPr>
          <w:spacing w:val="-1"/>
        </w:rPr>
      </w:pPr>
    </w:p>
    <w:p w14:paraId="324899A5" w14:textId="6C8E626C" w:rsidR="00A86FCE" w:rsidRPr="00A86FCE" w:rsidRDefault="00A86FCE" w:rsidP="00A86FCE">
      <w:pPr>
        <w:spacing w:line="239" w:lineRule="auto"/>
        <w:ind w:right="145"/>
        <w:rPr>
          <w:spacing w:val="-1"/>
        </w:rPr>
      </w:pPr>
    </w:p>
    <w:tbl>
      <w:tblPr>
        <w:tblStyle w:val="TableNormal3"/>
        <w:tblpPr w:leftFromText="180" w:rightFromText="180" w:vertAnchor="text" w:horzAnchor="page" w:tblpX="1522" w:tblpY="-552"/>
        <w:tblW w:w="9301" w:type="dxa"/>
        <w:tblLayout w:type="fixed"/>
        <w:tblLook w:val="01E0" w:firstRow="1" w:lastRow="1" w:firstColumn="1" w:lastColumn="1" w:noHBand="0" w:noVBand="0"/>
      </w:tblPr>
      <w:tblGrid>
        <w:gridCol w:w="2922"/>
        <w:gridCol w:w="1559"/>
        <w:gridCol w:w="3969"/>
        <w:gridCol w:w="851"/>
      </w:tblGrid>
      <w:tr w:rsidR="00424B6F" w:rsidRPr="00907C9B" w14:paraId="0E223065" w14:textId="77777777" w:rsidTr="00424B6F">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A2EE241"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b/>
                <w:sz w:val="20"/>
                <w:szCs w:val="20"/>
              </w:rPr>
              <w:t>Na</w:t>
            </w:r>
            <w:r w:rsidRPr="00424B6F">
              <w:rPr>
                <w:rFonts w:ascii="Times New Roman" w:hAnsi="Times New Roman" w:cs="Times New Roman"/>
                <w:b/>
                <w:spacing w:val="-3"/>
                <w:sz w:val="20"/>
                <w:szCs w:val="20"/>
              </w:rPr>
              <w:t>m</w:t>
            </w:r>
            <w:r w:rsidRPr="00424B6F">
              <w:rPr>
                <w:rFonts w:ascii="Times New Roman" w:hAnsi="Times New Roman" w:cs="Times New Roman"/>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3AABE0B"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b/>
                <w:sz w:val="20"/>
                <w:szCs w:val="20"/>
              </w:rPr>
              <w:t>T</w:t>
            </w:r>
            <w:r w:rsidRPr="00424B6F">
              <w:rPr>
                <w:rFonts w:ascii="Times New Roman" w:hAnsi="Times New Roman" w:cs="Times New Roman"/>
                <w:b/>
                <w:spacing w:val="-1"/>
                <w:sz w:val="20"/>
                <w:szCs w:val="20"/>
              </w:rPr>
              <w:t>y</w:t>
            </w:r>
            <w:r w:rsidRPr="00424B6F">
              <w:rPr>
                <w:rFonts w:ascii="Times New Roman" w:hAnsi="Times New Roman" w:cs="Times New Roman"/>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8496B15"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b/>
                <w:sz w:val="20"/>
                <w:szCs w:val="20"/>
              </w:rPr>
              <w:t>Ko</w:t>
            </w:r>
            <w:r w:rsidRPr="00424B6F">
              <w:rPr>
                <w:rFonts w:ascii="Times New Roman" w:hAnsi="Times New Roman" w:cs="Times New Roman"/>
                <w:b/>
                <w:spacing w:val="-2"/>
                <w:sz w:val="20"/>
                <w:szCs w:val="20"/>
              </w:rPr>
              <w:t>m</w:t>
            </w:r>
            <w:r w:rsidRPr="00424B6F">
              <w:rPr>
                <w:rFonts w:ascii="Times New Roman" w:hAnsi="Times New Roman" w:cs="Times New Roman"/>
                <w:b/>
                <w:spacing w:val="-3"/>
                <w:sz w:val="20"/>
                <w:szCs w:val="20"/>
              </w:rPr>
              <w:t>m</w:t>
            </w:r>
            <w:r w:rsidRPr="00424B6F">
              <w:rPr>
                <w:rFonts w:ascii="Times New Roman" w:hAnsi="Times New Roman" w:cs="Times New Roman"/>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39E0295" w14:textId="77777777" w:rsidR="00424B6F" w:rsidRPr="00424B6F" w:rsidRDefault="00424B6F" w:rsidP="00424B6F">
            <w:pPr>
              <w:spacing w:line="226" w:lineRule="exact"/>
              <w:ind w:left="101"/>
              <w:rPr>
                <w:rFonts w:ascii="Times New Roman" w:hAnsi="Times New Roman" w:cs="Times New Roman"/>
                <w:b/>
                <w:sz w:val="20"/>
                <w:szCs w:val="20"/>
              </w:rPr>
            </w:pPr>
            <w:r w:rsidRPr="00424B6F">
              <w:rPr>
                <w:rFonts w:ascii="Times New Roman" w:hAnsi="Times New Roman" w:cs="Times New Roman"/>
                <w:b/>
                <w:sz w:val="20"/>
                <w:szCs w:val="20"/>
              </w:rPr>
              <w:t>Ka</w:t>
            </w:r>
            <w:r w:rsidRPr="00424B6F">
              <w:rPr>
                <w:rFonts w:ascii="Times New Roman" w:hAnsi="Times New Roman" w:cs="Times New Roman"/>
                <w:b/>
                <w:spacing w:val="-1"/>
                <w:sz w:val="20"/>
                <w:szCs w:val="20"/>
              </w:rPr>
              <w:t>r</w:t>
            </w:r>
            <w:r w:rsidRPr="00424B6F">
              <w:rPr>
                <w:rFonts w:ascii="Times New Roman" w:hAnsi="Times New Roman" w:cs="Times New Roman"/>
                <w:b/>
                <w:sz w:val="20"/>
                <w:szCs w:val="20"/>
              </w:rPr>
              <w:t>di-</w:t>
            </w:r>
          </w:p>
          <w:p w14:paraId="3FD5F4EE" w14:textId="77777777" w:rsidR="00424B6F" w:rsidRPr="00424B6F" w:rsidRDefault="00424B6F" w:rsidP="00424B6F">
            <w:pPr>
              <w:ind w:left="102"/>
              <w:rPr>
                <w:rFonts w:ascii="Times New Roman" w:hAnsi="Times New Roman" w:cs="Times New Roman"/>
                <w:sz w:val="20"/>
                <w:szCs w:val="20"/>
              </w:rPr>
            </w:pPr>
            <w:r w:rsidRPr="00424B6F">
              <w:rPr>
                <w:rFonts w:ascii="Times New Roman" w:hAnsi="Times New Roman" w:cs="Times New Roman"/>
                <w:b/>
                <w:sz w:val="20"/>
                <w:szCs w:val="20"/>
              </w:rPr>
              <w:t>n</w:t>
            </w:r>
            <w:r w:rsidRPr="00424B6F">
              <w:rPr>
                <w:rFonts w:ascii="Times New Roman" w:hAnsi="Times New Roman" w:cs="Times New Roman"/>
                <w:b/>
                <w:spacing w:val="-1"/>
                <w:sz w:val="20"/>
                <w:szCs w:val="20"/>
              </w:rPr>
              <w:t>alitet</w:t>
            </w:r>
          </w:p>
        </w:tc>
      </w:tr>
      <w:tr w:rsidR="00424B6F" w:rsidRPr="00907C9B" w14:paraId="050E0A30" w14:textId="77777777" w:rsidTr="00424B6F">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0A755AD" w14:textId="77777777" w:rsidR="00424B6F" w:rsidRPr="00424B6F" w:rsidRDefault="00424B6F" w:rsidP="00424B6F">
            <w:pPr>
              <w:spacing w:line="227" w:lineRule="exact"/>
              <w:ind w:left="102"/>
              <w:rPr>
                <w:rFonts w:ascii="Times New Roman" w:hAnsi="Times New Roman" w:cs="Times New Roman"/>
                <w:b/>
                <w:sz w:val="20"/>
                <w:szCs w:val="20"/>
              </w:rPr>
            </w:pPr>
            <w:r w:rsidRPr="00424B6F">
              <w:rPr>
                <w:rFonts w:ascii="Times New Roman" w:hAnsi="Times New Roman" w:cs="Times New Roman"/>
                <w:b/>
                <w:spacing w:val="-1"/>
                <w:sz w:val="20"/>
                <w:szCs w:val="20"/>
              </w:rPr>
              <w:t>Beg</w:t>
            </w:r>
            <w:r w:rsidRPr="00424B6F">
              <w:rPr>
                <w:rFonts w:ascii="Times New Roman" w:hAnsi="Times New Roman" w:cs="Times New Roman"/>
                <w:b/>
                <w:sz w:val="20"/>
                <w:szCs w:val="20"/>
              </w:rPr>
              <w:t>ä</w:t>
            </w:r>
            <w:r w:rsidRPr="00424B6F">
              <w:rPr>
                <w:rFonts w:ascii="Times New Roman" w:hAnsi="Times New Roman" w:cs="Times New Roman"/>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3E8EB686" w14:textId="77777777" w:rsidR="00424B6F" w:rsidRPr="00424B6F" w:rsidRDefault="00424B6F" w:rsidP="00424B6F">
            <w:pPr>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FD0302" w14:textId="77777777" w:rsidR="00424B6F" w:rsidRPr="00424B6F" w:rsidRDefault="00424B6F" w:rsidP="00424B6F">
            <w:pPr>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C690C6A" w14:textId="77777777" w:rsidR="00424B6F" w:rsidRPr="00424B6F" w:rsidRDefault="00424B6F" w:rsidP="00424B6F">
            <w:pPr>
              <w:rPr>
                <w:rFonts w:ascii="Times New Roman" w:hAnsi="Times New Roman" w:cs="Times New Roman"/>
                <w:sz w:val="20"/>
                <w:szCs w:val="20"/>
              </w:rPr>
            </w:pPr>
          </w:p>
        </w:tc>
      </w:tr>
      <w:tr w:rsidR="00424B6F" w:rsidRPr="00907C9B" w14:paraId="51E6DBBE" w14:textId="77777777" w:rsidTr="00424B6F">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06A99873" w14:textId="77777777" w:rsidR="00424B6F" w:rsidRPr="00424B6F" w:rsidRDefault="00424B6F" w:rsidP="00424B6F">
            <w:pPr>
              <w:spacing w:line="227"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334A326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07D070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Filtrering på Vårdenhet vilket motsvarar careUnitHSAid i authorType.</w:t>
            </w:r>
          </w:p>
        </w:tc>
        <w:tc>
          <w:tcPr>
            <w:tcW w:w="851" w:type="dxa"/>
            <w:tcBorders>
              <w:top w:val="single" w:sz="5" w:space="0" w:color="000000"/>
              <w:left w:val="single" w:sz="5" w:space="0" w:color="000000"/>
              <w:bottom w:val="single" w:sz="5" w:space="0" w:color="000000"/>
              <w:right w:val="single" w:sz="5" w:space="0" w:color="000000"/>
            </w:tcBorders>
          </w:tcPr>
          <w:p w14:paraId="1782FD9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r w:rsidRPr="00424B6F">
              <w:rPr>
                <w:rFonts w:ascii="Times New Roman" w:hAnsi="Times New Roman" w:cs="Times New Roman"/>
                <w:spacing w:val="-1"/>
                <w:sz w:val="20"/>
                <w:szCs w:val="20"/>
              </w:rPr>
              <w:t>.</w:t>
            </w:r>
            <w:r w:rsidRPr="00424B6F">
              <w:rPr>
                <w:rFonts w:ascii="Times New Roman" w:hAnsi="Times New Roman" w:cs="Times New Roman"/>
                <w:sz w:val="20"/>
                <w:szCs w:val="20"/>
              </w:rPr>
              <w:t>*</w:t>
            </w:r>
          </w:p>
          <w:p w14:paraId="17487616" w14:textId="77777777" w:rsidR="00424B6F" w:rsidRPr="00424B6F" w:rsidRDefault="00424B6F" w:rsidP="00424B6F">
            <w:pPr>
              <w:ind w:left="102"/>
              <w:rPr>
                <w:rFonts w:ascii="Times New Roman" w:hAnsi="Times New Roman" w:cs="Times New Roman"/>
                <w:sz w:val="20"/>
                <w:szCs w:val="20"/>
              </w:rPr>
            </w:pPr>
          </w:p>
        </w:tc>
      </w:tr>
      <w:tr w:rsidR="00424B6F" w:rsidRPr="00907C9B" w14:paraId="391B1A40" w14:textId="77777777" w:rsidTr="00424B6F">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2088F93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41CE849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AC21A4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Id för patienten. </w:t>
            </w:r>
            <w:r w:rsidRPr="00424B6F">
              <w:rPr>
                <w:rFonts w:ascii="Times New Roman" w:hAnsi="Times New Roman" w:cs="Times New Roman"/>
                <w:spacing w:val="-1"/>
                <w:sz w:val="20"/>
                <w:szCs w:val="20"/>
              </w:rPr>
              <w:br/>
              <w:t>value sätts till patientens identifierare. Anges med 12 tecken utan avskiljare.</w:t>
            </w:r>
            <w:r w:rsidRPr="00424B6F">
              <w:rPr>
                <w:rFonts w:ascii="Times New Roman" w:hAnsi="Times New Roman" w:cs="Times New Roman"/>
                <w:spacing w:val="-1"/>
                <w:sz w:val="20"/>
                <w:szCs w:val="20"/>
              </w:rPr>
              <w:br/>
              <w:t xml:space="preserve">Type sätts till OID för typ av identifierare. </w:t>
            </w:r>
            <w:r w:rsidRPr="00424B6F">
              <w:rPr>
                <w:rFonts w:ascii="Times New Roman" w:hAnsi="Times New Roman" w:cs="Times New Roman"/>
                <w:spacing w:val="-1"/>
                <w:sz w:val="20"/>
                <w:szCs w:val="20"/>
              </w:rPr>
              <w:br/>
              <w:t>För personnummer ska Skatteverkets personnummer (1.2.752.129.2.1.3.1).</w:t>
            </w:r>
            <w:r w:rsidRPr="00424B6F">
              <w:rPr>
                <w:rFonts w:ascii="Times New Roman" w:hAnsi="Times New Roman" w:cs="Times New Roman"/>
                <w:spacing w:val="-1"/>
                <w:sz w:val="20"/>
                <w:szCs w:val="20"/>
              </w:rPr>
              <w:br/>
              <w:t>För samordningsnummer ska Skatteverkets samordningsnummer (1.2.752.129.2.1.3.3).</w:t>
            </w:r>
            <w:r w:rsidRPr="00424B6F">
              <w:rPr>
                <w:rFonts w:ascii="Times New Roman" w:hAnsi="Times New Roman" w:cs="Times New Roman"/>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73770C2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60D0E148" w14:textId="77777777" w:rsidTr="00424B6F">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5FCAE57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05D2B6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7FBF116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Begränsning av sökningen i tid, vilket innebär att endast svar returneras där det finns i en tidpunkt angiven i någon av i svaret ingående analysis/analysisTime, eller om sådan tid ej finns i svaret (beroende på att det inte inkluderar analyssvar) tidpunkten angiven i documentTime, som liger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600CA98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18BB6E32" w14:textId="77777777" w:rsidTr="00424B6F">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85F724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0B0EA7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1E84D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Startdatum. Format YYYYMMDD.</w:t>
            </w:r>
          </w:p>
        </w:tc>
        <w:tc>
          <w:tcPr>
            <w:tcW w:w="851" w:type="dxa"/>
            <w:tcBorders>
              <w:top w:val="single" w:sz="5" w:space="0" w:color="000000"/>
              <w:left w:val="single" w:sz="5" w:space="0" w:color="000000"/>
              <w:bottom w:val="single" w:sz="5" w:space="0" w:color="000000"/>
              <w:right w:val="single" w:sz="5" w:space="0" w:color="000000"/>
            </w:tcBorders>
          </w:tcPr>
          <w:p w14:paraId="23DAB76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7B38DDE9" w14:textId="77777777" w:rsidTr="00424B6F">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697F4456"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526D7EB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A32CC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Slutdatum. Format YYYYMMDD.</w:t>
            </w:r>
          </w:p>
        </w:tc>
        <w:tc>
          <w:tcPr>
            <w:tcW w:w="851" w:type="dxa"/>
            <w:tcBorders>
              <w:top w:val="single" w:sz="5" w:space="0" w:color="000000"/>
              <w:left w:val="single" w:sz="5" w:space="0" w:color="000000"/>
              <w:bottom w:val="single" w:sz="5" w:space="0" w:color="000000"/>
              <w:right w:val="single" w:sz="5" w:space="0" w:color="000000"/>
            </w:tcBorders>
          </w:tcPr>
          <w:p w14:paraId="07F91F7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97183F8" w14:textId="77777777" w:rsidTr="00424B6F">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4FA6310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tcPr>
          <w:p w14:paraId="35B2A27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109F4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Begränsar sökningen till dokument som är skapade i angivet system. </w:t>
            </w:r>
          </w:p>
          <w:p w14:paraId="15BB4907" w14:textId="77777777" w:rsidR="00424B6F" w:rsidRPr="00424B6F" w:rsidRDefault="00424B6F" w:rsidP="00424B6F">
            <w:pPr>
              <w:spacing w:line="226" w:lineRule="exact"/>
              <w:ind w:left="102"/>
              <w:rPr>
                <w:rFonts w:ascii="Times New Roman" w:hAnsi="Times New Roman" w:cs="Times New Roman"/>
                <w:sz w:val="20"/>
                <w:szCs w:val="20"/>
              </w:rPr>
            </w:pPr>
          </w:p>
          <w:p w14:paraId="4CED4A0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Värdet på detta fält måste överensstämma med värdet på logicalAddress i anropets tekniska kuvertering (ex. SOAP-header).</w:t>
            </w:r>
          </w:p>
          <w:p w14:paraId="463E39D3" w14:textId="77777777" w:rsidR="00424B6F" w:rsidRPr="00424B6F" w:rsidRDefault="00424B6F" w:rsidP="00424B6F">
            <w:pPr>
              <w:spacing w:line="226" w:lineRule="exact"/>
              <w:ind w:left="102"/>
              <w:rPr>
                <w:rFonts w:ascii="Times New Roman" w:hAnsi="Times New Roman" w:cs="Times New Roman"/>
                <w:spacing w:val="-1"/>
                <w:sz w:val="20"/>
                <w:szCs w:val="20"/>
              </w:rPr>
            </w:pPr>
          </w:p>
          <w:p w14:paraId="5C3D257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Det innebär i praktiken att aggregerande tjänster inte används när detta fält anges.</w:t>
            </w:r>
          </w:p>
          <w:p w14:paraId="30D37A49" w14:textId="77777777" w:rsidR="00424B6F" w:rsidRPr="00424B6F" w:rsidRDefault="00424B6F" w:rsidP="00424B6F">
            <w:pPr>
              <w:spacing w:line="226" w:lineRule="exact"/>
              <w:ind w:left="102"/>
              <w:rPr>
                <w:rFonts w:ascii="Times New Roman" w:hAnsi="Times New Roman" w:cs="Times New Roman"/>
                <w:sz w:val="20"/>
                <w:szCs w:val="20"/>
              </w:rPr>
            </w:pPr>
          </w:p>
          <w:p w14:paraId="3C07088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74DE095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p w14:paraId="051A2016" w14:textId="77777777" w:rsidR="00424B6F" w:rsidRPr="00424B6F" w:rsidRDefault="00424B6F" w:rsidP="00424B6F">
            <w:pPr>
              <w:spacing w:line="229" w:lineRule="exact"/>
              <w:ind w:left="102"/>
              <w:rPr>
                <w:rFonts w:ascii="Times New Roman" w:hAnsi="Times New Roman" w:cs="Times New Roman"/>
                <w:sz w:val="20"/>
                <w:szCs w:val="20"/>
              </w:rPr>
            </w:pPr>
          </w:p>
          <w:p w14:paraId="564DA3AA" w14:textId="77777777" w:rsidR="00424B6F" w:rsidRPr="00424B6F" w:rsidRDefault="00424B6F" w:rsidP="00424B6F">
            <w:pPr>
              <w:spacing w:line="229" w:lineRule="exact"/>
              <w:ind w:left="102"/>
              <w:rPr>
                <w:rFonts w:ascii="Times New Roman" w:hAnsi="Times New Roman" w:cs="Times New Roman"/>
                <w:sz w:val="20"/>
                <w:szCs w:val="20"/>
              </w:rPr>
            </w:pPr>
          </w:p>
          <w:p w14:paraId="7B8C8905" w14:textId="77777777" w:rsidR="00424B6F" w:rsidRPr="00424B6F" w:rsidRDefault="00424B6F" w:rsidP="00424B6F">
            <w:pPr>
              <w:spacing w:line="229" w:lineRule="exact"/>
              <w:ind w:left="102"/>
              <w:rPr>
                <w:rFonts w:ascii="Times New Roman" w:hAnsi="Times New Roman" w:cs="Times New Roman"/>
                <w:sz w:val="20"/>
                <w:szCs w:val="20"/>
              </w:rPr>
            </w:pPr>
          </w:p>
        </w:tc>
      </w:tr>
      <w:tr w:rsidR="00424B6F" w:rsidRPr="00907C9B" w14:paraId="48D9D67A" w14:textId="77777777" w:rsidTr="00424B6F">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72E0A45F"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F0EC43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89C3BF" w14:textId="77777777" w:rsidR="00424B6F" w:rsidRPr="00424B6F" w:rsidRDefault="00424B6F" w:rsidP="00424B6F">
            <w:pPr>
              <w:spacing w:line="229"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Begränsar sökningen till den vård- och omsorgskontakt där den vårdbegäran som låg till grund för laboratoriesvaret skapades.</w:t>
            </w:r>
          </w:p>
          <w:p w14:paraId="142773D2"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2F55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p>
        </w:tc>
      </w:tr>
      <w:tr w:rsidR="00424B6F" w:rsidRPr="00907C9B" w14:paraId="500182A3" w14:textId="77777777" w:rsidTr="00424B6F">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6805ED0B" w14:textId="77777777" w:rsidR="00424B6F" w:rsidRPr="00424B6F" w:rsidRDefault="00424B6F" w:rsidP="00424B6F">
            <w:pPr>
              <w:spacing w:line="226"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63C052"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BD5F742" w14:textId="77777777" w:rsidR="00424B6F" w:rsidRPr="00424B6F" w:rsidRDefault="00424B6F" w:rsidP="00424B6F">
            <w:pPr>
              <w:spacing w:line="229"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A7B8747" w14:textId="77777777" w:rsidR="00424B6F" w:rsidRPr="00424B6F" w:rsidRDefault="00424B6F" w:rsidP="00424B6F">
            <w:pPr>
              <w:spacing w:line="229" w:lineRule="exact"/>
              <w:ind w:left="102"/>
              <w:rPr>
                <w:rFonts w:ascii="Times New Roman" w:hAnsi="Times New Roman" w:cs="Times New Roman"/>
                <w:sz w:val="20"/>
                <w:szCs w:val="20"/>
              </w:rPr>
            </w:pPr>
          </w:p>
        </w:tc>
      </w:tr>
      <w:tr w:rsidR="00424B6F" w14:paraId="6F458277" w14:textId="77777777" w:rsidTr="00424B6F">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64FD8AD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b/>
                <w:sz w:val="20"/>
                <w:szCs w:val="20"/>
              </w:rPr>
              <w:t>Sv</w:t>
            </w:r>
            <w:r w:rsidRPr="00424B6F">
              <w:rPr>
                <w:rFonts w:ascii="Times New Roman" w:hAnsi="Times New Roman" w:cs="Times New Roman"/>
                <w:b/>
                <w:spacing w:val="-1"/>
                <w:sz w:val="20"/>
                <w:szCs w:val="20"/>
              </w:rPr>
              <w:t>a</w:t>
            </w:r>
            <w:r w:rsidRPr="00424B6F">
              <w:rPr>
                <w:rFonts w:ascii="Times New Roman" w:hAnsi="Times New Roman" w:cs="Times New Roman"/>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6DC556D0" w14:textId="77777777" w:rsidR="00424B6F" w:rsidRPr="00424B6F" w:rsidRDefault="00424B6F" w:rsidP="00424B6F">
            <w:pPr>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6A0668B" w14:textId="77777777" w:rsidR="00424B6F" w:rsidRPr="00424B6F" w:rsidRDefault="00424B6F" w:rsidP="00424B6F">
            <w:pPr>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28ABB70" w14:textId="77777777" w:rsidR="00424B6F" w:rsidRPr="00424B6F" w:rsidRDefault="00424B6F" w:rsidP="00424B6F">
            <w:pPr>
              <w:rPr>
                <w:rFonts w:ascii="Times New Roman" w:hAnsi="Times New Roman" w:cs="Times New Roman"/>
                <w:sz w:val="20"/>
                <w:szCs w:val="20"/>
              </w:rPr>
            </w:pPr>
          </w:p>
        </w:tc>
      </w:tr>
      <w:tr w:rsidR="00424B6F" w:rsidRPr="00907C9B" w14:paraId="2E2543D8" w14:textId="77777777" w:rsidTr="00424B6F">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8AAF3B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315456E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LaboratoryOrderOutcomeType </w:t>
            </w:r>
          </w:p>
        </w:tc>
        <w:tc>
          <w:tcPr>
            <w:tcW w:w="3969" w:type="dxa"/>
            <w:tcBorders>
              <w:top w:val="single" w:sz="5" w:space="0" w:color="000000"/>
              <w:left w:val="single" w:sz="5" w:space="0" w:color="000000"/>
              <w:bottom w:val="single" w:sz="5" w:space="0" w:color="000000"/>
              <w:right w:val="single" w:sz="5" w:space="0" w:color="000000"/>
            </w:tcBorders>
          </w:tcPr>
          <w:p w14:paraId="0B97725B" w14:textId="77777777" w:rsidR="00424B6F" w:rsidRPr="00424B6F" w:rsidRDefault="00424B6F" w:rsidP="00424B6F">
            <w:pPr>
              <w:spacing w:line="229"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Returnerar en patients laboratoriesvar.</w:t>
            </w:r>
          </w:p>
          <w:p w14:paraId="4C0ABFA3" w14:textId="77777777" w:rsidR="00424B6F" w:rsidRPr="00424B6F" w:rsidRDefault="00424B6F" w:rsidP="00424B6F">
            <w:pPr>
              <w:rPr>
                <w:rFonts w:ascii="Times New Roman" w:hAnsi="Times New Roman" w:cs="Times New Roman"/>
                <w:b/>
                <w:bCs/>
                <w:sz w:val="20"/>
                <w:szCs w:val="20"/>
              </w:rPr>
            </w:pPr>
          </w:p>
          <w:p w14:paraId="53669AFE"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54E6C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r w:rsidRPr="00424B6F">
              <w:rPr>
                <w:rFonts w:ascii="Times New Roman" w:hAnsi="Times New Roman" w:cs="Times New Roman"/>
                <w:spacing w:val="-1"/>
                <w:sz w:val="20"/>
                <w:szCs w:val="20"/>
              </w:rPr>
              <w:t>.</w:t>
            </w:r>
            <w:r w:rsidRPr="00424B6F">
              <w:rPr>
                <w:rFonts w:ascii="Times New Roman" w:hAnsi="Times New Roman" w:cs="Times New Roman"/>
                <w:sz w:val="20"/>
                <w:szCs w:val="20"/>
              </w:rPr>
              <w:t>*</w:t>
            </w:r>
          </w:p>
        </w:tc>
      </w:tr>
      <w:tr w:rsidR="00424B6F" w:rsidRPr="00907C9B" w14:paraId="3587AD03" w14:textId="77777777" w:rsidTr="00424B6F">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66A8851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../laboratoryOrderOutcomeHeader</w:t>
            </w:r>
          </w:p>
        </w:tc>
        <w:tc>
          <w:tcPr>
            <w:tcW w:w="1559" w:type="dxa"/>
            <w:tcBorders>
              <w:top w:val="single" w:sz="5" w:space="0" w:color="000000"/>
              <w:left w:val="single" w:sz="5" w:space="0" w:color="000000"/>
              <w:bottom w:val="single" w:sz="5" w:space="0" w:color="000000"/>
              <w:right w:val="single" w:sz="5" w:space="0" w:color="000000"/>
            </w:tcBorders>
          </w:tcPr>
          <w:p w14:paraId="6A07AC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PatientSummaryHeaderType</w:t>
            </w:r>
          </w:p>
        </w:tc>
        <w:tc>
          <w:tcPr>
            <w:tcW w:w="3969" w:type="dxa"/>
            <w:tcBorders>
              <w:top w:val="single" w:sz="5" w:space="0" w:color="000000"/>
              <w:left w:val="single" w:sz="5" w:space="0" w:color="000000"/>
              <w:bottom w:val="single" w:sz="5" w:space="0" w:color="000000"/>
              <w:right w:val="single" w:sz="5" w:space="0" w:color="000000"/>
            </w:tcBorders>
          </w:tcPr>
          <w:p w14:paraId="438323C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1900249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11639599" w14:textId="77777777" w:rsidTr="00424B6F">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310519DE" w14:textId="77777777" w:rsidR="00424B6F" w:rsidRPr="00424B6F" w:rsidRDefault="00424B6F" w:rsidP="00424B6F">
            <w:pPr>
              <w:spacing w:line="229" w:lineRule="exact"/>
              <w:ind w:left="102"/>
              <w:rPr>
                <w:rFonts w:ascii="Times New Roman" w:hAnsi="Times New Roman" w:cs="Times New Roman"/>
                <w:b/>
                <w:sz w:val="20"/>
                <w:szCs w:val="20"/>
              </w:rPr>
            </w:pPr>
            <w:r w:rsidRPr="00424B6F">
              <w:rPr>
                <w:rFonts w:ascii="Times New Roman" w:hAnsi="Times New Roman" w:cs="Times New Roman"/>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2BBE21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29725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2914789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30A59159" w14:textId="77777777" w:rsidTr="00424B6F">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346EC66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8BE439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5634FB4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4999E9A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8FC9953" w14:textId="77777777" w:rsidTr="00424B6F">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5AC5C97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../../documentTime</w:t>
            </w:r>
          </w:p>
          <w:p w14:paraId="70CEB4AB"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4F5E72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p w14:paraId="28B28849"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423115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Tidpunkt då svar skickas från laboratoriesystemet  till framställaren av vårdbegäran och ev kopiemottagare</w:t>
            </w:r>
          </w:p>
        </w:tc>
        <w:tc>
          <w:tcPr>
            <w:tcW w:w="851" w:type="dxa"/>
            <w:tcBorders>
              <w:top w:val="single" w:sz="5" w:space="0" w:color="000000"/>
              <w:left w:val="single" w:sz="5" w:space="0" w:color="000000"/>
              <w:bottom w:val="single" w:sz="5" w:space="0" w:color="000000"/>
              <w:right w:val="single" w:sz="5" w:space="0" w:color="000000"/>
            </w:tcBorders>
          </w:tcPr>
          <w:p w14:paraId="305C1E2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4F37D3EC" w14:textId="77777777" w:rsidTr="00424B6F">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D92EDF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38C06E1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494BE29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 xml:space="preserve">Id för patienten. </w:t>
            </w:r>
          </w:p>
          <w:p w14:paraId="7F406EDA"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E9A3A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499F327D" w14:textId="77777777" w:rsidTr="00424B6F">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2BC9DC8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A1EE29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E6AA3F"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Sätts till patientens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51DF72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4A033FA2" w14:textId="77777777" w:rsidTr="00424B6F">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B60BC6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492890D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493E4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Type sätts till OID för typ av identifierare. </w:t>
            </w:r>
          </w:p>
          <w:p w14:paraId="78E7102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För personnummer ska Skatteverkets personnummer (1.2.752.129.2.1.3.1).</w:t>
            </w:r>
          </w:p>
          <w:p w14:paraId="536339E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För samordningsnummer ska Skatteverkets samordningsnummer (1.2.752.129.2.1.3.3).</w:t>
            </w:r>
          </w:p>
          <w:p w14:paraId="20B214E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För reservnummer används lokalt definierade reservnummet, exempelvis SLL reservnummer (1.2.752.97.3.1.3)</w:t>
            </w:r>
          </w:p>
          <w:p w14:paraId="6AD80F7F"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DD75C7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314CE595" w14:textId="77777777" w:rsidTr="00424B6F">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79AD142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../../accountableHealthcareProfessional</w:t>
            </w:r>
          </w:p>
          <w:p w14:paraId="7FEBD284"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F81FF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0DEE427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0879520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6C35238" w14:textId="77777777" w:rsidTr="00424B6F">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10557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w:t>
            </w:r>
            <w:r w:rsidRPr="00424B6F">
              <w:rPr>
                <w:rFonts w:ascii="Times New Roman" w:hAnsi="Times New Roman" w:cs="Times New Roman"/>
                <w:spacing w:val="-1"/>
                <w:sz w:val="20"/>
                <w:szCs w:val="20"/>
              </w:rPr>
              <w:t>uthorTime</w:t>
            </w:r>
          </w:p>
          <w:p w14:paraId="03AB1232"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4E5AD8D"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TimeStampType</w:t>
            </w:r>
          </w:p>
          <w:p w14:paraId="0A3FEC91"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63313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65631FA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1..1</w:t>
            </w:r>
          </w:p>
        </w:tc>
      </w:tr>
      <w:tr w:rsidR="00424B6F" w:rsidRPr="00907C9B" w14:paraId="2C554869" w14:textId="77777777" w:rsidTr="00424B6F">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E35F96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healthcareProfessionalHSAId</w:t>
            </w:r>
          </w:p>
          <w:p w14:paraId="67AE7E39"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C2D305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p w14:paraId="5CA36492"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562A6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Författarens HSA-id</w:t>
            </w:r>
          </w:p>
          <w:p w14:paraId="1BA48FF3"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3266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7C1E67BA" w14:textId="77777777" w:rsidTr="00424B6F">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5EC7BBC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2F7CE1F8" w14:textId="77777777" w:rsidR="00424B6F" w:rsidRPr="00424B6F" w:rsidRDefault="00424B6F" w:rsidP="00424B6F">
            <w:pPr>
              <w:spacing w:line="229"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F5C4E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438FBBA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2AFF2973" w14:textId="77777777" w:rsidTr="00424B6F">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357E530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healthcareProfessionalRoleCode</w:t>
            </w:r>
          </w:p>
          <w:p w14:paraId="4A439173"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D2FD02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CVType </w:t>
            </w:r>
          </w:p>
          <w:p w14:paraId="4E5241A9"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4ADDF2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Information om personens befattning. Om möjligt skall KV Befattning (OID 1.2.752.129.2.2.1.4), se </w:t>
            </w:r>
          </w:p>
          <w:p w14:paraId="5D562D6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http://www.inera.se/Documents/TJANSTER_PROJEKT/Katalogtjanst_HSA/Innehall/hsa_innehall_befattning.pdf</w:t>
            </w:r>
          </w:p>
          <w:p w14:paraId="4E18097A" w14:textId="77777777" w:rsidR="00424B6F" w:rsidRPr="00424B6F" w:rsidRDefault="00424B6F" w:rsidP="00424B6F">
            <w:pPr>
              <w:spacing w:line="226" w:lineRule="exact"/>
              <w:ind w:left="102"/>
              <w:rPr>
                <w:rFonts w:ascii="Times New Roman" w:hAnsi="Times New Roman" w:cs="Times New Roman"/>
                <w:spacing w:val="-1"/>
                <w:sz w:val="20"/>
                <w:szCs w:val="20"/>
              </w:rPr>
            </w:pPr>
          </w:p>
          <w:p w14:paraId="0B307759"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D5F45A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2F783229" w14:textId="77777777" w:rsidTr="00424B6F">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19E5F33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5AFBDE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21405C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352D8C9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B8170C2" w14:textId="77777777" w:rsidTr="00424B6F">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3129218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1F8926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149EF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1A23D3CF"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05CFC219" w14:textId="77777777" w:rsidTr="00424B6F">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5FCFA40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BD4B3E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A076FF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3A5EA9D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p w14:paraId="5CA6CB3D"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7EA3B3A4" w14:textId="77777777" w:rsidTr="00424B6F">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0E55F1E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22D127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6293A6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56B1D0C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133954B" w14:textId="77777777" w:rsidTr="00424B6F">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692F87B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F779D4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0AD88B8D"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06E57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42EC47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844AD6" w14:paraId="67B535B3" w14:textId="77777777" w:rsidTr="00424B6F">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2F3417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../originalText</w:t>
            </w:r>
          </w:p>
          <w:p w14:paraId="1922C580"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FF887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1723AD61"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EBF1BC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1499B4A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844AD6" w14:paraId="31C62531"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DDA009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1F55CEF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9F29ED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BC4A3A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844AD6" w14:paraId="0872F8EE"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198D8A2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65F9498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787116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03B3168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844AD6" w14:paraId="6F21EF4B"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3DC4806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367FB7C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B93F0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9B2E5A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844AD6" w14:paraId="152EDDD5"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3E5FB1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8DEA27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0B3B1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49E5EFD7"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844AD6" w14:paraId="50C9EA17"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200E38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724D5B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28492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738BAF1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844AD6" w14:paraId="76B9F659" w14:textId="77777777" w:rsidTr="00424B6F">
        <w:trPr>
          <w:trHeight w:hRule="exact" w:val="1238"/>
          <w:tblHeader/>
        </w:trPr>
        <w:tc>
          <w:tcPr>
            <w:tcW w:w="2922" w:type="dxa"/>
            <w:tcBorders>
              <w:top w:val="single" w:sz="5" w:space="0" w:color="000000"/>
              <w:left w:val="single" w:sz="5" w:space="0" w:color="000000"/>
              <w:bottom w:val="single" w:sz="5" w:space="0" w:color="000000"/>
              <w:right w:val="single" w:sz="5" w:space="0" w:color="000000"/>
            </w:tcBorders>
          </w:tcPr>
          <w:p w14:paraId="6D26464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7061F38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C903B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Postadress för den organisation som författaren är uppdragstagare på. Skrivs på ett så naturligt sätt som möjligt, exempelvis:</w:t>
            </w:r>
            <w:r w:rsidRPr="00424B6F">
              <w:rPr>
                <w:rFonts w:ascii="Times New Roman" w:hAnsi="Times New Roman" w:cs="Times New Roman"/>
                <w:sz w:val="20"/>
                <w:szCs w:val="20"/>
              </w:rPr>
              <w:br/>
              <w:t>”Storgatan 12</w:t>
            </w:r>
            <w:r w:rsidRPr="00424B6F">
              <w:rPr>
                <w:rFonts w:ascii="Times New Roman" w:hAnsi="Times New Roman" w:cs="Times New Roman"/>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52A09D2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844AD6" w14:paraId="042DA37C"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72CA6F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../../../../orgUnitLocation</w:t>
            </w:r>
          </w:p>
          <w:p w14:paraId="670E74FF" w14:textId="77777777" w:rsidR="00424B6F" w:rsidRPr="00424B6F" w:rsidRDefault="00424B6F" w:rsidP="00424B6F">
            <w:pPr>
              <w:spacing w:line="226"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AB52F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9AE95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4CF72C2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p w14:paraId="41661482" w14:textId="77777777" w:rsidR="00424B6F" w:rsidRPr="00424B6F" w:rsidRDefault="00424B6F" w:rsidP="00424B6F">
            <w:pPr>
              <w:spacing w:line="226" w:lineRule="exact"/>
              <w:ind w:left="102"/>
              <w:rPr>
                <w:rFonts w:ascii="Times New Roman" w:hAnsi="Times New Roman" w:cs="Times New Roman"/>
                <w:sz w:val="20"/>
                <w:szCs w:val="20"/>
              </w:rPr>
            </w:pPr>
          </w:p>
        </w:tc>
      </w:tr>
      <w:tr w:rsidR="00424B6F" w:rsidRPr="00907C9B" w14:paraId="08382605" w14:textId="77777777" w:rsidTr="00424B6F">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65E580D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healthcareProfessionalCareUnitHSAId</w:t>
            </w:r>
          </w:p>
          <w:p w14:paraId="308DC706"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A190D1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HSAIdType</w:t>
            </w:r>
          </w:p>
          <w:p w14:paraId="3E190CDE" w14:textId="77777777" w:rsidR="00424B6F" w:rsidRPr="00424B6F" w:rsidRDefault="00424B6F" w:rsidP="00424B6F">
            <w:pPr>
              <w:spacing w:line="226" w:lineRule="exact"/>
              <w:ind w:left="102"/>
              <w:rPr>
                <w:rFonts w:ascii="Times New Roman" w:hAnsi="Times New Roman" w:cs="Times New Roman"/>
                <w:spacing w:val="-1"/>
                <w:sz w:val="20"/>
                <w:szCs w:val="20"/>
              </w:rPr>
            </w:pPr>
          </w:p>
          <w:p w14:paraId="620F79BD"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BE206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HSA-id för Vårdenhet.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46ECDF1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4FF05EF5" w14:textId="77777777" w:rsidTr="00424B6F">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6D17300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2D9B89A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HSAIdType</w:t>
            </w:r>
          </w:p>
          <w:p w14:paraId="42FD0CE8"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0E50B6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 xml:space="preserve">HSA-id för vårdgivaren, som är vårdgivare för den enhet som författaren är uppdragstagare för. </w:t>
            </w:r>
            <w:r w:rsidRPr="00424B6F">
              <w:rPr>
                <w:rFonts w:ascii="Times New Roman" w:hAnsi="Times New Roman" w:cs="Times New Roman"/>
                <w:sz w:val="20"/>
                <w:szCs w:val="20"/>
              </w:rPr>
              <w:t>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6DF44B0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0..1</w:t>
            </w:r>
          </w:p>
        </w:tc>
      </w:tr>
      <w:tr w:rsidR="00424B6F" w:rsidRPr="00907C9B" w14:paraId="7034D4E2" w14:textId="77777777" w:rsidTr="00424B6F">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5377C09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3423FD54" w14:textId="77777777" w:rsidR="00424B6F" w:rsidRPr="00424B6F" w:rsidRDefault="00424B6F" w:rsidP="00424B6F">
            <w:pPr>
              <w:spacing w:line="229" w:lineRule="exact"/>
              <w:ind w:left="102"/>
              <w:rPr>
                <w:rFonts w:ascii="Times New Roman" w:hAnsi="Times New Roman" w:cs="Times New Roman"/>
                <w:sz w:val="20"/>
                <w:szCs w:val="20"/>
                <w:highlight w:val="yellow"/>
              </w:rPr>
            </w:pPr>
            <w:r w:rsidRPr="00424B6F">
              <w:rPr>
                <w:rFonts w:ascii="Times New Roman" w:hAnsi="Times New Roman" w:cs="Times New Roman"/>
                <w:sz w:val="20"/>
                <w:szCs w:val="20"/>
              </w:rPr>
              <w:t>LegalAuthenticatorType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3BA5A4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Information om vem som signerat informationen i dokumentet.</w:t>
            </w:r>
          </w:p>
          <w:p w14:paraId="7F25482D"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4EDB0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6E7B841B" w14:textId="77777777" w:rsidTr="00424B6F">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35D7D74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../../../signatureTime</w:t>
            </w:r>
          </w:p>
          <w:p w14:paraId="346B0F05"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A2C0431"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TimeStampType</w:t>
            </w:r>
          </w:p>
          <w:p w14:paraId="55A98951"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405C72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Tidpunkt för signering av svaret</w:t>
            </w:r>
          </w:p>
          <w:p w14:paraId="4CB553F8"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632B2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1..1</w:t>
            </w:r>
          </w:p>
        </w:tc>
      </w:tr>
      <w:tr w:rsidR="00424B6F" w:rsidRPr="00907C9B" w14:paraId="31168805" w14:textId="77777777" w:rsidTr="00424B6F">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1387F33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../../../legalAuthenticatorHSAId</w:t>
            </w:r>
          </w:p>
          <w:p w14:paraId="6189BAE0"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BD30AE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p w14:paraId="6A5700FC"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6CDAA2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3B045AA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0..1</w:t>
            </w:r>
          </w:p>
        </w:tc>
      </w:tr>
      <w:tr w:rsidR="00424B6F" w:rsidRPr="00907C9B" w14:paraId="368B3CB1" w14:textId="77777777" w:rsidTr="00424B6F">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486CE90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approvedForPatient</w:t>
            </w:r>
          </w:p>
          <w:p w14:paraId="1533A641"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97DCBC0"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boolean</w:t>
            </w:r>
          </w:p>
          <w:p w14:paraId="69FE712B"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148788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Anger om information får delas till patient. Värdet sätts i sådant fall till true, i annat fall till false. </w:t>
            </w:r>
          </w:p>
          <w:p w14:paraId="3444C130"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CB428B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6D84281A" w14:textId="77777777" w:rsidTr="00424B6F">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16A412F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F785E3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C2CDE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Identitetet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60F42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497FB38" w14:textId="77777777" w:rsidTr="00424B6F">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020371C6"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9306403"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079B1F1"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7AC35C7"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6D3BEDC0" w14:textId="77777777" w:rsidTr="00424B6F">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458D6AB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../laboratoryOrderOutcomeBody</w:t>
            </w:r>
          </w:p>
          <w:p w14:paraId="5D439A03"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578536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LaboratoryOrderOutcomeBodyType</w:t>
            </w:r>
          </w:p>
        </w:tc>
        <w:tc>
          <w:tcPr>
            <w:tcW w:w="3969" w:type="dxa"/>
            <w:tcBorders>
              <w:top w:val="single" w:sz="5" w:space="0" w:color="000000"/>
              <w:left w:val="single" w:sz="5" w:space="0" w:color="000000"/>
              <w:bottom w:val="single" w:sz="5" w:space="0" w:color="000000"/>
              <w:right w:val="single" w:sz="5" w:space="0" w:color="000000"/>
            </w:tcBorders>
          </w:tcPr>
          <w:p w14:paraId="7423BED3"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A5C97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68A54556" w14:textId="77777777" w:rsidTr="00424B6F">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2F1CDC7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../../resultType</w:t>
            </w:r>
          </w:p>
        </w:tc>
        <w:tc>
          <w:tcPr>
            <w:tcW w:w="1559" w:type="dxa"/>
            <w:tcBorders>
              <w:top w:val="single" w:sz="5" w:space="0" w:color="000000"/>
              <w:left w:val="single" w:sz="5" w:space="0" w:color="000000"/>
              <w:bottom w:val="single" w:sz="5" w:space="0" w:color="000000"/>
              <w:right w:val="single" w:sz="5" w:space="0" w:color="000000"/>
            </w:tcBorders>
          </w:tcPr>
          <w:p w14:paraId="01432CB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17D7C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Text som anger vilken typ av svar som avses. </w:t>
            </w:r>
          </w:p>
          <w:p w14:paraId="72BEB37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DEF = definitivtsvar</w:t>
            </w:r>
          </w:p>
          <w:p w14:paraId="18F768A2"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TILL = tilläggssvar</w:t>
            </w:r>
          </w:p>
          <w:p w14:paraId="6675D7E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51E8BCF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3A5434CF" w14:textId="77777777" w:rsidTr="00424B6F">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2761E1A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711A0B8B"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TimeStampType</w:t>
            </w:r>
          </w:p>
          <w:p w14:paraId="0F39D1D4"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336F1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Tidpunkt då informationen om undersökningsresultatet lagrades i källsystemet.Det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283953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1A49F00E" w14:textId="77777777" w:rsidTr="00424B6F">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4B7AC10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3F4B8BC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03EE6A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Text som anger vilken typ av labenhet som undersökningsresultatet härrör från. </w:t>
            </w:r>
          </w:p>
          <w:p w14:paraId="1824655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474FD8E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p w14:paraId="5D40CEC9"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261AAE1A" w14:textId="77777777" w:rsidTr="00424B6F">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218B064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6D7DA12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9CEFB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AA564D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1BD3BD19" w14:textId="77777777" w:rsidTr="00424B6F">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6895EA0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5A409697"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DDFC9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31300F9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18E027D3" w14:textId="77777777" w:rsidTr="00424B6F">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250A315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131488F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15D8215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1F83A86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8A91FD8" w14:textId="77777777" w:rsidTr="00424B6F">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6A648A2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2E15562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39721C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57F6F88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6A224F4F" w14:textId="77777777" w:rsidTr="00424B6F">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4B37824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2B8DAB5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74F328B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Vård- och omsorgspersonens HSA-id</w:t>
            </w:r>
          </w:p>
        </w:tc>
        <w:tc>
          <w:tcPr>
            <w:tcW w:w="851" w:type="dxa"/>
            <w:tcBorders>
              <w:top w:val="single" w:sz="5" w:space="0" w:color="000000"/>
              <w:left w:val="single" w:sz="5" w:space="0" w:color="000000"/>
              <w:bottom w:val="single" w:sz="5" w:space="0" w:color="000000"/>
              <w:right w:val="single" w:sz="5" w:space="0" w:color="000000"/>
            </w:tcBorders>
          </w:tcPr>
          <w:p w14:paraId="2F6E7F0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p w14:paraId="3D0B0096"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436D0A33" w14:textId="77777777" w:rsidTr="00424B6F">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1497B3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B08CDF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D14BA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750FD6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p w14:paraId="4914F0F7"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0250F2D9" w14:textId="77777777" w:rsidTr="00424B6F">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492D118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6106616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4CD4765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Information om personens befattning. Om möjligt skall KV Befattning (OID 1.2.752.129.2.2.1.4), se </w:t>
            </w:r>
          </w:p>
          <w:p w14:paraId="0DCC454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http://www.inera.se/Documents/TJANSTER_PROJEKT/Katalogtjanst_HSA/Innehall/hsa_innehall_befattning.pdf</w:t>
            </w:r>
          </w:p>
          <w:p w14:paraId="708AFA60"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EB4348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7AD0328C" w14:textId="77777777" w:rsidTr="00424B6F">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7681185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18FB39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E8E37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16A6C7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5D0E127"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03027D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27503B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1BC46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A4A0C9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759BE578" w14:textId="77777777" w:rsidTr="00424B6F">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195A842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408C0CE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D8D49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34614FD2"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p w14:paraId="143FFB64"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116C7E7C" w14:textId="77777777" w:rsidTr="00424B6F">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8BF2AF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8E162F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99E479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82E407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571AA8A2" w14:textId="77777777" w:rsidTr="00424B6F">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0A3D1FA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5F53EB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0C749B0D"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06CF2A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EA5BB9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A6E9875" w14:textId="77777777" w:rsidTr="00424B6F">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34C436B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../originalText</w:t>
            </w:r>
          </w:p>
          <w:p w14:paraId="667367C9"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461866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5C6DE4F9"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EF6104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40DB5C3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F1620FF" w14:textId="77777777" w:rsidTr="00424B6F">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FDB837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63503B1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17F78B5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EA8717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0632BBDB" w14:textId="77777777" w:rsidTr="00424B6F">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EFCC20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01ABABC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31EAD8F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1991B75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14:paraId="44EEF991" w14:textId="77777777" w:rsidTr="00424B6F">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35D65B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111447A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20D4BD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6322B10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14:paraId="72CDA623" w14:textId="77777777" w:rsidTr="00424B6F">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1EE9123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E6C4F9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C3774D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0689E2C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14:paraId="5139D160" w14:textId="77777777" w:rsidTr="00424B6F">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66B6F3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7297985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BBC38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0A49EDF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42CC544" w14:textId="77777777" w:rsidTr="00424B6F">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32222AC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3CF6157"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D6330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570670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AB389B0" w14:textId="77777777" w:rsidTr="00424B6F">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2498A01D" w14:textId="77777777" w:rsidR="00424B6F" w:rsidRPr="00424B6F" w:rsidRDefault="00424B6F" w:rsidP="00424B6F">
            <w:pPr>
              <w:spacing w:line="229" w:lineRule="exact"/>
              <w:ind w:left="102"/>
              <w:rPr>
                <w:rFonts w:ascii="Times New Roman" w:hAnsi="Times New Roman" w:cs="Times New Roman"/>
                <w:b/>
                <w:sz w:val="20"/>
                <w:szCs w:val="20"/>
              </w:rPr>
            </w:pPr>
            <w:r w:rsidRPr="00424B6F">
              <w:rPr>
                <w:rFonts w:ascii="Times New Roman" w:hAnsi="Times New Roman" w:cs="Times New Roman"/>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E434D4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F8875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476CF9A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E95888B" w14:textId="77777777" w:rsidTr="00424B6F">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14B5F9F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2443F23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5DB1091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6BB7A08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p>
        </w:tc>
      </w:tr>
      <w:tr w:rsidR="00424B6F" w:rsidRPr="00907C9B" w14:paraId="4408ECFD" w14:textId="77777777" w:rsidTr="00424B6F">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49A43D4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3CD06FB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235B8B6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0A002E9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B8689AE" w14:textId="77777777" w:rsidTr="00424B6F">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2578895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1C39A9D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B368CA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26BDD44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1A25F9" w14:paraId="4FFF7160" w14:textId="77777777" w:rsidTr="00424B6F">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535CADC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258395C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p w14:paraId="44155E50"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2D0024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0F4F24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6431D294" w14:textId="77777777" w:rsidTr="00424B6F">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15AD49B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33F189A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543BCBC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1504620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5C487C19" w14:textId="77777777" w:rsidTr="00424B6F">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668536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4B5475E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23AFBF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2BE0707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7E8A70D" w14:textId="77777777" w:rsidTr="00424B6F">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63CDB24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3C6C6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A16E6B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3B9D984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456C289C" w14:textId="77777777" w:rsidTr="00424B6F">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235D78D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53F17EC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7299C51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 och klartext som anger vilken åtgärd som avses, enligt kodverket NPU.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102A64D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AEE0D0C" w14:textId="77777777" w:rsidTr="00424B6F">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615EB69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98FE1D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D7381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E908FE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68A459F4" w14:textId="77777777" w:rsidTr="00424B6F">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19778E0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A90886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CC789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003ABE5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B3974A4" w14:textId="77777777" w:rsidTr="00424B6F">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41BE3C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CFCF326"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F08CDB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1FC81E2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741FCB03" w14:textId="77777777" w:rsidTr="00424B6F">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463C937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1CF1240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A00E3E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vilken åtgärd som avses, om analysen ej finns kodad enligt NPU. Attributet åtgärdskod text används endast för svar som ej kan kodas enligt NPU. I åtgärdskod text anges endast analysens namn i klartext, dvs inga lokala koder.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3F35202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57BF4667" w14:textId="77777777" w:rsidTr="00424B6F">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02BC378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09AB6FF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F23CF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åtgärdens status. Då det är möjligt ska KV åtgärdsstatus följas. Exempel från KV åtgärdsstatus:</w:t>
            </w:r>
          </w:p>
          <w:p w14:paraId="381A3E2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61CEDB4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A9BFFB8"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FFCB0D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7C17FBC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22971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2D0B6E8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3A3DE14D" w14:textId="77777777" w:rsidTr="00424B6F">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3DAE050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5804509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9553C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beskriver vilket typ av material som användes vid analysen. Ange provmaterial i klartext. Exempel: Plasma</w:t>
            </w:r>
          </w:p>
          <w:p w14:paraId="53BCC53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0BE70F2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68E44B85"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2F92A6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5BDC8CA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0DD25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284B395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16347104"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9322A0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3481FF1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7A230A6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2D544DA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p>
        </w:tc>
      </w:tr>
      <w:tr w:rsidR="00424B6F" w:rsidRPr="00907C9B" w14:paraId="1D6EA913"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E05C6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5E45ACD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3205853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8D423D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D2E9680" w14:textId="77777777" w:rsidTr="00424B6F">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3958EE7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23C0CC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6838D4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6FD0829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64DC5626"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6F50767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7CDD24B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AD5918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7E3C282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072DDCE5"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3E1D9D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3A6E74A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3A7F08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Information om ett resultatet/Utfallet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36877F5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4D82A2C7"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057FE2F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1632997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36102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6B1631D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1CF9150C"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7AB837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79DE1CA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FF138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4C9C230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C56BD7C" w14:textId="77777777" w:rsidTr="00424B6F">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1AA91BB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649A0C3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p w14:paraId="04D33256"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3EC1F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43A5025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3186E499" w14:textId="77777777" w:rsidTr="00424B6F">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16B012A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7BC7FA3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41D5F0C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Kod som anger om resultatet ligger utanför referensintervall. Sant = Ja, resultatet ligger utanför referens-intervall</w:t>
            </w:r>
          </w:p>
          <w:p w14:paraId="47821CE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659C201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856E66F" w14:textId="77777777" w:rsidTr="00424B6F">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1EFC92C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5A98BEC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DBBF3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79449D6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AA85D9B" w14:textId="77777777" w:rsidTr="00424B6F">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8D319C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758FA40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294931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8DC68A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5786E6E" w14:textId="77777777" w:rsidTr="00424B6F">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81BFC5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54AB96C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C3301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3C18FB9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FB30BCC" w14:textId="77777777" w:rsidTr="00424B6F">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183129A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../../order</w:t>
            </w:r>
          </w:p>
        </w:tc>
        <w:tc>
          <w:tcPr>
            <w:tcW w:w="1559" w:type="dxa"/>
            <w:tcBorders>
              <w:top w:val="single" w:sz="5" w:space="0" w:color="000000"/>
              <w:left w:val="single" w:sz="5" w:space="0" w:color="000000"/>
              <w:bottom w:val="single" w:sz="5" w:space="0" w:color="000000"/>
              <w:right w:val="single" w:sz="5" w:space="0" w:color="000000"/>
            </w:tcBorders>
          </w:tcPr>
          <w:p w14:paraId="3117041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OrderType</w:t>
            </w:r>
          </w:p>
        </w:tc>
        <w:tc>
          <w:tcPr>
            <w:tcW w:w="3969" w:type="dxa"/>
            <w:tcBorders>
              <w:top w:val="single" w:sz="5" w:space="0" w:color="000000"/>
              <w:left w:val="single" w:sz="5" w:space="0" w:color="000000"/>
              <w:bottom w:val="single" w:sz="5" w:space="0" w:color="000000"/>
              <w:right w:val="single" w:sz="5" w:space="0" w:color="000000"/>
            </w:tcBorders>
          </w:tcPr>
          <w:p w14:paraId="5B05CBB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0864022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AD57765" w14:textId="77777777" w:rsidTr="00424B6F">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12D8807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../../../orderId</w:t>
            </w:r>
          </w:p>
        </w:tc>
        <w:tc>
          <w:tcPr>
            <w:tcW w:w="1559" w:type="dxa"/>
            <w:tcBorders>
              <w:top w:val="single" w:sz="5" w:space="0" w:color="000000"/>
              <w:left w:val="single" w:sz="5" w:space="0" w:color="000000"/>
              <w:bottom w:val="single" w:sz="5" w:space="0" w:color="000000"/>
              <w:right w:val="single" w:sz="5" w:space="0" w:color="000000"/>
            </w:tcBorders>
          </w:tcPr>
          <w:p w14:paraId="16C4B8F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3F9630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158E85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F1FDD5E" w14:textId="77777777" w:rsidTr="00424B6F">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A521CD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../../../orderReason</w:t>
            </w:r>
          </w:p>
        </w:tc>
        <w:tc>
          <w:tcPr>
            <w:tcW w:w="1559" w:type="dxa"/>
            <w:tcBorders>
              <w:top w:val="single" w:sz="5" w:space="0" w:color="000000"/>
              <w:left w:val="single" w:sz="5" w:space="0" w:color="000000"/>
              <w:bottom w:val="single" w:sz="5" w:space="0" w:color="000000"/>
              <w:right w:val="single" w:sz="5" w:space="0" w:color="000000"/>
            </w:tcBorders>
          </w:tcPr>
          <w:p w14:paraId="1B29DC1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EE4D9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6423091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bookmarkEnd w:id="0"/>
    </w:tbl>
    <w:p w14:paraId="65ED89DE" w14:textId="77777777" w:rsidR="00793064" w:rsidRDefault="00793064">
      <w:pPr>
        <w:spacing w:line="240" w:lineRule="auto"/>
        <w:rPr>
          <w:rFonts w:eastAsia="Times New Roman"/>
          <w:bCs/>
          <w:sz w:val="30"/>
          <w:szCs w:val="28"/>
        </w:rPr>
      </w:pPr>
    </w:p>
    <w:p w14:paraId="478AAC42" w14:textId="77777777" w:rsidR="00E13C32" w:rsidRDefault="00E13C32" w:rsidP="00E13C32">
      <w:pPr>
        <w:pStyle w:val="Heading3"/>
      </w:pPr>
      <w:bookmarkStart w:id="481" w:name="_Toc254858654"/>
      <w:r>
        <w:t>Övriga regler</w:t>
      </w:r>
      <w:bookmarkEnd w:id="481"/>
    </w:p>
    <w:p w14:paraId="2DFF2FDA" w14:textId="77777777" w:rsidR="00E13C32" w:rsidRDefault="00E13C32" w:rsidP="00E13C32">
      <w:r>
        <w:t xml:space="preserve">Inga fältregler utöver de som är beskrivna ovan. </w:t>
      </w:r>
    </w:p>
    <w:p w14:paraId="31DB89CD" w14:textId="77777777" w:rsidR="00E13C32" w:rsidRDefault="00E13C32" w:rsidP="00E13C32">
      <w:pPr>
        <w:rPr>
          <w:color w:val="4F81BD" w:themeColor="accent1"/>
        </w:rPr>
      </w:pPr>
    </w:p>
    <w:p w14:paraId="4E423B83" w14:textId="77777777" w:rsidR="00E13C32" w:rsidRPr="00776D68" w:rsidRDefault="00E13C32" w:rsidP="00E13C32">
      <w:pPr>
        <w:pStyle w:val="Heading4"/>
      </w:pPr>
      <w:r w:rsidRPr="00776D68">
        <w:t>Icke funktionella krav</w:t>
      </w:r>
    </w:p>
    <w:p w14:paraId="5DF1F9B6" w14:textId="77777777" w:rsidR="00E13C32" w:rsidRPr="00E146AE" w:rsidRDefault="00E13C32" w:rsidP="00E13C32">
      <w:r w:rsidRPr="00E146AE">
        <w:t>Inga övriga icke funktionella krav.</w:t>
      </w:r>
    </w:p>
    <w:p w14:paraId="2705B541" w14:textId="77777777" w:rsidR="00E13C32" w:rsidRPr="00776D68" w:rsidRDefault="00E13C32" w:rsidP="00E13C32">
      <w:pPr>
        <w:pStyle w:val="Heading5"/>
      </w:pPr>
      <w:r w:rsidRPr="00776D68">
        <w:t>SLA-krav</w:t>
      </w:r>
    </w:p>
    <w:p w14:paraId="210734F0" w14:textId="77777777" w:rsidR="00E13C32" w:rsidRDefault="00E13C32" w:rsidP="00E13C32">
      <w:r w:rsidRPr="00E146AE">
        <w:t>Inga avvikande SLA-krav</w:t>
      </w:r>
      <w:r>
        <w:t>.</w:t>
      </w:r>
      <w:r>
        <w:rPr>
          <w:rFonts w:eastAsia="Times New Roman"/>
          <w:bCs/>
          <w:sz w:val="30"/>
          <w:szCs w:val="28"/>
        </w:rPr>
        <w:t xml:space="preserve"> </w:t>
      </w:r>
    </w:p>
    <w:p w14:paraId="082D2900" w14:textId="77777777" w:rsidR="00E13C32" w:rsidRDefault="00E13C32">
      <w:pPr>
        <w:spacing w:line="240" w:lineRule="auto"/>
        <w:rPr>
          <w:rFonts w:eastAsia="Times New Roman"/>
          <w:bCs/>
          <w:sz w:val="30"/>
          <w:szCs w:val="28"/>
        </w:rPr>
      </w:pPr>
    </w:p>
    <w:sectPr w:rsidR="00E13C32" w:rsidSect="00D654EF">
      <w:headerReference w:type="default" r:id="rId19"/>
      <w:headerReference w:type="first" r:id="rId20"/>
      <w:footerReference w:type="first" r:id="rId21"/>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46052C" w14:textId="77777777" w:rsidR="005B612A" w:rsidRDefault="005B612A" w:rsidP="00C72B17">
      <w:pPr>
        <w:spacing w:line="240" w:lineRule="auto"/>
      </w:pPr>
      <w:r>
        <w:separator/>
      </w:r>
    </w:p>
  </w:endnote>
  <w:endnote w:type="continuationSeparator" w:id="0">
    <w:p w14:paraId="0015BF39" w14:textId="77777777" w:rsidR="005B612A" w:rsidRDefault="005B612A"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ヒラギノ角ゴ Pro W3">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5B612A" w:rsidRDefault="005B612A">
    <w:pPr>
      <w:pStyle w:val="Footer"/>
    </w:pPr>
  </w:p>
  <w:p w14:paraId="12C113D0" w14:textId="77777777" w:rsidR="005B612A" w:rsidRDefault="005B612A">
    <w:pPr>
      <w:pStyle w:val="Footer"/>
    </w:pPr>
  </w:p>
  <w:p w14:paraId="1421CB49" w14:textId="77777777" w:rsidR="005B612A" w:rsidRDefault="005B612A">
    <w:pPr>
      <w:pStyle w:val="Footer"/>
    </w:pPr>
  </w:p>
  <w:p w14:paraId="6F807640" w14:textId="77777777" w:rsidR="005B612A" w:rsidRDefault="005B612A">
    <w:pPr>
      <w:pStyle w:val="Footer"/>
    </w:pPr>
  </w:p>
  <w:p w14:paraId="2E456113" w14:textId="77777777" w:rsidR="005B612A" w:rsidRDefault="005B612A">
    <w:pPr>
      <w:pStyle w:val="Footer"/>
    </w:pPr>
  </w:p>
  <w:p w14:paraId="36A9D811" w14:textId="77777777" w:rsidR="005B612A" w:rsidRDefault="005B612A">
    <w:pPr>
      <w:pStyle w:val="Footer"/>
    </w:pPr>
  </w:p>
  <w:p w14:paraId="2CD2C690" w14:textId="77777777" w:rsidR="005B612A" w:rsidRDefault="005B612A" w:rsidP="00956547">
    <w:pPr>
      <w:pStyle w:val="Footer"/>
    </w:pPr>
    <w:bookmarkStart w:id="521"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521"/>
    <w:r>
      <w:rPr>
        <w:rFonts w:cs="Georgia"/>
        <w:noProof/>
        <w:color w:val="001610"/>
        <w:szCs w:val="12"/>
        <w:lang w:val="en-US"/>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F9C2A4" w14:textId="77777777" w:rsidR="005B612A" w:rsidRDefault="005B612A" w:rsidP="00C72B17">
      <w:pPr>
        <w:spacing w:line="240" w:lineRule="auto"/>
      </w:pPr>
      <w:r>
        <w:separator/>
      </w:r>
    </w:p>
  </w:footnote>
  <w:footnote w:type="continuationSeparator" w:id="0">
    <w:p w14:paraId="4079909C" w14:textId="77777777" w:rsidR="005B612A" w:rsidRDefault="005B612A"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3440E651" w:rsidR="005B612A" w:rsidRDefault="005B612A" w:rsidP="008303EF">
    <w:pPr>
      <w:tabs>
        <w:tab w:val="left" w:pos="6237"/>
      </w:tabs>
    </w:pPr>
    <w:r>
      <w:rPr>
        <w:rFonts w:cs="Georgia"/>
        <w:noProof/>
        <w:sz w:val="14"/>
        <w:szCs w:val="14"/>
        <w:lang w:val="en-US"/>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482" w:name="Date1"/>
    <w:r>
      <w:t>2</w:t>
    </w:r>
    <w:ins w:id="483" w:author="Khaled Daham" w:date="2014-02-24T10:49:00Z">
      <w:r w:rsidR="00903125">
        <w:t>4</w:t>
      </w:r>
    </w:ins>
    <w:del w:id="484" w:author="Khaled Daham" w:date="2014-02-24T10:49:00Z">
      <w:r w:rsidDel="00903125">
        <w:delText>3</w:delText>
      </w:r>
    </w:del>
    <w:r>
      <w:t xml:space="preserve"> </w:t>
    </w:r>
    <w:ins w:id="485" w:author="Khaled Daham" w:date="2014-02-24T10:49:00Z">
      <w:r w:rsidR="00903125">
        <w:t>Februari</w:t>
      </w:r>
    </w:ins>
    <w:del w:id="486" w:author="Khaled Daham" w:date="2014-02-24T10:49:00Z">
      <w:r w:rsidDel="00903125">
        <w:delText>maj</w:delText>
      </w:r>
    </w:del>
    <w:r>
      <w:t xml:space="preserve"> 201</w:t>
    </w:r>
    <w:ins w:id="487" w:author="Khaled Daham" w:date="2014-02-24T10:49:00Z">
      <w:r w:rsidR="00903125">
        <w:t>4</w:t>
      </w:r>
    </w:ins>
    <w:del w:id="488" w:author="Khaled Daham" w:date="2014-02-24T10:49:00Z">
      <w:r w:rsidDel="00903125">
        <w:delText>3</w:delText>
      </w:r>
    </w:del>
    <w:bookmarkEnd w:id="482"/>
  </w:p>
  <w:p w14:paraId="005707D8" w14:textId="588DF0F6" w:rsidR="005B612A" w:rsidRDefault="005B612A" w:rsidP="008303EF">
    <w:pPr>
      <w:tabs>
        <w:tab w:val="left" w:pos="6237"/>
      </w:tabs>
    </w:pPr>
    <w:r>
      <w:tab/>
    </w:r>
    <w:bookmarkStart w:id="489" w:name="LDnr1"/>
    <w:bookmarkEnd w:id="489"/>
    <w:r>
      <w:t xml:space="preserve"> </w:t>
    </w:r>
    <w:bookmarkStart w:id="490" w:name="Dnr1"/>
    <w:bookmarkEnd w:id="490"/>
    <w:r>
      <w:rPr>
        <w:rFonts w:cs="Georgia"/>
        <w:noProof/>
        <w:sz w:val="14"/>
        <w:szCs w:val="14"/>
        <w:lang w:val="en-US"/>
      </w:rPr>
      <mc:AlternateContent>
        <mc:Choice Requires="wps">
          <w:drawing>
            <wp:anchor distT="0" distB="0" distL="114300" distR="114300" simplePos="0" relativeHeight="251669504" behindDoc="0" locked="0" layoutInCell="1" allowOverlap="1" wp14:anchorId="1D4EA0FF" wp14:editId="025A2D71">
              <wp:simplePos x="0" y="0"/>
              <wp:positionH relativeFrom="page">
                <wp:posOffset>6430645</wp:posOffset>
              </wp:positionH>
              <wp:positionV relativeFrom="page">
                <wp:posOffset>291465</wp:posOffset>
              </wp:positionV>
              <wp:extent cx="536575" cy="404495"/>
              <wp:effectExtent l="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77777777" w:rsidR="005B612A" w:rsidRPr="00C05223" w:rsidRDefault="005B612A"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A7296B">
                            <w:rPr>
                              <w:noProof/>
                              <w:sz w:val="16"/>
                              <w:szCs w:val="16"/>
                            </w:rPr>
                            <w:t>12</w:t>
                          </w:r>
                          <w:r w:rsidRPr="00E12C4A">
                            <w:rPr>
                              <w:sz w:val="16"/>
                              <w:szCs w:val="16"/>
                            </w:rPr>
                            <w:fldChar w:fldCharType="end"/>
                          </w:r>
                          <w:r w:rsidRPr="00E12C4A">
                            <w:rPr>
                              <w:sz w:val="16"/>
                              <w:szCs w:val="16"/>
                            </w:rPr>
                            <w:t xml:space="preserve"> (</w:t>
                          </w:r>
                          <w:r w:rsidR="00A7296B">
                            <w:fldChar w:fldCharType="begin"/>
                          </w:r>
                          <w:r w:rsidR="00A7296B">
                            <w:instrText xml:space="preserve"> SECTIONPAGES   \* MERGEFORMAT </w:instrText>
                          </w:r>
                          <w:r w:rsidR="00A7296B">
                            <w:fldChar w:fldCharType="separate"/>
                          </w:r>
                          <w:ins w:id="491" w:author="Khaled Daham" w:date="2014-02-24T11:01:00Z">
                            <w:r w:rsidR="00A7296B" w:rsidRPr="00A7296B">
                              <w:rPr>
                                <w:noProof/>
                                <w:sz w:val="16"/>
                                <w:szCs w:val="16"/>
                                <w:rPrChange w:id="492" w:author="Khaled Daham" w:date="2014-02-24T11:01:00Z">
                                  <w:rPr/>
                                </w:rPrChange>
                              </w:rPr>
                              <w:t>51</w:t>
                            </w:r>
                          </w:ins>
                          <w:del w:id="493" w:author="Khaled Daham" w:date="2014-02-24T10:48:00Z">
                            <w:r w:rsidR="00117A24" w:rsidRPr="00117A24" w:rsidDel="00117A24">
                              <w:rPr>
                                <w:noProof/>
                                <w:sz w:val="16"/>
                                <w:szCs w:val="16"/>
                              </w:rPr>
                              <w:delText>51</w:delText>
                            </w:r>
                          </w:del>
                          <w:r w:rsidR="00A7296B">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7" type="#_x0000_t202" style="position:absolute;margin-left:506.35pt;margin-top:22.95pt;width:42.25pt;height:31.8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" fillcolor="white [3212]" stroked="f">
              <v:textbox>
                <w:txbxContent>
                  <w:p w14:paraId="72D7D166" w14:textId="77777777" w:rsidR="005B612A" w:rsidRPr="00C05223" w:rsidRDefault="005B612A"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A7296B">
                      <w:rPr>
                        <w:noProof/>
                        <w:sz w:val="16"/>
                        <w:szCs w:val="16"/>
                      </w:rPr>
                      <w:t>12</w:t>
                    </w:r>
                    <w:r w:rsidRPr="00E12C4A">
                      <w:rPr>
                        <w:sz w:val="16"/>
                        <w:szCs w:val="16"/>
                      </w:rPr>
                      <w:fldChar w:fldCharType="end"/>
                    </w:r>
                    <w:r w:rsidRPr="00E12C4A">
                      <w:rPr>
                        <w:sz w:val="16"/>
                        <w:szCs w:val="16"/>
                      </w:rPr>
                      <w:t xml:space="preserve"> (</w:t>
                    </w:r>
                    <w:r w:rsidR="00A7296B">
                      <w:fldChar w:fldCharType="begin"/>
                    </w:r>
                    <w:r w:rsidR="00A7296B">
                      <w:instrText xml:space="preserve"> SECTIONPAGES   \* MERGEFORMAT </w:instrText>
                    </w:r>
                    <w:r w:rsidR="00A7296B">
                      <w:fldChar w:fldCharType="separate"/>
                    </w:r>
                    <w:ins w:id="494" w:author="Khaled Daham" w:date="2014-02-24T11:01:00Z">
                      <w:r w:rsidR="00A7296B" w:rsidRPr="00A7296B">
                        <w:rPr>
                          <w:noProof/>
                          <w:sz w:val="16"/>
                          <w:szCs w:val="16"/>
                          <w:rPrChange w:id="495" w:author="Khaled Daham" w:date="2014-02-24T11:01:00Z">
                            <w:rPr/>
                          </w:rPrChange>
                        </w:rPr>
                        <w:t>51</w:t>
                      </w:r>
                    </w:ins>
                    <w:del w:id="496" w:author="Khaled Daham" w:date="2014-02-24T10:48:00Z">
                      <w:r w:rsidR="00117A24" w:rsidRPr="00117A24" w:rsidDel="00117A24">
                        <w:rPr>
                          <w:noProof/>
                          <w:sz w:val="16"/>
                          <w:szCs w:val="16"/>
                        </w:rPr>
                        <w:delText>51</w:delText>
                      </w:r>
                    </w:del>
                    <w:r w:rsidR="00A7296B">
                      <w:rPr>
                        <w:noProof/>
                        <w:sz w:val="16"/>
                        <w:szCs w:val="16"/>
                      </w:rPr>
                      <w:fldChar w:fldCharType="end"/>
                    </w:r>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430CF2B9" w:rsidR="005B612A" w:rsidRDefault="005B612A" w:rsidP="00D774BC">
    <w:pPr>
      <w:tabs>
        <w:tab w:val="left" w:pos="6237"/>
      </w:tabs>
    </w:pPr>
    <w:r>
      <w:rPr>
        <w:rFonts w:cs="Georgia"/>
        <w:noProof/>
        <w:sz w:val="14"/>
        <w:szCs w:val="14"/>
        <w:lang w:val="en-US"/>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497" w:name="Date"/>
    <w:r>
      <w:t>2</w:t>
    </w:r>
    <w:ins w:id="498" w:author="Khaled Daham" w:date="2014-02-24T10:48:00Z">
      <w:r w:rsidR="00117A24">
        <w:t>4</w:t>
      </w:r>
    </w:ins>
    <w:del w:id="499" w:author="Khaled Daham" w:date="2014-02-24T10:48:00Z">
      <w:r w:rsidDel="00117A24">
        <w:delText>3</w:delText>
      </w:r>
    </w:del>
    <w:r>
      <w:t xml:space="preserve"> </w:t>
    </w:r>
    <w:ins w:id="500" w:author="Khaled Daham" w:date="2014-02-24T10:49:00Z">
      <w:r w:rsidR="00117A24">
        <w:t>Februari</w:t>
      </w:r>
    </w:ins>
    <w:del w:id="501" w:author="Khaled Daham" w:date="2014-02-24T10:48:00Z">
      <w:r w:rsidDel="00117A24">
        <w:delText>maj</w:delText>
      </w:r>
    </w:del>
    <w:r>
      <w:t xml:space="preserve"> 201</w:t>
    </w:r>
    <w:ins w:id="502" w:author="Khaled Daham" w:date="2014-02-24T10:49:00Z">
      <w:r w:rsidR="00117A24">
        <w:t>4</w:t>
      </w:r>
    </w:ins>
    <w:del w:id="503" w:author="Khaled Daham" w:date="2014-02-24T10:49:00Z">
      <w:r w:rsidDel="00117A24">
        <w:delText>3</w:delText>
      </w:r>
    </w:del>
    <w:bookmarkEnd w:id="497"/>
  </w:p>
  <w:p w14:paraId="587ABBD2" w14:textId="77777777" w:rsidR="005B612A" w:rsidRDefault="005B612A" w:rsidP="00D774BC">
    <w:pPr>
      <w:tabs>
        <w:tab w:val="left" w:pos="6237"/>
      </w:tabs>
    </w:pPr>
    <w:r>
      <w:tab/>
    </w:r>
    <w:bookmarkStart w:id="504" w:name="LDnr"/>
    <w:bookmarkEnd w:id="504"/>
    <w:r>
      <w:t xml:space="preserve"> </w:t>
    </w:r>
    <w:bookmarkStart w:id="505" w:name="Dnr"/>
    <w:bookmarkEnd w:id="505"/>
  </w:p>
  <w:p w14:paraId="77845D5F" w14:textId="77777777" w:rsidR="005B612A" w:rsidRDefault="005B612A"/>
  <w:tbl>
    <w:tblPr>
      <w:tblW w:w="9180" w:type="dxa"/>
      <w:tblLayout w:type="fixed"/>
      <w:tblLook w:val="04A0" w:firstRow="1" w:lastRow="0" w:firstColumn="1" w:lastColumn="0" w:noHBand="0" w:noVBand="1"/>
    </w:tblPr>
    <w:tblGrid>
      <w:gridCol w:w="956"/>
      <w:gridCol w:w="1199"/>
      <w:gridCol w:w="4049"/>
      <w:gridCol w:w="2976"/>
    </w:tblGrid>
    <w:tr w:rsidR="005B612A" w:rsidRPr="0024387D" w14:paraId="7770CDCA" w14:textId="77777777" w:rsidTr="00364AE6">
      <w:tc>
        <w:tcPr>
          <w:tcW w:w="2155" w:type="dxa"/>
          <w:gridSpan w:val="2"/>
        </w:tcPr>
        <w:p w14:paraId="2BFF0FE8" w14:textId="77777777" w:rsidR="005B612A" w:rsidRPr="0024387D" w:rsidRDefault="005B612A" w:rsidP="00514BAB">
          <w:pPr>
            <w:pStyle w:val="Header"/>
            <w:rPr>
              <w:rFonts w:cs="Georgia"/>
              <w:sz w:val="14"/>
              <w:szCs w:val="14"/>
            </w:rPr>
          </w:pPr>
          <w:r w:rsidRPr="0024387D">
            <w:rPr>
              <w:rFonts w:cs="Georgia"/>
              <w:sz w:val="14"/>
              <w:szCs w:val="14"/>
            </w:rPr>
            <w:t>Center för eHälsa i samverkan</w:t>
          </w:r>
        </w:p>
        <w:p w14:paraId="7311FDA3" w14:textId="77777777" w:rsidR="005B612A" w:rsidRPr="0024387D" w:rsidRDefault="005B612A" w:rsidP="00514BAB">
          <w:pPr>
            <w:pStyle w:val="Header"/>
            <w:rPr>
              <w:rFonts w:cs="Georgia"/>
              <w:sz w:val="12"/>
              <w:szCs w:val="12"/>
            </w:rPr>
          </w:pPr>
          <w:r w:rsidRPr="0024387D">
            <w:rPr>
              <w:rFonts w:cs="Georgia"/>
              <w:sz w:val="12"/>
              <w:szCs w:val="12"/>
            </w:rPr>
            <w:t>Hornsgatan 20, 118 82 Stockholm</w:t>
          </w:r>
        </w:p>
        <w:p w14:paraId="143C4590" w14:textId="77777777" w:rsidR="005B612A" w:rsidRPr="0024387D" w:rsidRDefault="005B612A" w:rsidP="00514BAB">
          <w:pPr>
            <w:pStyle w:val="Header"/>
            <w:rPr>
              <w:rFonts w:cs="Georgia"/>
              <w:sz w:val="12"/>
              <w:szCs w:val="12"/>
            </w:rPr>
          </w:pPr>
          <w:r>
            <w:rPr>
              <w:rFonts w:cs="Georgia"/>
              <w:sz w:val="12"/>
              <w:szCs w:val="12"/>
            </w:rPr>
            <w:t>Vxl: 08-452 70 00</w:t>
          </w:r>
          <w:bookmarkStart w:id="506" w:name="PhoneDirect"/>
          <w:bookmarkStart w:id="507" w:name="LMobile"/>
          <w:bookmarkEnd w:id="506"/>
          <w:bookmarkEnd w:id="507"/>
          <w:r w:rsidRPr="0024387D">
            <w:rPr>
              <w:rFonts w:cs="Georgia"/>
              <w:sz w:val="12"/>
              <w:szCs w:val="12"/>
            </w:rPr>
            <w:t xml:space="preserve"> </w:t>
          </w:r>
          <w:bookmarkStart w:id="508" w:name="Mobile"/>
          <w:bookmarkEnd w:id="508"/>
        </w:p>
        <w:p w14:paraId="674555CA" w14:textId="77777777" w:rsidR="005B612A" w:rsidRDefault="005B612A" w:rsidP="00514BAB">
          <w:pPr>
            <w:pStyle w:val="Header"/>
            <w:rPr>
              <w:rFonts w:cs="Georgia"/>
              <w:sz w:val="12"/>
              <w:szCs w:val="12"/>
            </w:rPr>
          </w:pPr>
        </w:p>
        <w:p w14:paraId="69F9143A" w14:textId="01478C95" w:rsidR="005B612A" w:rsidRPr="002F2EFD" w:rsidDel="00117A24" w:rsidRDefault="005B612A" w:rsidP="00514BAB">
          <w:pPr>
            <w:pStyle w:val="Header"/>
            <w:rPr>
              <w:del w:id="509" w:author="Khaled Daham" w:date="2014-02-24T10:48:00Z"/>
              <w:rFonts w:cs="Georgia"/>
              <w:color w:val="008000"/>
              <w:sz w:val="12"/>
              <w:szCs w:val="12"/>
            </w:rPr>
          </w:pPr>
          <w:del w:id="510" w:author="Khaled Daham" w:date="2014-02-24T10:48:00Z">
            <w:r w:rsidRPr="002F2EFD" w:rsidDel="00117A24">
              <w:rPr>
                <w:rFonts w:cs="Georgia"/>
                <w:color w:val="008000"/>
                <w:sz w:val="12"/>
                <w:szCs w:val="12"/>
              </w:rPr>
              <w:fldChar w:fldCharType="begin"/>
            </w:r>
            <w:r w:rsidRPr="002F2EFD" w:rsidDel="00117A24">
              <w:rPr>
                <w:rFonts w:cs="Georgia"/>
                <w:color w:val="008000"/>
                <w:sz w:val="12"/>
                <w:szCs w:val="12"/>
              </w:rPr>
              <w:delInstrText xml:space="preserve"> DOCPROPERTY  "arknummer" \* MERGEFORMAT </w:delInstrText>
            </w:r>
            <w:r w:rsidRPr="002F2EFD" w:rsidDel="00117A24">
              <w:rPr>
                <w:rFonts w:cs="Georgia"/>
                <w:color w:val="008000"/>
                <w:sz w:val="12"/>
                <w:szCs w:val="12"/>
              </w:rPr>
              <w:fldChar w:fldCharType="separate"/>
            </w:r>
            <w:r w:rsidRPr="002F2EFD" w:rsidDel="00117A24">
              <w:rPr>
                <w:rFonts w:cs="Georgia"/>
                <w:color w:val="008000"/>
                <w:sz w:val="12"/>
                <w:szCs w:val="12"/>
              </w:rPr>
              <w:delText>ARK_0015</w:delText>
            </w:r>
            <w:r w:rsidRPr="002F2EFD" w:rsidDel="00117A24">
              <w:rPr>
                <w:rFonts w:cs="Georgia"/>
                <w:color w:val="008000"/>
                <w:sz w:val="12"/>
                <w:szCs w:val="12"/>
              </w:rPr>
              <w:fldChar w:fldCharType="end"/>
            </w:r>
          </w:del>
        </w:p>
        <w:bookmarkStart w:id="511" w:name="Email"/>
        <w:bookmarkEnd w:id="511"/>
        <w:p w14:paraId="1389D9DA" w14:textId="77777777" w:rsidR="005B612A" w:rsidRDefault="005B612A" w:rsidP="00514BAB">
          <w:pPr>
            <w:pStyle w:val="Header"/>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A773F70" w14:textId="77777777" w:rsidR="005B612A" w:rsidRPr="0024387D" w:rsidRDefault="005B612A" w:rsidP="00514BAB">
          <w:pPr>
            <w:pStyle w:val="Header"/>
            <w:rPr>
              <w:rFonts w:cs="Georgia"/>
              <w:sz w:val="12"/>
              <w:szCs w:val="12"/>
            </w:rPr>
          </w:pPr>
        </w:p>
      </w:tc>
      <w:tc>
        <w:tcPr>
          <w:tcW w:w="4049" w:type="dxa"/>
        </w:tcPr>
        <w:p w14:paraId="3BC96ADA" w14:textId="77777777" w:rsidR="005B612A" w:rsidRPr="0024387D" w:rsidRDefault="005B612A" w:rsidP="00514BAB">
          <w:pPr>
            <w:pStyle w:val="Header"/>
            <w:rPr>
              <w:rFonts w:cs="Georgia"/>
              <w:sz w:val="14"/>
              <w:szCs w:val="14"/>
            </w:rPr>
          </w:pPr>
        </w:p>
      </w:tc>
      <w:tc>
        <w:tcPr>
          <w:tcW w:w="2976" w:type="dxa"/>
        </w:tcPr>
        <w:p w14:paraId="39150BC1" w14:textId="77777777" w:rsidR="005B612A" w:rsidRDefault="005B612A" w:rsidP="00514BAB">
          <w:r>
            <w:t xml:space="preserve"> </w:t>
          </w:r>
          <w:bookmarkStart w:id="512" w:name="slask"/>
          <w:bookmarkStart w:id="513" w:name="Addressee"/>
          <w:bookmarkEnd w:id="512"/>
          <w:bookmarkEnd w:id="513"/>
        </w:p>
      </w:tc>
    </w:tr>
    <w:tr w:rsidR="005B612A" w:rsidRPr="00F456CC" w14:paraId="726051DA" w14:textId="77777777" w:rsidTr="00364AE6">
      <w:tc>
        <w:tcPr>
          <w:tcW w:w="956" w:type="dxa"/>
          <w:tcBorders>
            <w:right w:val="single" w:sz="4" w:space="0" w:color="auto"/>
          </w:tcBorders>
        </w:tcPr>
        <w:p w14:paraId="3D93C70D" w14:textId="77777777" w:rsidR="005B612A" w:rsidRPr="00F456CC" w:rsidRDefault="005B612A" w:rsidP="00514BAB">
          <w:pPr>
            <w:pStyle w:val="Header"/>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5B612A" w:rsidRPr="00F456CC" w:rsidRDefault="005B612A" w:rsidP="00514BAB">
          <w:pPr>
            <w:pStyle w:val="Header"/>
            <w:rPr>
              <w:rFonts w:cs="Georgia"/>
              <w:sz w:val="12"/>
              <w:szCs w:val="12"/>
            </w:rPr>
          </w:pPr>
          <w:r w:rsidRPr="002C11AF">
            <w:rPr>
              <w:rFonts w:cs="Georgia"/>
              <w:sz w:val="12"/>
              <w:szCs w:val="12"/>
            </w:rPr>
            <w:t>info@cehis.se</w:t>
          </w:r>
        </w:p>
      </w:tc>
      <w:tc>
        <w:tcPr>
          <w:tcW w:w="4049" w:type="dxa"/>
        </w:tcPr>
        <w:p w14:paraId="0F88AC4C" w14:textId="77777777" w:rsidR="005B612A" w:rsidRPr="002C11AF" w:rsidRDefault="005B612A" w:rsidP="00514BAB">
          <w:pPr>
            <w:pStyle w:val="Header"/>
            <w:rPr>
              <w:rFonts w:cs="Georgia"/>
              <w:sz w:val="12"/>
              <w:szCs w:val="12"/>
            </w:rPr>
          </w:pPr>
        </w:p>
      </w:tc>
      <w:tc>
        <w:tcPr>
          <w:tcW w:w="2976" w:type="dxa"/>
        </w:tcPr>
        <w:p w14:paraId="09468B72" w14:textId="77777777" w:rsidR="005B612A" w:rsidRPr="002C11AF" w:rsidRDefault="005B612A" w:rsidP="00514BAB">
          <w:pPr>
            <w:pStyle w:val="Header"/>
            <w:rPr>
              <w:rFonts w:cs="Georgia"/>
              <w:sz w:val="12"/>
              <w:szCs w:val="12"/>
            </w:rPr>
          </w:pPr>
        </w:p>
      </w:tc>
    </w:tr>
  </w:tbl>
  <w:p w14:paraId="7431164C" w14:textId="77777777" w:rsidR="005B612A" w:rsidRDefault="005B612A" w:rsidP="003755FD">
    <w:pPr>
      <w:pStyle w:val="Header"/>
    </w:pPr>
    <w:bookmarkStart w:id="514" w:name="Radera2"/>
    <w:bookmarkEnd w:id="514"/>
  </w:p>
  <w:p w14:paraId="1A31566D" w14:textId="77777777" w:rsidR="005B612A" w:rsidRDefault="005B612A" w:rsidP="003755FD">
    <w:pPr>
      <w:pStyle w:val="Header"/>
    </w:pPr>
  </w:p>
  <w:p w14:paraId="71CD4DF7" w14:textId="77777777" w:rsidR="005B612A" w:rsidRDefault="005B612A" w:rsidP="003755FD">
    <w:pPr>
      <w:pStyle w:val="Header"/>
    </w:pPr>
  </w:p>
  <w:p w14:paraId="6C34E9AD" w14:textId="7ABCC737" w:rsidR="005B612A" w:rsidRPr="003755FD" w:rsidRDefault="005B612A" w:rsidP="007306AD">
    <w:r>
      <w:rPr>
        <w:noProof/>
        <w:lang w:val="en-US"/>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77777777" w:rsidR="005B612A" w:rsidRPr="00C05223" w:rsidRDefault="005B612A"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A7296B">
                            <w:rPr>
                              <w:noProof/>
                              <w:sz w:val="16"/>
                              <w:szCs w:val="16"/>
                            </w:rPr>
                            <w:t>1</w:t>
                          </w:r>
                          <w:r w:rsidRPr="00E12C4A">
                            <w:rPr>
                              <w:sz w:val="16"/>
                              <w:szCs w:val="16"/>
                            </w:rPr>
                            <w:fldChar w:fldCharType="end"/>
                          </w:r>
                          <w:r w:rsidRPr="00E12C4A">
                            <w:rPr>
                              <w:sz w:val="16"/>
                              <w:szCs w:val="16"/>
                            </w:rPr>
                            <w:t xml:space="preserve"> (</w:t>
                          </w:r>
                          <w:r w:rsidR="00A7296B">
                            <w:fldChar w:fldCharType="begin"/>
                          </w:r>
                          <w:r w:rsidR="00A7296B">
                            <w:instrText xml:space="preserve"> SECTIONPAGES   \* MERGEFORMAT </w:instrText>
                          </w:r>
                          <w:r w:rsidR="00A7296B">
                            <w:fldChar w:fldCharType="separate"/>
                          </w:r>
                          <w:ins w:id="515" w:author="Khaled Daham" w:date="2014-02-24T10:55:00Z">
                            <w:r w:rsidR="00A7296B" w:rsidRPr="00A7296B">
                              <w:rPr>
                                <w:noProof/>
                                <w:sz w:val="16"/>
                                <w:szCs w:val="16"/>
                                <w:rPrChange w:id="516" w:author="Khaled Daham" w:date="2014-02-24T10:55:00Z">
                                  <w:rPr/>
                                </w:rPrChange>
                              </w:rPr>
                              <w:t>51</w:t>
                            </w:r>
                          </w:ins>
                          <w:del w:id="517" w:author="Khaled Daham" w:date="2014-02-24T10:48:00Z">
                            <w:r w:rsidR="00117A24" w:rsidRPr="00117A24" w:rsidDel="00117A24">
                              <w:rPr>
                                <w:noProof/>
                                <w:sz w:val="16"/>
                                <w:szCs w:val="16"/>
                              </w:rPr>
                              <w:delText>51</w:delText>
                            </w:r>
                          </w:del>
                          <w:r w:rsidR="00A7296B">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" fillcolor="white [3212]" stroked="f">
              <v:textbox>
                <w:txbxContent>
                  <w:p w14:paraId="15A022FD" w14:textId="77777777" w:rsidR="005B612A" w:rsidRPr="00C05223" w:rsidRDefault="005B612A"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A7296B">
                      <w:rPr>
                        <w:noProof/>
                        <w:sz w:val="16"/>
                        <w:szCs w:val="16"/>
                      </w:rPr>
                      <w:t>1</w:t>
                    </w:r>
                    <w:r w:rsidRPr="00E12C4A">
                      <w:rPr>
                        <w:sz w:val="16"/>
                        <w:szCs w:val="16"/>
                      </w:rPr>
                      <w:fldChar w:fldCharType="end"/>
                    </w:r>
                    <w:r w:rsidRPr="00E12C4A">
                      <w:rPr>
                        <w:sz w:val="16"/>
                        <w:szCs w:val="16"/>
                      </w:rPr>
                      <w:t xml:space="preserve"> (</w:t>
                    </w:r>
                    <w:r w:rsidR="00A7296B">
                      <w:fldChar w:fldCharType="begin"/>
                    </w:r>
                    <w:r w:rsidR="00A7296B">
                      <w:instrText xml:space="preserve"> SECTIONPAGES   \* MERGEFORMAT </w:instrText>
                    </w:r>
                    <w:r w:rsidR="00A7296B">
                      <w:fldChar w:fldCharType="separate"/>
                    </w:r>
                    <w:ins w:id="518" w:author="Khaled Daham" w:date="2014-02-24T10:55:00Z">
                      <w:r w:rsidR="00A7296B" w:rsidRPr="00A7296B">
                        <w:rPr>
                          <w:noProof/>
                          <w:sz w:val="16"/>
                          <w:szCs w:val="16"/>
                          <w:rPrChange w:id="519" w:author="Khaled Daham" w:date="2014-02-24T10:55:00Z">
                            <w:rPr/>
                          </w:rPrChange>
                        </w:rPr>
                        <w:t>51</w:t>
                      </w:r>
                    </w:ins>
                    <w:del w:id="520" w:author="Khaled Daham" w:date="2014-02-24T10:48:00Z">
                      <w:r w:rsidR="00117A24" w:rsidRPr="00117A24" w:rsidDel="00117A24">
                        <w:rPr>
                          <w:noProof/>
                          <w:sz w:val="16"/>
                          <w:szCs w:val="16"/>
                        </w:rPr>
                        <w:delText>51</w:delText>
                      </w:r>
                    </w:del>
                    <w:r w:rsidR="00A7296B">
                      <w:rPr>
                        <w:noProof/>
                        <w:sz w:val="16"/>
                        <w:szCs w:val="16"/>
                      </w:rPr>
                      <w:fldChar w:fldCharType="end"/>
                    </w:r>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9A1442F"/>
    <w:multiLevelType w:val="multilevel"/>
    <w:tmpl w:val="E0A83D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6">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1">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E246C2"/>
    <w:multiLevelType w:val="multilevel"/>
    <w:tmpl w:val="A08E15CA"/>
    <w:lvl w:ilvl="0">
      <w:start w:val="1"/>
      <w:numFmt w:val="decimal"/>
      <w:pStyle w:val="Heading1"/>
      <w:lvlText w:val="%1"/>
      <w:lvlJc w:val="left"/>
      <w:pPr>
        <w:ind w:hanging="432"/>
      </w:pPr>
      <w:rPr>
        <w:rFonts w:ascii="Arial" w:eastAsia="Arial" w:hAnsi="Arial" w:hint="default"/>
        <w:b/>
        <w:bCs/>
        <w:sz w:val="24"/>
        <w:szCs w:val="24"/>
      </w:rPr>
    </w:lvl>
    <w:lvl w:ilvl="1">
      <w:start w:val="1"/>
      <w:numFmt w:val="decimal"/>
      <w:pStyle w:val="TOC1Para"/>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
  </w:num>
  <w:num w:numId="3">
    <w:abstractNumId w:val="14"/>
  </w:num>
  <w:num w:numId="4">
    <w:abstractNumId w:val="6"/>
  </w:num>
  <w:num w:numId="5">
    <w:abstractNumId w:val="24"/>
  </w:num>
  <w:num w:numId="6">
    <w:abstractNumId w:val="16"/>
  </w:num>
  <w:num w:numId="7">
    <w:abstractNumId w:val="26"/>
  </w:num>
  <w:num w:numId="8">
    <w:abstractNumId w:val="27"/>
  </w:num>
  <w:num w:numId="9">
    <w:abstractNumId w:val="18"/>
  </w:num>
  <w:num w:numId="10">
    <w:abstractNumId w:val="17"/>
  </w:num>
  <w:num w:numId="11">
    <w:abstractNumId w:val="13"/>
  </w:num>
  <w:num w:numId="12">
    <w:abstractNumId w:val="28"/>
  </w:num>
  <w:num w:numId="13">
    <w:abstractNumId w:val="15"/>
  </w:num>
  <w:num w:numId="14">
    <w:abstractNumId w:val="4"/>
  </w:num>
  <w:num w:numId="15">
    <w:abstractNumId w:val="21"/>
  </w:num>
  <w:num w:numId="16">
    <w:abstractNumId w:val="25"/>
  </w:num>
  <w:num w:numId="17">
    <w:abstractNumId w:val="31"/>
  </w:num>
  <w:num w:numId="18">
    <w:abstractNumId w:val="22"/>
  </w:num>
  <w:num w:numId="19">
    <w:abstractNumId w:val="5"/>
  </w:num>
  <w:num w:numId="20">
    <w:abstractNumId w:val="8"/>
  </w:num>
  <w:num w:numId="21">
    <w:abstractNumId w:val="7"/>
  </w:num>
  <w:num w:numId="22">
    <w:abstractNumId w:val="3"/>
  </w:num>
  <w:num w:numId="23">
    <w:abstractNumId w:val="20"/>
  </w:num>
  <w:num w:numId="24">
    <w:abstractNumId w:val="11"/>
  </w:num>
  <w:num w:numId="25">
    <w:abstractNumId w:val="12"/>
  </w:num>
  <w:num w:numId="26">
    <w:abstractNumId w:val="29"/>
  </w:num>
  <w:num w:numId="27">
    <w:abstractNumId w:val="30"/>
  </w:num>
  <w:num w:numId="28">
    <w:abstractNumId w:val="9"/>
  </w:num>
  <w:num w:numId="29">
    <w:abstractNumId w:val="10"/>
  </w:num>
  <w:num w:numId="30">
    <w:abstractNumId w:val="0"/>
  </w:num>
  <w:num w:numId="31">
    <w:abstractNumId w:val="19"/>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D1C"/>
    <w:rsid w:val="00000F99"/>
    <w:rsid w:val="00003FF5"/>
    <w:rsid w:val="000065DE"/>
    <w:rsid w:val="00013301"/>
    <w:rsid w:val="00013CA9"/>
    <w:rsid w:val="00016347"/>
    <w:rsid w:val="00030D6C"/>
    <w:rsid w:val="00035299"/>
    <w:rsid w:val="00036FF1"/>
    <w:rsid w:val="00047E25"/>
    <w:rsid w:val="00053977"/>
    <w:rsid w:val="00055E49"/>
    <w:rsid w:val="00066D85"/>
    <w:rsid w:val="0007349B"/>
    <w:rsid w:val="00073910"/>
    <w:rsid w:val="0008100A"/>
    <w:rsid w:val="00084429"/>
    <w:rsid w:val="000844ED"/>
    <w:rsid w:val="000954B2"/>
    <w:rsid w:val="000A69BD"/>
    <w:rsid w:val="000C1ACF"/>
    <w:rsid w:val="000C776C"/>
    <w:rsid w:val="000D4323"/>
    <w:rsid w:val="000E020A"/>
    <w:rsid w:val="000E190F"/>
    <w:rsid w:val="000E4FE6"/>
    <w:rsid w:val="00100B52"/>
    <w:rsid w:val="00116504"/>
    <w:rsid w:val="001170E4"/>
    <w:rsid w:val="00117A24"/>
    <w:rsid w:val="00122A00"/>
    <w:rsid w:val="001233FB"/>
    <w:rsid w:val="00137C8C"/>
    <w:rsid w:val="00140785"/>
    <w:rsid w:val="001502F9"/>
    <w:rsid w:val="00160052"/>
    <w:rsid w:val="001714C5"/>
    <w:rsid w:val="001752B9"/>
    <w:rsid w:val="00183401"/>
    <w:rsid w:val="00184750"/>
    <w:rsid w:val="00184BA7"/>
    <w:rsid w:val="00191B2C"/>
    <w:rsid w:val="001946E2"/>
    <w:rsid w:val="001B2C00"/>
    <w:rsid w:val="001C046C"/>
    <w:rsid w:val="001C1E6E"/>
    <w:rsid w:val="001C4712"/>
    <w:rsid w:val="001D061B"/>
    <w:rsid w:val="001E1878"/>
    <w:rsid w:val="002047F2"/>
    <w:rsid w:val="00212825"/>
    <w:rsid w:val="00224476"/>
    <w:rsid w:val="00226F03"/>
    <w:rsid w:val="0024387D"/>
    <w:rsid w:val="00246426"/>
    <w:rsid w:val="00261EA5"/>
    <w:rsid w:val="00265F2C"/>
    <w:rsid w:val="00265F33"/>
    <w:rsid w:val="00267208"/>
    <w:rsid w:val="00277ADB"/>
    <w:rsid w:val="0029087A"/>
    <w:rsid w:val="00291C0D"/>
    <w:rsid w:val="002A59E4"/>
    <w:rsid w:val="002A77D2"/>
    <w:rsid w:val="002C11AF"/>
    <w:rsid w:val="002D5403"/>
    <w:rsid w:val="002D5B10"/>
    <w:rsid w:val="002D631E"/>
    <w:rsid w:val="002E33F3"/>
    <w:rsid w:val="002E6348"/>
    <w:rsid w:val="002E73BA"/>
    <w:rsid w:val="002F2EFD"/>
    <w:rsid w:val="002F7E28"/>
    <w:rsid w:val="0030710D"/>
    <w:rsid w:val="00322A41"/>
    <w:rsid w:val="00325EBF"/>
    <w:rsid w:val="00326A97"/>
    <w:rsid w:val="003311B8"/>
    <w:rsid w:val="00335A01"/>
    <w:rsid w:val="00363A55"/>
    <w:rsid w:val="00364AE6"/>
    <w:rsid w:val="00364D31"/>
    <w:rsid w:val="003755FD"/>
    <w:rsid w:val="00390030"/>
    <w:rsid w:val="00394F76"/>
    <w:rsid w:val="003A1F89"/>
    <w:rsid w:val="003A2132"/>
    <w:rsid w:val="003A2948"/>
    <w:rsid w:val="003C2D14"/>
    <w:rsid w:val="003D21E1"/>
    <w:rsid w:val="003F58B4"/>
    <w:rsid w:val="003F5B63"/>
    <w:rsid w:val="00403D9C"/>
    <w:rsid w:val="00405057"/>
    <w:rsid w:val="004078E1"/>
    <w:rsid w:val="00415214"/>
    <w:rsid w:val="00415791"/>
    <w:rsid w:val="00420C18"/>
    <w:rsid w:val="00422022"/>
    <w:rsid w:val="00424B6F"/>
    <w:rsid w:val="004255A2"/>
    <w:rsid w:val="00431F05"/>
    <w:rsid w:val="004375C9"/>
    <w:rsid w:val="004433BE"/>
    <w:rsid w:val="00444C74"/>
    <w:rsid w:val="00457DD1"/>
    <w:rsid w:val="00460BEE"/>
    <w:rsid w:val="00482B99"/>
    <w:rsid w:val="00491FA2"/>
    <w:rsid w:val="004922BF"/>
    <w:rsid w:val="0049416E"/>
    <w:rsid w:val="004B0B17"/>
    <w:rsid w:val="004B347C"/>
    <w:rsid w:val="004C349F"/>
    <w:rsid w:val="004C7A30"/>
    <w:rsid w:val="004F2686"/>
    <w:rsid w:val="004F39E1"/>
    <w:rsid w:val="00502896"/>
    <w:rsid w:val="00505F17"/>
    <w:rsid w:val="00514BAB"/>
    <w:rsid w:val="00517A9A"/>
    <w:rsid w:val="00525CF4"/>
    <w:rsid w:val="00537CC7"/>
    <w:rsid w:val="005408F3"/>
    <w:rsid w:val="005477ED"/>
    <w:rsid w:val="005521B0"/>
    <w:rsid w:val="005535AF"/>
    <w:rsid w:val="0056497A"/>
    <w:rsid w:val="0057032F"/>
    <w:rsid w:val="00576D6B"/>
    <w:rsid w:val="0059544B"/>
    <w:rsid w:val="005957FC"/>
    <w:rsid w:val="005A0069"/>
    <w:rsid w:val="005A11F9"/>
    <w:rsid w:val="005A2DFC"/>
    <w:rsid w:val="005A6077"/>
    <w:rsid w:val="005A6380"/>
    <w:rsid w:val="005B612A"/>
    <w:rsid w:val="005B6762"/>
    <w:rsid w:val="005C5369"/>
    <w:rsid w:val="005D57CE"/>
    <w:rsid w:val="005D655F"/>
    <w:rsid w:val="005D6C3E"/>
    <w:rsid w:val="005E710A"/>
    <w:rsid w:val="00602874"/>
    <w:rsid w:val="006217E0"/>
    <w:rsid w:val="00633EAD"/>
    <w:rsid w:val="00650709"/>
    <w:rsid w:val="00653081"/>
    <w:rsid w:val="00661F2C"/>
    <w:rsid w:val="006648CB"/>
    <w:rsid w:val="00686189"/>
    <w:rsid w:val="0069359C"/>
    <w:rsid w:val="006A4A7F"/>
    <w:rsid w:val="006A4E14"/>
    <w:rsid w:val="006B5BA5"/>
    <w:rsid w:val="006C4B94"/>
    <w:rsid w:val="006D0182"/>
    <w:rsid w:val="006E7C71"/>
    <w:rsid w:val="00702AFD"/>
    <w:rsid w:val="00707704"/>
    <w:rsid w:val="00714301"/>
    <w:rsid w:val="0072035C"/>
    <w:rsid w:val="007231DB"/>
    <w:rsid w:val="00727057"/>
    <w:rsid w:val="007306AD"/>
    <w:rsid w:val="00776D68"/>
    <w:rsid w:val="007804CB"/>
    <w:rsid w:val="007861EA"/>
    <w:rsid w:val="007871FB"/>
    <w:rsid w:val="00793064"/>
    <w:rsid w:val="007A0162"/>
    <w:rsid w:val="007A2939"/>
    <w:rsid w:val="007B025E"/>
    <w:rsid w:val="007B2DED"/>
    <w:rsid w:val="007C2A05"/>
    <w:rsid w:val="007C34B3"/>
    <w:rsid w:val="007C5E55"/>
    <w:rsid w:val="007C7D7A"/>
    <w:rsid w:val="007E47C0"/>
    <w:rsid w:val="007E481B"/>
    <w:rsid w:val="007F0F3A"/>
    <w:rsid w:val="007F22B3"/>
    <w:rsid w:val="00804C10"/>
    <w:rsid w:val="00805333"/>
    <w:rsid w:val="00813487"/>
    <w:rsid w:val="00817886"/>
    <w:rsid w:val="00822E12"/>
    <w:rsid w:val="008303EF"/>
    <w:rsid w:val="00832F02"/>
    <w:rsid w:val="00836205"/>
    <w:rsid w:val="008465AF"/>
    <w:rsid w:val="008636CB"/>
    <w:rsid w:val="00892362"/>
    <w:rsid w:val="008957E8"/>
    <w:rsid w:val="008962E0"/>
    <w:rsid w:val="008977F7"/>
    <w:rsid w:val="008A6494"/>
    <w:rsid w:val="008B23F2"/>
    <w:rsid w:val="008B34A4"/>
    <w:rsid w:val="008B463B"/>
    <w:rsid w:val="008C400C"/>
    <w:rsid w:val="008C41FF"/>
    <w:rsid w:val="008C7C3E"/>
    <w:rsid w:val="008D7540"/>
    <w:rsid w:val="008D797D"/>
    <w:rsid w:val="008E73EF"/>
    <w:rsid w:val="008F38AA"/>
    <w:rsid w:val="008F6ADA"/>
    <w:rsid w:val="009003B9"/>
    <w:rsid w:val="00903125"/>
    <w:rsid w:val="009036DE"/>
    <w:rsid w:val="00910187"/>
    <w:rsid w:val="009171DF"/>
    <w:rsid w:val="00917AF8"/>
    <w:rsid w:val="009205CF"/>
    <w:rsid w:val="00926B52"/>
    <w:rsid w:val="0093229E"/>
    <w:rsid w:val="0093401A"/>
    <w:rsid w:val="00934DF5"/>
    <w:rsid w:val="00942C22"/>
    <w:rsid w:val="00956547"/>
    <w:rsid w:val="00962AAB"/>
    <w:rsid w:val="009863CF"/>
    <w:rsid w:val="009866B4"/>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A02346"/>
    <w:rsid w:val="00A03D94"/>
    <w:rsid w:val="00A14B9C"/>
    <w:rsid w:val="00A16E37"/>
    <w:rsid w:val="00A24C6D"/>
    <w:rsid w:val="00A30DC6"/>
    <w:rsid w:val="00A35D2A"/>
    <w:rsid w:val="00A50E40"/>
    <w:rsid w:val="00A7260B"/>
    <w:rsid w:val="00A7296B"/>
    <w:rsid w:val="00A7347F"/>
    <w:rsid w:val="00A80E12"/>
    <w:rsid w:val="00A81BE1"/>
    <w:rsid w:val="00A86FCE"/>
    <w:rsid w:val="00A8749F"/>
    <w:rsid w:val="00A95903"/>
    <w:rsid w:val="00AA3E23"/>
    <w:rsid w:val="00AB63BF"/>
    <w:rsid w:val="00AD6605"/>
    <w:rsid w:val="00AD6D79"/>
    <w:rsid w:val="00AE4909"/>
    <w:rsid w:val="00AF1559"/>
    <w:rsid w:val="00AF3B49"/>
    <w:rsid w:val="00AF7B2A"/>
    <w:rsid w:val="00B0697D"/>
    <w:rsid w:val="00B10EEB"/>
    <w:rsid w:val="00B1310A"/>
    <w:rsid w:val="00B14DBA"/>
    <w:rsid w:val="00B212C7"/>
    <w:rsid w:val="00B57CBF"/>
    <w:rsid w:val="00B6227B"/>
    <w:rsid w:val="00B72189"/>
    <w:rsid w:val="00B767DA"/>
    <w:rsid w:val="00B77D5E"/>
    <w:rsid w:val="00B86215"/>
    <w:rsid w:val="00B90A42"/>
    <w:rsid w:val="00BA1591"/>
    <w:rsid w:val="00BB02BA"/>
    <w:rsid w:val="00BB5903"/>
    <w:rsid w:val="00BB6694"/>
    <w:rsid w:val="00BD3476"/>
    <w:rsid w:val="00BD68EB"/>
    <w:rsid w:val="00C00D40"/>
    <w:rsid w:val="00C04B41"/>
    <w:rsid w:val="00C10D6D"/>
    <w:rsid w:val="00C136A6"/>
    <w:rsid w:val="00C14894"/>
    <w:rsid w:val="00C14D25"/>
    <w:rsid w:val="00C20DBF"/>
    <w:rsid w:val="00C26EAC"/>
    <w:rsid w:val="00C27116"/>
    <w:rsid w:val="00C311DC"/>
    <w:rsid w:val="00C33FFF"/>
    <w:rsid w:val="00C375AB"/>
    <w:rsid w:val="00C427B8"/>
    <w:rsid w:val="00C52D77"/>
    <w:rsid w:val="00C5331E"/>
    <w:rsid w:val="00C54788"/>
    <w:rsid w:val="00C54F68"/>
    <w:rsid w:val="00C66377"/>
    <w:rsid w:val="00C71635"/>
    <w:rsid w:val="00C72B17"/>
    <w:rsid w:val="00C72FDC"/>
    <w:rsid w:val="00C875DE"/>
    <w:rsid w:val="00CA5F92"/>
    <w:rsid w:val="00CB6E89"/>
    <w:rsid w:val="00CC270E"/>
    <w:rsid w:val="00CC7016"/>
    <w:rsid w:val="00CC70DA"/>
    <w:rsid w:val="00CE0FA6"/>
    <w:rsid w:val="00CE1031"/>
    <w:rsid w:val="00CE7DFC"/>
    <w:rsid w:val="00CF4460"/>
    <w:rsid w:val="00CF47A0"/>
    <w:rsid w:val="00D01ED8"/>
    <w:rsid w:val="00D037DF"/>
    <w:rsid w:val="00D1188C"/>
    <w:rsid w:val="00D16694"/>
    <w:rsid w:val="00D21C11"/>
    <w:rsid w:val="00D4194A"/>
    <w:rsid w:val="00D43587"/>
    <w:rsid w:val="00D53A9A"/>
    <w:rsid w:val="00D5572D"/>
    <w:rsid w:val="00D622F8"/>
    <w:rsid w:val="00D654EF"/>
    <w:rsid w:val="00D76FD4"/>
    <w:rsid w:val="00D774BC"/>
    <w:rsid w:val="00D91240"/>
    <w:rsid w:val="00D93512"/>
    <w:rsid w:val="00DA1759"/>
    <w:rsid w:val="00DA5D2D"/>
    <w:rsid w:val="00DB56E2"/>
    <w:rsid w:val="00DB6CA6"/>
    <w:rsid w:val="00DC3968"/>
    <w:rsid w:val="00DD081E"/>
    <w:rsid w:val="00E1012B"/>
    <w:rsid w:val="00E127E3"/>
    <w:rsid w:val="00E12C4A"/>
    <w:rsid w:val="00E131FD"/>
    <w:rsid w:val="00E13C32"/>
    <w:rsid w:val="00E2294E"/>
    <w:rsid w:val="00E23759"/>
    <w:rsid w:val="00E3060F"/>
    <w:rsid w:val="00E445EA"/>
    <w:rsid w:val="00E46C51"/>
    <w:rsid w:val="00E62163"/>
    <w:rsid w:val="00E738E4"/>
    <w:rsid w:val="00E809F3"/>
    <w:rsid w:val="00E875F8"/>
    <w:rsid w:val="00E901DA"/>
    <w:rsid w:val="00E9789B"/>
    <w:rsid w:val="00EA0175"/>
    <w:rsid w:val="00EB1451"/>
    <w:rsid w:val="00EB1E88"/>
    <w:rsid w:val="00EB63D6"/>
    <w:rsid w:val="00EC3FBC"/>
    <w:rsid w:val="00EC5E28"/>
    <w:rsid w:val="00ED3446"/>
    <w:rsid w:val="00EE04DB"/>
    <w:rsid w:val="00EE0737"/>
    <w:rsid w:val="00EE64E3"/>
    <w:rsid w:val="00EE7F9F"/>
    <w:rsid w:val="00EE7FE7"/>
    <w:rsid w:val="00F07598"/>
    <w:rsid w:val="00F15150"/>
    <w:rsid w:val="00F15814"/>
    <w:rsid w:val="00F25F5B"/>
    <w:rsid w:val="00F27703"/>
    <w:rsid w:val="00F34EBF"/>
    <w:rsid w:val="00F41B44"/>
    <w:rsid w:val="00F422D0"/>
    <w:rsid w:val="00F456CC"/>
    <w:rsid w:val="00F46893"/>
    <w:rsid w:val="00F61790"/>
    <w:rsid w:val="00F85F1F"/>
    <w:rsid w:val="00F94286"/>
    <w:rsid w:val="00FA39CF"/>
    <w:rsid w:val="00FB1144"/>
    <w:rsid w:val="00FB20B9"/>
    <w:rsid w:val="00FB3539"/>
    <w:rsid w:val="00FB69B3"/>
    <w:rsid w:val="00FD2E7E"/>
    <w:rsid w:val="00FD4E8C"/>
    <w:rsid w:val="00FE07DD"/>
    <w:rsid w:val="00FE29F5"/>
    <w:rsid w:val="00FF003A"/>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uiPriority w:val="1"/>
    <w:qFormat/>
    <w:rsid w:val="00424B6F"/>
    <w:pPr>
      <w:tabs>
        <w:tab w:val="left" w:pos="1304"/>
        <w:tab w:val="left" w:pos="2608"/>
        <w:tab w:val="left" w:pos="3912"/>
        <w:tab w:val="left" w:pos="5216"/>
        <w:tab w:val="left" w:pos="6520"/>
        <w:tab w:val="left" w:pos="7824"/>
        <w:tab w:val="left" w:pos="9128"/>
      </w:tabs>
      <w:spacing w:after="120"/>
      <w:ind w:right="150"/>
      <w:jc w:val="both"/>
    </w:pPr>
    <w:rPr>
      <w:rFonts w:ascii="Georgia" w:eastAsia="ヒラギノ角ゴ Pro W3" w:hAnsi="Georgia"/>
      <w:color w:val="000000"/>
      <w:lang w:eastAsia="en-US"/>
    </w:rPr>
  </w:style>
  <w:style w:type="character" w:customStyle="1" w:styleId="BodyTextChar1">
    <w:name w:val="Body Text Char1"/>
    <w:basedOn w:val="DefaultParagraphFont"/>
    <w:link w:val="BodyText"/>
    <w:rsid w:val="00424B6F"/>
    <w:rPr>
      <w:rFonts w:ascii="Georgia" w:eastAsia="ヒラギノ角ゴ Pro W3" w:hAnsi="Georgia"/>
      <w:color w:val="000000"/>
      <w:lang w:eastAsia="en-US"/>
    </w:rPr>
  </w:style>
  <w:style w:type="character" w:customStyle="1" w:styleId="BodyTextChar">
    <w:name w:val="Body Text Char"/>
    <w:basedOn w:val="DefaultParagraphFont"/>
    <w:uiPriority w:val="1"/>
    <w:rsid w:val="007E47C0"/>
    <w:rPr>
      <w:rFonts w:ascii="Georgia" w:hAnsi="Georgia"/>
      <w:szCs w:val="22"/>
      <w:lang w:eastAsia="en-US"/>
    </w:rPr>
  </w:style>
  <w:style w:type="paragraph" w:styleId="CommentText">
    <w:name w:val="annotation text"/>
    <w:link w:val="CommentTextChar"/>
    <w:autoRedefine/>
    <w:rsid w:val="007E47C0"/>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rsid w:val="007E47C0"/>
    <w:rPr>
      <w:rFonts w:ascii="Arial" w:eastAsia="ヒラギノ角ゴ Pro W3" w:hAnsi="Arial"/>
      <w:i/>
      <w:color w:val="000000"/>
      <w:sz w:val="24"/>
      <w:lang w:val="en-GB" w:eastAsia="en-US"/>
    </w:rPr>
  </w:style>
  <w:style w:type="character" w:styleId="CommentReference">
    <w:name w:val="annotation reference"/>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uiPriority w:val="1"/>
    <w:qFormat/>
    <w:rsid w:val="00424B6F"/>
    <w:pPr>
      <w:tabs>
        <w:tab w:val="left" w:pos="1304"/>
        <w:tab w:val="left" w:pos="2608"/>
        <w:tab w:val="left" w:pos="3912"/>
        <w:tab w:val="left" w:pos="5216"/>
        <w:tab w:val="left" w:pos="6520"/>
        <w:tab w:val="left" w:pos="7824"/>
        <w:tab w:val="left" w:pos="9128"/>
      </w:tabs>
      <w:spacing w:after="120"/>
      <w:ind w:right="150"/>
      <w:jc w:val="both"/>
    </w:pPr>
    <w:rPr>
      <w:rFonts w:ascii="Georgia" w:eastAsia="ヒラギノ角ゴ Pro W3" w:hAnsi="Georgia"/>
      <w:color w:val="000000"/>
      <w:lang w:eastAsia="en-US"/>
    </w:rPr>
  </w:style>
  <w:style w:type="character" w:customStyle="1" w:styleId="BodyTextChar1">
    <w:name w:val="Body Text Char1"/>
    <w:basedOn w:val="DefaultParagraphFont"/>
    <w:link w:val="BodyText"/>
    <w:rsid w:val="00424B6F"/>
    <w:rPr>
      <w:rFonts w:ascii="Georgia" w:eastAsia="ヒラギノ角ゴ Pro W3" w:hAnsi="Georgia"/>
      <w:color w:val="000000"/>
      <w:lang w:eastAsia="en-US"/>
    </w:rPr>
  </w:style>
  <w:style w:type="character" w:customStyle="1" w:styleId="BodyTextChar">
    <w:name w:val="Body Text Char"/>
    <w:basedOn w:val="DefaultParagraphFont"/>
    <w:uiPriority w:val="1"/>
    <w:rsid w:val="007E47C0"/>
    <w:rPr>
      <w:rFonts w:ascii="Georgia" w:hAnsi="Georgia"/>
      <w:szCs w:val="22"/>
      <w:lang w:eastAsia="en-US"/>
    </w:rPr>
  </w:style>
  <w:style w:type="paragraph" w:styleId="CommentText">
    <w:name w:val="annotation text"/>
    <w:link w:val="CommentTextChar"/>
    <w:autoRedefine/>
    <w:rsid w:val="007E47C0"/>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rsid w:val="007E47C0"/>
    <w:rPr>
      <w:rFonts w:ascii="Arial" w:eastAsia="ヒラギノ角ゴ Pro W3" w:hAnsi="Arial"/>
      <w:i/>
      <w:color w:val="000000"/>
      <w:sz w:val="24"/>
      <w:lang w:val="en-GB" w:eastAsia="en-US"/>
    </w:rPr>
  </w:style>
  <w:style w:type="character" w:styleId="CommentReference">
    <w:name w:val="annotation reference"/>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2.xm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A34A671-92E2-0E4E-BE26-6C2DCBFB4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10</TotalTime>
  <Pages>51</Pages>
  <Words>10332</Words>
  <Characters>66234</Characters>
  <Application>Microsoft Macintosh Word</Application>
  <DocSecurity>0</DocSecurity>
  <Lines>3896</Lines>
  <Paragraphs>1963</Paragraphs>
  <ScaleCrop>false</ScaleCrop>
  <HeadingPairs>
    <vt:vector size="2" baseType="variant">
      <vt:variant>
        <vt:lpstr>Title</vt:lpstr>
      </vt:variant>
      <vt:variant>
        <vt:i4>1</vt:i4>
      </vt:variant>
    </vt:vector>
  </HeadingPairs>
  <TitlesOfParts>
    <vt:vector size="1" baseType="lpstr">
      <vt:lpstr>Tjänstekontraktsbeskrivning - Hantera hälsorelaterat tillstånd, utfall av aktivitet</vt:lpstr>
    </vt:vector>
  </TitlesOfParts>
  <Manager/>
  <Company>Center för eHälsa i samverkan</Company>
  <LinksUpToDate>false</LinksUpToDate>
  <CharactersWithSpaces>74603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Hantera hälsorelaterat tillstånd, utfall av aktivitet</dc:title>
  <dc:subject>Arkitektur</dc:subject>
  <dc:creator>CeHis AR</dc:creator>
  <cp:keywords>Tjänstekontrakt, clinicalprocess, healthcond, actoutcome, Arkitektur, ARK_0015</cp:keywords>
  <dc:description/>
  <cp:lastModifiedBy>Khaled Daham</cp:lastModifiedBy>
  <cp:revision>10</cp:revision>
  <dcterms:created xsi:type="dcterms:W3CDTF">2014-02-19T09:15:00Z</dcterms:created>
  <dcterms:modified xsi:type="dcterms:W3CDTF">2014-02-24T10:01:00Z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2</vt:lpwstr>
  </property>
  <property fmtid="{D5CDD505-2E9C-101B-9397-08002B2CF9AE}" pid="3" name="Version_2">
    <vt:lpwstr>1</vt:lpwstr>
  </property>
  <property fmtid="{D5CDD505-2E9C-101B-9397-08002B2CF9AE}" pid="4" name="Version_3">
    <vt:lpwstr>RC2</vt:lpwstr>
  </property>
  <property fmtid="{D5CDD505-2E9C-101B-9397-08002B2CF9AE}" pid="5" name="arknummer">
    <vt:lpwstr>ARK_0015</vt:lpwstr>
  </property>
</Properties>
</file>