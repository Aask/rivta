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A7296B" w:rsidP="00F25F5B">
      <w:pPr>
        <w:tabs>
          <w:tab w:val="left" w:pos="2552"/>
        </w:tabs>
        <w:spacing w:line="240" w:lineRule="auto"/>
        <w:jc w:val="center"/>
        <w:rPr>
          <w:sz w:val="48"/>
          <w:szCs w:val="48"/>
        </w:rPr>
      </w:pPr>
      <w:fldSimple w:instr=" TITLE   \* MERGEFORMAT ">
        <w:ins w:id="1" w:author="Khaled Daham" w:date="2014-02-24T10:51:00Z">
          <w:r w:rsidR="00F422D0" w:rsidRPr="00F422D0">
            <w:rPr>
              <w:color w:val="76923C" w:themeColor="accent3" w:themeShade="BF"/>
              <w:sz w:val="48"/>
              <w:szCs w:val="48"/>
              <w:rPrChange w:id="2" w:author="Khaled Daham" w:date="2014-02-24T10:51:00Z">
                <w:rPr/>
              </w:rPrChange>
            </w:rPr>
            <w:t>Tjänstekontraktsbeskrivning - Hantera</w:t>
          </w:r>
          <w:r w:rsidR="00F422D0">
            <w:t xml:space="preserve"> </w:t>
          </w:r>
          <w:r w:rsidR="00F422D0" w:rsidRPr="00F422D0">
            <w:rPr>
              <w:sz w:val="48"/>
              <w:szCs w:val="48"/>
              <w:rPrChange w:id="3" w:author="Khaled Daham" w:date="2014-02-24T10:51:00Z">
                <w:rPr/>
              </w:rPrChange>
            </w:rPr>
            <w:t>hälsorelaterat tillstånd, utfall av aktivitet</w:t>
          </w:r>
        </w:ins>
        <w:del w:id="4" w:author="Khaled Daham" w:date="2014-02-24T10:50:00Z">
          <w:r w:rsidR="00117A24" w:rsidRPr="00117A24" w:rsidDel="00F422D0">
            <w:rPr>
              <w:color w:val="76923C" w:themeColor="accent3" w:themeShade="BF"/>
              <w:sz w:val="48"/>
              <w:szCs w:val="48"/>
            </w:rPr>
            <w:delText>Tjänstekontraktsbeskrivning - Hantera</w:delText>
          </w:r>
          <w:r w:rsidR="00117A24" w:rsidDel="00F422D0">
            <w:delText xml:space="preserve"> </w:delText>
          </w:r>
          <w:r w:rsidR="00117A24" w:rsidRPr="00117A24" w:rsidDel="00F422D0">
            <w:rPr>
              <w:sz w:val="48"/>
              <w:szCs w:val="48"/>
            </w:rPr>
            <w:delText>hälsorelaterat tillstånd, utfall av aktivitet</w:delText>
          </w:r>
        </w:del>
      </w:fldSimple>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62C875B4"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ins w:id="5" w:author="Khaled Daham" w:date="2014-02-24T10:51:00Z">
        <w:r w:rsidR="00F422D0" w:rsidRPr="00F422D0">
          <w:rPr>
            <w:rFonts w:ascii="Arial" w:hAnsi="Arial"/>
            <w:b/>
            <w:sz w:val="36"/>
            <w:szCs w:val="36"/>
            <w:rPrChange w:id="6" w:author="Khaled Daham" w:date="2014-02-24T10:51:00Z">
              <w:rPr>
                <w:rFonts w:ascii="Arial" w:hAnsi="Arial"/>
                <w:sz w:val="36"/>
                <w:szCs w:val="36"/>
              </w:rPr>
            </w:rPrChange>
          </w:rPr>
          <w:t>2</w:t>
        </w:r>
      </w:ins>
      <w:del w:id="7" w:author="Khaled Daham" w:date="2014-02-24T10:50:00Z">
        <w:r w:rsidR="00D76FD4" w:rsidRPr="00D76FD4" w:rsidDel="00F422D0">
          <w:rPr>
            <w:rFonts w:ascii="Arial" w:hAnsi="Arial"/>
            <w:b/>
            <w:sz w:val="36"/>
            <w:szCs w:val="36"/>
          </w:rPr>
          <w:delText>2</w:delText>
        </w:r>
      </w:del>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ins w:id="8" w:author="Khaled Daham" w:date="2014-02-24T10:51:00Z">
        <w:r w:rsidR="00F422D0" w:rsidRPr="00F422D0">
          <w:rPr>
            <w:rFonts w:ascii="Arial" w:hAnsi="Arial"/>
            <w:b/>
            <w:sz w:val="36"/>
            <w:szCs w:val="36"/>
            <w:rPrChange w:id="9" w:author="Khaled Daham" w:date="2014-02-24T10:51:00Z">
              <w:rPr>
                <w:rFonts w:ascii="Arial" w:hAnsi="Arial"/>
                <w:sz w:val="36"/>
                <w:szCs w:val="36"/>
              </w:rPr>
            </w:rPrChange>
          </w:rPr>
          <w:t>1</w:t>
        </w:r>
      </w:ins>
      <w:del w:id="10" w:author="Khaled Daham" w:date="2014-02-24T10:50:00Z">
        <w:r w:rsidR="00D76FD4" w:rsidRPr="00D76FD4" w:rsidDel="00F422D0">
          <w:rPr>
            <w:rFonts w:ascii="Arial" w:hAnsi="Arial"/>
            <w:b/>
            <w:sz w:val="36"/>
            <w:szCs w:val="36"/>
          </w:rPr>
          <w:delText>1</w:delText>
        </w:r>
      </w:del>
      <w:r w:rsidR="00035299" w:rsidRPr="009171DF">
        <w:rPr>
          <w:rFonts w:ascii="Arial" w:hAnsi="Arial"/>
          <w:b/>
          <w:sz w:val="36"/>
          <w:szCs w:val="36"/>
        </w:rPr>
        <w:fldChar w:fldCharType="end"/>
      </w:r>
      <w:r w:rsidR="009171DF" w:rsidRPr="009171DF">
        <w:rPr>
          <w:rFonts w:ascii="Arial" w:hAnsi="Arial"/>
          <w:sz w:val="36"/>
          <w:szCs w:val="36"/>
        </w:rPr>
        <w:t>.</w:t>
      </w:r>
      <w:r w:rsidR="00BB5903" w:rsidRPr="009171DF">
        <w:rPr>
          <w:rFonts w:ascii="Arial" w:hAnsi="Arial"/>
          <w:b/>
          <w:sz w:val="36"/>
          <w:szCs w:val="36"/>
        </w:rPr>
        <w:t>RC</w:t>
      </w:r>
      <w:ins w:id="11" w:author="Khaled Daham" w:date="2014-02-24T10:49:00Z">
        <w:r w:rsidR="00117A24">
          <w:rPr>
            <w:rFonts w:ascii="Arial" w:hAnsi="Arial"/>
            <w:b/>
            <w:sz w:val="36"/>
            <w:szCs w:val="36"/>
          </w:rPr>
          <w:t>2</w:t>
        </w:r>
      </w:ins>
      <w:del w:id="12" w:author="Khaled Daham" w:date="2014-02-24T10:49:00Z">
        <w:r w:rsidR="00BB5903" w:rsidRPr="009171DF" w:rsidDel="00117A24">
          <w:rPr>
            <w:rFonts w:ascii="Arial" w:hAnsi="Arial"/>
            <w:b/>
            <w:sz w:val="36"/>
            <w:szCs w:val="36"/>
          </w:rPr>
          <w:delText>1</w:delText>
        </w:r>
      </w:del>
    </w:p>
    <w:p w14:paraId="5659363F" w14:textId="77777777" w:rsidR="002D631E" w:rsidRDefault="002D631E" w:rsidP="00F25F5B">
      <w:pPr>
        <w:tabs>
          <w:tab w:val="left" w:pos="2552"/>
        </w:tabs>
        <w:spacing w:line="240" w:lineRule="auto"/>
        <w:jc w:val="center"/>
        <w:rPr>
          <w:sz w:val="32"/>
          <w:szCs w:val="32"/>
        </w:rPr>
      </w:pPr>
    </w:p>
    <w:p w14:paraId="37830127" w14:textId="3F5853B5" w:rsidR="00F25F5B" w:rsidRDefault="002D5403" w:rsidP="00F25F5B">
      <w:pPr>
        <w:tabs>
          <w:tab w:val="left" w:pos="2552"/>
        </w:tabs>
        <w:spacing w:line="240" w:lineRule="auto"/>
        <w:jc w:val="center"/>
        <w:rPr>
          <w:sz w:val="32"/>
          <w:szCs w:val="32"/>
        </w:rPr>
      </w:pPr>
      <w:r>
        <w:rPr>
          <w:sz w:val="32"/>
          <w:szCs w:val="32"/>
        </w:rPr>
        <w:t>20</w:t>
      </w:r>
      <w:r w:rsidR="00D76FD4">
        <w:rPr>
          <w:sz w:val="32"/>
          <w:szCs w:val="32"/>
        </w:rPr>
        <w:t>14-02-</w:t>
      </w:r>
      <w:ins w:id="13" w:author="Khaled Daham" w:date="2014-02-24T10:49:00Z">
        <w:r w:rsidR="00117A24">
          <w:rPr>
            <w:sz w:val="32"/>
            <w:szCs w:val="32"/>
          </w:rPr>
          <w:t>24</w:t>
        </w:r>
      </w:ins>
      <w:del w:id="14" w:author="Khaled Daham" w:date="2014-02-24T10:49:00Z">
        <w:r w:rsidR="00D76FD4" w:rsidDel="00117A24">
          <w:rPr>
            <w:sz w:val="32"/>
            <w:szCs w:val="32"/>
          </w:rPr>
          <w:delText>18</w:delText>
        </w:r>
      </w:del>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TOCHeading"/>
          </w:pPr>
          <w:r>
            <w:t>Innehållsförteckning</w:t>
          </w:r>
        </w:p>
        <w:p w14:paraId="5388AFB4" w14:textId="77777777" w:rsidR="00335A01" w:rsidRDefault="00C54F68">
          <w:pPr>
            <w:pStyle w:val="TOC1"/>
            <w:tabs>
              <w:tab w:val="left" w:pos="326"/>
              <w:tab w:val="right" w:leader="dot" w:pos="8664"/>
            </w:tabs>
            <w:rPr>
              <w:ins w:id="15" w:author="Khaled Daham" w:date="2014-02-24T10:54:00Z"/>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ins w:id="16" w:author="Khaled Daham" w:date="2014-02-24T10:54:00Z">
            <w:r w:rsidR="00335A01">
              <w:rPr>
                <w:noProof/>
              </w:rPr>
              <w:t>1</w:t>
            </w:r>
            <w:r w:rsidR="00335A01">
              <w:rPr>
                <w:rFonts w:asciiTheme="minorHAnsi" w:eastAsiaTheme="minorEastAsia" w:hAnsiTheme="minorHAnsi" w:cstheme="minorBidi"/>
                <w:noProof/>
                <w:sz w:val="24"/>
                <w:szCs w:val="24"/>
                <w:lang w:val="en-US" w:eastAsia="ja-JP"/>
              </w:rPr>
              <w:tab/>
            </w:r>
            <w:r w:rsidR="00335A01">
              <w:rPr>
                <w:noProof/>
              </w:rPr>
              <w:t>Inledning</w:t>
            </w:r>
            <w:r w:rsidR="00335A01">
              <w:rPr>
                <w:noProof/>
              </w:rPr>
              <w:tab/>
            </w:r>
            <w:r w:rsidR="00335A01">
              <w:rPr>
                <w:noProof/>
              </w:rPr>
              <w:fldChar w:fldCharType="begin"/>
            </w:r>
            <w:r w:rsidR="00335A01">
              <w:rPr>
                <w:noProof/>
              </w:rPr>
              <w:instrText xml:space="preserve"> PAGEREF _Toc254858604 \h </w:instrText>
            </w:r>
          </w:ins>
          <w:r w:rsidR="00335A01">
            <w:rPr>
              <w:noProof/>
            </w:rPr>
          </w:r>
          <w:r w:rsidR="00335A01">
            <w:rPr>
              <w:noProof/>
            </w:rPr>
            <w:fldChar w:fldCharType="separate"/>
          </w:r>
          <w:ins w:id="17" w:author="Khaled Daham" w:date="2014-02-24T10:54:00Z">
            <w:r w:rsidR="00335A01">
              <w:rPr>
                <w:noProof/>
              </w:rPr>
              <w:t>10</w:t>
            </w:r>
            <w:r w:rsidR="00335A01">
              <w:rPr>
                <w:noProof/>
              </w:rPr>
              <w:fldChar w:fldCharType="end"/>
            </w:r>
          </w:ins>
        </w:p>
        <w:p w14:paraId="3DC97093" w14:textId="77777777" w:rsidR="00335A01" w:rsidRDefault="00335A01">
          <w:pPr>
            <w:pStyle w:val="TOC1"/>
            <w:tabs>
              <w:tab w:val="left" w:pos="352"/>
              <w:tab w:val="right" w:leader="dot" w:pos="8664"/>
            </w:tabs>
            <w:rPr>
              <w:ins w:id="18" w:author="Khaled Daham" w:date="2014-02-24T10:54:00Z"/>
              <w:rFonts w:asciiTheme="minorHAnsi" w:eastAsiaTheme="minorEastAsia" w:hAnsiTheme="minorHAnsi" w:cstheme="minorBidi"/>
              <w:noProof/>
              <w:sz w:val="24"/>
              <w:szCs w:val="24"/>
              <w:lang w:val="en-US" w:eastAsia="ja-JP"/>
            </w:rPr>
          </w:pPr>
          <w:ins w:id="19" w:author="Khaled Daham" w:date="2014-02-24T10:54:00Z">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_Toc254858605 \h </w:instrText>
            </w:r>
          </w:ins>
          <w:r>
            <w:rPr>
              <w:noProof/>
            </w:rPr>
          </w:r>
          <w:r>
            <w:rPr>
              <w:noProof/>
            </w:rPr>
            <w:fldChar w:fldCharType="separate"/>
          </w:r>
          <w:ins w:id="20" w:author="Khaled Daham" w:date="2014-02-24T10:54:00Z">
            <w:r>
              <w:rPr>
                <w:noProof/>
              </w:rPr>
              <w:t>11</w:t>
            </w:r>
            <w:r>
              <w:rPr>
                <w:noProof/>
              </w:rPr>
              <w:fldChar w:fldCharType="end"/>
            </w:r>
          </w:ins>
        </w:p>
        <w:p w14:paraId="73F07C42" w14:textId="77777777" w:rsidR="00335A01" w:rsidRDefault="00335A01">
          <w:pPr>
            <w:pStyle w:val="TOC2"/>
            <w:tabs>
              <w:tab w:val="left" w:pos="692"/>
              <w:tab w:val="right" w:leader="dot" w:pos="8664"/>
            </w:tabs>
            <w:rPr>
              <w:ins w:id="21" w:author="Khaled Daham" w:date="2014-02-24T10:54:00Z"/>
              <w:rFonts w:asciiTheme="minorHAnsi" w:eastAsiaTheme="minorEastAsia" w:hAnsiTheme="minorHAnsi" w:cstheme="minorBidi"/>
              <w:noProof/>
              <w:sz w:val="24"/>
              <w:szCs w:val="24"/>
              <w:lang w:val="en-US" w:eastAsia="ja-JP"/>
            </w:rPr>
          </w:pPr>
          <w:ins w:id="22" w:author="Khaled Daham" w:date="2014-02-24T10:54:00Z">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3429D7">
              <w:rPr>
                <w:b/>
                <w:noProof/>
                <w:color w:val="76923C" w:themeColor="accent3" w:themeShade="BF"/>
              </w:rPr>
              <w:t>2</w:t>
            </w:r>
            <w:r>
              <w:rPr>
                <w:noProof/>
              </w:rPr>
              <w:t>.</w:t>
            </w:r>
            <w:r w:rsidRPr="003429D7">
              <w:rPr>
                <w:b/>
                <w:noProof/>
                <w:color w:val="76923C" w:themeColor="accent3" w:themeShade="BF"/>
              </w:rPr>
              <w:t>1.RC2</w:t>
            </w:r>
            <w:r>
              <w:rPr>
                <w:noProof/>
              </w:rPr>
              <w:tab/>
            </w:r>
            <w:r>
              <w:rPr>
                <w:noProof/>
              </w:rPr>
              <w:fldChar w:fldCharType="begin"/>
            </w:r>
            <w:r>
              <w:rPr>
                <w:noProof/>
              </w:rPr>
              <w:instrText xml:space="preserve"> PAGEREF _Toc254858606 \h </w:instrText>
            </w:r>
          </w:ins>
          <w:r>
            <w:rPr>
              <w:noProof/>
            </w:rPr>
          </w:r>
          <w:r>
            <w:rPr>
              <w:noProof/>
            </w:rPr>
            <w:fldChar w:fldCharType="separate"/>
          </w:r>
          <w:ins w:id="23" w:author="Khaled Daham" w:date="2014-02-24T10:54:00Z">
            <w:r>
              <w:rPr>
                <w:noProof/>
              </w:rPr>
              <w:t>11</w:t>
            </w:r>
            <w:r>
              <w:rPr>
                <w:noProof/>
              </w:rPr>
              <w:fldChar w:fldCharType="end"/>
            </w:r>
          </w:ins>
        </w:p>
        <w:p w14:paraId="6BDBED67" w14:textId="77777777" w:rsidR="00335A01" w:rsidRDefault="00335A01">
          <w:pPr>
            <w:pStyle w:val="TOC3"/>
            <w:tabs>
              <w:tab w:val="left" w:pos="1031"/>
              <w:tab w:val="right" w:leader="dot" w:pos="8664"/>
            </w:tabs>
            <w:rPr>
              <w:ins w:id="24" w:author="Khaled Daham" w:date="2014-02-24T10:54:00Z"/>
              <w:rFonts w:asciiTheme="minorHAnsi" w:eastAsiaTheme="minorEastAsia" w:hAnsiTheme="minorHAnsi" w:cstheme="minorBidi"/>
              <w:noProof/>
              <w:sz w:val="24"/>
              <w:szCs w:val="24"/>
              <w:lang w:val="en-US" w:eastAsia="ja-JP"/>
            </w:rPr>
          </w:pPr>
          <w:ins w:id="25" w:author="Khaled Daham" w:date="2014-02-24T10:54:00Z">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_Toc254858607 \h </w:instrText>
            </w:r>
          </w:ins>
          <w:r>
            <w:rPr>
              <w:noProof/>
            </w:rPr>
          </w:r>
          <w:r>
            <w:rPr>
              <w:noProof/>
            </w:rPr>
            <w:fldChar w:fldCharType="separate"/>
          </w:r>
          <w:ins w:id="26" w:author="Khaled Daham" w:date="2014-02-24T10:54:00Z">
            <w:r>
              <w:rPr>
                <w:noProof/>
              </w:rPr>
              <w:t>11</w:t>
            </w:r>
            <w:r>
              <w:rPr>
                <w:noProof/>
              </w:rPr>
              <w:fldChar w:fldCharType="end"/>
            </w:r>
          </w:ins>
        </w:p>
        <w:p w14:paraId="6F2F8B51" w14:textId="77777777" w:rsidR="00335A01" w:rsidRDefault="00335A01">
          <w:pPr>
            <w:pStyle w:val="TOC3"/>
            <w:tabs>
              <w:tab w:val="left" w:pos="1057"/>
              <w:tab w:val="right" w:leader="dot" w:pos="8664"/>
            </w:tabs>
            <w:rPr>
              <w:ins w:id="27" w:author="Khaled Daham" w:date="2014-02-24T10:54:00Z"/>
              <w:rFonts w:asciiTheme="minorHAnsi" w:eastAsiaTheme="minorEastAsia" w:hAnsiTheme="minorHAnsi" w:cstheme="minorBidi"/>
              <w:noProof/>
              <w:sz w:val="24"/>
              <w:szCs w:val="24"/>
              <w:lang w:val="en-US" w:eastAsia="ja-JP"/>
            </w:rPr>
          </w:pPr>
          <w:ins w:id="28" w:author="Khaled Daham" w:date="2014-02-24T10:54:00Z">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_Toc254858608 \h </w:instrText>
            </w:r>
          </w:ins>
          <w:r>
            <w:rPr>
              <w:noProof/>
            </w:rPr>
          </w:r>
          <w:r>
            <w:rPr>
              <w:noProof/>
            </w:rPr>
            <w:fldChar w:fldCharType="separate"/>
          </w:r>
          <w:ins w:id="29" w:author="Khaled Daham" w:date="2014-02-24T10:54:00Z">
            <w:r>
              <w:rPr>
                <w:noProof/>
              </w:rPr>
              <w:t>11</w:t>
            </w:r>
            <w:r>
              <w:rPr>
                <w:noProof/>
              </w:rPr>
              <w:fldChar w:fldCharType="end"/>
            </w:r>
          </w:ins>
        </w:p>
        <w:p w14:paraId="0E0088DB" w14:textId="77777777" w:rsidR="00335A01" w:rsidRDefault="00335A01">
          <w:pPr>
            <w:pStyle w:val="TOC3"/>
            <w:tabs>
              <w:tab w:val="left" w:pos="1056"/>
              <w:tab w:val="right" w:leader="dot" w:pos="8664"/>
            </w:tabs>
            <w:rPr>
              <w:ins w:id="30" w:author="Khaled Daham" w:date="2014-02-24T10:54:00Z"/>
              <w:rFonts w:asciiTheme="minorHAnsi" w:eastAsiaTheme="minorEastAsia" w:hAnsiTheme="minorHAnsi" w:cstheme="minorBidi"/>
              <w:noProof/>
              <w:sz w:val="24"/>
              <w:szCs w:val="24"/>
              <w:lang w:val="en-US" w:eastAsia="ja-JP"/>
            </w:rPr>
          </w:pPr>
          <w:ins w:id="31" w:author="Khaled Daham" w:date="2014-02-24T10:54:00Z">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_Toc254858609 \h </w:instrText>
            </w:r>
          </w:ins>
          <w:r>
            <w:rPr>
              <w:noProof/>
            </w:rPr>
          </w:r>
          <w:r>
            <w:rPr>
              <w:noProof/>
            </w:rPr>
            <w:fldChar w:fldCharType="separate"/>
          </w:r>
          <w:ins w:id="32" w:author="Khaled Daham" w:date="2014-02-24T10:54:00Z">
            <w:r>
              <w:rPr>
                <w:noProof/>
              </w:rPr>
              <w:t>11</w:t>
            </w:r>
            <w:r>
              <w:rPr>
                <w:noProof/>
              </w:rPr>
              <w:fldChar w:fldCharType="end"/>
            </w:r>
          </w:ins>
        </w:p>
        <w:p w14:paraId="458EF8B9" w14:textId="77777777" w:rsidR="00335A01" w:rsidRDefault="00335A01">
          <w:pPr>
            <w:pStyle w:val="TOC3"/>
            <w:tabs>
              <w:tab w:val="left" w:pos="1058"/>
              <w:tab w:val="right" w:leader="dot" w:pos="8664"/>
            </w:tabs>
            <w:rPr>
              <w:ins w:id="33" w:author="Khaled Daham" w:date="2014-02-24T10:54:00Z"/>
              <w:rFonts w:asciiTheme="minorHAnsi" w:eastAsiaTheme="minorEastAsia" w:hAnsiTheme="minorHAnsi" w:cstheme="minorBidi"/>
              <w:noProof/>
              <w:sz w:val="24"/>
              <w:szCs w:val="24"/>
              <w:lang w:val="en-US" w:eastAsia="ja-JP"/>
            </w:rPr>
          </w:pPr>
          <w:ins w:id="34" w:author="Khaled Daham" w:date="2014-02-24T10:54:00Z">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_Toc254858610 \h </w:instrText>
            </w:r>
          </w:ins>
          <w:r>
            <w:rPr>
              <w:noProof/>
            </w:rPr>
          </w:r>
          <w:r>
            <w:rPr>
              <w:noProof/>
            </w:rPr>
            <w:fldChar w:fldCharType="separate"/>
          </w:r>
          <w:ins w:id="35" w:author="Khaled Daham" w:date="2014-02-24T10:54:00Z">
            <w:r>
              <w:rPr>
                <w:noProof/>
              </w:rPr>
              <w:t>12</w:t>
            </w:r>
            <w:r>
              <w:rPr>
                <w:noProof/>
              </w:rPr>
              <w:fldChar w:fldCharType="end"/>
            </w:r>
          </w:ins>
        </w:p>
        <w:p w14:paraId="18E8AFC5" w14:textId="77777777" w:rsidR="00335A01" w:rsidRDefault="00335A01">
          <w:pPr>
            <w:pStyle w:val="TOC2"/>
            <w:tabs>
              <w:tab w:val="left" w:pos="717"/>
              <w:tab w:val="right" w:leader="dot" w:pos="8664"/>
            </w:tabs>
            <w:rPr>
              <w:ins w:id="36" w:author="Khaled Daham" w:date="2014-02-24T10:54:00Z"/>
              <w:rFonts w:asciiTheme="minorHAnsi" w:eastAsiaTheme="minorEastAsia" w:hAnsiTheme="minorHAnsi" w:cstheme="minorBidi"/>
              <w:noProof/>
              <w:sz w:val="24"/>
              <w:szCs w:val="24"/>
              <w:lang w:val="en-US" w:eastAsia="ja-JP"/>
            </w:rPr>
          </w:pPr>
          <w:ins w:id="37" w:author="Khaled Daham" w:date="2014-02-24T10:54:00Z">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_Toc254858611 \h </w:instrText>
            </w:r>
          </w:ins>
          <w:r>
            <w:rPr>
              <w:noProof/>
            </w:rPr>
          </w:r>
          <w:r>
            <w:rPr>
              <w:noProof/>
            </w:rPr>
            <w:fldChar w:fldCharType="separate"/>
          </w:r>
          <w:ins w:id="38" w:author="Khaled Daham" w:date="2014-02-24T10:54:00Z">
            <w:r>
              <w:rPr>
                <w:noProof/>
              </w:rPr>
              <w:t>12</w:t>
            </w:r>
            <w:r>
              <w:rPr>
                <w:noProof/>
              </w:rPr>
              <w:fldChar w:fldCharType="end"/>
            </w:r>
          </w:ins>
        </w:p>
        <w:p w14:paraId="31ABD4E3" w14:textId="77777777" w:rsidR="00335A01" w:rsidRDefault="00335A01">
          <w:pPr>
            <w:pStyle w:val="TOC1"/>
            <w:tabs>
              <w:tab w:val="left" w:pos="350"/>
              <w:tab w:val="right" w:leader="dot" w:pos="8664"/>
            </w:tabs>
            <w:rPr>
              <w:ins w:id="39" w:author="Khaled Daham" w:date="2014-02-24T10:54:00Z"/>
              <w:rFonts w:asciiTheme="minorHAnsi" w:eastAsiaTheme="minorEastAsia" w:hAnsiTheme="minorHAnsi" w:cstheme="minorBidi"/>
              <w:noProof/>
              <w:sz w:val="24"/>
              <w:szCs w:val="24"/>
              <w:lang w:val="en-US" w:eastAsia="ja-JP"/>
            </w:rPr>
          </w:pPr>
          <w:ins w:id="40" w:author="Khaled Daham" w:date="2014-02-24T10:54:00Z">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_Toc254858612 \h </w:instrText>
            </w:r>
          </w:ins>
          <w:r>
            <w:rPr>
              <w:noProof/>
            </w:rPr>
          </w:r>
          <w:r>
            <w:rPr>
              <w:noProof/>
            </w:rPr>
            <w:fldChar w:fldCharType="separate"/>
          </w:r>
          <w:ins w:id="41" w:author="Khaled Daham" w:date="2014-02-24T10:54:00Z">
            <w:r>
              <w:rPr>
                <w:noProof/>
              </w:rPr>
              <w:t>12</w:t>
            </w:r>
            <w:r>
              <w:rPr>
                <w:noProof/>
              </w:rPr>
              <w:fldChar w:fldCharType="end"/>
            </w:r>
          </w:ins>
        </w:p>
        <w:p w14:paraId="2812C469" w14:textId="77777777" w:rsidR="00335A01" w:rsidRDefault="00335A01">
          <w:pPr>
            <w:pStyle w:val="TOC2"/>
            <w:tabs>
              <w:tab w:val="left" w:pos="690"/>
              <w:tab w:val="right" w:leader="dot" w:pos="8664"/>
            </w:tabs>
            <w:rPr>
              <w:ins w:id="42" w:author="Khaled Daham" w:date="2014-02-24T10:54:00Z"/>
              <w:rFonts w:asciiTheme="minorHAnsi" w:eastAsiaTheme="minorEastAsia" w:hAnsiTheme="minorHAnsi" w:cstheme="minorBidi"/>
              <w:noProof/>
              <w:sz w:val="24"/>
              <w:szCs w:val="24"/>
              <w:lang w:val="en-US" w:eastAsia="ja-JP"/>
            </w:rPr>
          </w:pPr>
          <w:ins w:id="43" w:author="Khaled Daham" w:date="2014-02-24T10:54:00Z">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_Toc254858613 \h </w:instrText>
            </w:r>
          </w:ins>
          <w:r>
            <w:rPr>
              <w:noProof/>
            </w:rPr>
          </w:r>
          <w:r>
            <w:rPr>
              <w:noProof/>
            </w:rPr>
            <w:fldChar w:fldCharType="separate"/>
          </w:r>
          <w:ins w:id="44" w:author="Khaled Daham" w:date="2014-02-24T10:54:00Z">
            <w:r>
              <w:rPr>
                <w:noProof/>
              </w:rPr>
              <w:t>12</w:t>
            </w:r>
            <w:r>
              <w:rPr>
                <w:noProof/>
              </w:rPr>
              <w:fldChar w:fldCharType="end"/>
            </w:r>
          </w:ins>
        </w:p>
        <w:p w14:paraId="7305AF9B" w14:textId="77777777" w:rsidR="00335A01" w:rsidRDefault="00335A01">
          <w:pPr>
            <w:pStyle w:val="TOC3"/>
            <w:tabs>
              <w:tab w:val="left" w:pos="1030"/>
              <w:tab w:val="right" w:leader="dot" w:pos="8664"/>
            </w:tabs>
            <w:rPr>
              <w:ins w:id="45" w:author="Khaled Daham" w:date="2014-02-24T10:54:00Z"/>
              <w:rFonts w:asciiTheme="minorHAnsi" w:eastAsiaTheme="minorEastAsia" w:hAnsiTheme="minorHAnsi" w:cstheme="minorBidi"/>
              <w:noProof/>
              <w:sz w:val="24"/>
              <w:szCs w:val="24"/>
              <w:lang w:val="en-US" w:eastAsia="ja-JP"/>
            </w:rPr>
          </w:pPr>
          <w:ins w:id="46" w:author="Khaled Daham" w:date="2014-02-24T10:54:00Z">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_Toc254858614 \h </w:instrText>
            </w:r>
          </w:ins>
          <w:r>
            <w:rPr>
              <w:noProof/>
            </w:rPr>
          </w:r>
          <w:r>
            <w:rPr>
              <w:noProof/>
            </w:rPr>
            <w:fldChar w:fldCharType="separate"/>
          </w:r>
          <w:ins w:id="47" w:author="Khaled Daham" w:date="2014-02-24T10:54:00Z">
            <w:r>
              <w:rPr>
                <w:noProof/>
              </w:rPr>
              <w:t>12</w:t>
            </w:r>
            <w:r>
              <w:rPr>
                <w:noProof/>
              </w:rPr>
              <w:fldChar w:fldCharType="end"/>
            </w:r>
          </w:ins>
        </w:p>
        <w:p w14:paraId="3C2EC7BE" w14:textId="77777777" w:rsidR="00335A01" w:rsidRDefault="00335A01">
          <w:pPr>
            <w:pStyle w:val="TOC3"/>
            <w:tabs>
              <w:tab w:val="left" w:pos="1056"/>
              <w:tab w:val="right" w:leader="dot" w:pos="8664"/>
            </w:tabs>
            <w:rPr>
              <w:ins w:id="48" w:author="Khaled Daham" w:date="2014-02-24T10:54:00Z"/>
              <w:rFonts w:asciiTheme="minorHAnsi" w:eastAsiaTheme="minorEastAsia" w:hAnsiTheme="minorHAnsi" w:cstheme="minorBidi"/>
              <w:noProof/>
              <w:sz w:val="24"/>
              <w:szCs w:val="24"/>
              <w:lang w:val="en-US" w:eastAsia="ja-JP"/>
            </w:rPr>
          </w:pPr>
          <w:ins w:id="49" w:author="Khaled Daham" w:date="2014-02-24T10:54:00Z">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_Toc254858615 \h </w:instrText>
            </w:r>
          </w:ins>
          <w:r>
            <w:rPr>
              <w:noProof/>
            </w:rPr>
          </w:r>
          <w:r>
            <w:rPr>
              <w:noProof/>
            </w:rPr>
            <w:fldChar w:fldCharType="separate"/>
          </w:r>
          <w:ins w:id="50" w:author="Khaled Daham" w:date="2014-02-24T10:54:00Z">
            <w:r>
              <w:rPr>
                <w:noProof/>
              </w:rPr>
              <w:t>14</w:t>
            </w:r>
            <w:r>
              <w:rPr>
                <w:noProof/>
              </w:rPr>
              <w:fldChar w:fldCharType="end"/>
            </w:r>
          </w:ins>
        </w:p>
        <w:p w14:paraId="69B1965E" w14:textId="77777777" w:rsidR="00335A01" w:rsidRDefault="00335A01">
          <w:pPr>
            <w:pStyle w:val="TOC3"/>
            <w:tabs>
              <w:tab w:val="left" w:pos="1054"/>
              <w:tab w:val="right" w:leader="dot" w:pos="8664"/>
            </w:tabs>
            <w:rPr>
              <w:ins w:id="51" w:author="Khaled Daham" w:date="2014-02-24T10:54:00Z"/>
              <w:rFonts w:asciiTheme="minorHAnsi" w:eastAsiaTheme="minorEastAsia" w:hAnsiTheme="minorHAnsi" w:cstheme="minorBidi"/>
              <w:noProof/>
              <w:sz w:val="24"/>
              <w:szCs w:val="24"/>
              <w:lang w:val="en-US" w:eastAsia="ja-JP"/>
            </w:rPr>
          </w:pPr>
          <w:ins w:id="52" w:author="Khaled Daham" w:date="2014-02-24T10:54:00Z">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_Toc254858616 \h </w:instrText>
            </w:r>
          </w:ins>
          <w:r>
            <w:rPr>
              <w:noProof/>
            </w:rPr>
          </w:r>
          <w:r>
            <w:rPr>
              <w:noProof/>
            </w:rPr>
            <w:fldChar w:fldCharType="separate"/>
          </w:r>
          <w:ins w:id="53" w:author="Khaled Daham" w:date="2014-02-24T10:54:00Z">
            <w:r>
              <w:rPr>
                <w:noProof/>
              </w:rPr>
              <w:t>16</w:t>
            </w:r>
            <w:r>
              <w:rPr>
                <w:noProof/>
              </w:rPr>
              <w:fldChar w:fldCharType="end"/>
            </w:r>
          </w:ins>
        </w:p>
        <w:p w14:paraId="5CE285E3" w14:textId="77777777" w:rsidR="00335A01" w:rsidRDefault="00335A01">
          <w:pPr>
            <w:pStyle w:val="TOC3"/>
            <w:tabs>
              <w:tab w:val="left" w:pos="1057"/>
              <w:tab w:val="right" w:leader="dot" w:pos="8664"/>
            </w:tabs>
            <w:rPr>
              <w:ins w:id="54" w:author="Khaled Daham" w:date="2014-02-24T10:54:00Z"/>
              <w:rFonts w:asciiTheme="minorHAnsi" w:eastAsiaTheme="minorEastAsia" w:hAnsiTheme="minorHAnsi" w:cstheme="minorBidi"/>
              <w:noProof/>
              <w:sz w:val="24"/>
              <w:szCs w:val="24"/>
              <w:lang w:val="en-US" w:eastAsia="ja-JP"/>
            </w:rPr>
          </w:pPr>
          <w:ins w:id="55" w:author="Khaled Daham" w:date="2014-02-24T10:54:00Z">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_Toc254858617 \h </w:instrText>
            </w:r>
          </w:ins>
          <w:r>
            <w:rPr>
              <w:noProof/>
            </w:rPr>
          </w:r>
          <w:r>
            <w:rPr>
              <w:noProof/>
            </w:rPr>
            <w:fldChar w:fldCharType="separate"/>
          </w:r>
          <w:ins w:id="56" w:author="Khaled Daham" w:date="2014-02-24T10:54:00Z">
            <w:r>
              <w:rPr>
                <w:noProof/>
              </w:rPr>
              <w:t>18</w:t>
            </w:r>
            <w:r>
              <w:rPr>
                <w:noProof/>
              </w:rPr>
              <w:fldChar w:fldCharType="end"/>
            </w:r>
          </w:ins>
        </w:p>
        <w:p w14:paraId="79374B53" w14:textId="77777777" w:rsidR="00335A01" w:rsidRDefault="00335A01">
          <w:pPr>
            <w:pStyle w:val="TOC2"/>
            <w:tabs>
              <w:tab w:val="left" w:pos="716"/>
              <w:tab w:val="right" w:leader="dot" w:pos="8664"/>
            </w:tabs>
            <w:rPr>
              <w:ins w:id="57" w:author="Khaled Daham" w:date="2014-02-24T10:54:00Z"/>
              <w:rFonts w:asciiTheme="minorHAnsi" w:eastAsiaTheme="minorEastAsia" w:hAnsiTheme="minorHAnsi" w:cstheme="minorBidi"/>
              <w:noProof/>
              <w:sz w:val="24"/>
              <w:szCs w:val="24"/>
              <w:lang w:val="en-US" w:eastAsia="ja-JP"/>
            </w:rPr>
          </w:pPr>
          <w:ins w:id="58" w:author="Khaled Daham" w:date="2014-02-24T10:54:00Z">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_Toc254858618 \h </w:instrText>
            </w:r>
          </w:ins>
          <w:r>
            <w:rPr>
              <w:noProof/>
            </w:rPr>
          </w:r>
          <w:r>
            <w:rPr>
              <w:noProof/>
            </w:rPr>
            <w:fldChar w:fldCharType="separate"/>
          </w:r>
          <w:ins w:id="59" w:author="Khaled Daham" w:date="2014-02-24T10:54:00Z">
            <w:r>
              <w:rPr>
                <w:noProof/>
              </w:rPr>
              <w:t>18</w:t>
            </w:r>
            <w:r>
              <w:rPr>
                <w:noProof/>
              </w:rPr>
              <w:fldChar w:fldCharType="end"/>
            </w:r>
          </w:ins>
        </w:p>
        <w:p w14:paraId="5951A4A4" w14:textId="77777777" w:rsidR="00335A01" w:rsidRDefault="00335A01">
          <w:pPr>
            <w:pStyle w:val="TOC1"/>
            <w:tabs>
              <w:tab w:val="right" w:leader="dot" w:pos="8664"/>
            </w:tabs>
            <w:rPr>
              <w:ins w:id="60" w:author="Khaled Daham" w:date="2014-02-24T10:54:00Z"/>
              <w:rFonts w:asciiTheme="minorHAnsi" w:eastAsiaTheme="minorEastAsia" w:hAnsiTheme="minorHAnsi" w:cstheme="minorBidi"/>
              <w:noProof/>
              <w:sz w:val="24"/>
              <w:szCs w:val="24"/>
              <w:lang w:val="en-US" w:eastAsia="ja-JP"/>
            </w:rPr>
          </w:pPr>
          <w:ins w:id="61" w:author="Khaled Daham" w:date="2014-02-24T10:54:00Z">
            <w:r w:rsidRPr="003429D7">
              <w:rPr>
                <w:noProof/>
              </w:rPr>
              <w:t>Adressering vid nationell användning</w:t>
            </w:r>
            <w:r>
              <w:rPr>
                <w:noProof/>
              </w:rPr>
              <w:tab/>
            </w:r>
            <w:r>
              <w:rPr>
                <w:noProof/>
              </w:rPr>
              <w:fldChar w:fldCharType="begin"/>
            </w:r>
            <w:r>
              <w:rPr>
                <w:noProof/>
              </w:rPr>
              <w:instrText xml:space="preserve"> PAGEREF _Toc254858619 \h </w:instrText>
            </w:r>
          </w:ins>
          <w:r>
            <w:rPr>
              <w:noProof/>
            </w:rPr>
          </w:r>
          <w:r>
            <w:rPr>
              <w:noProof/>
            </w:rPr>
            <w:fldChar w:fldCharType="separate"/>
          </w:r>
          <w:ins w:id="62" w:author="Khaled Daham" w:date="2014-02-24T10:54:00Z">
            <w:r>
              <w:rPr>
                <w:noProof/>
              </w:rPr>
              <w:t>19</w:t>
            </w:r>
            <w:r>
              <w:rPr>
                <w:noProof/>
              </w:rPr>
              <w:fldChar w:fldCharType="end"/>
            </w:r>
          </w:ins>
        </w:p>
        <w:p w14:paraId="2C25FA3A" w14:textId="77777777" w:rsidR="00335A01" w:rsidRDefault="00335A01">
          <w:pPr>
            <w:pStyle w:val="TOC1"/>
            <w:tabs>
              <w:tab w:val="right" w:leader="dot" w:pos="8664"/>
            </w:tabs>
            <w:rPr>
              <w:ins w:id="63" w:author="Khaled Daham" w:date="2014-02-24T10:54:00Z"/>
              <w:rFonts w:asciiTheme="minorHAnsi" w:eastAsiaTheme="minorEastAsia" w:hAnsiTheme="minorHAnsi" w:cstheme="minorBidi"/>
              <w:noProof/>
              <w:sz w:val="24"/>
              <w:szCs w:val="24"/>
              <w:lang w:val="en-US" w:eastAsia="ja-JP"/>
            </w:rPr>
          </w:pPr>
          <w:ins w:id="64" w:author="Khaled Daham" w:date="2014-02-24T10:54:00Z">
            <w:r w:rsidRPr="003429D7">
              <w:rPr>
                <w:noProof/>
              </w:rPr>
              <w:t>Adressering vid regional användning</w:t>
            </w:r>
            <w:r>
              <w:rPr>
                <w:noProof/>
              </w:rPr>
              <w:tab/>
            </w:r>
            <w:r>
              <w:rPr>
                <w:noProof/>
              </w:rPr>
              <w:fldChar w:fldCharType="begin"/>
            </w:r>
            <w:r>
              <w:rPr>
                <w:noProof/>
              </w:rPr>
              <w:instrText xml:space="preserve"> PAGEREF _Toc254858620 \h </w:instrText>
            </w:r>
          </w:ins>
          <w:r>
            <w:rPr>
              <w:noProof/>
            </w:rPr>
          </w:r>
          <w:r>
            <w:rPr>
              <w:noProof/>
            </w:rPr>
            <w:fldChar w:fldCharType="separate"/>
          </w:r>
          <w:ins w:id="65" w:author="Khaled Daham" w:date="2014-02-24T10:54:00Z">
            <w:r>
              <w:rPr>
                <w:noProof/>
              </w:rPr>
              <w:t>19</w:t>
            </w:r>
            <w:r>
              <w:rPr>
                <w:noProof/>
              </w:rPr>
              <w:fldChar w:fldCharType="end"/>
            </w:r>
          </w:ins>
        </w:p>
        <w:p w14:paraId="47FD43F5" w14:textId="77777777" w:rsidR="00335A01" w:rsidRDefault="00335A01">
          <w:pPr>
            <w:pStyle w:val="TOC1"/>
            <w:tabs>
              <w:tab w:val="right" w:leader="dot" w:pos="8664"/>
            </w:tabs>
            <w:rPr>
              <w:ins w:id="66" w:author="Khaled Daham" w:date="2014-02-24T10:54:00Z"/>
              <w:rFonts w:asciiTheme="minorHAnsi" w:eastAsiaTheme="minorEastAsia" w:hAnsiTheme="minorHAnsi" w:cstheme="minorBidi"/>
              <w:noProof/>
              <w:sz w:val="24"/>
              <w:szCs w:val="24"/>
              <w:lang w:val="en-US" w:eastAsia="ja-JP"/>
            </w:rPr>
          </w:pPr>
          <w:ins w:id="67" w:author="Khaled Daham" w:date="2014-02-24T10:54:00Z">
            <w:r w:rsidRPr="003429D7">
              <w:rPr>
                <w:noProof/>
              </w:rPr>
              <w:t>Adressering direkt till ett källsystem</w:t>
            </w:r>
            <w:r>
              <w:rPr>
                <w:noProof/>
              </w:rPr>
              <w:tab/>
            </w:r>
            <w:r>
              <w:rPr>
                <w:noProof/>
              </w:rPr>
              <w:fldChar w:fldCharType="begin"/>
            </w:r>
            <w:r>
              <w:rPr>
                <w:noProof/>
              </w:rPr>
              <w:instrText xml:space="preserve"> PAGEREF _Toc254858621 \h </w:instrText>
            </w:r>
          </w:ins>
          <w:r>
            <w:rPr>
              <w:noProof/>
            </w:rPr>
          </w:r>
          <w:r>
            <w:rPr>
              <w:noProof/>
            </w:rPr>
            <w:fldChar w:fldCharType="separate"/>
          </w:r>
          <w:ins w:id="68" w:author="Khaled Daham" w:date="2014-02-24T10:54:00Z">
            <w:r>
              <w:rPr>
                <w:noProof/>
              </w:rPr>
              <w:t>20</w:t>
            </w:r>
            <w:r>
              <w:rPr>
                <w:noProof/>
              </w:rPr>
              <w:fldChar w:fldCharType="end"/>
            </w:r>
          </w:ins>
        </w:p>
        <w:p w14:paraId="5A24F361" w14:textId="77777777" w:rsidR="00335A01" w:rsidRDefault="00335A01">
          <w:pPr>
            <w:pStyle w:val="TOC1"/>
            <w:tabs>
              <w:tab w:val="right" w:leader="dot" w:pos="8664"/>
            </w:tabs>
            <w:rPr>
              <w:ins w:id="69" w:author="Khaled Daham" w:date="2014-02-24T10:54:00Z"/>
              <w:rFonts w:asciiTheme="minorHAnsi" w:eastAsiaTheme="minorEastAsia" w:hAnsiTheme="minorHAnsi" w:cstheme="minorBidi"/>
              <w:noProof/>
              <w:sz w:val="24"/>
              <w:szCs w:val="24"/>
              <w:lang w:val="en-US" w:eastAsia="ja-JP"/>
            </w:rPr>
          </w:pPr>
          <w:ins w:id="70" w:author="Khaled Daham" w:date="2014-02-24T10:54:00Z">
            <w:r>
              <w:rPr>
                <w:noProof/>
              </w:rPr>
              <w:t>Sammanfattning av adresseringsmodell</w:t>
            </w:r>
            <w:r>
              <w:rPr>
                <w:noProof/>
              </w:rPr>
              <w:tab/>
            </w:r>
            <w:r>
              <w:rPr>
                <w:noProof/>
              </w:rPr>
              <w:fldChar w:fldCharType="begin"/>
            </w:r>
            <w:r>
              <w:rPr>
                <w:noProof/>
              </w:rPr>
              <w:instrText xml:space="preserve"> PAGEREF _Toc254858622 \h </w:instrText>
            </w:r>
          </w:ins>
          <w:r>
            <w:rPr>
              <w:noProof/>
            </w:rPr>
          </w:r>
          <w:r>
            <w:rPr>
              <w:noProof/>
            </w:rPr>
            <w:fldChar w:fldCharType="separate"/>
          </w:r>
          <w:ins w:id="71" w:author="Khaled Daham" w:date="2014-02-24T10:54:00Z">
            <w:r>
              <w:rPr>
                <w:noProof/>
              </w:rPr>
              <w:t>22</w:t>
            </w:r>
            <w:r>
              <w:rPr>
                <w:noProof/>
              </w:rPr>
              <w:fldChar w:fldCharType="end"/>
            </w:r>
          </w:ins>
        </w:p>
        <w:p w14:paraId="5699C739" w14:textId="77777777" w:rsidR="00335A01" w:rsidRDefault="00335A01">
          <w:pPr>
            <w:pStyle w:val="TOC2"/>
            <w:tabs>
              <w:tab w:val="left" w:pos="715"/>
              <w:tab w:val="right" w:leader="dot" w:pos="8664"/>
            </w:tabs>
            <w:rPr>
              <w:ins w:id="72" w:author="Khaled Daham" w:date="2014-02-24T10:54:00Z"/>
              <w:rFonts w:asciiTheme="minorHAnsi" w:eastAsiaTheme="minorEastAsia" w:hAnsiTheme="minorHAnsi" w:cstheme="minorBidi"/>
              <w:noProof/>
              <w:sz w:val="24"/>
              <w:szCs w:val="24"/>
              <w:lang w:val="en-US" w:eastAsia="ja-JP"/>
            </w:rPr>
          </w:pPr>
          <w:ins w:id="73" w:author="Khaled Daham" w:date="2014-02-24T10:54:00Z">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_Toc254858623 \h </w:instrText>
            </w:r>
          </w:ins>
          <w:r>
            <w:rPr>
              <w:noProof/>
            </w:rPr>
          </w:r>
          <w:r>
            <w:rPr>
              <w:noProof/>
            </w:rPr>
            <w:fldChar w:fldCharType="separate"/>
          </w:r>
          <w:ins w:id="74" w:author="Khaled Daham" w:date="2014-02-24T10:54:00Z">
            <w:r>
              <w:rPr>
                <w:noProof/>
              </w:rPr>
              <w:t>22</w:t>
            </w:r>
            <w:r>
              <w:rPr>
                <w:noProof/>
              </w:rPr>
              <w:fldChar w:fldCharType="end"/>
            </w:r>
          </w:ins>
        </w:p>
        <w:p w14:paraId="647CC0A1" w14:textId="77777777" w:rsidR="00335A01" w:rsidRDefault="00335A01">
          <w:pPr>
            <w:pStyle w:val="TOC3"/>
            <w:tabs>
              <w:tab w:val="left" w:pos="1054"/>
              <w:tab w:val="right" w:leader="dot" w:pos="8664"/>
            </w:tabs>
            <w:rPr>
              <w:ins w:id="75" w:author="Khaled Daham" w:date="2014-02-24T10:54:00Z"/>
              <w:rFonts w:asciiTheme="minorHAnsi" w:eastAsiaTheme="minorEastAsia" w:hAnsiTheme="minorHAnsi" w:cstheme="minorBidi"/>
              <w:noProof/>
              <w:sz w:val="24"/>
              <w:szCs w:val="24"/>
              <w:lang w:val="en-US" w:eastAsia="ja-JP"/>
            </w:rPr>
          </w:pPr>
          <w:ins w:id="76" w:author="Khaled Daham" w:date="2014-02-24T10:54:00Z">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_Toc254858624 \h </w:instrText>
            </w:r>
          </w:ins>
          <w:r>
            <w:rPr>
              <w:noProof/>
            </w:rPr>
          </w:r>
          <w:r>
            <w:rPr>
              <w:noProof/>
            </w:rPr>
            <w:fldChar w:fldCharType="separate"/>
          </w:r>
          <w:ins w:id="77" w:author="Khaled Daham" w:date="2014-02-24T10:54:00Z">
            <w:r>
              <w:rPr>
                <w:noProof/>
              </w:rPr>
              <w:t>22</w:t>
            </w:r>
            <w:r>
              <w:rPr>
                <w:noProof/>
              </w:rPr>
              <w:fldChar w:fldCharType="end"/>
            </w:r>
          </w:ins>
        </w:p>
        <w:p w14:paraId="20F6C20C" w14:textId="77777777" w:rsidR="00335A01" w:rsidRDefault="00335A01">
          <w:pPr>
            <w:pStyle w:val="TOC1"/>
            <w:tabs>
              <w:tab w:val="left" w:pos="353"/>
              <w:tab w:val="right" w:leader="dot" w:pos="8664"/>
            </w:tabs>
            <w:rPr>
              <w:ins w:id="78" w:author="Khaled Daham" w:date="2014-02-24T10:54:00Z"/>
              <w:rFonts w:asciiTheme="minorHAnsi" w:eastAsiaTheme="minorEastAsia" w:hAnsiTheme="minorHAnsi" w:cstheme="minorBidi"/>
              <w:noProof/>
              <w:sz w:val="24"/>
              <w:szCs w:val="24"/>
              <w:lang w:val="en-US" w:eastAsia="ja-JP"/>
            </w:rPr>
          </w:pPr>
          <w:ins w:id="79" w:author="Khaled Daham" w:date="2014-02-24T10:54:00Z">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_Toc254858625 \h </w:instrText>
            </w:r>
          </w:ins>
          <w:r>
            <w:rPr>
              <w:noProof/>
            </w:rPr>
          </w:r>
          <w:r>
            <w:rPr>
              <w:noProof/>
            </w:rPr>
            <w:fldChar w:fldCharType="separate"/>
          </w:r>
          <w:ins w:id="80" w:author="Khaled Daham" w:date="2014-02-24T10:54:00Z">
            <w:r>
              <w:rPr>
                <w:noProof/>
              </w:rPr>
              <w:t>24</w:t>
            </w:r>
            <w:r>
              <w:rPr>
                <w:noProof/>
              </w:rPr>
              <w:fldChar w:fldCharType="end"/>
            </w:r>
          </w:ins>
        </w:p>
        <w:p w14:paraId="357F0CDE" w14:textId="77777777" w:rsidR="00335A01" w:rsidRDefault="00335A01">
          <w:pPr>
            <w:pStyle w:val="TOC2"/>
            <w:tabs>
              <w:tab w:val="left" w:pos="693"/>
              <w:tab w:val="right" w:leader="dot" w:pos="8664"/>
            </w:tabs>
            <w:rPr>
              <w:ins w:id="81" w:author="Khaled Daham" w:date="2014-02-24T10:54:00Z"/>
              <w:rFonts w:asciiTheme="minorHAnsi" w:eastAsiaTheme="minorEastAsia" w:hAnsiTheme="minorHAnsi" w:cstheme="minorBidi"/>
              <w:noProof/>
              <w:sz w:val="24"/>
              <w:szCs w:val="24"/>
              <w:lang w:val="en-US" w:eastAsia="ja-JP"/>
            </w:rPr>
          </w:pPr>
          <w:ins w:id="82" w:author="Khaled Daham" w:date="2014-02-24T10:54:00Z">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_Toc254858626 \h </w:instrText>
            </w:r>
          </w:ins>
          <w:r>
            <w:rPr>
              <w:noProof/>
            </w:rPr>
          </w:r>
          <w:r>
            <w:rPr>
              <w:noProof/>
            </w:rPr>
            <w:fldChar w:fldCharType="separate"/>
          </w:r>
          <w:ins w:id="83" w:author="Khaled Daham" w:date="2014-02-24T10:54:00Z">
            <w:r>
              <w:rPr>
                <w:noProof/>
              </w:rPr>
              <w:t>24</w:t>
            </w:r>
            <w:r>
              <w:rPr>
                <w:noProof/>
              </w:rPr>
              <w:fldChar w:fldCharType="end"/>
            </w:r>
          </w:ins>
        </w:p>
        <w:p w14:paraId="661D7790" w14:textId="77777777" w:rsidR="00335A01" w:rsidRDefault="00335A01">
          <w:pPr>
            <w:pStyle w:val="TOC1"/>
            <w:tabs>
              <w:tab w:val="right" w:leader="dot" w:pos="8664"/>
            </w:tabs>
            <w:rPr>
              <w:ins w:id="84" w:author="Khaled Daham" w:date="2014-02-24T10:54:00Z"/>
              <w:rFonts w:asciiTheme="minorHAnsi" w:eastAsiaTheme="minorEastAsia" w:hAnsiTheme="minorHAnsi" w:cstheme="minorBidi"/>
              <w:noProof/>
              <w:sz w:val="24"/>
              <w:szCs w:val="24"/>
              <w:lang w:val="en-US" w:eastAsia="ja-JP"/>
            </w:rPr>
          </w:pPr>
          <w:ins w:id="85" w:author="Khaled Daham" w:date="2014-02-24T10:54:00Z">
            <w:r w:rsidRPr="003429D7">
              <w:rPr>
                <w:noProof/>
              </w:rPr>
              <w:t>Medarbetarens direktåtkomst</w:t>
            </w:r>
            <w:r>
              <w:rPr>
                <w:noProof/>
              </w:rPr>
              <w:tab/>
            </w:r>
            <w:r>
              <w:rPr>
                <w:noProof/>
              </w:rPr>
              <w:fldChar w:fldCharType="begin"/>
            </w:r>
            <w:r>
              <w:rPr>
                <w:noProof/>
              </w:rPr>
              <w:instrText xml:space="preserve"> PAGEREF _Toc254858627 \h </w:instrText>
            </w:r>
          </w:ins>
          <w:r>
            <w:rPr>
              <w:noProof/>
            </w:rPr>
          </w:r>
          <w:r>
            <w:rPr>
              <w:noProof/>
            </w:rPr>
            <w:fldChar w:fldCharType="separate"/>
          </w:r>
          <w:ins w:id="86" w:author="Khaled Daham" w:date="2014-02-24T10:54:00Z">
            <w:r>
              <w:rPr>
                <w:noProof/>
              </w:rPr>
              <w:t>24</w:t>
            </w:r>
            <w:r>
              <w:rPr>
                <w:noProof/>
              </w:rPr>
              <w:fldChar w:fldCharType="end"/>
            </w:r>
          </w:ins>
        </w:p>
        <w:p w14:paraId="1380C421" w14:textId="77777777" w:rsidR="00335A01" w:rsidRDefault="00335A01">
          <w:pPr>
            <w:pStyle w:val="TOC1"/>
            <w:tabs>
              <w:tab w:val="right" w:leader="dot" w:pos="8664"/>
            </w:tabs>
            <w:rPr>
              <w:ins w:id="87" w:author="Khaled Daham" w:date="2014-02-24T10:54:00Z"/>
              <w:rFonts w:asciiTheme="minorHAnsi" w:eastAsiaTheme="minorEastAsia" w:hAnsiTheme="minorHAnsi" w:cstheme="minorBidi"/>
              <w:noProof/>
              <w:sz w:val="24"/>
              <w:szCs w:val="24"/>
              <w:lang w:val="en-US" w:eastAsia="ja-JP"/>
            </w:rPr>
          </w:pPr>
          <w:ins w:id="88" w:author="Khaled Daham" w:date="2014-02-24T10:54:00Z">
            <w:r w:rsidRPr="003429D7">
              <w:rPr>
                <w:noProof/>
              </w:rPr>
              <w:t>Patientens direktåtkomst</w:t>
            </w:r>
            <w:r>
              <w:rPr>
                <w:noProof/>
              </w:rPr>
              <w:tab/>
            </w:r>
            <w:r>
              <w:rPr>
                <w:noProof/>
              </w:rPr>
              <w:fldChar w:fldCharType="begin"/>
            </w:r>
            <w:r>
              <w:rPr>
                <w:noProof/>
              </w:rPr>
              <w:instrText xml:space="preserve"> PAGEREF _Toc254858628 \h </w:instrText>
            </w:r>
          </w:ins>
          <w:r>
            <w:rPr>
              <w:noProof/>
            </w:rPr>
          </w:r>
          <w:r>
            <w:rPr>
              <w:noProof/>
            </w:rPr>
            <w:fldChar w:fldCharType="separate"/>
          </w:r>
          <w:ins w:id="89" w:author="Khaled Daham" w:date="2014-02-24T10:54:00Z">
            <w:r>
              <w:rPr>
                <w:noProof/>
              </w:rPr>
              <w:t>25</w:t>
            </w:r>
            <w:r>
              <w:rPr>
                <w:noProof/>
              </w:rPr>
              <w:fldChar w:fldCharType="end"/>
            </w:r>
          </w:ins>
        </w:p>
        <w:p w14:paraId="4DF0E048" w14:textId="77777777" w:rsidR="00335A01" w:rsidRDefault="00335A01">
          <w:pPr>
            <w:pStyle w:val="TOC1"/>
            <w:tabs>
              <w:tab w:val="right" w:leader="dot" w:pos="8664"/>
            </w:tabs>
            <w:rPr>
              <w:ins w:id="90" w:author="Khaled Daham" w:date="2014-02-24T10:54:00Z"/>
              <w:rFonts w:asciiTheme="minorHAnsi" w:eastAsiaTheme="minorEastAsia" w:hAnsiTheme="minorHAnsi" w:cstheme="minorBidi"/>
              <w:noProof/>
              <w:sz w:val="24"/>
              <w:szCs w:val="24"/>
              <w:lang w:val="en-US" w:eastAsia="ja-JP"/>
            </w:rPr>
          </w:pPr>
          <w:ins w:id="91" w:author="Khaled Daham" w:date="2014-02-24T10:54:00Z">
            <w:r w:rsidRPr="003429D7">
              <w:rPr>
                <w:noProof/>
              </w:rPr>
              <w:t>Generellt</w:t>
            </w:r>
            <w:r>
              <w:rPr>
                <w:noProof/>
              </w:rPr>
              <w:tab/>
            </w:r>
            <w:r>
              <w:rPr>
                <w:noProof/>
              </w:rPr>
              <w:fldChar w:fldCharType="begin"/>
            </w:r>
            <w:r>
              <w:rPr>
                <w:noProof/>
              </w:rPr>
              <w:instrText xml:space="preserve"> PAGEREF _Toc254858629 \h </w:instrText>
            </w:r>
          </w:ins>
          <w:r>
            <w:rPr>
              <w:noProof/>
            </w:rPr>
          </w:r>
          <w:r>
            <w:rPr>
              <w:noProof/>
            </w:rPr>
            <w:fldChar w:fldCharType="separate"/>
          </w:r>
          <w:ins w:id="92" w:author="Khaled Daham" w:date="2014-02-24T10:54:00Z">
            <w:r>
              <w:rPr>
                <w:noProof/>
              </w:rPr>
              <w:t>25</w:t>
            </w:r>
            <w:r>
              <w:rPr>
                <w:noProof/>
              </w:rPr>
              <w:fldChar w:fldCharType="end"/>
            </w:r>
          </w:ins>
        </w:p>
        <w:p w14:paraId="2CD91023" w14:textId="77777777" w:rsidR="00335A01" w:rsidRDefault="00335A01">
          <w:pPr>
            <w:pStyle w:val="TOC2"/>
            <w:tabs>
              <w:tab w:val="left" w:pos="719"/>
              <w:tab w:val="right" w:leader="dot" w:pos="8664"/>
            </w:tabs>
            <w:rPr>
              <w:ins w:id="93" w:author="Khaled Daham" w:date="2014-02-24T10:54:00Z"/>
              <w:rFonts w:asciiTheme="minorHAnsi" w:eastAsiaTheme="minorEastAsia" w:hAnsiTheme="minorHAnsi" w:cstheme="minorBidi"/>
              <w:noProof/>
              <w:sz w:val="24"/>
              <w:szCs w:val="24"/>
              <w:lang w:val="en-US" w:eastAsia="ja-JP"/>
            </w:rPr>
          </w:pPr>
          <w:ins w:id="94" w:author="Khaled Daham" w:date="2014-02-24T10:54:00Z">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_Toc254858630 \h </w:instrText>
            </w:r>
          </w:ins>
          <w:r>
            <w:rPr>
              <w:noProof/>
            </w:rPr>
          </w:r>
          <w:r>
            <w:rPr>
              <w:noProof/>
            </w:rPr>
            <w:fldChar w:fldCharType="separate"/>
          </w:r>
          <w:ins w:id="95" w:author="Khaled Daham" w:date="2014-02-24T10:54:00Z">
            <w:r>
              <w:rPr>
                <w:noProof/>
              </w:rPr>
              <w:t>25</w:t>
            </w:r>
            <w:r>
              <w:rPr>
                <w:noProof/>
              </w:rPr>
              <w:fldChar w:fldCharType="end"/>
            </w:r>
          </w:ins>
        </w:p>
        <w:p w14:paraId="1E4CCA5C" w14:textId="77777777" w:rsidR="00335A01" w:rsidRDefault="00335A01">
          <w:pPr>
            <w:pStyle w:val="TOC3"/>
            <w:tabs>
              <w:tab w:val="left" w:pos="1058"/>
              <w:tab w:val="right" w:leader="dot" w:pos="8664"/>
            </w:tabs>
            <w:rPr>
              <w:ins w:id="96" w:author="Khaled Daham" w:date="2014-02-24T10:54:00Z"/>
              <w:rFonts w:asciiTheme="minorHAnsi" w:eastAsiaTheme="minorEastAsia" w:hAnsiTheme="minorHAnsi" w:cstheme="minorBidi"/>
              <w:noProof/>
              <w:sz w:val="24"/>
              <w:szCs w:val="24"/>
              <w:lang w:val="en-US" w:eastAsia="ja-JP"/>
            </w:rPr>
          </w:pPr>
          <w:ins w:id="97" w:author="Khaled Daham" w:date="2014-02-24T10:54:00Z">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_Toc254858631 \h </w:instrText>
            </w:r>
          </w:ins>
          <w:r>
            <w:rPr>
              <w:noProof/>
            </w:rPr>
          </w:r>
          <w:r>
            <w:rPr>
              <w:noProof/>
            </w:rPr>
            <w:fldChar w:fldCharType="separate"/>
          </w:r>
          <w:ins w:id="98" w:author="Khaled Daham" w:date="2014-02-24T10:54:00Z">
            <w:r>
              <w:rPr>
                <w:noProof/>
              </w:rPr>
              <w:t>25</w:t>
            </w:r>
            <w:r>
              <w:rPr>
                <w:noProof/>
              </w:rPr>
              <w:fldChar w:fldCharType="end"/>
            </w:r>
          </w:ins>
        </w:p>
        <w:p w14:paraId="02FBF561" w14:textId="77777777" w:rsidR="00335A01" w:rsidRDefault="00335A01">
          <w:pPr>
            <w:pStyle w:val="TOC3"/>
            <w:tabs>
              <w:tab w:val="left" w:pos="1084"/>
              <w:tab w:val="right" w:leader="dot" w:pos="8664"/>
            </w:tabs>
            <w:rPr>
              <w:ins w:id="99" w:author="Khaled Daham" w:date="2014-02-24T10:54:00Z"/>
              <w:rFonts w:asciiTheme="minorHAnsi" w:eastAsiaTheme="minorEastAsia" w:hAnsiTheme="minorHAnsi" w:cstheme="minorBidi"/>
              <w:noProof/>
              <w:sz w:val="24"/>
              <w:szCs w:val="24"/>
              <w:lang w:val="en-US" w:eastAsia="ja-JP"/>
            </w:rPr>
          </w:pPr>
          <w:ins w:id="100" w:author="Khaled Daham" w:date="2014-02-24T10:54:00Z">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_Toc254858632 \h </w:instrText>
            </w:r>
          </w:ins>
          <w:r>
            <w:rPr>
              <w:noProof/>
            </w:rPr>
          </w:r>
          <w:r>
            <w:rPr>
              <w:noProof/>
            </w:rPr>
            <w:fldChar w:fldCharType="separate"/>
          </w:r>
          <w:ins w:id="101" w:author="Khaled Daham" w:date="2014-02-24T10:54:00Z">
            <w:r>
              <w:rPr>
                <w:noProof/>
              </w:rPr>
              <w:t>26</w:t>
            </w:r>
            <w:r>
              <w:rPr>
                <w:noProof/>
              </w:rPr>
              <w:fldChar w:fldCharType="end"/>
            </w:r>
          </w:ins>
        </w:p>
        <w:p w14:paraId="1701486E" w14:textId="77777777" w:rsidR="00335A01" w:rsidRDefault="00335A01">
          <w:pPr>
            <w:pStyle w:val="TOC2"/>
            <w:tabs>
              <w:tab w:val="left" w:pos="717"/>
              <w:tab w:val="right" w:leader="dot" w:pos="8664"/>
            </w:tabs>
            <w:rPr>
              <w:ins w:id="102" w:author="Khaled Daham" w:date="2014-02-24T10:54:00Z"/>
              <w:rFonts w:asciiTheme="minorHAnsi" w:eastAsiaTheme="minorEastAsia" w:hAnsiTheme="minorHAnsi" w:cstheme="minorBidi"/>
              <w:noProof/>
              <w:sz w:val="24"/>
              <w:szCs w:val="24"/>
              <w:lang w:val="en-US" w:eastAsia="ja-JP"/>
            </w:rPr>
          </w:pPr>
          <w:ins w:id="103" w:author="Khaled Daham" w:date="2014-02-24T10:54:00Z">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_Toc254858633 \h </w:instrText>
            </w:r>
          </w:ins>
          <w:r>
            <w:rPr>
              <w:noProof/>
            </w:rPr>
          </w:r>
          <w:r>
            <w:rPr>
              <w:noProof/>
            </w:rPr>
            <w:fldChar w:fldCharType="separate"/>
          </w:r>
          <w:ins w:id="104" w:author="Khaled Daham" w:date="2014-02-24T10:54:00Z">
            <w:r>
              <w:rPr>
                <w:noProof/>
              </w:rPr>
              <w:t>27</w:t>
            </w:r>
            <w:r>
              <w:rPr>
                <w:noProof/>
              </w:rPr>
              <w:fldChar w:fldCharType="end"/>
            </w:r>
          </w:ins>
        </w:p>
        <w:p w14:paraId="274474AA" w14:textId="77777777" w:rsidR="00335A01" w:rsidRDefault="00335A01">
          <w:pPr>
            <w:pStyle w:val="TOC3"/>
            <w:tabs>
              <w:tab w:val="left" w:pos="1057"/>
              <w:tab w:val="right" w:leader="dot" w:pos="8664"/>
            </w:tabs>
            <w:rPr>
              <w:ins w:id="105" w:author="Khaled Daham" w:date="2014-02-24T10:54:00Z"/>
              <w:rFonts w:asciiTheme="minorHAnsi" w:eastAsiaTheme="minorEastAsia" w:hAnsiTheme="minorHAnsi" w:cstheme="minorBidi"/>
              <w:noProof/>
              <w:sz w:val="24"/>
              <w:szCs w:val="24"/>
              <w:lang w:val="en-US" w:eastAsia="ja-JP"/>
            </w:rPr>
          </w:pPr>
          <w:ins w:id="106" w:author="Khaled Daham" w:date="2014-02-24T10:54:00Z">
            <w:r>
              <w:rPr>
                <w:noProof/>
              </w:rPr>
              <w:lastRenderedPageBreak/>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_Toc254858634 \h </w:instrText>
            </w:r>
          </w:ins>
          <w:r>
            <w:rPr>
              <w:noProof/>
            </w:rPr>
          </w:r>
          <w:r>
            <w:rPr>
              <w:noProof/>
            </w:rPr>
            <w:fldChar w:fldCharType="separate"/>
          </w:r>
          <w:ins w:id="107" w:author="Khaled Daham" w:date="2014-02-24T10:54:00Z">
            <w:r>
              <w:rPr>
                <w:noProof/>
              </w:rPr>
              <w:t>27</w:t>
            </w:r>
            <w:r>
              <w:rPr>
                <w:noProof/>
              </w:rPr>
              <w:fldChar w:fldCharType="end"/>
            </w:r>
          </w:ins>
        </w:p>
        <w:p w14:paraId="083C59EE" w14:textId="77777777" w:rsidR="00335A01" w:rsidRDefault="00335A01">
          <w:pPr>
            <w:pStyle w:val="TOC3"/>
            <w:tabs>
              <w:tab w:val="left" w:pos="1083"/>
              <w:tab w:val="right" w:leader="dot" w:pos="8664"/>
            </w:tabs>
            <w:rPr>
              <w:ins w:id="108" w:author="Khaled Daham" w:date="2014-02-24T10:54:00Z"/>
              <w:rFonts w:asciiTheme="minorHAnsi" w:eastAsiaTheme="minorEastAsia" w:hAnsiTheme="minorHAnsi" w:cstheme="minorBidi"/>
              <w:noProof/>
              <w:sz w:val="24"/>
              <w:szCs w:val="24"/>
              <w:lang w:val="en-US" w:eastAsia="ja-JP"/>
            </w:rPr>
          </w:pPr>
          <w:ins w:id="109" w:author="Khaled Daham" w:date="2014-02-24T10:54:00Z">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_Toc254858635 \h </w:instrText>
            </w:r>
          </w:ins>
          <w:r>
            <w:rPr>
              <w:noProof/>
            </w:rPr>
          </w:r>
          <w:r>
            <w:rPr>
              <w:noProof/>
            </w:rPr>
            <w:fldChar w:fldCharType="separate"/>
          </w:r>
          <w:ins w:id="110" w:author="Khaled Daham" w:date="2014-02-24T10:54:00Z">
            <w:r>
              <w:rPr>
                <w:noProof/>
              </w:rPr>
              <w:t>27</w:t>
            </w:r>
            <w:r>
              <w:rPr>
                <w:noProof/>
              </w:rPr>
              <w:fldChar w:fldCharType="end"/>
            </w:r>
          </w:ins>
        </w:p>
        <w:p w14:paraId="0E52AD78" w14:textId="77777777" w:rsidR="00335A01" w:rsidRDefault="00335A01">
          <w:pPr>
            <w:pStyle w:val="TOC1"/>
            <w:tabs>
              <w:tab w:val="left" w:pos="346"/>
              <w:tab w:val="right" w:leader="dot" w:pos="8664"/>
            </w:tabs>
            <w:rPr>
              <w:ins w:id="111" w:author="Khaled Daham" w:date="2014-02-24T10:54:00Z"/>
              <w:rFonts w:asciiTheme="minorHAnsi" w:eastAsiaTheme="minorEastAsia" w:hAnsiTheme="minorHAnsi" w:cstheme="minorBidi"/>
              <w:noProof/>
              <w:sz w:val="24"/>
              <w:szCs w:val="24"/>
              <w:lang w:val="en-US" w:eastAsia="ja-JP"/>
            </w:rPr>
          </w:pPr>
          <w:ins w:id="112" w:author="Khaled Daham" w:date="2014-02-24T10:54:00Z">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_Toc254858636 \h </w:instrText>
            </w:r>
          </w:ins>
          <w:r>
            <w:rPr>
              <w:noProof/>
            </w:rPr>
          </w:r>
          <w:r>
            <w:rPr>
              <w:noProof/>
            </w:rPr>
            <w:fldChar w:fldCharType="separate"/>
          </w:r>
          <w:ins w:id="113" w:author="Khaled Daham" w:date="2014-02-24T10:54:00Z">
            <w:r>
              <w:rPr>
                <w:noProof/>
              </w:rPr>
              <w:t>28</w:t>
            </w:r>
            <w:r>
              <w:rPr>
                <w:noProof/>
              </w:rPr>
              <w:fldChar w:fldCharType="end"/>
            </w:r>
          </w:ins>
        </w:p>
        <w:p w14:paraId="14D59C4E" w14:textId="77777777" w:rsidR="00335A01" w:rsidRDefault="00335A01">
          <w:pPr>
            <w:pStyle w:val="TOC2"/>
            <w:tabs>
              <w:tab w:val="left" w:pos="686"/>
              <w:tab w:val="right" w:leader="dot" w:pos="8664"/>
            </w:tabs>
            <w:rPr>
              <w:ins w:id="114" w:author="Khaled Daham" w:date="2014-02-24T10:54:00Z"/>
              <w:rFonts w:asciiTheme="minorHAnsi" w:eastAsiaTheme="minorEastAsia" w:hAnsiTheme="minorHAnsi" w:cstheme="minorBidi"/>
              <w:noProof/>
              <w:sz w:val="24"/>
              <w:szCs w:val="24"/>
              <w:lang w:val="en-US" w:eastAsia="ja-JP"/>
            </w:rPr>
          </w:pPr>
          <w:ins w:id="115" w:author="Khaled Daham" w:date="2014-02-24T10:54:00Z">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_Toc254858637 \h </w:instrText>
            </w:r>
          </w:ins>
          <w:r>
            <w:rPr>
              <w:noProof/>
            </w:rPr>
          </w:r>
          <w:r>
            <w:rPr>
              <w:noProof/>
            </w:rPr>
            <w:fldChar w:fldCharType="separate"/>
          </w:r>
          <w:ins w:id="116" w:author="Khaled Daham" w:date="2014-02-24T10:54:00Z">
            <w:r>
              <w:rPr>
                <w:noProof/>
              </w:rPr>
              <w:t>28</w:t>
            </w:r>
            <w:r>
              <w:rPr>
                <w:noProof/>
              </w:rPr>
              <w:fldChar w:fldCharType="end"/>
            </w:r>
          </w:ins>
        </w:p>
        <w:p w14:paraId="61DA094B" w14:textId="77777777" w:rsidR="00335A01" w:rsidRDefault="00335A01">
          <w:pPr>
            <w:pStyle w:val="TOC3"/>
            <w:tabs>
              <w:tab w:val="right" w:leader="dot" w:pos="8664"/>
            </w:tabs>
            <w:rPr>
              <w:ins w:id="117" w:author="Khaled Daham" w:date="2014-02-24T10:54:00Z"/>
              <w:rFonts w:asciiTheme="minorHAnsi" w:eastAsiaTheme="minorEastAsia" w:hAnsiTheme="minorHAnsi" w:cstheme="minorBidi"/>
              <w:noProof/>
              <w:sz w:val="24"/>
              <w:szCs w:val="24"/>
              <w:lang w:val="en-US" w:eastAsia="ja-JP"/>
            </w:rPr>
          </w:pPr>
          <w:ins w:id="118" w:author="Khaled Daham" w:date="2014-02-24T10:54:00Z">
            <w:r>
              <w:rPr>
                <w:noProof/>
              </w:rPr>
              <w:t>5.1.1 GetReferallOutcome</w:t>
            </w:r>
            <w:r>
              <w:rPr>
                <w:noProof/>
              </w:rPr>
              <w:tab/>
            </w:r>
            <w:r>
              <w:rPr>
                <w:noProof/>
              </w:rPr>
              <w:fldChar w:fldCharType="begin"/>
            </w:r>
            <w:r>
              <w:rPr>
                <w:noProof/>
              </w:rPr>
              <w:instrText xml:space="preserve"> PAGEREF _Toc254858638 \h </w:instrText>
            </w:r>
          </w:ins>
          <w:r>
            <w:rPr>
              <w:noProof/>
            </w:rPr>
          </w:r>
          <w:r>
            <w:rPr>
              <w:noProof/>
            </w:rPr>
            <w:fldChar w:fldCharType="separate"/>
          </w:r>
          <w:ins w:id="119" w:author="Khaled Daham" w:date="2014-02-24T10:54:00Z">
            <w:r>
              <w:rPr>
                <w:noProof/>
              </w:rPr>
              <w:t>28</w:t>
            </w:r>
            <w:r>
              <w:rPr>
                <w:noProof/>
              </w:rPr>
              <w:fldChar w:fldCharType="end"/>
            </w:r>
          </w:ins>
        </w:p>
        <w:p w14:paraId="04A35B7D" w14:textId="77777777" w:rsidR="00335A01" w:rsidRDefault="00335A01">
          <w:pPr>
            <w:pStyle w:val="TOC3"/>
            <w:tabs>
              <w:tab w:val="right" w:leader="dot" w:pos="8664"/>
            </w:tabs>
            <w:rPr>
              <w:ins w:id="120" w:author="Khaled Daham" w:date="2014-02-24T10:54:00Z"/>
              <w:rFonts w:asciiTheme="minorHAnsi" w:eastAsiaTheme="minorEastAsia" w:hAnsiTheme="minorHAnsi" w:cstheme="minorBidi"/>
              <w:noProof/>
              <w:sz w:val="24"/>
              <w:szCs w:val="24"/>
              <w:lang w:val="en-US" w:eastAsia="ja-JP"/>
            </w:rPr>
          </w:pPr>
          <w:ins w:id="121" w:author="Khaled Daham" w:date="2014-02-24T10:54:00Z">
            <w:r>
              <w:rPr>
                <w:noProof/>
              </w:rPr>
              <w:t>5.1.2 GetMaternityMedicalHistory</w:t>
            </w:r>
            <w:r>
              <w:rPr>
                <w:noProof/>
              </w:rPr>
              <w:tab/>
            </w:r>
            <w:r>
              <w:rPr>
                <w:noProof/>
              </w:rPr>
              <w:fldChar w:fldCharType="begin"/>
            </w:r>
            <w:r>
              <w:rPr>
                <w:noProof/>
              </w:rPr>
              <w:instrText xml:space="preserve"> PAGEREF _Toc254858639 \h </w:instrText>
            </w:r>
          </w:ins>
          <w:r>
            <w:rPr>
              <w:noProof/>
            </w:rPr>
          </w:r>
          <w:r>
            <w:rPr>
              <w:noProof/>
            </w:rPr>
            <w:fldChar w:fldCharType="separate"/>
          </w:r>
          <w:ins w:id="122" w:author="Khaled Daham" w:date="2014-02-24T10:54:00Z">
            <w:r>
              <w:rPr>
                <w:noProof/>
              </w:rPr>
              <w:t>28</w:t>
            </w:r>
            <w:r>
              <w:rPr>
                <w:noProof/>
              </w:rPr>
              <w:fldChar w:fldCharType="end"/>
            </w:r>
          </w:ins>
        </w:p>
        <w:p w14:paraId="09F98AB4" w14:textId="77777777" w:rsidR="00335A01" w:rsidRDefault="00335A01">
          <w:pPr>
            <w:pStyle w:val="TOC3"/>
            <w:tabs>
              <w:tab w:val="right" w:leader="dot" w:pos="8664"/>
            </w:tabs>
            <w:rPr>
              <w:ins w:id="123" w:author="Khaled Daham" w:date="2014-02-24T10:54:00Z"/>
              <w:rFonts w:asciiTheme="minorHAnsi" w:eastAsiaTheme="minorEastAsia" w:hAnsiTheme="minorHAnsi" w:cstheme="minorBidi"/>
              <w:noProof/>
              <w:sz w:val="24"/>
              <w:szCs w:val="24"/>
              <w:lang w:val="en-US" w:eastAsia="ja-JP"/>
            </w:rPr>
          </w:pPr>
          <w:ins w:id="124" w:author="Khaled Daham" w:date="2014-02-24T10:54:00Z">
            <w:r>
              <w:rPr>
                <w:noProof/>
              </w:rPr>
              <w:t>5.1.2 GetLaboratoryOrderOutcome</w:t>
            </w:r>
            <w:r>
              <w:rPr>
                <w:noProof/>
              </w:rPr>
              <w:tab/>
            </w:r>
            <w:r>
              <w:rPr>
                <w:noProof/>
              </w:rPr>
              <w:fldChar w:fldCharType="begin"/>
            </w:r>
            <w:r>
              <w:rPr>
                <w:noProof/>
              </w:rPr>
              <w:instrText xml:space="preserve"> PAGEREF _Toc254858640 \h </w:instrText>
            </w:r>
          </w:ins>
          <w:r>
            <w:rPr>
              <w:noProof/>
            </w:rPr>
          </w:r>
          <w:r>
            <w:rPr>
              <w:noProof/>
            </w:rPr>
            <w:fldChar w:fldCharType="separate"/>
          </w:r>
          <w:ins w:id="125" w:author="Khaled Daham" w:date="2014-02-24T10:54:00Z">
            <w:r>
              <w:rPr>
                <w:noProof/>
              </w:rPr>
              <w:t>28</w:t>
            </w:r>
            <w:r>
              <w:rPr>
                <w:noProof/>
              </w:rPr>
              <w:fldChar w:fldCharType="end"/>
            </w:r>
          </w:ins>
        </w:p>
        <w:p w14:paraId="454AC906" w14:textId="77777777" w:rsidR="00335A01" w:rsidRDefault="00335A01">
          <w:pPr>
            <w:pStyle w:val="TOC1"/>
            <w:tabs>
              <w:tab w:val="left" w:pos="353"/>
              <w:tab w:val="right" w:leader="dot" w:pos="8664"/>
            </w:tabs>
            <w:rPr>
              <w:ins w:id="126" w:author="Khaled Daham" w:date="2014-02-24T10:54:00Z"/>
              <w:rFonts w:asciiTheme="minorHAnsi" w:eastAsiaTheme="minorEastAsia" w:hAnsiTheme="minorHAnsi" w:cstheme="minorBidi"/>
              <w:noProof/>
              <w:sz w:val="24"/>
              <w:szCs w:val="24"/>
              <w:lang w:val="en-US" w:eastAsia="ja-JP"/>
            </w:rPr>
          </w:pPr>
          <w:ins w:id="127" w:author="Khaled Daham" w:date="2014-02-24T10:54:00Z">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_Toc254858641 \h </w:instrText>
            </w:r>
          </w:ins>
          <w:r>
            <w:rPr>
              <w:noProof/>
            </w:rPr>
          </w:r>
          <w:r>
            <w:rPr>
              <w:noProof/>
            </w:rPr>
            <w:fldChar w:fldCharType="separate"/>
          </w:r>
          <w:ins w:id="128" w:author="Khaled Daham" w:date="2014-02-24T10:54:00Z">
            <w:r>
              <w:rPr>
                <w:noProof/>
              </w:rPr>
              <w:t>29</w:t>
            </w:r>
            <w:r>
              <w:rPr>
                <w:noProof/>
              </w:rPr>
              <w:fldChar w:fldCharType="end"/>
            </w:r>
          </w:ins>
        </w:p>
        <w:p w14:paraId="610EB668" w14:textId="77777777" w:rsidR="00335A01" w:rsidRDefault="00335A01">
          <w:pPr>
            <w:pStyle w:val="TOC2"/>
            <w:tabs>
              <w:tab w:val="left" w:pos="693"/>
              <w:tab w:val="right" w:leader="dot" w:pos="8664"/>
            </w:tabs>
            <w:rPr>
              <w:ins w:id="129" w:author="Khaled Daham" w:date="2014-02-24T10:54:00Z"/>
              <w:rFonts w:asciiTheme="minorHAnsi" w:eastAsiaTheme="minorEastAsia" w:hAnsiTheme="minorHAnsi" w:cstheme="minorBidi"/>
              <w:noProof/>
              <w:sz w:val="24"/>
              <w:szCs w:val="24"/>
              <w:lang w:val="en-US" w:eastAsia="ja-JP"/>
            </w:rPr>
          </w:pPr>
          <w:ins w:id="130" w:author="Khaled Daham" w:date="2014-02-24T10:54:00Z">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_Toc254858642 \h </w:instrText>
            </w:r>
          </w:ins>
          <w:r>
            <w:rPr>
              <w:noProof/>
            </w:rPr>
          </w:r>
          <w:r>
            <w:rPr>
              <w:noProof/>
            </w:rPr>
            <w:fldChar w:fldCharType="separate"/>
          </w:r>
          <w:ins w:id="131" w:author="Khaled Daham" w:date="2014-02-24T10:54:00Z">
            <w:r>
              <w:rPr>
                <w:noProof/>
              </w:rPr>
              <w:t>29</w:t>
            </w:r>
            <w:r>
              <w:rPr>
                <w:noProof/>
              </w:rPr>
              <w:fldChar w:fldCharType="end"/>
            </w:r>
          </w:ins>
        </w:p>
        <w:p w14:paraId="0C789BB6" w14:textId="77777777" w:rsidR="00335A01" w:rsidRDefault="00335A01">
          <w:pPr>
            <w:pStyle w:val="TOC3"/>
            <w:tabs>
              <w:tab w:val="left" w:pos="1033"/>
              <w:tab w:val="right" w:leader="dot" w:pos="8664"/>
            </w:tabs>
            <w:rPr>
              <w:ins w:id="132" w:author="Khaled Daham" w:date="2014-02-24T10:54:00Z"/>
              <w:rFonts w:asciiTheme="minorHAnsi" w:eastAsiaTheme="minorEastAsia" w:hAnsiTheme="minorHAnsi" w:cstheme="minorBidi"/>
              <w:noProof/>
              <w:sz w:val="24"/>
              <w:szCs w:val="24"/>
              <w:lang w:val="en-US" w:eastAsia="ja-JP"/>
            </w:rPr>
          </w:pPr>
          <w:ins w:id="133" w:author="Khaled Daham" w:date="2014-02-24T10:54:00Z">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_Toc254858643 \h </w:instrText>
            </w:r>
          </w:ins>
          <w:r>
            <w:rPr>
              <w:noProof/>
            </w:rPr>
          </w:r>
          <w:r>
            <w:rPr>
              <w:noProof/>
            </w:rPr>
            <w:fldChar w:fldCharType="separate"/>
          </w:r>
          <w:ins w:id="134" w:author="Khaled Daham" w:date="2014-02-24T10:54:00Z">
            <w:r>
              <w:rPr>
                <w:noProof/>
              </w:rPr>
              <w:t>29</w:t>
            </w:r>
            <w:r>
              <w:rPr>
                <w:noProof/>
              </w:rPr>
              <w:fldChar w:fldCharType="end"/>
            </w:r>
          </w:ins>
        </w:p>
        <w:p w14:paraId="09FA4620" w14:textId="77777777" w:rsidR="00335A01" w:rsidRDefault="00335A01">
          <w:pPr>
            <w:pStyle w:val="TOC3"/>
            <w:tabs>
              <w:tab w:val="left" w:pos="1059"/>
              <w:tab w:val="right" w:leader="dot" w:pos="8664"/>
            </w:tabs>
            <w:rPr>
              <w:ins w:id="135" w:author="Khaled Daham" w:date="2014-02-24T10:54:00Z"/>
              <w:rFonts w:asciiTheme="minorHAnsi" w:eastAsiaTheme="minorEastAsia" w:hAnsiTheme="minorHAnsi" w:cstheme="minorBidi"/>
              <w:noProof/>
              <w:sz w:val="24"/>
              <w:szCs w:val="24"/>
              <w:lang w:val="en-US" w:eastAsia="ja-JP"/>
            </w:rPr>
          </w:pPr>
          <w:ins w:id="136" w:author="Khaled Daham" w:date="2014-02-24T10:54:00Z">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_Toc254858644 \h </w:instrText>
            </w:r>
          </w:ins>
          <w:r>
            <w:rPr>
              <w:noProof/>
            </w:rPr>
          </w:r>
          <w:r>
            <w:rPr>
              <w:noProof/>
            </w:rPr>
            <w:fldChar w:fldCharType="separate"/>
          </w:r>
          <w:ins w:id="137" w:author="Khaled Daham" w:date="2014-02-24T10:54:00Z">
            <w:r>
              <w:rPr>
                <w:noProof/>
              </w:rPr>
              <w:t>29</w:t>
            </w:r>
            <w:r>
              <w:rPr>
                <w:noProof/>
              </w:rPr>
              <w:fldChar w:fldCharType="end"/>
            </w:r>
          </w:ins>
        </w:p>
        <w:p w14:paraId="6160E528" w14:textId="77777777" w:rsidR="00335A01" w:rsidRDefault="00335A01">
          <w:pPr>
            <w:pStyle w:val="TOC3"/>
            <w:tabs>
              <w:tab w:val="left" w:pos="1057"/>
              <w:tab w:val="right" w:leader="dot" w:pos="8664"/>
            </w:tabs>
            <w:rPr>
              <w:ins w:id="138" w:author="Khaled Daham" w:date="2014-02-24T10:54:00Z"/>
              <w:rFonts w:asciiTheme="minorHAnsi" w:eastAsiaTheme="minorEastAsia" w:hAnsiTheme="minorHAnsi" w:cstheme="minorBidi"/>
              <w:noProof/>
              <w:sz w:val="24"/>
              <w:szCs w:val="24"/>
              <w:lang w:val="en-US" w:eastAsia="ja-JP"/>
            </w:rPr>
          </w:pPr>
          <w:ins w:id="139" w:author="Khaled Daham" w:date="2014-02-24T10:54:00Z">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_Toc254858645 \h </w:instrText>
            </w:r>
          </w:ins>
          <w:r>
            <w:rPr>
              <w:noProof/>
            </w:rPr>
          </w:r>
          <w:r>
            <w:rPr>
              <w:noProof/>
            </w:rPr>
            <w:fldChar w:fldCharType="separate"/>
          </w:r>
          <w:ins w:id="140" w:author="Khaled Daham" w:date="2014-02-24T10:54:00Z">
            <w:r>
              <w:rPr>
                <w:noProof/>
              </w:rPr>
              <w:t>34</w:t>
            </w:r>
            <w:r>
              <w:rPr>
                <w:noProof/>
              </w:rPr>
              <w:fldChar w:fldCharType="end"/>
            </w:r>
          </w:ins>
        </w:p>
        <w:p w14:paraId="5D441DD3" w14:textId="77777777" w:rsidR="00335A01" w:rsidRDefault="00335A01">
          <w:pPr>
            <w:pStyle w:val="TOC2"/>
            <w:tabs>
              <w:tab w:val="left" w:pos="719"/>
              <w:tab w:val="right" w:leader="dot" w:pos="8664"/>
            </w:tabs>
            <w:rPr>
              <w:ins w:id="141" w:author="Khaled Daham" w:date="2014-02-24T10:54:00Z"/>
              <w:rFonts w:asciiTheme="minorHAnsi" w:eastAsiaTheme="minorEastAsia" w:hAnsiTheme="minorHAnsi" w:cstheme="minorBidi"/>
              <w:noProof/>
              <w:sz w:val="24"/>
              <w:szCs w:val="24"/>
              <w:lang w:val="en-US" w:eastAsia="ja-JP"/>
            </w:rPr>
          </w:pPr>
          <w:ins w:id="142" w:author="Khaled Daham" w:date="2014-02-24T10:54:00Z">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_Toc254858646 \h </w:instrText>
            </w:r>
          </w:ins>
          <w:r>
            <w:rPr>
              <w:noProof/>
            </w:rPr>
          </w:r>
          <w:r>
            <w:rPr>
              <w:noProof/>
            </w:rPr>
            <w:fldChar w:fldCharType="separate"/>
          </w:r>
          <w:ins w:id="143" w:author="Khaled Daham" w:date="2014-02-24T10:54:00Z">
            <w:r>
              <w:rPr>
                <w:noProof/>
              </w:rPr>
              <w:t>36</w:t>
            </w:r>
            <w:r>
              <w:rPr>
                <w:noProof/>
              </w:rPr>
              <w:fldChar w:fldCharType="end"/>
            </w:r>
          </w:ins>
        </w:p>
        <w:p w14:paraId="19390FE1" w14:textId="77777777" w:rsidR="00335A01" w:rsidRDefault="00335A01">
          <w:pPr>
            <w:pStyle w:val="TOC3"/>
            <w:tabs>
              <w:tab w:val="left" w:pos="1059"/>
              <w:tab w:val="right" w:leader="dot" w:pos="8664"/>
            </w:tabs>
            <w:rPr>
              <w:ins w:id="144" w:author="Khaled Daham" w:date="2014-02-24T10:54:00Z"/>
              <w:rFonts w:asciiTheme="minorHAnsi" w:eastAsiaTheme="minorEastAsia" w:hAnsiTheme="minorHAnsi" w:cstheme="minorBidi"/>
              <w:noProof/>
              <w:sz w:val="24"/>
              <w:szCs w:val="24"/>
              <w:lang w:val="en-US" w:eastAsia="ja-JP"/>
            </w:rPr>
          </w:pPr>
          <w:ins w:id="145" w:author="Khaled Daham" w:date="2014-02-24T10:54:00Z">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_Toc254858647 \h </w:instrText>
            </w:r>
          </w:ins>
          <w:r>
            <w:rPr>
              <w:noProof/>
            </w:rPr>
          </w:r>
          <w:r>
            <w:rPr>
              <w:noProof/>
            </w:rPr>
            <w:fldChar w:fldCharType="separate"/>
          </w:r>
          <w:ins w:id="146" w:author="Khaled Daham" w:date="2014-02-24T10:54:00Z">
            <w:r>
              <w:rPr>
                <w:noProof/>
              </w:rPr>
              <w:t>36</w:t>
            </w:r>
            <w:r>
              <w:rPr>
                <w:noProof/>
              </w:rPr>
              <w:fldChar w:fldCharType="end"/>
            </w:r>
          </w:ins>
        </w:p>
        <w:p w14:paraId="3D22F79D" w14:textId="77777777" w:rsidR="00335A01" w:rsidRDefault="00335A01">
          <w:pPr>
            <w:pStyle w:val="TOC3"/>
            <w:tabs>
              <w:tab w:val="left" w:pos="1084"/>
              <w:tab w:val="right" w:leader="dot" w:pos="8664"/>
            </w:tabs>
            <w:rPr>
              <w:ins w:id="147" w:author="Khaled Daham" w:date="2014-02-24T10:54:00Z"/>
              <w:rFonts w:asciiTheme="minorHAnsi" w:eastAsiaTheme="minorEastAsia" w:hAnsiTheme="minorHAnsi" w:cstheme="minorBidi"/>
              <w:noProof/>
              <w:sz w:val="24"/>
              <w:szCs w:val="24"/>
              <w:lang w:val="en-US" w:eastAsia="ja-JP"/>
            </w:rPr>
          </w:pPr>
          <w:ins w:id="148" w:author="Khaled Daham" w:date="2014-02-24T10:54:00Z">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_Toc254858648 \h </w:instrText>
            </w:r>
          </w:ins>
          <w:r>
            <w:rPr>
              <w:noProof/>
            </w:rPr>
          </w:r>
          <w:r>
            <w:rPr>
              <w:noProof/>
            </w:rPr>
            <w:fldChar w:fldCharType="separate"/>
          </w:r>
          <w:ins w:id="149" w:author="Khaled Daham" w:date="2014-02-24T10:54:00Z">
            <w:r>
              <w:rPr>
                <w:noProof/>
              </w:rPr>
              <w:t>36</w:t>
            </w:r>
            <w:r>
              <w:rPr>
                <w:noProof/>
              </w:rPr>
              <w:fldChar w:fldCharType="end"/>
            </w:r>
          </w:ins>
        </w:p>
        <w:p w14:paraId="018229D1" w14:textId="77777777" w:rsidR="00335A01" w:rsidRDefault="00335A01">
          <w:pPr>
            <w:pStyle w:val="TOC3"/>
            <w:tabs>
              <w:tab w:val="left" w:pos="1083"/>
              <w:tab w:val="right" w:leader="dot" w:pos="8664"/>
            </w:tabs>
            <w:rPr>
              <w:ins w:id="150" w:author="Khaled Daham" w:date="2014-02-24T10:54:00Z"/>
              <w:rFonts w:asciiTheme="minorHAnsi" w:eastAsiaTheme="minorEastAsia" w:hAnsiTheme="minorHAnsi" w:cstheme="minorBidi"/>
              <w:noProof/>
              <w:sz w:val="24"/>
              <w:szCs w:val="24"/>
              <w:lang w:val="en-US" w:eastAsia="ja-JP"/>
            </w:rPr>
          </w:pPr>
          <w:ins w:id="151" w:author="Khaled Daham" w:date="2014-02-24T10:54:00Z">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_Toc254858649 \h </w:instrText>
            </w:r>
          </w:ins>
          <w:r>
            <w:rPr>
              <w:noProof/>
            </w:rPr>
          </w:r>
          <w:r>
            <w:rPr>
              <w:noProof/>
            </w:rPr>
            <w:fldChar w:fldCharType="separate"/>
          </w:r>
          <w:ins w:id="152" w:author="Khaled Daham" w:date="2014-02-24T10:54:00Z">
            <w:r>
              <w:rPr>
                <w:noProof/>
              </w:rPr>
              <w:t>36</w:t>
            </w:r>
            <w:r>
              <w:rPr>
                <w:noProof/>
              </w:rPr>
              <w:fldChar w:fldCharType="end"/>
            </w:r>
          </w:ins>
        </w:p>
        <w:p w14:paraId="798AD9FD" w14:textId="77777777" w:rsidR="00335A01" w:rsidRDefault="00335A01">
          <w:pPr>
            <w:pStyle w:val="TOC3"/>
            <w:tabs>
              <w:tab w:val="left" w:pos="1086"/>
              <w:tab w:val="right" w:leader="dot" w:pos="8664"/>
            </w:tabs>
            <w:rPr>
              <w:ins w:id="153" w:author="Khaled Daham" w:date="2014-02-24T10:54:00Z"/>
              <w:rFonts w:asciiTheme="minorHAnsi" w:eastAsiaTheme="minorEastAsia" w:hAnsiTheme="minorHAnsi" w:cstheme="minorBidi"/>
              <w:noProof/>
              <w:sz w:val="24"/>
              <w:szCs w:val="24"/>
              <w:lang w:val="en-US" w:eastAsia="ja-JP"/>
            </w:rPr>
          </w:pPr>
          <w:ins w:id="154" w:author="Khaled Daham" w:date="2014-02-24T10:54:00Z">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_Toc254858650 \h </w:instrText>
            </w:r>
          </w:ins>
          <w:r>
            <w:rPr>
              <w:noProof/>
            </w:rPr>
          </w:r>
          <w:r>
            <w:rPr>
              <w:noProof/>
            </w:rPr>
            <w:fldChar w:fldCharType="separate"/>
          </w:r>
          <w:ins w:id="155" w:author="Khaled Daham" w:date="2014-02-24T10:54:00Z">
            <w:r>
              <w:rPr>
                <w:noProof/>
              </w:rPr>
              <w:t>43</w:t>
            </w:r>
            <w:r>
              <w:rPr>
                <w:noProof/>
              </w:rPr>
              <w:fldChar w:fldCharType="end"/>
            </w:r>
          </w:ins>
        </w:p>
        <w:p w14:paraId="5ED9BF69" w14:textId="77777777" w:rsidR="00335A01" w:rsidRDefault="00335A01">
          <w:pPr>
            <w:pStyle w:val="TOC2"/>
            <w:tabs>
              <w:tab w:val="left" w:pos="717"/>
              <w:tab w:val="right" w:leader="dot" w:pos="8664"/>
            </w:tabs>
            <w:rPr>
              <w:ins w:id="156" w:author="Khaled Daham" w:date="2014-02-24T10:54:00Z"/>
              <w:rFonts w:asciiTheme="minorHAnsi" w:eastAsiaTheme="minorEastAsia" w:hAnsiTheme="minorHAnsi" w:cstheme="minorBidi"/>
              <w:noProof/>
              <w:sz w:val="24"/>
              <w:szCs w:val="24"/>
              <w:lang w:val="en-US" w:eastAsia="ja-JP"/>
            </w:rPr>
          </w:pPr>
          <w:ins w:id="157" w:author="Khaled Daham" w:date="2014-02-24T10:54:00Z">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_Toc254858651 \h </w:instrText>
            </w:r>
          </w:ins>
          <w:r>
            <w:rPr>
              <w:noProof/>
            </w:rPr>
          </w:r>
          <w:r>
            <w:rPr>
              <w:noProof/>
            </w:rPr>
            <w:fldChar w:fldCharType="separate"/>
          </w:r>
          <w:ins w:id="158" w:author="Khaled Daham" w:date="2014-02-24T10:54:00Z">
            <w:r>
              <w:rPr>
                <w:noProof/>
              </w:rPr>
              <w:t>43</w:t>
            </w:r>
            <w:r>
              <w:rPr>
                <w:noProof/>
              </w:rPr>
              <w:fldChar w:fldCharType="end"/>
            </w:r>
          </w:ins>
        </w:p>
        <w:p w14:paraId="6291184D" w14:textId="77777777" w:rsidR="00335A01" w:rsidRDefault="00335A01">
          <w:pPr>
            <w:pStyle w:val="TOC3"/>
            <w:tabs>
              <w:tab w:val="left" w:pos="1057"/>
              <w:tab w:val="right" w:leader="dot" w:pos="8664"/>
            </w:tabs>
            <w:rPr>
              <w:ins w:id="159" w:author="Khaled Daham" w:date="2014-02-24T10:54:00Z"/>
              <w:rFonts w:asciiTheme="minorHAnsi" w:eastAsiaTheme="minorEastAsia" w:hAnsiTheme="minorHAnsi" w:cstheme="minorBidi"/>
              <w:noProof/>
              <w:sz w:val="24"/>
              <w:szCs w:val="24"/>
              <w:lang w:val="en-US" w:eastAsia="ja-JP"/>
            </w:rPr>
          </w:pPr>
          <w:ins w:id="160" w:author="Khaled Daham" w:date="2014-02-24T10:54:00Z">
            <w:r>
              <w:rPr>
                <w:noProof/>
              </w:rPr>
              <w:t>6.3.1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_Toc254858652 \h </w:instrText>
            </w:r>
          </w:ins>
          <w:r>
            <w:rPr>
              <w:noProof/>
            </w:rPr>
          </w:r>
          <w:r>
            <w:rPr>
              <w:noProof/>
            </w:rPr>
            <w:fldChar w:fldCharType="separate"/>
          </w:r>
          <w:ins w:id="161" w:author="Khaled Daham" w:date="2014-02-24T10:54:00Z">
            <w:r>
              <w:rPr>
                <w:noProof/>
              </w:rPr>
              <w:t>44</w:t>
            </w:r>
            <w:r>
              <w:rPr>
                <w:noProof/>
              </w:rPr>
              <w:fldChar w:fldCharType="end"/>
            </w:r>
          </w:ins>
        </w:p>
        <w:p w14:paraId="735E3728" w14:textId="77777777" w:rsidR="00335A01" w:rsidRDefault="00335A01">
          <w:pPr>
            <w:pStyle w:val="TOC3"/>
            <w:tabs>
              <w:tab w:val="left" w:pos="1083"/>
              <w:tab w:val="right" w:leader="dot" w:pos="8664"/>
            </w:tabs>
            <w:rPr>
              <w:ins w:id="162" w:author="Khaled Daham" w:date="2014-02-24T10:54:00Z"/>
              <w:rFonts w:asciiTheme="minorHAnsi" w:eastAsiaTheme="minorEastAsia" w:hAnsiTheme="minorHAnsi" w:cstheme="minorBidi"/>
              <w:noProof/>
              <w:sz w:val="24"/>
              <w:szCs w:val="24"/>
              <w:lang w:val="en-US" w:eastAsia="ja-JP"/>
            </w:rPr>
          </w:pPr>
          <w:ins w:id="163" w:author="Khaled Daham" w:date="2014-02-24T10:54:00Z">
            <w:r>
              <w:rPr>
                <w:noProof/>
              </w:rPr>
              <w:t>6.3.2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_Toc254858653 \h </w:instrText>
            </w:r>
          </w:ins>
          <w:r>
            <w:rPr>
              <w:noProof/>
            </w:rPr>
          </w:r>
          <w:r>
            <w:rPr>
              <w:noProof/>
            </w:rPr>
            <w:fldChar w:fldCharType="separate"/>
          </w:r>
          <w:ins w:id="164" w:author="Khaled Daham" w:date="2014-02-24T10:54:00Z">
            <w:r>
              <w:rPr>
                <w:noProof/>
              </w:rPr>
              <w:t>44</w:t>
            </w:r>
            <w:r>
              <w:rPr>
                <w:noProof/>
              </w:rPr>
              <w:fldChar w:fldCharType="end"/>
            </w:r>
          </w:ins>
        </w:p>
        <w:p w14:paraId="0076FD09" w14:textId="77777777" w:rsidR="00335A01" w:rsidRDefault="00335A01">
          <w:pPr>
            <w:pStyle w:val="TOC3"/>
            <w:tabs>
              <w:tab w:val="left" w:pos="1082"/>
              <w:tab w:val="right" w:leader="dot" w:pos="8664"/>
            </w:tabs>
            <w:rPr>
              <w:ins w:id="165" w:author="Khaled Daham" w:date="2014-02-24T10:54:00Z"/>
              <w:rFonts w:asciiTheme="minorHAnsi" w:eastAsiaTheme="minorEastAsia" w:hAnsiTheme="minorHAnsi" w:cstheme="minorBidi"/>
              <w:noProof/>
              <w:sz w:val="24"/>
              <w:szCs w:val="24"/>
              <w:lang w:val="en-US" w:eastAsia="ja-JP"/>
            </w:rPr>
          </w:pPr>
          <w:ins w:id="166" w:author="Khaled Daham" w:date="2014-02-24T10:54:00Z">
            <w:r>
              <w:rPr>
                <w:noProof/>
              </w:rPr>
              <w:t>6.3.3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_Toc254858654 \h </w:instrText>
            </w:r>
          </w:ins>
          <w:r>
            <w:rPr>
              <w:noProof/>
            </w:rPr>
          </w:r>
          <w:r>
            <w:rPr>
              <w:noProof/>
            </w:rPr>
            <w:fldChar w:fldCharType="separate"/>
          </w:r>
          <w:ins w:id="167" w:author="Khaled Daham" w:date="2014-02-24T10:54:00Z">
            <w:r>
              <w:rPr>
                <w:noProof/>
              </w:rPr>
              <w:t>51</w:t>
            </w:r>
            <w:r>
              <w:rPr>
                <w:noProof/>
              </w:rPr>
              <w:fldChar w:fldCharType="end"/>
            </w:r>
          </w:ins>
        </w:p>
        <w:p w14:paraId="33DCB216" w14:textId="77777777" w:rsidR="009866B4" w:rsidDel="00F422D0" w:rsidRDefault="009866B4">
          <w:pPr>
            <w:pStyle w:val="TOC1"/>
            <w:tabs>
              <w:tab w:val="left" w:pos="326"/>
              <w:tab w:val="right" w:leader="dot" w:pos="8664"/>
            </w:tabs>
            <w:rPr>
              <w:del w:id="168" w:author="Khaled Daham" w:date="2014-02-24T10:51:00Z"/>
              <w:rFonts w:asciiTheme="minorHAnsi" w:eastAsiaTheme="minorEastAsia" w:hAnsiTheme="minorHAnsi" w:cstheme="minorBidi"/>
              <w:noProof/>
              <w:sz w:val="24"/>
              <w:szCs w:val="24"/>
              <w:lang w:val="en-US" w:eastAsia="ja-JP"/>
            </w:rPr>
          </w:pPr>
          <w:del w:id="169" w:author="Khaled Daham" w:date="2014-02-24T10:51:00Z">
            <w:r w:rsidDel="00F422D0">
              <w:rPr>
                <w:noProof/>
              </w:rPr>
              <w:delText>1</w:delText>
            </w:r>
            <w:r w:rsidDel="00F422D0">
              <w:rPr>
                <w:rFonts w:asciiTheme="minorHAnsi" w:eastAsiaTheme="minorEastAsia" w:hAnsiTheme="minorHAnsi" w:cstheme="minorBidi"/>
                <w:noProof/>
                <w:sz w:val="24"/>
                <w:szCs w:val="24"/>
                <w:lang w:val="en-US" w:eastAsia="ja-JP"/>
              </w:rPr>
              <w:tab/>
            </w:r>
            <w:r w:rsidDel="00F422D0">
              <w:rPr>
                <w:noProof/>
              </w:rPr>
              <w:delText>Inledning</w:delText>
            </w:r>
            <w:r w:rsidDel="00F422D0">
              <w:rPr>
                <w:noProof/>
              </w:rPr>
              <w:tab/>
            </w:r>
            <w:r w:rsidR="00F422D0" w:rsidDel="00F422D0">
              <w:rPr>
                <w:noProof/>
              </w:rPr>
              <w:delText>10</w:delText>
            </w:r>
          </w:del>
        </w:p>
        <w:p w14:paraId="34A8D261" w14:textId="77777777" w:rsidR="009866B4" w:rsidDel="00F422D0" w:rsidRDefault="009866B4">
          <w:pPr>
            <w:pStyle w:val="TOC1"/>
            <w:tabs>
              <w:tab w:val="left" w:pos="352"/>
              <w:tab w:val="right" w:leader="dot" w:pos="8664"/>
            </w:tabs>
            <w:rPr>
              <w:del w:id="170" w:author="Khaled Daham" w:date="2014-02-24T10:51:00Z"/>
              <w:rFonts w:asciiTheme="minorHAnsi" w:eastAsiaTheme="minorEastAsia" w:hAnsiTheme="minorHAnsi" w:cstheme="minorBidi"/>
              <w:noProof/>
              <w:sz w:val="24"/>
              <w:szCs w:val="24"/>
              <w:lang w:val="en-US" w:eastAsia="ja-JP"/>
            </w:rPr>
          </w:pPr>
          <w:del w:id="171" w:author="Khaled Daham" w:date="2014-02-24T10:51:00Z">
            <w:r w:rsidDel="00F422D0">
              <w:rPr>
                <w:noProof/>
              </w:rPr>
              <w:delText>2</w:delText>
            </w:r>
            <w:r w:rsidDel="00F422D0">
              <w:rPr>
                <w:rFonts w:asciiTheme="minorHAnsi" w:eastAsiaTheme="minorEastAsia" w:hAnsiTheme="minorHAnsi" w:cstheme="minorBidi"/>
                <w:noProof/>
                <w:sz w:val="24"/>
                <w:szCs w:val="24"/>
                <w:lang w:val="en-US" w:eastAsia="ja-JP"/>
              </w:rPr>
              <w:tab/>
            </w:r>
            <w:r w:rsidDel="00F422D0">
              <w:rPr>
                <w:noProof/>
              </w:rPr>
              <w:delText>Versionsinformation</w:delText>
            </w:r>
            <w:r w:rsidDel="00F422D0">
              <w:rPr>
                <w:noProof/>
              </w:rPr>
              <w:tab/>
            </w:r>
            <w:r w:rsidR="00F422D0" w:rsidDel="00F422D0">
              <w:rPr>
                <w:noProof/>
              </w:rPr>
              <w:delText>11</w:delText>
            </w:r>
          </w:del>
        </w:p>
        <w:p w14:paraId="4B9BABA7" w14:textId="127E6181" w:rsidR="009866B4" w:rsidDel="00F422D0" w:rsidRDefault="009866B4">
          <w:pPr>
            <w:pStyle w:val="TOC2"/>
            <w:tabs>
              <w:tab w:val="left" w:pos="692"/>
              <w:tab w:val="right" w:leader="dot" w:pos="8664"/>
            </w:tabs>
            <w:rPr>
              <w:del w:id="172" w:author="Khaled Daham" w:date="2014-02-24T10:51:00Z"/>
              <w:rFonts w:asciiTheme="minorHAnsi" w:eastAsiaTheme="minorEastAsia" w:hAnsiTheme="minorHAnsi" w:cstheme="minorBidi"/>
              <w:noProof/>
              <w:sz w:val="24"/>
              <w:szCs w:val="24"/>
              <w:lang w:val="en-US" w:eastAsia="ja-JP"/>
            </w:rPr>
          </w:pPr>
          <w:del w:id="173" w:author="Khaled Daham" w:date="2014-02-24T10:51:00Z">
            <w:r w:rsidDel="00F422D0">
              <w:rPr>
                <w:noProof/>
              </w:rPr>
              <w:delText>2.1</w:delText>
            </w:r>
            <w:r w:rsidDel="00F422D0">
              <w:rPr>
                <w:rFonts w:asciiTheme="minorHAnsi" w:eastAsiaTheme="minorEastAsia" w:hAnsiTheme="minorHAnsi" w:cstheme="minorBidi"/>
                <w:noProof/>
                <w:sz w:val="24"/>
                <w:szCs w:val="24"/>
                <w:lang w:val="en-US" w:eastAsia="ja-JP"/>
              </w:rPr>
              <w:tab/>
            </w:r>
            <w:r w:rsidDel="00F422D0">
              <w:rPr>
                <w:noProof/>
              </w:rPr>
              <w:delText xml:space="preserve">Version </w:delText>
            </w:r>
            <w:r w:rsidRPr="005059C5" w:rsidDel="00F422D0">
              <w:rPr>
                <w:b/>
                <w:noProof/>
                <w:color w:val="76923C" w:themeColor="accent3" w:themeShade="BF"/>
              </w:rPr>
              <w:delText>2</w:delText>
            </w:r>
            <w:r w:rsidDel="00F422D0">
              <w:rPr>
                <w:noProof/>
              </w:rPr>
              <w:delText>.</w:delText>
            </w:r>
            <w:r w:rsidDel="00F422D0">
              <w:rPr>
                <w:b/>
                <w:noProof/>
                <w:color w:val="76923C" w:themeColor="accent3" w:themeShade="BF"/>
              </w:rPr>
              <w:delText>1.RC1</w:delText>
            </w:r>
            <w:r w:rsidDel="00F422D0">
              <w:rPr>
                <w:noProof/>
              </w:rPr>
              <w:tab/>
            </w:r>
            <w:r w:rsidR="00F422D0" w:rsidDel="00F422D0">
              <w:rPr>
                <w:noProof/>
              </w:rPr>
              <w:delText>11</w:delText>
            </w:r>
          </w:del>
        </w:p>
        <w:p w14:paraId="2E150C65" w14:textId="77777777" w:rsidR="009866B4" w:rsidDel="00F422D0" w:rsidRDefault="009866B4">
          <w:pPr>
            <w:pStyle w:val="TOC3"/>
            <w:tabs>
              <w:tab w:val="left" w:pos="1031"/>
              <w:tab w:val="right" w:leader="dot" w:pos="8664"/>
            </w:tabs>
            <w:rPr>
              <w:del w:id="174" w:author="Khaled Daham" w:date="2014-02-24T10:51:00Z"/>
              <w:rFonts w:asciiTheme="minorHAnsi" w:eastAsiaTheme="minorEastAsia" w:hAnsiTheme="minorHAnsi" w:cstheme="minorBidi"/>
              <w:noProof/>
              <w:sz w:val="24"/>
              <w:szCs w:val="24"/>
              <w:lang w:val="en-US" w:eastAsia="ja-JP"/>
            </w:rPr>
          </w:pPr>
          <w:del w:id="175" w:author="Khaled Daham" w:date="2014-02-24T10:51:00Z">
            <w:r w:rsidDel="00F422D0">
              <w:rPr>
                <w:noProof/>
              </w:rPr>
              <w:delText>2.1.1</w:delText>
            </w:r>
            <w:r w:rsidDel="00F422D0">
              <w:rPr>
                <w:rFonts w:asciiTheme="minorHAnsi" w:eastAsiaTheme="minorEastAsia" w:hAnsiTheme="minorHAnsi" w:cstheme="minorBidi"/>
                <w:noProof/>
                <w:sz w:val="24"/>
                <w:szCs w:val="24"/>
                <w:lang w:val="en-US" w:eastAsia="ja-JP"/>
              </w:rPr>
              <w:tab/>
            </w:r>
            <w:r w:rsidDel="00F422D0">
              <w:rPr>
                <w:noProof/>
              </w:rPr>
              <w:delText>Oförändrade tjänstekontrakt</w:delText>
            </w:r>
            <w:r w:rsidDel="00F422D0">
              <w:rPr>
                <w:noProof/>
              </w:rPr>
              <w:tab/>
            </w:r>
            <w:r w:rsidR="00F422D0" w:rsidDel="00F422D0">
              <w:rPr>
                <w:noProof/>
              </w:rPr>
              <w:delText>11</w:delText>
            </w:r>
          </w:del>
        </w:p>
        <w:p w14:paraId="788959A7" w14:textId="77777777" w:rsidR="009866B4" w:rsidDel="00F422D0" w:rsidRDefault="009866B4">
          <w:pPr>
            <w:pStyle w:val="TOC3"/>
            <w:tabs>
              <w:tab w:val="left" w:pos="1057"/>
              <w:tab w:val="right" w:leader="dot" w:pos="8664"/>
            </w:tabs>
            <w:rPr>
              <w:del w:id="176" w:author="Khaled Daham" w:date="2014-02-24T10:51:00Z"/>
              <w:rFonts w:asciiTheme="minorHAnsi" w:eastAsiaTheme="minorEastAsia" w:hAnsiTheme="minorHAnsi" w:cstheme="minorBidi"/>
              <w:noProof/>
              <w:sz w:val="24"/>
              <w:szCs w:val="24"/>
              <w:lang w:val="en-US" w:eastAsia="ja-JP"/>
            </w:rPr>
          </w:pPr>
          <w:del w:id="177" w:author="Khaled Daham" w:date="2014-02-24T10:51:00Z">
            <w:r w:rsidDel="00F422D0">
              <w:rPr>
                <w:noProof/>
              </w:rPr>
              <w:delText>2.1.2</w:delText>
            </w:r>
            <w:r w:rsidDel="00F422D0">
              <w:rPr>
                <w:rFonts w:asciiTheme="minorHAnsi" w:eastAsiaTheme="minorEastAsia" w:hAnsiTheme="minorHAnsi" w:cstheme="minorBidi"/>
                <w:noProof/>
                <w:sz w:val="24"/>
                <w:szCs w:val="24"/>
                <w:lang w:val="en-US" w:eastAsia="ja-JP"/>
              </w:rPr>
              <w:tab/>
            </w:r>
            <w:r w:rsidDel="00F422D0">
              <w:rPr>
                <w:noProof/>
              </w:rPr>
              <w:delText>Nya tjänstekontrakt</w:delText>
            </w:r>
            <w:r w:rsidDel="00F422D0">
              <w:rPr>
                <w:noProof/>
              </w:rPr>
              <w:tab/>
            </w:r>
            <w:r w:rsidR="00F422D0" w:rsidDel="00F422D0">
              <w:rPr>
                <w:noProof/>
              </w:rPr>
              <w:delText>11</w:delText>
            </w:r>
          </w:del>
        </w:p>
        <w:p w14:paraId="48414923" w14:textId="77777777" w:rsidR="009866B4" w:rsidDel="00F422D0" w:rsidRDefault="009866B4">
          <w:pPr>
            <w:pStyle w:val="TOC3"/>
            <w:tabs>
              <w:tab w:val="left" w:pos="1056"/>
              <w:tab w:val="right" w:leader="dot" w:pos="8664"/>
            </w:tabs>
            <w:rPr>
              <w:del w:id="178" w:author="Khaled Daham" w:date="2014-02-24T10:51:00Z"/>
              <w:rFonts w:asciiTheme="minorHAnsi" w:eastAsiaTheme="minorEastAsia" w:hAnsiTheme="minorHAnsi" w:cstheme="minorBidi"/>
              <w:noProof/>
              <w:sz w:val="24"/>
              <w:szCs w:val="24"/>
              <w:lang w:val="en-US" w:eastAsia="ja-JP"/>
            </w:rPr>
          </w:pPr>
          <w:del w:id="179" w:author="Khaled Daham" w:date="2014-02-24T10:51:00Z">
            <w:r w:rsidDel="00F422D0">
              <w:rPr>
                <w:noProof/>
              </w:rPr>
              <w:delText>2.1.3</w:delText>
            </w:r>
            <w:r w:rsidDel="00F422D0">
              <w:rPr>
                <w:rFonts w:asciiTheme="minorHAnsi" w:eastAsiaTheme="minorEastAsia" w:hAnsiTheme="minorHAnsi" w:cstheme="minorBidi"/>
                <w:noProof/>
                <w:sz w:val="24"/>
                <w:szCs w:val="24"/>
                <w:lang w:val="en-US" w:eastAsia="ja-JP"/>
              </w:rPr>
              <w:tab/>
            </w:r>
            <w:r w:rsidDel="00F422D0">
              <w:rPr>
                <w:noProof/>
              </w:rPr>
              <w:delText>Förändrade tjänstekontrakt</w:delText>
            </w:r>
            <w:r w:rsidDel="00F422D0">
              <w:rPr>
                <w:noProof/>
              </w:rPr>
              <w:tab/>
            </w:r>
            <w:r w:rsidR="00F422D0" w:rsidDel="00F422D0">
              <w:rPr>
                <w:noProof/>
              </w:rPr>
              <w:delText>11</w:delText>
            </w:r>
          </w:del>
        </w:p>
        <w:p w14:paraId="0B9FAC18" w14:textId="77777777" w:rsidR="009866B4" w:rsidDel="00F422D0" w:rsidRDefault="009866B4">
          <w:pPr>
            <w:pStyle w:val="TOC3"/>
            <w:tabs>
              <w:tab w:val="left" w:pos="1058"/>
              <w:tab w:val="right" w:leader="dot" w:pos="8664"/>
            </w:tabs>
            <w:rPr>
              <w:del w:id="180" w:author="Khaled Daham" w:date="2014-02-24T10:51:00Z"/>
              <w:rFonts w:asciiTheme="minorHAnsi" w:eastAsiaTheme="minorEastAsia" w:hAnsiTheme="minorHAnsi" w:cstheme="minorBidi"/>
              <w:noProof/>
              <w:sz w:val="24"/>
              <w:szCs w:val="24"/>
              <w:lang w:val="en-US" w:eastAsia="ja-JP"/>
            </w:rPr>
          </w:pPr>
          <w:del w:id="181" w:author="Khaled Daham" w:date="2014-02-24T10:51:00Z">
            <w:r w:rsidDel="00F422D0">
              <w:rPr>
                <w:noProof/>
              </w:rPr>
              <w:delText>2.1.4</w:delText>
            </w:r>
            <w:r w:rsidDel="00F422D0">
              <w:rPr>
                <w:rFonts w:asciiTheme="minorHAnsi" w:eastAsiaTheme="minorEastAsia" w:hAnsiTheme="minorHAnsi" w:cstheme="minorBidi"/>
                <w:noProof/>
                <w:sz w:val="24"/>
                <w:szCs w:val="24"/>
                <w:lang w:val="en-US" w:eastAsia="ja-JP"/>
              </w:rPr>
              <w:tab/>
            </w:r>
            <w:r w:rsidDel="00F422D0">
              <w:rPr>
                <w:noProof/>
              </w:rPr>
              <w:delText>Utgångna tjänstekontrakt</w:delText>
            </w:r>
            <w:r w:rsidDel="00F422D0">
              <w:rPr>
                <w:noProof/>
              </w:rPr>
              <w:tab/>
            </w:r>
            <w:r w:rsidR="00F422D0" w:rsidDel="00F422D0">
              <w:rPr>
                <w:noProof/>
              </w:rPr>
              <w:delText>12</w:delText>
            </w:r>
          </w:del>
        </w:p>
        <w:p w14:paraId="0799C92C" w14:textId="77777777" w:rsidR="009866B4" w:rsidDel="00F422D0" w:rsidRDefault="009866B4">
          <w:pPr>
            <w:pStyle w:val="TOC2"/>
            <w:tabs>
              <w:tab w:val="left" w:pos="717"/>
              <w:tab w:val="right" w:leader="dot" w:pos="8664"/>
            </w:tabs>
            <w:rPr>
              <w:del w:id="182" w:author="Khaled Daham" w:date="2014-02-24T10:51:00Z"/>
              <w:rFonts w:asciiTheme="minorHAnsi" w:eastAsiaTheme="minorEastAsia" w:hAnsiTheme="minorHAnsi" w:cstheme="minorBidi"/>
              <w:noProof/>
              <w:sz w:val="24"/>
              <w:szCs w:val="24"/>
              <w:lang w:val="en-US" w:eastAsia="ja-JP"/>
            </w:rPr>
          </w:pPr>
          <w:del w:id="183" w:author="Khaled Daham" w:date="2014-02-24T10:51:00Z">
            <w:r w:rsidDel="00F422D0">
              <w:rPr>
                <w:noProof/>
              </w:rPr>
              <w:delText>2.2</w:delText>
            </w:r>
            <w:r w:rsidDel="00F422D0">
              <w:rPr>
                <w:rFonts w:asciiTheme="minorHAnsi" w:eastAsiaTheme="minorEastAsia" w:hAnsiTheme="minorHAnsi" w:cstheme="minorBidi"/>
                <w:noProof/>
                <w:sz w:val="24"/>
                <w:szCs w:val="24"/>
                <w:lang w:val="en-US" w:eastAsia="ja-JP"/>
              </w:rPr>
              <w:tab/>
            </w:r>
            <w:r w:rsidDel="00F422D0">
              <w:rPr>
                <w:noProof/>
              </w:rPr>
              <w:delText>Version tidigare</w:delText>
            </w:r>
            <w:r w:rsidDel="00F422D0">
              <w:rPr>
                <w:noProof/>
              </w:rPr>
              <w:tab/>
            </w:r>
            <w:r w:rsidR="00F422D0" w:rsidDel="00F422D0">
              <w:rPr>
                <w:noProof/>
              </w:rPr>
              <w:delText>12</w:delText>
            </w:r>
          </w:del>
        </w:p>
        <w:p w14:paraId="31C75628" w14:textId="77777777" w:rsidR="009866B4" w:rsidDel="00F422D0" w:rsidRDefault="009866B4">
          <w:pPr>
            <w:pStyle w:val="TOC1"/>
            <w:tabs>
              <w:tab w:val="left" w:pos="350"/>
              <w:tab w:val="right" w:leader="dot" w:pos="8664"/>
            </w:tabs>
            <w:rPr>
              <w:del w:id="184" w:author="Khaled Daham" w:date="2014-02-24T10:51:00Z"/>
              <w:rFonts w:asciiTheme="minorHAnsi" w:eastAsiaTheme="minorEastAsia" w:hAnsiTheme="minorHAnsi" w:cstheme="minorBidi"/>
              <w:noProof/>
              <w:sz w:val="24"/>
              <w:szCs w:val="24"/>
              <w:lang w:val="en-US" w:eastAsia="ja-JP"/>
            </w:rPr>
          </w:pPr>
          <w:del w:id="185" w:author="Khaled Daham" w:date="2014-02-24T10:51:00Z">
            <w:r w:rsidDel="00F422D0">
              <w:rPr>
                <w:noProof/>
              </w:rPr>
              <w:delText>3</w:delText>
            </w:r>
            <w:r w:rsidDel="00F422D0">
              <w:rPr>
                <w:rFonts w:asciiTheme="minorHAnsi" w:eastAsiaTheme="minorEastAsia" w:hAnsiTheme="minorHAnsi" w:cstheme="minorBidi"/>
                <w:noProof/>
                <w:sz w:val="24"/>
                <w:szCs w:val="24"/>
                <w:lang w:val="en-US" w:eastAsia="ja-JP"/>
              </w:rPr>
              <w:tab/>
            </w:r>
            <w:r w:rsidDel="00F422D0">
              <w:rPr>
                <w:noProof/>
              </w:rPr>
              <w:delText>Tjänstedomänens arkitektur</w:delText>
            </w:r>
            <w:r w:rsidDel="00F422D0">
              <w:rPr>
                <w:noProof/>
              </w:rPr>
              <w:tab/>
            </w:r>
            <w:r w:rsidR="00F422D0" w:rsidDel="00F422D0">
              <w:rPr>
                <w:noProof/>
              </w:rPr>
              <w:delText>12</w:delText>
            </w:r>
          </w:del>
        </w:p>
        <w:p w14:paraId="474106B6" w14:textId="77777777" w:rsidR="009866B4" w:rsidDel="00F422D0" w:rsidRDefault="009866B4">
          <w:pPr>
            <w:pStyle w:val="TOC2"/>
            <w:tabs>
              <w:tab w:val="left" w:pos="690"/>
              <w:tab w:val="right" w:leader="dot" w:pos="8664"/>
            </w:tabs>
            <w:rPr>
              <w:del w:id="186" w:author="Khaled Daham" w:date="2014-02-24T10:51:00Z"/>
              <w:rFonts w:asciiTheme="minorHAnsi" w:eastAsiaTheme="minorEastAsia" w:hAnsiTheme="minorHAnsi" w:cstheme="minorBidi"/>
              <w:noProof/>
              <w:sz w:val="24"/>
              <w:szCs w:val="24"/>
              <w:lang w:val="en-US" w:eastAsia="ja-JP"/>
            </w:rPr>
          </w:pPr>
          <w:del w:id="187" w:author="Khaled Daham" w:date="2014-02-24T10:51:00Z">
            <w:r w:rsidDel="00F422D0">
              <w:rPr>
                <w:noProof/>
              </w:rPr>
              <w:delText>3.1</w:delText>
            </w:r>
            <w:r w:rsidDel="00F422D0">
              <w:rPr>
                <w:rFonts w:asciiTheme="minorHAnsi" w:eastAsiaTheme="minorEastAsia" w:hAnsiTheme="minorHAnsi" w:cstheme="minorBidi"/>
                <w:noProof/>
                <w:sz w:val="24"/>
                <w:szCs w:val="24"/>
                <w:lang w:val="en-US" w:eastAsia="ja-JP"/>
              </w:rPr>
              <w:tab/>
            </w:r>
            <w:r w:rsidDel="00F422D0">
              <w:rPr>
                <w:noProof/>
              </w:rPr>
              <w:delText>Flöden</w:delText>
            </w:r>
            <w:r w:rsidDel="00F422D0">
              <w:rPr>
                <w:noProof/>
              </w:rPr>
              <w:tab/>
            </w:r>
            <w:r w:rsidR="00F422D0" w:rsidDel="00F422D0">
              <w:rPr>
                <w:noProof/>
              </w:rPr>
              <w:delText>12</w:delText>
            </w:r>
          </w:del>
        </w:p>
        <w:p w14:paraId="24AB4737" w14:textId="77777777" w:rsidR="009866B4" w:rsidDel="00F422D0" w:rsidRDefault="009866B4">
          <w:pPr>
            <w:pStyle w:val="TOC3"/>
            <w:tabs>
              <w:tab w:val="left" w:pos="1030"/>
              <w:tab w:val="right" w:leader="dot" w:pos="8664"/>
            </w:tabs>
            <w:rPr>
              <w:del w:id="188" w:author="Khaled Daham" w:date="2014-02-24T10:51:00Z"/>
              <w:rFonts w:asciiTheme="minorHAnsi" w:eastAsiaTheme="minorEastAsia" w:hAnsiTheme="minorHAnsi" w:cstheme="minorBidi"/>
              <w:noProof/>
              <w:sz w:val="24"/>
              <w:szCs w:val="24"/>
              <w:lang w:val="en-US" w:eastAsia="ja-JP"/>
            </w:rPr>
          </w:pPr>
          <w:del w:id="189" w:author="Khaled Daham" w:date="2014-02-24T10:51:00Z">
            <w:r w:rsidDel="00F422D0">
              <w:rPr>
                <w:noProof/>
              </w:rPr>
              <w:delText>3.1.1</w:delText>
            </w:r>
            <w:r w:rsidDel="00F422D0">
              <w:rPr>
                <w:rFonts w:asciiTheme="minorHAnsi" w:eastAsiaTheme="minorEastAsia" w:hAnsiTheme="minorHAnsi" w:cstheme="minorBidi"/>
                <w:noProof/>
                <w:sz w:val="24"/>
                <w:szCs w:val="24"/>
                <w:lang w:val="en-US" w:eastAsia="ja-JP"/>
              </w:rPr>
              <w:tab/>
            </w:r>
            <w:r w:rsidDel="00F422D0">
              <w:rPr>
                <w:noProof/>
              </w:rPr>
              <w:delText>Flöde 1 – Hämta svar på en konsultationsremiss.</w:delText>
            </w:r>
            <w:r w:rsidDel="00F422D0">
              <w:rPr>
                <w:noProof/>
              </w:rPr>
              <w:tab/>
            </w:r>
            <w:r w:rsidR="00F422D0" w:rsidDel="00F422D0">
              <w:rPr>
                <w:noProof/>
              </w:rPr>
              <w:delText>12</w:delText>
            </w:r>
          </w:del>
        </w:p>
        <w:p w14:paraId="59D7CD50" w14:textId="77777777" w:rsidR="009866B4" w:rsidDel="00F422D0" w:rsidRDefault="009866B4">
          <w:pPr>
            <w:pStyle w:val="TOC3"/>
            <w:tabs>
              <w:tab w:val="left" w:pos="1056"/>
              <w:tab w:val="right" w:leader="dot" w:pos="8664"/>
            </w:tabs>
            <w:rPr>
              <w:del w:id="190" w:author="Khaled Daham" w:date="2014-02-24T10:51:00Z"/>
              <w:rFonts w:asciiTheme="minorHAnsi" w:eastAsiaTheme="minorEastAsia" w:hAnsiTheme="minorHAnsi" w:cstheme="minorBidi"/>
              <w:noProof/>
              <w:sz w:val="24"/>
              <w:szCs w:val="24"/>
              <w:lang w:val="en-US" w:eastAsia="ja-JP"/>
            </w:rPr>
          </w:pPr>
          <w:del w:id="191" w:author="Khaled Daham" w:date="2014-02-24T10:51:00Z">
            <w:r w:rsidDel="00F422D0">
              <w:rPr>
                <w:noProof/>
              </w:rPr>
              <w:delText>3.1.2</w:delText>
            </w:r>
            <w:r w:rsidDel="00F422D0">
              <w:rPr>
                <w:rFonts w:asciiTheme="minorHAnsi" w:eastAsiaTheme="minorEastAsia" w:hAnsiTheme="minorHAnsi" w:cstheme="minorBidi"/>
                <w:noProof/>
                <w:sz w:val="24"/>
                <w:szCs w:val="24"/>
                <w:lang w:val="en-US" w:eastAsia="ja-JP"/>
              </w:rPr>
              <w:tab/>
            </w:r>
            <w:r w:rsidDel="00F422D0">
              <w:rPr>
                <w:noProof/>
              </w:rPr>
              <w:delText>Flöde 2 – Hämta mödravårdsinformation</w:delText>
            </w:r>
            <w:r w:rsidDel="00F422D0">
              <w:rPr>
                <w:noProof/>
              </w:rPr>
              <w:tab/>
            </w:r>
            <w:r w:rsidR="00F422D0" w:rsidDel="00F422D0">
              <w:rPr>
                <w:noProof/>
              </w:rPr>
              <w:delText>14</w:delText>
            </w:r>
          </w:del>
        </w:p>
        <w:p w14:paraId="46EC6914" w14:textId="77777777" w:rsidR="009866B4" w:rsidDel="00F422D0" w:rsidRDefault="009866B4">
          <w:pPr>
            <w:pStyle w:val="TOC3"/>
            <w:tabs>
              <w:tab w:val="left" w:pos="1054"/>
              <w:tab w:val="right" w:leader="dot" w:pos="8664"/>
            </w:tabs>
            <w:rPr>
              <w:del w:id="192" w:author="Khaled Daham" w:date="2014-02-24T10:51:00Z"/>
              <w:rFonts w:asciiTheme="minorHAnsi" w:eastAsiaTheme="minorEastAsia" w:hAnsiTheme="minorHAnsi" w:cstheme="minorBidi"/>
              <w:noProof/>
              <w:sz w:val="24"/>
              <w:szCs w:val="24"/>
              <w:lang w:val="en-US" w:eastAsia="ja-JP"/>
            </w:rPr>
          </w:pPr>
          <w:del w:id="193" w:author="Khaled Daham" w:date="2014-02-24T10:51:00Z">
            <w:r w:rsidDel="00F422D0">
              <w:rPr>
                <w:noProof/>
              </w:rPr>
              <w:delText>3.1.3</w:delText>
            </w:r>
            <w:r w:rsidDel="00F422D0">
              <w:rPr>
                <w:rFonts w:asciiTheme="minorHAnsi" w:eastAsiaTheme="minorEastAsia" w:hAnsiTheme="minorHAnsi" w:cstheme="minorBidi"/>
                <w:noProof/>
                <w:sz w:val="24"/>
                <w:szCs w:val="24"/>
                <w:lang w:val="en-US" w:eastAsia="ja-JP"/>
              </w:rPr>
              <w:tab/>
            </w:r>
            <w:r w:rsidDel="00F422D0">
              <w:rPr>
                <w:noProof/>
              </w:rPr>
              <w:delText>Flöde 3 – Hämta patienters kemilaboratoriesvar.</w:delText>
            </w:r>
            <w:r w:rsidDel="00F422D0">
              <w:rPr>
                <w:noProof/>
              </w:rPr>
              <w:tab/>
            </w:r>
            <w:r w:rsidR="00F422D0" w:rsidDel="00F422D0">
              <w:rPr>
                <w:noProof/>
              </w:rPr>
              <w:delText>16</w:delText>
            </w:r>
          </w:del>
        </w:p>
        <w:p w14:paraId="7687F722" w14:textId="77777777" w:rsidR="009866B4" w:rsidDel="00F422D0" w:rsidRDefault="009866B4">
          <w:pPr>
            <w:pStyle w:val="TOC3"/>
            <w:tabs>
              <w:tab w:val="left" w:pos="1057"/>
              <w:tab w:val="right" w:leader="dot" w:pos="8664"/>
            </w:tabs>
            <w:rPr>
              <w:del w:id="194" w:author="Khaled Daham" w:date="2014-02-24T10:51:00Z"/>
              <w:rFonts w:asciiTheme="minorHAnsi" w:eastAsiaTheme="minorEastAsia" w:hAnsiTheme="minorHAnsi" w:cstheme="minorBidi"/>
              <w:noProof/>
              <w:sz w:val="24"/>
              <w:szCs w:val="24"/>
              <w:lang w:val="en-US" w:eastAsia="ja-JP"/>
            </w:rPr>
          </w:pPr>
          <w:del w:id="195" w:author="Khaled Daham" w:date="2014-02-24T10:51:00Z">
            <w:r w:rsidDel="00F422D0">
              <w:rPr>
                <w:noProof/>
              </w:rPr>
              <w:delText>3.1.4</w:delText>
            </w:r>
            <w:r w:rsidDel="00F422D0">
              <w:rPr>
                <w:rFonts w:asciiTheme="minorHAnsi" w:eastAsiaTheme="minorEastAsia" w:hAnsiTheme="minorHAnsi" w:cstheme="minorBidi"/>
                <w:noProof/>
                <w:sz w:val="24"/>
                <w:szCs w:val="24"/>
                <w:lang w:val="en-US" w:eastAsia="ja-JP"/>
              </w:rPr>
              <w:tab/>
            </w:r>
            <w:r w:rsidDel="00F422D0">
              <w:rPr>
                <w:noProof/>
              </w:rPr>
              <w:delText>Obligatoriska kontrakt</w:delText>
            </w:r>
            <w:r w:rsidDel="00F422D0">
              <w:rPr>
                <w:noProof/>
              </w:rPr>
              <w:tab/>
            </w:r>
            <w:r w:rsidR="00F422D0" w:rsidDel="00F422D0">
              <w:rPr>
                <w:noProof/>
              </w:rPr>
              <w:delText>18</w:delText>
            </w:r>
          </w:del>
        </w:p>
        <w:p w14:paraId="5920CF82" w14:textId="77777777" w:rsidR="009866B4" w:rsidDel="00F422D0" w:rsidRDefault="009866B4">
          <w:pPr>
            <w:pStyle w:val="TOC2"/>
            <w:tabs>
              <w:tab w:val="left" w:pos="716"/>
              <w:tab w:val="right" w:leader="dot" w:pos="8664"/>
            </w:tabs>
            <w:rPr>
              <w:del w:id="196" w:author="Khaled Daham" w:date="2014-02-24T10:51:00Z"/>
              <w:rFonts w:asciiTheme="minorHAnsi" w:eastAsiaTheme="minorEastAsia" w:hAnsiTheme="minorHAnsi" w:cstheme="minorBidi"/>
              <w:noProof/>
              <w:sz w:val="24"/>
              <w:szCs w:val="24"/>
              <w:lang w:val="en-US" w:eastAsia="ja-JP"/>
            </w:rPr>
          </w:pPr>
          <w:del w:id="197" w:author="Khaled Daham" w:date="2014-02-24T10:51:00Z">
            <w:r w:rsidDel="00F422D0">
              <w:rPr>
                <w:noProof/>
              </w:rPr>
              <w:delText>3.2</w:delText>
            </w:r>
            <w:r w:rsidDel="00F422D0">
              <w:rPr>
                <w:rFonts w:asciiTheme="minorHAnsi" w:eastAsiaTheme="minorEastAsia" w:hAnsiTheme="minorHAnsi" w:cstheme="minorBidi"/>
                <w:noProof/>
                <w:sz w:val="24"/>
                <w:szCs w:val="24"/>
                <w:lang w:val="en-US" w:eastAsia="ja-JP"/>
              </w:rPr>
              <w:tab/>
            </w:r>
            <w:r w:rsidDel="00F422D0">
              <w:rPr>
                <w:noProof/>
              </w:rPr>
              <w:delText>Adressering</w:delText>
            </w:r>
            <w:r w:rsidDel="00F422D0">
              <w:rPr>
                <w:noProof/>
              </w:rPr>
              <w:tab/>
            </w:r>
            <w:r w:rsidR="00F422D0" w:rsidDel="00F422D0">
              <w:rPr>
                <w:noProof/>
              </w:rPr>
              <w:delText>18</w:delText>
            </w:r>
          </w:del>
        </w:p>
        <w:p w14:paraId="5AC58751" w14:textId="77777777" w:rsidR="009866B4" w:rsidDel="00F422D0" w:rsidRDefault="009866B4">
          <w:pPr>
            <w:pStyle w:val="TOC1"/>
            <w:tabs>
              <w:tab w:val="right" w:leader="dot" w:pos="8664"/>
            </w:tabs>
            <w:rPr>
              <w:del w:id="198" w:author="Khaled Daham" w:date="2014-02-24T10:51:00Z"/>
              <w:rFonts w:asciiTheme="minorHAnsi" w:eastAsiaTheme="minorEastAsia" w:hAnsiTheme="minorHAnsi" w:cstheme="minorBidi"/>
              <w:noProof/>
              <w:sz w:val="24"/>
              <w:szCs w:val="24"/>
              <w:lang w:val="en-US" w:eastAsia="ja-JP"/>
            </w:rPr>
          </w:pPr>
          <w:del w:id="199" w:author="Khaled Daham" w:date="2014-02-24T10:51:00Z">
            <w:r w:rsidRPr="005059C5" w:rsidDel="00F422D0">
              <w:rPr>
                <w:noProof/>
              </w:rPr>
              <w:delText>Adressering vid nationell användning</w:delText>
            </w:r>
            <w:r w:rsidDel="00F422D0">
              <w:rPr>
                <w:noProof/>
              </w:rPr>
              <w:tab/>
            </w:r>
            <w:r w:rsidR="00F422D0" w:rsidDel="00F422D0">
              <w:rPr>
                <w:noProof/>
              </w:rPr>
              <w:delText>19</w:delText>
            </w:r>
          </w:del>
        </w:p>
        <w:p w14:paraId="66E50724" w14:textId="77777777" w:rsidR="009866B4" w:rsidDel="00F422D0" w:rsidRDefault="009866B4">
          <w:pPr>
            <w:pStyle w:val="TOC1"/>
            <w:tabs>
              <w:tab w:val="right" w:leader="dot" w:pos="8664"/>
            </w:tabs>
            <w:rPr>
              <w:del w:id="200" w:author="Khaled Daham" w:date="2014-02-24T10:51:00Z"/>
              <w:rFonts w:asciiTheme="minorHAnsi" w:eastAsiaTheme="minorEastAsia" w:hAnsiTheme="minorHAnsi" w:cstheme="minorBidi"/>
              <w:noProof/>
              <w:sz w:val="24"/>
              <w:szCs w:val="24"/>
              <w:lang w:val="en-US" w:eastAsia="ja-JP"/>
            </w:rPr>
          </w:pPr>
          <w:del w:id="201" w:author="Khaled Daham" w:date="2014-02-24T10:51:00Z">
            <w:r w:rsidRPr="005059C5" w:rsidDel="00F422D0">
              <w:rPr>
                <w:noProof/>
              </w:rPr>
              <w:delText>Adressering vid regional användning</w:delText>
            </w:r>
            <w:r w:rsidDel="00F422D0">
              <w:rPr>
                <w:noProof/>
              </w:rPr>
              <w:tab/>
            </w:r>
            <w:r w:rsidR="00F422D0" w:rsidDel="00F422D0">
              <w:rPr>
                <w:noProof/>
              </w:rPr>
              <w:delText>19</w:delText>
            </w:r>
          </w:del>
        </w:p>
        <w:p w14:paraId="7B4FCC50" w14:textId="77777777" w:rsidR="009866B4" w:rsidDel="00F422D0" w:rsidRDefault="009866B4">
          <w:pPr>
            <w:pStyle w:val="TOC1"/>
            <w:tabs>
              <w:tab w:val="right" w:leader="dot" w:pos="8664"/>
            </w:tabs>
            <w:rPr>
              <w:del w:id="202" w:author="Khaled Daham" w:date="2014-02-24T10:51:00Z"/>
              <w:rFonts w:asciiTheme="minorHAnsi" w:eastAsiaTheme="minorEastAsia" w:hAnsiTheme="minorHAnsi" w:cstheme="minorBidi"/>
              <w:noProof/>
              <w:sz w:val="24"/>
              <w:szCs w:val="24"/>
              <w:lang w:val="en-US" w:eastAsia="ja-JP"/>
            </w:rPr>
          </w:pPr>
          <w:del w:id="203" w:author="Khaled Daham" w:date="2014-02-24T10:51:00Z">
            <w:r w:rsidRPr="005059C5" w:rsidDel="00F422D0">
              <w:rPr>
                <w:noProof/>
              </w:rPr>
              <w:delText>Adressering direkt till ett källsystem</w:delText>
            </w:r>
            <w:r w:rsidDel="00F422D0">
              <w:rPr>
                <w:noProof/>
              </w:rPr>
              <w:tab/>
            </w:r>
            <w:r w:rsidR="00F422D0" w:rsidDel="00F422D0">
              <w:rPr>
                <w:noProof/>
              </w:rPr>
              <w:delText>20</w:delText>
            </w:r>
          </w:del>
        </w:p>
        <w:p w14:paraId="3F5E09E8" w14:textId="77777777" w:rsidR="009866B4" w:rsidDel="00F422D0" w:rsidRDefault="009866B4">
          <w:pPr>
            <w:pStyle w:val="TOC1"/>
            <w:tabs>
              <w:tab w:val="right" w:leader="dot" w:pos="8664"/>
            </w:tabs>
            <w:rPr>
              <w:del w:id="204" w:author="Khaled Daham" w:date="2014-02-24T10:51:00Z"/>
              <w:rFonts w:asciiTheme="minorHAnsi" w:eastAsiaTheme="minorEastAsia" w:hAnsiTheme="minorHAnsi" w:cstheme="minorBidi"/>
              <w:noProof/>
              <w:sz w:val="24"/>
              <w:szCs w:val="24"/>
              <w:lang w:val="en-US" w:eastAsia="ja-JP"/>
            </w:rPr>
          </w:pPr>
          <w:del w:id="205" w:author="Khaled Daham" w:date="2014-02-24T10:51:00Z">
            <w:r w:rsidDel="00F422D0">
              <w:rPr>
                <w:noProof/>
              </w:rPr>
              <w:delText>Sammanfattning av adresseringsmodell</w:delText>
            </w:r>
            <w:r w:rsidDel="00F422D0">
              <w:rPr>
                <w:noProof/>
              </w:rPr>
              <w:tab/>
            </w:r>
            <w:r w:rsidR="00F422D0" w:rsidDel="00F422D0">
              <w:rPr>
                <w:noProof/>
              </w:rPr>
              <w:delText>22</w:delText>
            </w:r>
          </w:del>
        </w:p>
        <w:p w14:paraId="15AED20A" w14:textId="77777777" w:rsidR="009866B4" w:rsidDel="00F422D0" w:rsidRDefault="009866B4">
          <w:pPr>
            <w:pStyle w:val="TOC2"/>
            <w:tabs>
              <w:tab w:val="left" w:pos="715"/>
              <w:tab w:val="right" w:leader="dot" w:pos="8664"/>
            </w:tabs>
            <w:rPr>
              <w:del w:id="206" w:author="Khaled Daham" w:date="2014-02-24T10:51:00Z"/>
              <w:rFonts w:asciiTheme="minorHAnsi" w:eastAsiaTheme="minorEastAsia" w:hAnsiTheme="minorHAnsi" w:cstheme="minorBidi"/>
              <w:noProof/>
              <w:sz w:val="24"/>
              <w:szCs w:val="24"/>
              <w:lang w:val="en-US" w:eastAsia="ja-JP"/>
            </w:rPr>
          </w:pPr>
          <w:del w:id="207" w:author="Khaled Daham" w:date="2014-02-24T10:51:00Z">
            <w:r w:rsidDel="00F422D0">
              <w:rPr>
                <w:noProof/>
              </w:rPr>
              <w:delText>3.3</w:delText>
            </w:r>
            <w:r w:rsidDel="00F422D0">
              <w:rPr>
                <w:rFonts w:asciiTheme="minorHAnsi" w:eastAsiaTheme="minorEastAsia" w:hAnsiTheme="minorHAnsi" w:cstheme="minorBidi"/>
                <w:noProof/>
                <w:sz w:val="24"/>
                <w:szCs w:val="24"/>
                <w:lang w:val="en-US" w:eastAsia="ja-JP"/>
              </w:rPr>
              <w:tab/>
            </w:r>
            <w:r w:rsidDel="00F422D0">
              <w:rPr>
                <w:noProof/>
              </w:rPr>
              <w:delText>Aggregering och engagemangsindex</w:delText>
            </w:r>
            <w:r w:rsidDel="00F422D0">
              <w:rPr>
                <w:noProof/>
              </w:rPr>
              <w:tab/>
            </w:r>
            <w:r w:rsidR="00F422D0" w:rsidDel="00F422D0">
              <w:rPr>
                <w:noProof/>
              </w:rPr>
              <w:delText>22</w:delText>
            </w:r>
          </w:del>
        </w:p>
        <w:p w14:paraId="6EBC8B6B" w14:textId="77777777" w:rsidR="009866B4" w:rsidDel="00F422D0" w:rsidRDefault="009866B4">
          <w:pPr>
            <w:pStyle w:val="TOC3"/>
            <w:tabs>
              <w:tab w:val="left" w:pos="1054"/>
              <w:tab w:val="right" w:leader="dot" w:pos="8664"/>
            </w:tabs>
            <w:rPr>
              <w:del w:id="208" w:author="Khaled Daham" w:date="2014-02-24T10:51:00Z"/>
              <w:rFonts w:asciiTheme="minorHAnsi" w:eastAsiaTheme="minorEastAsia" w:hAnsiTheme="minorHAnsi" w:cstheme="minorBidi"/>
              <w:noProof/>
              <w:sz w:val="24"/>
              <w:szCs w:val="24"/>
              <w:lang w:val="en-US" w:eastAsia="ja-JP"/>
            </w:rPr>
          </w:pPr>
          <w:del w:id="209" w:author="Khaled Daham" w:date="2014-02-24T10:51:00Z">
            <w:r w:rsidDel="00F422D0">
              <w:rPr>
                <w:noProof/>
              </w:rPr>
              <w:delText>3.3.1</w:delText>
            </w:r>
            <w:r w:rsidDel="00F422D0">
              <w:rPr>
                <w:rFonts w:asciiTheme="minorHAnsi" w:eastAsiaTheme="minorEastAsia" w:hAnsiTheme="minorHAnsi" w:cstheme="minorBidi"/>
                <w:noProof/>
                <w:sz w:val="24"/>
                <w:szCs w:val="24"/>
                <w:lang w:val="en-US" w:eastAsia="ja-JP"/>
              </w:rPr>
              <w:tab/>
            </w:r>
            <w:r w:rsidDel="00F422D0">
              <w:rPr>
                <w:noProof/>
              </w:rPr>
              <w:delText>Uppdatering av engagemangsindex</w:delText>
            </w:r>
            <w:r w:rsidDel="00F422D0">
              <w:rPr>
                <w:noProof/>
              </w:rPr>
              <w:tab/>
            </w:r>
            <w:r w:rsidR="00F422D0" w:rsidDel="00F422D0">
              <w:rPr>
                <w:noProof/>
              </w:rPr>
              <w:delText>22</w:delText>
            </w:r>
          </w:del>
        </w:p>
        <w:p w14:paraId="523D7424" w14:textId="77777777" w:rsidR="009866B4" w:rsidDel="00F422D0" w:rsidRDefault="009866B4">
          <w:pPr>
            <w:pStyle w:val="TOC1"/>
            <w:tabs>
              <w:tab w:val="left" w:pos="353"/>
              <w:tab w:val="right" w:leader="dot" w:pos="8664"/>
            </w:tabs>
            <w:rPr>
              <w:del w:id="210" w:author="Khaled Daham" w:date="2014-02-24T10:51:00Z"/>
              <w:rFonts w:asciiTheme="minorHAnsi" w:eastAsiaTheme="minorEastAsia" w:hAnsiTheme="minorHAnsi" w:cstheme="minorBidi"/>
              <w:noProof/>
              <w:sz w:val="24"/>
              <w:szCs w:val="24"/>
              <w:lang w:val="en-US" w:eastAsia="ja-JP"/>
            </w:rPr>
          </w:pPr>
          <w:del w:id="211" w:author="Khaled Daham" w:date="2014-02-24T10:51:00Z">
            <w:r w:rsidDel="00F422D0">
              <w:rPr>
                <w:noProof/>
              </w:rPr>
              <w:delText>4</w:delText>
            </w:r>
            <w:r w:rsidDel="00F422D0">
              <w:rPr>
                <w:rFonts w:asciiTheme="minorHAnsi" w:eastAsiaTheme="minorEastAsia" w:hAnsiTheme="minorHAnsi" w:cstheme="minorBidi"/>
                <w:noProof/>
                <w:sz w:val="24"/>
                <w:szCs w:val="24"/>
                <w:lang w:val="en-US" w:eastAsia="ja-JP"/>
              </w:rPr>
              <w:tab/>
            </w:r>
            <w:r w:rsidDel="00F422D0">
              <w:rPr>
                <w:noProof/>
              </w:rPr>
              <w:delText>Tjänstedomänens krav och regler</w:delText>
            </w:r>
            <w:r w:rsidDel="00F422D0">
              <w:rPr>
                <w:noProof/>
              </w:rPr>
              <w:tab/>
            </w:r>
            <w:r w:rsidR="00F422D0" w:rsidDel="00F422D0">
              <w:rPr>
                <w:noProof/>
              </w:rPr>
              <w:delText>24</w:delText>
            </w:r>
          </w:del>
        </w:p>
        <w:p w14:paraId="1A9D750D" w14:textId="77777777" w:rsidR="009866B4" w:rsidDel="00F422D0" w:rsidRDefault="009866B4">
          <w:pPr>
            <w:pStyle w:val="TOC2"/>
            <w:tabs>
              <w:tab w:val="left" w:pos="693"/>
              <w:tab w:val="right" w:leader="dot" w:pos="8664"/>
            </w:tabs>
            <w:rPr>
              <w:del w:id="212" w:author="Khaled Daham" w:date="2014-02-24T10:51:00Z"/>
              <w:rFonts w:asciiTheme="minorHAnsi" w:eastAsiaTheme="minorEastAsia" w:hAnsiTheme="minorHAnsi" w:cstheme="minorBidi"/>
              <w:noProof/>
              <w:sz w:val="24"/>
              <w:szCs w:val="24"/>
              <w:lang w:val="en-US" w:eastAsia="ja-JP"/>
            </w:rPr>
          </w:pPr>
          <w:del w:id="213" w:author="Khaled Daham" w:date="2014-02-24T10:51:00Z">
            <w:r w:rsidDel="00F422D0">
              <w:rPr>
                <w:noProof/>
              </w:rPr>
              <w:delText>4.1</w:delText>
            </w:r>
            <w:r w:rsidDel="00F422D0">
              <w:rPr>
                <w:rFonts w:asciiTheme="minorHAnsi" w:eastAsiaTheme="minorEastAsia" w:hAnsiTheme="minorHAnsi" w:cstheme="minorBidi"/>
                <w:noProof/>
                <w:sz w:val="24"/>
                <w:szCs w:val="24"/>
                <w:lang w:val="en-US" w:eastAsia="ja-JP"/>
              </w:rPr>
              <w:tab/>
            </w:r>
            <w:r w:rsidDel="00F422D0">
              <w:rPr>
                <w:noProof/>
              </w:rPr>
              <w:delText>Informationssäkerhet och juridik</w:delText>
            </w:r>
            <w:r w:rsidDel="00F422D0">
              <w:rPr>
                <w:noProof/>
              </w:rPr>
              <w:tab/>
            </w:r>
            <w:r w:rsidR="00F422D0" w:rsidDel="00F422D0">
              <w:rPr>
                <w:noProof/>
              </w:rPr>
              <w:delText>24</w:delText>
            </w:r>
          </w:del>
        </w:p>
        <w:p w14:paraId="25A043BF" w14:textId="77777777" w:rsidR="009866B4" w:rsidDel="00F422D0" w:rsidRDefault="009866B4">
          <w:pPr>
            <w:pStyle w:val="TOC1"/>
            <w:tabs>
              <w:tab w:val="right" w:leader="dot" w:pos="8664"/>
            </w:tabs>
            <w:rPr>
              <w:del w:id="214" w:author="Khaled Daham" w:date="2014-02-24T10:51:00Z"/>
              <w:rFonts w:asciiTheme="minorHAnsi" w:eastAsiaTheme="minorEastAsia" w:hAnsiTheme="minorHAnsi" w:cstheme="minorBidi"/>
              <w:noProof/>
              <w:sz w:val="24"/>
              <w:szCs w:val="24"/>
              <w:lang w:val="en-US" w:eastAsia="ja-JP"/>
            </w:rPr>
          </w:pPr>
          <w:del w:id="215" w:author="Khaled Daham" w:date="2014-02-24T10:51:00Z">
            <w:r w:rsidRPr="005059C5" w:rsidDel="00F422D0">
              <w:rPr>
                <w:noProof/>
              </w:rPr>
              <w:delText>Medarbetarens direktåtkomst</w:delText>
            </w:r>
            <w:r w:rsidDel="00F422D0">
              <w:rPr>
                <w:noProof/>
              </w:rPr>
              <w:tab/>
            </w:r>
            <w:r w:rsidR="00F422D0" w:rsidDel="00F422D0">
              <w:rPr>
                <w:noProof/>
              </w:rPr>
              <w:delText>24</w:delText>
            </w:r>
          </w:del>
        </w:p>
        <w:p w14:paraId="1053CFEE" w14:textId="77777777" w:rsidR="009866B4" w:rsidDel="00F422D0" w:rsidRDefault="009866B4">
          <w:pPr>
            <w:pStyle w:val="TOC1"/>
            <w:tabs>
              <w:tab w:val="right" w:leader="dot" w:pos="8664"/>
            </w:tabs>
            <w:rPr>
              <w:del w:id="216" w:author="Khaled Daham" w:date="2014-02-24T10:51:00Z"/>
              <w:rFonts w:asciiTheme="minorHAnsi" w:eastAsiaTheme="minorEastAsia" w:hAnsiTheme="minorHAnsi" w:cstheme="minorBidi"/>
              <w:noProof/>
              <w:sz w:val="24"/>
              <w:szCs w:val="24"/>
              <w:lang w:val="en-US" w:eastAsia="ja-JP"/>
            </w:rPr>
          </w:pPr>
          <w:del w:id="217" w:author="Khaled Daham" w:date="2014-02-24T10:51:00Z">
            <w:r w:rsidRPr="005059C5" w:rsidDel="00F422D0">
              <w:rPr>
                <w:noProof/>
              </w:rPr>
              <w:delText>Patientens direktåtkomst</w:delText>
            </w:r>
            <w:r w:rsidDel="00F422D0">
              <w:rPr>
                <w:noProof/>
              </w:rPr>
              <w:tab/>
            </w:r>
            <w:r w:rsidR="00F422D0" w:rsidDel="00F422D0">
              <w:rPr>
                <w:noProof/>
              </w:rPr>
              <w:delText>25</w:delText>
            </w:r>
          </w:del>
        </w:p>
        <w:p w14:paraId="7A5C9342" w14:textId="77777777" w:rsidR="009866B4" w:rsidDel="00F422D0" w:rsidRDefault="009866B4">
          <w:pPr>
            <w:pStyle w:val="TOC1"/>
            <w:tabs>
              <w:tab w:val="right" w:leader="dot" w:pos="8664"/>
            </w:tabs>
            <w:rPr>
              <w:del w:id="218" w:author="Khaled Daham" w:date="2014-02-24T10:51:00Z"/>
              <w:rFonts w:asciiTheme="minorHAnsi" w:eastAsiaTheme="minorEastAsia" w:hAnsiTheme="minorHAnsi" w:cstheme="minorBidi"/>
              <w:noProof/>
              <w:sz w:val="24"/>
              <w:szCs w:val="24"/>
              <w:lang w:val="en-US" w:eastAsia="ja-JP"/>
            </w:rPr>
          </w:pPr>
          <w:del w:id="219" w:author="Khaled Daham" w:date="2014-02-24T10:51:00Z">
            <w:r w:rsidRPr="005059C5" w:rsidDel="00F422D0">
              <w:rPr>
                <w:noProof/>
              </w:rPr>
              <w:delText>Generellt</w:delText>
            </w:r>
            <w:r w:rsidDel="00F422D0">
              <w:rPr>
                <w:noProof/>
              </w:rPr>
              <w:tab/>
            </w:r>
            <w:r w:rsidR="00F422D0" w:rsidDel="00F422D0">
              <w:rPr>
                <w:noProof/>
              </w:rPr>
              <w:delText>25</w:delText>
            </w:r>
          </w:del>
        </w:p>
        <w:p w14:paraId="4C8A34DA" w14:textId="77777777" w:rsidR="009866B4" w:rsidDel="00F422D0" w:rsidRDefault="009866B4">
          <w:pPr>
            <w:pStyle w:val="TOC2"/>
            <w:tabs>
              <w:tab w:val="left" w:pos="719"/>
              <w:tab w:val="right" w:leader="dot" w:pos="8664"/>
            </w:tabs>
            <w:rPr>
              <w:del w:id="220" w:author="Khaled Daham" w:date="2014-02-24T10:51:00Z"/>
              <w:rFonts w:asciiTheme="minorHAnsi" w:eastAsiaTheme="minorEastAsia" w:hAnsiTheme="minorHAnsi" w:cstheme="minorBidi"/>
              <w:noProof/>
              <w:sz w:val="24"/>
              <w:szCs w:val="24"/>
              <w:lang w:val="en-US" w:eastAsia="ja-JP"/>
            </w:rPr>
          </w:pPr>
          <w:del w:id="221" w:author="Khaled Daham" w:date="2014-02-24T10:51:00Z">
            <w:r w:rsidDel="00F422D0">
              <w:rPr>
                <w:noProof/>
              </w:rPr>
              <w:delText>4.2</w:delText>
            </w:r>
            <w:r w:rsidDel="00F422D0">
              <w:rPr>
                <w:rFonts w:asciiTheme="minorHAnsi" w:eastAsiaTheme="minorEastAsia" w:hAnsiTheme="minorHAnsi" w:cstheme="minorBidi"/>
                <w:noProof/>
                <w:sz w:val="24"/>
                <w:szCs w:val="24"/>
                <w:lang w:val="en-US" w:eastAsia="ja-JP"/>
              </w:rPr>
              <w:tab/>
            </w:r>
            <w:r w:rsidDel="00F422D0">
              <w:rPr>
                <w:noProof/>
              </w:rPr>
              <w:delText>Icke funktionella krav</w:delText>
            </w:r>
            <w:r w:rsidDel="00F422D0">
              <w:rPr>
                <w:noProof/>
              </w:rPr>
              <w:tab/>
            </w:r>
            <w:r w:rsidR="00F422D0" w:rsidDel="00F422D0">
              <w:rPr>
                <w:noProof/>
              </w:rPr>
              <w:delText>25</w:delText>
            </w:r>
          </w:del>
        </w:p>
        <w:p w14:paraId="6D1A5BFF" w14:textId="77777777" w:rsidR="009866B4" w:rsidDel="00F422D0" w:rsidRDefault="009866B4">
          <w:pPr>
            <w:pStyle w:val="TOC3"/>
            <w:tabs>
              <w:tab w:val="left" w:pos="1058"/>
              <w:tab w:val="right" w:leader="dot" w:pos="8664"/>
            </w:tabs>
            <w:rPr>
              <w:del w:id="222" w:author="Khaled Daham" w:date="2014-02-24T10:51:00Z"/>
              <w:rFonts w:asciiTheme="minorHAnsi" w:eastAsiaTheme="minorEastAsia" w:hAnsiTheme="minorHAnsi" w:cstheme="minorBidi"/>
              <w:noProof/>
              <w:sz w:val="24"/>
              <w:szCs w:val="24"/>
              <w:lang w:val="en-US" w:eastAsia="ja-JP"/>
            </w:rPr>
          </w:pPr>
          <w:del w:id="223" w:author="Khaled Daham" w:date="2014-02-24T10:51:00Z">
            <w:r w:rsidDel="00F422D0">
              <w:rPr>
                <w:noProof/>
              </w:rPr>
              <w:delText>4.2.1</w:delText>
            </w:r>
            <w:r w:rsidDel="00F422D0">
              <w:rPr>
                <w:rFonts w:asciiTheme="minorHAnsi" w:eastAsiaTheme="minorEastAsia" w:hAnsiTheme="minorHAnsi" w:cstheme="minorBidi"/>
                <w:noProof/>
                <w:sz w:val="24"/>
                <w:szCs w:val="24"/>
                <w:lang w:val="en-US" w:eastAsia="ja-JP"/>
              </w:rPr>
              <w:tab/>
            </w:r>
            <w:r w:rsidDel="00F422D0">
              <w:rPr>
                <w:noProof/>
              </w:rPr>
              <w:delText>SLA krav</w:delText>
            </w:r>
            <w:r w:rsidDel="00F422D0">
              <w:rPr>
                <w:noProof/>
              </w:rPr>
              <w:tab/>
            </w:r>
            <w:r w:rsidR="00F422D0" w:rsidDel="00F422D0">
              <w:rPr>
                <w:noProof/>
              </w:rPr>
              <w:delText>25</w:delText>
            </w:r>
          </w:del>
        </w:p>
        <w:p w14:paraId="27482672" w14:textId="77777777" w:rsidR="009866B4" w:rsidDel="00F422D0" w:rsidRDefault="009866B4">
          <w:pPr>
            <w:pStyle w:val="TOC3"/>
            <w:tabs>
              <w:tab w:val="left" w:pos="1084"/>
              <w:tab w:val="right" w:leader="dot" w:pos="8664"/>
            </w:tabs>
            <w:rPr>
              <w:del w:id="224" w:author="Khaled Daham" w:date="2014-02-24T10:51:00Z"/>
              <w:rFonts w:asciiTheme="minorHAnsi" w:eastAsiaTheme="minorEastAsia" w:hAnsiTheme="minorHAnsi" w:cstheme="minorBidi"/>
              <w:noProof/>
              <w:sz w:val="24"/>
              <w:szCs w:val="24"/>
              <w:lang w:val="en-US" w:eastAsia="ja-JP"/>
            </w:rPr>
          </w:pPr>
          <w:del w:id="225" w:author="Khaled Daham" w:date="2014-02-24T10:51:00Z">
            <w:r w:rsidDel="00F422D0">
              <w:rPr>
                <w:noProof/>
              </w:rPr>
              <w:delText>4.2.2</w:delText>
            </w:r>
            <w:r w:rsidDel="00F422D0">
              <w:rPr>
                <w:rFonts w:asciiTheme="minorHAnsi" w:eastAsiaTheme="minorEastAsia" w:hAnsiTheme="minorHAnsi" w:cstheme="minorBidi"/>
                <w:noProof/>
                <w:sz w:val="24"/>
                <w:szCs w:val="24"/>
                <w:lang w:val="en-US" w:eastAsia="ja-JP"/>
              </w:rPr>
              <w:tab/>
            </w:r>
            <w:r w:rsidDel="00F422D0">
              <w:rPr>
                <w:noProof/>
              </w:rPr>
              <w:delText>Övriga krav</w:delText>
            </w:r>
            <w:r w:rsidDel="00F422D0">
              <w:rPr>
                <w:noProof/>
              </w:rPr>
              <w:tab/>
            </w:r>
            <w:r w:rsidR="00F422D0" w:rsidDel="00F422D0">
              <w:rPr>
                <w:noProof/>
              </w:rPr>
              <w:delText>26</w:delText>
            </w:r>
          </w:del>
        </w:p>
        <w:p w14:paraId="15F7B0F8" w14:textId="77777777" w:rsidR="009866B4" w:rsidDel="00F422D0" w:rsidRDefault="009866B4">
          <w:pPr>
            <w:pStyle w:val="TOC2"/>
            <w:tabs>
              <w:tab w:val="left" w:pos="717"/>
              <w:tab w:val="right" w:leader="dot" w:pos="8664"/>
            </w:tabs>
            <w:rPr>
              <w:del w:id="226" w:author="Khaled Daham" w:date="2014-02-24T10:51:00Z"/>
              <w:rFonts w:asciiTheme="minorHAnsi" w:eastAsiaTheme="minorEastAsia" w:hAnsiTheme="minorHAnsi" w:cstheme="minorBidi"/>
              <w:noProof/>
              <w:sz w:val="24"/>
              <w:szCs w:val="24"/>
              <w:lang w:val="en-US" w:eastAsia="ja-JP"/>
            </w:rPr>
          </w:pPr>
          <w:del w:id="227" w:author="Khaled Daham" w:date="2014-02-24T10:51:00Z">
            <w:r w:rsidDel="00F422D0">
              <w:rPr>
                <w:noProof/>
              </w:rPr>
              <w:delText>4.3</w:delText>
            </w:r>
            <w:r w:rsidDel="00F422D0">
              <w:rPr>
                <w:rFonts w:asciiTheme="minorHAnsi" w:eastAsiaTheme="minorEastAsia" w:hAnsiTheme="minorHAnsi" w:cstheme="minorBidi"/>
                <w:noProof/>
                <w:sz w:val="24"/>
                <w:szCs w:val="24"/>
                <w:lang w:val="en-US" w:eastAsia="ja-JP"/>
              </w:rPr>
              <w:tab/>
            </w:r>
            <w:r w:rsidDel="00F422D0">
              <w:rPr>
                <w:noProof/>
              </w:rPr>
              <w:delText>Felhantering</w:delText>
            </w:r>
            <w:r w:rsidDel="00F422D0">
              <w:rPr>
                <w:noProof/>
              </w:rPr>
              <w:tab/>
            </w:r>
            <w:r w:rsidR="00F422D0" w:rsidDel="00F422D0">
              <w:rPr>
                <w:noProof/>
              </w:rPr>
              <w:delText>27</w:delText>
            </w:r>
          </w:del>
        </w:p>
        <w:p w14:paraId="5A4CCD7E" w14:textId="77777777" w:rsidR="009866B4" w:rsidDel="00F422D0" w:rsidRDefault="009866B4">
          <w:pPr>
            <w:pStyle w:val="TOC3"/>
            <w:tabs>
              <w:tab w:val="left" w:pos="1057"/>
              <w:tab w:val="right" w:leader="dot" w:pos="8664"/>
            </w:tabs>
            <w:rPr>
              <w:del w:id="228" w:author="Khaled Daham" w:date="2014-02-24T10:51:00Z"/>
              <w:rFonts w:asciiTheme="minorHAnsi" w:eastAsiaTheme="minorEastAsia" w:hAnsiTheme="minorHAnsi" w:cstheme="minorBidi"/>
              <w:noProof/>
              <w:sz w:val="24"/>
              <w:szCs w:val="24"/>
              <w:lang w:val="en-US" w:eastAsia="ja-JP"/>
            </w:rPr>
          </w:pPr>
          <w:del w:id="229" w:author="Khaled Daham" w:date="2014-02-24T10:51:00Z">
            <w:r w:rsidDel="00F422D0">
              <w:rPr>
                <w:noProof/>
              </w:rPr>
              <w:delText>4.3.1</w:delText>
            </w:r>
            <w:r w:rsidDel="00F422D0">
              <w:rPr>
                <w:rFonts w:asciiTheme="minorHAnsi" w:eastAsiaTheme="minorEastAsia" w:hAnsiTheme="minorHAnsi" w:cstheme="minorBidi"/>
                <w:noProof/>
                <w:sz w:val="24"/>
                <w:szCs w:val="24"/>
                <w:lang w:val="en-US" w:eastAsia="ja-JP"/>
              </w:rPr>
              <w:tab/>
            </w:r>
            <w:r w:rsidDel="00F422D0">
              <w:rPr>
                <w:noProof/>
              </w:rPr>
              <w:delText>Krav på en tjänsteproducent</w:delText>
            </w:r>
            <w:r w:rsidDel="00F422D0">
              <w:rPr>
                <w:noProof/>
              </w:rPr>
              <w:tab/>
            </w:r>
            <w:r w:rsidR="00F422D0" w:rsidDel="00F422D0">
              <w:rPr>
                <w:noProof/>
              </w:rPr>
              <w:delText>27</w:delText>
            </w:r>
          </w:del>
        </w:p>
        <w:p w14:paraId="4F744BD7" w14:textId="77777777" w:rsidR="009866B4" w:rsidDel="00F422D0" w:rsidRDefault="009866B4">
          <w:pPr>
            <w:pStyle w:val="TOC3"/>
            <w:tabs>
              <w:tab w:val="left" w:pos="1083"/>
              <w:tab w:val="right" w:leader="dot" w:pos="8664"/>
            </w:tabs>
            <w:rPr>
              <w:del w:id="230" w:author="Khaled Daham" w:date="2014-02-24T10:51:00Z"/>
              <w:rFonts w:asciiTheme="minorHAnsi" w:eastAsiaTheme="minorEastAsia" w:hAnsiTheme="minorHAnsi" w:cstheme="minorBidi"/>
              <w:noProof/>
              <w:sz w:val="24"/>
              <w:szCs w:val="24"/>
              <w:lang w:val="en-US" w:eastAsia="ja-JP"/>
            </w:rPr>
          </w:pPr>
          <w:del w:id="231" w:author="Khaled Daham" w:date="2014-02-24T10:51:00Z">
            <w:r w:rsidDel="00F422D0">
              <w:rPr>
                <w:noProof/>
              </w:rPr>
              <w:delText>4.3.2</w:delText>
            </w:r>
            <w:r w:rsidDel="00F422D0">
              <w:rPr>
                <w:rFonts w:asciiTheme="minorHAnsi" w:eastAsiaTheme="minorEastAsia" w:hAnsiTheme="minorHAnsi" w:cstheme="minorBidi"/>
                <w:noProof/>
                <w:sz w:val="24"/>
                <w:szCs w:val="24"/>
                <w:lang w:val="en-US" w:eastAsia="ja-JP"/>
              </w:rPr>
              <w:tab/>
            </w:r>
            <w:r w:rsidDel="00F422D0">
              <w:rPr>
                <w:noProof/>
              </w:rPr>
              <w:delText>Krav på en tjänstekonsument</w:delText>
            </w:r>
            <w:r w:rsidDel="00F422D0">
              <w:rPr>
                <w:noProof/>
              </w:rPr>
              <w:tab/>
            </w:r>
            <w:r w:rsidR="00F422D0" w:rsidDel="00F422D0">
              <w:rPr>
                <w:noProof/>
              </w:rPr>
              <w:delText>27</w:delText>
            </w:r>
          </w:del>
        </w:p>
        <w:p w14:paraId="3B8E549E" w14:textId="77777777" w:rsidR="009866B4" w:rsidDel="00F422D0" w:rsidRDefault="009866B4">
          <w:pPr>
            <w:pStyle w:val="TOC1"/>
            <w:tabs>
              <w:tab w:val="left" w:pos="346"/>
              <w:tab w:val="right" w:leader="dot" w:pos="8664"/>
            </w:tabs>
            <w:rPr>
              <w:del w:id="232" w:author="Khaled Daham" w:date="2014-02-24T10:51:00Z"/>
              <w:rFonts w:asciiTheme="minorHAnsi" w:eastAsiaTheme="minorEastAsia" w:hAnsiTheme="minorHAnsi" w:cstheme="minorBidi"/>
              <w:noProof/>
              <w:sz w:val="24"/>
              <w:szCs w:val="24"/>
              <w:lang w:val="en-US" w:eastAsia="ja-JP"/>
            </w:rPr>
          </w:pPr>
          <w:del w:id="233" w:author="Khaled Daham" w:date="2014-02-24T10:51:00Z">
            <w:r w:rsidDel="00F422D0">
              <w:rPr>
                <w:noProof/>
              </w:rPr>
              <w:delText>5</w:delText>
            </w:r>
            <w:r w:rsidDel="00F422D0">
              <w:rPr>
                <w:rFonts w:asciiTheme="minorHAnsi" w:eastAsiaTheme="minorEastAsia" w:hAnsiTheme="minorHAnsi" w:cstheme="minorBidi"/>
                <w:noProof/>
                <w:sz w:val="24"/>
                <w:szCs w:val="24"/>
                <w:lang w:val="en-US" w:eastAsia="ja-JP"/>
              </w:rPr>
              <w:tab/>
            </w:r>
            <w:r w:rsidDel="00F422D0">
              <w:rPr>
                <w:noProof/>
              </w:rPr>
              <w:delText>Tjänstedomänens meddelandemodeller</w:delText>
            </w:r>
            <w:r w:rsidDel="00F422D0">
              <w:rPr>
                <w:noProof/>
              </w:rPr>
              <w:tab/>
            </w:r>
            <w:r w:rsidR="00F422D0" w:rsidDel="00F422D0">
              <w:rPr>
                <w:noProof/>
              </w:rPr>
              <w:delText>28</w:delText>
            </w:r>
          </w:del>
        </w:p>
        <w:p w14:paraId="5E50FF3F" w14:textId="77777777" w:rsidR="009866B4" w:rsidDel="00F422D0" w:rsidRDefault="009866B4">
          <w:pPr>
            <w:pStyle w:val="TOC2"/>
            <w:tabs>
              <w:tab w:val="left" w:pos="686"/>
              <w:tab w:val="right" w:leader="dot" w:pos="8664"/>
            </w:tabs>
            <w:rPr>
              <w:del w:id="234" w:author="Khaled Daham" w:date="2014-02-24T10:51:00Z"/>
              <w:rFonts w:asciiTheme="minorHAnsi" w:eastAsiaTheme="minorEastAsia" w:hAnsiTheme="minorHAnsi" w:cstheme="minorBidi"/>
              <w:noProof/>
              <w:sz w:val="24"/>
              <w:szCs w:val="24"/>
              <w:lang w:val="en-US" w:eastAsia="ja-JP"/>
            </w:rPr>
          </w:pPr>
          <w:del w:id="235" w:author="Khaled Daham" w:date="2014-02-24T10:51:00Z">
            <w:r w:rsidDel="00F422D0">
              <w:rPr>
                <w:noProof/>
              </w:rPr>
              <w:delText>5.1</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28</w:delText>
            </w:r>
          </w:del>
        </w:p>
        <w:p w14:paraId="645D0986" w14:textId="77777777" w:rsidR="009866B4" w:rsidDel="00F422D0" w:rsidRDefault="009866B4">
          <w:pPr>
            <w:pStyle w:val="TOC3"/>
            <w:tabs>
              <w:tab w:val="right" w:leader="dot" w:pos="8664"/>
            </w:tabs>
            <w:rPr>
              <w:del w:id="236" w:author="Khaled Daham" w:date="2014-02-24T10:51:00Z"/>
              <w:rFonts w:asciiTheme="minorHAnsi" w:eastAsiaTheme="minorEastAsia" w:hAnsiTheme="minorHAnsi" w:cstheme="minorBidi"/>
              <w:noProof/>
              <w:sz w:val="24"/>
              <w:szCs w:val="24"/>
              <w:lang w:val="en-US" w:eastAsia="ja-JP"/>
            </w:rPr>
          </w:pPr>
          <w:del w:id="237" w:author="Khaled Daham" w:date="2014-02-24T10:51:00Z">
            <w:r w:rsidDel="00F422D0">
              <w:rPr>
                <w:noProof/>
              </w:rPr>
              <w:delText>5.1.1 GetReferallOutcome</w:delText>
            </w:r>
            <w:r w:rsidDel="00F422D0">
              <w:rPr>
                <w:noProof/>
              </w:rPr>
              <w:tab/>
            </w:r>
            <w:r w:rsidR="00F422D0" w:rsidDel="00F422D0">
              <w:rPr>
                <w:noProof/>
              </w:rPr>
              <w:delText>28</w:delText>
            </w:r>
          </w:del>
        </w:p>
        <w:p w14:paraId="60433A43" w14:textId="77777777" w:rsidR="009866B4" w:rsidDel="00F422D0" w:rsidRDefault="009866B4">
          <w:pPr>
            <w:pStyle w:val="TOC3"/>
            <w:tabs>
              <w:tab w:val="right" w:leader="dot" w:pos="8664"/>
            </w:tabs>
            <w:rPr>
              <w:del w:id="238" w:author="Khaled Daham" w:date="2014-02-24T10:51:00Z"/>
              <w:rFonts w:asciiTheme="minorHAnsi" w:eastAsiaTheme="minorEastAsia" w:hAnsiTheme="minorHAnsi" w:cstheme="minorBidi"/>
              <w:noProof/>
              <w:sz w:val="24"/>
              <w:szCs w:val="24"/>
              <w:lang w:val="en-US" w:eastAsia="ja-JP"/>
            </w:rPr>
          </w:pPr>
          <w:del w:id="239" w:author="Khaled Daham" w:date="2014-02-24T10:51:00Z">
            <w:r w:rsidDel="00F422D0">
              <w:rPr>
                <w:noProof/>
              </w:rPr>
              <w:delText>5.1.2 GetMaternityMedicalHistory</w:delText>
            </w:r>
            <w:r w:rsidDel="00F422D0">
              <w:rPr>
                <w:noProof/>
              </w:rPr>
              <w:tab/>
            </w:r>
            <w:r w:rsidR="00F422D0" w:rsidDel="00F422D0">
              <w:rPr>
                <w:noProof/>
              </w:rPr>
              <w:delText>28</w:delText>
            </w:r>
          </w:del>
        </w:p>
        <w:p w14:paraId="0E1EFB5A" w14:textId="77777777" w:rsidR="009866B4" w:rsidDel="00F422D0" w:rsidRDefault="009866B4">
          <w:pPr>
            <w:pStyle w:val="TOC3"/>
            <w:tabs>
              <w:tab w:val="right" w:leader="dot" w:pos="8664"/>
            </w:tabs>
            <w:rPr>
              <w:del w:id="240" w:author="Khaled Daham" w:date="2014-02-24T10:51:00Z"/>
              <w:rFonts w:asciiTheme="minorHAnsi" w:eastAsiaTheme="minorEastAsia" w:hAnsiTheme="minorHAnsi" w:cstheme="minorBidi"/>
              <w:noProof/>
              <w:sz w:val="24"/>
              <w:szCs w:val="24"/>
              <w:lang w:val="en-US" w:eastAsia="ja-JP"/>
            </w:rPr>
          </w:pPr>
          <w:del w:id="241" w:author="Khaled Daham" w:date="2014-02-24T10:51:00Z">
            <w:r w:rsidDel="00F422D0">
              <w:rPr>
                <w:noProof/>
              </w:rPr>
              <w:delText>5.1.2 GetLaboratoryOrderOutcome</w:delText>
            </w:r>
            <w:r w:rsidDel="00F422D0">
              <w:rPr>
                <w:noProof/>
              </w:rPr>
              <w:tab/>
            </w:r>
            <w:r w:rsidR="00F422D0" w:rsidDel="00F422D0">
              <w:rPr>
                <w:noProof/>
              </w:rPr>
              <w:delText>28</w:delText>
            </w:r>
          </w:del>
        </w:p>
        <w:p w14:paraId="559D6B75" w14:textId="77777777" w:rsidR="009866B4" w:rsidDel="00F422D0" w:rsidRDefault="009866B4">
          <w:pPr>
            <w:pStyle w:val="TOC1"/>
            <w:tabs>
              <w:tab w:val="left" w:pos="353"/>
              <w:tab w:val="right" w:leader="dot" w:pos="8664"/>
            </w:tabs>
            <w:rPr>
              <w:del w:id="242" w:author="Khaled Daham" w:date="2014-02-24T10:51:00Z"/>
              <w:rFonts w:asciiTheme="minorHAnsi" w:eastAsiaTheme="minorEastAsia" w:hAnsiTheme="minorHAnsi" w:cstheme="minorBidi"/>
              <w:noProof/>
              <w:sz w:val="24"/>
              <w:szCs w:val="24"/>
              <w:lang w:val="en-US" w:eastAsia="ja-JP"/>
            </w:rPr>
          </w:pPr>
          <w:del w:id="243" w:author="Khaled Daham" w:date="2014-02-24T10:51:00Z">
            <w:r w:rsidDel="00F422D0">
              <w:rPr>
                <w:noProof/>
              </w:rPr>
              <w:delText>6</w:delText>
            </w:r>
            <w:r w:rsidDel="00F422D0">
              <w:rPr>
                <w:rFonts w:asciiTheme="minorHAnsi" w:eastAsiaTheme="minorEastAsia" w:hAnsiTheme="minorHAnsi" w:cstheme="minorBidi"/>
                <w:noProof/>
                <w:sz w:val="24"/>
                <w:szCs w:val="24"/>
                <w:lang w:val="en-US" w:eastAsia="ja-JP"/>
              </w:rPr>
              <w:tab/>
            </w:r>
            <w:r w:rsidDel="00F422D0">
              <w:rPr>
                <w:noProof/>
              </w:rPr>
              <w:delText>Tjänstekontrakt</w:delText>
            </w:r>
            <w:r w:rsidDel="00F422D0">
              <w:rPr>
                <w:noProof/>
              </w:rPr>
              <w:tab/>
            </w:r>
            <w:r w:rsidR="00F422D0" w:rsidDel="00F422D0">
              <w:rPr>
                <w:noProof/>
              </w:rPr>
              <w:delText>29</w:delText>
            </w:r>
          </w:del>
        </w:p>
        <w:p w14:paraId="13305773" w14:textId="77777777" w:rsidR="009866B4" w:rsidDel="00F422D0" w:rsidRDefault="009866B4">
          <w:pPr>
            <w:pStyle w:val="TOC2"/>
            <w:tabs>
              <w:tab w:val="left" w:pos="693"/>
              <w:tab w:val="right" w:leader="dot" w:pos="8664"/>
            </w:tabs>
            <w:rPr>
              <w:del w:id="244" w:author="Khaled Daham" w:date="2014-02-24T10:51:00Z"/>
              <w:rFonts w:asciiTheme="minorHAnsi" w:eastAsiaTheme="minorEastAsia" w:hAnsiTheme="minorHAnsi" w:cstheme="minorBidi"/>
              <w:noProof/>
              <w:sz w:val="24"/>
              <w:szCs w:val="24"/>
              <w:lang w:val="en-US" w:eastAsia="ja-JP"/>
            </w:rPr>
          </w:pPr>
          <w:del w:id="245" w:author="Khaled Daham" w:date="2014-02-24T10:51:00Z">
            <w:r w:rsidDel="00F422D0">
              <w:rPr>
                <w:noProof/>
              </w:rPr>
              <w:delText>6.1</w:delText>
            </w:r>
            <w:r w:rsidDel="00F422D0">
              <w:rPr>
                <w:rFonts w:asciiTheme="minorHAnsi" w:eastAsiaTheme="minorEastAsia" w:hAnsiTheme="minorHAnsi" w:cstheme="minorBidi"/>
                <w:noProof/>
                <w:sz w:val="24"/>
                <w:szCs w:val="24"/>
                <w:lang w:val="en-US" w:eastAsia="ja-JP"/>
              </w:rPr>
              <w:tab/>
            </w:r>
            <w:r w:rsidDel="00F422D0">
              <w:rPr>
                <w:noProof/>
              </w:rPr>
              <w:delText>GetReferralOutcome</w:delText>
            </w:r>
            <w:r w:rsidDel="00F422D0">
              <w:rPr>
                <w:noProof/>
              </w:rPr>
              <w:tab/>
            </w:r>
            <w:r w:rsidR="00F422D0" w:rsidDel="00F422D0">
              <w:rPr>
                <w:noProof/>
              </w:rPr>
              <w:delText>29</w:delText>
            </w:r>
          </w:del>
        </w:p>
        <w:p w14:paraId="4097987D" w14:textId="77777777" w:rsidR="009866B4" w:rsidDel="00F422D0" w:rsidRDefault="009866B4">
          <w:pPr>
            <w:pStyle w:val="TOC3"/>
            <w:tabs>
              <w:tab w:val="left" w:pos="1033"/>
              <w:tab w:val="right" w:leader="dot" w:pos="8664"/>
            </w:tabs>
            <w:rPr>
              <w:del w:id="246" w:author="Khaled Daham" w:date="2014-02-24T10:51:00Z"/>
              <w:rFonts w:asciiTheme="minorHAnsi" w:eastAsiaTheme="minorEastAsia" w:hAnsiTheme="minorHAnsi" w:cstheme="minorBidi"/>
              <w:noProof/>
              <w:sz w:val="24"/>
              <w:szCs w:val="24"/>
              <w:lang w:val="en-US" w:eastAsia="ja-JP"/>
            </w:rPr>
          </w:pPr>
          <w:del w:id="247" w:author="Khaled Daham" w:date="2014-02-24T10:51:00Z">
            <w:r w:rsidDel="00F422D0">
              <w:rPr>
                <w:noProof/>
              </w:rPr>
              <w:delText>6.1.1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29</w:delText>
            </w:r>
          </w:del>
        </w:p>
        <w:p w14:paraId="12C1D8B7" w14:textId="77777777" w:rsidR="009866B4" w:rsidDel="00F422D0" w:rsidRDefault="009866B4">
          <w:pPr>
            <w:pStyle w:val="TOC3"/>
            <w:tabs>
              <w:tab w:val="left" w:pos="1059"/>
              <w:tab w:val="right" w:leader="dot" w:pos="8664"/>
            </w:tabs>
            <w:rPr>
              <w:del w:id="248" w:author="Khaled Daham" w:date="2014-02-24T10:51:00Z"/>
              <w:rFonts w:asciiTheme="minorHAnsi" w:eastAsiaTheme="minorEastAsia" w:hAnsiTheme="minorHAnsi" w:cstheme="minorBidi"/>
              <w:noProof/>
              <w:sz w:val="24"/>
              <w:szCs w:val="24"/>
              <w:lang w:val="en-US" w:eastAsia="ja-JP"/>
            </w:rPr>
          </w:pPr>
          <w:del w:id="249" w:author="Khaled Daham" w:date="2014-02-24T10:51:00Z">
            <w:r w:rsidDel="00F422D0">
              <w:rPr>
                <w:noProof/>
              </w:rPr>
              <w:delText>6.1.2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29</w:delText>
            </w:r>
          </w:del>
        </w:p>
        <w:p w14:paraId="31A3AE23" w14:textId="77777777" w:rsidR="009866B4" w:rsidDel="00F422D0" w:rsidRDefault="009866B4">
          <w:pPr>
            <w:pStyle w:val="TOC3"/>
            <w:tabs>
              <w:tab w:val="left" w:pos="1057"/>
              <w:tab w:val="right" w:leader="dot" w:pos="8664"/>
            </w:tabs>
            <w:rPr>
              <w:del w:id="250" w:author="Khaled Daham" w:date="2014-02-24T10:51:00Z"/>
              <w:rFonts w:asciiTheme="minorHAnsi" w:eastAsiaTheme="minorEastAsia" w:hAnsiTheme="minorHAnsi" w:cstheme="minorBidi"/>
              <w:noProof/>
              <w:sz w:val="24"/>
              <w:szCs w:val="24"/>
              <w:lang w:val="en-US" w:eastAsia="ja-JP"/>
            </w:rPr>
          </w:pPr>
          <w:del w:id="251" w:author="Khaled Daham" w:date="2014-02-24T10:51:00Z">
            <w:r w:rsidDel="00F422D0">
              <w:rPr>
                <w:noProof/>
              </w:rPr>
              <w:delText>6.1.3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34</w:delText>
            </w:r>
          </w:del>
        </w:p>
        <w:p w14:paraId="6F5C3D65" w14:textId="77777777" w:rsidR="009866B4" w:rsidDel="00F422D0" w:rsidRDefault="009866B4">
          <w:pPr>
            <w:pStyle w:val="TOC2"/>
            <w:tabs>
              <w:tab w:val="left" w:pos="719"/>
              <w:tab w:val="right" w:leader="dot" w:pos="8664"/>
            </w:tabs>
            <w:rPr>
              <w:del w:id="252" w:author="Khaled Daham" w:date="2014-02-24T10:51:00Z"/>
              <w:rFonts w:asciiTheme="minorHAnsi" w:eastAsiaTheme="minorEastAsia" w:hAnsiTheme="minorHAnsi" w:cstheme="minorBidi"/>
              <w:noProof/>
              <w:sz w:val="24"/>
              <w:szCs w:val="24"/>
              <w:lang w:val="en-US" w:eastAsia="ja-JP"/>
            </w:rPr>
          </w:pPr>
          <w:del w:id="253" w:author="Khaled Daham" w:date="2014-02-24T10:51:00Z">
            <w:r w:rsidDel="00F422D0">
              <w:rPr>
                <w:noProof/>
              </w:rPr>
              <w:delText>6.2</w:delText>
            </w:r>
            <w:r w:rsidDel="00F422D0">
              <w:rPr>
                <w:rFonts w:asciiTheme="minorHAnsi" w:eastAsiaTheme="minorEastAsia" w:hAnsiTheme="minorHAnsi" w:cstheme="minorBidi"/>
                <w:noProof/>
                <w:sz w:val="24"/>
                <w:szCs w:val="24"/>
                <w:lang w:val="en-US" w:eastAsia="ja-JP"/>
              </w:rPr>
              <w:tab/>
            </w:r>
            <w:r w:rsidDel="00F422D0">
              <w:rPr>
                <w:noProof/>
              </w:rPr>
              <w:delText>GetMaternityMedicalHistory</w:delText>
            </w:r>
            <w:r w:rsidDel="00F422D0">
              <w:rPr>
                <w:noProof/>
              </w:rPr>
              <w:tab/>
            </w:r>
            <w:r w:rsidR="00F422D0" w:rsidDel="00F422D0">
              <w:rPr>
                <w:noProof/>
              </w:rPr>
              <w:delText>36</w:delText>
            </w:r>
          </w:del>
        </w:p>
        <w:p w14:paraId="40AC2CE0" w14:textId="77777777" w:rsidR="009866B4" w:rsidDel="00F422D0" w:rsidRDefault="009866B4">
          <w:pPr>
            <w:pStyle w:val="TOC3"/>
            <w:tabs>
              <w:tab w:val="left" w:pos="1059"/>
              <w:tab w:val="right" w:leader="dot" w:pos="8664"/>
            </w:tabs>
            <w:rPr>
              <w:del w:id="254" w:author="Khaled Daham" w:date="2014-02-24T10:51:00Z"/>
              <w:rFonts w:asciiTheme="minorHAnsi" w:eastAsiaTheme="minorEastAsia" w:hAnsiTheme="minorHAnsi" w:cstheme="minorBidi"/>
              <w:noProof/>
              <w:sz w:val="24"/>
              <w:szCs w:val="24"/>
              <w:lang w:val="en-US" w:eastAsia="ja-JP"/>
            </w:rPr>
          </w:pPr>
          <w:del w:id="255" w:author="Khaled Daham" w:date="2014-02-24T10:51:00Z">
            <w:r w:rsidDel="00F422D0">
              <w:rPr>
                <w:noProof/>
              </w:rPr>
              <w:delText>6.2.1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36</w:delText>
            </w:r>
          </w:del>
        </w:p>
        <w:p w14:paraId="2842577B" w14:textId="77777777" w:rsidR="009866B4" w:rsidDel="00F422D0" w:rsidRDefault="009866B4">
          <w:pPr>
            <w:pStyle w:val="TOC3"/>
            <w:tabs>
              <w:tab w:val="left" w:pos="1084"/>
              <w:tab w:val="right" w:leader="dot" w:pos="8664"/>
            </w:tabs>
            <w:rPr>
              <w:del w:id="256" w:author="Khaled Daham" w:date="2014-02-24T10:51:00Z"/>
              <w:rFonts w:asciiTheme="minorHAnsi" w:eastAsiaTheme="minorEastAsia" w:hAnsiTheme="minorHAnsi" w:cstheme="minorBidi"/>
              <w:noProof/>
              <w:sz w:val="24"/>
              <w:szCs w:val="24"/>
              <w:lang w:val="en-US" w:eastAsia="ja-JP"/>
            </w:rPr>
          </w:pPr>
          <w:del w:id="257" w:author="Khaled Daham" w:date="2014-02-24T10:51:00Z">
            <w:r w:rsidDel="00F422D0">
              <w:rPr>
                <w:noProof/>
              </w:rPr>
              <w:delText>6.2.2</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36</w:delText>
            </w:r>
          </w:del>
        </w:p>
        <w:p w14:paraId="1422D5D0" w14:textId="77777777" w:rsidR="009866B4" w:rsidDel="00F422D0" w:rsidRDefault="009866B4">
          <w:pPr>
            <w:pStyle w:val="TOC3"/>
            <w:tabs>
              <w:tab w:val="left" w:pos="1083"/>
              <w:tab w:val="right" w:leader="dot" w:pos="8664"/>
            </w:tabs>
            <w:rPr>
              <w:del w:id="258" w:author="Khaled Daham" w:date="2014-02-24T10:51:00Z"/>
              <w:rFonts w:asciiTheme="minorHAnsi" w:eastAsiaTheme="minorEastAsia" w:hAnsiTheme="minorHAnsi" w:cstheme="minorBidi"/>
              <w:noProof/>
              <w:sz w:val="24"/>
              <w:szCs w:val="24"/>
              <w:lang w:val="en-US" w:eastAsia="ja-JP"/>
            </w:rPr>
          </w:pPr>
          <w:del w:id="259" w:author="Khaled Daham" w:date="2014-02-24T10:51:00Z">
            <w:r w:rsidDel="00F422D0">
              <w:rPr>
                <w:noProof/>
              </w:rPr>
              <w:delText>6.2.3</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36</w:delText>
            </w:r>
          </w:del>
        </w:p>
        <w:p w14:paraId="17715505" w14:textId="77777777" w:rsidR="009866B4" w:rsidDel="00F422D0" w:rsidRDefault="009866B4">
          <w:pPr>
            <w:pStyle w:val="TOC3"/>
            <w:tabs>
              <w:tab w:val="left" w:pos="1086"/>
              <w:tab w:val="right" w:leader="dot" w:pos="8664"/>
            </w:tabs>
            <w:rPr>
              <w:del w:id="260" w:author="Khaled Daham" w:date="2014-02-24T10:51:00Z"/>
              <w:rFonts w:asciiTheme="minorHAnsi" w:eastAsiaTheme="minorEastAsia" w:hAnsiTheme="minorHAnsi" w:cstheme="minorBidi"/>
              <w:noProof/>
              <w:sz w:val="24"/>
              <w:szCs w:val="24"/>
              <w:lang w:val="en-US" w:eastAsia="ja-JP"/>
            </w:rPr>
          </w:pPr>
          <w:del w:id="261" w:author="Khaled Daham" w:date="2014-02-24T10:51:00Z">
            <w:r w:rsidDel="00F422D0">
              <w:rPr>
                <w:noProof/>
              </w:rPr>
              <w:delText>6.2.4</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43</w:delText>
            </w:r>
          </w:del>
        </w:p>
        <w:p w14:paraId="71D76D17" w14:textId="77777777" w:rsidR="009866B4" w:rsidDel="00F422D0" w:rsidRDefault="009866B4">
          <w:pPr>
            <w:pStyle w:val="TOC2"/>
            <w:tabs>
              <w:tab w:val="left" w:pos="717"/>
              <w:tab w:val="right" w:leader="dot" w:pos="8664"/>
            </w:tabs>
            <w:rPr>
              <w:del w:id="262" w:author="Khaled Daham" w:date="2014-02-24T10:51:00Z"/>
              <w:rFonts w:asciiTheme="minorHAnsi" w:eastAsiaTheme="minorEastAsia" w:hAnsiTheme="minorHAnsi" w:cstheme="minorBidi"/>
              <w:noProof/>
              <w:sz w:val="24"/>
              <w:szCs w:val="24"/>
              <w:lang w:val="en-US" w:eastAsia="ja-JP"/>
            </w:rPr>
          </w:pPr>
          <w:del w:id="263" w:author="Khaled Daham" w:date="2014-02-24T10:51:00Z">
            <w:r w:rsidDel="00F422D0">
              <w:rPr>
                <w:noProof/>
              </w:rPr>
              <w:delText>6.3</w:delText>
            </w:r>
            <w:r w:rsidDel="00F422D0">
              <w:rPr>
                <w:rFonts w:asciiTheme="minorHAnsi" w:eastAsiaTheme="minorEastAsia" w:hAnsiTheme="minorHAnsi" w:cstheme="minorBidi"/>
                <w:noProof/>
                <w:sz w:val="24"/>
                <w:szCs w:val="24"/>
                <w:lang w:val="en-US" w:eastAsia="ja-JP"/>
              </w:rPr>
              <w:tab/>
            </w:r>
            <w:r w:rsidDel="00F422D0">
              <w:rPr>
                <w:noProof/>
              </w:rPr>
              <w:delText>GetLaboratoryOrderOutcome</w:delText>
            </w:r>
            <w:r w:rsidDel="00F422D0">
              <w:rPr>
                <w:noProof/>
              </w:rPr>
              <w:tab/>
            </w:r>
          </w:del>
          <w:del w:id="264" w:author="Khaled Daham" w:date="2014-02-24T10:50:00Z">
            <w:r w:rsidDel="00F422D0">
              <w:rPr>
                <w:noProof/>
              </w:rPr>
              <w:delText>44</w:delText>
            </w:r>
          </w:del>
        </w:p>
        <w:p w14:paraId="7081081C" w14:textId="77777777" w:rsidR="009866B4" w:rsidDel="00F422D0" w:rsidRDefault="009866B4">
          <w:pPr>
            <w:pStyle w:val="TOC3"/>
            <w:tabs>
              <w:tab w:val="left" w:pos="1057"/>
              <w:tab w:val="right" w:leader="dot" w:pos="8664"/>
            </w:tabs>
            <w:rPr>
              <w:del w:id="265" w:author="Khaled Daham" w:date="2014-02-24T10:51:00Z"/>
              <w:rFonts w:asciiTheme="minorHAnsi" w:eastAsiaTheme="minorEastAsia" w:hAnsiTheme="minorHAnsi" w:cstheme="minorBidi"/>
              <w:noProof/>
              <w:sz w:val="24"/>
              <w:szCs w:val="24"/>
              <w:lang w:val="en-US" w:eastAsia="ja-JP"/>
            </w:rPr>
          </w:pPr>
          <w:del w:id="266" w:author="Khaled Daham" w:date="2014-02-24T10:51:00Z">
            <w:r w:rsidDel="00F422D0">
              <w:rPr>
                <w:noProof/>
              </w:rPr>
              <w:delText>6.3.1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44</w:delText>
            </w:r>
          </w:del>
        </w:p>
        <w:p w14:paraId="212104A6" w14:textId="77777777" w:rsidR="009866B4" w:rsidDel="00F422D0" w:rsidRDefault="009866B4">
          <w:pPr>
            <w:pStyle w:val="TOC3"/>
            <w:tabs>
              <w:tab w:val="left" w:pos="1083"/>
              <w:tab w:val="right" w:leader="dot" w:pos="8664"/>
            </w:tabs>
            <w:rPr>
              <w:del w:id="267" w:author="Khaled Daham" w:date="2014-02-24T10:51:00Z"/>
              <w:rFonts w:asciiTheme="minorHAnsi" w:eastAsiaTheme="minorEastAsia" w:hAnsiTheme="minorHAnsi" w:cstheme="minorBidi"/>
              <w:noProof/>
              <w:sz w:val="24"/>
              <w:szCs w:val="24"/>
              <w:lang w:val="en-US" w:eastAsia="ja-JP"/>
            </w:rPr>
          </w:pPr>
          <w:del w:id="268" w:author="Khaled Daham" w:date="2014-02-24T10:51:00Z">
            <w:r w:rsidDel="00F422D0">
              <w:rPr>
                <w:noProof/>
              </w:rPr>
              <w:delText>6.3.2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44</w:delText>
            </w:r>
          </w:del>
        </w:p>
        <w:p w14:paraId="0ABC0C21" w14:textId="77777777" w:rsidR="009866B4" w:rsidDel="00F422D0" w:rsidRDefault="009866B4">
          <w:pPr>
            <w:pStyle w:val="TOC3"/>
            <w:tabs>
              <w:tab w:val="left" w:pos="1082"/>
              <w:tab w:val="right" w:leader="dot" w:pos="8664"/>
            </w:tabs>
            <w:rPr>
              <w:del w:id="269" w:author="Khaled Daham" w:date="2014-02-24T10:51:00Z"/>
              <w:rFonts w:asciiTheme="minorHAnsi" w:eastAsiaTheme="minorEastAsia" w:hAnsiTheme="minorHAnsi" w:cstheme="minorBidi"/>
              <w:noProof/>
              <w:sz w:val="24"/>
              <w:szCs w:val="24"/>
              <w:lang w:val="en-US" w:eastAsia="ja-JP"/>
            </w:rPr>
          </w:pPr>
          <w:del w:id="270" w:author="Khaled Daham" w:date="2014-02-24T10:51:00Z">
            <w:r w:rsidDel="00F422D0">
              <w:rPr>
                <w:noProof/>
              </w:rPr>
              <w:delText>6.3.3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51</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71" w:name="_Toc163963305"/>
      <w:bookmarkStart w:id="272" w:name="_Toc199311100"/>
      <w:bookmarkStart w:id="273" w:name="_Toc199552311"/>
      <w:bookmarkStart w:id="274" w:name="_Toc199552341"/>
      <w:bookmarkStart w:id="275" w:name="_Toc199552434"/>
      <w:bookmarkStart w:id="276"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TOC1"/>
            </w:pPr>
            <w:r>
              <w:t>Ändringar i beskrivningar kap 4, 5, 6 och 7.</w:t>
            </w:r>
          </w:p>
        </w:tc>
        <w:tc>
          <w:tcPr>
            <w:tcW w:w="1980" w:type="dxa"/>
          </w:tcPr>
          <w:p w14:paraId="150FEA1C" w14:textId="76CEB6C4" w:rsidR="002D5403" w:rsidRDefault="002D5403" w:rsidP="00AD6605">
            <w:pPr>
              <w:pStyle w:val="TOC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TOC1"/>
            </w:pPr>
            <w:r>
              <w:t>Ändringar i kap 7, GetCareContact</w:t>
            </w:r>
          </w:p>
        </w:tc>
        <w:tc>
          <w:tcPr>
            <w:tcW w:w="1980" w:type="dxa"/>
          </w:tcPr>
          <w:p w14:paraId="43DFFFDC" w14:textId="0106211A" w:rsidR="002D5403" w:rsidRDefault="002D5403" w:rsidP="00AD6605">
            <w:pPr>
              <w:pStyle w:val="TOC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TOC1"/>
            </w:pPr>
            <w:r>
              <w:t>Tog bort ej använd gemensam komponent.</w:t>
            </w:r>
          </w:p>
        </w:tc>
        <w:tc>
          <w:tcPr>
            <w:tcW w:w="1980" w:type="dxa"/>
          </w:tcPr>
          <w:p w14:paraId="5EF1CE4F" w14:textId="18C2DE61" w:rsidR="002D5403" w:rsidRDefault="002D5403" w:rsidP="00AD6605">
            <w:pPr>
              <w:pStyle w:val="TOC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TOC1"/>
            </w:pPr>
            <w:r>
              <w:t>Lagt till kap 8, GetDiagnosis</w:t>
            </w:r>
          </w:p>
        </w:tc>
        <w:tc>
          <w:tcPr>
            <w:tcW w:w="1980" w:type="dxa"/>
          </w:tcPr>
          <w:p w14:paraId="25239FEB" w14:textId="6750EA52" w:rsidR="002D5403" w:rsidRDefault="002D5403" w:rsidP="00AD6605">
            <w:pPr>
              <w:pStyle w:val="TOC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TOC1"/>
            </w:pPr>
            <w:r>
              <w:t xml:space="preserve">Definierat krav på uppdatering av fältet mostRecentContent i EI-posten. </w:t>
            </w:r>
          </w:p>
        </w:tc>
        <w:tc>
          <w:tcPr>
            <w:tcW w:w="1980" w:type="dxa"/>
          </w:tcPr>
          <w:p w14:paraId="1CF3E83C" w14:textId="12284B98" w:rsidR="002D5403" w:rsidRDefault="002D5403" w:rsidP="00AD6605">
            <w:pPr>
              <w:pStyle w:val="TOC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TOC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TOC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TOC1"/>
            </w:pPr>
            <w:r>
              <w:t xml:space="preserve">Applicerat uppdateringar för att komma i fas med GetCareDocumentation. </w:t>
            </w:r>
          </w:p>
        </w:tc>
        <w:tc>
          <w:tcPr>
            <w:tcW w:w="1980" w:type="dxa"/>
          </w:tcPr>
          <w:p w14:paraId="667CACBA" w14:textId="358EC858" w:rsidR="002D5403" w:rsidRDefault="002D5403" w:rsidP="00AD6605">
            <w:pPr>
              <w:pStyle w:val="TOC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TOC1"/>
            </w:pPr>
            <w:r>
              <w:t xml:space="preserve">Rättat spec för serviceDomän i spec för EI-posten </w:t>
            </w:r>
          </w:p>
        </w:tc>
        <w:tc>
          <w:tcPr>
            <w:tcW w:w="1980" w:type="dxa"/>
          </w:tcPr>
          <w:p w14:paraId="156E1437" w14:textId="3F70A321" w:rsidR="002D5403" w:rsidRDefault="002D5403" w:rsidP="00AD6605">
            <w:pPr>
              <w:pStyle w:val="TOC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TOC1"/>
            </w:pPr>
            <w:r>
              <w:t>Nytt tjänstekontrakt: GetPrenatalMedicalHistory</w:t>
            </w:r>
          </w:p>
        </w:tc>
        <w:tc>
          <w:tcPr>
            <w:tcW w:w="1980" w:type="dxa"/>
          </w:tcPr>
          <w:p w14:paraId="0DEF612E" w14:textId="54ACA988" w:rsidR="002D5403" w:rsidRDefault="002D5403" w:rsidP="00AD6605">
            <w:pPr>
              <w:pStyle w:val="TOC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TOC1"/>
            </w:pPr>
            <w:r>
              <w:t>Nytt tjänstekontrakt: GetDeliveryMedicalHistory</w:t>
            </w:r>
          </w:p>
        </w:tc>
        <w:tc>
          <w:tcPr>
            <w:tcW w:w="1980" w:type="dxa"/>
          </w:tcPr>
          <w:p w14:paraId="469315E0" w14:textId="0C76EDAE" w:rsidR="002D5403" w:rsidRDefault="002D5403" w:rsidP="00AD6605">
            <w:pPr>
              <w:pStyle w:val="TOC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TOC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TOC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TOC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TOC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TOC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TOC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TOC1"/>
              <w:numPr>
                <w:ilvl w:val="0"/>
                <w:numId w:val="12"/>
              </w:numPr>
            </w:pPr>
            <w:r>
              <w:t>Formatteringsproblem åtgärdade</w:t>
            </w:r>
          </w:p>
        </w:tc>
        <w:tc>
          <w:tcPr>
            <w:tcW w:w="1980" w:type="dxa"/>
          </w:tcPr>
          <w:p w14:paraId="18F4D2CA" w14:textId="0F590BF2" w:rsidR="002D5403" w:rsidRDefault="002D5403" w:rsidP="00AD6605">
            <w:pPr>
              <w:pStyle w:val="TOC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TOC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TOC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TOC1"/>
              <w:numPr>
                <w:ilvl w:val="0"/>
                <w:numId w:val="12"/>
              </w:numPr>
            </w:pPr>
            <w:r>
              <w:t>Uppdaterat beskrivning av author.</w:t>
            </w:r>
          </w:p>
        </w:tc>
        <w:tc>
          <w:tcPr>
            <w:tcW w:w="1980" w:type="dxa"/>
          </w:tcPr>
          <w:p w14:paraId="105C06B0" w14:textId="4236EA43" w:rsidR="002D5403" w:rsidRDefault="002D5403" w:rsidP="00AD6605">
            <w:pPr>
              <w:pStyle w:val="TOC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TOC1"/>
              <w:numPr>
                <w:ilvl w:val="0"/>
                <w:numId w:val="12"/>
              </w:numPr>
            </w:pPr>
            <w:r>
              <w:t>Uppdaterat länkar (4 st.) till HSA-dokumentation under AuthorRoleCode</w:t>
            </w:r>
          </w:p>
        </w:tc>
        <w:tc>
          <w:tcPr>
            <w:tcW w:w="1980" w:type="dxa"/>
          </w:tcPr>
          <w:p w14:paraId="66217CDA" w14:textId="6406A183" w:rsidR="002D5403" w:rsidRDefault="002D5403" w:rsidP="00AD6605">
            <w:pPr>
              <w:pStyle w:val="TOC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TOC1"/>
              <w:numPr>
                <w:ilvl w:val="0"/>
                <w:numId w:val="12"/>
              </w:numPr>
            </w:pPr>
            <w:r>
              <w:t>Stavfel transverse (fetalPosition)</w:t>
            </w:r>
          </w:p>
        </w:tc>
        <w:tc>
          <w:tcPr>
            <w:tcW w:w="1980" w:type="dxa"/>
          </w:tcPr>
          <w:p w14:paraId="3039981B" w14:textId="176D3787" w:rsidR="002D5403" w:rsidRDefault="002D5403" w:rsidP="00AD6605">
            <w:pPr>
              <w:pStyle w:val="TOC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TOC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TOC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TOC1"/>
              <w:numPr>
                <w:ilvl w:val="0"/>
                <w:numId w:val="12"/>
              </w:numPr>
            </w:pPr>
            <w:r>
              <w:t>laboratoryOrderOutcome uppdaterad med nya komponenter</w:t>
            </w:r>
          </w:p>
        </w:tc>
        <w:tc>
          <w:tcPr>
            <w:tcW w:w="1980" w:type="dxa"/>
          </w:tcPr>
          <w:p w14:paraId="51C614E8" w14:textId="3D3728D2" w:rsidR="002D5403" w:rsidRDefault="002D5403" w:rsidP="00AD6605">
            <w:pPr>
              <w:pStyle w:val="TOC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TOC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TOC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TOC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TOC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TOC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TOC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TOC1"/>
              <w:numPr>
                <w:ilvl w:val="0"/>
                <w:numId w:val="12"/>
              </w:numPr>
            </w:pPr>
            <w:r>
              <w:t>Lagt till BMI i GetMaternityMedicalHistory</w:t>
            </w:r>
          </w:p>
        </w:tc>
        <w:tc>
          <w:tcPr>
            <w:tcW w:w="1980" w:type="dxa"/>
          </w:tcPr>
          <w:p w14:paraId="6E7575FA" w14:textId="4BB6F890" w:rsidR="002D5403" w:rsidRDefault="002D5403" w:rsidP="00AD6605">
            <w:pPr>
              <w:pStyle w:val="TOC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TOC1"/>
              <w:numPr>
                <w:ilvl w:val="0"/>
                <w:numId w:val="12"/>
              </w:numPr>
            </w:pPr>
            <w:r>
              <w:t>Korrigerat beskrivningen av documentId i PatientSummaryHeader.</w:t>
            </w:r>
          </w:p>
        </w:tc>
        <w:tc>
          <w:tcPr>
            <w:tcW w:w="1980" w:type="dxa"/>
          </w:tcPr>
          <w:p w14:paraId="74FD7F7A" w14:textId="04B5A38D" w:rsidR="002D5403" w:rsidRDefault="002D5403" w:rsidP="00AD6605">
            <w:pPr>
              <w:pStyle w:val="TOC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TOC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TOC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Paragraph"/>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TOC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TOC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Paragraph"/>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numPr>
                <w:ilvl w:val="0"/>
                <w:numId w:val="12"/>
              </w:numPr>
            </w:pPr>
            <w:r>
              <w:lastRenderedPageBreak/>
              <w:t>Ändrat kardinalitet för typeOfLeave till 0..*.</w:t>
            </w:r>
          </w:p>
        </w:tc>
        <w:tc>
          <w:tcPr>
            <w:tcW w:w="1980" w:type="dxa"/>
          </w:tcPr>
          <w:p w14:paraId="66ADB178" w14:textId="2BF279FD" w:rsidR="002D5403" w:rsidRDefault="002D5403" w:rsidP="00AD6605">
            <w:pPr>
              <w:pStyle w:val="TOC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TOC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TOC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Paragraph"/>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TOC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Paragraph"/>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Paragraph"/>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TOC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Paragraph"/>
              <w:widowControl w:val="0"/>
              <w:numPr>
                <w:ilvl w:val="0"/>
                <w:numId w:val="29"/>
              </w:numPr>
              <w:spacing w:line="240" w:lineRule="auto"/>
              <w:contextualSpacing w:val="0"/>
            </w:pPr>
            <w:r>
              <w:t>För LaboratoryOrderOutcome</w:t>
            </w:r>
          </w:p>
          <w:p w14:paraId="3D8ABF25" w14:textId="77777777" w:rsidR="002D5403" w:rsidRDefault="002D5403" w:rsidP="002D5403">
            <w:pPr>
              <w:pStyle w:val="ListParagraph"/>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Paragraph"/>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TOC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Paragraph"/>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TOC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Paragraph"/>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Paragraph"/>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TOC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r>
              <w:t xml:space="preserve">- </w:t>
            </w:r>
            <w:r w:rsidR="002D5403">
              <w:t>Lagt till proteinuria (proteinuri)</w:t>
            </w:r>
          </w:p>
          <w:p w14:paraId="7DC0DEC3" w14:textId="6BF02036" w:rsidR="002D5403" w:rsidRDefault="001C4712" w:rsidP="001C4712">
            <w:pPr>
              <w:widowControl w:val="0"/>
              <w:spacing w:line="240" w:lineRule="auto"/>
              <w:ind w:left="28"/>
            </w:pPr>
            <w:r>
              <w:t xml:space="preserve">- </w:t>
            </w:r>
            <w:r w:rsidR="002D5403">
              <w:t>Lagt till glycosuria (glucosuri)</w:t>
            </w:r>
          </w:p>
          <w:p w14:paraId="1665BF9D" w14:textId="319EF124" w:rsidR="002D5403" w:rsidRDefault="001C4712" w:rsidP="001C4712">
            <w:r>
              <w:t xml:space="preserve">- </w:t>
            </w:r>
            <w:r w:rsidR="002D5403">
              <w:t>Lagt till length (moderns längd) vid inskrivning</w:t>
            </w:r>
          </w:p>
        </w:tc>
        <w:tc>
          <w:tcPr>
            <w:tcW w:w="1980" w:type="dxa"/>
          </w:tcPr>
          <w:p w14:paraId="5874951E" w14:textId="7E4C9077" w:rsidR="002D5403" w:rsidRDefault="002D5403" w:rsidP="00AD6605">
            <w:pPr>
              <w:pStyle w:val="TOC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Paragraph"/>
              <w:widowControl w:val="0"/>
              <w:numPr>
                <w:ilvl w:val="0"/>
                <w:numId w:val="29"/>
              </w:numPr>
              <w:spacing w:line="240" w:lineRule="auto"/>
              <w:contextualSpacing w:val="0"/>
            </w:pPr>
            <w:r>
              <w:t>typeOfLeave 0..*</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TOC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Paragraph"/>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TOC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Paragraph"/>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Paragraph"/>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TOC1"/>
            </w:pPr>
            <w:r>
              <w:t>Khaled Daham</w:t>
            </w:r>
          </w:p>
        </w:tc>
        <w:tc>
          <w:tcPr>
            <w:tcW w:w="1440" w:type="dxa"/>
          </w:tcPr>
          <w:p w14:paraId="0AB91DB4" w14:textId="77777777" w:rsidR="00035299" w:rsidRDefault="00035299" w:rsidP="00424B6F">
            <w:pPr>
              <w:pStyle w:val="TableText"/>
            </w:pPr>
          </w:p>
        </w:tc>
      </w:tr>
      <w:tr w:rsidR="0007349B" w14:paraId="0D7477B1" w14:textId="77777777" w:rsidTr="00514BAB">
        <w:trPr>
          <w:ins w:id="277" w:author="Khaled Daham" w:date="2014-02-14T16:47:00Z"/>
        </w:trPr>
        <w:tc>
          <w:tcPr>
            <w:tcW w:w="964" w:type="dxa"/>
          </w:tcPr>
          <w:p w14:paraId="62D1D7BF" w14:textId="48206F28" w:rsidR="0007349B" w:rsidRDefault="0007349B" w:rsidP="00424B6F">
            <w:pPr>
              <w:pStyle w:val="TableText"/>
              <w:rPr>
                <w:ins w:id="278" w:author="Khaled Daham" w:date="2014-02-14T16:47:00Z"/>
              </w:rPr>
            </w:pPr>
            <w:ins w:id="279" w:author="Khaled Daham" w:date="2014-02-14T16:47:00Z">
              <w:r>
                <w:t>2.0-RC13</w:t>
              </w:r>
            </w:ins>
          </w:p>
        </w:tc>
        <w:tc>
          <w:tcPr>
            <w:tcW w:w="1224" w:type="dxa"/>
          </w:tcPr>
          <w:p w14:paraId="274E9BDF" w14:textId="1F5531AB" w:rsidR="0007349B" w:rsidRDefault="0007349B" w:rsidP="00424B6F">
            <w:pPr>
              <w:pStyle w:val="TableText"/>
              <w:rPr>
                <w:ins w:id="280" w:author="Khaled Daham" w:date="2014-02-14T16:47:00Z"/>
              </w:rPr>
            </w:pPr>
            <w:ins w:id="281" w:author="Khaled Daham" w:date="2014-02-14T16:47:00Z">
              <w:r>
                <w:t>2014-02-14</w:t>
              </w:r>
            </w:ins>
          </w:p>
        </w:tc>
        <w:tc>
          <w:tcPr>
            <w:tcW w:w="4140" w:type="dxa"/>
          </w:tcPr>
          <w:p w14:paraId="0DBE798E" w14:textId="1C47E212" w:rsidR="0007349B" w:rsidRDefault="0007349B" w:rsidP="002D5403">
            <w:pPr>
              <w:pStyle w:val="ListParagraph"/>
              <w:widowControl w:val="0"/>
              <w:numPr>
                <w:ilvl w:val="0"/>
                <w:numId w:val="29"/>
              </w:numPr>
              <w:spacing w:line="240" w:lineRule="auto"/>
              <w:contextualSpacing w:val="0"/>
              <w:rPr>
                <w:ins w:id="282" w:author="Khaled Daham" w:date="2014-02-14T16:47:00Z"/>
              </w:rPr>
            </w:pPr>
            <w:ins w:id="283" w:author="Khaled Daham" w:date="2014-02-14T16:47:00Z">
              <w:r>
                <w:t xml:space="preserve">Ändrat redaktionella fel efter </w:t>
              </w:r>
            </w:ins>
            <w:ins w:id="284" w:author="Khaled Daham" w:date="2014-02-14T16:49:00Z">
              <w:r>
                <w:t xml:space="preserve">återkoppling ifrån </w:t>
              </w:r>
            </w:ins>
            <w:ins w:id="285" w:author="Khaled Daham" w:date="2014-02-14T16:47:00Z">
              <w:r>
                <w:t>AL-granskning.</w:t>
              </w:r>
            </w:ins>
          </w:p>
        </w:tc>
        <w:tc>
          <w:tcPr>
            <w:tcW w:w="1980" w:type="dxa"/>
          </w:tcPr>
          <w:p w14:paraId="5F49F142" w14:textId="64CE3968" w:rsidR="0007349B" w:rsidRDefault="0007349B" w:rsidP="00AD6605">
            <w:pPr>
              <w:pStyle w:val="TOC1"/>
              <w:rPr>
                <w:ins w:id="286" w:author="Khaled Daham" w:date="2014-02-14T16:47:00Z"/>
              </w:rPr>
            </w:pPr>
            <w:ins w:id="287" w:author="Khaled Daham" w:date="2014-02-14T16:48:00Z">
              <w:r>
                <w:t>Khaled Daham</w:t>
              </w:r>
            </w:ins>
          </w:p>
        </w:tc>
        <w:tc>
          <w:tcPr>
            <w:tcW w:w="1440" w:type="dxa"/>
          </w:tcPr>
          <w:p w14:paraId="32B9656B" w14:textId="77777777" w:rsidR="0007349B" w:rsidRDefault="0007349B" w:rsidP="00424B6F">
            <w:pPr>
              <w:pStyle w:val="TableText"/>
              <w:rPr>
                <w:ins w:id="288" w:author="Khaled Daham" w:date="2014-02-14T16:47:00Z"/>
              </w:rPr>
            </w:pPr>
          </w:p>
        </w:tc>
      </w:tr>
      <w:tr w:rsidR="001170E4" w14:paraId="1DDEFC5F" w14:textId="77777777" w:rsidTr="00514BAB">
        <w:tc>
          <w:tcPr>
            <w:tcW w:w="964" w:type="dxa"/>
          </w:tcPr>
          <w:p w14:paraId="5C62D676" w14:textId="0E847938" w:rsidR="001170E4" w:rsidRDefault="001170E4" w:rsidP="00424B6F">
            <w:pPr>
              <w:pStyle w:val="TableText"/>
            </w:pPr>
            <w:r>
              <w:t>2.1-RC1</w:t>
            </w:r>
          </w:p>
        </w:tc>
        <w:tc>
          <w:tcPr>
            <w:tcW w:w="1224" w:type="dxa"/>
          </w:tcPr>
          <w:p w14:paraId="56CA4E33" w14:textId="0B2B0F5F" w:rsidR="001170E4" w:rsidRDefault="001170E4" w:rsidP="00424B6F">
            <w:pPr>
              <w:pStyle w:val="TableText"/>
            </w:pPr>
            <w:r>
              <w:t>2014-02-18</w:t>
            </w:r>
          </w:p>
        </w:tc>
        <w:tc>
          <w:tcPr>
            <w:tcW w:w="4140" w:type="dxa"/>
          </w:tcPr>
          <w:p w14:paraId="09413299" w14:textId="77777777" w:rsidR="001170E4" w:rsidRDefault="001170E4" w:rsidP="002D5403">
            <w:pPr>
              <w:pStyle w:val="ListParagraph"/>
              <w:widowControl w:val="0"/>
              <w:numPr>
                <w:ilvl w:val="0"/>
                <w:numId w:val="29"/>
              </w:numPr>
              <w:spacing w:line="240" w:lineRule="auto"/>
              <w:contextualSpacing w:val="0"/>
            </w:pPr>
            <w:r>
              <w:t>lagt till plasmaGlucose (P-Glukos)</w:t>
            </w:r>
          </w:p>
          <w:p w14:paraId="10820019" w14:textId="77777777" w:rsidR="001170E4" w:rsidRDefault="001170E4" w:rsidP="001170E4">
            <w:pPr>
              <w:pStyle w:val="ListParagraph"/>
              <w:widowControl w:val="0"/>
              <w:numPr>
                <w:ilvl w:val="0"/>
                <w:numId w:val="29"/>
              </w:numPr>
              <w:spacing w:line="240" w:lineRule="auto"/>
              <w:contextualSpacing w:val="0"/>
            </w:pPr>
            <w:r>
              <w:t xml:space="preserve">Ändrat PlasmaGlucoseType till </w:t>
            </w:r>
            <w:r>
              <w:lastRenderedPageBreak/>
              <w:t>MeasurementType.</w:t>
            </w:r>
          </w:p>
          <w:p w14:paraId="2A26D27F" w14:textId="664A697D" w:rsidR="001170E4" w:rsidRDefault="001170E4" w:rsidP="001170E4">
            <w:pPr>
              <w:pStyle w:val="ListParagraph"/>
              <w:widowControl w:val="0"/>
              <w:numPr>
                <w:ilvl w:val="0"/>
                <w:numId w:val="29"/>
              </w:numPr>
              <w:spacing w:line="240" w:lineRule="auto"/>
              <w:contextualSpacing w:val="0"/>
            </w:pPr>
            <w:r>
              <w:t>Uppdaterat MIM för mödravårdskontraktet</w:t>
            </w:r>
          </w:p>
        </w:tc>
        <w:tc>
          <w:tcPr>
            <w:tcW w:w="1980" w:type="dxa"/>
          </w:tcPr>
          <w:p w14:paraId="2E660F0E" w14:textId="4FBDD945" w:rsidR="001170E4" w:rsidRDefault="001170E4" w:rsidP="00AD6605">
            <w:pPr>
              <w:pStyle w:val="TOC1"/>
            </w:pPr>
            <w:r>
              <w:lastRenderedPageBreak/>
              <w:t xml:space="preserve">Khaled Daham, Björn </w:t>
            </w:r>
            <w:r>
              <w:lastRenderedPageBreak/>
              <w:t>Genfors</w:t>
            </w:r>
          </w:p>
        </w:tc>
        <w:tc>
          <w:tcPr>
            <w:tcW w:w="1440" w:type="dxa"/>
          </w:tcPr>
          <w:p w14:paraId="1C5C596A" w14:textId="77777777" w:rsidR="001170E4" w:rsidRDefault="001170E4" w:rsidP="00424B6F">
            <w:pPr>
              <w:pStyle w:val="TableText"/>
            </w:pPr>
          </w:p>
        </w:tc>
      </w:tr>
      <w:tr w:rsidR="00F422D0" w14:paraId="11EFE4F8" w14:textId="77777777" w:rsidTr="00514BAB">
        <w:trPr>
          <w:ins w:id="289" w:author="Khaled Daham" w:date="2014-02-24T10:51:00Z"/>
        </w:trPr>
        <w:tc>
          <w:tcPr>
            <w:tcW w:w="964" w:type="dxa"/>
          </w:tcPr>
          <w:p w14:paraId="5CBE03B3" w14:textId="3B2FB6D1" w:rsidR="00F422D0" w:rsidRDefault="00F422D0" w:rsidP="00424B6F">
            <w:pPr>
              <w:pStyle w:val="TableText"/>
              <w:rPr>
                <w:ins w:id="290" w:author="Khaled Daham" w:date="2014-02-24T10:51:00Z"/>
              </w:rPr>
            </w:pPr>
            <w:ins w:id="291" w:author="Khaled Daham" w:date="2014-02-24T10:51:00Z">
              <w:r>
                <w:lastRenderedPageBreak/>
                <w:t>2.1-RC2</w:t>
              </w:r>
            </w:ins>
          </w:p>
        </w:tc>
        <w:tc>
          <w:tcPr>
            <w:tcW w:w="1224" w:type="dxa"/>
          </w:tcPr>
          <w:p w14:paraId="00A0E24B" w14:textId="308536A9" w:rsidR="00F422D0" w:rsidRDefault="00F422D0" w:rsidP="00424B6F">
            <w:pPr>
              <w:pStyle w:val="TableText"/>
              <w:rPr>
                <w:ins w:id="292" w:author="Khaled Daham" w:date="2014-02-24T10:51:00Z"/>
              </w:rPr>
            </w:pPr>
            <w:ins w:id="293" w:author="Khaled Daham" w:date="2014-02-24T10:51:00Z">
              <w:r>
                <w:t>2014-02-24</w:t>
              </w:r>
            </w:ins>
          </w:p>
        </w:tc>
        <w:tc>
          <w:tcPr>
            <w:tcW w:w="4140" w:type="dxa"/>
          </w:tcPr>
          <w:p w14:paraId="3715F8D1" w14:textId="018EB6DB" w:rsidR="00F422D0" w:rsidRDefault="00F422D0" w:rsidP="002D5403">
            <w:pPr>
              <w:pStyle w:val="ListParagraph"/>
              <w:widowControl w:val="0"/>
              <w:numPr>
                <w:ilvl w:val="0"/>
                <w:numId w:val="29"/>
              </w:numPr>
              <w:spacing w:line="240" w:lineRule="auto"/>
              <w:contextualSpacing w:val="0"/>
              <w:rPr>
                <w:ins w:id="294" w:author="Khaled Daham" w:date="2014-02-24T10:51:00Z"/>
              </w:rPr>
            </w:pPr>
            <w:ins w:id="295" w:author="Khaled Daham" w:date="2014-02-24T10:52:00Z">
              <w:r>
                <w:t>Ändrat datum, revision samt synkat med AB</w:t>
              </w:r>
            </w:ins>
          </w:p>
        </w:tc>
        <w:tc>
          <w:tcPr>
            <w:tcW w:w="1980" w:type="dxa"/>
          </w:tcPr>
          <w:p w14:paraId="60F72BCA" w14:textId="5B09B1A5" w:rsidR="00F422D0" w:rsidRDefault="00F422D0" w:rsidP="00AD6605">
            <w:pPr>
              <w:pStyle w:val="TOC1"/>
              <w:rPr>
                <w:ins w:id="296" w:author="Khaled Daham" w:date="2014-02-24T10:51:00Z"/>
              </w:rPr>
            </w:pPr>
            <w:ins w:id="297" w:author="Khaled Daham" w:date="2014-02-24T10:52:00Z">
              <w:r>
                <w:t>Khaled Daham</w:t>
              </w:r>
            </w:ins>
          </w:p>
        </w:tc>
        <w:tc>
          <w:tcPr>
            <w:tcW w:w="1440" w:type="dxa"/>
          </w:tcPr>
          <w:p w14:paraId="0557BCBA" w14:textId="77777777" w:rsidR="00F422D0" w:rsidRDefault="00F422D0" w:rsidP="00424B6F">
            <w:pPr>
              <w:pStyle w:val="TableText"/>
              <w:rPr>
                <w:ins w:id="298" w:author="Khaled Daham" w:date="2014-02-24T10:51:00Z"/>
              </w:rPr>
            </w:pPr>
          </w:p>
        </w:tc>
      </w:tr>
    </w:tbl>
    <w:p w14:paraId="0A2797E7" w14:textId="7777777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6F24F14E" w:rsidR="002D5403" w:rsidRDefault="00A7296B" w:rsidP="00424B6F">
            <w:pPr>
              <w:pStyle w:val="TableText"/>
            </w:pPr>
            <w:hyperlink r:id="rId9" w:history="1">
              <w:r w:rsidR="00420C18" w:rsidRPr="00420C18">
                <w:rPr>
                  <w:rStyle w:val="Hyperlink"/>
                </w:rPr>
                <w:t>http://www.cehis.se/arkitektur_och_regelverk/regelverk/</w:t>
              </w:r>
            </w:hyperlink>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7858131B" w:rsidR="00420C18" w:rsidRDefault="00A7296B" w:rsidP="00424B6F">
            <w:pPr>
              <w:pStyle w:val="TableText"/>
            </w:pPr>
            <w:hyperlink r:id="rId10" w:history="1">
              <w:r w:rsidR="00420C18" w:rsidRPr="00420C18">
                <w:rPr>
                  <w:rStyle w:val="Hyperlink"/>
                </w:rPr>
                <w:t>http://rivta.se/documents/ARK_0001/RIV_Tekniska_Anvisningar_Oversikt_revD.pdf</w:t>
              </w:r>
            </w:hyperlink>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36B47C48" w:rsidR="00420C18" w:rsidRDefault="000E4FE6" w:rsidP="00424B6F">
            <w:pPr>
              <w:pStyle w:val="TableText"/>
            </w:pPr>
            <w:ins w:id="299" w:author="Khaled Daham" w:date="2014-02-14T16:34:00Z">
              <w:r>
                <w:t>Tjänste</w:t>
              </w:r>
            </w:ins>
            <w:ins w:id="300" w:author="Khaled Daham" w:date="2014-02-14T16:48:00Z">
              <w:r w:rsidR="0007349B">
                <w:t>k</w:t>
              </w:r>
            </w:ins>
            <w:del w:id="301" w:author="Khaled Daham" w:date="2014-02-14T16:48:00Z">
              <w:r w:rsidR="00420C18" w:rsidDel="0007349B">
                <w:delText>K</w:delText>
              </w:r>
            </w:del>
            <w:r w:rsidR="00420C18">
              <w:t>onsument (K)</w:t>
            </w:r>
          </w:p>
        </w:tc>
        <w:tc>
          <w:tcPr>
            <w:tcW w:w="2784" w:type="pct"/>
          </w:tcPr>
          <w:p w14:paraId="725805E6" w14:textId="62C43E57" w:rsidR="00420C18" w:rsidRPr="00420C18" w:rsidRDefault="00942C22" w:rsidP="00942C22">
            <w:pPr>
              <w:pStyle w:val="TableText"/>
              <w:jc w:val="left"/>
            </w:pPr>
            <w:r>
              <w:t xml:space="preserve">Informationssystem där aktörens agerande leder till automatiskt informationsutbyte med andra system (t.ex. e-tjänst eller </w:t>
            </w:r>
            <w:r w:rsidR="00A24C6D">
              <w:t>journalsystem). En Tjänstekonsu</w:t>
            </w:r>
            <w:r>
              <w:t>ment använder en SOA-tjänst som i 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302" w:name="_Toc357754843"/>
      <w:bookmarkStart w:id="303" w:name="_Toc254858604"/>
      <w:r>
        <w:t>Inledning</w:t>
      </w:r>
      <w:bookmarkEnd w:id="271"/>
      <w:bookmarkEnd w:id="272"/>
      <w:bookmarkEnd w:id="273"/>
      <w:bookmarkEnd w:id="274"/>
      <w:bookmarkEnd w:id="275"/>
      <w:bookmarkEnd w:id="276"/>
      <w:bookmarkEnd w:id="302"/>
      <w:bookmarkEnd w:id="303"/>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0A846338" w:rsidR="00AD6605" w:rsidRPr="00AD6605" w:rsidRDefault="00184BA7" w:rsidP="00AD6605">
      <w:r>
        <w:t>Den svenska benämningen är ”</w:t>
      </w:r>
      <w:r w:rsidR="00AD6605" w:rsidRPr="00AD6605">
        <w:t>Hantera hälsorelaterade tillstånd, tillståndsbeskrivning”.</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val="en-US"/>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04" w:author="Khaled Daham" w:date="2014-02-24T10:52:00Z"/>
                                <w:rFonts w:ascii="Calibri" w:hAnsi="Calibri"/>
                                <w:i/>
                                <w:sz w:val="24"/>
                                <w:szCs w:val="24"/>
                              </w:rPr>
                            </w:pPr>
                            <w:del w:id="305"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08" w:author="Khaled Daham" w:date="2014-02-24T10:52:00Z"/>
                          <w:rFonts w:ascii="Calibri" w:hAnsi="Calibri"/>
                          <w:i/>
                          <w:sz w:val="24"/>
                          <w:szCs w:val="24"/>
                        </w:rPr>
                      </w:pPr>
                      <w:del w:id="309"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Heading1"/>
      </w:pPr>
      <w:bookmarkStart w:id="306" w:name="_Toc198086678"/>
      <w:bookmarkStart w:id="307" w:name="_Toc224960918"/>
      <w:bookmarkStart w:id="308" w:name="_Toc357754844"/>
      <w:bookmarkStart w:id="309" w:name="_Toc254858605"/>
      <w:bookmarkStart w:id="310" w:name="_Toc163300578"/>
      <w:bookmarkStart w:id="311" w:name="_Toc163300880"/>
      <w:bookmarkStart w:id="312" w:name="_Toc198366954"/>
      <w:r>
        <w:t>Versionsinformation</w:t>
      </w:r>
      <w:bookmarkEnd w:id="306"/>
      <w:bookmarkEnd w:id="307"/>
      <w:bookmarkEnd w:id="308"/>
      <w:bookmarkEnd w:id="309"/>
    </w:p>
    <w:p w14:paraId="6810B110" w14:textId="58575EF5" w:rsidR="007E47C0" w:rsidRDefault="007E47C0" w:rsidP="007E47C0">
      <w:r>
        <w:t xml:space="preserve">Denna revision av tjänstekontraktsbeskrivningen handlar om version </w:t>
      </w:r>
      <w:fldSimple w:instr=" DOCPROPERTY  &quot;Version_1&quot; \* MERGEFORMAT ">
        <w:ins w:id="313" w:author="Khaled Daham" w:date="2014-02-24T10:51:00Z">
          <w:r w:rsidR="00F422D0" w:rsidRPr="00F422D0">
            <w:rPr>
              <w:b/>
              <w:color w:val="76923C" w:themeColor="accent3" w:themeShade="BF"/>
              <w:rPrChange w:id="314" w:author="Khaled Daham" w:date="2014-02-24T10:51:00Z">
                <w:rPr/>
              </w:rPrChange>
            </w:rPr>
            <w:t>2</w:t>
          </w:r>
        </w:ins>
        <w:del w:id="315" w:author="Khaled Daham" w:date="2014-02-24T10:50:00Z">
          <w:r w:rsidR="005535AF" w:rsidRPr="005535AF" w:rsidDel="00F422D0">
            <w:rPr>
              <w:b/>
              <w:color w:val="76923C" w:themeColor="accent3" w:themeShade="BF"/>
            </w:rPr>
            <w:delText>2</w:delText>
          </w:r>
        </w:del>
      </w:fldSimple>
      <w:r>
        <w:t>.</w:t>
      </w:r>
      <w:fldSimple w:instr=" DOCPROPERTY &quot;Version_2&quot; \* MERGEFORMAT ">
        <w:ins w:id="316" w:author="Khaled Daham" w:date="2014-02-24T10:51:00Z">
          <w:r w:rsidR="00F422D0" w:rsidRPr="00F422D0">
            <w:rPr>
              <w:b/>
              <w:color w:val="76923C" w:themeColor="accent3" w:themeShade="BF"/>
              <w:rPrChange w:id="317" w:author="Khaled Daham" w:date="2014-02-24T10:51:00Z">
                <w:rPr/>
              </w:rPrChange>
            </w:rPr>
            <w:t>1</w:t>
          </w:r>
        </w:ins>
        <w:del w:id="318" w:author="Khaled Daham" w:date="2014-02-24T10:50:00Z">
          <w:r w:rsidR="005535AF" w:rsidRPr="005535AF" w:rsidDel="00F422D0">
            <w:rPr>
              <w:b/>
              <w:color w:val="76923C" w:themeColor="accent3" w:themeShade="BF"/>
            </w:rPr>
            <w:delText>1</w:delText>
          </w:r>
        </w:del>
      </w:fldSimple>
      <w:r>
        <w:t>.</w:t>
      </w:r>
      <w:fldSimple w:instr=" DOCPROPERTY &quot;Version_3&quot; \* MERGEFORMAT ">
        <w:ins w:id="319" w:author="Khaled Daham" w:date="2014-02-24T10:52:00Z">
          <w:r w:rsidR="0093229E" w:rsidRPr="0093229E">
            <w:rPr>
              <w:b/>
              <w:color w:val="76923C" w:themeColor="accent3" w:themeShade="BF"/>
              <w:rPrChange w:id="320" w:author="Khaled Daham" w:date="2014-02-24T10:52:00Z">
                <w:rPr/>
              </w:rPrChange>
            </w:rPr>
            <w:t>RC2</w:t>
          </w:r>
        </w:ins>
        <w:del w:id="321" w:author="Khaled Daham" w:date="2014-02-24T10:50:00Z">
          <w:r w:rsidR="009866B4" w:rsidRPr="009866B4" w:rsidDel="00F422D0">
            <w:rPr>
              <w:b/>
              <w:color w:val="76923C" w:themeColor="accent3" w:themeShade="BF"/>
            </w:rPr>
            <w:delText>RC1</w:delText>
          </w:r>
        </w:del>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4D0034AF" w:rsidR="007E47C0" w:rsidRDefault="007E47C0" w:rsidP="007E47C0">
      <w:pPr>
        <w:pStyle w:val="Heading2"/>
      </w:pPr>
      <w:bookmarkStart w:id="322" w:name="_Toc357754845"/>
      <w:bookmarkStart w:id="323" w:name="_Toc254858606"/>
      <w:bookmarkStart w:id="324" w:name="_Toc163300882"/>
      <w:r>
        <w:t xml:space="preserve">Version </w:t>
      </w:r>
      <w:fldSimple w:instr=" DOCPROPERTY  &quot;Version_1&quot; \* MERGEFORMAT ">
        <w:ins w:id="325" w:author="Khaled Daham" w:date="2014-02-24T10:51:00Z">
          <w:r w:rsidR="00F422D0" w:rsidRPr="00F422D0">
            <w:rPr>
              <w:b/>
              <w:color w:val="76923C" w:themeColor="accent3" w:themeShade="BF"/>
              <w:rPrChange w:id="326" w:author="Khaled Daham" w:date="2014-02-24T10:51:00Z">
                <w:rPr/>
              </w:rPrChange>
            </w:rPr>
            <w:t>2</w:t>
          </w:r>
        </w:ins>
        <w:del w:id="327" w:author="Khaled Daham" w:date="2014-02-24T10:50:00Z">
          <w:r w:rsidR="005535AF" w:rsidRPr="005535AF" w:rsidDel="00F422D0">
            <w:rPr>
              <w:b/>
              <w:color w:val="76923C" w:themeColor="accent3" w:themeShade="BF"/>
            </w:rPr>
            <w:delText>2</w:delText>
          </w:r>
        </w:del>
      </w:fldSimple>
      <w:r>
        <w:t>.</w:t>
      </w:r>
      <w:fldSimple w:instr=" DOCPROPERTY &quot;Version_2&quot; \* MERGEFORMAT ">
        <w:ins w:id="328" w:author="Khaled Daham" w:date="2014-02-24T10:51:00Z">
          <w:r w:rsidR="00F422D0" w:rsidRPr="00F422D0">
            <w:rPr>
              <w:b/>
              <w:color w:val="76923C" w:themeColor="accent3" w:themeShade="BF"/>
              <w:rPrChange w:id="329" w:author="Khaled Daham" w:date="2014-02-24T10:51:00Z">
                <w:rPr/>
              </w:rPrChange>
            </w:rPr>
            <w:t>1</w:t>
          </w:r>
        </w:ins>
        <w:del w:id="330" w:author="Khaled Daham" w:date="2014-02-24T10:50:00Z">
          <w:r w:rsidR="005535AF" w:rsidRPr="005535AF" w:rsidDel="00F422D0">
            <w:rPr>
              <w:b/>
              <w:color w:val="76923C" w:themeColor="accent3" w:themeShade="BF"/>
            </w:rPr>
            <w:delText>1</w:delText>
          </w:r>
        </w:del>
      </w:fldSimple>
      <w:bookmarkEnd w:id="322"/>
      <w:r w:rsidR="00A14B9C">
        <w:rPr>
          <w:b/>
          <w:color w:val="76923C" w:themeColor="accent3" w:themeShade="BF"/>
        </w:rPr>
        <w:t>.</w:t>
      </w:r>
      <w:ins w:id="331" w:author="Khaled Daham" w:date="2014-02-24T10:53:00Z">
        <w:r w:rsidR="0093229E">
          <w:rPr>
            <w:b/>
            <w:color w:val="76923C" w:themeColor="accent3" w:themeShade="BF"/>
          </w:rPr>
          <w:t>RC2</w:t>
        </w:r>
      </w:ins>
      <w:bookmarkEnd w:id="323"/>
      <w:del w:id="332" w:author="Khaled Daham" w:date="2014-02-24T10:53:00Z">
        <w:r w:rsidR="00A14B9C" w:rsidDel="0093229E">
          <w:rPr>
            <w:b/>
            <w:color w:val="76923C" w:themeColor="accent3" w:themeShade="BF"/>
          </w:rPr>
          <w:delText>RC1</w:delText>
        </w:r>
      </w:del>
    </w:p>
    <w:p w14:paraId="4C91F4A8" w14:textId="77777777" w:rsidR="007E47C0" w:rsidRDefault="007E47C0" w:rsidP="007E47C0">
      <w:pPr>
        <w:pStyle w:val="Heading3"/>
      </w:pPr>
      <w:bookmarkStart w:id="333" w:name="_Toc254858607"/>
      <w:r>
        <w:t>Oförändrade tjänstekontrakt</w:t>
      </w:r>
      <w:bookmarkEnd w:id="333"/>
    </w:p>
    <w:p w14:paraId="606E1630" w14:textId="4376BB7A" w:rsidR="003F5B63" w:rsidRDefault="00A30DC6" w:rsidP="003F5B63">
      <w:pPr>
        <w:rPr>
          <w:ins w:id="334" w:author="Khaled Daham" w:date="2014-02-14T16:54:00Z"/>
        </w:rPr>
      </w:pPr>
      <w:bookmarkStart w:id="335" w:name="_Toc379448220"/>
      <w:ins w:id="336" w:author="Khaled Daham" w:date="2014-02-14T16:49:00Z">
        <w:r>
          <w:t>O</w:t>
        </w:r>
      </w:ins>
      <w:del w:id="337" w:author="Khaled Daham" w:date="2014-02-14T16:49:00Z">
        <w:r w:rsidR="003F5B63" w:rsidRPr="00A568B0" w:rsidDel="001E1878">
          <w:delText>O</w:delText>
        </w:r>
      </w:del>
      <w:r w:rsidR="003F5B63" w:rsidRPr="00A568B0">
        <w:t>förändrade tjänstekontrakt</w:t>
      </w:r>
      <w:bookmarkEnd w:id="335"/>
      <w:ins w:id="338" w:author="Khaled Daham" w:date="2014-02-14T16:36:00Z">
        <w:r w:rsidR="000E4FE6">
          <w:t>.</w:t>
        </w:r>
      </w:ins>
    </w:p>
    <w:p w14:paraId="37AAFB1B" w14:textId="59C64E74" w:rsidR="00A30DC6" w:rsidRPr="003F5B63" w:rsidRDefault="00A30DC6" w:rsidP="00A30DC6">
      <w:pPr>
        <w:numPr>
          <w:ilvl w:val="0"/>
          <w:numId w:val="27"/>
        </w:numPr>
        <w:rPr>
          <w:ins w:id="339" w:author="Khaled Daham" w:date="2014-02-14T16:54:00Z"/>
        </w:rPr>
      </w:pPr>
      <w:ins w:id="340" w:author="Khaled Daham" w:date="2014-02-14T16:54:00Z">
        <w:r w:rsidRPr="003F5B63">
          <w:t>GetReferralOutcome, version 2.0</w:t>
        </w:r>
      </w:ins>
    </w:p>
    <w:p w14:paraId="252E9480" w14:textId="27BCA803" w:rsidR="00A30DC6" w:rsidRPr="003F5B63" w:rsidRDefault="00A30DC6" w:rsidP="00A30DC6">
      <w:pPr>
        <w:numPr>
          <w:ilvl w:val="0"/>
          <w:numId w:val="27"/>
        </w:numPr>
        <w:rPr>
          <w:ins w:id="341" w:author="Khaled Daham" w:date="2014-02-14T16:54:00Z"/>
        </w:rPr>
      </w:pPr>
      <w:ins w:id="342" w:author="Khaled Daham" w:date="2014-02-14T16:54:00Z">
        <w:r w:rsidRPr="003F5B63">
          <w:t>GetLaboratoryOrderOutcome</w:t>
        </w:r>
        <w:r>
          <w:t>, version 2.0</w:t>
        </w:r>
      </w:ins>
    </w:p>
    <w:p w14:paraId="3D030386" w14:textId="77777777" w:rsidR="00A30DC6" w:rsidRPr="00A568B0" w:rsidDel="00A30DC6" w:rsidRDefault="00A30DC6" w:rsidP="003F5B63">
      <w:pPr>
        <w:rPr>
          <w:del w:id="343" w:author="Khaled Daham" w:date="2014-02-14T16:54:00Z"/>
        </w:rPr>
      </w:pPr>
    </w:p>
    <w:p w14:paraId="7A560993" w14:textId="387B2CEC" w:rsidR="003F5B63" w:rsidRPr="00A568B0" w:rsidDel="000E4FE6" w:rsidRDefault="003F5B63" w:rsidP="003F5B63">
      <w:pPr>
        <w:rPr>
          <w:del w:id="344" w:author="Khaled Daham" w:date="2014-02-14T16:36:00Z"/>
        </w:rPr>
      </w:pPr>
      <w:del w:id="345" w:author="Khaled Daham" w:date="2014-02-14T16:36:00Z">
        <w:r w:rsidRPr="00A568B0" w:rsidDel="000E4FE6">
          <w:delText>Detta är första dokumentversionen, inga kontrakt fanns innan.</w:delText>
        </w:r>
      </w:del>
    </w:p>
    <w:p w14:paraId="41E3EFAA" w14:textId="77777777" w:rsidR="003F5B63" w:rsidRPr="003F5B63" w:rsidRDefault="003F5B63" w:rsidP="003F5B63"/>
    <w:p w14:paraId="4009D7B0" w14:textId="77777777" w:rsidR="007E47C0" w:rsidRDefault="007E47C0" w:rsidP="007E47C0">
      <w:pPr>
        <w:pStyle w:val="Heading3"/>
      </w:pPr>
      <w:bookmarkStart w:id="346" w:name="_Toc254858608"/>
      <w:r>
        <w:t>Nya tjänstekontrakt</w:t>
      </w:r>
      <w:bookmarkEnd w:id="346"/>
    </w:p>
    <w:p w14:paraId="54A45A65" w14:textId="69947C59" w:rsidR="007E47C0" w:rsidRDefault="007E47C0" w:rsidP="007E47C0">
      <w:del w:id="347" w:author="Khaled Daham" w:date="2014-02-14T16:54:00Z">
        <w:r w:rsidDel="00A30DC6">
          <w:delText xml:space="preserve">Följande </w:delText>
        </w:r>
      </w:del>
      <w:ins w:id="348" w:author="Khaled Daham" w:date="2014-02-14T16:54:00Z">
        <w:r w:rsidR="00A30DC6">
          <w:t xml:space="preserve">Inga </w:t>
        </w:r>
      </w:ins>
      <w:r>
        <w:t>nya tjänstekontrakt</w:t>
      </w:r>
      <w:ins w:id="349" w:author="Khaled Daham" w:date="2014-02-14T16:57:00Z">
        <w:r w:rsidR="00EA0175">
          <w:t xml:space="preserve"> </w:t>
        </w:r>
      </w:ins>
      <w:del w:id="350" w:author="Khaled Daham" w:date="2014-02-14T16:57:00Z">
        <w:r w:rsidDel="00EA0175">
          <w:delText xml:space="preserve"> finns </w:delText>
        </w:r>
      </w:del>
      <w:r>
        <w:t>från och med</w:t>
      </w:r>
      <w:ins w:id="351" w:author="Khaled Daham" w:date="2014-02-14T16:54:00Z">
        <w:r w:rsidR="00A30DC6">
          <w:t xml:space="preserve"> </w:t>
        </w:r>
      </w:ins>
      <w:ins w:id="352" w:author="Khaled Daham" w:date="2014-02-14T16:57:00Z">
        <w:r w:rsidR="00EA0175">
          <w:t>version 2.</w:t>
        </w:r>
      </w:ins>
      <w:r w:rsidR="008636CB">
        <w:t>0</w:t>
      </w:r>
      <w:del w:id="353" w:author="Khaled Daham" w:date="2014-02-14T16:54:00Z">
        <w:r w:rsidDel="00A30DC6">
          <w:delText xml:space="preserve"> denna</w:delText>
        </w:r>
      </w:del>
      <w:del w:id="354" w:author="Khaled Daham" w:date="2014-02-14T16:57:00Z">
        <w:r w:rsidDel="00EA0175">
          <w:delText xml:space="preserve"> version</w:delText>
        </w:r>
      </w:del>
      <w:r w:rsidR="005535AF">
        <w:t>.</w:t>
      </w:r>
      <w:r w:rsidR="008636CB">
        <w:t>RC1</w:t>
      </w:r>
      <w:ins w:id="355" w:author="Khaled Daham" w:date="2014-02-24T11:01:00Z">
        <w:r w:rsidR="00A7296B">
          <w:t>3</w:t>
        </w:r>
      </w:ins>
      <w:del w:id="356" w:author="Khaled Daham" w:date="2014-02-24T11:01:00Z">
        <w:r w:rsidR="008636CB" w:rsidDel="00A7296B">
          <w:delText>2</w:delText>
        </w:r>
      </w:del>
    </w:p>
    <w:p w14:paraId="402CBE44" w14:textId="349D6924" w:rsidR="007E47C0" w:rsidRPr="003F5B63" w:rsidDel="00A30DC6" w:rsidRDefault="003F5B63" w:rsidP="007E47C0">
      <w:pPr>
        <w:numPr>
          <w:ilvl w:val="0"/>
          <w:numId w:val="27"/>
        </w:numPr>
        <w:rPr>
          <w:del w:id="357" w:author="Khaled Daham" w:date="2014-02-14T16:54:00Z"/>
        </w:rPr>
      </w:pPr>
      <w:del w:id="358" w:author="Khaled Daham" w:date="2014-02-14T16:54:00Z">
        <w:r w:rsidRPr="003F5B63" w:rsidDel="00A30DC6">
          <w:delText>GetReferralOutcome, version 2</w:delText>
        </w:r>
        <w:r w:rsidR="007E47C0" w:rsidRPr="003F5B63" w:rsidDel="00A30DC6">
          <w:delText>.0</w:delText>
        </w:r>
      </w:del>
    </w:p>
    <w:p w14:paraId="30D49885" w14:textId="6D05F888" w:rsidR="003F5B63" w:rsidDel="00A30DC6" w:rsidRDefault="003F5B63" w:rsidP="007E47C0">
      <w:pPr>
        <w:numPr>
          <w:ilvl w:val="0"/>
          <w:numId w:val="27"/>
        </w:numPr>
        <w:rPr>
          <w:del w:id="359" w:author="Khaled Daham" w:date="2014-02-14T16:54:00Z"/>
        </w:rPr>
      </w:pPr>
      <w:del w:id="360" w:author="Khaled Daham" w:date="2014-02-14T16:54:00Z">
        <w:r w:rsidRPr="003F5B63" w:rsidDel="00A30DC6">
          <w:delText>GetMa</w:delText>
        </w:r>
        <w:r w:rsidR="00D01ED8" w:rsidDel="00A30DC6">
          <w:delText>ternityMedicalHistory, version 1</w:delText>
        </w:r>
        <w:r w:rsidRPr="003F5B63" w:rsidDel="00A30DC6">
          <w:delText>.0</w:delText>
        </w:r>
      </w:del>
    </w:p>
    <w:p w14:paraId="455D452D" w14:textId="6C1B8A35" w:rsidR="003F5B63" w:rsidRPr="003F5B63" w:rsidDel="00A30DC6" w:rsidRDefault="003F5B63" w:rsidP="007E47C0">
      <w:pPr>
        <w:numPr>
          <w:ilvl w:val="0"/>
          <w:numId w:val="27"/>
        </w:numPr>
        <w:rPr>
          <w:del w:id="361" w:author="Khaled Daham" w:date="2014-02-14T16:54:00Z"/>
        </w:rPr>
      </w:pPr>
      <w:del w:id="362" w:author="Khaled Daham" w:date="2014-02-14T16:54:00Z">
        <w:r w:rsidRPr="003F5B63" w:rsidDel="00A30DC6">
          <w:delText>GetLaboratoryOrderOutcome</w:delText>
        </w:r>
        <w:r w:rsidDel="00A30DC6">
          <w:delText>, version 2.0</w:delText>
        </w:r>
      </w:del>
    </w:p>
    <w:p w14:paraId="0F8C0DEC" w14:textId="77777777" w:rsidR="00E131FD" w:rsidRPr="00DC5529" w:rsidRDefault="00E131FD" w:rsidP="00E131FD">
      <w:pPr>
        <w:rPr>
          <w:highlight w:val="yellow"/>
        </w:rPr>
      </w:pPr>
    </w:p>
    <w:p w14:paraId="256AAA18" w14:textId="077CB075" w:rsidR="005535AF" w:rsidRDefault="007E47C0" w:rsidP="008636CB">
      <w:pPr>
        <w:pStyle w:val="Heading3"/>
        <w:rPr>
          <w:ins w:id="363" w:author="Khaled Daham" w:date="2014-02-24T11:01:00Z"/>
        </w:rPr>
      </w:pPr>
      <w:bookmarkStart w:id="364" w:name="_Toc254858609"/>
      <w:r>
        <w:t>Förändrade tjänstekontrakt</w:t>
      </w:r>
      <w:bookmarkEnd w:id="364"/>
    </w:p>
    <w:p w14:paraId="1E52EDFF" w14:textId="6E811877" w:rsidR="00A7296B" w:rsidRPr="00A7296B" w:rsidRDefault="00A7296B">
      <w:pPr>
        <w:pPrChange w:id="365" w:author="Khaled Daham" w:date="2014-02-24T11:01:00Z">
          <w:pPr>
            <w:pStyle w:val="Heading3"/>
          </w:pPr>
        </w:pPrChange>
      </w:pPr>
      <w:ins w:id="366" w:author="Khaled Daham" w:date="2014-02-24T11:01:00Z">
        <w:r>
          <w:t>Förändrade kontrakt från och med version 2.0.RC13</w:t>
        </w:r>
      </w:ins>
    </w:p>
    <w:p w14:paraId="3DDEFC1A" w14:textId="77777777" w:rsidR="008636CB" w:rsidRDefault="008636CB" w:rsidP="008636CB">
      <w:pPr>
        <w:ind w:left="720"/>
        <w:rPr>
          <w:ins w:id="367" w:author="Khaled Daham" w:date="2014-02-14T16:54:00Z"/>
        </w:rPr>
      </w:pPr>
    </w:p>
    <w:tbl>
      <w:tblPr>
        <w:tblW w:w="0" w:type="auto"/>
        <w:tblInd w:w="567" w:type="dxa"/>
        <w:tblCellMar>
          <w:left w:w="0" w:type="dxa"/>
          <w:right w:w="0" w:type="dxa"/>
        </w:tblCellMar>
        <w:tblLook w:val="04A0" w:firstRow="1" w:lastRow="0" w:firstColumn="1" w:lastColumn="0" w:noHBand="0" w:noVBand="1"/>
      </w:tblPr>
      <w:tblGrid>
        <w:gridCol w:w="2775"/>
        <w:gridCol w:w="1691"/>
        <w:gridCol w:w="1570"/>
        <w:gridCol w:w="2287"/>
      </w:tblGrid>
      <w:tr w:rsidR="008636CB" w:rsidRPr="00865734" w14:paraId="3A1574E5" w14:textId="77777777" w:rsidTr="008636CB">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8636CB" w:rsidRPr="00865734" w14:paraId="77D9E329" w14:textId="77777777" w:rsidTr="008636CB">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323853" w14:textId="64D556DB" w:rsidR="008636CB" w:rsidRPr="008636CB" w:rsidRDefault="008636CB" w:rsidP="00220454">
            <w:pPr>
              <w:spacing w:before="100" w:beforeAutospacing="1" w:after="100" w:afterAutospacing="1"/>
              <w:rPr>
                <w:rFonts w:eastAsia="Times New Roman" w:cs="Arial"/>
                <w:sz w:val="24"/>
                <w:lang w:eastAsia="sv-SE"/>
              </w:rPr>
            </w:pPr>
            <w:ins w:id="368" w:author="Khaled Daham" w:date="2014-02-14T16:54:00Z">
              <w:r w:rsidRPr="003F5B63">
                <w:t>GetMa</w:t>
              </w:r>
              <w:r>
                <w:t>ternityMedicalHistory</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A7BEC3" w14:textId="6854B457"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4E2D49" w14:textId="106DAF19"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2C1978" w14:textId="77777777" w:rsidR="008636CB" w:rsidRPr="008636CB" w:rsidRDefault="008636CB" w:rsidP="00220454">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8636CB" w:rsidRPr="00865734" w14:paraId="6388E1EF" w14:textId="77777777" w:rsidTr="008636CB">
        <w:tc>
          <w:tcPr>
            <w:tcW w:w="0" w:type="auto"/>
            <w:vMerge/>
            <w:tcBorders>
              <w:top w:val="nil"/>
              <w:left w:val="single" w:sz="8" w:space="0" w:color="auto"/>
              <w:bottom w:val="single" w:sz="8" w:space="0" w:color="auto"/>
              <w:right w:val="single" w:sz="8" w:space="0" w:color="auto"/>
            </w:tcBorders>
            <w:vAlign w:val="center"/>
            <w:hideMark/>
          </w:tcPr>
          <w:p w14:paraId="7CECA28A" w14:textId="77777777" w:rsidR="008636CB" w:rsidRPr="008636CB" w:rsidRDefault="008636CB" w:rsidP="00220454">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2471B6" w14:textId="5452F9DC"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w:t>
            </w:r>
            <w:r w:rsidR="008636CB">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2B040C" w14:textId="06483315"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470B49" w14:textId="7B6F4750" w:rsidR="008636CB" w:rsidRPr="008636CB" w:rsidRDefault="008636CB" w:rsidP="008636CB">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EC8D1" w14:textId="77777777" w:rsidR="007E47C0" w:rsidRPr="0038515C" w:rsidRDefault="007E47C0" w:rsidP="007E47C0"/>
    <w:p w14:paraId="03AAB965" w14:textId="77777777" w:rsidR="007E47C0" w:rsidRDefault="007E47C0" w:rsidP="007E47C0">
      <w:pPr>
        <w:pStyle w:val="Heading3"/>
      </w:pPr>
      <w:bookmarkStart w:id="369" w:name="_Toc254858610"/>
      <w:r>
        <w:t>Utgångna tjänstekontrakt</w:t>
      </w:r>
      <w:bookmarkEnd w:id="369"/>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Heading2"/>
      </w:pPr>
      <w:bookmarkStart w:id="370" w:name="_Toc357754846"/>
      <w:bookmarkStart w:id="371" w:name="_Toc254858611"/>
      <w:r>
        <w:t xml:space="preserve">Version </w:t>
      </w:r>
      <w:r w:rsidRPr="00E23759">
        <w:t>tidigare</w:t>
      </w:r>
      <w:bookmarkEnd w:id="370"/>
      <w:bookmarkEnd w:id="371"/>
    </w:p>
    <w:p w14:paraId="0DBC1633" w14:textId="62001CD3" w:rsidR="00E23759" w:rsidRPr="00A568B0" w:rsidRDefault="00335A01" w:rsidP="00E23759">
      <w:ins w:id="372" w:author="Khaled Daham" w:date="2014-02-14T16:37:00Z">
        <w:r>
          <w:t>2.0</w:t>
        </w:r>
        <w:r w:rsidR="00AE4909">
          <w:t>.</w:t>
        </w:r>
      </w:ins>
      <w:r w:rsidR="009866B4">
        <w:t>RC</w:t>
      </w:r>
      <w:ins w:id="373" w:author="Khaled Daham" w:date="2014-02-24T10:53:00Z">
        <w:r w:rsidR="00DD081E">
          <w:t>1</w:t>
        </w:r>
      </w:ins>
      <w:ins w:id="374" w:author="Khaled Daham" w:date="2014-02-24T10:55:00Z">
        <w:r w:rsidR="00A7296B">
          <w:t>3</w:t>
        </w:r>
      </w:ins>
      <w:del w:id="375" w:author="Khaled Daham" w:date="2014-02-24T10:53:00Z">
        <w:r w:rsidR="009866B4" w:rsidDel="00DD081E">
          <w:delText>12</w:delText>
        </w:r>
      </w:del>
      <w:del w:id="376" w:author="Khaled Daham" w:date="2014-02-14T16:37:00Z">
        <w:r w:rsidR="00E23759" w:rsidDel="000E4FE6">
          <w:delText>Inga tidigare versioner av dokumentet</w:delText>
        </w:r>
      </w:del>
    </w:p>
    <w:p w14:paraId="4D7E989C" w14:textId="77777777" w:rsidR="007E47C0" w:rsidRPr="00C63695" w:rsidRDefault="007E47C0" w:rsidP="00424B6F">
      <w:pPr>
        <w:pStyle w:val="BodyText"/>
      </w:pPr>
    </w:p>
    <w:p w14:paraId="0CB18193" w14:textId="77777777" w:rsidR="007E47C0" w:rsidRDefault="007E47C0" w:rsidP="007E47C0">
      <w:pPr>
        <w:pStyle w:val="Heading1"/>
      </w:pPr>
      <w:bookmarkStart w:id="377" w:name="_Toc357754847"/>
      <w:bookmarkStart w:id="378" w:name="_Toc254858612"/>
      <w:bookmarkEnd w:id="324"/>
      <w:r>
        <w:t>Tjänstedomänens arkitektur</w:t>
      </w:r>
      <w:bookmarkEnd w:id="377"/>
      <w:bookmarkEnd w:id="378"/>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Heading2"/>
      </w:pPr>
      <w:bookmarkStart w:id="379" w:name="_Toc357754848"/>
      <w:bookmarkStart w:id="380" w:name="_Toc254858613"/>
      <w:r>
        <w:t>Flöden</w:t>
      </w:r>
      <w:bookmarkEnd w:id="379"/>
      <w:bookmarkEnd w:id="380"/>
    </w:p>
    <w:p w14:paraId="706E99D0" w14:textId="251B9CA9" w:rsidR="007E47C0" w:rsidRPr="003311B8" w:rsidRDefault="00016347" w:rsidP="007E47C0">
      <w:pPr>
        <w:pStyle w:val="Heading3"/>
      </w:pPr>
      <w:bookmarkStart w:id="381" w:name="_Toc254858614"/>
      <w:r>
        <w:t>Flöde 1</w:t>
      </w:r>
      <w:r w:rsidR="006D0182">
        <w:t xml:space="preserve"> – Hämta svar på en konsultationsremiss.</w:t>
      </w:r>
      <w:bookmarkEnd w:id="381"/>
    </w:p>
    <w:p w14:paraId="6E4BB1E8" w14:textId="77777777" w:rsidR="003311B8" w:rsidRDefault="003311B8" w:rsidP="003311B8">
      <w:pPr>
        <w:rPr>
          <w:highlight w:val="yellow"/>
        </w:rPr>
      </w:pPr>
    </w:p>
    <w:p w14:paraId="1B8B8629" w14:textId="77777777" w:rsidR="007E47C0" w:rsidRDefault="007E47C0" w:rsidP="007E47C0">
      <w:pPr>
        <w:pStyle w:val="Heading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val="en-US"/>
        </w:rPr>
        <w:lastRenderedPageBreak/>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odyText"/>
      </w:pPr>
      <w:r w:rsidRPr="00E546AE">
        <w:t>Figur: Direktåtkomst inom sammanhållen journalföring</w:t>
      </w:r>
    </w:p>
    <w:p w14:paraId="39E35CFE" w14:textId="77777777" w:rsidR="00804C10" w:rsidRDefault="00804C10" w:rsidP="00804C10">
      <w:pPr>
        <w:pStyle w:val="BodyText"/>
      </w:pPr>
    </w:p>
    <w:p w14:paraId="6C91F5AF" w14:textId="4F6C4DDE" w:rsidR="00804C10" w:rsidRPr="00804C10" w:rsidRDefault="00804C10" w:rsidP="00804C10">
      <w:pPr>
        <w:pStyle w:val="BodyText"/>
      </w:pPr>
      <w:r>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2DAA41BA" w:rsidR="00804C10" w:rsidRPr="00D654EF" w:rsidRDefault="00804C10" w:rsidP="000E4FE6">
            <w:pPr>
              <w:spacing w:before="40" w:after="40"/>
              <w:rPr>
                <w:rFonts w:ascii="Times New Roman" w:hAnsi="Times New Roman"/>
              </w:rPr>
            </w:pPr>
            <w:r w:rsidRPr="00D654EF">
              <w:rPr>
                <w:rFonts w:ascii="Times New Roman" w:hAnsi="Times New Roman"/>
              </w:rPr>
              <w:t>Den patient som vill få tillgång till si</w:t>
            </w:r>
            <w:ins w:id="382" w:author="Khaled Daham" w:date="2014-02-14T16:38:00Z">
              <w:r w:rsidR="000E4FE6">
                <w:rPr>
                  <w:rFonts w:ascii="Times New Roman" w:hAnsi="Times New Roman"/>
                </w:rPr>
                <w:t>n</w:t>
              </w:r>
            </w:ins>
            <w:ins w:id="383" w:author="Khaled Daham" w:date="2014-02-14T16:43:00Z">
              <w:r w:rsidR="000E4FE6">
                <w:rPr>
                  <w:rFonts w:ascii="Times New Roman" w:hAnsi="Times New Roman"/>
                </w:rPr>
                <w:t>a</w:t>
              </w:r>
            </w:ins>
            <w:ins w:id="384" w:author="Khaled Daham" w:date="2014-02-14T16:38:00Z">
              <w:r w:rsidR="000E4FE6">
                <w:rPr>
                  <w:rFonts w:ascii="Times New Roman" w:hAnsi="Times New Roman"/>
                </w:rPr>
                <w:t xml:space="preserve"> konsultationsremissvar.</w:t>
              </w:r>
            </w:ins>
            <w:del w:id="385" w:author="Khaled Daham" w:date="2014-02-14T16:38:00Z">
              <w:r w:rsidRPr="00D654EF" w:rsidDel="000E4FE6">
                <w:rPr>
                  <w:rFonts w:ascii="Times New Roman" w:hAnsi="Times New Roman"/>
                </w:rPr>
                <w:delText>n reumatis</w:delText>
              </w:r>
            </w:del>
          </w:p>
        </w:tc>
      </w:tr>
    </w:tbl>
    <w:p w14:paraId="71D7552B" w14:textId="77777777" w:rsidR="007E47C0" w:rsidRDefault="007E47C0" w:rsidP="007E47C0">
      <w:pPr>
        <w:pStyle w:val="Heading4"/>
      </w:pPr>
      <w:r>
        <w:t>Sekvensdiagram</w:t>
      </w:r>
    </w:p>
    <w:p w14:paraId="18C17267" w14:textId="28D43725" w:rsidR="007E47C0" w:rsidRDefault="00E901DA" w:rsidP="007E47C0">
      <w:r>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Heading3"/>
      </w:pPr>
      <w:bookmarkStart w:id="386" w:name="_Toc254858615"/>
      <w:r w:rsidRPr="003F58B4">
        <w:t xml:space="preserve">Flöde </w:t>
      </w:r>
      <w:r w:rsidR="00261EA5" w:rsidRPr="003F58B4">
        <w:t>2</w:t>
      </w:r>
      <w:r w:rsidR="003F58B4" w:rsidRPr="003F58B4">
        <w:t xml:space="preserve"> – Hämta </w:t>
      </w:r>
      <w:r w:rsidR="00804C10">
        <w:t>mödravårdsinformation</w:t>
      </w:r>
      <w:bookmarkEnd w:id="386"/>
    </w:p>
    <w:p w14:paraId="05EBFA06" w14:textId="77777777" w:rsidR="00D654EF" w:rsidRDefault="00D654EF" w:rsidP="00D654EF"/>
    <w:p w14:paraId="5846D676" w14:textId="77777777" w:rsidR="00D654EF" w:rsidRDefault="00D654EF" w:rsidP="00D654EF">
      <w:pPr>
        <w:pStyle w:val="Heading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val="en-US"/>
        </w:rPr>
        <w:lastRenderedPageBreak/>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odyText"/>
      </w:pPr>
      <w:r w:rsidRPr="00E546AE">
        <w:t>Figur: Direktåtkomst inom sammanhållen journalföring</w:t>
      </w:r>
    </w:p>
    <w:p w14:paraId="4C53144D" w14:textId="77777777" w:rsidR="00D654EF" w:rsidRDefault="00D654EF" w:rsidP="00D654EF">
      <w:pPr>
        <w:pStyle w:val="BodyText"/>
      </w:pPr>
    </w:p>
    <w:p w14:paraId="2A3EADE2" w14:textId="77777777" w:rsidR="00D654EF" w:rsidRPr="00804C10" w:rsidRDefault="00D654EF" w:rsidP="00D654EF">
      <w:pPr>
        <w:pStyle w:val="BodyText"/>
      </w:pPr>
      <w:r>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65AFE72B" w:rsidR="00D654EF" w:rsidRPr="00D654EF" w:rsidRDefault="00D654EF" w:rsidP="000E4FE6">
            <w:pPr>
              <w:spacing w:before="40" w:after="40"/>
              <w:rPr>
                <w:rFonts w:ascii="Times New Roman" w:hAnsi="Times New Roman"/>
              </w:rPr>
            </w:pPr>
            <w:r w:rsidRPr="00D654EF">
              <w:rPr>
                <w:rFonts w:ascii="Times New Roman" w:hAnsi="Times New Roman"/>
              </w:rPr>
              <w:t xml:space="preserve">Den patient som vill få tillgång till sin </w:t>
            </w:r>
            <w:del w:id="387" w:author="Khaled Daham" w:date="2014-02-14T16:39:00Z">
              <w:r w:rsidRPr="00D654EF" w:rsidDel="000E4FE6">
                <w:rPr>
                  <w:rFonts w:ascii="Times New Roman" w:hAnsi="Times New Roman"/>
                </w:rPr>
                <w:delText>reumatismdata</w:delText>
              </w:r>
            </w:del>
            <w:ins w:id="388" w:author="Khaled Daham" w:date="2014-02-14T16:39:00Z">
              <w:r w:rsidR="000E4FE6">
                <w:rPr>
                  <w:rFonts w:ascii="Times New Roman" w:hAnsi="Times New Roman"/>
                </w:rPr>
                <w:t>mödravårdsinformation</w:t>
              </w:r>
            </w:ins>
            <w:r w:rsidRPr="00D654EF">
              <w:rPr>
                <w:rFonts w:ascii="Times New Roman" w:hAnsi="Times New Roman"/>
              </w:rPr>
              <w:t>.</w:t>
            </w:r>
          </w:p>
        </w:tc>
      </w:tr>
    </w:tbl>
    <w:p w14:paraId="205F5B3C" w14:textId="77777777" w:rsidR="00D654EF" w:rsidRDefault="00D654EF" w:rsidP="00D654EF">
      <w:pPr>
        <w:pStyle w:val="Heading4"/>
      </w:pPr>
      <w:r>
        <w:t>Sekvensdiagram</w:t>
      </w:r>
    </w:p>
    <w:p w14:paraId="053BD1A9" w14:textId="615B4CE2" w:rsidR="00D654EF" w:rsidRDefault="00E901DA" w:rsidP="00D654EF">
      <w:r>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2442"/>
        <w:gridCol w:w="6252"/>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5A8E677D" w:rsidR="00D654EF" w:rsidRPr="00D654EF" w:rsidRDefault="00D654EF" w:rsidP="00D654EF">
            <w:pPr>
              <w:spacing w:before="40" w:after="40"/>
              <w:rPr>
                <w:rFonts w:ascii="Times New Roman" w:hAnsi="Times New Roman"/>
              </w:rPr>
            </w:pPr>
            <w:del w:id="389" w:author="Khaled Daham" w:date="2014-02-14T16:40:00Z">
              <w:r w:rsidRPr="00D654EF" w:rsidDel="000E4FE6">
                <w:rPr>
                  <w:rFonts w:ascii="Times New Roman" w:hAnsi="Times New Roman"/>
                </w:rPr>
                <w:delText>Applikation</w:delText>
              </w:r>
            </w:del>
            <w:ins w:id="390"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Heading3"/>
      </w:pPr>
      <w:bookmarkStart w:id="391" w:name="_Toc254858616"/>
      <w:r>
        <w:t xml:space="preserve">Flöde 3 – Hämta </w:t>
      </w:r>
      <w:r w:rsidR="004078E1">
        <w:t>patienters kemilaboratoriesvar.</w:t>
      </w:r>
      <w:bookmarkEnd w:id="391"/>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Heading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val="en-US"/>
        </w:rPr>
        <w:lastRenderedPageBreak/>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odyText"/>
      </w:pPr>
      <w:r w:rsidRPr="00E546AE">
        <w:t>Figur: Direktåtkomst inom sammanhållen journalföring</w:t>
      </w:r>
    </w:p>
    <w:p w14:paraId="7CA80918" w14:textId="77777777" w:rsidR="00E901DA" w:rsidRDefault="00E901DA" w:rsidP="00E901DA">
      <w:pPr>
        <w:pStyle w:val="BodyText"/>
      </w:pPr>
    </w:p>
    <w:p w14:paraId="5571D9E0" w14:textId="77777777" w:rsidR="00E901DA" w:rsidRPr="00804C10" w:rsidRDefault="00E901DA" w:rsidP="00E901DA">
      <w:pPr>
        <w:pStyle w:val="BodyText"/>
      </w:pPr>
      <w:r>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035299">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035299">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035299">
        <w:trPr>
          <w:trHeight w:val="709"/>
        </w:trPr>
        <w:tc>
          <w:tcPr>
            <w:tcW w:w="1027" w:type="pct"/>
            <w:tcBorders>
              <w:top w:val="single" w:sz="6" w:space="0" w:color="auto"/>
            </w:tcBorders>
          </w:tcPr>
          <w:p w14:paraId="1A3672EA" w14:textId="77777777" w:rsidR="00E901DA" w:rsidRPr="00D654EF" w:rsidRDefault="00E901DA" w:rsidP="00035299">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39AA12E1" w:rsidR="00E901DA" w:rsidRPr="00D654EF" w:rsidRDefault="00E901DA" w:rsidP="000E4FE6">
            <w:pPr>
              <w:spacing w:before="40" w:after="40"/>
              <w:rPr>
                <w:rFonts w:ascii="Times New Roman" w:hAnsi="Times New Roman"/>
              </w:rPr>
            </w:pPr>
            <w:r w:rsidRPr="00D654EF">
              <w:rPr>
                <w:rFonts w:ascii="Times New Roman" w:hAnsi="Times New Roman"/>
              </w:rPr>
              <w:t>Den patient som vill få tillgång till sin</w:t>
            </w:r>
            <w:ins w:id="392" w:author="Khaled Daham" w:date="2014-02-14T16:39:00Z">
              <w:r w:rsidR="000E4FE6">
                <w:rPr>
                  <w:rFonts w:ascii="Times New Roman" w:hAnsi="Times New Roman"/>
                </w:rPr>
                <w:t xml:space="preserve">a </w:t>
              </w:r>
            </w:ins>
            <w:ins w:id="393" w:author="Khaled Daham" w:date="2014-02-14T16:42:00Z">
              <w:r w:rsidR="000E4FE6">
                <w:rPr>
                  <w:rFonts w:ascii="Times New Roman" w:hAnsi="Times New Roman"/>
                </w:rPr>
                <w:t>kemilaboratoriesvar.</w:t>
              </w:r>
            </w:ins>
            <w:del w:id="394" w:author="Khaled Daham" w:date="2014-02-14T16:39:00Z">
              <w:r w:rsidRPr="00D654EF" w:rsidDel="000E4FE6">
                <w:rPr>
                  <w:rFonts w:ascii="Times New Roman" w:hAnsi="Times New Roman"/>
                </w:rPr>
                <w:delText xml:space="preserve"> reumatismdata</w:delText>
              </w:r>
            </w:del>
            <w:r w:rsidRPr="00D654EF">
              <w:rPr>
                <w:rFonts w:ascii="Times New Roman" w:hAnsi="Times New Roman"/>
              </w:rPr>
              <w:t>.</w:t>
            </w:r>
          </w:p>
        </w:tc>
      </w:tr>
    </w:tbl>
    <w:p w14:paraId="2069A9B0" w14:textId="77777777" w:rsidR="00E901DA" w:rsidRDefault="00E901DA" w:rsidP="00E901DA">
      <w:pPr>
        <w:pStyle w:val="Heading4"/>
      </w:pPr>
      <w:r>
        <w:t>Sekvensdiagram</w:t>
      </w:r>
    </w:p>
    <w:p w14:paraId="109F950A" w14:textId="549B06EE" w:rsidR="00E901DA" w:rsidRDefault="00E901DA" w:rsidP="00E901DA">
      <w:r>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2442"/>
        <w:gridCol w:w="6252"/>
      </w:tblGrid>
      <w:tr w:rsidR="00E901DA" w:rsidRPr="00F71DFD"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035299">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035299">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035299">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02052424" w:rsidR="00E901DA" w:rsidRPr="00D654EF" w:rsidRDefault="00E901DA" w:rsidP="00035299">
            <w:pPr>
              <w:spacing w:before="40" w:after="40"/>
              <w:rPr>
                <w:rFonts w:ascii="Times New Roman" w:hAnsi="Times New Roman"/>
              </w:rPr>
            </w:pPr>
            <w:del w:id="395" w:author="Khaled Daham" w:date="2014-02-14T16:40:00Z">
              <w:r w:rsidRPr="00D654EF" w:rsidDel="000E4FE6">
                <w:rPr>
                  <w:rFonts w:ascii="Times New Roman" w:hAnsi="Times New Roman"/>
                </w:rPr>
                <w:delText>Applikation</w:delText>
              </w:r>
            </w:del>
            <w:ins w:id="396"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E901DA" w:rsidRPr="008A6814"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035299">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035299">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035299">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035299">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Heading3"/>
      </w:pPr>
      <w:bookmarkStart w:id="397" w:name="_Toc254858617"/>
      <w:r>
        <w:t>Obligatoriska kontrakt</w:t>
      </w:r>
      <w:bookmarkEnd w:id="397"/>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357"/>
        <w:gridCol w:w="1701"/>
        <w:gridCol w:w="1701"/>
      </w:tblGrid>
      <w:tr w:rsidR="007E47C0" w:rsidRPr="00865734" w14:paraId="40F9358D" w14:textId="77777777" w:rsidTr="00BA1591">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35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Heading2"/>
      </w:pPr>
      <w:bookmarkStart w:id="398" w:name="_Toc357754849"/>
      <w:bookmarkStart w:id="399" w:name="_Toc254858618"/>
      <w:r w:rsidRPr="00502896">
        <w:t>Adressering</w:t>
      </w:r>
      <w:bookmarkEnd w:id="398"/>
      <w:bookmarkEnd w:id="399"/>
    </w:p>
    <w:p w14:paraId="26270676" w14:textId="77777777" w:rsidR="00137C8C" w:rsidRDefault="00137C8C" w:rsidP="00137C8C">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odyText"/>
        <w:ind w:right="119"/>
      </w:pPr>
    </w:p>
    <w:p w14:paraId="38A9D025" w14:textId="77777777" w:rsidR="00137C8C" w:rsidRDefault="00137C8C" w:rsidP="00137C8C">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odyText"/>
        <w:ind w:right="119"/>
      </w:pPr>
    </w:p>
    <w:p w14:paraId="389CF1D6" w14:textId="77777777" w:rsidR="00137C8C" w:rsidRDefault="00137C8C" w:rsidP="00137C8C">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400" w:name="_Toc219337768"/>
      <w:bookmarkStart w:id="401" w:name="_Toc227077989"/>
      <w:bookmarkStart w:id="402" w:name="_Toc254858619"/>
      <w:r w:rsidRPr="00137C8C">
        <w:rPr>
          <w:rFonts w:ascii="Georgia" w:hAnsi="Georgia"/>
        </w:rPr>
        <w:t>Adressering vid nationell användning</w:t>
      </w:r>
      <w:bookmarkEnd w:id="400"/>
      <w:bookmarkEnd w:id="401"/>
      <w:bookmarkEnd w:id="402"/>
    </w:p>
    <w:p w14:paraId="459CD0E9" w14:textId="77777777" w:rsidR="00137C8C" w:rsidRPr="00194355" w:rsidRDefault="00137C8C" w:rsidP="00137C8C">
      <w:pPr>
        <w:pStyle w:val="BodyText"/>
      </w:pPr>
    </w:p>
    <w:p w14:paraId="2C074CC4" w14:textId="77777777" w:rsidR="00137C8C" w:rsidRDefault="00137C8C" w:rsidP="00137C8C">
      <w:pPr>
        <w:pStyle w:val="BodyText"/>
        <w:ind w:right="119"/>
      </w:pPr>
      <w:r>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odyText"/>
        <w:ind w:right="119"/>
      </w:pPr>
    </w:p>
    <w:p w14:paraId="0AD27D24" w14:textId="77777777" w:rsidR="00137C8C" w:rsidRPr="00137C8C" w:rsidRDefault="00137C8C" w:rsidP="00137C8C">
      <w:pPr>
        <w:pStyle w:val="Rubrik3b"/>
        <w:ind w:left="0" w:firstLine="0"/>
        <w:rPr>
          <w:rFonts w:ascii="Georgia" w:hAnsi="Georgia"/>
        </w:rPr>
      </w:pPr>
      <w:bookmarkStart w:id="403" w:name="_Toc219337769"/>
      <w:bookmarkStart w:id="404" w:name="_Toc227077990"/>
      <w:bookmarkStart w:id="405" w:name="_Toc254858620"/>
      <w:r w:rsidRPr="00137C8C">
        <w:rPr>
          <w:rFonts w:ascii="Georgia" w:hAnsi="Georgia"/>
        </w:rPr>
        <w:t>Adressering vid regional användning</w:t>
      </w:r>
      <w:bookmarkEnd w:id="403"/>
      <w:bookmarkEnd w:id="404"/>
      <w:bookmarkEnd w:id="405"/>
    </w:p>
    <w:p w14:paraId="481784ED" w14:textId="77777777" w:rsidR="00137C8C" w:rsidRDefault="00137C8C" w:rsidP="00137C8C">
      <w:pPr>
        <w:pStyle w:val="BodyText"/>
      </w:pPr>
      <w:r>
        <w:rPr>
          <w:noProof/>
          <w:lang w:val="en-US"/>
        </w:rPr>
        <w:lastRenderedPageBreak/>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odyText"/>
        <w:ind w:right="119"/>
        <w:rPr>
          <w:i/>
        </w:rPr>
      </w:pPr>
    </w:p>
    <w:p w14:paraId="204DCC80" w14:textId="77777777" w:rsidR="00137C8C" w:rsidRPr="00137C8C" w:rsidRDefault="00137C8C" w:rsidP="00137C8C">
      <w:pPr>
        <w:pStyle w:val="Rubrik3b"/>
        <w:ind w:left="0" w:firstLine="0"/>
        <w:rPr>
          <w:rFonts w:ascii="Georgia" w:hAnsi="Georgia"/>
        </w:rPr>
      </w:pPr>
      <w:bookmarkStart w:id="406" w:name="_Toc227077991"/>
      <w:bookmarkStart w:id="407" w:name="_Toc254858621"/>
      <w:r w:rsidRPr="00137C8C">
        <w:rPr>
          <w:rFonts w:ascii="Georgia" w:hAnsi="Georgia"/>
        </w:rPr>
        <w:t>Adressering direkt till ett källsystem</w:t>
      </w:r>
      <w:bookmarkEnd w:id="406"/>
      <w:bookmarkEnd w:id="407"/>
    </w:p>
    <w:p w14:paraId="63AB113B" w14:textId="77777777" w:rsidR="00137C8C" w:rsidRDefault="00137C8C" w:rsidP="00137C8C">
      <w:pPr>
        <w:pStyle w:val="Body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odyText"/>
      </w:pPr>
    </w:p>
    <w:p w14:paraId="68CDD610" w14:textId="77777777" w:rsidR="00137C8C" w:rsidRDefault="00137C8C" w:rsidP="00137C8C">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w:t>
      </w:r>
      <w:del w:id="408" w:author="Khaled Daham" w:date="2014-02-24T14:04:00Z">
        <w:r w:rsidDel="00924A82">
          <w:delText>l</w:delText>
        </w:r>
      </w:del>
      <w:r>
        <w:t>llsystem. Figuren visar ett exempel som skulle kunna vara fortsättningen på något av flödena i avsnitt 2.1:</w:t>
      </w:r>
    </w:p>
    <w:p w14:paraId="3B9A0598" w14:textId="77777777" w:rsidR="00137C8C" w:rsidRDefault="00137C8C" w:rsidP="00137C8C">
      <w:pPr>
        <w:pStyle w:val="BodyText"/>
      </w:pPr>
    </w:p>
    <w:p w14:paraId="1ED573A2" w14:textId="77777777" w:rsidR="00137C8C" w:rsidRPr="004A03CE" w:rsidRDefault="00137C8C" w:rsidP="00137C8C">
      <w:pPr>
        <w:pStyle w:val="BodyText"/>
      </w:pPr>
      <w:r>
        <w:rPr>
          <w:noProof/>
          <w:lang w:val="en-US"/>
        </w:rPr>
        <w:lastRenderedPageBreak/>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ody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odyText"/>
        <w:ind w:right="119"/>
        <w:rPr>
          <w:i/>
        </w:rPr>
      </w:pPr>
    </w:p>
    <w:p w14:paraId="2D13C24D" w14:textId="77777777" w:rsidR="00137C8C" w:rsidRDefault="00137C8C" w:rsidP="00137C8C">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odyText"/>
        <w:ind w:right="119"/>
        <w:rPr>
          <w:i/>
        </w:rPr>
      </w:pPr>
      <w:r>
        <w:rPr>
          <w:i/>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odyText"/>
        <w:ind w:right="119"/>
        <w:rPr>
          <w:i/>
        </w:rPr>
      </w:pPr>
      <w:r w:rsidRPr="00A745DC">
        <w:rPr>
          <w:i/>
        </w:rPr>
        <w:lastRenderedPageBreak/>
        <w:t xml:space="preserve">Figur: </w:t>
      </w:r>
      <w:r>
        <w:rPr>
          <w:i/>
        </w:rPr>
        <w:t>Adressering vid sökning efter information ur ett specifikt källsystem</w:t>
      </w:r>
    </w:p>
    <w:p w14:paraId="706EBF5B" w14:textId="77777777" w:rsidR="00137C8C" w:rsidRDefault="00137C8C" w:rsidP="00137C8C">
      <w:pPr>
        <w:pStyle w:val="BodyText"/>
        <w:ind w:right="119"/>
        <w:rPr>
          <w:i/>
        </w:rPr>
      </w:pPr>
    </w:p>
    <w:p w14:paraId="63B007C2" w14:textId="77777777" w:rsidR="00137C8C" w:rsidRDefault="00137C8C" w:rsidP="00137C8C">
      <w:pPr>
        <w:pStyle w:val="Rubrik3b"/>
      </w:pPr>
      <w:bookmarkStart w:id="409" w:name="_Toc227077992"/>
      <w:bookmarkStart w:id="410" w:name="_Toc254858622"/>
      <w:r w:rsidRPr="00F439DB">
        <w:t xml:space="preserve">Sammanfattning </w:t>
      </w:r>
      <w:r w:rsidRPr="00B859FF">
        <w:t>av</w:t>
      </w:r>
      <w:r w:rsidRPr="00F439DB">
        <w:t xml:space="preserve"> adresseringsmodell</w:t>
      </w:r>
      <w:bookmarkEnd w:id="409"/>
      <w:bookmarkEnd w:id="410"/>
    </w:p>
    <w:p w14:paraId="7326877F" w14:textId="77777777" w:rsidR="00137C8C" w:rsidRDefault="00137C8C" w:rsidP="00137C8C">
      <w:pPr>
        <w:pStyle w:val="BodyText"/>
      </w:pPr>
    </w:p>
    <w:tbl>
      <w:tblPr>
        <w:tblStyle w:val="TableGrid"/>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ody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ody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odyText"/>
            </w:pPr>
            <w:r>
              <w:t>För alla huvudmän</w:t>
            </w:r>
          </w:p>
        </w:tc>
        <w:tc>
          <w:tcPr>
            <w:tcW w:w="3544" w:type="dxa"/>
          </w:tcPr>
          <w:p w14:paraId="7E86FB30" w14:textId="77777777" w:rsidR="00137C8C" w:rsidRDefault="00137C8C" w:rsidP="002E33F3">
            <w:pPr>
              <w:pStyle w:val="BodyText"/>
            </w:pPr>
            <w:r>
              <w:t>Ineras HSA-id</w:t>
            </w:r>
          </w:p>
        </w:tc>
      </w:tr>
      <w:tr w:rsidR="00137C8C" w14:paraId="2AD3F9A7" w14:textId="77777777" w:rsidTr="002E33F3">
        <w:tc>
          <w:tcPr>
            <w:tcW w:w="3210" w:type="dxa"/>
          </w:tcPr>
          <w:p w14:paraId="32706354" w14:textId="77777777" w:rsidR="00137C8C" w:rsidRDefault="00137C8C" w:rsidP="002E33F3">
            <w:pPr>
              <w:pStyle w:val="BodyText"/>
            </w:pPr>
            <w:r>
              <w:t>För en huvudman/region</w:t>
            </w:r>
          </w:p>
        </w:tc>
        <w:tc>
          <w:tcPr>
            <w:tcW w:w="3544" w:type="dxa"/>
          </w:tcPr>
          <w:p w14:paraId="1C9F6AE1" w14:textId="77777777" w:rsidR="00137C8C" w:rsidRDefault="00137C8C" w:rsidP="002E33F3">
            <w:pPr>
              <w:pStyle w:val="BodyText"/>
            </w:pPr>
            <w:r>
              <w:t>Huvudmannens/regionens HSA-id</w:t>
            </w:r>
          </w:p>
        </w:tc>
      </w:tr>
      <w:tr w:rsidR="00137C8C" w14:paraId="7974D755" w14:textId="77777777" w:rsidTr="002E33F3">
        <w:tc>
          <w:tcPr>
            <w:tcW w:w="3210" w:type="dxa"/>
          </w:tcPr>
          <w:p w14:paraId="211D5330" w14:textId="77777777" w:rsidR="00137C8C" w:rsidRDefault="00137C8C" w:rsidP="002E33F3">
            <w:pPr>
              <w:pStyle w:val="BodyText"/>
            </w:pPr>
            <w:r>
              <w:t>För ett källsystem</w:t>
            </w:r>
          </w:p>
        </w:tc>
        <w:tc>
          <w:tcPr>
            <w:tcW w:w="3544" w:type="dxa"/>
          </w:tcPr>
          <w:p w14:paraId="7D0D11E7" w14:textId="77777777" w:rsidR="00137C8C" w:rsidRDefault="00137C8C" w:rsidP="002E33F3">
            <w:pPr>
              <w:pStyle w:val="BodyText"/>
            </w:pPr>
            <w:r>
              <w:t>Källsystemets HSA-id</w:t>
            </w:r>
          </w:p>
        </w:tc>
      </w:tr>
    </w:tbl>
    <w:p w14:paraId="6B7608EB" w14:textId="77777777" w:rsidR="00137C8C" w:rsidRDefault="00137C8C" w:rsidP="00137C8C">
      <w:pPr>
        <w:pStyle w:val="BodyText"/>
        <w:ind w:right="119"/>
      </w:pPr>
    </w:p>
    <w:p w14:paraId="2A40FF95" w14:textId="77777777" w:rsidR="00137C8C" w:rsidRDefault="00137C8C" w:rsidP="00137C8C">
      <w:pPr>
        <w:pStyle w:val="BodyText"/>
        <w:ind w:right="119"/>
      </w:pPr>
    </w:p>
    <w:p w14:paraId="25392CCF" w14:textId="77777777" w:rsidR="007E47C0" w:rsidRPr="00502896" w:rsidRDefault="007E47C0" w:rsidP="007E47C0"/>
    <w:p w14:paraId="1D78D80B" w14:textId="77777777" w:rsidR="007E47C0" w:rsidRPr="00502896" w:rsidRDefault="007E47C0" w:rsidP="007E47C0">
      <w:pPr>
        <w:pStyle w:val="Heading2"/>
      </w:pPr>
      <w:bookmarkStart w:id="411" w:name="_Toc357754850"/>
      <w:bookmarkStart w:id="412" w:name="_Toc254858623"/>
      <w:r w:rsidRPr="00502896">
        <w:t>Aggregering och engagemangsindex</w:t>
      </w:r>
      <w:bookmarkEnd w:id="411"/>
      <w:bookmarkEnd w:id="412"/>
    </w:p>
    <w:p w14:paraId="238A122D" w14:textId="77777777" w:rsidR="00137C8C" w:rsidRPr="00B6750A" w:rsidRDefault="00137C8C" w:rsidP="00137C8C">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Heading3"/>
      </w:pPr>
      <w:bookmarkStart w:id="413" w:name="_Toc248640896"/>
      <w:bookmarkStart w:id="414" w:name="_Toc254858624"/>
      <w:r w:rsidRPr="00A0151E">
        <w:t>Uppdatering</w:t>
      </w:r>
      <w:r>
        <w:t xml:space="preserve"> av engagemangsindex</w:t>
      </w:r>
      <w:bookmarkEnd w:id="413"/>
      <w:bookmarkEnd w:id="414"/>
    </w:p>
    <w:p w14:paraId="0F539845" w14:textId="77777777" w:rsidR="00137C8C" w:rsidRDefault="00137C8C" w:rsidP="00137C8C">
      <w:pPr>
        <w:pStyle w:val="Body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odyText"/>
      </w:pPr>
    </w:p>
    <w:p w14:paraId="16FEA7E7" w14:textId="77777777" w:rsidR="00502896" w:rsidRDefault="00137C8C" w:rsidP="00137C8C">
      <w:pPr>
        <w:pStyle w:val="BodyText"/>
      </w:pPr>
      <w:r>
        <w:t>All uppdatering av engagemangsindex sker genom att källsystemet anropar engageman</w:t>
      </w:r>
      <w:r w:rsidR="00502896">
        <w:t>gsindex genom tjänstekontraktet</w:t>
      </w:r>
    </w:p>
    <w:p w14:paraId="7814A966" w14:textId="77777777" w:rsidR="00502896" w:rsidRDefault="00502896" w:rsidP="00502896">
      <w:pPr>
        <w:pStyle w:val="BodyText"/>
      </w:pPr>
      <w:r>
        <w:tab/>
      </w:r>
      <w:r w:rsidR="00137C8C">
        <w:t>urn:riv:itintegration:engagementindex:U</w:t>
      </w:r>
      <w:r>
        <w:t>pdateResponder:1 (”index-push”)</w:t>
      </w:r>
    </w:p>
    <w:p w14:paraId="273055F6" w14:textId="045E75BE" w:rsidR="00502896" w:rsidRDefault="00502896" w:rsidP="00502896">
      <w:pPr>
        <w:pStyle w:val="BodyText"/>
      </w:pPr>
      <w:r>
        <w:t>eller genom att erbjuda tjänstekontraktet</w:t>
      </w:r>
    </w:p>
    <w:p w14:paraId="6F93D2BF" w14:textId="0C7DE9C9" w:rsidR="00502896" w:rsidRDefault="00502896" w:rsidP="00502896">
      <w:pPr>
        <w:pStyle w:val="BodyText"/>
      </w:pPr>
      <w:r>
        <w:tab/>
      </w:r>
      <w:r w:rsidR="00137C8C">
        <w:t>urn:riv:itintegration:engagementindex:GetUpd</w:t>
      </w:r>
      <w:r>
        <w:t>atesResponder:1 (”index-pull”).</w:t>
      </w:r>
    </w:p>
    <w:p w14:paraId="06357BE7" w14:textId="1508DBBB" w:rsidR="00137C8C" w:rsidRDefault="00137C8C" w:rsidP="00502896">
      <w:pPr>
        <w:pStyle w:val="BodyText"/>
      </w:pPr>
      <w:r>
        <w:t>Ladda hem Engagemangsindex WSDL, scheman och tjänstekontraktsbeskrivning för detaljer.</w:t>
      </w:r>
    </w:p>
    <w:p w14:paraId="4CDF1167" w14:textId="77777777" w:rsidR="00137C8C" w:rsidRDefault="00137C8C" w:rsidP="00137C8C">
      <w:pPr>
        <w:pStyle w:val="BodyText"/>
      </w:pPr>
    </w:p>
    <w:p w14:paraId="24AB7702" w14:textId="77777777" w:rsidR="00137C8C" w:rsidRPr="00E2060F" w:rsidRDefault="00137C8C" w:rsidP="00137C8C">
      <w:pPr>
        <w:pStyle w:val="Body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ody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ody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ody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ody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ody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ody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ody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ody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ody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Person- eller samordningsnummer enligt skatteverkets </w:t>
            </w:r>
            <w:r w:rsidRPr="00137C8C">
              <w:rPr>
                <w:rFonts w:ascii="Times New Roman" w:hAnsi="Times New Roman"/>
              </w:rPr>
              <w:lastRenderedPageBreak/>
              <w:t xml:space="preserve">definition (12 tecken). </w:t>
            </w:r>
          </w:p>
        </w:tc>
        <w:tc>
          <w:tcPr>
            <w:tcW w:w="788" w:type="dxa"/>
            <w:shd w:val="clear" w:color="auto" w:fill="auto"/>
          </w:tcPr>
          <w:p w14:paraId="01F264E8"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1..1</w:t>
            </w:r>
          </w:p>
        </w:tc>
        <w:tc>
          <w:tcPr>
            <w:tcW w:w="1998" w:type="dxa"/>
            <w:shd w:val="clear" w:color="auto" w:fill="auto"/>
          </w:tcPr>
          <w:p w14:paraId="4B15CAB5" w14:textId="77777777" w:rsidR="00137C8C" w:rsidRPr="00137C8C" w:rsidRDefault="00137C8C" w:rsidP="002E33F3">
            <w:pPr>
              <w:pStyle w:val="BodyText"/>
              <w:rPr>
                <w:rFonts w:ascii="Times New Roman" w:hAnsi="Times New Roman"/>
              </w:rPr>
            </w:pPr>
          </w:p>
        </w:tc>
        <w:tc>
          <w:tcPr>
            <w:tcW w:w="1330" w:type="dxa"/>
            <w:shd w:val="clear" w:color="auto" w:fill="auto"/>
          </w:tcPr>
          <w:p w14:paraId="1E0E64F7"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Service domain*</w:t>
            </w:r>
          </w:p>
        </w:tc>
        <w:tc>
          <w:tcPr>
            <w:tcW w:w="1262" w:type="dxa"/>
            <w:shd w:val="clear" w:color="auto" w:fill="auto"/>
          </w:tcPr>
          <w:p w14:paraId="1CFFEB5A"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ody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ody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ody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odyText"/>
              <w:rPr>
                <w:rFonts w:ascii="Times New Roman" w:hAnsi="Times New Roman"/>
              </w:rPr>
            </w:pPr>
          </w:p>
        </w:tc>
        <w:tc>
          <w:tcPr>
            <w:tcW w:w="788" w:type="dxa"/>
            <w:shd w:val="clear" w:color="auto" w:fill="auto"/>
          </w:tcPr>
          <w:p w14:paraId="031E5195"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ody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ody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ody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ody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ody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ody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ody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ody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ody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odyText"/>
              <w:rPr>
                <w:rFonts w:ascii="Times New Roman" w:hAnsi="Times New Roman"/>
              </w:rPr>
            </w:pPr>
            <w:r w:rsidRPr="00137C8C">
              <w:rPr>
                <w:rFonts w:ascii="Times New Roman" w:hAnsi="Times New Roman"/>
              </w:rPr>
              <w:t>Clinical process interest Id</w:t>
            </w:r>
          </w:p>
        </w:tc>
        <w:tc>
          <w:tcPr>
            <w:tcW w:w="1262" w:type="dxa"/>
            <w:shd w:val="clear" w:color="auto" w:fill="auto"/>
          </w:tcPr>
          <w:p w14:paraId="364F3F8F" w14:textId="715F47B3" w:rsidR="00137C8C" w:rsidRPr="00137C8C" w:rsidRDefault="00137C8C" w:rsidP="002E33F3">
            <w:pPr>
              <w:pStyle w:val="BodyText"/>
              <w:rPr>
                <w:rFonts w:ascii="Times New Roman" w:hAnsi="Times New Roman"/>
              </w:rPr>
            </w:pPr>
            <w:r w:rsidRPr="00137C8C">
              <w:rPr>
                <w:rFonts w:ascii="Times New Roman" w:hAnsi="Times New Roman"/>
              </w:rPr>
              <w:t>Hälsoärende-id</w:t>
            </w:r>
          </w:p>
        </w:tc>
        <w:tc>
          <w:tcPr>
            <w:tcW w:w="2444" w:type="dxa"/>
            <w:shd w:val="clear" w:color="auto" w:fill="auto"/>
          </w:tcPr>
          <w:p w14:paraId="19462AF1" w14:textId="6F4E832E" w:rsidR="00137C8C" w:rsidRPr="00137C8C" w:rsidRDefault="00137C8C" w:rsidP="002E33F3">
            <w:pPr>
              <w:pStyle w:val="BodyText"/>
              <w:rPr>
                <w:rFonts w:ascii="Times New Roman" w:hAnsi="Times New Roman"/>
              </w:rPr>
            </w:pPr>
            <w:r w:rsidRPr="00137C8C">
              <w:rPr>
                <w:rFonts w:ascii="Times New Roman" w:hAnsi="Times New Roman"/>
              </w:rPr>
              <w:t>GUID</w:t>
            </w:r>
          </w:p>
        </w:tc>
        <w:tc>
          <w:tcPr>
            <w:tcW w:w="788" w:type="dxa"/>
            <w:shd w:val="clear" w:color="auto" w:fill="auto"/>
          </w:tcPr>
          <w:p w14:paraId="33EA18CC" w14:textId="320B5DF1"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odyText"/>
              <w:rPr>
                <w:rFonts w:ascii="Times New Roman" w:hAnsi="Times New Roman"/>
              </w:rPr>
            </w:pPr>
            <w:r w:rsidRPr="00137C8C">
              <w:rPr>
                <w:rFonts w:ascii="Times New Roman" w:hAnsi="Times New Roman"/>
              </w:rPr>
              <w:t>”NA” (ännu ej tillämpat i tjänstedomänen)</w:t>
            </w:r>
          </w:p>
        </w:tc>
        <w:tc>
          <w:tcPr>
            <w:tcW w:w="1330" w:type="dxa"/>
            <w:shd w:val="clear" w:color="auto" w:fill="auto"/>
          </w:tcPr>
          <w:p w14:paraId="691081F3" w14:textId="52E80534"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odyText"/>
              <w:rPr>
                <w:rFonts w:ascii="Times New Roman" w:hAnsi="Times New Roman"/>
              </w:rPr>
            </w:pPr>
            <w:r w:rsidRPr="00137C8C">
              <w:rPr>
                <w:rFonts w:ascii="Times New Roman" w:hAnsi="Times New Roman"/>
              </w:rPr>
              <w:t>Most Recent Content*</w:t>
            </w:r>
          </w:p>
        </w:tc>
        <w:tc>
          <w:tcPr>
            <w:tcW w:w="1262" w:type="dxa"/>
            <w:shd w:val="clear" w:color="auto" w:fill="auto"/>
          </w:tcPr>
          <w:p w14:paraId="1CA84FAE" w14:textId="49CF0DAA" w:rsidR="00137C8C" w:rsidRPr="00137C8C" w:rsidRDefault="00137C8C" w:rsidP="002E33F3">
            <w:pPr>
              <w:pStyle w:val="Body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ody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ody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ody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ody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ody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ody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lastRenderedPageBreak/>
              <w:t>Update Time</w:t>
            </w:r>
          </w:p>
        </w:tc>
        <w:tc>
          <w:tcPr>
            <w:tcW w:w="1262" w:type="dxa"/>
            <w:shd w:val="clear" w:color="auto" w:fill="auto"/>
          </w:tcPr>
          <w:p w14:paraId="73801CD7" w14:textId="4C61021C" w:rsidR="00137C8C" w:rsidRPr="00137C8C" w:rsidRDefault="00137C8C" w:rsidP="002E33F3">
            <w:pPr>
              <w:pStyle w:val="Body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ody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ody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ody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ody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ody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ody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ody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ody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ody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ody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Heading2"/>
        <w:numPr>
          <w:ilvl w:val="0"/>
          <w:numId w:val="0"/>
        </w:numPr>
        <w:rPr>
          <w:highlight w:val="yellow"/>
        </w:rPr>
      </w:pPr>
    </w:p>
    <w:p w14:paraId="7D892E8E" w14:textId="3B1939F6" w:rsidR="007E47C0" w:rsidRDefault="007E47C0" w:rsidP="007E47C0">
      <w:pPr>
        <w:pStyle w:val="Heading1"/>
      </w:pPr>
      <w:bookmarkStart w:id="415" w:name="_Toc224960921"/>
      <w:bookmarkStart w:id="416" w:name="_Toc357754852"/>
      <w:bookmarkStart w:id="417" w:name="_Toc254858625"/>
      <w:r>
        <w:t>Tjänstedomänens krav och regler</w:t>
      </w:r>
      <w:bookmarkEnd w:id="415"/>
      <w:bookmarkEnd w:id="416"/>
      <w:bookmarkEnd w:id="417"/>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Heading2"/>
      </w:pPr>
      <w:bookmarkStart w:id="418" w:name="_Informationssäkerhet_och_juridik"/>
      <w:bookmarkStart w:id="419" w:name="_Toc357754853"/>
      <w:bookmarkStart w:id="420" w:name="_Toc254858626"/>
      <w:bookmarkEnd w:id="418"/>
      <w:r>
        <w:t>Informationssäkerhet och juridik</w:t>
      </w:r>
      <w:bookmarkEnd w:id="419"/>
      <w:bookmarkEnd w:id="420"/>
    </w:p>
    <w:p w14:paraId="293C5933" w14:textId="77777777" w:rsidR="00FB69B3" w:rsidRPr="00FB69B3" w:rsidRDefault="00FB69B3" w:rsidP="00FB69B3">
      <w:pPr>
        <w:pStyle w:val="Rubrik3b"/>
        <w:ind w:left="0" w:firstLine="0"/>
        <w:rPr>
          <w:rFonts w:ascii="Georgia" w:hAnsi="Georgia"/>
        </w:rPr>
      </w:pPr>
      <w:bookmarkStart w:id="421" w:name="_Toc219337771"/>
      <w:bookmarkStart w:id="422" w:name="_Toc227077995"/>
      <w:bookmarkStart w:id="423" w:name="_Toc245231399"/>
      <w:bookmarkStart w:id="424" w:name="_Toc254858627"/>
      <w:r w:rsidRPr="00FB69B3">
        <w:rPr>
          <w:rFonts w:ascii="Georgia" w:hAnsi="Georgia"/>
        </w:rPr>
        <w:t>Medarbetarens direktåtkomst</w:t>
      </w:r>
      <w:bookmarkEnd w:id="421"/>
      <w:bookmarkEnd w:id="422"/>
      <w:bookmarkEnd w:id="423"/>
      <w:bookmarkEnd w:id="424"/>
    </w:p>
    <w:p w14:paraId="0B36B10E" w14:textId="77777777" w:rsidR="00FB69B3" w:rsidRDefault="00FB69B3" w:rsidP="00FB69B3">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w:t>
      </w:r>
      <w:r>
        <w:lastRenderedPageBreak/>
        <w:t xml:space="preserve">regelverket för samtycke, vårdrelation och åtkomstloggning måste följas. Dessutom finns krav från datainspektionen om ytterligare teknisk åtkomstkontroll. </w:t>
      </w:r>
    </w:p>
    <w:p w14:paraId="4C330A0D" w14:textId="77777777" w:rsidR="00FB69B3" w:rsidRDefault="00FB69B3" w:rsidP="00FB69B3">
      <w:pPr>
        <w:pStyle w:val="BodyText"/>
        <w:ind w:right="119"/>
      </w:pPr>
    </w:p>
    <w:p w14:paraId="5D1575C1" w14:textId="77777777" w:rsidR="00FB69B3" w:rsidRDefault="00FB69B3" w:rsidP="00FB69B3">
      <w:pPr>
        <w:pStyle w:val="Body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odyText"/>
        <w:ind w:right="119"/>
      </w:pPr>
    </w:p>
    <w:p w14:paraId="66206170" w14:textId="77777777" w:rsidR="00FB69B3" w:rsidRDefault="00FB69B3" w:rsidP="00FB69B3">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425" w:name="_Toc219337772"/>
      <w:bookmarkStart w:id="426" w:name="_Toc227077996"/>
      <w:bookmarkStart w:id="427" w:name="_Toc229537043"/>
      <w:bookmarkStart w:id="428" w:name="_Toc245231400"/>
      <w:bookmarkStart w:id="429" w:name="_Toc254858628"/>
      <w:r w:rsidRPr="00FB69B3">
        <w:rPr>
          <w:rFonts w:ascii="Georgia" w:hAnsi="Georgia"/>
        </w:rPr>
        <w:t>Patientens direktåtkomst</w:t>
      </w:r>
      <w:bookmarkEnd w:id="425"/>
      <w:bookmarkEnd w:id="426"/>
      <w:bookmarkEnd w:id="427"/>
      <w:bookmarkEnd w:id="428"/>
      <w:bookmarkEnd w:id="429"/>
    </w:p>
    <w:p w14:paraId="54A045AF" w14:textId="77777777" w:rsidR="00FB69B3" w:rsidRPr="00EF4A67" w:rsidRDefault="00FB69B3" w:rsidP="00FB69B3">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430" w:name="_Toc219337773"/>
      <w:bookmarkStart w:id="431" w:name="_Toc227077997"/>
      <w:bookmarkStart w:id="432" w:name="_Toc245231401"/>
      <w:bookmarkStart w:id="433" w:name="_Toc254858629"/>
      <w:r w:rsidRPr="00FB69B3">
        <w:rPr>
          <w:rFonts w:ascii="Georgia" w:hAnsi="Georgia"/>
        </w:rPr>
        <w:t>Generellt</w:t>
      </w:r>
      <w:bookmarkEnd w:id="430"/>
      <w:bookmarkEnd w:id="431"/>
      <w:bookmarkEnd w:id="432"/>
      <w:bookmarkEnd w:id="433"/>
    </w:p>
    <w:p w14:paraId="0557FA25" w14:textId="77777777" w:rsidR="00FB69B3" w:rsidRDefault="00FB69B3" w:rsidP="00FB69B3">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434" w:name="_Toc254858630"/>
      <w:r>
        <w:t>Icke funktionella krav</w:t>
      </w:r>
      <w:bookmarkEnd w:id="434"/>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Heading3"/>
      </w:pPr>
      <w:bookmarkStart w:id="435" w:name="_Toc254858631"/>
      <w:r>
        <w:t>SLA krav</w:t>
      </w:r>
      <w:bookmarkEnd w:id="435"/>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lastRenderedPageBreak/>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odyText"/>
      </w:pPr>
    </w:p>
    <w:p w14:paraId="7411275B" w14:textId="77777777" w:rsidR="00265F33" w:rsidRDefault="00265F33" w:rsidP="00C54F68">
      <w:pPr>
        <w:pStyle w:val="Heading3"/>
      </w:pPr>
      <w:bookmarkStart w:id="436" w:name="_Toc254858632"/>
      <w:r>
        <w:t>Övriga krav</w:t>
      </w:r>
      <w:bookmarkEnd w:id="436"/>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lastRenderedPageBreak/>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Heading2"/>
      </w:pPr>
      <w:bookmarkStart w:id="437" w:name="_Toc357754854"/>
      <w:bookmarkStart w:id="438" w:name="_Toc254858633"/>
      <w:bookmarkStart w:id="439" w:name="_Toc224960922"/>
      <w:bookmarkStart w:id="440" w:name="_Toc357754855"/>
      <w:bookmarkEnd w:id="310"/>
      <w:bookmarkEnd w:id="311"/>
      <w:bookmarkEnd w:id="312"/>
      <w:r>
        <w:t>Felhantering</w:t>
      </w:r>
      <w:bookmarkEnd w:id="437"/>
      <w:bookmarkEnd w:id="438"/>
    </w:p>
    <w:p w14:paraId="53FA685A" w14:textId="77777777" w:rsidR="008C41FF" w:rsidRDefault="008C41FF" w:rsidP="008C41FF">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Heading3"/>
      </w:pPr>
      <w:bookmarkStart w:id="441" w:name="_Toc254858634"/>
      <w:r>
        <w:t>Krav på en tjänsteproducent</w:t>
      </w:r>
      <w:bookmarkEnd w:id="441"/>
    </w:p>
    <w:p w14:paraId="48ED7355" w14:textId="77777777" w:rsidR="007C5E55" w:rsidRDefault="007C5E55" w:rsidP="007C5E55">
      <w:pPr>
        <w:pStyle w:val="Heading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Heading4"/>
        <w:numPr>
          <w:ilvl w:val="0"/>
          <w:numId w:val="0"/>
        </w:numPr>
        <w:ind w:left="864"/>
      </w:pPr>
    </w:p>
    <w:p w14:paraId="1F1C35DA" w14:textId="77777777" w:rsidR="007C5E55" w:rsidRDefault="007C5E55" w:rsidP="007C5E55">
      <w:pPr>
        <w:pStyle w:val="Heading4"/>
      </w:pPr>
      <w:r>
        <w:t>Tekniska fel</w:t>
      </w:r>
    </w:p>
    <w:p w14:paraId="1164894E" w14:textId="77777777" w:rsidR="00B0697D" w:rsidRPr="00F94286" w:rsidRDefault="00B0697D" w:rsidP="00B0697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Heading3"/>
        <w:numPr>
          <w:ilvl w:val="0"/>
          <w:numId w:val="0"/>
        </w:numPr>
        <w:ind w:left="720"/>
      </w:pPr>
    </w:p>
    <w:p w14:paraId="03C2254E" w14:textId="77777777" w:rsidR="007C5E55" w:rsidRPr="00E131FD" w:rsidRDefault="007C5E55" w:rsidP="007C5E55">
      <w:pPr>
        <w:pStyle w:val="Heading3"/>
      </w:pPr>
      <w:bookmarkStart w:id="442" w:name="_Toc254858635"/>
      <w:r>
        <w:t>Krav på en tjänstekonsument</w:t>
      </w:r>
      <w:bookmarkEnd w:id="442"/>
    </w:p>
    <w:p w14:paraId="4A1DCE71" w14:textId="77777777" w:rsidR="007C5E55" w:rsidRDefault="007C5E55" w:rsidP="007C5E55">
      <w:pPr>
        <w:pStyle w:val="Heading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Heading4"/>
        <w:numPr>
          <w:ilvl w:val="0"/>
          <w:numId w:val="0"/>
        </w:numPr>
        <w:ind w:left="864"/>
      </w:pPr>
    </w:p>
    <w:p w14:paraId="472D0B7B" w14:textId="77777777" w:rsidR="007C5E55" w:rsidRDefault="007C5E55" w:rsidP="007C5E55">
      <w:pPr>
        <w:pStyle w:val="Heading4"/>
      </w:pPr>
      <w:r>
        <w:t>Tekniska fel</w:t>
      </w:r>
    </w:p>
    <w:p w14:paraId="261E426E" w14:textId="5FD44FBD" w:rsidR="007C5E55" w:rsidRDefault="008C41FF" w:rsidP="00F94286">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odyText"/>
        <w:ind w:right="119"/>
      </w:pPr>
    </w:p>
    <w:p w14:paraId="00665E9D" w14:textId="11DC2054" w:rsidR="008957E8" w:rsidRPr="00836205" w:rsidRDefault="00836205" w:rsidP="008957E8">
      <w:pPr>
        <w:rPr>
          <w:sz w:val="30"/>
          <w:szCs w:val="30"/>
        </w:rPr>
      </w:pPr>
      <w:bookmarkStart w:id="443" w:name="_Toc379448260"/>
      <w:r>
        <w:rPr>
          <w:sz w:val="30"/>
          <w:szCs w:val="30"/>
        </w:rPr>
        <w:t>5</w:t>
      </w:r>
      <w:r w:rsidR="008957E8" w:rsidRPr="00836205">
        <w:rPr>
          <w:sz w:val="30"/>
          <w:szCs w:val="30"/>
        </w:rPr>
        <w:t xml:space="preserve"> Gemensamma informationskomponenter</w:t>
      </w:r>
      <w:bookmarkEnd w:id="443"/>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ink"/>
          </w:rPr>
          <w:t>Informationssäkerhet och juridik</w:t>
        </w:r>
      </w:hyperlink>
      <w:r>
        <w:t>” ovan.</w:t>
      </w:r>
    </w:p>
    <w:p w14:paraId="382A5BD2" w14:textId="239D7A7A" w:rsidR="008957E8" w:rsidRDefault="008957E8" w:rsidP="008957E8">
      <w:pPr>
        <w:tabs>
          <w:tab w:val="left" w:pos="567"/>
        </w:tabs>
        <w:spacing w:before="120"/>
        <w:ind w:right="838"/>
      </w:pPr>
      <w:r>
        <w:t>De gemensamma typerna bes</w:t>
      </w:r>
      <w:r w:rsidR="00DB6CA6">
        <w:t>krivs i bilaga/bilagor med namn</w:t>
      </w:r>
      <w:r>
        <w:t xml:space="preserve"> ”B</w:t>
      </w:r>
      <w:r w:rsidR="00D622F8">
        <w:t>ilaga_Gemensamma_typer_1</w:t>
      </w:r>
      <w:r>
        <w:t>.pdf”</w:t>
      </w:r>
    </w:p>
    <w:p w14:paraId="511FB216" w14:textId="77777777" w:rsidR="007E47C0" w:rsidRDefault="007E47C0" w:rsidP="007E47C0">
      <w:pPr>
        <w:pStyle w:val="Heading1"/>
      </w:pPr>
      <w:bookmarkStart w:id="444" w:name="_Toc254858636"/>
      <w:r>
        <w:lastRenderedPageBreak/>
        <w:t xml:space="preserve">Tjänstedomänens </w:t>
      </w:r>
      <w:bookmarkEnd w:id="439"/>
      <w:r>
        <w:t>meddelandemodeller</w:t>
      </w:r>
      <w:bookmarkEnd w:id="440"/>
      <w:bookmarkEnd w:id="444"/>
    </w:p>
    <w:p w14:paraId="47FFE2B7" w14:textId="77777777" w:rsidR="007E47C0" w:rsidRDefault="007E47C0" w:rsidP="007E47C0">
      <w:bookmarkStart w:id="445"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Heading2"/>
      </w:pPr>
      <w:bookmarkStart w:id="446" w:name="_Toc357754856"/>
      <w:bookmarkStart w:id="447" w:name="_Toc254858637"/>
      <w:r>
        <w:t>V-MIM</w:t>
      </w:r>
      <w:bookmarkEnd w:id="446"/>
      <w:bookmarkEnd w:id="447"/>
      <w:r>
        <w:t xml:space="preserve"> </w:t>
      </w:r>
    </w:p>
    <w:p w14:paraId="005A3890" w14:textId="40ADF66B" w:rsidR="007E47C0" w:rsidRPr="0093401A" w:rsidRDefault="0093401A" w:rsidP="0093401A">
      <w:pPr>
        <w:pStyle w:val="Heading3"/>
        <w:numPr>
          <w:ilvl w:val="0"/>
          <w:numId w:val="0"/>
        </w:numPr>
        <w:ind w:left="720" w:hanging="720"/>
        <w:rPr>
          <w:sz w:val="20"/>
          <w:szCs w:val="20"/>
        </w:rPr>
      </w:pPr>
      <w:bookmarkStart w:id="448" w:name="_Toc254858638"/>
      <w:r w:rsidRPr="0093401A">
        <w:rPr>
          <w:sz w:val="20"/>
          <w:szCs w:val="20"/>
        </w:rPr>
        <w:t>5.1.1 GetReferallOutcome</w:t>
      </w:r>
      <w:bookmarkEnd w:id="448"/>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Heading3"/>
        <w:numPr>
          <w:ilvl w:val="0"/>
          <w:numId w:val="0"/>
        </w:numPr>
        <w:ind w:left="720" w:hanging="720"/>
        <w:rPr>
          <w:sz w:val="20"/>
          <w:szCs w:val="20"/>
        </w:rPr>
      </w:pPr>
      <w:bookmarkStart w:id="449" w:name="_Toc254858639"/>
      <w:r>
        <w:rPr>
          <w:sz w:val="20"/>
          <w:szCs w:val="20"/>
        </w:rPr>
        <w:t>5.1.2</w:t>
      </w:r>
      <w:r w:rsidRPr="0093401A">
        <w:rPr>
          <w:sz w:val="20"/>
          <w:szCs w:val="20"/>
        </w:rPr>
        <w:t xml:space="preserve"> Get</w:t>
      </w:r>
      <w:r>
        <w:rPr>
          <w:sz w:val="20"/>
          <w:szCs w:val="20"/>
        </w:rPr>
        <w:t>MaternityMedicalHistory</w:t>
      </w:r>
      <w:bookmarkEnd w:id="449"/>
    </w:p>
    <w:p w14:paraId="044E4408" w14:textId="77777777" w:rsidR="0093401A" w:rsidRDefault="0093401A" w:rsidP="0093401A">
      <w:pPr>
        <w:pStyle w:val="Body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odyText"/>
      </w:pPr>
    </w:p>
    <w:p w14:paraId="0FF089A5" w14:textId="364C609A" w:rsidR="0093401A" w:rsidRPr="00907C9B" w:rsidRDefault="001170E4" w:rsidP="0093401A">
      <w:pPr>
        <w:spacing w:line="239" w:lineRule="auto"/>
        <w:ind w:right="145"/>
        <w:rPr>
          <w:spacing w:val="-1"/>
        </w:rPr>
      </w:pPr>
      <w:r>
        <w:rPr>
          <w:noProof/>
          <w:lang w:val="en-US"/>
        </w:rPr>
        <w:drawing>
          <wp:inline distT="0" distB="0" distL="0" distR="0" wp14:anchorId="2B22D414" wp14:editId="7326721E">
            <wp:extent cx="5507990" cy="3268338"/>
            <wp:effectExtent l="0" t="0" r="3810" b="8890"/>
            <wp:docPr id="2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52CC9895" w14:textId="77777777" w:rsidR="007E47C0" w:rsidRPr="002F2D14" w:rsidRDefault="007E47C0" w:rsidP="007E47C0"/>
    <w:p w14:paraId="219B651A" w14:textId="77777777" w:rsidR="007E47C0" w:rsidRDefault="007E47C0" w:rsidP="007E47C0">
      <w:bookmarkStart w:id="450" w:name="_Toc176141590"/>
      <w:bookmarkStart w:id="451" w:name="_Toc176141594"/>
      <w:bookmarkStart w:id="452" w:name="_Toc182360207"/>
      <w:bookmarkStart w:id="453" w:name="_Toc182360366"/>
      <w:bookmarkStart w:id="454" w:name="_Toc182362292"/>
      <w:bookmarkEnd w:id="450"/>
      <w:bookmarkEnd w:id="451"/>
      <w:bookmarkEnd w:id="452"/>
      <w:bookmarkEnd w:id="453"/>
      <w:bookmarkEnd w:id="454"/>
    </w:p>
    <w:p w14:paraId="56C01FCC" w14:textId="426F371F" w:rsidR="0093401A" w:rsidRPr="0093401A" w:rsidRDefault="0093401A" w:rsidP="0093401A">
      <w:pPr>
        <w:pStyle w:val="Heading3"/>
        <w:numPr>
          <w:ilvl w:val="0"/>
          <w:numId w:val="0"/>
        </w:numPr>
        <w:ind w:left="720" w:hanging="720"/>
        <w:rPr>
          <w:sz w:val="20"/>
          <w:szCs w:val="20"/>
        </w:rPr>
      </w:pPr>
      <w:bookmarkStart w:id="455" w:name="_Toc254858640"/>
      <w:r>
        <w:rPr>
          <w:sz w:val="20"/>
          <w:szCs w:val="20"/>
        </w:rPr>
        <w:t>5.1.2</w:t>
      </w:r>
      <w:r w:rsidRPr="0093401A">
        <w:rPr>
          <w:sz w:val="20"/>
          <w:szCs w:val="20"/>
        </w:rPr>
        <w:t xml:space="preserve"> Get</w:t>
      </w:r>
      <w:r w:rsidR="009003B9">
        <w:rPr>
          <w:sz w:val="20"/>
          <w:szCs w:val="20"/>
        </w:rPr>
        <w:t>LaboratoryOrderOutcome</w:t>
      </w:r>
      <w:bookmarkEnd w:id="455"/>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Heading1"/>
      </w:pPr>
      <w:bookmarkStart w:id="456" w:name="_Toc357754858"/>
      <w:bookmarkStart w:id="457" w:name="_Toc254858641"/>
      <w:r>
        <w:lastRenderedPageBreak/>
        <w:t>Tjänstekontrakt</w:t>
      </w:r>
      <w:bookmarkEnd w:id="445"/>
      <w:bookmarkEnd w:id="456"/>
      <w:bookmarkEnd w:id="457"/>
    </w:p>
    <w:p w14:paraId="0A48ED19" w14:textId="652CA76E" w:rsidR="00F27703" w:rsidRPr="00F27703" w:rsidRDefault="00F27703" w:rsidP="00F27703">
      <w:pPr>
        <w:pStyle w:val="Heading2"/>
      </w:pPr>
      <w:bookmarkStart w:id="458" w:name="_Toc248640905"/>
      <w:bookmarkStart w:id="459" w:name="_Toc254858642"/>
      <w:r w:rsidRPr="00F27703">
        <w:t>GetReferralOutcome</w:t>
      </w:r>
      <w:bookmarkEnd w:id="458"/>
      <w:bookmarkEnd w:id="459"/>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460" w:name="_Toc379448266"/>
      <w:r>
        <w:t>Gemensamma informationskomponenter</w:t>
      </w:r>
      <w:bookmarkEnd w:id="460"/>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Heading3"/>
      </w:pPr>
      <w:bookmarkStart w:id="461" w:name="_Toc254858643"/>
      <w:r>
        <w:t>Version</w:t>
      </w:r>
      <w:bookmarkEnd w:id="461"/>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Heading3"/>
      </w:pPr>
      <w:bookmarkStart w:id="462" w:name="_Toc254858644"/>
      <w:r>
        <w:t>Fältregler</w:t>
      </w:r>
      <w:bookmarkEnd w:id="462"/>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556159" w:rsidRDefault="001D061B" w:rsidP="00514BAB">
            <w:pPr>
              <w:pStyle w:val="TableParagraph"/>
              <w:spacing w:line="229" w:lineRule="exact"/>
              <w:ind w:left="102"/>
              <w:rPr>
                <w:rFonts w:ascii="Times New Roman" w:eastAsia="Times New Roman" w:hAnsi="Times New Roman" w:cs="Times New Roman"/>
                <w:b/>
                <w:spacing w:val="-1"/>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417" w:type="dxa"/>
          </w:tcPr>
          <w:p w14:paraId="110B61AA"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14058A2F" w14:textId="77777777" w:rsidTr="00514BAB">
        <w:tc>
          <w:tcPr>
            <w:tcW w:w="2660" w:type="dxa"/>
          </w:tcPr>
          <w:p w14:paraId="3BF48D26" w14:textId="3392E100" w:rsidR="001D061B" w:rsidRPr="00907C9B" w:rsidRDefault="001D061B" w:rsidP="00514BAB">
            <w:pPr>
              <w:pStyle w:val="TableParagraph"/>
              <w:spacing w:line="229" w:lineRule="exact"/>
              <w:ind w:left="102"/>
              <w:rPr>
                <w:b/>
                <w:spacing w:val="-1"/>
                <w:sz w:val="20"/>
                <w:szCs w:val="20"/>
              </w:rPr>
            </w:pPr>
            <w:r>
              <w:rPr>
                <w:sz w:val="20"/>
                <w:szCs w:val="20"/>
              </w:rPr>
              <w:t>careUnitHSAid</w:t>
            </w:r>
            <w:r w:rsidRPr="00907C9B">
              <w:rPr>
                <w:sz w:val="20"/>
                <w:szCs w:val="20"/>
              </w:rPr>
              <w:t xml:space="preserve"> </w:t>
            </w:r>
          </w:p>
        </w:tc>
        <w:tc>
          <w:tcPr>
            <w:tcW w:w="1417" w:type="dxa"/>
          </w:tcPr>
          <w:p w14:paraId="2FD7B895" w14:textId="24CE921F"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HSAidType</w:t>
            </w:r>
          </w:p>
        </w:tc>
        <w:tc>
          <w:tcPr>
            <w:tcW w:w="4111" w:type="dxa"/>
          </w:tcPr>
          <w:p w14:paraId="01D0F470" w14:textId="23C86FED"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Filtrering på 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Pr="00360C3A">
              <w:rPr>
                <w:spacing w:val="-1"/>
                <w:sz w:val="20"/>
                <w:szCs w:val="20"/>
              </w:rPr>
              <w:t xml:space="preserve">healthcareProfessionalCareUnitHSAId </w:t>
            </w:r>
            <w:r w:rsidRPr="00907C9B">
              <w:rPr>
                <w:spacing w:val="-1"/>
                <w:sz w:val="20"/>
                <w:szCs w:val="20"/>
              </w:rPr>
              <w:t xml:space="preserve">i </w:t>
            </w:r>
            <w:r w:rsidRPr="00360C3A">
              <w:rPr>
                <w:spacing w:val="-1"/>
                <w:sz w:val="20"/>
                <w:szCs w:val="20"/>
              </w:rPr>
              <w:t>accountableHealthcareProfessional</w:t>
            </w:r>
            <w:r>
              <w:rPr>
                <w:spacing w:val="-1"/>
                <w:sz w:val="20"/>
                <w:szCs w:val="20"/>
              </w:rPr>
              <w:t>.</w:t>
            </w:r>
          </w:p>
        </w:tc>
        <w:tc>
          <w:tcPr>
            <w:tcW w:w="1418" w:type="dxa"/>
          </w:tcPr>
          <w:p w14:paraId="5B7AA792" w14:textId="77777777" w:rsidR="001D061B" w:rsidRPr="00907C9B" w:rsidRDefault="001D061B" w:rsidP="008A6494">
            <w:pPr>
              <w:spacing w:line="229" w:lineRule="exact"/>
              <w:ind w:left="102"/>
              <w:rPr>
                <w:szCs w:val="20"/>
              </w:rPr>
            </w:pPr>
            <w:r>
              <w:rPr>
                <w:szCs w:val="20"/>
              </w:rPr>
              <w:t>0</w:t>
            </w:r>
            <w:r w:rsidRPr="00907C9B">
              <w:rPr>
                <w:szCs w:val="20"/>
              </w:rPr>
              <w:t>.</w:t>
            </w:r>
            <w:r w:rsidRPr="00907C9B">
              <w:rPr>
                <w:spacing w:val="-1"/>
                <w:szCs w:val="20"/>
              </w:rPr>
              <w:t>.</w:t>
            </w:r>
            <w:r>
              <w:rPr>
                <w:szCs w:val="20"/>
              </w:rPr>
              <w:t>*</w:t>
            </w:r>
          </w:p>
          <w:p w14:paraId="483E2B07"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7D0BDD62" w14:textId="77777777" w:rsidTr="00514BAB">
        <w:tc>
          <w:tcPr>
            <w:tcW w:w="2660" w:type="dxa"/>
          </w:tcPr>
          <w:p w14:paraId="0113580B" w14:textId="4B390697" w:rsidR="001D061B" w:rsidRDefault="001D061B" w:rsidP="00514BAB">
            <w:pPr>
              <w:pStyle w:val="TableParagraph"/>
              <w:spacing w:line="229" w:lineRule="exact"/>
              <w:ind w:left="102"/>
              <w:rPr>
                <w:sz w:val="20"/>
                <w:szCs w:val="20"/>
              </w:rPr>
            </w:pPr>
            <w:r w:rsidRPr="00907C9B">
              <w:rPr>
                <w:sz w:val="20"/>
                <w:szCs w:val="20"/>
              </w:rPr>
              <w:t>patient</w:t>
            </w:r>
            <w:r>
              <w:rPr>
                <w:sz w:val="20"/>
                <w:szCs w:val="20"/>
              </w:rPr>
              <w:t>Id</w:t>
            </w:r>
          </w:p>
        </w:tc>
        <w:tc>
          <w:tcPr>
            <w:tcW w:w="1417" w:type="dxa"/>
          </w:tcPr>
          <w:p w14:paraId="5E253C1E" w14:textId="65BEB0C9" w:rsidR="001D061B" w:rsidRDefault="001D061B" w:rsidP="00514BAB">
            <w:pPr>
              <w:pStyle w:val="TableParagraph"/>
              <w:spacing w:line="226" w:lineRule="exact"/>
              <w:ind w:left="102"/>
              <w:rPr>
                <w:spacing w:val="-1"/>
                <w:sz w:val="20"/>
                <w:szCs w:val="20"/>
              </w:rPr>
            </w:pPr>
            <w:r>
              <w:rPr>
                <w:spacing w:val="-1"/>
                <w:sz w:val="20"/>
                <w:szCs w:val="20"/>
              </w:rPr>
              <w:t>PersonIdType</w:t>
            </w:r>
          </w:p>
        </w:tc>
        <w:tc>
          <w:tcPr>
            <w:tcW w:w="4111" w:type="dxa"/>
          </w:tcPr>
          <w:p w14:paraId="5580257D" w14:textId="5F90F85E" w:rsidR="001D061B" w:rsidRDefault="001D061B" w:rsidP="00514BAB">
            <w:pPr>
              <w:pStyle w:val="TableParagraph"/>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1418" w:type="dxa"/>
          </w:tcPr>
          <w:p w14:paraId="302B0281" w14:textId="579516D2" w:rsidR="001D061B" w:rsidRDefault="001D061B" w:rsidP="008A6494">
            <w:pPr>
              <w:spacing w:line="229" w:lineRule="exact"/>
              <w:ind w:left="102"/>
              <w:rPr>
                <w:szCs w:val="20"/>
              </w:rPr>
            </w:pPr>
            <w:r w:rsidRPr="00907C9B">
              <w:rPr>
                <w:szCs w:val="20"/>
              </w:rPr>
              <w:t>1..1</w:t>
            </w:r>
          </w:p>
        </w:tc>
      </w:tr>
      <w:tr w:rsidR="001D061B" w14:paraId="5F2DC0EA" w14:textId="77777777" w:rsidTr="00514BAB">
        <w:tc>
          <w:tcPr>
            <w:tcW w:w="2660" w:type="dxa"/>
          </w:tcPr>
          <w:p w14:paraId="0E3FE5C8" w14:textId="794EAA3F" w:rsidR="001D061B" w:rsidRPr="00907C9B" w:rsidRDefault="001D061B" w:rsidP="00514BAB">
            <w:pPr>
              <w:pStyle w:val="TableParagraph"/>
              <w:spacing w:line="229" w:lineRule="exact"/>
              <w:ind w:left="102"/>
              <w:rPr>
                <w:sz w:val="20"/>
                <w:szCs w:val="20"/>
              </w:rPr>
            </w:pPr>
            <w:r w:rsidRPr="00907C9B">
              <w:rPr>
                <w:sz w:val="20"/>
                <w:szCs w:val="20"/>
              </w:rPr>
              <w:t>timePeriod</w:t>
            </w:r>
          </w:p>
        </w:tc>
        <w:tc>
          <w:tcPr>
            <w:tcW w:w="1417" w:type="dxa"/>
          </w:tcPr>
          <w:p w14:paraId="445EDE7B" w14:textId="59E6198A" w:rsidR="001D061B" w:rsidRDefault="001D061B" w:rsidP="00514BAB">
            <w:pPr>
              <w:pStyle w:val="TableParagraph"/>
              <w:spacing w:line="226" w:lineRule="exact"/>
              <w:ind w:left="102"/>
              <w:rPr>
                <w:spacing w:val="-1"/>
                <w:sz w:val="20"/>
                <w:szCs w:val="20"/>
              </w:rPr>
            </w:pPr>
            <w:r>
              <w:rPr>
                <w:spacing w:val="-1"/>
                <w:sz w:val="20"/>
                <w:szCs w:val="20"/>
              </w:rPr>
              <w:t>DatePeriodType</w:t>
            </w:r>
          </w:p>
        </w:tc>
        <w:tc>
          <w:tcPr>
            <w:tcW w:w="4111" w:type="dxa"/>
          </w:tcPr>
          <w:p w14:paraId="0689F0B3" w14:textId="6B6E9746" w:rsidR="001D061B" w:rsidRPr="0041336D" w:rsidRDefault="001D061B" w:rsidP="00514BAB">
            <w:pPr>
              <w:pStyle w:val="TableParagraph"/>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907C9B" w:rsidRDefault="001D061B" w:rsidP="008A6494">
            <w:pPr>
              <w:spacing w:line="229" w:lineRule="exact"/>
              <w:ind w:left="102"/>
              <w:rPr>
                <w:szCs w:val="20"/>
              </w:rPr>
            </w:pPr>
            <w:r w:rsidRPr="00907C9B">
              <w:rPr>
                <w:szCs w:val="20"/>
              </w:rPr>
              <w:t>0..1</w:t>
            </w:r>
          </w:p>
        </w:tc>
      </w:tr>
      <w:tr w:rsidR="001D061B" w14:paraId="0D10A790" w14:textId="77777777" w:rsidTr="00514BAB">
        <w:tc>
          <w:tcPr>
            <w:tcW w:w="2660" w:type="dxa"/>
          </w:tcPr>
          <w:p w14:paraId="05A32F70" w14:textId="52F8F689" w:rsidR="001D061B" w:rsidRPr="00907C9B" w:rsidRDefault="001D061B" w:rsidP="00514BAB">
            <w:pPr>
              <w:pStyle w:val="TableParagraph"/>
              <w:spacing w:line="229" w:lineRule="exact"/>
              <w:ind w:left="102"/>
              <w:rPr>
                <w:sz w:val="20"/>
                <w:szCs w:val="20"/>
              </w:rPr>
            </w:pPr>
            <w:r>
              <w:rPr>
                <w:sz w:val="20"/>
                <w:szCs w:val="20"/>
              </w:rPr>
              <w:t>../start</w:t>
            </w:r>
          </w:p>
        </w:tc>
        <w:tc>
          <w:tcPr>
            <w:tcW w:w="1417" w:type="dxa"/>
          </w:tcPr>
          <w:p w14:paraId="605F7E61" w14:textId="3416BA9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4A803865" w14:textId="6700FE02" w:rsidR="001D061B" w:rsidRPr="005F1D2D" w:rsidRDefault="001D061B" w:rsidP="00514BAB">
            <w:pPr>
              <w:pStyle w:val="TableParagraph"/>
              <w:spacing w:line="226" w:lineRule="exact"/>
              <w:ind w:left="102"/>
              <w:rPr>
                <w:spacing w:val="-1"/>
                <w:sz w:val="20"/>
                <w:szCs w:val="20"/>
              </w:rPr>
            </w:pPr>
            <w:r>
              <w:rPr>
                <w:spacing w:val="-1"/>
                <w:sz w:val="20"/>
                <w:szCs w:val="20"/>
              </w:rPr>
              <w:t>Startdatum. Format ÅÅÅÅ</w:t>
            </w:r>
            <w:r w:rsidRPr="00A63DCF">
              <w:rPr>
                <w:spacing w:val="-1"/>
                <w:sz w:val="20"/>
                <w:szCs w:val="20"/>
              </w:rPr>
              <w:t>MMDD.</w:t>
            </w:r>
          </w:p>
        </w:tc>
        <w:tc>
          <w:tcPr>
            <w:tcW w:w="1418" w:type="dxa"/>
          </w:tcPr>
          <w:p w14:paraId="34005D86" w14:textId="2C1D73AF" w:rsidR="001D061B" w:rsidRPr="00907C9B" w:rsidRDefault="001D061B" w:rsidP="008A6494">
            <w:pPr>
              <w:spacing w:line="229" w:lineRule="exact"/>
              <w:ind w:left="102"/>
              <w:rPr>
                <w:szCs w:val="20"/>
              </w:rPr>
            </w:pPr>
            <w:r>
              <w:rPr>
                <w:szCs w:val="20"/>
              </w:rPr>
              <w:t>1..1</w:t>
            </w:r>
          </w:p>
        </w:tc>
      </w:tr>
      <w:tr w:rsidR="001D061B" w14:paraId="3568D324" w14:textId="77777777" w:rsidTr="00514BAB">
        <w:tc>
          <w:tcPr>
            <w:tcW w:w="2660" w:type="dxa"/>
          </w:tcPr>
          <w:p w14:paraId="4B92534F" w14:textId="1178D4D6" w:rsidR="001D061B" w:rsidRDefault="001D061B" w:rsidP="00514BAB">
            <w:pPr>
              <w:pStyle w:val="TableParagraph"/>
              <w:spacing w:line="229" w:lineRule="exact"/>
              <w:ind w:left="102"/>
              <w:rPr>
                <w:sz w:val="20"/>
                <w:szCs w:val="20"/>
              </w:rPr>
            </w:pPr>
            <w:r>
              <w:rPr>
                <w:sz w:val="20"/>
                <w:szCs w:val="20"/>
              </w:rPr>
              <w:t>../end</w:t>
            </w:r>
          </w:p>
        </w:tc>
        <w:tc>
          <w:tcPr>
            <w:tcW w:w="1417" w:type="dxa"/>
          </w:tcPr>
          <w:p w14:paraId="4792DE22" w14:textId="6389D78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68608F6C" w14:textId="3A1E4251" w:rsidR="001D061B" w:rsidRDefault="001D061B" w:rsidP="00514BAB">
            <w:pPr>
              <w:pStyle w:val="TableParagraph"/>
              <w:spacing w:line="226" w:lineRule="exact"/>
              <w:ind w:left="102"/>
              <w:rPr>
                <w:spacing w:val="-1"/>
                <w:sz w:val="20"/>
                <w:szCs w:val="20"/>
              </w:rPr>
            </w:pPr>
            <w:r>
              <w:rPr>
                <w:spacing w:val="-1"/>
                <w:sz w:val="20"/>
                <w:szCs w:val="20"/>
              </w:rPr>
              <w:t>Slutdatum. Format ÅÅÅÅ</w:t>
            </w:r>
            <w:r w:rsidRPr="00A63DCF">
              <w:rPr>
                <w:spacing w:val="-1"/>
                <w:sz w:val="20"/>
                <w:szCs w:val="20"/>
              </w:rPr>
              <w:t>MMDD.</w:t>
            </w:r>
          </w:p>
        </w:tc>
        <w:tc>
          <w:tcPr>
            <w:tcW w:w="1418" w:type="dxa"/>
          </w:tcPr>
          <w:p w14:paraId="5B6B109A" w14:textId="35E2E2F6" w:rsidR="001D061B" w:rsidRDefault="001D061B" w:rsidP="008A6494">
            <w:pPr>
              <w:spacing w:line="229" w:lineRule="exact"/>
              <w:ind w:left="102"/>
              <w:rPr>
                <w:szCs w:val="20"/>
              </w:rPr>
            </w:pPr>
            <w:r>
              <w:rPr>
                <w:szCs w:val="20"/>
              </w:rPr>
              <w:t>1..1</w:t>
            </w:r>
          </w:p>
        </w:tc>
      </w:tr>
      <w:tr w:rsidR="001D061B" w14:paraId="01FFFC0C" w14:textId="77777777" w:rsidTr="00514BAB">
        <w:tc>
          <w:tcPr>
            <w:tcW w:w="2660" w:type="dxa"/>
          </w:tcPr>
          <w:p w14:paraId="1E07FB51" w14:textId="54750910" w:rsidR="001D061B" w:rsidRDefault="001D061B" w:rsidP="00514BAB">
            <w:pPr>
              <w:pStyle w:val="TableParagraph"/>
              <w:spacing w:line="229" w:lineRule="exact"/>
              <w:ind w:left="102"/>
              <w:rPr>
                <w:sz w:val="20"/>
                <w:szCs w:val="20"/>
              </w:rPr>
            </w:pPr>
            <w:r w:rsidRPr="005F1D2D">
              <w:rPr>
                <w:sz w:val="20"/>
                <w:szCs w:val="20"/>
              </w:rPr>
              <w:t>sourceSystem</w:t>
            </w:r>
            <w:r>
              <w:rPr>
                <w:sz w:val="20"/>
                <w:szCs w:val="20"/>
              </w:rPr>
              <w:t>HSAId</w:t>
            </w:r>
          </w:p>
        </w:tc>
        <w:tc>
          <w:tcPr>
            <w:tcW w:w="1417" w:type="dxa"/>
          </w:tcPr>
          <w:p w14:paraId="33410408" w14:textId="28E98734" w:rsidR="001D061B" w:rsidRDefault="001D061B" w:rsidP="00514BAB">
            <w:pPr>
              <w:pStyle w:val="TableParagraph"/>
              <w:spacing w:line="226" w:lineRule="exact"/>
              <w:ind w:left="102"/>
              <w:rPr>
                <w:spacing w:val="-1"/>
                <w:sz w:val="20"/>
                <w:szCs w:val="20"/>
              </w:rPr>
            </w:pPr>
            <w:r>
              <w:rPr>
                <w:spacing w:val="-1"/>
                <w:sz w:val="20"/>
                <w:szCs w:val="20"/>
              </w:rPr>
              <w:t>HSAidType</w:t>
            </w:r>
          </w:p>
        </w:tc>
        <w:tc>
          <w:tcPr>
            <w:tcW w:w="4111" w:type="dxa"/>
          </w:tcPr>
          <w:p w14:paraId="21F49EF3" w14:textId="77777777" w:rsidR="001D061B" w:rsidRPr="005F1D2D" w:rsidRDefault="001D061B" w:rsidP="008A6494">
            <w:pPr>
              <w:spacing w:line="226" w:lineRule="exact"/>
              <w:ind w:left="102"/>
              <w:rPr>
                <w:szCs w:val="20"/>
              </w:rPr>
            </w:pPr>
            <w:r w:rsidRPr="005F1D2D">
              <w:rPr>
                <w:szCs w:val="20"/>
              </w:rPr>
              <w:t xml:space="preserve">Begränsar sökningen till dokument som är skapade i angivet system. </w:t>
            </w:r>
          </w:p>
          <w:p w14:paraId="40828793" w14:textId="77777777" w:rsidR="001D061B" w:rsidRPr="005F1D2D" w:rsidRDefault="001D061B" w:rsidP="008A6494">
            <w:pPr>
              <w:spacing w:line="226" w:lineRule="exact"/>
              <w:ind w:left="102"/>
              <w:rPr>
                <w:szCs w:val="20"/>
              </w:rPr>
            </w:pPr>
          </w:p>
          <w:p w14:paraId="6A97EE30" w14:textId="77777777" w:rsidR="001D061B" w:rsidRPr="005F1D2D" w:rsidRDefault="001D061B" w:rsidP="008A6494">
            <w:pPr>
              <w:spacing w:line="226" w:lineRule="exact"/>
              <w:ind w:left="102"/>
              <w:rPr>
                <w:szCs w:val="20"/>
              </w:rPr>
            </w:pPr>
            <w:r w:rsidRPr="005F1D2D">
              <w:rPr>
                <w:szCs w:val="20"/>
              </w:rPr>
              <w:t>Värdet på detta fält måste överensstämma med värdet på logicalAddress i anropets tekniska kuvertering (ex. SOAP-header).</w:t>
            </w:r>
          </w:p>
          <w:p w14:paraId="619994D5" w14:textId="77777777" w:rsidR="001D061B" w:rsidRPr="005F1D2D" w:rsidRDefault="001D061B" w:rsidP="008A6494">
            <w:pPr>
              <w:spacing w:line="226" w:lineRule="exact"/>
              <w:ind w:left="102"/>
              <w:rPr>
                <w:spacing w:val="-1"/>
                <w:szCs w:val="20"/>
              </w:rPr>
            </w:pPr>
          </w:p>
          <w:p w14:paraId="5BEF90B6" w14:textId="77777777" w:rsidR="001D061B" w:rsidRPr="005F1D2D" w:rsidRDefault="001D061B" w:rsidP="008A6494">
            <w:pPr>
              <w:spacing w:line="226" w:lineRule="exact"/>
              <w:ind w:left="102"/>
              <w:rPr>
                <w:szCs w:val="20"/>
              </w:rPr>
            </w:pPr>
            <w:r w:rsidRPr="005F1D2D">
              <w:rPr>
                <w:szCs w:val="20"/>
              </w:rPr>
              <w:t>Det innebär i praktiken att aggregerande tjänster inte används när detta fält anges.</w:t>
            </w:r>
          </w:p>
          <w:p w14:paraId="108F6E16" w14:textId="77777777" w:rsidR="001D061B" w:rsidRPr="005F1D2D" w:rsidRDefault="001D061B" w:rsidP="008A6494">
            <w:pPr>
              <w:spacing w:line="226" w:lineRule="exact"/>
              <w:ind w:left="102"/>
              <w:rPr>
                <w:szCs w:val="20"/>
              </w:rPr>
            </w:pPr>
          </w:p>
          <w:p w14:paraId="604463D2" w14:textId="697EFEE8" w:rsidR="001D061B" w:rsidRDefault="001D061B" w:rsidP="00514BAB">
            <w:pPr>
              <w:pStyle w:val="TableParagraph"/>
              <w:spacing w:line="226" w:lineRule="exact"/>
              <w:ind w:left="102"/>
              <w:rPr>
                <w:spacing w:val="-1"/>
                <w:sz w:val="20"/>
                <w:szCs w:val="20"/>
              </w:rPr>
            </w:pPr>
            <w:r w:rsidRPr="005F1D2D">
              <w:rPr>
                <w:sz w:val="20"/>
                <w:szCs w:val="20"/>
              </w:rPr>
              <w:t>Fältet är tvingande om careContactId angivits.</w:t>
            </w:r>
          </w:p>
        </w:tc>
        <w:tc>
          <w:tcPr>
            <w:tcW w:w="1418" w:type="dxa"/>
          </w:tcPr>
          <w:p w14:paraId="4805FDF8" w14:textId="77777777" w:rsidR="001D061B" w:rsidRPr="005F1D2D" w:rsidRDefault="001D061B" w:rsidP="008A6494">
            <w:pPr>
              <w:spacing w:line="229" w:lineRule="exact"/>
              <w:ind w:left="102"/>
              <w:rPr>
                <w:szCs w:val="20"/>
              </w:rPr>
            </w:pPr>
            <w:r w:rsidRPr="005F1D2D">
              <w:rPr>
                <w:szCs w:val="20"/>
              </w:rPr>
              <w:lastRenderedPageBreak/>
              <w:t>0..1</w:t>
            </w:r>
          </w:p>
          <w:p w14:paraId="28ECFE51" w14:textId="77777777" w:rsidR="001D061B" w:rsidRPr="005F1D2D" w:rsidRDefault="001D061B" w:rsidP="008A6494">
            <w:pPr>
              <w:spacing w:line="229" w:lineRule="exact"/>
              <w:ind w:left="102"/>
              <w:rPr>
                <w:szCs w:val="20"/>
              </w:rPr>
            </w:pPr>
          </w:p>
          <w:p w14:paraId="26E5407F" w14:textId="77777777" w:rsidR="001D061B" w:rsidRPr="005F1D2D" w:rsidRDefault="001D061B" w:rsidP="008A6494">
            <w:pPr>
              <w:spacing w:line="229" w:lineRule="exact"/>
              <w:ind w:left="102"/>
              <w:rPr>
                <w:szCs w:val="20"/>
              </w:rPr>
            </w:pPr>
          </w:p>
          <w:p w14:paraId="3AB662FB" w14:textId="77777777" w:rsidR="001D061B" w:rsidRDefault="001D061B" w:rsidP="008A6494">
            <w:pPr>
              <w:spacing w:line="229" w:lineRule="exact"/>
              <w:ind w:left="102"/>
              <w:rPr>
                <w:szCs w:val="20"/>
              </w:rPr>
            </w:pPr>
          </w:p>
        </w:tc>
      </w:tr>
      <w:tr w:rsidR="001D061B" w14:paraId="1827FF71" w14:textId="77777777" w:rsidTr="00514BAB">
        <w:tc>
          <w:tcPr>
            <w:tcW w:w="2660" w:type="dxa"/>
          </w:tcPr>
          <w:p w14:paraId="42717F6B" w14:textId="517F5051" w:rsidR="001D061B" w:rsidRPr="005F1D2D" w:rsidRDefault="001D061B" w:rsidP="00514BAB">
            <w:pPr>
              <w:pStyle w:val="TableParagraph"/>
              <w:spacing w:line="229" w:lineRule="exact"/>
              <w:ind w:left="102"/>
              <w:rPr>
                <w:sz w:val="20"/>
                <w:szCs w:val="20"/>
              </w:rPr>
            </w:pPr>
            <w:r w:rsidRPr="005F1D2D">
              <w:rPr>
                <w:sz w:val="20"/>
                <w:szCs w:val="20"/>
              </w:rPr>
              <w:lastRenderedPageBreak/>
              <w:t>careContactId</w:t>
            </w:r>
          </w:p>
        </w:tc>
        <w:tc>
          <w:tcPr>
            <w:tcW w:w="1417" w:type="dxa"/>
          </w:tcPr>
          <w:p w14:paraId="1732142D" w14:textId="1C390B18" w:rsidR="001D061B" w:rsidRDefault="001D061B" w:rsidP="00514BAB">
            <w:pPr>
              <w:pStyle w:val="TableParagraph"/>
              <w:spacing w:line="226" w:lineRule="exact"/>
              <w:ind w:left="102"/>
              <w:rPr>
                <w:spacing w:val="-1"/>
                <w:sz w:val="20"/>
                <w:szCs w:val="20"/>
              </w:rPr>
            </w:pPr>
            <w:r w:rsidRPr="005F1D2D">
              <w:rPr>
                <w:spacing w:val="-1"/>
                <w:sz w:val="20"/>
                <w:szCs w:val="20"/>
              </w:rPr>
              <w:t>string</w:t>
            </w:r>
          </w:p>
        </w:tc>
        <w:tc>
          <w:tcPr>
            <w:tcW w:w="4111" w:type="dxa"/>
          </w:tcPr>
          <w:p w14:paraId="773CAFD3" w14:textId="536B5F20" w:rsidR="001D061B" w:rsidRPr="005F1D2D" w:rsidRDefault="001D061B" w:rsidP="008A6494">
            <w:pPr>
              <w:spacing w:line="226" w:lineRule="exact"/>
              <w:ind w:left="102"/>
              <w:rPr>
                <w:szCs w:val="20"/>
              </w:rPr>
            </w:pPr>
            <w:r w:rsidRPr="005F1D2D">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5F1D2D" w:rsidRDefault="001D061B" w:rsidP="008A6494">
            <w:pPr>
              <w:spacing w:line="229" w:lineRule="exact"/>
              <w:ind w:left="102"/>
              <w:rPr>
                <w:szCs w:val="20"/>
              </w:rPr>
            </w:pPr>
            <w:r w:rsidRPr="005F1D2D">
              <w:rPr>
                <w:szCs w:val="20"/>
              </w:rPr>
              <w:t>0..*</w:t>
            </w:r>
          </w:p>
        </w:tc>
      </w:tr>
      <w:tr w:rsidR="001D061B" w14:paraId="0E5C6442" w14:textId="77777777" w:rsidTr="00514BAB">
        <w:tc>
          <w:tcPr>
            <w:tcW w:w="2660" w:type="dxa"/>
          </w:tcPr>
          <w:p w14:paraId="4AEFA937" w14:textId="77777777" w:rsidR="001D061B" w:rsidRPr="005F1D2D" w:rsidRDefault="001D061B" w:rsidP="00514BAB">
            <w:pPr>
              <w:pStyle w:val="TableParagraph"/>
              <w:spacing w:line="229" w:lineRule="exact"/>
              <w:ind w:left="102"/>
              <w:rPr>
                <w:sz w:val="20"/>
                <w:szCs w:val="20"/>
              </w:rPr>
            </w:pPr>
          </w:p>
        </w:tc>
        <w:tc>
          <w:tcPr>
            <w:tcW w:w="1417" w:type="dxa"/>
          </w:tcPr>
          <w:p w14:paraId="673B7420" w14:textId="77777777" w:rsidR="001D061B" w:rsidRPr="005F1D2D" w:rsidRDefault="001D061B" w:rsidP="00514BAB">
            <w:pPr>
              <w:pStyle w:val="TableParagraph"/>
              <w:spacing w:line="226" w:lineRule="exact"/>
              <w:ind w:left="102"/>
              <w:rPr>
                <w:spacing w:val="-1"/>
                <w:sz w:val="20"/>
                <w:szCs w:val="20"/>
              </w:rPr>
            </w:pPr>
          </w:p>
        </w:tc>
        <w:tc>
          <w:tcPr>
            <w:tcW w:w="4111" w:type="dxa"/>
          </w:tcPr>
          <w:p w14:paraId="6EE2E4F6" w14:textId="77777777" w:rsidR="001D061B" w:rsidRPr="005F1D2D" w:rsidRDefault="001D061B" w:rsidP="008A6494">
            <w:pPr>
              <w:spacing w:line="226" w:lineRule="exact"/>
              <w:ind w:left="102"/>
              <w:rPr>
                <w:spacing w:val="-1"/>
                <w:szCs w:val="20"/>
              </w:rPr>
            </w:pPr>
          </w:p>
        </w:tc>
        <w:tc>
          <w:tcPr>
            <w:tcW w:w="1418" w:type="dxa"/>
          </w:tcPr>
          <w:p w14:paraId="11769C71" w14:textId="77777777" w:rsidR="001D061B" w:rsidRPr="005F1D2D" w:rsidRDefault="001D061B" w:rsidP="008A6494">
            <w:pPr>
              <w:spacing w:line="229" w:lineRule="exact"/>
              <w:ind w:left="102"/>
              <w:rPr>
                <w:szCs w:val="20"/>
              </w:rPr>
            </w:pPr>
          </w:p>
        </w:tc>
      </w:tr>
      <w:tr w:rsidR="001D061B" w14:paraId="72DB7689" w14:textId="77777777" w:rsidTr="00514BAB">
        <w:tc>
          <w:tcPr>
            <w:tcW w:w="2660" w:type="dxa"/>
          </w:tcPr>
          <w:p w14:paraId="1D1596DB" w14:textId="685F58DB" w:rsidR="001D061B" w:rsidRPr="005F1D2D" w:rsidRDefault="001D061B" w:rsidP="00514BAB">
            <w:pPr>
              <w:pStyle w:val="TableParagraph"/>
              <w:spacing w:line="229"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417" w:type="dxa"/>
          </w:tcPr>
          <w:p w14:paraId="60491038" w14:textId="77777777" w:rsidR="001D061B" w:rsidRPr="005F1D2D" w:rsidRDefault="001D061B" w:rsidP="00514BAB">
            <w:pPr>
              <w:pStyle w:val="TableParagraph"/>
              <w:spacing w:line="226" w:lineRule="exact"/>
              <w:ind w:left="102"/>
              <w:rPr>
                <w:spacing w:val="-1"/>
                <w:sz w:val="20"/>
                <w:szCs w:val="20"/>
              </w:rPr>
            </w:pPr>
          </w:p>
        </w:tc>
        <w:tc>
          <w:tcPr>
            <w:tcW w:w="4111" w:type="dxa"/>
          </w:tcPr>
          <w:p w14:paraId="6E002B2D" w14:textId="77777777" w:rsidR="001D061B" w:rsidRPr="005F1D2D" w:rsidRDefault="001D061B" w:rsidP="008A6494">
            <w:pPr>
              <w:spacing w:line="226" w:lineRule="exact"/>
              <w:ind w:left="102"/>
              <w:rPr>
                <w:spacing w:val="-1"/>
                <w:szCs w:val="20"/>
              </w:rPr>
            </w:pPr>
          </w:p>
        </w:tc>
        <w:tc>
          <w:tcPr>
            <w:tcW w:w="1418" w:type="dxa"/>
          </w:tcPr>
          <w:p w14:paraId="178560B3" w14:textId="77777777" w:rsidR="001D061B" w:rsidRPr="005F1D2D" w:rsidRDefault="001D061B" w:rsidP="008A6494">
            <w:pPr>
              <w:spacing w:line="229" w:lineRule="exact"/>
              <w:ind w:left="102"/>
              <w:rPr>
                <w:szCs w:val="20"/>
              </w:rPr>
            </w:pPr>
          </w:p>
        </w:tc>
      </w:tr>
      <w:tr w:rsidR="001D061B" w14:paraId="13713010" w14:textId="77777777" w:rsidTr="00514BAB">
        <w:tc>
          <w:tcPr>
            <w:tcW w:w="2660" w:type="dxa"/>
          </w:tcPr>
          <w:p w14:paraId="16E67BE6" w14:textId="784DA0E4" w:rsidR="001D061B" w:rsidRPr="00907C9B" w:rsidRDefault="001D061B" w:rsidP="00514BAB">
            <w:pPr>
              <w:pStyle w:val="TableParagraph"/>
              <w:spacing w:line="229" w:lineRule="exact"/>
              <w:ind w:left="102"/>
              <w:rPr>
                <w:b/>
                <w:sz w:val="20"/>
                <w:szCs w:val="20"/>
              </w:rPr>
            </w:pPr>
            <w:r w:rsidRPr="00907C9B">
              <w:rPr>
                <w:sz w:val="20"/>
                <w:szCs w:val="20"/>
              </w:rPr>
              <w:t>referral</w:t>
            </w:r>
            <w:r>
              <w:rPr>
                <w:sz w:val="20"/>
                <w:szCs w:val="20"/>
              </w:rPr>
              <w:t>Outcome</w:t>
            </w:r>
          </w:p>
        </w:tc>
        <w:tc>
          <w:tcPr>
            <w:tcW w:w="1417" w:type="dxa"/>
          </w:tcPr>
          <w:p w14:paraId="232BF289" w14:textId="55223BD2" w:rsidR="001D061B" w:rsidRPr="005F1D2D" w:rsidRDefault="001D061B" w:rsidP="00514BAB">
            <w:pPr>
              <w:pStyle w:val="TableParagraph"/>
              <w:spacing w:line="226" w:lineRule="exact"/>
              <w:ind w:left="102"/>
              <w:rPr>
                <w:spacing w:val="-1"/>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4111" w:type="dxa"/>
          </w:tcPr>
          <w:p w14:paraId="1D5DBDD5" w14:textId="77777777" w:rsidR="001D061B" w:rsidRDefault="001D061B" w:rsidP="008A6494">
            <w:pPr>
              <w:spacing w:line="229" w:lineRule="exact"/>
              <w:ind w:left="102"/>
              <w:rPr>
                <w:rFonts w:ascii="Calibri" w:hAnsi="Calibri"/>
                <w:spacing w:val="-1"/>
              </w:rPr>
            </w:pPr>
            <w:r w:rsidRPr="004742A5">
              <w:rPr>
                <w:szCs w:val="20"/>
              </w:rPr>
              <w:t>Returnerar en patie</w:t>
            </w:r>
            <w:r>
              <w:rPr>
                <w:szCs w:val="20"/>
              </w:rPr>
              <w:t>nts konsultationsremiss</w:t>
            </w:r>
            <w:r w:rsidRPr="004742A5">
              <w:rPr>
                <w:szCs w:val="20"/>
              </w:rPr>
              <w:t>var.</w:t>
            </w:r>
          </w:p>
          <w:p w14:paraId="3048665A" w14:textId="77777777" w:rsidR="001D061B" w:rsidRDefault="001D061B" w:rsidP="008A6494">
            <w:pPr>
              <w:rPr>
                <w:rFonts w:ascii="Arial" w:hAnsi="Arial" w:cs="Arial"/>
                <w:b/>
                <w:bCs/>
              </w:rPr>
            </w:pPr>
          </w:p>
          <w:p w14:paraId="68042C49" w14:textId="77777777" w:rsidR="001D061B" w:rsidRPr="005F1D2D" w:rsidRDefault="001D061B" w:rsidP="008A6494">
            <w:pPr>
              <w:spacing w:line="226" w:lineRule="exact"/>
              <w:ind w:left="102"/>
              <w:rPr>
                <w:spacing w:val="-1"/>
                <w:szCs w:val="20"/>
              </w:rPr>
            </w:pPr>
          </w:p>
        </w:tc>
        <w:tc>
          <w:tcPr>
            <w:tcW w:w="1418" w:type="dxa"/>
          </w:tcPr>
          <w:p w14:paraId="0323E768" w14:textId="648B5998" w:rsidR="001D061B" w:rsidRPr="005F1D2D" w:rsidRDefault="001D061B" w:rsidP="008A6494">
            <w:pPr>
              <w:spacing w:line="229" w:lineRule="exact"/>
              <w:ind w:left="102"/>
              <w:rPr>
                <w:szCs w:val="20"/>
              </w:rPr>
            </w:pPr>
            <w:r w:rsidRPr="00907C9B">
              <w:rPr>
                <w:szCs w:val="20"/>
              </w:rPr>
              <w:t>0.</w:t>
            </w:r>
            <w:r w:rsidRPr="00907C9B">
              <w:rPr>
                <w:spacing w:val="-1"/>
                <w:szCs w:val="20"/>
              </w:rPr>
              <w:t>.</w:t>
            </w:r>
            <w:r w:rsidRPr="00907C9B">
              <w:rPr>
                <w:szCs w:val="20"/>
              </w:rPr>
              <w:t>*</w:t>
            </w:r>
          </w:p>
        </w:tc>
      </w:tr>
      <w:tr w:rsidR="001D061B" w14:paraId="60F4ABF9" w14:textId="77777777" w:rsidTr="00514BAB">
        <w:tc>
          <w:tcPr>
            <w:tcW w:w="2660" w:type="dxa"/>
          </w:tcPr>
          <w:p w14:paraId="240E3B3D" w14:textId="25764F98" w:rsidR="001D061B" w:rsidRPr="00907C9B" w:rsidRDefault="001D061B" w:rsidP="00514BAB">
            <w:pPr>
              <w:pStyle w:val="TableParagraph"/>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Header</w:t>
            </w:r>
          </w:p>
        </w:tc>
        <w:tc>
          <w:tcPr>
            <w:tcW w:w="1417" w:type="dxa"/>
          </w:tcPr>
          <w:p w14:paraId="510366DB" w14:textId="46D82F6B" w:rsidR="001D061B" w:rsidRDefault="001D061B" w:rsidP="00514BAB">
            <w:pPr>
              <w:pStyle w:val="TableParagraph"/>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4111" w:type="dxa"/>
          </w:tcPr>
          <w:p w14:paraId="0A8DB548" w14:textId="6E9FF45C" w:rsidR="001D061B" w:rsidRPr="004742A5" w:rsidRDefault="001D061B" w:rsidP="008A6494">
            <w:pPr>
              <w:spacing w:line="229" w:lineRule="exact"/>
              <w:ind w:left="102"/>
              <w:rPr>
                <w:szCs w:val="20"/>
              </w:rPr>
            </w:pPr>
            <w:r w:rsidRPr="00907C9B">
              <w:rPr>
                <w:szCs w:val="20"/>
              </w:rPr>
              <w:t>Innehåller basinformation om dokumentet</w:t>
            </w:r>
          </w:p>
        </w:tc>
        <w:tc>
          <w:tcPr>
            <w:tcW w:w="1418" w:type="dxa"/>
          </w:tcPr>
          <w:p w14:paraId="797036D6" w14:textId="096E5B1F" w:rsidR="001D061B" w:rsidRPr="00907C9B" w:rsidRDefault="001D061B" w:rsidP="008A6494">
            <w:pPr>
              <w:spacing w:line="229" w:lineRule="exact"/>
              <w:ind w:left="102"/>
              <w:rPr>
                <w:szCs w:val="20"/>
              </w:rPr>
            </w:pPr>
            <w:r w:rsidRPr="00907C9B">
              <w:rPr>
                <w:szCs w:val="20"/>
              </w:rPr>
              <w:t>1..1</w:t>
            </w:r>
          </w:p>
        </w:tc>
      </w:tr>
      <w:tr w:rsidR="001D061B" w14:paraId="2B7B6628" w14:textId="77777777" w:rsidTr="00514BAB">
        <w:tc>
          <w:tcPr>
            <w:tcW w:w="2660" w:type="dxa"/>
          </w:tcPr>
          <w:p w14:paraId="792E643C" w14:textId="380AE15A" w:rsidR="001D061B" w:rsidRDefault="001D061B" w:rsidP="00514BAB">
            <w:pPr>
              <w:pStyle w:val="TableParagraph"/>
              <w:spacing w:line="229" w:lineRule="exact"/>
              <w:ind w:left="102"/>
              <w:rPr>
                <w:sz w:val="20"/>
                <w:szCs w:val="20"/>
              </w:rPr>
            </w:pPr>
            <w:r>
              <w:rPr>
                <w:sz w:val="20"/>
                <w:szCs w:val="20"/>
              </w:rPr>
              <w:t>../../</w:t>
            </w:r>
            <w:r w:rsidRPr="00907C9B">
              <w:rPr>
                <w:sz w:val="20"/>
                <w:szCs w:val="20"/>
              </w:rPr>
              <w:t>document</w:t>
            </w:r>
            <w:r>
              <w:rPr>
                <w:sz w:val="20"/>
                <w:szCs w:val="20"/>
              </w:rPr>
              <w:t>Id</w:t>
            </w:r>
          </w:p>
        </w:tc>
        <w:tc>
          <w:tcPr>
            <w:tcW w:w="1417" w:type="dxa"/>
          </w:tcPr>
          <w:p w14:paraId="03C856B9" w14:textId="147404DA" w:rsidR="001D061B" w:rsidRDefault="001D061B" w:rsidP="00514BAB">
            <w:pPr>
              <w:pStyle w:val="TableParagraph"/>
              <w:spacing w:line="226" w:lineRule="exact"/>
              <w:ind w:left="102"/>
              <w:rPr>
                <w:sz w:val="20"/>
                <w:szCs w:val="20"/>
              </w:rPr>
            </w:pPr>
            <w:r>
              <w:rPr>
                <w:sz w:val="20"/>
                <w:szCs w:val="20"/>
              </w:rPr>
              <w:t>string</w:t>
            </w:r>
          </w:p>
        </w:tc>
        <w:tc>
          <w:tcPr>
            <w:tcW w:w="4111" w:type="dxa"/>
          </w:tcPr>
          <w:p w14:paraId="41EAD9CA" w14:textId="77777777" w:rsidR="001D061B" w:rsidRPr="00041CC6" w:rsidRDefault="001D061B" w:rsidP="008A6494">
            <w:pPr>
              <w:spacing w:line="229" w:lineRule="exact"/>
              <w:ind w:left="102"/>
              <w:rPr>
                <w:szCs w:val="20"/>
              </w:rPr>
            </w:pPr>
            <w:r w:rsidRPr="00041CC6">
              <w:rPr>
                <w:szCs w:val="20"/>
              </w:rPr>
              <w:t>Dokumentets identitet som är unik inom källsystemet</w:t>
            </w:r>
          </w:p>
          <w:p w14:paraId="37B3B3AD" w14:textId="77777777" w:rsidR="001D061B" w:rsidRPr="00907C9B" w:rsidRDefault="001D061B" w:rsidP="008A6494">
            <w:pPr>
              <w:spacing w:line="229" w:lineRule="exact"/>
              <w:ind w:left="102"/>
              <w:rPr>
                <w:szCs w:val="20"/>
              </w:rPr>
            </w:pPr>
          </w:p>
        </w:tc>
        <w:tc>
          <w:tcPr>
            <w:tcW w:w="1418" w:type="dxa"/>
          </w:tcPr>
          <w:p w14:paraId="0400BDBB" w14:textId="69B1F5DE" w:rsidR="001D061B" w:rsidRPr="00907C9B" w:rsidRDefault="001D061B" w:rsidP="008A6494">
            <w:pPr>
              <w:spacing w:line="229" w:lineRule="exact"/>
              <w:ind w:left="102"/>
              <w:rPr>
                <w:szCs w:val="20"/>
              </w:rPr>
            </w:pPr>
            <w:r w:rsidRPr="00907C9B">
              <w:rPr>
                <w:szCs w:val="20"/>
              </w:rPr>
              <w:t>1..1</w:t>
            </w:r>
          </w:p>
        </w:tc>
      </w:tr>
      <w:tr w:rsidR="001D061B" w14:paraId="56A53211" w14:textId="77777777" w:rsidTr="00514BAB">
        <w:tc>
          <w:tcPr>
            <w:tcW w:w="2660" w:type="dxa"/>
          </w:tcPr>
          <w:p w14:paraId="05431F1D" w14:textId="1A7EA167" w:rsidR="001D061B" w:rsidRDefault="001D061B" w:rsidP="00514BAB">
            <w:pPr>
              <w:pStyle w:val="TableParagraph"/>
              <w:spacing w:line="229" w:lineRule="exact"/>
              <w:ind w:left="102"/>
              <w:rPr>
                <w:sz w:val="20"/>
                <w:szCs w:val="20"/>
              </w:rPr>
            </w:pPr>
            <w:r>
              <w:rPr>
                <w:sz w:val="20"/>
                <w:szCs w:val="20"/>
              </w:rPr>
              <w:t>../../</w:t>
            </w:r>
            <w:r w:rsidRPr="007D6475">
              <w:rPr>
                <w:sz w:val="20"/>
                <w:szCs w:val="20"/>
              </w:rPr>
              <w:t>sourceSystem</w:t>
            </w:r>
            <w:r>
              <w:rPr>
                <w:sz w:val="20"/>
                <w:szCs w:val="20"/>
              </w:rPr>
              <w:t>HSAId</w:t>
            </w:r>
          </w:p>
        </w:tc>
        <w:tc>
          <w:tcPr>
            <w:tcW w:w="1417" w:type="dxa"/>
          </w:tcPr>
          <w:p w14:paraId="7B0D418F" w14:textId="07029D20" w:rsidR="001D061B" w:rsidRDefault="001D061B" w:rsidP="00514BAB">
            <w:pPr>
              <w:pStyle w:val="TableParagraph"/>
              <w:spacing w:line="226" w:lineRule="exact"/>
              <w:ind w:left="102"/>
              <w:rPr>
                <w:sz w:val="20"/>
                <w:szCs w:val="20"/>
              </w:rPr>
            </w:pPr>
            <w:r w:rsidRPr="007D6475">
              <w:rPr>
                <w:sz w:val="20"/>
                <w:szCs w:val="20"/>
              </w:rPr>
              <w:t>HSAidType</w:t>
            </w:r>
          </w:p>
        </w:tc>
        <w:tc>
          <w:tcPr>
            <w:tcW w:w="4111" w:type="dxa"/>
          </w:tcPr>
          <w:p w14:paraId="4698FEFA" w14:textId="0A528AA7" w:rsidR="001D061B" w:rsidRPr="00041CC6" w:rsidRDefault="001D061B" w:rsidP="008A6494">
            <w:pPr>
              <w:spacing w:line="229" w:lineRule="exact"/>
              <w:ind w:left="102"/>
              <w:rPr>
                <w:szCs w:val="20"/>
              </w:rPr>
            </w:pPr>
            <w:r w:rsidRPr="007D6475">
              <w:rPr>
                <w:szCs w:val="20"/>
              </w:rPr>
              <w:t>HSAid för det system som dokumentet är skapat i.</w:t>
            </w:r>
          </w:p>
        </w:tc>
        <w:tc>
          <w:tcPr>
            <w:tcW w:w="1418" w:type="dxa"/>
          </w:tcPr>
          <w:p w14:paraId="767A8DF7" w14:textId="1B9DDAB9" w:rsidR="001D061B" w:rsidRPr="00907C9B" w:rsidRDefault="001D061B" w:rsidP="008A6494">
            <w:pPr>
              <w:spacing w:line="229" w:lineRule="exact"/>
              <w:ind w:left="102"/>
              <w:rPr>
                <w:szCs w:val="20"/>
              </w:rPr>
            </w:pPr>
            <w:r w:rsidRPr="007D6475">
              <w:rPr>
                <w:szCs w:val="20"/>
              </w:rPr>
              <w:t>1..1</w:t>
            </w:r>
          </w:p>
        </w:tc>
      </w:tr>
      <w:tr w:rsidR="001D061B" w14:paraId="0D621603" w14:textId="77777777" w:rsidTr="00514BAB">
        <w:tc>
          <w:tcPr>
            <w:tcW w:w="2660" w:type="dxa"/>
          </w:tcPr>
          <w:p w14:paraId="06F31655" w14:textId="77777777" w:rsidR="001D061B" w:rsidRPr="00907C9B" w:rsidRDefault="001D061B" w:rsidP="008A6494">
            <w:pPr>
              <w:spacing w:line="229" w:lineRule="exact"/>
              <w:ind w:left="102"/>
              <w:rPr>
                <w:szCs w:val="20"/>
              </w:rPr>
            </w:pPr>
            <w:r>
              <w:rPr>
                <w:szCs w:val="20"/>
              </w:rPr>
              <w:t>../../</w:t>
            </w:r>
            <w:r w:rsidRPr="00907C9B">
              <w:rPr>
                <w:szCs w:val="20"/>
              </w:rPr>
              <w:t>documentTitle</w:t>
            </w:r>
          </w:p>
          <w:p w14:paraId="02BAF80A" w14:textId="77777777" w:rsidR="001D061B" w:rsidRDefault="001D061B" w:rsidP="00514BAB">
            <w:pPr>
              <w:pStyle w:val="TableParagraph"/>
              <w:spacing w:line="229" w:lineRule="exact"/>
              <w:ind w:left="102"/>
              <w:rPr>
                <w:sz w:val="20"/>
                <w:szCs w:val="20"/>
              </w:rPr>
            </w:pPr>
          </w:p>
        </w:tc>
        <w:tc>
          <w:tcPr>
            <w:tcW w:w="1417" w:type="dxa"/>
          </w:tcPr>
          <w:p w14:paraId="59CA54EC" w14:textId="36AC78EC" w:rsidR="001D061B" w:rsidRPr="007D6475" w:rsidRDefault="001D061B" w:rsidP="00514BAB">
            <w:pPr>
              <w:pStyle w:val="TableParagraph"/>
              <w:spacing w:line="226" w:lineRule="exact"/>
              <w:ind w:left="102"/>
              <w:rPr>
                <w:sz w:val="20"/>
                <w:szCs w:val="20"/>
              </w:rPr>
            </w:pPr>
            <w:r>
              <w:rPr>
                <w:sz w:val="20"/>
                <w:szCs w:val="20"/>
              </w:rPr>
              <w:t>string</w:t>
            </w:r>
          </w:p>
        </w:tc>
        <w:tc>
          <w:tcPr>
            <w:tcW w:w="4111" w:type="dxa"/>
          </w:tcPr>
          <w:p w14:paraId="11A7B880" w14:textId="77777777" w:rsidR="001D061B" w:rsidRPr="00041CC6" w:rsidRDefault="001D061B" w:rsidP="008A6494">
            <w:pPr>
              <w:spacing w:line="229" w:lineRule="exact"/>
              <w:ind w:left="102"/>
              <w:rPr>
                <w:szCs w:val="20"/>
              </w:rPr>
            </w:pPr>
            <w:r w:rsidRPr="00041CC6">
              <w:rPr>
                <w:szCs w:val="20"/>
              </w:rPr>
              <w:t>Titel som beskriver den information som sänds i dokumentet.</w:t>
            </w:r>
          </w:p>
          <w:p w14:paraId="4228D1E8" w14:textId="77777777" w:rsidR="001D061B" w:rsidRPr="007D6475" w:rsidRDefault="001D061B" w:rsidP="008A6494">
            <w:pPr>
              <w:spacing w:line="229" w:lineRule="exact"/>
              <w:ind w:left="102"/>
              <w:rPr>
                <w:szCs w:val="20"/>
              </w:rPr>
            </w:pPr>
          </w:p>
        </w:tc>
        <w:tc>
          <w:tcPr>
            <w:tcW w:w="1418" w:type="dxa"/>
          </w:tcPr>
          <w:p w14:paraId="3309788A" w14:textId="6A5DB3E7" w:rsidR="001D061B" w:rsidRPr="007D6475" w:rsidRDefault="001D061B" w:rsidP="008A6494">
            <w:pPr>
              <w:spacing w:line="229" w:lineRule="exact"/>
              <w:ind w:left="102"/>
              <w:rPr>
                <w:szCs w:val="20"/>
              </w:rPr>
            </w:pPr>
            <w:r w:rsidRPr="00907C9B">
              <w:rPr>
                <w:szCs w:val="20"/>
              </w:rPr>
              <w:t>0..1</w:t>
            </w:r>
          </w:p>
        </w:tc>
      </w:tr>
      <w:tr w:rsidR="001D061B" w14:paraId="0F00E13E" w14:textId="77777777" w:rsidTr="00514BAB">
        <w:tc>
          <w:tcPr>
            <w:tcW w:w="2660" w:type="dxa"/>
          </w:tcPr>
          <w:p w14:paraId="2FCDB6E1" w14:textId="77777777" w:rsidR="001D061B" w:rsidRPr="00907C9B" w:rsidRDefault="001D061B" w:rsidP="008A6494">
            <w:pPr>
              <w:spacing w:line="229" w:lineRule="exact"/>
              <w:ind w:left="102"/>
              <w:rPr>
                <w:szCs w:val="20"/>
              </w:rPr>
            </w:pPr>
            <w:r>
              <w:rPr>
                <w:szCs w:val="20"/>
              </w:rPr>
              <w:t>../../</w:t>
            </w:r>
            <w:r w:rsidRPr="00907C9B">
              <w:rPr>
                <w:szCs w:val="20"/>
              </w:rPr>
              <w:t>documentTime</w:t>
            </w:r>
          </w:p>
          <w:p w14:paraId="24458E08" w14:textId="77777777" w:rsidR="001D061B" w:rsidRDefault="001D061B" w:rsidP="008A6494">
            <w:pPr>
              <w:spacing w:line="229" w:lineRule="exact"/>
              <w:ind w:left="102"/>
              <w:rPr>
                <w:szCs w:val="20"/>
              </w:rPr>
            </w:pPr>
          </w:p>
        </w:tc>
        <w:tc>
          <w:tcPr>
            <w:tcW w:w="1417" w:type="dxa"/>
          </w:tcPr>
          <w:p w14:paraId="01EDA7CA" w14:textId="77777777" w:rsidR="001D061B" w:rsidRPr="00171EC2" w:rsidRDefault="001D061B" w:rsidP="008A6494">
            <w:pPr>
              <w:spacing w:line="229" w:lineRule="exact"/>
              <w:ind w:left="102"/>
              <w:rPr>
                <w:szCs w:val="20"/>
              </w:rPr>
            </w:pPr>
            <w:r>
              <w:rPr>
                <w:szCs w:val="20"/>
              </w:rPr>
              <w:t>TimeStampType</w:t>
            </w:r>
          </w:p>
          <w:p w14:paraId="1B668527" w14:textId="77777777" w:rsidR="001D061B" w:rsidRDefault="001D061B" w:rsidP="00514BAB">
            <w:pPr>
              <w:pStyle w:val="TableParagraph"/>
              <w:spacing w:line="226" w:lineRule="exact"/>
              <w:ind w:left="102"/>
              <w:rPr>
                <w:sz w:val="20"/>
                <w:szCs w:val="20"/>
              </w:rPr>
            </w:pPr>
          </w:p>
        </w:tc>
        <w:tc>
          <w:tcPr>
            <w:tcW w:w="4111" w:type="dxa"/>
          </w:tcPr>
          <w:p w14:paraId="470EDE24" w14:textId="154A9FE4" w:rsidR="001D061B" w:rsidRPr="00041CC6" w:rsidRDefault="001D061B" w:rsidP="008A6494">
            <w:pPr>
              <w:spacing w:line="229" w:lineRule="exact"/>
              <w:ind w:left="102"/>
              <w:rPr>
                <w:szCs w:val="20"/>
              </w:rPr>
            </w:pPr>
            <w:r w:rsidRPr="00907C9B">
              <w:rPr>
                <w:szCs w:val="20"/>
              </w:rPr>
              <w:t>Tidpunkt då dokument skapades</w:t>
            </w:r>
          </w:p>
        </w:tc>
        <w:tc>
          <w:tcPr>
            <w:tcW w:w="1418" w:type="dxa"/>
          </w:tcPr>
          <w:p w14:paraId="206CF507" w14:textId="6AE4A773" w:rsidR="001D061B" w:rsidRPr="00907C9B" w:rsidRDefault="001D061B" w:rsidP="008A6494">
            <w:pPr>
              <w:spacing w:line="229" w:lineRule="exact"/>
              <w:ind w:left="102"/>
              <w:rPr>
                <w:szCs w:val="20"/>
              </w:rPr>
            </w:pPr>
            <w:r w:rsidRPr="00907C9B">
              <w:rPr>
                <w:szCs w:val="20"/>
              </w:rPr>
              <w:t>1..1</w:t>
            </w:r>
          </w:p>
        </w:tc>
      </w:tr>
      <w:tr w:rsidR="001D061B" w14:paraId="6BE0FEF8" w14:textId="77777777" w:rsidTr="00514BAB">
        <w:tc>
          <w:tcPr>
            <w:tcW w:w="2660" w:type="dxa"/>
          </w:tcPr>
          <w:p w14:paraId="516E971A" w14:textId="31A25EFD" w:rsidR="001D061B" w:rsidRDefault="001D061B" w:rsidP="008A6494">
            <w:pPr>
              <w:spacing w:line="229" w:lineRule="exact"/>
              <w:ind w:left="102"/>
              <w:rPr>
                <w:szCs w:val="20"/>
              </w:rPr>
            </w:pPr>
            <w:r>
              <w:rPr>
                <w:szCs w:val="20"/>
              </w:rPr>
              <w:t>../../</w:t>
            </w:r>
            <w:r w:rsidRPr="00907C9B">
              <w:rPr>
                <w:szCs w:val="20"/>
              </w:rPr>
              <w:t>patient</w:t>
            </w:r>
            <w:r>
              <w:rPr>
                <w:szCs w:val="20"/>
              </w:rPr>
              <w:t>Id</w:t>
            </w:r>
          </w:p>
        </w:tc>
        <w:tc>
          <w:tcPr>
            <w:tcW w:w="1417" w:type="dxa"/>
          </w:tcPr>
          <w:p w14:paraId="1AA7A90C" w14:textId="3D22E328" w:rsidR="001D061B" w:rsidRDefault="001D061B" w:rsidP="008A6494">
            <w:pPr>
              <w:spacing w:line="229" w:lineRule="exact"/>
              <w:ind w:left="102"/>
              <w:rPr>
                <w:szCs w:val="20"/>
              </w:rPr>
            </w:pPr>
            <w:r>
              <w:rPr>
                <w:spacing w:val="-1"/>
                <w:szCs w:val="20"/>
              </w:rPr>
              <w:t>PersonIdType</w:t>
            </w:r>
          </w:p>
        </w:tc>
        <w:tc>
          <w:tcPr>
            <w:tcW w:w="4111" w:type="dxa"/>
          </w:tcPr>
          <w:p w14:paraId="7E7147CD" w14:textId="77777777" w:rsidR="001D061B" w:rsidRPr="00041CC6" w:rsidRDefault="001D061B" w:rsidP="008A6494">
            <w:pPr>
              <w:spacing w:line="229" w:lineRule="exact"/>
              <w:ind w:left="102"/>
              <w:rPr>
                <w:szCs w:val="20"/>
              </w:rPr>
            </w:pPr>
            <w:r w:rsidRPr="00041CC6">
              <w:rPr>
                <w:szCs w:val="20"/>
              </w:rPr>
              <w:t>Id</w:t>
            </w:r>
            <w:r>
              <w:rPr>
                <w:szCs w:val="20"/>
              </w:rPr>
              <w:t>entifierare för patient.</w:t>
            </w:r>
          </w:p>
          <w:p w14:paraId="5ADC6E3F" w14:textId="77777777" w:rsidR="001D061B" w:rsidRPr="00A63DCF" w:rsidRDefault="001D061B" w:rsidP="008A6494">
            <w:pPr>
              <w:spacing w:line="226" w:lineRule="exact"/>
              <w:ind w:left="102"/>
              <w:rPr>
                <w:spacing w:val="-1"/>
                <w:szCs w:val="20"/>
              </w:rPr>
            </w:pPr>
          </w:p>
          <w:p w14:paraId="2D0CFAB7" w14:textId="77777777" w:rsidR="001D061B" w:rsidRPr="00907C9B" w:rsidRDefault="001D061B" w:rsidP="008A6494">
            <w:pPr>
              <w:spacing w:line="229" w:lineRule="exact"/>
              <w:ind w:left="102"/>
              <w:rPr>
                <w:szCs w:val="20"/>
              </w:rPr>
            </w:pPr>
          </w:p>
        </w:tc>
        <w:tc>
          <w:tcPr>
            <w:tcW w:w="1418" w:type="dxa"/>
          </w:tcPr>
          <w:p w14:paraId="65FB11A6" w14:textId="557E3A95" w:rsidR="001D061B" w:rsidRPr="00907C9B" w:rsidRDefault="001D061B" w:rsidP="008A6494">
            <w:pPr>
              <w:spacing w:line="229" w:lineRule="exact"/>
              <w:ind w:left="102"/>
              <w:rPr>
                <w:szCs w:val="20"/>
              </w:rPr>
            </w:pPr>
            <w:r w:rsidRPr="00907C9B">
              <w:rPr>
                <w:szCs w:val="20"/>
              </w:rPr>
              <w:t>1..1</w:t>
            </w:r>
          </w:p>
        </w:tc>
      </w:tr>
      <w:tr w:rsidR="001D061B" w14:paraId="2448E097" w14:textId="77777777" w:rsidTr="00514BAB">
        <w:tc>
          <w:tcPr>
            <w:tcW w:w="2660" w:type="dxa"/>
          </w:tcPr>
          <w:p w14:paraId="42710ADF" w14:textId="1ADCC292" w:rsidR="001D061B" w:rsidRDefault="001D061B" w:rsidP="008A6494">
            <w:pPr>
              <w:spacing w:line="229" w:lineRule="exact"/>
              <w:ind w:left="102"/>
              <w:rPr>
                <w:szCs w:val="20"/>
              </w:rPr>
            </w:pPr>
            <w:r>
              <w:rPr>
                <w:szCs w:val="20"/>
              </w:rPr>
              <w:t>../../../id</w:t>
            </w:r>
          </w:p>
        </w:tc>
        <w:tc>
          <w:tcPr>
            <w:tcW w:w="1417" w:type="dxa"/>
          </w:tcPr>
          <w:p w14:paraId="05BAEDBF" w14:textId="222119FB" w:rsidR="001D061B" w:rsidRDefault="001D061B" w:rsidP="008A6494">
            <w:pPr>
              <w:spacing w:line="229" w:lineRule="exact"/>
              <w:ind w:left="102"/>
              <w:rPr>
                <w:spacing w:val="-1"/>
                <w:szCs w:val="20"/>
              </w:rPr>
            </w:pPr>
            <w:r>
              <w:rPr>
                <w:szCs w:val="20"/>
              </w:rPr>
              <w:t>string</w:t>
            </w:r>
          </w:p>
        </w:tc>
        <w:tc>
          <w:tcPr>
            <w:tcW w:w="4111" w:type="dxa"/>
          </w:tcPr>
          <w:p w14:paraId="6F3F7EF7" w14:textId="6AEE7BD6" w:rsidR="001D061B" w:rsidRPr="00041CC6" w:rsidRDefault="001D061B" w:rsidP="008A6494">
            <w:pPr>
              <w:spacing w:line="229" w:lineRule="exact"/>
              <w:ind w:left="102"/>
              <w:rPr>
                <w:szCs w:val="20"/>
              </w:rPr>
            </w:pPr>
            <w:r w:rsidRPr="006167E0">
              <w:rPr>
                <w:szCs w:val="20"/>
              </w:rPr>
              <w:t>Identiteten enligt den identitetstyp (type) som angivits. Anges med 12 tecken utan bindestreck.</w:t>
            </w:r>
          </w:p>
        </w:tc>
        <w:tc>
          <w:tcPr>
            <w:tcW w:w="1418" w:type="dxa"/>
          </w:tcPr>
          <w:p w14:paraId="71F6CDFA" w14:textId="5A11AFC9" w:rsidR="001D061B" w:rsidRPr="00907C9B" w:rsidRDefault="001D061B" w:rsidP="008A6494">
            <w:pPr>
              <w:spacing w:line="229" w:lineRule="exact"/>
              <w:ind w:left="102"/>
              <w:rPr>
                <w:szCs w:val="20"/>
              </w:rPr>
            </w:pPr>
            <w:r>
              <w:rPr>
                <w:szCs w:val="20"/>
              </w:rPr>
              <w:t>1..1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(1.2.752.97.3.1.3)</w:t>
            </w:r>
          </w:p>
        </w:tc>
        <w:tc>
          <w:tcPr>
            <w:tcW w:w="1418" w:type="dxa"/>
          </w:tcPr>
          <w:p w14:paraId="4BF59CA7" w14:textId="515AC038" w:rsidR="001D061B" w:rsidRDefault="001D061B" w:rsidP="008A6494">
            <w:pPr>
              <w:spacing w:line="229" w:lineRule="exact"/>
              <w:ind w:left="102"/>
              <w:rPr>
                <w:szCs w:val="20"/>
              </w:rPr>
            </w:pPr>
            <w:r>
              <w:rPr>
                <w:szCs w:val="20"/>
              </w:rPr>
              <w:t>1..1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r>
              <w:rPr>
                <w:szCs w:val="20"/>
              </w:rPr>
              <w:lastRenderedPageBreak/>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Befattningskod. Om code anges skall också codeSystem  samt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HSA-id för vårdgivaren, som är vårdgivare för den enhet som författaren är uppdragstagare för. Skall anges om 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w:t>
            </w:r>
            <w:r w:rsidRPr="00907C9B">
              <w:rPr>
                <w:szCs w:val="20"/>
                <w:lang w:val="en-US"/>
              </w:rPr>
              <w:lastRenderedPageBreak/>
              <w:t>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lastRenderedPageBreak/>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lastRenderedPageBreak/>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lastRenderedPageBreak/>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kan  förekomma.</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r>
              <w:rPr>
                <w:szCs w:val="20"/>
              </w:rPr>
              <w:lastRenderedPageBreak/>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låtet om kod ej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77777777" w:rsidR="001D061B" w:rsidRPr="00907C9B" w:rsidRDefault="001D061B" w:rsidP="008A6494">
            <w:pPr>
              <w:spacing w:line="226" w:lineRule="exact"/>
              <w:ind w:left="102"/>
              <w:rPr>
                <w:spacing w:val="-1"/>
                <w:szCs w:val="20"/>
              </w:rPr>
            </w:pPr>
            <w:r w:rsidRPr="00907C9B">
              <w:rPr>
                <w:spacing w:val="-1"/>
                <w:szCs w:val="20"/>
              </w:rPr>
              <w:t>Tid då vårdbegäran framställdes. Nullvärde tillåtet</w:t>
            </w:r>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777777" w:rsidR="001D061B" w:rsidRPr="00907C9B" w:rsidRDefault="001D061B" w:rsidP="008A6494">
            <w:pPr>
              <w:spacing w:line="229" w:lineRule="exact"/>
              <w:ind w:left="102"/>
              <w:rPr>
                <w:szCs w:val="20"/>
              </w:rPr>
            </w:pPr>
            <w:r w:rsidRPr="00907C9B">
              <w:rPr>
                <w:szCs w:val="20"/>
              </w:rPr>
              <w:t>1..1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r>
              <w:rPr>
                <w:szCs w:val="20"/>
              </w:rPr>
              <w:t>../../../../</w:t>
            </w:r>
            <w:r w:rsidRPr="00790A72">
              <w:rPr>
                <w:szCs w:val="20"/>
              </w:rPr>
              <w:t>healthcareProfes</w:t>
            </w:r>
            <w:r w:rsidRPr="00790A72">
              <w:rPr>
                <w:szCs w:val="20"/>
              </w:rPr>
              <w:lastRenderedPageBreak/>
              <w:t>sionalRoleCode</w:t>
            </w:r>
          </w:p>
        </w:tc>
        <w:tc>
          <w:tcPr>
            <w:tcW w:w="1417" w:type="dxa"/>
          </w:tcPr>
          <w:p w14:paraId="0890AAD9" w14:textId="20B4F3D2" w:rsidR="001D061B" w:rsidRDefault="001D061B" w:rsidP="008A6494">
            <w:pPr>
              <w:spacing w:line="229" w:lineRule="exact"/>
              <w:ind w:left="102"/>
              <w:rPr>
                <w:szCs w:val="20"/>
              </w:rPr>
            </w:pPr>
            <w:r w:rsidRPr="00790A72">
              <w:rPr>
                <w:szCs w:val="20"/>
              </w:rPr>
              <w:lastRenderedPageBreak/>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 xml:space="preserve">Information om personens befattning. Om </w:t>
            </w:r>
            <w:r w:rsidRPr="006167E0">
              <w:rPr>
                <w:spacing w:val="-1"/>
                <w:szCs w:val="20"/>
              </w:rPr>
              <w:lastRenderedPageBreak/>
              <w:t>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lastRenderedPageBreak/>
              <w:t>0..1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r>
              <w:rPr>
                <w:szCs w:val="20"/>
              </w:rPr>
              <w:lastRenderedPageBreak/>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Befattningskod. Om code anges skall också codeSystem  samt displayName anges.</w:t>
            </w:r>
          </w:p>
        </w:tc>
        <w:tc>
          <w:tcPr>
            <w:tcW w:w="1418" w:type="dxa"/>
          </w:tcPr>
          <w:p w14:paraId="31E96BC2" w14:textId="7614B673" w:rsidR="001D061B" w:rsidRDefault="001D061B" w:rsidP="008A6494">
            <w:pPr>
              <w:spacing w:line="229" w:lineRule="exact"/>
              <w:ind w:left="102"/>
              <w:rPr>
                <w:szCs w:val="20"/>
              </w:rPr>
            </w:pPr>
            <w:r>
              <w:rPr>
                <w:szCs w:val="20"/>
              </w:rPr>
              <w:t>0..1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0..1</w:t>
            </w:r>
          </w:p>
        </w:tc>
      </w:tr>
    </w:tbl>
    <w:p w14:paraId="1A9CCDFC" w14:textId="77777777" w:rsidR="007E47C0" w:rsidRDefault="007E47C0" w:rsidP="007E47C0"/>
    <w:p w14:paraId="0C970D8C" w14:textId="77777777" w:rsidR="007E47C0" w:rsidRPr="00ED19D0" w:rsidRDefault="007E47C0" w:rsidP="00424B6F">
      <w:pPr>
        <w:pStyle w:val="BodyText"/>
      </w:pPr>
    </w:p>
    <w:p w14:paraId="19EF74E6" w14:textId="77777777" w:rsidR="007E47C0" w:rsidRDefault="00776D68" w:rsidP="007E47C0">
      <w:pPr>
        <w:pStyle w:val="Heading3"/>
      </w:pPr>
      <w:bookmarkStart w:id="463" w:name="_Toc254858645"/>
      <w:r>
        <w:t>Övriga regler</w:t>
      </w:r>
      <w:bookmarkEnd w:id="463"/>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lastRenderedPageBreak/>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Heading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Heading2"/>
      </w:pPr>
      <w:r>
        <w:br w:type="page"/>
      </w:r>
      <w:bookmarkStart w:id="464" w:name="_Toc248640910"/>
      <w:bookmarkStart w:id="465" w:name="_Toc254858646"/>
      <w:r w:rsidR="00D4194A" w:rsidRPr="00FC66B5">
        <w:lastRenderedPageBreak/>
        <w:t>GetMaternityMedicalHistory</w:t>
      </w:r>
      <w:bookmarkEnd w:id="464"/>
      <w:bookmarkEnd w:id="465"/>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Heading3"/>
      </w:pPr>
      <w:bookmarkStart w:id="466" w:name="_Toc254858647"/>
      <w:r>
        <w:t>Version</w:t>
      </w:r>
      <w:bookmarkEnd w:id="466"/>
    </w:p>
    <w:p w14:paraId="3F345ED5" w14:textId="22175496" w:rsidR="00D4194A" w:rsidRDefault="00D1188C" w:rsidP="00D4194A">
      <w:r>
        <w:t>2</w:t>
      </w:r>
      <w:r w:rsidR="00422022">
        <w:t>.1</w:t>
      </w:r>
    </w:p>
    <w:p w14:paraId="0417C7AC" w14:textId="77777777" w:rsidR="00424B6F" w:rsidRDefault="00424B6F" w:rsidP="00D4194A"/>
    <w:p w14:paraId="6D2D9239" w14:textId="6D4A25B0" w:rsidR="00424B6F" w:rsidRPr="00424B6F" w:rsidRDefault="00424B6F" w:rsidP="00424B6F">
      <w:pPr>
        <w:pStyle w:val="Heading3"/>
      </w:pPr>
      <w:bookmarkStart w:id="467" w:name="_Toc248640914"/>
      <w:bookmarkStart w:id="468" w:name="_Toc254858648"/>
      <w:r w:rsidRPr="00424B6F">
        <w:t>V-MIM</w:t>
      </w:r>
      <w:bookmarkEnd w:id="467"/>
      <w:bookmarkEnd w:id="468"/>
    </w:p>
    <w:p w14:paraId="084F95D0" w14:textId="77777777" w:rsidR="00424B6F" w:rsidRPr="00424B6F" w:rsidRDefault="00424B6F" w:rsidP="00424B6F">
      <w:pPr>
        <w:pStyle w:val="Body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odyText"/>
      </w:pPr>
    </w:p>
    <w:p w14:paraId="6F67535F" w14:textId="4D93B589" w:rsidR="00424B6F" w:rsidRPr="00527535" w:rsidRDefault="001946E2" w:rsidP="00424B6F">
      <w:pPr>
        <w:pStyle w:val="BodyText"/>
      </w:pPr>
      <w:r>
        <w:rPr>
          <w:noProof/>
          <w:lang w:val="en-US"/>
        </w:rPr>
        <w:drawing>
          <wp:inline distT="0" distB="0" distL="0" distR="0" wp14:anchorId="36A817BF" wp14:editId="108AA9FF">
            <wp:extent cx="5507990" cy="3268338"/>
            <wp:effectExtent l="0" t="0" r="3810" b="8890"/>
            <wp:docPr id="2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Heading3"/>
      </w:pPr>
      <w:bookmarkStart w:id="469" w:name="_Toc254858649"/>
      <w:r>
        <w:t>Fältregler</w:t>
      </w:r>
      <w:bookmarkEnd w:id="469"/>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Id för patienten. </w:t>
            </w:r>
            <w:r w:rsidRPr="008A6494">
              <w:rPr>
                <w:rFonts w:ascii="Times New Roman" w:hAnsi="Times New Roman" w:cs="Times New Roman"/>
                <w:spacing w:val="-1"/>
                <w:sz w:val="20"/>
                <w:szCs w:val="20"/>
              </w:rPr>
              <w:br/>
              <w:t>value sätts till patientens identifierare. Anges med 12 tecken utan avskiljare.</w:t>
            </w:r>
            <w:r w:rsidRPr="008A6494">
              <w:rPr>
                <w:rFonts w:ascii="Times New Roman" w:hAnsi="Times New Roman" w:cs="Times New Roman"/>
                <w:spacing w:val="-1"/>
                <w:sz w:val="20"/>
                <w:szCs w:val="20"/>
              </w:rPr>
              <w:br/>
              <w:t xml:space="preserve">Type sätts till OID för typ av identifierare. </w:t>
            </w:r>
            <w:r w:rsidRPr="008A6494">
              <w:rPr>
                <w:rFonts w:ascii="Times New Roman" w:hAnsi="Times New Roman" w:cs="Times New Roman"/>
                <w:spacing w:val="-1"/>
                <w:sz w:val="20"/>
                <w:szCs w:val="20"/>
              </w:rPr>
              <w:br/>
              <w:t>För personnummer ska Skatteverkets personnummer (1.2.752.129.2.1.3.1).</w:t>
            </w:r>
            <w:r w:rsidRPr="008A6494">
              <w:rPr>
                <w:rFonts w:ascii="Times New Roman" w:hAnsi="Times New Roman" w:cs="Times New Roman"/>
                <w:spacing w:val="-1"/>
                <w:sz w:val="20"/>
                <w:szCs w:val="20"/>
              </w:rPr>
              <w:br/>
              <w:t>För samordningsnummer ska Skatteverkets samordningsnummer (1.2.752.129.2.1.3.3).</w:t>
            </w:r>
            <w:r w:rsidRPr="008A6494">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 xml:space="preserve">Begränsning av sökningen i tid. Begränsningen sker genom att resultatet innehåller de poster som i något av de tidsfält som ingår i </w:t>
            </w:r>
            <w:r w:rsidRPr="008A6494">
              <w:rPr>
                <w:rFonts w:ascii="Times New Roman" w:hAnsi="Times New Roman" w:cs="Times New Roman"/>
                <w:sz w:val="20"/>
                <w:szCs w:val="20"/>
              </w:rPr>
              <w:t>maternityMedicalRecordHeader</w:t>
            </w:r>
            <w:r w:rsidRPr="008A6494">
              <w:rPr>
                <w:rFonts w:ascii="Times New Roman" w:hAnsi="Times New Roman" w:cs="Times New Roman"/>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Begränsar sökningen till dokument som är skapade i angivet system. </w:t>
            </w:r>
          </w:p>
          <w:p w14:paraId="0AA5246D" w14:textId="77777777" w:rsidR="008A6494" w:rsidRPr="008A6494" w:rsidRDefault="008A6494" w:rsidP="008A6494">
            <w:pPr>
              <w:spacing w:line="226" w:lineRule="exact"/>
              <w:ind w:left="102"/>
              <w:rPr>
                <w:rFonts w:ascii="Times New Roman" w:hAnsi="Times New Roman" w:cs="Times New Roman"/>
                <w:sz w:val="20"/>
                <w:szCs w:val="20"/>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Värdet på detta fält måste överensstämma med värdet på logicalAddress i anropets tekniska kuvertering (ex. 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Det innebär i praktiken att aggregerande tjänster inte används när detta fält anges.</w:t>
            </w:r>
          </w:p>
          <w:p w14:paraId="05F9547F" w14:textId="77777777" w:rsidR="008A6494" w:rsidRPr="008A6494" w:rsidRDefault="008A6494" w:rsidP="008A6494">
            <w:pPr>
              <w:spacing w:line="226" w:lineRule="exact"/>
              <w:ind w:left="102"/>
              <w:rPr>
                <w:rFonts w:ascii="Times New Roman" w:hAnsi="Times New Roman" w:cs="Times New Roman"/>
                <w:sz w:val="20"/>
                <w:szCs w:val="20"/>
              </w:rPr>
            </w:pPr>
          </w:p>
          <w:p w14:paraId="492B367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Titel som beskriver den information som sänds i dokumentet.</w:t>
            </w:r>
          </w:p>
          <w:p w14:paraId="6F0DFAE4"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 xml:space="preserve">Id för </w:t>
            </w:r>
            <w:r w:rsidRPr="008A6494">
              <w:rPr>
                <w:rFonts w:ascii="Times New Roman" w:hAnsi="Times New Roman" w:cs="Times New Roman"/>
                <w:b/>
                <w:sz w:val="20"/>
                <w:szCs w:val="20"/>
              </w:rPr>
              <w:t>modern</w:t>
            </w:r>
            <w:r w:rsidRPr="008A6494">
              <w:rPr>
                <w:rFonts w:ascii="Times New Roman" w:hAnsi="Times New Roman" w:cs="Times New Roman"/>
                <w:sz w:val="20"/>
                <w:szCs w:val="20"/>
              </w:rPr>
              <w:t>.</w:t>
            </w:r>
            <w:r w:rsidRPr="008A6494">
              <w:rPr>
                <w:rFonts w:ascii="Times New Roman" w:hAnsi="Times New Roman" w:cs="Times New Roman"/>
                <w:sz w:val="20"/>
                <w:szCs w:val="20"/>
              </w:rPr>
              <w:br/>
              <w:t>id sätts till patientens identifierare, anges med 12 siffror utan avskiljare.</w:t>
            </w:r>
            <w:r w:rsidRPr="008A6494">
              <w:rPr>
                <w:rFonts w:ascii="Times New Roman" w:hAnsi="Times New Roman" w:cs="Times New Roman"/>
                <w:sz w:val="20"/>
                <w:szCs w:val="20"/>
              </w:rPr>
              <w:b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43E7CA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Sätts till </w:t>
            </w:r>
            <w:r w:rsidRPr="008A6494">
              <w:rPr>
                <w:rFonts w:ascii="Times New Roman" w:hAnsi="Times New Roman" w:cs="Times New Roman"/>
                <w:b/>
                <w:sz w:val="20"/>
                <w:szCs w:val="20"/>
              </w:rPr>
              <w:t>moderns</w:t>
            </w:r>
            <w:r w:rsidRPr="008A6494">
              <w:rPr>
                <w:rFonts w:ascii="Times New Roman" w:hAnsi="Times New Roman" w:cs="Times New Roman"/>
                <w:sz w:val="20"/>
                <w:szCs w:val="20"/>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5F8FA77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Information om författarens befattning. Om möjligt skall KV Befattning (OID 1.2.752.129.2.2.1.4), se </w:t>
            </w:r>
          </w:p>
          <w:p w14:paraId="6DB4EB8B" w14:textId="77777777" w:rsidR="008A6494" w:rsidRPr="008A6494" w:rsidRDefault="00A7296B" w:rsidP="008A6494">
            <w:pPr>
              <w:spacing w:line="226" w:lineRule="exact"/>
              <w:ind w:left="102"/>
              <w:rPr>
                <w:rFonts w:ascii="Times New Roman" w:hAnsi="Times New Roman" w:cs="Times New Roman"/>
                <w:spacing w:val="-1"/>
                <w:sz w:val="20"/>
                <w:szCs w:val="20"/>
              </w:rPr>
            </w:pPr>
            <w:hyperlink r:id="rId21" w:history="1">
              <w:r w:rsidR="008A6494" w:rsidRPr="008A6494">
                <w:rPr>
                  <w:rStyle w:val="Hyperlink"/>
                  <w:rFonts w:ascii="Times New Roman" w:hAnsi="Times New Roman" w:cs="Times New Roman"/>
                  <w:sz w:val="20"/>
                  <w:szCs w:val="20"/>
                </w:rPr>
                <w:t>http://www.inera.se/Documents/TJANSTER_PROJEKT/Katalogtjanst_HSA/Innehall/hsa_innehall_befattning.pdf</w:t>
              </w:r>
            </w:hyperlink>
          </w:p>
          <w:p w14:paraId="50BD232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 Om code anges skall också codeSystem  samt d</w:t>
            </w:r>
            <w:bookmarkStart w:id="470" w:name="_GoBack"/>
            <w:bookmarkEnd w:id="470"/>
            <w:r w:rsidRPr="008A6494">
              <w:rPr>
                <w:rFonts w:ascii="Times New Roman" w:hAnsi="Times New Roman" w:cs="Times New Roman"/>
                <w:sz w:val="20"/>
                <w:szCs w:val="20"/>
              </w:rPr>
              <w:t>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Om befattning är beskriven i ett lokalt kodverk utan OID, eller när kod helt saknas, kan en beskrivande text anges i originalText.</w:t>
            </w:r>
          </w:p>
          <w:p w14:paraId="29DDDC2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Om originalText anges skall inget annat värde i </w:t>
            </w:r>
            <w:r w:rsidRPr="008A6494">
              <w:rPr>
                <w:rFonts w:ascii="Times New Roman" w:hAnsi="Times New Roman" w:cs="Times New Roman"/>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Postadress för den organisation som författaren är uppdragstagare på. </w:t>
            </w:r>
            <w:r w:rsidRPr="008A6494">
              <w:rPr>
                <w:rFonts w:ascii="Times New Roman" w:hAnsi="Times New Roman" w:cs="Times New Roman"/>
                <w:sz w:val="20"/>
                <w:szCs w:val="20"/>
              </w:rPr>
              <w:t>Skrivs på ett så naturligt sätt som möjligt, exempelvis:</w:t>
            </w:r>
            <w:r w:rsidRPr="008A6494">
              <w:rPr>
                <w:rFonts w:ascii="Times New Roman" w:hAnsi="Times New Roman" w:cs="Times New Roman"/>
                <w:sz w:val="20"/>
                <w:szCs w:val="20"/>
              </w:rPr>
              <w:br/>
              <w:t>”Storgatan 12</w:t>
            </w:r>
            <w:r w:rsidRPr="008A6494">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vårdgivaren, som är vårdgivare för den enhet som författaren är uppdragstagare för.</w:t>
            </w:r>
          </w:p>
          <w:p w14:paraId="11CE0B6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Information om vem som signerat informationen i dokumentet.</w:t>
            </w:r>
          </w:p>
          <w:p w14:paraId="67778E2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Anger om information får delas till patient. Värdet sätts i sådant fall till true, i annat fall till false.</w:t>
            </w:r>
          </w:p>
          <w:p w14:paraId="5ABD9F50"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Kan bestå av antingen en </w:t>
            </w:r>
            <w:r w:rsidRPr="008A6494">
              <w:rPr>
                <w:rFonts w:ascii="Times New Roman" w:hAnsi="Times New Roman" w:cs="Times New Roman"/>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Kön, giltiga värden 0,1,2 och 9 enligt kodverk med OID 1.2.752.129.2.2.1.1:</w:t>
            </w:r>
          </w:p>
          <w:p w14:paraId="2AA49659"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Bedömning vid 1:a besök: basprogram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4A1B111F" w14:textId="77777777" w:rsidTr="00000D1C">
        <w:trPr>
          <w:trHeight w:hRule="exact" w:val="313"/>
          <w:tblHeader/>
        </w:trPr>
        <w:tc>
          <w:tcPr>
            <w:tcW w:w="2922" w:type="dxa"/>
            <w:tcBorders>
              <w:top w:val="single" w:sz="5" w:space="0" w:color="000000"/>
              <w:left w:val="single" w:sz="5" w:space="0" w:color="000000"/>
              <w:bottom w:val="single" w:sz="5" w:space="0" w:color="000000"/>
              <w:right w:val="single" w:sz="5" w:space="0" w:color="000000"/>
            </w:tcBorders>
          </w:tcPr>
          <w:p w14:paraId="7A35E631" w14:textId="4631D886"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../../../plasmaGlucose</w:t>
            </w:r>
          </w:p>
        </w:tc>
        <w:tc>
          <w:tcPr>
            <w:tcW w:w="1843" w:type="dxa"/>
            <w:tcBorders>
              <w:top w:val="single" w:sz="5" w:space="0" w:color="000000"/>
              <w:left w:val="single" w:sz="5" w:space="0" w:color="000000"/>
              <w:bottom w:val="single" w:sz="5" w:space="0" w:color="000000"/>
              <w:right w:val="single" w:sz="5" w:space="0" w:color="000000"/>
            </w:tcBorders>
          </w:tcPr>
          <w:p w14:paraId="00CCE196" w14:textId="014C5404"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MeasurementType</w:t>
            </w:r>
          </w:p>
        </w:tc>
        <w:tc>
          <w:tcPr>
            <w:tcW w:w="3685" w:type="dxa"/>
            <w:tcBorders>
              <w:top w:val="single" w:sz="5" w:space="0" w:color="000000"/>
              <w:left w:val="single" w:sz="5" w:space="0" w:color="000000"/>
              <w:bottom w:val="single" w:sz="5" w:space="0" w:color="000000"/>
              <w:right w:val="single" w:sz="5" w:space="0" w:color="000000"/>
            </w:tcBorders>
          </w:tcPr>
          <w:p w14:paraId="4EF6EDAA" w14:textId="683FCDE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p-Glukos, blodsocker</w:t>
            </w:r>
          </w:p>
        </w:tc>
        <w:tc>
          <w:tcPr>
            <w:tcW w:w="851" w:type="dxa"/>
            <w:tcBorders>
              <w:top w:val="single" w:sz="5" w:space="0" w:color="000000"/>
              <w:left w:val="single" w:sz="5" w:space="0" w:color="000000"/>
              <w:bottom w:val="single" w:sz="5" w:space="0" w:color="000000"/>
              <w:right w:val="single" w:sz="5" w:space="0" w:color="000000"/>
            </w:tcBorders>
          </w:tcPr>
          <w:p w14:paraId="7208791C" w14:textId="72CC114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0..1</w:t>
            </w:r>
          </w:p>
        </w:tc>
      </w:tr>
      <w:tr w:rsidR="00000D1C" w:rsidRPr="00907C9B" w14:paraId="4EE1879D" w14:textId="77777777" w:rsidTr="00000D1C">
        <w:trPr>
          <w:trHeight w:hRule="exact" w:val="41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149B8481"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../../../../method</w:t>
            </w:r>
          </w:p>
        </w:tc>
        <w:tc>
          <w:tcPr>
            <w:tcW w:w="1843" w:type="dxa"/>
            <w:tcBorders>
              <w:top w:val="single" w:sz="5" w:space="0" w:color="000000"/>
              <w:left w:val="single" w:sz="5" w:space="0" w:color="000000"/>
              <w:bottom w:val="single" w:sz="5" w:space="0" w:color="000000"/>
              <w:right w:val="single" w:sz="5" w:space="0" w:color="000000"/>
            </w:tcBorders>
          </w:tcPr>
          <w:p w14:paraId="7C628161" w14:textId="32D177E3"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CVType</w:t>
            </w:r>
          </w:p>
        </w:tc>
        <w:tc>
          <w:tcPr>
            <w:tcW w:w="3685" w:type="dxa"/>
            <w:tcBorders>
              <w:top w:val="single" w:sz="5" w:space="0" w:color="000000"/>
              <w:left w:val="single" w:sz="5" w:space="0" w:color="000000"/>
              <w:bottom w:val="single" w:sz="5" w:space="0" w:color="000000"/>
              <w:right w:val="single" w:sz="5" w:space="0" w:color="000000"/>
            </w:tcBorders>
          </w:tcPr>
          <w:p w14:paraId="2BB292AE" w14:textId="4592696E"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NPU-kod som beskriver mätmetoden.</w:t>
            </w:r>
          </w:p>
        </w:tc>
        <w:tc>
          <w:tcPr>
            <w:tcW w:w="851" w:type="dxa"/>
            <w:tcBorders>
              <w:top w:val="single" w:sz="5" w:space="0" w:color="000000"/>
              <w:left w:val="single" w:sz="5" w:space="0" w:color="000000"/>
              <w:bottom w:val="single" w:sz="5" w:space="0" w:color="000000"/>
              <w:right w:val="single" w:sz="5" w:space="0" w:color="000000"/>
            </w:tcBorders>
          </w:tcPr>
          <w:p w14:paraId="7CB1DFBE" w14:textId="5C3E8F6A"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5B28B0A1" w14:textId="77777777" w:rsidTr="00000D1C">
        <w:trPr>
          <w:trHeight w:hRule="exact" w:val="578"/>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061B1B65"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../../../../value</w:t>
            </w:r>
          </w:p>
        </w:tc>
        <w:tc>
          <w:tcPr>
            <w:tcW w:w="1843" w:type="dxa"/>
            <w:tcBorders>
              <w:top w:val="single" w:sz="5" w:space="0" w:color="000000"/>
              <w:left w:val="single" w:sz="5" w:space="0" w:color="000000"/>
              <w:bottom w:val="single" w:sz="5" w:space="0" w:color="000000"/>
              <w:right w:val="single" w:sz="5" w:space="0" w:color="000000"/>
            </w:tcBorders>
          </w:tcPr>
          <w:p w14:paraId="08ADA7AB" w14:textId="0AF43FBC"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PQtype</w:t>
            </w:r>
          </w:p>
        </w:tc>
        <w:tc>
          <w:tcPr>
            <w:tcW w:w="3685" w:type="dxa"/>
            <w:tcBorders>
              <w:top w:val="single" w:sz="5" w:space="0" w:color="000000"/>
              <w:left w:val="single" w:sz="5" w:space="0" w:color="000000"/>
              <w:bottom w:val="single" w:sz="5" w:space="0" w:color="000000"/>
              <w:right w:val="single" w:sz="5" w:space="0" w:color="000000"/>
            </w:tcBorders>
          </w:tcPr>
          <w:p w14:paraId="76DEDDAD" w14:textId="77777777" w:rsidR="00000D1C" w:rsidRPr="00000D1C" w:rsidRDefault="00000D1C" w:rsidP="005B612A">
            <w:pPr>
              <w:spacing w:line="226" w:lineRule="exact"/>
              <w:ind w:left="102"/>
              <w:rPr>
                <w:rFonts w:ascii="Times New Roman" w:hAnsi="Times New Roman" w:cs="Times New Roman"/>
                <w:spacing w:val="-1"/>
                <w:sz w:val="20"/>
                <w:szCs w:val="20"/>
                <w:highlight w:val="yellow"/>
              </w:rPr>
            </w:pPr>
            <w:r w:rsidRPr="00000D1C">
              <w:rPr>
                <w:rFonts w:ascii="Times New Roman" w:hAnsi="Times New Roman" w:cs="Times New Roman"/>
                <w:spacing w:val="-1"/>
                <w:sz w:val="20"/>
                <w:szCs w:val="20"/>
                <w:highlight w:val="yellow"/>
              </w:rPr>
              <w:t>p-glukos – blodsocker [antal / volym]</w:t>
            </w:r>
          </w:p>
          <w:p w14:paraId="281B1FDA" w14:textId="5EEB3779"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Förväntad enhet är mmol/l.</w:t>
            </w:r>
          </w:p>
        </w:tc>
        <w:tc>
          <w:tcPr>
            <w:tcW w:w="851" w:type="dxa"/>
            <w:tcBorders>
              <w:top w:val="single" w:sz="5" w:space="0" w:color="000000"/>
              <w:left w:val="single" w:sz="5" w:space="0" w:color="000000"/>
              <w:bottom w:val="single" w:sz="5" w:space="0" w:color="000000"/>
              <w:right w:val="single" w:sz="5" w:space="0" w:color="000000"/>
            </w:tcBorders>
          </w:tcPr>
          <w:p w14:paraId="33A1A44B" w14:textId="475C31BF"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Fosterläge enligt kodverk:</w:t>
            </w:r>
          </w:p>
          <w:p w14:paraId="6C29D772"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1C3B28D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head (huvud )</w:t>
            </w:r>
          </w:p>
          <w:p w14:paraId="2499FC9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breech (säte)</w:t>
            </w:r>
          </w:p>
          <w:p w14:paraId="427C3A2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2 = oblique (snedläge) </w:t>
            </w:r>
          </w:p>
          <w:p w14:paraId="32D0737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3 = transverse (tvärläge)</w:t>
            </w:r>
          </w:p>
          <w:p w14:paraId="01EB6385" w14:textId="77777777" w:rsidR="00000D1C" w:rsidRPr="008A6494" w:rsidRDefault="00000D1C" w:rsidP="008A6494">
            <w:pPr>
              <w:spacing w:line="226" w:lineRule="exact"/>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Föregående fosterdel enligt kodverk:</w:t>
            </w:r>
          </w:p>
          <w:p w14:paraId="1B6407BB"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67894A7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mobile (rörligt),</w:t>
            </w:r>
          </w:p>
          <w:p w14:paraId="18FB17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Typ av ledighet enligt kodverk</w:t>
            </w:r>
          </w:p>
          <w:p w14:paraId="5F41E26C"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7D98297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Sjukskrivning,</w:t>
            </w:r>
          </w:p>
          <w:p w14:paraId="517AB69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000D1C" w:rsidRPr="008A6494" w:rsidRDefault="00000D1C"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000D1C" w:rsidRPr="008A6494" w:rsidRDefault="00000D1C"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000D1C" w:rsidRPr="008A6494" w:rsidRDefault="00000D1C"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000D1C"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Sår/bristningar/klipp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Bäckenbotten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000D1C" w:rsidRPr="008A6494" w:rsidRDefault="00000D1C" w:rsidP="008A6494">
            <w:pPr>
              <w:spacing w:line="226" w:lineRule="exact"/>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Kommentar till uterus med anmärkning. Kan endast anges då </w:t>
            </w:r>
            <w:r w:rsidRPr="008A6494">
              <w:rPr>
                <w:rFonts w:ascii="Times New Roman" w:hAnsi="Times New Roman" w:cs="Times New Roman"/>
                <w:sz w:val="20"/>
                <w:szCs w:val="20"/>
              </w:rPr>
              <w:t>uterusContracted</w:t>
            </w:r>
            <w:r w:rsidRPr="008A6494">
              <w:rPr>
                <w:rFonts w:ascii="Times New Roman" w:hAnsi="Times New Roman" w:cs="Times New Roman"/>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000D1C"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Heading3"/>
      </w:pPr>
      <w:bookmarkStart w:id="471" w:name="_Toc254858650"/>
      <w:r>
        <w:t>Övriga regler</w:t>
      </w:r>
      <w:bookmarkEnd w:id="471"/>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Heading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Heading5"/>
      </w:pPr>
      <w:r w:rsidRPr="00776D68">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Heading2"/>
      </w:pPr>
      <w:bookmarkStart w:id="472" w:name="_Toc248640916"/>
      <w:bookmarkStart w:id="473" w:name="_Toc254858651"/>
      <w:r>
        <w:t>GetLaboratoryOrderOutcome</w:t>
      </w:r>
      <w:bookmarkEnd w:id="472"/>
      <w:bookmarkEnd w:id="473"/>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lastRenderedPageBreak/>
        <w:t>GetLaboratoryOrderOutcome returnerar laboratoriesvar lagrade i beställande enhets journal, och skall ej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Heading3"/>
      </w:pPr>
      <w:bookmarkStart w:id="474" w:name="_Toc254858652"/>
      <w:r>
        <w:t>Version</w:t>
      </w:r>
      <w:bookmarkEnd w:id="474"/>
    </w:p>
    <w:p w14:paraId="174ABF4D" w14:textId="1D5FD599" w:rsidR="00A86FCE" w:rsidRDefault="00084429"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Heading3"/>
      </w:pPr>
      <w:bookmarkStart w:id="475" w:name="_Toc254858653"/>
      <w:r>
        <w:t>Fältregler</w:t>
      </w:r>
      <w:bookmarkEnd w:id="475"/>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lastRenderedPageBreak/>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Id för patienten. </w:t>
            </w:r>
            <w:r w:rsidRPr="00424B6F">
              <w:rPr>
                <w:rFonts w:ascii="Times New Roman" w:hAnsi="Times New Roman" w:cs="Times New Roman"/>
                <w:spacing w:val="-1"/>
                <w:sz w:val="20"/>
                <w:szCs w:val="20"/>
              </w:rPr>
              <w:br/>
              <w:t>value sätts till patientens identifierare. Anges med 12 tecken utan avskiljare.</w:t>
            </w:r>
            <w:r w:rsidRPr="00424B6F">
              <w:rPr>
                <w:rFonts w:ascii="Times New Roman" w:hAnsi="Times New Roman" w:cs="Times New Roman"/>
                <w:spacing w:val="-1"/>
                <w:sz w:val="20"/>
                <w:szCs w:val="20"/>
              </w:rPr>
              <w:br/>
              <w:t xml:space="preserve">Type sätts till OID för typ av identifierare. </w:t>
            </w:r>
            <w:r w:rsidRPr="00424B6F">
              <w:rPr>
                <w:rFonts w:ascii="Times New Roman" w:hAnsi="Times New Roman" w:cs="Times New Roman"/>
                <w:spacing w:val="-1"/>
                <w:sz w:val="20"/>
                <w:szCs w:val="20"/>
              </w:rPr>
              <w:br/>
              <w:t>För personnummer ska Skatteverkets personnummer (1.2.752.129.2.1.3.1).</w:t>
            </w:r>
            <w:r w:rsidRPr="00424B6F">
              <w:rPr>
                <w:rFonts w:ascii="Times New Roman" w:hAnsi="Times New Roman" w:cs="Times New Roman"/>
                <w:spacing w:val="-1"/>
                <w:sz w:val="20"/>
                <w:szCs w:val="20"/>
              </w:rPr>
              <w:br/>
              <w:t>För samordningsnummer ska Skatteverkets samordningsnummer (1.2.752.129.2.1.3.3).</w:t>
            </w:r>
            <w:r w:rsidRPr="00424B6F">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Begränsar sökningen till dokument som är skapade i angivet system. </w:t>
            </w:r>
          </w:p>
          <w:p w14:paraId="15BB4907" w14:textId="77777777" w:rsidR="00424B6F" w:rsidRPr="00424B6F" w:rsidRDefault="00424B6F" w:rsidP="00424B6F">
            <w:pPr>
              <w:spacing w:line="226" w:lineRule="exact"/>
              <w:ind w:left="102"/>
              <w:rPr>
                <w:rFonts w:ascii="Times New Roman" w:hAnsi="Times New Roman" w:cs="Times New Roman"/>
                <w:sz w:val="20"/>
                <w:szCs w:val="20"/>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Värdet på detta fält måste överensstämma med värdet på logicalAddress i anropets tekniska kuvertering (ex. 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Det innebär i praktiken att aggregerande tjänster inte används när detta fält anges.</w:t>
            </w:r>
          </w:p>
          <w:p w14:paraId="30D37A49" w14:textId="77777777" w:rsidR="00424B6F" w:rsidRPr="00424B6F" w:rsidRDefault="00424B6F" w:rsidP="00424B6F">
            <w:pPr>
              <w:spacing w:line="226" w:lineRule="exact"/>
              <w:ind w:left="102"/>
              <w:rPr>
                <w:rFonts w:ascii="Times New Roman" w:hAnsi="Times New Roman" w:cs="Times New Roman"/>
                <w:sz w:val="20"/>
                <w:szCs w:val="20"/>
              </w:rPr>
            </w:pPr>
          </w:p>
          <w:p w14:paraId="3C0708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Begränsar sökningen till den vård- och omsorgskontakt där den vårdbegäran som låg till grund för laboratoriesvaret skapades.</w:t>
            </w:r>
          </w:p>
          <w:p w14:paraId="142773D2"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Returnerar en patients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Type sätts till OID för typ av identifierare. </w:t>
            </w:r>
          </w:p>
          <w:p w14:paraId="78E710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personnummer ska Skatteverkets personnummer (1.2.752.129.2.1.3.1).</w:t>
            </w:r>
          </w:p>
          <w:p w14:paraId="536339E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samordningsnummer ska Skatteverkets samordningsnummer (1.2.752.129.2.1.3.3).</w:t>
            </w:r>
          </w:p>
          <w:p w14:paraId="20B214E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reservnummer används lokalt definierade reservnummet, exempelvis SLL reservnummer (1.2.752.97.3.1.3)</w:t>
            </w:r>
          </w:p>
          <w:p w14:paraId="6AD80F7F"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5D562D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4E18097A"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0B30775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Postadress för den organisation som författaren är uppdragstagare på. Skrivs på ett så naturligt sätt som möjligt, exempelvis:</w:t>
            </w:r>
            <w:r w:rsidRPr="00424B6F">
              <w:rPr>
                <w:rFonts w:ascii="Times New Roman" w:hAnsi="Times New Roman" w:cs="Times New Roman"/>
                <w:sz w:val="20"/>
                <w:szCs w:val="20"/>
              </w:rPr>
              <w:br/>
              <w:t>”Storgatan 12</w:t>
            </w:r>
            <w:r w:rsidRPr="00424B6F">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vem som signerat informationen i dokumentet.</w:t>
            </w:r>
          </w:p>
          <w:p w14:paraId="7F25482D"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Anger om information får delas till patient. Värdet sätts i sådant fall till true, i annat fall till false. </w:t>
            </w:r>
          </w:p>
          <w:p w14:paraId="3444C13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svar som avses. </w:t>
            </w:r>
          </w:p>
          <w:p w14:paraId="72BEB3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DEF = definitivtsvar</w:t>
            </w:r>
          </w:p>
          <w:p w14:paraId="18F768A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 = tilläggssvar</w:t>
            </w:r>
          </w:p>
          <w:p w14:paraId="6675D7E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labenhet som undersökningsresultatet härrör från. </w:t>
            </w:r>
          </w:p>
          <w:p w14:paraId="182465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0DCC454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708AFA6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åtgärdens status. Då det är möjligt ska KV åtgärdsstatus följas. 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Kod som anger om resultatet ligger utanför referensintervall. Sant = Ja, resultatet ligger utanför referens-intervall</w:t>
            </w:r>
          </w:p>
          <w:p w14:paraId="47821CE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Heading3"/>
      </w:pPr>
      <w:bookmarkStart w:id="476" w:name="_Toc254858654"/>
      <w:r>
        <w:t>Övriga regler</w:t>
      </w:r>
      <w:bookmarkEnd w:id="476"/>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Heading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Heading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default" r:id="rId22"/>
      <w:headerReference w:type="first" r:id="rId23"/>
      <w:footerReference w:type="first" r:id="rId24"/>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6052C" w14:textId="77777777" w:rsidR="005B612A" w:rsidRDefault="005B612A" w:rsidP="00C72B17">
      <w:pPr>
        <w:spacing w:line="240" w:lineRule="auto"/>
      </w:pPr>
      <w:r>
        <w:separator/>
      </w:r>
    </w:p>
  </w:endnote>
  <w:endnote w:type="continuationSeparator" w:id="0">
    <w:p w14:paraId="0015BF39" w14:textId="77777777" w:rsidR="005B612A" w:rsidRDefault="005B612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B612A" w:rsidRDefault="005B612A">
    <w:pPr>
      <w:pStyle w:val="Footer"/>
    </w:pPr>
  </w:p>
  <w:p w14:paraId="12C113D0" w14:textId="77777777" w:rsidR="005B612A" w:rsidRDefault="005B612A">
    <w:pPr>
      <w:pStyle w:val="Footer"/>
    </w:pPr>
  </w:p>
  <w:p w14:paraId="1421CB49" w14:textId="77777777" w:rsidR="005B612A" w:rsidRDefault="005B612A">
    <w:pPr>
      <w:pStyle w:val="Footer"/>
    </w:pPr>
  </w:p>
  <w:p w14:paraId="6F807640" w14:textId="77777777" w:rsidR="005B612A" w:rsidRDefault="005B612A">
    <w:pPr>
      <w:pStyle w:val="Footer"/>
    </w:pPr>
  </w:p>
  <w:p w14:paraId="2E456113" w14:textId="77777777" w:rsidR="005B612A" w:rsidRDefault="005B612A">
    <w:pPr>
      <w:pStyle w:val="Footer"/>
    </w:pPr>
  </w:p>
  <w:p w14:paraId="36A9D811" w14:textId="77777777" w:rsidR="005B612A" w:rsidRDefault="005B612A">
    <w:pPr>
      <w:pStyle w:val="Footer"/>
    </w:pPr>
  </w:p>
  <w:p w14:paraId="2CD2C690" w14:textId="77777777" w:rsidR="005B612A" w:rsidRDefault="005B612A" w:rsidP="00956547">
    <w:pPr>
      <w:pStyle w:val="Footer"/>
    </w:pPr>
    <w:bookmarkStart w:id="516"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516"/>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9C2A4" w14:textId="77777777" w:rsidR="005B612A" w:rsidRDefault="005B612A" w:rsidP="00C72B17">
      <w:pPr>
        <w:spacing w:line="240" w:lineRule="auto"/>
      </w:pPr>
      <w:r>
        <w:separator/>
      </w:r>
    </w:p>
  </w:footnote>
  <w:footnote w:type="continuationSeparator" w:id="0">
    <w:p w14:paraId="4079909C" w14:textId="77777777" w:rsidR="005B612A" w:rsidRDefault="005B612A"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3440E651" w:rsidR="005B612A" w:rsidRDefault="005B612A"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477" w:name="Date1"/>
    <w:r>
      <w:t>2</w:t>
    </w:r>
    <w:ins w:id="478" w:author="Khaled Daham" w:date="2014-02-24T10:49:00Z">
      <w:r w:rsidR="00903125">
        <w:t>4</w:t>
      </w:r>
    </w:ins>
    <w:del w:id="479" w:author="Khaled Daham" w:date="2014-02-24T10:49:00Z">
      <w:r w:rsidDel="00903125">
        <w:delText>3</w:delText>
      </w:r>
    </w:del>
    <w:r>
      <w:t xml:space="preserve"> </w:t>
    </w:r>
    <w:ins w:id="480" w:author="Khaled Daham" w:date="2014-02-24T10:49:00Z">
      <w:r w:rsidR="00903125">
        <w:t>Februari</w:t>
      </w:r>
    </w:ins>
    <w:del w:id="481" w:author="Khaled Daham" w:date="2014-02-24T10:49:00Z">
      <w:r w:rsidDel="00903125">
        <w:delText>maj</w:delText>
      </w:r>
    </w:del>
    <w:r>
      <w:t xml:space="preserve"> 201</w:t>
    </w:r>
    <w:ins w:id="482" w:author="Khaled Daham" w:date="2014-02-24T10:49:00Z">
      <w:r w:rsidR="00903125">
        <w:t>4</w:t>
      </w:r>
    </w:ins>
    <w:del w:id="483" w:author="Khaled Daham" w:date="2014-02-24T10:49:00Z">
      <w:r w:rsidDel="00903125">
        <w:delText>3</w:delText>
      </w:r>
    </w:del>
    <w:bookmarkEnd w:id="477"/>
  </w:p>
  <w:p w14:paraId="005707D8" w14:textId="588DF0F6" w:rsidR="005B612A" w:rsidRDefault="005B612A" w:rsidP="008303EF">
    <w:pPr>
      <w:tabs>
        <w:tab w:val="left" w:pos="6237"/>
      </w:tabs>
    </w:pPr>
    <w:r>
      <w:tab/>
    </w:r>
    <w:bookmarkStart w:id="484" w:name="LDnr1"/>
    <w:bookmarkEnd w:id="484"/>
    <w:r>
      <w:t xml:space="preserve"> </w:t>
    </w:r>
    <w:bookmarkStart w:id="485" w:name="Dnr1"/>
    <w:bookmarkEnd w:id="485"/>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B7B08">
                            <w:rPr>
                              <w:noProof/>
                              <w:sz w:val="16"/>
                              <w:szCs w:val="16"/>
                            </w:rPr>
                            <w:t>39</w:t>
                          </w:r>
                          <w:r w:rsidRPr="00E12C4A">
                            <w:rPr>
                              <w:sz w:val="16"/>
                              <w:szCs w:val="16"/>
                            </w:rPr>
                            <w:fldChar w:fldCharType="end"/>
                          </w:r>
                          <w:r w:rsidRPr="00E12C4A">
                            <w:rPr>
                              <w:sz w:val="16"/>
                              <w:szCs w:val="16"/>
                            </w:rPr>
                            <w:t xml:space="preserve"> (</w:t>
                          </w:r>
                          <w:fldSimple w:instr=" SECTIONPAGES   \* MERGEFORMAT ">
                            <w:ins w:id="486" w:author="Khaled Daham" w:date="2014-02-24T14:08:00Z">
                              <w:r w:rsidR="005B7B08" w:rsidRPr="005B7B08">
                                <w:rPr>
                                  <w:noProof/>
                                  <w:sz w:val="16"/>
                                  <w:szCs w:val="16"/>
                                  <w:rPrChange w:id="487" w:author="Khaled Daham" w:date="2014-02-24T14:08:00Z">
                                    <w:rPr/>
                                  </w:rPrChange>
                                </w:rPr>
                                <w:t>51</w:t>
                              </w:r>
                            </w:ins>
                            <w:del w:id="488" w:author="Khaled Daham" w:date="2014-02-24T10:48:00Z">
                              <w:r w:rsidR="00117A24" w:rsidRPr="00117A24" w:rsidDel="00117A24">
                                <w:rPr>
                                  <w:noProof/>
                                  <w:sz w:val="16"/>
                                  <w:szCs w:val="16"/>
                                </w:rPr>
                                <w:delText>51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B7B08">
                      <w:rPr>
                        <w:noProof/>
                        <w:sz w:val="16"/>
                        <w:szCs w:val="16"/>
                      </w:rPr>
                      <w:t>39</w:t>
                    </w:r>
                    <w:r w:rsidRPr="00E12C4A">
                      <w:rPr>
                        <w:sz w:val="16"/>
                        <w:szCs w:val="16"/>
                      </w:rPr>
                      <w:fldChar w:fldCharType="end"/>
                    </w:r>
                    <w:r w:rsidRPr="00E12C4A">
                      <w:rPr>
                        <w:sz w:val="16"/>
                        <w:szCs w:val="16"/>
                      </w:rPr>
                      <w:t xml:space="preserve"> (</w:t>
                    </w:r>
                    <w:fldSimple w:instr=" SECTIONPAGES   \* MERGEFORMAT ">
                      <w:ins w:id="489" w:author="Khaled Daham" w:date="2014-02-24T14:08:00Z">
                        <w:r w:rsidR="005B7B08" w:rsidRPr="005B7B08">
                          <w:rPr>
                            <w:noProof/>
                            <w:sz w:val="16"/>
                            <w:szCs w:val="16"/>
                            <w:rPrChange w:id="490" w:author="Khaled Daham" w:date="2014-02-24T14:08:00Z">
                              <w:rPr/>
                            </w:rPrChange>
                          </w:rPr>
                          <w:t>51</w:t>
                        </w:r>
                      </w:ins>
                      <w:del w:id="491" w:author="Khaled Daham" w:date="2014-02-24T10:48:00Z">
                        <w:r w:rsidR="00117A24" w:rsidRPr="00117A24" w:rsidDel="00117A24">
                          <w:rPr>
                            <w:noProof/>
                            <w:sz w:val="16"/>
                            <w:szCs w:val="16"/>
                          </w:rPr>
                          <w:delText>51</w:delText>
                        </w:r>
                      </w:del>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430CF2B9" w:rsidR="005B612A" w:rsidRDefault="005B612A"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492" w:name="Date"/>
    <w:r>
      <w:t>2</w:t>
    </w:r>
    <w:ins w:id="493" w:author="Khaled Daham" w:date="2014-02-24T10:48:00Z">
      <w:r w:rsidR="00117A24">
        <w:t>4</w:t>
      </w:r>
    </w:ins>
    <w:del w:id="494" w:author="Khaled Daham" w:date="2014-02-24T10:48:00Z">
      <w:r w:rsidDel="00117A24">
        <w:delText>3</w:delText>
      </w:r>
    </w:del>
    <w:r>
      <w:t xml:space="preserve"> </w:t>
    </w:r>
    <w:ins w:id="495" w:author="Khaled Daham" w:date="2014-02-24T10:49:00Z">
      <w:r w:rsidR="00117A24">
        <w:t>Februari</w:t>
      </w:r>
    </w:ins>
    <w:del w:id="496" w:author="Khaled Daham" w:date="2014-02-24T10:48:00Z">
      <w:r w:rsidDel="00117A24">
        <w:delText>maj</w:delText>
      </w:r>
    </w:del>
    <w:r>
      <w:t xml:space="preserve"> 201</w:t>
    </w:r>
    <w:ins w:id="497" w:author="Khaled Daham" w:date="2014-02-24T10:49:00Z">
      <w:r w:rsidR="00117A24">
        <w:t>4</w:t>
      </w:r>
    </w:ins>
    <w:del w:id="498" w:author="Khaled Daham" w:date="2014-02-24T10:49:00Z">
      <w:r w:rsidDel="00117A24">
        <w:delText>3</w:delText>
      </w:r>
    </w:del>
    <w:bookmarkEnd w:id="492"/>
  </w:p>
  <w:p w14:paraId="587ABBD2" w14:textId="77777777" w:rsidR="005B612A" w:rsidRDefault="005B612A" w:rsidP="00D774BC">
    <w:pPr>
      <w:tabs>
        <w:tab w:val="left" w:pos="6237"/>
      </w:tabs>
    </w:pPr>
    <w:r>
      <w:tab/>
    </w:r>
    <w:bookmarkStart w:id="499" w:name="LDnr"/>
    <w:bookmarkEnd w:id="499"/>
    <w:r>
      <w:t xml:space="preserve"> </w:t>
    </w:r>
    <w:bookmarkStart w:id="500" w:name="Dnr"/>
    <w:bookmarkEnd w:id="500"/>
  </w:p>
  <w:p w14:paraId="77845D5F" w14:textId="77777777" w:rsidR="005B612A" w:rsidRDefault="005B612A"/>
  <w:tbl>
    <w:tblPr>
      <w:tblW w:w="9180" w:type="dxa"/>
      <w:tblLayout w:type="fixed"/>
      <w:tblLook w:val="04A0" w:firstRow="1" w:lastRow="0" w:firstColumn="1" w:lastColumn="0" w:noHBand="0" w:noVBand="1"/>
    </w:tblPr>
    <w:tblGrid>
      <w:gridCol w:w="956"/>
      <w:gridCol w:w="1199"/>
      <w:gridCol w:w="4049"/>
      <w:gridCol w:w="2976"/>
    </w:tblGrid>
    <w:tr w:rsidR="005B612A" w:rsidRPr="0024387D" w14:paraId="7770CDCA" w14:textId="77777777" w:rsidTr="00364AE6">
      <w:tc>
        <w:tcPr>
          <w:tcW w:w="2155" w:type="dxa"/>
          <w:gridSpan w:val="2"/>
        </w:tcPr>
        <w:p w14:paraId="2BFF0FE8" w14:textId="77777777" w:rsidR="005B612A" w:rsidRPr="0024387D" w:rsidRDefault="005B612A" w:rsidP="00514BAB">
          <w:pPr>
            <w:pStyle w:val="Header"/>
            <w:rPr>
              <w:rFonts w:cs="Georgia"/>
              <w:sz w:val="14"/>
              <w:szCs w:val="14"/>
            </w:rPr>
          </w:pPr>
          <w:r w:rsidRPr="0024387D">
            <w:rPr>
              <w:rFonts w:cs="Georgia"/>
              <w:sz w:val="14"/>
              <w:szCs w:val="14"/>
            </w:rPr>
            <w:t>Center för eHälsa i samverkan</w:t>
          </w:r>
        </w:p>
        <w:p w14:paraId="7311FDA3" w14:textId="77777777" w:rsidR="005B612A" w:rsidRPr="0024387D" w:rsidRDefault="005B612A" w:rsidP="00514BAB">
          <w:pPr>
            <w:pStyle w:val="Header"/>
            <w:rPr>
              <w:rFonts w:cs="Georgia"/>
              <w:sz w:val="12"/>
              <w:szCs w:val="12"/>
            </w:rPr>
          </w:pPr>
          <w:r w:rsidRPr="0024387D">
            <w:rPr>
              <w:rFonts w:cs="Georgia"/>
              <w:sz w:val="12"/>
              <w:szCs w:val="12"/>
            </w:rPr>
            <w:t>Hornsgatan 20, 118 82 Stockholm</w:t>
          </w:r>
        </w:p>
        <w:p w14:paraId="143C4590" w14:textId="77777777" w:rsidR="005B612A" w:rsidRPr="0024387D" w:rsidRDefault="005B612A" w:rsidP="00514BAB">
          <w:pPr>
            <w:pStyle w:val="Header"/>
            <w:rPr>
              <w:rFonts w:cs="Georgia"/>
              <w:sz w:val="12"/>
              <w:szCs w:val="12"/>
            </w:rPr>
          </w:pPr>
          <w:r>
            <w:rPr>
              <w:rFonts w:cs="Georgia"/>
              <w:sz w:val="12"/>
              <w:szCs w:val="12"/>
            </w:rPr>
            <w:t>Vxl: 08-452 70 00</w:t>
          </w:r>
          <w:bookmarkStart w:id="501" w:name="PhoneDirect"/>
          <w:bookmarkStart w:id="502" w:name="LMobile"/>
          <w:bookmarkEnd w:id="501"/>
          <w:bookmarkEnd w:id="502"/>
          <w:r w:rsidRPr="0024387D">
            <w:rPr>
              <w:rFonts w:cs="Georgia"/>
              <w:sz w:val="12"/>
              <w:szCs w:val="12"/>
            </w:rPr>
            <w:t xml:space="preserve"> </w:t>
          </w:r>
          <w:bookmarkStart w:id="503" w:name="Mobile"/>
          <w:bookmarkEnd w:id="503"/>
        </w:p>
        <w:p w14:paraId="674555CA" w14:textId="77777777" w:rsidR="005B612A" w:rsidRDefault="005B612A" w:rsidP="00514BAB">
          <w:pPr>
            <w:pStyle w:val="Header"/>
            <w:rPr>
              <w:rFonts w:cs="Georgia"/>
              <w:sz w:val="12"/>
              <w:szCs w:val="12"/>
            </w:rPr>
          </w:pPr>
        </w:p>
        <w:p w14:paraId="69F9143A" w14:textId="01478C95" w:rsidR="005B612A" w:rsidRPr="002F2EFD" w:rsidDel="00117A24" w:rsidRDefault="005B612A" w:rsidP="00514BAB">
          <w:pPr>
            <w:pStyle w:val="Header"/>
            <w:rPr>
              <w:del w:id="504" w:author="Khaled Daham" w:date="2014-02-24T10:48:00Z"/>
              <w:rFonts w:cs="Georgia"/>
              <w:color w:val="008000"/>
              <w:sz w:val="12"/>
              <w:szCs w:val="12"/>
            </w:rPr>
          </w:pPr>
          <w:del w:id="505" w:author="Khaled Daham" w:date="2014-02-24T10:48:00Z">
            <w:r w:rsidRPr="002F2EFD" w:rsidDel="00117A24">
              <w:rPr>
                <w:rFonts w:cs="Georgia"/>
                <w:color w:val="008000"/>
                <w:sz w:val="12"/>
                <w:szCs w:val="12"/>
              </w:rPr>
              <w:fldChar w:fldCharType="begin"/>
            </w:r>
            <w:r w:rsidRPr="002F2EFD" w:rsidDel="00117A24">
              <w:rPr>
                <w:rFonts w:cs="Georgia"/>
                <w:color w:val="008000"/>
                <w:sz w:val="12"/>
                <w:szCs w:val="12"/>
              </w:rPr>
              <w:delInstrText xml:space="preserve"> DOCPROPERTY  "arknummer" \* MERGEFORMAT </w:delInstrText>
            </w:r>
            <w:r w:rsidRPr="002F2EFD" w:rsidDel="00117A24">
              <w:rPr>
                <w:rFonts w:cs="Georgia"/>
                <w:color w:val="008000"/>
                <w:sz w:val="12"/>
                <w:szCs w:val="12"/>
              </w:rPr>
              <w:fldChar w:fldCharType="separate"/>
            </w:r>
            <w:r w:rsidRPr="002F2EFD" w:rsidDel="00117A24">
              <w:rPr>
                <w:rFonts w:cs="Georgia"/>
                <w:color w:val="008000"/>
                <w:sz w:val="12"/>
                <w:szCs w:val="12"/>
              </w:rPr>
              <w:delText>ARK_0015</w:delText>
            </w:r>
            <w:r w:rsidRPr="002F2EFD" w:rsidDel="00117A24">
              <w:rPr>
                <w:rFonts w:cs="Georgia"/>
                <w:color w:val="008000"/>
                <w:sz w:val="12"/>
                <w:szCs w:val="12"/>
              </w:rPr>
              <w:fldChar w:fldCharType="end"/>
            </w:r>
          </w:del>
        </w:p>
        <w:bookmarkStart w:id="506" w:name="Email"/>
        <w:bookmarkEnd w:id="506"/>
        <w:p w14:paraId="1389D9DA" w14:textId="77777777" w:rsidR="005B612A" w:rsidRDefault="005B612A"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B612A" w:rsidRPr="0024387D" w:rsidRDefault="005B612A" w:rsidP="00514BAB">
          <w:pPr>
            <w:pStyle w:val="Header"/>
            <w:rPr>
              <w:rFonts w:cs="Georgia"/>
              <w:sz w:val="12"/>
              <w:szCs w:val="12"/>
            </w:rPr>
          </w:pPr>
        </w:p>
      </w:tc>
      <w:tc>
        <w:tcPr>
          <w:tcW w:w="4049" w:type="dxa"/>
        </w:tcPr>
        <w:p w14:paraId="3BC96ADA" w14:textId="77777777" w:rsidR="005B612A" w:rsidRPr="0024387D" w:rsidRDefault="005B612A" w:rsidP="00514BAB">
          <w:pPr>
            <w:pStyle w:val="Header"/>
            <w:rPr>
              <w:rFonts w:cs="Georgia"/>
              <w:sz w:val="14"/>
              <w:szCs w:val="14"/>
            </w:rPr>
          </w:pPr>
        </w:p>
      </w:tc>
      <w:tc>
        <w:tcPr>
          <w:tcW w:w="2976" w:type="dxa"/>
        </w:tcPr>
        <w:p w14:paraId="39150BC1" w14:textId="77777777" w:rsidR="005B612A" w:rsidRDefault="005B612A" w:rsidP="00514BAB">
          <w:r>
            <w:t xml:space="preserve"> </w:t>
          </w:r>
          <w:bookmarkStart w:id="507" w:name="slask"/>
          <w:bookmarkStart w:id="508" w:name="Addressee"/>
          <w:bookmarkEnd w:id="507"/>
          <w:bookmarkEnd w:id="508"/>
        </w:p>
      </w:tc>
    </w:tr>
    <w:tr w:rsidR="005B612A" w:rsidRPr="00F456CC" w14:paraId="726051DA" w14:textId="77777777" w:rsidTr="00364AE6">
      <w:tc>
        <w:tcPr>
          <w:tcW w:w="956" w:type="dxa"/>
          <w:tcBorders>
            <w:right w:val="single" w:sz="4" w:space="0" w:color="auto"/>
          </w:tcBorders>
        </w:tcPr>
        <w:p w14:paraId="3D93C70D" w14:textId="77777777" w:rsidR="005B612A" w:rsidRPr="00F456CC" w:rsidRDefault="005B612A"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B612A" w:rsidRPr="00F456CC" w:rsidRDefault="005B612A"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B612A" w:rsidRPr="002C11AF" w:rsidRDefault="005B612A" w:rsidP="00514BAB">
          <w:pPr>
            <w:pStyle w:val="Header"/>
            <w:rPr>
              <w:rFonts w:cs="Georgia"/>
              <w:sz w:val="12"/>
              <w:szCs w:val="12"/>
            </w:rPr>
          </w:pPr>
        </w:p>
      </w:tc>
      <w:tc>
        <w:tcPr>
          <w:tcW w:w="2976" w:type="dxa"/>
        </w:tcPr>
        <w:p w14:paraId="09468B72" w14:textId="77777777" w:rsidR="005B612A" w:rsidRPr="002C11AF" w:rsidRDefault="005B612A" w:rsidP="00514BAB">
          <w:pPr>
            <w:pStyle w:val="Header"/>
            <w:rPr>
              <w:rFonts w:cs="Georgia"/>
              <w:sz w:val="12"/>
              <w:szCs w:val="12"/>
            </w:rPr>
          </w:pPr>
        </w:p>
      </w:tc>
    </w:tr>
  </w:tbl>
  <w:p w14:paraId="7431164C" w14:textId="77777777" w:rsidR="005B612A" w:rsidRDefault="005B612A" w:rsidP="003755FD">
    <w:pPr>
      <w:pStyle w:val="Header"/>
    </w:pPr>
    <w:bookmarkStart w:id="509" w:name="Radera2"/>
    <w:bookmarkEnd w:id="509"/>
  </w:p>
  <w:p w14:paraId="1A31566D" w14:textId="77777777" w:rsidR="005B612A" w:rsidRDefault="005B612A" w:rsidP="003755FD">
    <w:pPr>
      <w:pStyle w:val="Header"/>
    </w:pPr>
  </w:p>
  <w:p w14:paraId="71CD4DF7" w14:textId="77777777" w:rsidR="005B612A" w:rsidRDefault="005B612A" w:rsidP="003755FD">
    <w:pPr>
      <w:pStyle w:val="Header"/>
    </w:pPr>
  </w:p>
  <w:p w14:paraId="6C34E9AD" w14:textId="7ABCC737" w:rsidR="005B612A" w:rsidRPr="003755FD" w:rsidRDefault="005B612A"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B7B08">
                            <w:rPr>
                              <w:noProof/>
                              <w:sz w:val="16"/>
                              <w:szCs w:val="16"/>
                            </w:rPr>
                            <w:t>1</w:t>
                          </w:r>
                          <w:r w:rsidRPr="00E12C4A">
                            <w:rPr>
                              <w:sz w:val="16"/>
                              <w:szCs w:val="16"/>
                            </w:rPr>
                            <w:fldChar w:fldCharType="end"/>
                          </w:r>
                          <w:r w:rsidRPr="00E12C4A">
                            <w:rPr>
                              <w:sz w:val="16"/>
                              <w:szCs w:val="16"/>
                            </w:rPr>
                            <w:t xml:space="preserve"> (</w:t>
                          </w:r>
                          <w:fldSimple w:instr=" SECTIONPAGES   \* MERGEFORMAT ">
                            <w:ins w:id="510" w:author="Khaled Daham" w:date="2014-02-24T14:04:00Z">
                              <w:r w:rsidR="005B7B08" w:rsidRPr="005B7B08">
                                <w:rPr>
                                  <w:noProof/>
                                  <w:sz w:val="16"/>
                                  <w:szCs w:val="16"/>
                                  <w:rPrChange w:id="511" w:author="Khaled Daham" w:date="2014-02-24T14:04:00Z">
                                    <w:rPr/>
                                  </w:rPrChange>
                                </w:rPr>
                                <w:t>51</w:t>
                              </w:r>
                            </w:ins>
                            <w:del w:id="512" w:author="Khaled Daham" w:date="2014-02-24T10:48:00Z">
                              <w:r w:rsidR="00117A24" w:rsidRPr="00117A24" w:rsidDel="00117A24">
                                <w:rPr>
                                  <w:noProof/>
                                  <w:sz w:val="16"/>
                                  <w:szCs w:val="16"/>
                                </w:rPr>
                                <w:delText>51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B7B08">
                      <w:rPr>
                        <w:noProof/>
                        <w:sz w:val="16"/>
                        <w:szCs w:val="16"/>
                      </w:rPr>
                      <w:t>1</w:t>
                    </w:r>
                    <w:r w:rsidRPr="00E12C4A">
                      <w:rPr>
                        <w:sz w:val="16"/>
                        <w:szCs w:val="16"/>
                      </w:rPr>
                      <w:fldChar w:fldCharType="end"/>
                    </w:r>
                    <w:r w:rsidRPr="00E12C4A">
                      <w:rPr>
                        <w:sz w:val="16"/>
                        <w:szCs w:val="16"/>
                      </w:rPr>
                      <w:t xml:space="preserve"> (</w:t>
                    </w:r>
                    <w:fldSimple w:instr=" SECTIONPAGES   \* MERGEFORMAT ">
                      <w:ins w:id="513" w:author="Khaled Daham" w:date="2014-02-24T14:04:00Z">
                        <w:r w:rsidR="005B7B08" w:rsidRPr="005B7B08">
                          <w:rPr>
                            <w:noProof/>
                            <w:sz w:val="16"/>
                            <w:szCs w:val="16"/>
                            <w:rPrChange w:id="514" w:author="Khaled Daham" w:date="2014-02-24T14:04:00Z">
                              <w:rPr/>
                            </w:rPrChange>
                          </w:rPr>
                          <w:t>51</w:t>
                        </w:r>
                      </w:ins>
                      <w:del w:id="515" w:author="Khaled Daham" w:date="2014-02-24T10:48:00Z">
                        <w:r w:rsidR="00117A24" w:rsidRPr="00117A24" w:rsidDel="00117A24">
                          <w:rPr>
                            <w:noProof/>
                            <w:sz w:val="16"/>
                            <w:szCs w:val="16"/>
                          </w:rPr>
                          <w:delText>51</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TOC1Para"/>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3FF5"/>
    <w:rsid w:val="000065DE"/>
    <w:rsid w:val="00013301"/>
    <w:rsid w:val="00013CA9"/>
    <w:rsid w:val="00016347"/>
    <w:rsid w:val="00030D6C"/>
    <w:rsid w:val="00035299"/>
    <w:rsid w:val="00036FF1"/>
    <w:rsid w:val="00047E25"/>
    <w:rsid w:val="00053977"/>
    <w:rsid w:val="00055E49"/>
    <w:rsid w:val="00066D85"/>
    <w:rsid w:val="0007349B"/>
    <w:rsid w:val="00073910"/>
    <w:rsid w:val="0008100A"/>
    <w:rsid w:val="00084429"/>
    <w:rsid w:val="000844ED"/>
    <w:rsid w:val="000954B2"/>
    <w:rsid w:val="000A69BD"/>
    <w:rsid w:val="000C1ACF"/>
    <w:rsid w:val="000C776C"/>
    <w:rsid w:val="000D4323"/>
    <w:rsid w:val="000E020A"/>
    <w:rsid w:val="000E190F"/>
    <w:rsid w:val="000E4FE6"/>
    <w:rsid w:val="00100B52"/>
    <w:rsid w:val="00116504"/>
    <w:rsid w:val="001170E4"/>
    <w:rsid w:val="00117A24"/>
    <w:rsid w:val="00122A00"/>
    <w:rsid w:val="001233FB"/>
    <w:rsid w:val="00137C8C"/>
    <w:rsid w:val="00140785"/>
    <w:rsid w:val="001502F9"/>
    <w:rsid w:val="00160052"/>
    <w:rsid w:val="001714C5"/>
    <w:rsid w:val="001752B9"/>
    <w:rsid w:val="00183401"/>
    <w:rsid w:val="00184750"/>
    <w:rsid w:val="00184BA7"/>
    <w:rsid w:val="00191B2C"/>
    <w:rsid w:val="001946E2"/>
    <w:rsid w:val="001B2C00"/>
    <w:rsid w:val="001C046C"/>
    <w:rsid w:val="001C1E6E"/>
    <w:rsid w:val="001C4712"/>
    <w:rsid w:val="001D061B"/>
    <w:rsid w:val="001E1878"/>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35A01"/>
    <w:rsid w:val="00363A55"/>
    <w:rsid w:val="00364AE6"/>
    <w:rsid w:val="00364D31"/>
    <w:rsid w:val="003755FD"/>
    <w:rsid w:val="00390030"/>
    <w:rsid w:val="00394F76"/>
    <w:rsid w:val="003A1F89"/>
    <w:rsid w:val="003A2132"/>
    <w:rsid w:val="003A2948"/>
    <w:rsid w:val="003C2D14"/>
    <w:rsid w:val="003D21E1"/>
    <w:rsid w:val="003F58B4"/>
    <w:rsid w:val="003F5B63"/>
    <w:rsid w:val="00403D9C"/>
    <w:rsid w:val="00405057"/>
    <w:rsid w:val="004078E1"/>
    <w:rsid w:val="00415214"/>
    <w:rsid w:val="00415791"/>
    <w:rsid w:val="00420C18"/>
    <w:rsid w:val="00422022"/>
    <w:rsid w:val="00424B6F"/>
    <w:rsid w:val="004255A2"/>
    <w:rsid w:val="00431F05"/>
    <w:rsid w:val="004375C9"/>
    <w:rsid w:val="004433BE"/>
    <w:rsid w:val="00444C74"/>
    <w:rsid w:val="00457DD1"/>
    <w:rsid w:val="00460BEE"/>
    <w:rsid w:val="00482B99"/>
    <w:rsid w:val="00491FA2"/>
    <w:rsid w:val="004922BF"/>
    <w:rsid w:val="0049416E"/>
    <w:rsid w:val="004B0B17"/>
    <w:rsid w:val="004B347C"/>
    <w:rsid w:val="004C349F"/>
    <w:rsid w:val="004C7A30"/>
    <w:rsid w:val="004F2686"/>
    <w:rsid w:val="004F39E1"/>
    <w:rsid w:val="00502896"/>
    <w:rsid w:val="00505F17"/>
    <w:rsid w:val="00514BAB"/>
    <w:rsid w:val="00517A9A"/>
    <w:rsid w:val="00525CF4"/>
    <w:rsid w:val="00537CC7"/>
    <w:rsid w:val="005408F3"/>
    <w:rsid w:val="005477ED"/>
    <w:rsid w:val="005521B0"/>
    <w:rsid w:val="005535AF"/>
    <w:rsid w:val="0056497A"/>
    <w:rsid w:val="0057032F"/>
    <w:rsid w:val="00576D6B"/>
    <w:rsid w:val="0059544B"/>
    <w:rsid w:val="005957FC"/>
    <w:rsid w:val="005A0069"/>
    <w:rsid w:val="005A11F9"/>
    <w:rsid w:val="005A2DFC"/>
    <w:rsid w:val="005A6077"/>
    <w:rsid w:val="005A6380"/>
    <w:rsid w:val="005B612A"/>
    <w:rsid w:val="005B6762"/>
    <w:rsid w:val="005B7B08"/>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76D68"/>
    <w:rsid w:val="007804CB"/>
    <w:rsid w:val="007861EA"/>
    <w:rsid w:val="007871FB"/>
    <w:rsid w:val="00793064"/>
    <w:rsid w:val="007A0162"/>
    <w:rsid w:val="007A2939"/>
    <w:rsid w:val="007B025E"/>
    <w:rsid w:val="007B2DED"/>
    <w:rsid w:val="007C2A05"/>
    <w:rsid w:val="007C34B3"/>
    <w:rsid w:val="007C5E55"/>
    <w:rsid w:val="007C7D7A"/>
    <w:rsid w:val="007E47C0"/>
    <w:rsid w:val="007E481B"/>
    <w:rsid w:val="007F0F3A"/>
    <w:rsid w:val="007F22B3"/>
    <w:rsid w:val="00804C10"/>
    <w:rsid w:val="00805333"/>
    <w:rsid w:val="00813487"/>
    <w:rsid w:val="00817886"/>
    <w:rsid w:val="00822E12"/>
    <w:rsid w:val="008303EF"/>
    <w:rsid w:val="00832F02"/>
    <w:rsid w:val="00836205"/>
    <w:rsid w:val="008465AF"/>
    <w:rsid w:val="008636CB"/>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125"/>
    <w:rsid w:val="009036DE"/>
    <w:rsid w:val="00910187"/>
    <w:rsid w:val="009171DF"/>
    <w:rsid w:val="00917AF8"/>
    <w:rsid w:val="009205CF"/>
    <w:rsid w:val="00924A82"/>
    <w:rsid w:val="00926B52"/>
    <w:rsid w:val="0093229E"/>
    <w:rsid w:val="0093401A"/>
    <w:rsid w:val="00934DF5"/>
    <w:rsid w:val="00942C22"/>
    <w:rsid w:val="00956547"/>
    <w:rsid w:val="00962AAB"/>
    <w:rsid w:val="009863CF"/>
    <w:rsid w:val="009866B4"/>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0DC6"/>
    <w:rsid w:val="00A35D2A"/>
    <w:rsid w:val="00A50E40"/>
    <w:rsid w:val="00A7260B"/>
    <w:rsid w:val="00A7296B"/>
    <w:rsid w:val="00A7347F"/>
    <w:rsid w:val="00A80E12"/>
    <w:rsid w:val="00A81BE1"/>
    <w:rsid w:val="00A86FCE"/>
    <w:rsid w:val="00A8749F"/>
    <w:rsid w:val="00A95903"/>
    <w:rsid w:val="00AA3E23"/>
    <w:rsid w:val="00AB63BF"/>
    <w:rsid w:val="00AD6605"/>
    <w:rsid w:val="00AD6D79"/>
    <w:rsid w:val="00AE4909"/>
    <w:rsid w:val="00AF1559"/>
    <w:rsid w:val="00AF3B49"/>
    <w:rsid w:val="00AF7B2A"/>
    <w:rsid w:val="00B0697D"/>
    <w:rsid w:val="00B10EEB"/>
    <w:rsid w:val="00B1310A"/>
    <w:rsid w:val="00B14DBA"/>
    <w:rsid w:val="00B212C7"/>
    <w:rsid w:val="00B57CBF"/>
    <w:rsid w:val="00B6227B"/>
    <w:rsid w:val="00B72189"/>
    <w:rsid w:val="00B767DA"/>
    <w:rsid w:val="00B77D5E"/>
    <w:rsid w:val="00B86215"/>
    <w:rsid w:val="00B90A42"/>
    <w:rsid w:val="00BA1591"/>
    <w:rsid w:val="00BB02BA"/>
    <w:rsid w:val="00BB5903"/>
    <w:rsid w:val="00BB6694"/>
    <w:rsid w:val="00BD3476"/>
    <w:rsid w:val="00BD68EB"/>
    <w:rsid w:val="00C00D40"/>
    <w:rsid w:val="00C04B41"/>
    <w:rsid w:val="00C10D6D"/>
    <w:rsid w:val="00C136A6"/>
    <w:rsid w:val="00C14894"/>
    <w:rsid w:val="00C14D25"/>
    <w:rsid w:val="00C20DBF"/>
    <w:rsid w:val="00C26EAC"/>
    <w:rsid w:val="00C27116"/>
    <w:rsid w:val="00C311DC"/>
    <w:rsid w:val="00C33FFF"/>
    <w:rsid w:val="00C375AB"/>
    <w:rsid w:val="00C427B8"/>
    <w:rsid w:val="00C52D77"/>
    <w:rsid w:val="00C5331E"/>
    <w:rsid w:val="00C54788"/>
    <w:rsid w:val="00C54F68"/>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188C"/>
    <w:rsid w:val="00D16694"/>
    <w:rsid w:val="00D21C11"/>
    <w:rsid w:val="00D4194A"/>
    <w:rsid w:val="00D43587"/>
    <w:rsid w:val="00D53A9A"/>
    <w:rsid w:val="00D5572D"/>
    <w:rsid w:val="00D622F8"/>
    <w:rsid w:val="00D654EF"/>
    <w:rsid w:val="00D76FD4"/>
    <w:rsid w:val="00D774BC"/>
    <w:rsid w:val="00D91240"/>
    <w:rsid w:val="00D93512"/>
    <w:rsid w:val="00DA1759"/>
    <w:rsid w:val="00DA5D2D"/>
    <w:rsid w:val="00DB56E2"/>
    <w:rsid w:val="00DB6CA6"/>
    <w:rsid w:val="00DC3968"/>
    <w:rsid w:val="00DD081E"/>
    <w:rsid w:val="00E1012B"/>
    <w:rsid w:val="00E127E3"/>
    <w:rsid w:val="00E12C4A"/>
    <w:rsid w:val="00E131FD"/>
    <w:rsid w:val="00E13C32"/>
    <w:rsid w:val="00E2294E"/>
    <w:rsid w:val="00E23759"/>
    <w:rsid w:val="00E3060F"/>
    <w:rsid w:val="00E445EA"/>
    <w:rsid w:val="00E46C51"/>
    <w:rsid w:val="00E62163"/>
    <w:rsid w:val="00E738E4"/>
    <w:rsid w:val="00E809F3"/>
    <w:rsid w:val="00E875F8"/>
    <w:rsid w:val="00E901DA"/>
    <w:rsid w:val="00E9789B"/>
    <w:rsid w:val="00EA0175"/>
    <w:rsid w:val="00EB1451"/>
    <w:rsid w:val="00EB1E88"/>
    <w:rsid w:val="00EB63D6"/>
    <w:rsid w:val="00EC3FBC"/>
    <w:rsid w:val="00EC5E28"/>
    <w:rsid w:val="00ED3446"/>
    <w:rsid w:val="00EE04DB"/>
    <w:rsid w:val="00EE0737"/>
    <w:rsid w:val="00EE64E3"/>
    <w:rsid w:val="00EE7F9F"/>
    <w:rsid w:val="00EE7FE7"/>
    <w:rsid w:val="00F07598"/>
    <w:rsid w:val="00F15150"/>
    <w:rsid w:val="00F15814"/>
    <w:rsid w:val="00F25F5B"/>
    <w:rsid w:val="00F27703"/>
    <w:rsid w:val="00F34EBF"/>
    <w:rsid w:val="00F41B44"/>
    <w:rsid w:val="00F422D0"/>
    <w:rsid w:val="00F456CC"/>
    <w:rsid w:val="00F46893"/>
    <w:rsid w:val="00F61790"/>
    <w:rsid w:val="00F85F1F"/>
    <w:rsid w:val="00F94286"/>
    <w:rsid w:val="00FA39CF"/>
    <w:rsid w:val="00FB1144"/>
    <w:rsid w:val="00FB20B9"/>
    <w:rsid w:val="00FB3539"/>
    <w:rsid w:val="00FB69B3"/>
    <w:rsid w:val="00FD2E7E"/>
    <w:rsid w:val="00FD4E8C"/>
    <w:rsid w:val="00FE07DD"/>
    <w:rsid w:val="00FE29F5"/>
    <w:rsid w:val="00FF003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image" Target="media/image10.png"/><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F9F210-D92A-B841-A50B-7913327BC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20</TotalTime>
  <Pages>51</Pages>
  <Words>11427</Words>
  <Characters>65135</Characters>
  <Application>Microsoft Macintosh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76410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Khaled Daham</cp:lastModifiedBy>
  <cp:revision>12</cp:revision>
  <dcterms:created xsi:type="dcterms:W3CDTF">2014-02-19T09:15:00Z</dcterms:created>
  <dcterms:modified xsi:type="dcterms:W3CDTF">2014-02-24T13:08:00Z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RC2</vt:lpwstr>
  </property>
  <property fmtid="{D5CDD505-2E9C-101B-9397-08002B2CF9AE}" pid="5" name="arknummer">
    <vt:lpwstr>ARK_0015</vt:lpwstr>
  </property>
</Properties>
</file>