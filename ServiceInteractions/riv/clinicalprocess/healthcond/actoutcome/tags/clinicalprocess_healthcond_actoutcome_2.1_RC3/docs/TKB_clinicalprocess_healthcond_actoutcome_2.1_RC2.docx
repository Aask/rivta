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77777777" w:rsidR="00F25F5B" w:rsidRDefault="00002485" w:rsidP="00F25F5B">
      <w:pPr>
        <w:tabs>
          <w:tab w:val="left" w:pos="2552"/>
        </w:tabs>
        <w:spacing w:line="240" w:lineRule="auto"/>
        <w:jc w:val="center"/>
        <w:rPr>
          <w:sz w:val="48"/>
          <w:szCs w:val="48"/>
        </w:rPr>
      </w:pPr>
      <w:r>
        <w:fldChar w:fldCharType="begin"/>
      </w:r>
      <w:r>
        <w:instrText xml:space="preserve"> TITLE   \* MERGEFORMAT </w:instrText>
      </w:r>
      <w:r>
        <w:fldChar w:fldCharType="separate"/>
      </w:r>
      <w:ins w:id="1" w:author="Khaled Daham" w:date="2014-02-24T10:51:00Z">
        <w:r w:rsidR="00F422D0" w:rsidRPr="00F422D0">
          <w:rPr>
            <w:color w:val="76923C" w:themeColor="accent3" w:themeShade="BF"/>
            <w:sz w:val="48"/>
            <w:szCs w:val="48"/>
            <w:rPrChange w:id="2" w:author="Khaled Daham" w:date="2014-02-24T10:51:00Z">
              <w:rPr/>
            </w:rPrChange>
          </w:rPr>
          <w:t>Tjänstekontraktsbeskrivning - Hantera</w:t>
        </w:r>
        <w:r w:rsidR="00F422D0">
          <w:t xml:space="preserve"> </w:t>
        </w:r>
        <w:r w:rsidR="00F422D0" w:rsidRPr="00F422D0">
          <w:rPr>
            <w:sz w:val="48"/>
            <w:szCs w:val="48"/>
            <w:rPrChange w:id="3" w:author="Khaled Daham" w:date="2014-02-24T10:51:00Z">
              <w:rPr/>
            </w:rPrChange>
          </w:rPr>
          <w:t>hälsorelaterat tillstånd, utfall av aktivitet</w:t>
        </w:r>
      </w:ins>
      <w:del w:id="4" w:author="Khaled Daham" w:date="2014-02-24T10:50:00Z">
        <w:r w:rsidR="00117A24" w:rsidRPr="00117A24" w:rsidDel="00F422D0">
          <w:rPr>
            <w:color w:val="76923C" w:themeColor="accent3" w:themeShade="BF"/>
            <w:sz w:val="48"/>
            <w:szCs w:val="48"/>
          </w:rPr>
          <w:delText>Tjänstekontraktsbeskrivning - Hantera</w:delText>
        </w:r>
        <w:r w:rsidR="00117A24" w:rsidDel="00F422D0">
          <w:delText xml:space="preserve"> </w:delText>
        </w:r>
        <w:r w:rsidR="00117A24" w:rsidRPr="00117A24" w:rsidDel="00F422D0">
          <w:rPr>
            <w:sz w:val="48"/>
            <w:szCs w:val="48"/>
          </w:rPr>
          <w:delText>hälsorelaterat tillstånd, utfall av aktivitet</w:delText>
        </w:r>
      </w:del>
      <w:r>
        <w:rPr>
          <w:sz w:val="48"/>
          <w:szCs w:val="48"/>
        </w:rPr>
        <w:fldChar w:fldCharType="end"/>
      </w:r>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5DEEDB72" w:rsidR="002D631E" w:rsidRDefault="002D631E" w:rsidP="00F25F5B">
      <w:pPr>
        <w:tabs>
          <w:tab w:val="left" w:pos="2552"/>
        </w:tabs>
        <w:spacing w:line="240" w:lineRule="auto"/>
        <w:jc w:val="center"/>
        <w:rPr>
          <w:sz w:val="32"/>
          <w:szCs w:val="32"/>
        </w:rPr>
      </w:pPr>
      <w:r>
        <w:rPr>
          <w:sz w:val="32"/>
          <w:szCs w:val="32"/>
        </w:rPr>
        <w:t xml:space="preserve">Version </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"Version_1" \* MERGEFORMAT </w:instrText>
      </w:r>
      <w:r w:rsidR="00035299" w:rsidRPr="009171DF">
        <w:rPr>
          <w:rFonts w:ascii="Arial" w:hAnsi="Arial"/>
          <w:sz w:val="36"/>
          <w:szCs w:val="36"/>
        </w:rPr>
        <w:fldChar w:fldCharType="separate"/>
      </w:r>
      <w:ins w:id="5" w:author="Khaled Daham" w:date="2014-02-24T10:51:00Z">
        <w:r w:rsidR="00F422D0" w:rsidRPr="00F422D0">
          <w:rPr>
            <w:rFonts w:ascii="Arial" w:hAnsi="Arial"/>
            <w:b/>
            <w:sz w:val="36"/>
            <w:szCs w:val="36"/>
            <w:rPrChange w:id="6" w:author="Khaled Daham" w:date="2014-02-24T10:51:00Z">
              <w:rPr>
                <w:rFonts w:ascii="Arial" w:hAnsi="Arial"/>
                <w:sz w:val="36"/>
                <w:szCs w:val="36"/>
              </w:rPr>
            </w:rPrChange>
          </w:rPr>
          <w:t>2</w:t>
        </w:r>
      </w:ins>
      <w:del w:id="7" w:author="Khaled Daham" w:date="2014-02-24T10:50:00Z">
        <w:r w:rsidR="00D76FD4" w:rsidRPr="00D76FD4" w:rsidDel="00F422D0">
          <w:rPr>
            <w:rFonts w:ascii="Arial" w:hAnsi="Arial"/>
            <w:b/>
            <w:sz w:val="36"/>
            <w:szCs w:val="36"/>
          </w:rPr>
          <w:delText>2</w:delText>
        </w:r>
      </w:del>
      <w:r w:rsidR="00035299" w:rsidRPr="009171DF">
        <w:rPr>
          <w:rFonts w:ascii="Arial" w:hAnsi="Arial"/>
          <w:b/>
          <w:sz w:val="36"/>
          <w:szCs w:val="36"/>
        </w:rPr>
        <w:fldChar w:fldCharType="end"/>
      </w:r>
      <w:r w:rsidRPr="009171DF">
        <w:rPr>
          <w:rFonts w:ascii="Arial" w:hAnsi="Arial"/>
          <w:sz w:val="36"/>
          <w:szCs w:val="36"/>
        </w:rPr>
        <w:t>.</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"Version_2" \* MERGEFORMAT </w:instrText>
      </w:r>
      <w:r w:rsidR="00035299" w:rsidRPr="009171DF">
        <w:rPr>
          <w:rFonts w:ascii="Arial" w:hAnsi="Arial"/>
          <w:sz w:val="36"/>
          <w:szCs w:val="36"/>
        </w:rPr>
        <w:fldChar w:fldCharType="separate"/>
      </w:r>
      <w:ins w:id="8" w:author="Khaled Daham" w:date="2014-02-24T10:51:00Z">
        <w:r w:rsidR="00F422D0" w:rsidRPr="00F422D0">
          <w:rPr>
            <w:rFonts w:ascii="Arial" w:hAnsi="Arial"/>
            <w:b/>
            <w:sz w:val="36"/>
            <w:szCs w:val="36"/>
            <w:rPrChange w:id="9" w:author="Khaled Daham" w:date="2014-02-24T10:51:00Z">
              <w:rPr>
                <w:rFonts w:ascii="Arial" w:hAnsi="Arial"/>
                <w:sz w:val="36"/>
                <w:szCs w:val="36"/>
              </w:rPr>
            </w:rPrChange>
          </w:rPr>
          <w:t>1</w:t>
        </w:r>
      </w:ins>
      <w:del w:id="10" w:author="Khaled Daham" w:date="2014-02-24T10:50:00Z">
        <w:r w:rsidR="00D76FD4" w:rsidRPr="00D76FD4" w:rsidDel="00F422D0">
          <w:rPr>
            <w:rFonts w:ascii="Arial" w:hAnsi="Arial"/>
            <w:b/>
            <w:sz w:val="36"/>
            <w:szCs w:val="36"/>
          </w:rPr>
          <w:delText>1</w:delText>
        </w:r>
      </w:del>
      <w:r w:rsidR="00035299" w:rsidRPr="009171DF">
        <w:rPr>
          <w:rFonts w:ascii="Arial" w:hAnsi="Arial"/>
          <w:b/>
          <w:sz w:val="36"/>
          <w:szCs w:val="36"/>
        </w:rPr>
        <w:fldChar w:fldCharType="end"/>
      </w:r>
      <w:r w:rsidR="009171DF" w:rsidRPr="009171DF">
        <w:rPr>
          <w:rFonts w:ascii="Arial" w:hAnsi="Arial"/>
          <w:sz w:val="36"/>
          <w:szCs w:val="36"/>
        </w:rPr>
        <w:t>.</w:t>
      </w:r>
      <w:r w:rsidR="00BB5903" w:rsidRPr="009171DF">
        <w:rPr>
          <w:rFonts w:ascii="Arial" w:hAnsi="Arial"/>
          <w:b/>
          <w:sz w:val="36"/>
          <w:szCs w:val="36"/>
        </w:rPr>
        <w:t>RC</w:t>
      </w:r>
      <w:ins w:id="11" w:author="Khaled Daham" w:date="2014-02-24T10:49:00Z">
        <w:r w:rsidR="001127AD">
          <w:rPr>
            <w:rFonts w:ascii="Arial" w:hAnsi="Arial"/>
            <w:b/>
            <w:sz w:val="36"/>
            <w:szCs w:val="36"/>
          </w:rPr>
          <w:t>3</w:t>
        </w:r>
      </w:ins>
      <w:del w:id="12" w:author="Khaled Daham" w:date="2014-02-24T10:49:00Z">
        <w:r w:rsidR="00BB5903" w:rsidRPr="009171DF" w:rsidDel="00117A24">
          <w:rPr>
            <w:rFonts w:ascii="Arial" w:hAnsi="Arial"/>
            <w:b/>
            <w:sz w:val="36"/>
            <w:szCs w:val="36"/>
          </w:rPr>
          <w:delText>1</w:delText>
        </w:r>
      </w:del>
    </w:p>
    <w:p w14:paraId="5659363F" w14:textId="77777777" w:rsidR="002D631E" w:rsidRDefault="002D631E" w:rsidP="00F25F5B">
      <w:pPr>
        <w:tabs>
          <w:tab w:val="left" w:pos="2552"/>
        </w:tabs>
        <w:spacing w:line="240" w:lineRule="auto"/>
        <w:jc w:val="center"/>
        <w:rPr>
          <w:sz w:val="32"/>
          <w:szCs w:val="32"/>
        </w:rPr>
      </w:pPr>
    </w:p>
    <w:p w14:paraId="37830127" w14:textId="219411F6" w:rsidR="00F25F5B" w:rsidRDefault="002D5403" w:rsidP="00F25F5B">
      <w:pPr>
        <w:tabs>
          <w:tab w:val="left" w:pos="2552"/>
        </w:tabs>
        <w:spacing w:line="240" w:lineRule="auto"/>
        <w:jc w:val="center"/>
        <w:rPr>
          <w:sz w:val="32"/>
          <w:szCs w:val="32"/>
        </w:rPr>
      </w:pPr>
      <w:r>
        <w:rPr>
          <w:sz w:val="32"/>
          <w:szCs w:val="32"/>
        </w:rPr>
        <w:t>20</w:t>
      </w:r>
      <w:r w:rsidR="00D76FD4">
        <w:rPr>
          <w:sz w:val="32"/>
          <w:szCs w:val="32"/>
        </w:rPr>
        <w:t>14-0</w:t>
      </w:r>
      <w:ins w:id="13" w:author="Khaled Daham" w:date="2014-03-13T13:26:00Z">
        <w:r w:rsidR="00002485">
          <w:rPr>
            <w:sz w:val="32"/>
            <w:szCs w:val="32"/>
          </w:rPr>
          <w:t>3</w:t>
        </w:r>
      </w:ins>
      <w:del w:id="14" w:author="Khaled Daham" w:date="2014-03-13T13:26:00Z">
        <w:r w:rsidR="00D76FD4" w:rsidDel="00002485">
          <w:rPr>
            <w:sz w:val="32"/>
            <w:szCs w:val="32"/>
          </w:rPr>
          <w:delText>2</w:delText>
        </w:r>
      </w:del>
      <w:r w:rsidR="00D76FD4">
        <w:rPr>
          <w:sz w:val="32"/>
          <w:szCs w:val="32"/>
        </w:rPr>
        <w:t>-</w:t>
      </w:r>
      <w:ins w:id="15" w:author="Khaled Daham" w:date="2014-02-24T10:49:00Z">
        <w:r w:rsidR="00002485">
          <w:rPr>
            <w:sz w:val="32"/>
            <w:szCs w:val="32"/>
          </w:rPr>
          <w:t>13</w:t>
        </w:r>
      </w:ins>
      <w:bookmarkStart w:id="16" w:name="_GoBack"/>
      <w:bookmarkEnd w:id="16"/>
      <w:del w:id="17" w:author="Khaled Daham" w:date="2014-02-24T10:49:00Z">
        <w:r w:rsidR="00D76FD4" w:rsidDel="00117A24">
          <w:rPr>
            <w:sz w:val="32"/>
            <w:szCs w:val="32"/>
          </w:rPr>
          <w:delText>18</w:delText>
        </w:r>
      </w:del>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TOCHeading"/>
          </w:pPr>
          <w:r>
            <w:t>Innehållsförteckning</w:t>
          </w:r>
        </w:p>
        <w:p w14:paraId="47E9ECC0" w14:textId="77777777" w:rsidR="001127AD" w:rsidRDefault="00C54F68">
          <w:pPr>
            <w:pStyle w:val="TOC1"/>
            <w:tabs>
              <w:tab w:val="left" w:pos="326"/>
              <w:tab w:val="right" w:leader="dot" w:pos="8664"/>
            </w:tabs>
            <w:rPr>
              <w:ins w:id="18" w:author="Khaled Daham" w:date="2014-03-13T13:16:00Z"/>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ins w:id="19" w:author="Khaled Daham" w:date="2014-03-13T13:16:00Z">
            <w:r w:rsidR="001127AD">
              <w:rPr>
                <w:noProof/>
              </w:rPr>
              <w:t>1</w:t>
            </w:r>
            <w:r w:rsidR="001127AD">
              <w:rPr>
                <w:rFonts w:asciiTheme="minorHAnsi" w:eastAsiaTheme="minorEastAsia" w:hAnsiTheme="minorHAnsi" w:cstheme="minorBidi"/>
                <w:noProof/>
                <w:sz w:val="24"/>
                <w:szCs w:val="24"/>
                <w:lang w:val="en-US" w:eastAsia="ja-JP"/>
              </w:rPr>
              <w:tab/>
            </w:r>
            <w:r w:rsidR="001127AD">
              <w:rPr>
                <w:noProof/>
              </w:rPr>
              <w:t>Inledning</w:t>
            </w:r>
            <w:r w:rsidR="001127AD">
              <w:rPr>
                <w:noProof/>
              </w:rPr>
              <w:tab/>
            </w:r>
            <w:r w:rsidR="001127AD">
              <w:rPr>
                <w:noProof/>
              </w:rPr>
              <w:fldChar w:fldCharType="begin"/>
            </w:r>
            <w:r w:rsidR="001127AD">
              <w:rPr>
                <w:noProof/>
              </w:rPr>
              <w:instrText xml:space="preserve"> PAGEREF _Toc256335945 \h </w:instrText>
            </w:r>
            <w:r w:rsidR="001127AD">
              <w:rPr>
                <w:noProof/>
              </w:rPr>
            </w:r>
          </w:ins>
          <w:r w:rsidR="001127AD">
            <w:rPr>
              <w:noProof/>
            </w:rPr>
            <w:fldChar w:fldCharType="separate"/>
          </w:r>
          <w:ins w:id="20" w:author="Khaled Daham" w:date="2014-03-13T13:16:00Z">
            <w:r w:rsidR="001127AD">
              <w:rPr>
                <w:noProof/>
              </w:rPr>
              <w:t>10</w:t>
            </w:r>
            <w:r w:rsidR="001127AD">
              <w:rPr>
                <w:noProof/>
              </w:rPr>
              <w:fldChar w:fldCharType="end"/>
            </w:r>
          </w:ins>
        </w:p>
        <w:p w14:paraId="742C5DE9" w14:textId="77777777" w:rsidR="001127AD" w:rsidRDefault="001127AD">
          <w:pPr>
            <w:pStyle w:val="TOC1"/>
            <w:tabs>
              <w:tab w:val="left" w:pos="352"/>
              <w:tab w:val="right" w:leader="dot" w:pos="8664"/>
            </w:tabs>
            <w:rPr>
              <w:ins w:id="21" w:author="Khaled Daham" w:date="2014-03-13T13:16:00Z"/>
              <w:rFonts w:asciiTheme="minorHAnsi" w:eastAsiaTheme="minorEastAsia" w:hAnsiTheme="minorHAnsi" w:cstheme="minorBidi"/>
              <w:noProof/>
              <w:sz w:val="24"/>
              <w:szCs w:val="24"/>
              <w:lang w:val="en-US" w:eastAsia="ja-JP"/>
            </w:rPr>
          </w:pPr>
          <w:ins w:id="22" w:author="Khaled Daham" w:date="2014-03-13T13:16:00Z">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_Toc256335946 \h </w:instrText>
            </w:r>
            <w:r>
              <w:rPr>
                <w:noProof/>
              </w:rPr>
            </w:r>
          </w:ins>
          <w:r>
            <w:rPr>
              <w:noProof/>
            </w:rPr>
            <w:fldChar w:fldCharType="separate"/>
          </w:r>
          <w:ins w:id="23" w:author="Khaled Daham" w:date="2014-03-13T13:16:00Z">
            <w:r>
              <w:rPr>
                <w:noProof/>
              </w:rPr>
              <w:t>11</w:t>
            </w:r>
            <w:r>
              <w:rPr>
                <w:noProof/>
              </w:rPr>
              <w:fldChar w:fldCharType="end"/>
            </w:r>
          </w:ins>
        </w:p>
        <w:p w14:paraId="651B9D84" w14:textId="77777777" w:rsidR="001127AD" w:rsidRDefault="001127AD">
          <w:pPr>
            <w:pStyle w:val="TOC2"/>
            <w:tabs>
              <w:tab w:val="left" w:pos="692"/>
              <w:tab w:val="right" w:leader="dot" w:pos="8664"/>
            </w:tabs>
            <w:rPr>
              <w:ins w:id="24" w:author="Khaled Daham" w:date="2014-03-13T13:16:00Z"/>
              <w:rFonts w:asciiTheme="minorHAnsi" w:eastAsiaTheme="minorEastAsia" w:hAnsiTheme="minorHAnsi" w:cstheme="minorBidi"/>
              <w:noProof/>
              <w:sz w:val="24"/>
              <w:szCs w:val="24"/>
              <w:lang w:val="en-US" w:eastAsia="ja-JP"/>
            </w:rPr>
          </w:pPr>
          <w:ins w:id="25" w:author="Khaled Daham" w:date="2014-03-13T13:16:00Z">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C95565">
              <w:rPr>
                <w:b/>
                <w:noProof/>
                <w:color w:val="76923C" w:themeColor="accent3" w:themeShade="BF"/>
              </w:rPr>
              <w:t>2</w:t>
            </w:r>
            <w:r>
              <w:rPr>
                <w:noProof/>
              </w:rPr>
              <w:t>.</w:t>
            </w:r>
            <w:r w:rsidRPr="00C95565">
              <w:rPr>
                <w:b/>
                <w:noProof/>
                <w:color w:val="76923C" w:themeColor="accent3" w:themeShade="BF"/>
              </w:rPr>
              <w:t>1.RC3</w:t>
            </w:r>
            <w:r>
              <w:rPr>
                <w:noProof/>
              </w:rPr>
              <w:tab/>
            </w:r>
            <w:r>
              <w:rPr>
                <w:noProof/>
              </w:rPr>
              <w:fldChar w:fldCharType="begin"/>
            </w:r>
            <w:r>
              <w:rPr>
                <w:noProof/>
              </w:rPr>
              <w:instrText xml:space="preserve"> PAGEREF _Toc256335947 \h </w:instrText>
            </w:r>
            <w:r>
              <w:rPr>
                <w:noProof/>
              </w:rPr>
            </w:r>
          </w:ins>
          <w:r>
            <w:rPr>
              <w:noProof/>
            </w:rPr>
            <w:fldChar w:fldCharType="separate"/>
          </w:r>
          <w:ins w:id="26" w:author="Khaled Daham" w:date="2014-03-13T13:16:00Z">
            <w:r>
              <w:rPr>
                <w:noProof/>
              </w:rPr>
              <w:t>11</w:t>
            </w:r>
            <w:r>
              <w:rPr>
                <w:noProof/>
              </w:rPr>
              <w:fldChar w:fldCharType="end"/>
            </w:r>
          </w:ins>
        </w:p>
        <w:p w14:paraId="6F76C41E" w14:textId="77777777" w:rsidR="001127AD" w:rsidRDefault="001127AD">
          <w:pPr>
            <w:pStyle w:val="TOC3"/>
            <w:tabs>
              <w:tab w:val="left" w:pos="1031"/>
              <w:tab w:val="right" w:leader="dot" w:pos="8664"/>
            </w:tabs>
            <w:rPr>
              <w:ins w:id="27" w:author="Khaled Daham" w:date="2014-03-13T13:16:00Z"/>
              <w:rFonts w:asciiTheme="minorHAnsi" w:eastAsiaTheme="minorEastAsia" w:hAnsiTheme="minorHAnsi" w:cstheme="minorBidi"/>
              <w:noProof/>
              <w:sz w:val="24"/>
              <w:szCs w:val="24"/>
              <w:lang w:val="en-US" w:eastAsia="ja-JP"/>
            </w:rPr>
          </w:pPr>
          <w:ins w:id="28" w:author="Khaled Daham" w:date="2014-03-13T13:16:00Z">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_Toc256335948 \h </w:instrText>
            </w:r>
            <w:r>
              <w:rPr>
                <w:noProof/>
              </w:rPr>
            </w:r>
          </w:ins>
          <w:r>
            <w:rPr>
              <w:noProof/>
            </w:rPr>
            <w:fldChar w:fldCharType="separate"/>
          </w:r>
          <w:ins w:id="29" w:author="Khaled Daham" w:date="2014-03-13T13:16:00Z">
            <w:r>
              <w:rPr>
                <w:noProof/>
              </w:rPr>
              <w:t>11</w:t>
            </w:r>
            <w:r>
              <w:rPr>
                <w:noProof/>
              </w:rPr>
              <w:fldChar w:fldCharType="end"/>
            </w:r>
          </w:ins>
        </w:p>
        <w:p w14:paraId="3A4E93B5" w14:textId="77777777" w:rsidR="001127AD" w:rsidRDefault="001127AD">
          <w:pPr>
            <w:pStyle w:val="TOC3"/>
            <w:tabs>
              <w:tab w:val="left" w:pos="1057"/>
              <w:tab w:val="right" w:leader="dot" w:pos="8664"/>
            </w:tabs>
            <w:rPr>
              <w:ins w:id="30" w:author="Khaled Daham" w:date="2014-03-13T13:16:00Z"/>
              <w:rFonts w:asciiTheme="minorHAnsi" w:eastAsiaTheme="minorEastAsia" w:hAnsiTheme="minorHAnsi" w:cstheme="minorBidi"/>
              <w:noProof/>
              <w:sz w:val="24"/>
              <w:szCs w:val="24"/>
              <w:lang w:val="en-US" w:eastAsia="ja-JP"/>
            </w:rPr>
          </w:pPr>
          <w:ins w:id="31" w:author="Khaled Daham" w:date="2014-03-13T13:16:00Z">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_Toc256335949 \h </w:instrText>
            </w:r>
            <w:r>
              <w:rPr>
                <w:noProof/>
              </w:rPr>
            </w:r>
          </w:ins>
          <w:r>
            <w:rPr>
              <w:noProof/>
            </w:rPr>
            <w:fldChar w:fldCharType="separate"/>
          </w:r>
          <w:ins w:id="32" w:author="Khaled Daham" w:date="2014-03-13T13:16:00Z">
            <w:r>
              <w:rPr>
                <w:noProof/>
              </w:rPr>
              <w:t>11</w:t>
            </w:r>
            <w:r>
              <w:rPr>
                <w:noProof/>
              </w:rPr>
              <w:fldChar w:fldCharType="end"/>
            </w:r>
          </w:ins>
        </w:p>
        <w:p w14:paraId="7385544D" w14:textId="77777777" w:rsidR="001127AD" w:rsidRDefault="001127AD">
          <w:pPr>
            <w:pStyle w:val="TOC3"/>
            <w:tabs>
              <w:tab w:val="left" w:pos="1056"/>
              <w:tab w:val="right" w:leader="dot" w:pos="8664"/>
            </w:tabs>
            <w:rPr>
              <w:ins w:id="33" w:author="Khaled Daham" w:date="2014-03-13T13:16:00Z"/>
              <w:rFonts w:asciiTheme="minorHAnsi" w:eastAsiaTheme="minorEastAsia" w:hAnsiTheme="minorHAnsi" w:cstheme="minorBidi"/>
              <w:noProof/>
              <w:sz w:val="24"/>
              <w:szCs w:val="24"/>
              <w:lang w:val="en-US" w:eastAsia="ja-JP"/>
            </w:rPr>
          </w:pPr>
          <w:ins w:id="34" w:author="Khaled Daham" w:date="2014-03-13T13:16:00Z">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_Toc256335950 \h </w:instrText>
            </w:r>
            <w:r>
              <w:rPr>
                <w:noProof/>
              </w:rPr>
            </w:r>
          </w:ins>
          <w:r>
            <w:rPr>
              <w:noProof/>
            </w:rPr>
            <w:fldChar w:fldCharType="separate"/>
          </w:r>
          <w:ins w:id="35" w:author="Khaled Daham" w:date="2014-03-13T13:16:00Z">
            <w:r>
              <w:rPr>
                <w:noProof/>
              </w:rPr>
              <w:t>11</w:t>
            </w:r>
            <w:r>
              <w:rPr>
                <w:noProof/>
              </w:rPr>
              <w:fldChar w:fldCharType="end"/>
            </w:r>
          </w:ins>
        </w:p>
        <w:p w14:paraId="5D000E19" w14:textId="77777777" w:rsidR="001127AD" w:rsidRDefault="001127AD">
          <w:pPr>
            <w:pStyle w:val="TOC3"/>
            <w:tabs>
              <w:tab w:val="left" w:pos="1058"/>
              <w:tab w:val="right" w:leader="dot" w:pos="8664"/>
            </w:tabs>
            <w:rPr>
              <w:ins w:id="36" w:author="Khaled Daham" w:date="2014-03-13T13:16:00Z"/>
              <w:rFonts w:asciiTheme="minorHAnsi" w:eastAsiaTheme="minorEastAsia" w:hAnsiTheme="minorHAnsi" w:cstheme="minorBidi"/>
              <w:noProof/>
              <w:sz w:val="24"/>
              <w:szCs w:val="24"/>
              <w:lang w:val="en-US" w:eastAsia="ja-JP"/>
            </w:rPr>
          </w:pPr>
          <w:ins w:id="37" w:author="Khaled Daham" w:date="2014-03-13T13:16:00Z">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_Toc256335951 \h </w:instrText>
            </w:r>
            <w:r>
              <w:rPr>
                <w:noProof/>
              </w:rPr>
            </w:r>
          </w:ins>
          <w:r>
            <w:rPr>
              <w:noProof/>
            </w:rPr>
            <w:fldChar w:fldCharType="separate"/>
          </w:r>
          <w:ins w:id="38" w:author="Khaled Daham" w:date="2014-03-13T13:16:00Z">
            <w:r>
              <w:rPr>
                <w:noProof/>
              </w:rPr>
              <w:t>12</w:t>
            </w:r>
            <w:r>
              <w:rPr>
                <w:noProof/>
              </w:rPr>
              <w:fldChar w:fldCharType="end"/>
            </w:r>
          </w:ins>
        </w:p>
        <w:p w14:paraId="6629C64C" w14:textId="77777777" w:rsidR="001127AD" w:rsidRDefault="001127AD">
          <w:pPr>
            <w:pStyle w:val="TOC2"/>
            <w:tabs>
              <w:tab w:val="left" w:pos="717"/>
              <w:tab w:val="right" w:leader="dot" w:pos="8664"/>
            </w:tabs>
            <w:rPr>
              <w:ins w:id="39" w:author="Khaled Daham" w:date="2014-03-13T13:16:00Z"/>
              <w:rFonts w:asciiTheme="minorHAnsi" w:eastAsiaTheme="minorEastAsia" w:hAnsiTheme="minorHAnsi" w:cstheme="minorBidi"/>
              <w:noProof/>
              <w:sz w:val="24"/>
              <w:szCs w:val="24"/>
              <w:lang w:val="en-US" w:eastAsia="ja-JP"/>
            </w:rPr>
          </w:pPr>
          <w:ins w:id="40" w:author="Khaled Daham" w:date="2014-03-13T13:16:00Z">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_Toc256335952 \h </w:instrText>
            </w:r>
            <w:r>
              <w:rPr>
                <w:noProof/>
              </w:rPr>
            </w:r>
          </w:ins>
          <w:r>
            <w:rPr>
              <w:noProof/>
            </w:rPr>
            <w:fldChar w:fldCharType="separate"/>
          </w:r>
          <w:ins w:id="41" w:author="Khaled Daham" w:date="2014-03-13T13:16:00Z">
            <w:r>
              <w:rPr>
                <w:noProof/>
              </w:rPr>
              <w:t>12</w:t>
            </w:r>
            <w:r>
              <w:rPr>
                <w:noProof/>
              </w:rPr>
              <w:fldChar w:fldCharType="end"/>
            </w:r>
          </w:ins>
        </w:p>
        <w:p w14:paraId="6BA93D0E" w14:textId="77777777" w:rsidR="001127AD" w:rsidRDefault="001127AD">
          <w:pPr>
            <w:pStyle w:val="TOC1"/>
            <w:tabs>
              <w:tab w:val="left" w:pos="350"/>
              <w:tab w:val="right" w:leader="dot" w:pos="8664"/>
            </w:tabs>
            <w:rPr>
              <w:ins w:id="42" w:author="Khaled Daham" w:date="2014-03-13T13:16:00Z"/>
              <w:rFonts w:asciiTheme="minorHAnsi" w:eastAsiaTheme="minorEastAsia" w:hAnsiTheme="minorHAnsi" w:cstheme="minorBidi"/>
              <w:noProof/>
              <w:sz w:val="24"/>
              <w:szCs w:val="24"/>
              <w:lang w:val="en-US" w:eastAsia="ja-JP"/>
            </w:rPr>
          </w:pPr>
          <w:ins w:id="43" w:author="Khaled Daham" w:date="2014-03-13T13:16:00Z">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_Toc256335953 \h </w:instrText>
            </w:r>
            <w:r>
              <w:rPr>
                <w:noProof/>
              </w:rPr>
            </w:r>
          </w:ins>
          <w:r>
            <w:rPr>
              <w:noProof/>
            </w:rPr>
            <w:fldChar w:fldCharType="separate"/>
          </w:r>
          <w:ins w:id="44" w:author="Khaled Daham" w:date="2014-03-13T13:16:00Z">
            <w:r>
              <w:rPr>
                <w:noProof/>
              </w:rPr>
              <w:t>12</w:t>
            </w:r>
            <w:r>
              <w:rPr>
                <w:noProof/>
              </w:rPr>
              <w:fldChar w:fldCharType="end"/>
            </w:r>
          </w:ins>
        </w:p>
        <w:p w14:paraId="56982E0E" w14:textId="77777777" w:rsidR="001127AD" w:rsidRDefault="001127AD">
          <w:pPr>
            <w:pStyle w:val="TOC2"/>
            <w:tabs>
              <w:tab w:val="left" w:pos="690"/>
              <w:tab w:val="right" w:leader="dot" w:pos="8664"/>
            </w:tabs>
            <w:rPr>
              <w:ins w:id="45" w:author="Khaled Daham" w:date="2014-03-13T13:16:00Z"/>
              <w:rFonts w:asciiTheme="minorHAnsi" w:eastAsiaTheme="minorEastAsia" w:hAnsiTheme="minorHAnsi" w:cstheme="minorBidi"/>
              <w:noProof/>
              <w:sz w:val="24"/>
              <w:szCs w:val="24"/>
              <w:lang w:val="en-US" w:eastAsia="ja-JP"/>
            </w:rPr>
          </w:pPr>
          <w:ins w:id="46" w:author="Khaled Daham" w:date="2014-03-13T13:16:00Z">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_Toc256335954 \h </w:instrText>
            </w:r>
            <w:r>
              <w:rPr>
                <w:noProof/>
              </w:rPr>
            </w:r>
          </w:ins>
          <w:r>
            <w:rPr>
              <w:noProof/>
            </w:rPr>
            <w:fldChar w:fldCharType="separate"/>
          </w:r>
          <w:ins w:id="47" w:author="Khaled Daham" w:date="2014-03-13T13:16:00Z">
            <w:r>
              <w:rPr>
                <w:noProof/>
              </w:rPr>
              <w:t>12</w:t>
            </w:r>
            <w:r>
              <w:rPr>
                <w:noProof/>
              </w:rPr>
              <w:fldChar w:fldCharType="end"/>
            </w:r>
          </w:ins>
        </w:p>
        <w:p w14:paraId="272BC58D" w14:textId="77777777" w:rsidR="001127AD" w:rsidRDefault="001127AD">
          <w:pPr>
            <w:pStyle w:val="TOC3"/>
            <w:tabs>
              <w:tab w:val="left" w:pos="1030"/>
              <w:tab w:val="right" w:leader="dot" w:pos="8664"/>
            </w:tabs>
            <w:rPr>
              <w:ins w:id="48" w:author="Khaled Daham" w:date="2014-03-13T13:16:00Z"/>
              <w:rFonts w:asciiTheme="minorHAnsi" w:eastAsiaTheme="minorEastAsia" w:hAnsiTheme="minorHAnsi" w:cstheme="minorBidi"/>
              <w:noProof/>
              <w:sz w:val="24"/>
              <w:szCs w:val="24"/>
              <w:lang w:val="en-US" w:eastAsia="ja-JP"/>
            </w:rPr>
          </w:pPr>
          <w:ins w:id="49" w:author="Khaled Daham" w:date="2014-03-13T13:16:00Z">
            <w:r>
              <w:rPr>
                <w:noProof/>
              </w:rPr>
              <w:t>3.1.1</w:t>
            </w:r>
            <w:r>
              <w:rPr>
                <w:rFonts w:asciiTheme="minorHAnsi" w:eastAsiaTheme="minorEastAsia" w:hAnsiTheme="minorHAnsi" w:cstheme="minorBidi"/>
                <w:noProof/>
                <w:sz w:val="24"/>
                <w:szCs w:val="24"/>
                <w:lang w:val="en-US" w:eastAsia="ja-JP"/>
              </w:rPr>
              <w:tab/>
            </w:r>
            <w:r>
              <w:rPr>
                <w:noProof/>
              </w:rPr>
              <w:t>Flöde 1 – Hämta svar på en konsultationsremiss.</w:t>
            </w:r>
            <w:r>
              <w:rPr>
                <w:noProof/>
              </w:rPr>
              <w:tab/>
            </w:r>
            <w:r>
              <w:rPr>
                <w:noProof/>
              </w:rPr>
              <w:fldChar w:fldCharType="begin"/>
            </w:r>
            <w:r>
              <w:rPr>
                <w:noProof/>
              </w:rPr>
              <w:instrText xml:space="preserve"> PAGEREF _Toc256335955 \h </w:instrText>
            </w:r>
            <w:r>
              <w:rPr>
                <w:noProof/>
              </w:rPr>
            </w:r>
          </w:ins>
          <w:r>
            <w:rPr>
              <w:noProof/>
            </w:rPr>
            <w:fldChar w:fldCharType="separate"/>
          </w:r>
          <w:ins w:id="50" w:author="Khaled Daham" w:date="2014-03-13T13:16:00Z">
            <w:r>
              <w:rPr>
                <w:noProof/>
              </w:rPr>
              <w:t>12</w:t>
            </w:r>
            <w:r>
              <w:rPr>
                <w:noProof/>
              </w:rPr>
              <w:fldChar w:fldCharType="end"/>
            </w:r>
          </w:ins>
        </w:p>
        <w:p w14:paraId="55466C5E" w14:textId="77777777" w:rsidR="001127AD" w:rsidRDefault="001127AD">
          <w:pPr>
            <w:pStyle w:val="TOC3"/>
            <w:tabs>
              <w:tab w:val="left" w:pos="1056"/>
              <w:tab w:val="right" w:leader="dot" w:pos="8664"/>
            </w:tabs>
            <w:rPr>
              <w:ins w:id="51" w:author="Khaled Daham" w:date="2014-03-13T13:16:00Z"/>
              <w:rFonts w:asciiTheme="minorHAnsi" w:eastAsiaTheme="minorEastAsia" w:hAnsiTheme="minorHAnsi" w:cstheme="minorBidi"/>
              <w:noProof/>
              <w:sz w:val="24"/>
              <w:szCs w:val="24"/>
              <w:lang w:val="en-US" w:eastAsia="ja-JP"/>
            </w:rPr>
          </w:pPr>
          <w:ins w:id="52" w:author="Khaled Daham" w:date="2014-03-13T13:16:00Z">
            <w:r>
              <w:rPr>
                <w:noProof/>
              </w:rPr>
              <w:t>3.1.2</w:t>
            </w:r>
            <w:r>
              <w:rPr>
                <w:rFonts w:asciiTheme="minorHAnsi" w:eastAsiaTheme="minorEastAsia" w:hAnsiTheme="minorHAnsi" w:cstheme="minorBidi"/>
                <w:noProof/>
                <w:sz w:val="24"/>
                <w:szCs w:val="24"/>
                <w:lang w:val="en-US" w:eastAsia="ja-JP"/>
              </w:rPr>
              <w:tab/>
            </w:r>
            <w:r>
              <w:rPr>
                <w:noProof/>
              </w:rPr>
              <w:t>Flöde 2 – Hämta mödravårdsinformation</w:t>
            </w:r>
            <w:r>
              <w:rPr>
                <w:noProof/>
              </w:rPr>
              <w:tab/>
            </w:r>
            <w:r>
              <w:rPr>
                <w:noProof/>
              </w:rPr>
              <w:fldChar w:fldCharType="begin"/>
            </w:r>
            <w:r>
              <w:rPr>
                <w:noProof/>
              </w:rPr>
              <w:instrText xml:space="preserve"> PAGEREF _Toc256335956 \h </w:instrText>
            </w:r>
            <w:r>
              <w:rPr>
                <w:noProof/>
              </w:rPr>
            </w:r>
          </w:ins>
          <w:r>
            <w:rPr>
              <w:noProof/>
            </w:rPr>
            <w:fldChar w:fldCharType="separate"/>
          </w:r>
          <w:ins w:id="53" w:author="Khaled Daham" w:date="2014-03-13T13:16:00Z">
            <w:r>
              <w:rPr>
                <w:noProof/>
              </w:rPr>
              <w:t>14</w:t>
            </w:r>
            <w:r>
              <w:rPr>
                <w:noProof/>
              </w:rPr>
              <w:fldChar w:fldCharType="end"/>
            </w:r>
          </w:ins>
        </w:p>
        <w:p w14:paraId="09B82A31" w14:textId="77777777" w:rsidR="001127AD" w:rsidRDefault="001127AD">
          <w:pPr>
            <w:pStyle w:val="TOC3"/>
            <w:tabs>
              <w:tab w:val="left" w:pos="1054"/>
              <w:tab w:val="right" w:leader="dot" w:pos="8664"/>
            </w:tabs>
            <w:rPr>
              <w:ins w:id="54" w:author="Khaled Daham" w:date="2014-03-13T13:16:00Z"/>
              <w:rFonts w:asciiTheme="minorHAnsi" w:eastAsiaTheme="minorEastAsia" w:hAnsiTheme="minorHAnsi" w:cstheme="minorBidi"/>
              <w:noProof/>
              <w:sz w:val="24"/>
              <w:szCs w:val="24"/>
              <w:lang w:val="en-US" w:eastAsia="ja-JP"/>
            </w:rPr>
          </w:pPr>
          <w:ins w:id="55" w:author="Khaled Daham" w:date="2014-03-13T13:16:00Z">
            <w:r>
              <w:rPr>
                <w:noProof/>
              </w:rPr>
              <w:t>3.1.3</w:t>
            </w:r>
            <w:r>
              <w:rPr>
                <w:rFonts w:asciiTheme="minorHAnsi" w:eastAsiaTheme="minorEastAsia" w:hAnsiTheme="minorHAnsi" w:cstheme="minorBidi"/>
                <w:noProof/>
                <w:sz w:val="24"/>
                <w:szCs w:val="24"/>
                <w:lang w:val="en-US" w:eastAsia="ja-JP"/>
              </w:rPr>
              <w:tab/>
            </w:r>
            <w:r>
              <w:rPr>
                <w:noProof/>
              </w:rPr>
              <w:t>Flöde 3 – Hämta patienters kemilaboratoriesvar.</w:t>
            </w:r>
            <w:r>
              <w:rPr>
                <w:noProof/>
              </w:rPr>
              <w:tab/>
            </w:r>
            <w:r>
              <w:rPr>
                <w:noProof/>
              </w:rPr>
              <w:fldChar w:fldCharType="begin"/>
            </w:r>
            <w:r>
              <w:rPr>
                <w:noProof/>
              </w:rPr>
              <w:instrText xml:space="preserve"> PAGEREF _Toc256335957 \h </w:instrText>
            </w:r>
            <w:r>
              <w:rPr>
                <w:noProof/>
              </w:rPr>
            </w:r>
          </w:ins>
          <w:r>
            <w:rPr>
              <w:noProof/>
            </w:rPr>
            <w:fldChar w:fldCharType="separate"/>
          </w:r>
          <w:ins w:id="56" w:author="Khaled Daham" w:date="2014-03-13T13:16:00Z">
            <w:r>
              <w:rPr>
                <w:noProof/>
              </w:rPr>
              <w:t>16</w:t>
            </w:r>
            <w:r>
              <w:rPr>
                <w:noProof/>
              </w:rPr>
              <w:fldChar w:fldCharType="end"/>
            </w:r>
          </w:ins>
        </w:p>
        <w:p w14:paraId="79375DAF" w14:textId="77777777" w:rsidR="001127AD" w:rsidRDefault="001127AD">
          <w:pPr>
            <w:pStyle w:val="TOC3"/>
            <w:tabs>
              <w:tab w:val="left" w:pos="1057"/>
              <w:tab w:val="right" w:leader="dot" w:pos="8664"/>
            </w:tabs>
            <w:rPr>
              <w:ins w:id="57" w:author="Khaled Daham" w:date="2014-03-13T13:16:00Z"/>
              <w:rFonts w:asciiTheme="minorHAnsi" w:eastAsiaTheme="minorEastAsia" w:hAnsiTheme="minorHAnsi" w:cstheme="minorBidi"/>
              <w:noProof/>
              <w:sz w:val="24"/>
              <w:szCs w:val="24"/>
              <w:lang w:val="en-US" w:eastAsia="ja-JP"/>
            </w:rPr>
          </w:pPr>
          <w:ins w:id="58" w:author="Khaled Daham" w:date="2014-03-13T13:16:00Z">
            <w:r>
              <w:rPr>
                <w:noProof/>
              </w:rPr>
              <w:t>3.1.4</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_Toc256335958 \h </w:instrText>
            </w:r>
            <w:r>
              <w:rPr>
                <w:noProof/>
              </w:rPr>
            </w:r>
          </w:ins>
          <w:r>
            <w:rPr>
              <w:noProof/>
            </w:rPr>
            <w:fldChar w:fldCharType="separate"/>
          </w:r>
          <w:ins w:id="59" w:author="Khaled Daham" w:date="2014-03-13T13:16:00Z">
            <w:r>
              <w:rPr>
                <w:noProof/>
              </w:rPr>
              <w:t>18</w:t>
            </w:r>
            <w:r>
              <w:rPr>
                <w:noProof/>
              </w:rPr>
              <w:fldChar w:fldCharType="end"/>
            </w:r>
          </w:ins>
        </w:p>
        <w:p w14:paraId="5C11F224" w14:textId="77777777" w:rsidR="001127AD" w:rsidRDefault="001127AD">
          <w:pPr>
            <w:pStyle w:val="TOC2"/>
            <w:tabs>
              <w:tab w:val="left" w:pos="716"/>
              <w:tab w:val="right" w:leader="dot" w:pos="8664"/>
            </w:tabs>
            <w:rPr>
              <w:ins w:id="60" w:author="Khaled Daham" w:date="2014-03-13T13:16:00Z"/>
              <w:rFonts w:asciiTheme="minorHAnsi" w:eastAsiaTheme="minorEastAsia" w:hAnsiTheme="minorHAnsi" w:cstheme="minorBidi"/>
              <w:noProof/>
              <w:sz w:val="24"/>
              <w:szCs w:val="24"/>
              <w:lang w:val="en-US" w:eastAsia="ja-JP"/>
            </w:rPr>
          </w:pPr>
          <w:ins w:id="61" w:author="Khaled Daham" w:date="2014-03-13T13:16:00Z">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_Toc256335959 \h </w:instrText>
            </w:r>
            <w:r>
              <w:rPr>
                <w:noProof/>
              </w:rPr>
            </w:r>
          </w:ins>
          <w:r>
            <w:rPr>
              <w:noProof/>
            </w:rPr>
            <w:fldChar w:fldCharType="separate"/>
          </w:r>
          <w:ins w:id="62" w:author="Khaled Daham" w:date="2014-03-13T13:16:00Z">
            <w:r>
              <w:rPr>
                <w:noProof/>
              </w:rPr>
              <w:t>18</w:t>
            </w:r>
            <w:r>
              <w:rPr>
                <w:noProof/>
              </w:rPr>
              <w:fldChar w:fldCharType="end"/>
            </w:r>
          </w:ins>
        </w:p>
        <w:p w14:paraId="37833AC0" w14:textId="77777777" w:rsidR="001127AD" w:rsidRDefault="001127AD">
          <w:pPr>
            <w:pStyle w:val="TOC1"/>
            <w:tabs>
              <w:tab w:val="right" w:leader="dot" w:pos="8664"/>
            </w:tabs>
            <w:rPr>
              <w:ins w:id="63" w:author="Khaled Daham" w:date="2014-03-13T13:16:00Z"/>
              <w:rFonts w:asciiTheme="minorHAnsi" w:eastAsiaTheme="minorEastAsia" w:hAnsiTheme="minorHAnsi" w:cstheme="minorBidi"/>
              <w:noProof/>
              <w:sz w:val="24"/>
              <w:szCs w:val="24"/>
              <w:lang w:val="en-US" w:eastAsia="ja-JP"/>
            </w:rPr>
          </w:pPr>
          <w:ins w:id="64" w:author="Khaled Daham" w:date="2014-03-13T13:16:00Z">
            <w:r w:rsidRPr="00C95565">
              <w:rPr>
                <w:noProof/>
              </w:rPr>
              <w:t>Adressering vid nationell användning</w:t>
            </w:r>
            <w:r>
              <w:rPr>
                <w:noProof/>
              </w:rPr>
              <w:tab/>
            </w:r>
            <w:r>
              <w:rPr>
                <w:noProof/>
              </w:rPr>
              <w:fldChar w:fldCharType="begin"/>
            </w:r>
            <w:r>
              <w:rPr>
                <w:noProof/>
              </w:rPr>
              <w:instrText xml:space="preserve"> PAGEREF _Toc256335960 \h </w:instrText>
            </w:r>
            <w:r>
              <w:rPr>
                <w:noProof/>
              </w:rPr>
            </w:r>
          </w:ins>
          <w:r>
            <w:rPr>
              <w:noProof/>
            </w:rPr>
            <w:fldChar w:fldCharType="separate"/>
          </w:r>
          <w:ins w:id="65" w:author="Khaled Daham" w:date="2014-03-13T13:16:00Z">
            <w:r>
              <w:rPr>
                <w:noProof/>
              </w:rPr>
              <w:t>19</w:t>
            </w:r>
            <w:r>
              <w:rPr>
                <w:noProof/>
              </w:rPr>
              <w:fldChar w:fldCharType="end"/>
            </w:r>
          </w:ins>
        </w:p>
        <w:p w14:paraId="4071B244" w14:textId="77777777" w:rsidR="001127AD" w:rsidRDefault="001127AD">
          <w:pPr>
            <w:pStyle w:val="TOC1"/>
            <w:tabs>
              <w:tab w:val="right" w:leader="dot" w:pos="8664"/>
            </w:tabs>
            <w:rPr>
              <w:ins w:id="66" w:author="Khaled Daham" w:date="2014-03-13T13:16:00Z"/>
              <w:rFonts w:asciiTheme="minorHAnsi" w:eastAsiaTheme="minorEastAsia" w:hAnsiTheme="minorHAnsi" w:cstheme="minorBidi"/>
              <w:noProof/>
              <w:sz w:val="24"/>
              <w:szCs w:val="24"/>
              <w:lang w:val="en-US" w:eastAsia="ja-JP"/>
            </w:rPr>
          </w:pPr>
          <w:ins w:id="67" w:author="Khaled Daham" w:date="2014-03-13T13:16:00Z">
            <w:r w:rsidRPr="00C95565">
              <w:rPr>
                <w:noProof/>
              </w:rPr>
              <w:t>Adressering vid regional användning</w:t>
            </w:r>
            <w:r>
              <w:rPr>
                <w:noProof/>
              </w:rPr>
              <w:tab/>
            </w:r>
            <w:r>
              <w:rPr>
                <w:noProof/>
              </w:rPr>
              <w:fldChar w:fldCharType="begin"/>
            </w:r>
            <w:r>
              <w:rPr>
                <w:noProof/>
              </w:rPr>
              <w:instrText xml:space="preserve"> PAGEREF _Toc256335961 \h </w:instrText>
            </w:r>
            <w:r>
              <w:rPr>
                <w:noProof/>
              </w:rPr>
            </w:r>
          </w:ins>
          <w:r>
            <w:rPr>
              <w:noProof/>
            </w:rPr>
            <w:fldChar w:fldCharType="separate"/>
          </w:r>
          <w:ins w:id="68" w:author="Khaled Daham" w:date="2014-03-13T13:16:00Z">
            <w:r>
              <w:rPr>
                <w:noProof/>
              </w:rPr>
              <w:t>19</w:t>
            </w:r>
            <w:r>
              <w:rPr>
                <w:noProof/>
              </w:rPr>
              <w:fldChar w:fldCharType="end"/>
            </w:r>
          </w:ins>
        </w:p>
        <w:p w14:paraId="64D09E5D" w14:textId="77777777" w:rsidR="001127AD" w:rsidRDefault="001127AD">
          <w:pPr>
            <w:pStyle w:val="TOC1"/>
            <w:tabs>
              <w:tab w:val="right" w:leader="dot" w:pos="8664"/>
            </w:tabs>
            <w:rPr>
              <w:ins w:id="69" w:author="Khaled Daham" w:date="2014-03-13T13:16:00Z"/>
              <w:rFonts w:asciiTheme="minorHAnsi" w:eastAsiaTheme="minorEastAsia" w:hAnsiTheme="minorHAnsi" w:cstheme="minorBidi"/>
              <w:noProof/>
              <w:sz w:val="24"/>
              <w:szCs w:val="24"/>
              <w:lang w:val="en-US" w:eastAsia="ja-JP"/>
            </w:rPr>
          </w:pPr>
          <w:ins w:id="70" w:author="Khaled Daham" w:date="2014-03-13T13:16:00Z">
            <w:r w:rsidRPr="00C95565">
              <w:rPr>
                <w:noProof/>
              </w:rPr>
              <w:t>Adressering direkt till ett källsystem</w:t>
            </w:r>
            <w:r>
              <w:rPr>
                <w:noProof/>
              </w:rPr>
              <w:tab/>
            </w:r>
            <w:r>
              <w:rPr>
                <w:noProof/>
              </w:rPr>
              <w:fldChar w:fldCharType="begin"/>
            </w:r>
            <w:r>
              <w:rPr>
                <w:noProof/>
              </w:rPr>
              <w:instrText xml:space="preserve"> PAGEREF _Toc256335962 \h </w:instrText>
            </w:r>
            <w:r>
              <w:rPr>
                <w:noProof/>
              </w:rPr>
            </w:r>
          </w:ins>
          <w:r>
            <w:rPr>
              <w:noProof/>
            </w:rPr>
            <w:fldChar w:fldCharType="separate"/>
          </w:r>
          <w:ins w:id="71" w:author="Khaled Daham" w:date="2014-03-13T13:16:00Z">
            <w:r>
              <w:rPr>
                <w:noProof/>
              </w:rPr>
              <w:t>20</w:t>
            </w:r>
            <w:r>
              <w:rPr>
                <w:noProof/>
              </w:rPr>
              <w:fldChar w:fldCharType="end"/>
            </w:r>
          </w:ins>
        </w:p>
        <w:p w14:paraId="32583073" w14:textId="77777777" w:rsidR="001127AD" w:rsidRDefault="001127AD">
          <w:pPr>
            <w:pStyle w:val="TOC1"/>
            <w:tabs>
              <w:tab w:val="right" w:leader="dot" w:pos="8664"/>
            </w:tabs>
            <w:rPr>
              <w:ins w:id="72" w:author="Khaled Daham" w:date="2014-03-13T13:16:00Z"/>
              <w:rFonts w:asciiTheme="minorHAnsi" w:eastAsiaTheme="minorEastAsia" w:hAnsiTheme="minorHAnsi" w:cstheme="minorBidi"/>
              <w:noProof/>
              <w:sz w:val="24"/>
              <w:szCs w:val="24"/>
              <w:lang w:val="en-US" w:eastAsia="ja-JP"/>
            </w:rPr>
          </w:pPr>
          <w:ins w:id="73" w:author="Khaled Daham" w:date="2014-03-13T13:16:00Z">
            <w:r>
              <w:rPr>
                <w:noProof/>
              </w:rPr>
              <w:t>Sammanfattning av adresseringsmodell</w:t>
            </w:r>
            <w:r>
              <w:rPr>
                <w:noProof/>
              </w:rPr>
              <w:tab/>
            </w:r>
            <w:r>
              <w:rPr>
                <w:noProof/>
              </w:rPr>
              <w:fldChar w:fldCharType="begin"/>
            </w:r>
            <w:r>
              <w:rPr>
                <w:noProof/>
              </w:rPr>
              <w:instrText xml:space="preserve"> PAGEREF _Toc256335963 \h </w:instrText>
            </w:r>
            <w:r>
              <w:rPr>
                <w:noProof/>
              </w:rPr>
            </w:r>
          </w:ins>
          <w:r>
            <w:rPr>
              <w:noProof/>
            </w:rPr>
            <w:fldChar w:fldCharType="separate"/>
          </w:r>
          <w:ins w:id="74" w:author="Khaled Daham" w:date="2014-03-13T13:16:00Z">
            <w:r>
              <w:rPr>
                <w:noProof/>
              </w:rPr>
              <w:t>22</w:t>
            </w:r>
            <w:r>
              <w:rPr>
                <w:noProof/>
              </w:rPr>
              <w:fldChar w:fldCharType="end"/>
            </w:r>
          </w:ins>
        </w:p>
        <w:p w14:paraId="7C477D5F" w14:textId="77777777" w:rsidR="001127AD" w:rsidRDefault="001127AD">
          <w:pPr>
            <w:pStyle w:val="TOC2"/>
            <w:tabs>
              <w:tab w:val="left" w:pos="715"/>
              <w:tab w:val="right" w:leader="dot" w:pos="8664"/>
            </w:tabs>
            <w:rPr>
              <w:ins w:id="75" w:author="Khaled Daham" w:date="2014-03-13T13:16:00Z"/>
              <w:rFonts w:asciiTheme="minorHAnsi" w:eastAsiaTheme="minorEastAsia" w:hAnsiTheme="minorHAnsi" w:cstheme="minorBidi"/>
              <w:noProof/>
              <w:sz w:val="24"/>
              <w:szCs w:val="24"/>
              <w:lang w:val="en-US" w:eastAsia="ja-JP"/>
            </w:rPr>
          </w:pPr>
          <w:ins w:id="76" w:author="Khaled Daham" w:date="2014-03-13T13:16:00Z">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_Toc256335964 \h </w:instrText>
            </w:r>
            <w:r>
              <w:rPr>
                <w:noProof/>
              </w:rPr>
            </w:r>
          </w:ins>
          <w:r>
            <w:rPr>
              <w:noProof/>
            </w:rPr>
            <w:fldChar w:fldCharType="separate"/>
          </w:r>
          <w:ins w:id="77" w:author="Khaled Daham" w:date="2014-03-13T13:16:00Z">
            <w:r>
              <w:rPr>
                <w:noProof/>
              </w:rPr>
              <w:t>22</w:t>
            </w:r>
            <w:r>
              <w:rPr>
                <w:noProof/>
              </w:rPr>
              <w:fldChar w:fldCharType="end"/>
            </w:r>
          </w:ins>
        </w:p>
        <w:p w14:paraId="5DA19E4B" w14:textId="77777777" w:rsidR="001127AD" w:rsidRDefault="001127AD">
          <w:pPr>
            <w:pStyle w:val="TOC3"/>
            <w:tabs>
              <w:tab w:val="left" w:pos="1054"/>
              <w:tab w:val="right" w:leader="dot" w:pos="8664"/>
            </w:tabs>
            <w:rPr>
              <w:ins w:id="78" w:author="Khaled Daham" w:date="2014-03-13T13:16:00Z"/>
              <w:rFonts w:asciiTheme="minorHAnsi" w:eastAsiaTheme="minorEastAsia" w:hAnsiTheme="minorHAnsi" w:cstheme="minorBidi"/>
              <w:noProof/>
              <w:sz w:val="24"/>
              <w:szCs w:val="24"/>
              <w:lang w:val="en-US" w:eastAsia="ja-JP"/>
            </w:rPr>
          </w:pPr>
          <w:ins w:id="79" w:author="Khaled Daham" w:date="2014-03-13T13:16:00Z">
            <w:r>
              <w:rPr>
                <w:noProof/>
              </w:rPr>
              <w:t>3.3.1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_Toc256335965 \h </w:instrText>
            </w:r>
            <w:r>
              <w:rPr>
                <w:noProof/>
              </w:rPr>
            </w:r>
          </w:ins>
          <w:r>
            <w:rPr>
              <w:noProof/>
            </w:rPr>
            <w:fldChar w:fldCharType="separate"/>
          </w:r>
          <w:ins w:id="80" w:author="Khaled Daham" w:date="2014-03-13T13:16:00Z">
            <w:r>
              <w:rPr>
                <w:noProof/>
              </w:rPr>
              <w:t>22</w:t>
            </w:r>
            <w:r>
              <w:rPr>
                <w:noProof/>
              </w:rPr>
              <w:fldChar w:fldCharType="end"/>
            </w:r>
          </w:ins>
        </w:p>
        <w:p w14:paraId="1C429BF5" w14:textId="77777777" w:rsidR="001127AD" w:rsidRDefault="001127AD">
          <w:pPr>
            <w:pStyle w:val="TOC1"/>
            <w:tabs>
              <w:tab w:val="left" w:pos="353"/>
              <w:tab w:val="right" w:leader="dot" w:pos="8664"/>
            </w:tabs>
            <w:rPr>
              <w:ins w:id="81" w:author="Khaled Daham" w:date="2014-03-13T13:16:00Z"/>
              <w:rFonts w:asciiTheme="minorHAnsi" w:eastAsiaTheme="minorEastAsia" w:hAnsiTheme="minorHAnsi" w:cstheme="minorBidi"/>
              <w:noProof/>
              <w:sz w:val="24"/>
              <w:szCs w:val="24"/>
              <w:lang w:val="en-US" w:eastAsia="ja-JP"/>
            </w:rPr>
          </w:pPr>
          <w:ins w:id="82" w:author="Khaled Daham" w:date="2014-03-13T13:16:00Z">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_Toc256335966 \h </w:instrText>
            </w:r>
            <w:r>
              <w:rPr>
                <w:noProof/>
              </w:rPr>
            </w:r>
          </w:ins>
          <w:r>
            <w:rPr>
              <w:noProof/>
            </w:rPr>
            <w:fldChar w:fldCharType="separate"/>
          </w:r>
          <w:ins w:id="83" w:author="Khaled Daham" w:date="2014-03-13T13:16:00Z">
            <w:r>
              <w:rPr>
                <w:noProof/>
              </w:rPr>
              <w:t>24</w:t>
            </w:r>
            <w:r>
              <w:rPr>
                <w:noProof/>
              </w:rPr>
              <w:fldChar w:fldCharType="end"/>
            </w:r>
          </w:ins>
        </w:p>
        <w:p w14:paraId="4265D162" w14:textId="77777777" w:rsidR="001127AD" w:rsidRDefault="001127AD">
          <w:pPr>
            <w:pStyle w:val="TOC2"/>
            <w:tabs>
              <w:tab w:val="left" w:pos="693"/>
              <w:tab w:val="right" w:leader="dot" w:pos="8664"/>
            </w:tabs>
            <w:rPr>
              <w:ins w:id="84" w:author="Khaled Daham" w:date="2014-03-13T13:16:00Z"/>
              <w:rFonts w:asciiTheme="minorHAnsi" w:eastAsiaTheme="minorEastAsia" w:hAnsiTheme="minorHAnsi" w:cstheme="minorBidi"/>
              <w:noProof/>
              <w:sz w:val="24"/>
              <w:szCs w:val="24"/>
              <w:lang w:val="en-US" w:eastAsia="ja-JP"/>
            </w:rPr>
          </w:pPr>
          <w:ins w:id="85" w:author="Khaled Daham" w:date="2014-03-13T13:16:00Z">
            <w:r>
              <w:rPr>
                <w:noProof/>
              </w:rPr>
              <w:t>4.1</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_Toc256335967 \h </w:instrText>
            </w:r>
            <w:r>
              <w:rPr>
                <w:noProof/>
              </w:rPr>
            </w:r>
          </w:ins>
          <w:r>
            <w:rPr>
              <w:noProof/>
            </w:rPr>
            <w:fldChar w:fldCharType="separate"/>
          </w:r>
          <w:ins w:id="86" w:author="Khaled Daham" w:date="2014-03-13T13:16:00Z">
            <w:r>
              <w:rPr>
                <w:noProof/>
              </w:rPr>
              <w:t>24</w:t>
            </w:r>
            <w:r>
              <w:rPr>
                <w:noProof/>
              </w:rPr>
              <w:fldChar w:fldCharType="end"/>
            </w:r>
          </w:ins>
        </w:p>
        <w:p w14:paraId="571E6C19" w14:textId="77777777" w:rsidR="001127AD" w:rsidRDefault="001127AD">
          <w:pPr>
            <w:pStyle w:val="TOC1"/>
            <w:tabs>
              <w:tab w:val="right" w:leader="dot" w:pos="8664"/>
            </w:tabs>
            <w:rPr>
              <w:ins w:id="87" w:author="Khaled Daham" w:date="2014-03-13T13:16:00Z"/>
              <w:rFonts w:asciiTheme="minorHAnsi" w:eastAsiaTheme="minorEastAsia" w:hAnsiTheme="minorHAnsi" w:cstheme="minorBidi"/>
              <w:noProof/>
              <w:sz w:val="24"/>
              <w:szCs w:val="24"/>
              <w:lang w:val="en-US" w:eastAsia="ja-JP"/>
            </w:rPr>
          </w:pPr>
          <w:ins w:id="88" w:author="Khaled Daham" w:date="2014-03-13T13:16:00Z">
            <w:r w:rsidRPr="00C95565">
              <w:rPr>
                <w:noProof/>
              </w:rPr>
              <w:t>Medarbetarens direktåtkomst</w:t>
            </w:r>
            <w:r>
              <w:rPr>
                <w:noProof/>
              </w:rPr>
              <w:tab/>
            </w:r>
            <w:r>
              <w:rPr>
                <w:noProof/>
              </w:rPr>
              <w:fldChar w:fldCharType="begin"/>
            </w:r>
            <w:r>
              <w:rPr>
                <w:noProof/>
              </w:rPr>
              <w:instrText xml:space="preserve"> PAGEREF _Toc256335968 \h </w:instrText>
            </w:r>
            <w:r>
              <w:rPr>
                <w:noProof/>
              </w:rPr>
            </w:r>
          </w:ins>
          <w:r>
            <w:rPr>
              <w:noProof/>
            </w:rPr>
            <w:fldChar w:fldCharType="separate"/>
          </w:r>
          <w:ins w:id="89" w:author="Khaled Daham" w:date="2014-03-13T13:16:00Z">
            <w:r>
              <w:rPr>
                <w:noProof/>
              </w:rPr>
              <w:t>24</w:t>
            </w:r>
            <w:r>
              <w:rPr>
                <w:noProof/>
              </w:rPr>
              <w:fldChar w:fldCharType="end"/>
            </w:r>
          </w:ins>
        </w:p>
        <w:p w14:paraId="4525F092" w14:textId="77777777" w:rsidR="001127AD" w:rsidRDefault="001127AD">
          <w:pPr>
            <w:pStyle w:val="TOC1"/>
            <w:tabs>
              <w:tab w:val="right" w:leader="dot" w:pos="8664"/>
            </w:tabs>
            <w:rPr>
              <w:ins w:id="90" w:author="Khaled Daham" w:date="2014-03-13T13:16:00Z"/>
              <w:rFonts w:asciiTheme="minorHAnsi" w:eastAsiaTheme="minorEastAsia" w:hAnsiTheme="minorHAnsi" w:cstheme="minorBidi"/>
              <w:noProof/>
              <w:sz w:val="24"/>
              <w:szCs w:val="24"/>
              <w:lang w:val="en-US" w:eastAsia="ja-JP"/>
            </w:rPr>
          </w:pPr>
          <w:ins w:id="91" w:author="Khaled Daham" w:date="2014-03-13T13:16:00Z">
            <w:r w:rsidRPr="00C95565">
              <w:rPr>
                <w:noProof/>
              </w:rPr>
              <w:t>Patientens direktåtkomst</w:t>
            </w:r>
            <w:r>
              <w:rPr>
                <w:noProof/>
              </w:rPr>
              <w:tab/>
            </w:r>
            <w:r>
              <w:rPr>
                <w:noProof/>
              </w:rPr>
              <w:fldChar w:fldCharType="begin"/>
            </w:r>
            <w:r>
              <w:rPr>
                <w:noProof/>
              </w:rPr>
              <w:instrText xml:space="preserve"> PAGEREF _Toc256335969 \h </w:instrText>
            </w:r>
            <w:r>
              <w:rPr>
                <w:noProof/>
              </w:rPr>
            </w:r>
          </w:ins>
          <w:r>
            <w:rPr>
              <w:noProof/>
            </w:rPr>
            <w:fldChar w:fldCharType="separate"/>
          </w:r>
          <w:ins w:id="92" w:author="Khaled Daham" w:date="2014-03-13T13:16:00Z">
            <w:r>
              <w:rPr>
                <w:noProof/>
              </w:rPr>
              <w:t>25</w:t>
            </w:r>
            <w:r>
              <w:rPr>
                <w:noProof/>
              </w:rPr>
              <w:fldChar w:fldCharType="end"/>
            </w:r>
          </w:ins>
        </w:p>
        <w:p w14:paraId="5B8AE3AF" w14:textId="77777777" w:rsidR="001127AD" w:rsidRDefault="001127AD">
          <w:pPr>
            <w:pStyle w:val="TOC1"/>
            <w:tabs>
              <w:tab w:val="right" w:leader="dot" w:pos="8664"/>
            </w:tabs>
            <w:rPr>
              <w:ins w:id="93" w:author="Khaled Daham" w:date="2014-03-13T13:16:00Z"/>
              <w:rFonts w:asciiTheme="minorHAnsi" w:eastAsiaTheme="minorEastAsia" w:hAnsiTheme="minorHAnsi" w:cstheme="minorBidi"/>
              <w:noProof/>
              <w:sz w:val="24"/>
              <w:szCs w:val="24"/>
              <w:lang w:val="en-US" w:eastAsia="ja-JP"/>
            </w:rPr>
          </w:pPr>
          <w:ins w:id="94" w:author="Khaled Daham" w:date="2014-03-13T13:16:00Z">
            <w:r w:rsidRPr="00C95565">
              <w:rPr>
                <w:noProof/>
              </w:rPr>
              <w:t>Generellt</w:t>
            </w:r>
            <w:r>
              <w:rPr>
                <w:noProof/>
              </w:rPr>
              <w:tab/>
            </w:r>
            <w:r>
              <w:rPr>
                <w:noProof/>
              </w:rPr>
              <w:fldChar w:fldCharType="begin"/>
            </w:r>
            <w:r>
              <w:rPr>
                <w:noProof/>
              </w:rPr>
              <w:instrText xml:space="preserve"> PAGEREF _Toc256335970 \h </w:instrText>
            </w:r>
            <w:r>
              <w:rPr>
                <w:noProof/>
              </w:rPr>
            </w:r>
          </w:ins>
          <w:r>
            <w:rPr>
              <w:noProof/>
            </w:rPr>
            <w:fldChar w:fldCharType="separate"/>
          </w:r>
          <w:ins w:id="95" w:author="Khaled Daham" w:date="2014-03-13T13:16:00Z">
            <w:r>
              <w:rPr>
                <w:noProof/>
              </w:rPr>
              <w:t>25</w:t>
            </w:r>
            <w:r>
              <w:rPr>
                <w:noProof/>
              </w:rPr>
              <w:fldChar w:fldCharType="end"/>
            </w:r>
          </w:ins>
        </w:p>
        <w:p w14:paraId="7A4D97D2" w14:textId="77777777" w:rsidR="001127AD" w:rsidRDefault="001127AD">
          <w:pPr>
            <w:pStyle w:val="TOC2"/>
            <w:tabs>
              <w:tab w:val="left" w:pos="719"/>
              <w:tab w:val="right" w:leader="dot" w:pos="8664"/>
            </w:tabs>
            <w:rPr>
              <w:ins w:id="96" w:author="Khaled Daham" w:date="2014-03-13T13:16:00Z"/>
              <w:rFonts w:asciiTheme="minorHAnsi" w:eastAsiaTheme="minorEastAsia" w:hAnsiTheme="minorHAnsi" w:cstheme="minorBidi"/>
              <w:noProof/>
              <w:sz w:val="24"/>
              <w:szCs w:val="24"/>
              <w:lang w:val="en-US" w:eastAsia="ja-JP"/>
            </w:rPr>
          </w:pPr>
          <w:ins w:id="97" w:author="Khaled Daham" w:date="2014-03-13T13:16:00Z">
            <w:r>
              <w:rPr>
                <w:noProof/>
              </w:rPr>
              <w:t>4.2</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_Toc256335971 \h </w:instrText>
            </w:r>
            <w:r>
              <w:rPr>
                <w:noProof/>
              </w:rPr>
            </w:r>
          </w:ins>
          <w:r>
            <w:rPr>
              <w:noProof/>
            </w:rPr>
            <w:fldChar w:fldCharType="separate"/>
          </w:r>
          <w:ins w:id="98" w:author="Khaled Daham" w:date="2014-03-13T13:16:00Z">
            <w:r>
              <w:rPr>
                <w:noProof/>
              </w:rPr>
              <w:t>25</w:t>
            </w:r>
            <w:r>
              <w:rPr>
                <w:noProof/>
              </w:rPr>
              <w:fldChar w:fldCharType="end"/>
            </w:r>
          </w:ins>
        </w:p>
        <w:p w14:paraId="0DC65F09" w14:textId="77777777" w:rsidR="001127AD" w:rsidRDefault="001127AD">
          <w:pPr>
            <w:pStyle w:val="TOC3"/>
            <w:tabs>
              <w:tab w:val="left" w:pos="1058"/>
              <w:tab w:val="right" w:leader="dot" w:pos="8664"/>
            </w:tabs>
            <w:rPr>
              <w:ins w:id="99" w:author="Khaled Daham" w:date="2014-03-13T13:16:00Z"/>
              <w:rFonts w:asciiTheme="minorHAnsi" w:eastAsiaTheme="minorEastAsia" w:hAnsiTheme="minorHAnsi" w:cstheme="minorBidi"/>
              <w:noProof/>
              <w:sz w:val="24"/>
              <w:szCs w:val="24"/>
              <w:lang w:val="en-US" w:eastAsia="ja-JP"/>
            </w:rPr>
          </w:pPr>
          <w:ins w:id="100" w:author="Khaled Daham" w:date="2014-03-13T13:16:00Z">
            <w:r>
              <w:rPr>
                <w:noProof/>
              </w:rPr>
              <w:t>4.2.1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_Toc256335972 \h </w:instrText>
            </w:r>
            <w:r>
              <w:rPr>
                <w:noProof/>
              </w:rPr>
            </w:r>
          </w:ins>
          <w:r>
            <w:rPr>
              <w:noProof/>
            </w:rPr>
            <w:fldChar w:fldCharType="separate"/>
          </w:r>
          <w:ins w:id="101" w:author="Khaled Daham" w:date="2014-03-13T13:16:00Z">
            <w:r>
              <w:rPr>
                <w:noProof/>
              </w:rPr>
              <w:t>25</w:t>
            </w:r>
            <w:r>
              <w:rPr>
                <w:noProof/>
              </w:rPr>
              <w:fldChar w:fldCharType="end"/>
            </w:r>
          </w:ins>
        </w:p>
        <w:p w14:paraId="0E38869B" w14:textId="77777777" w:rsidR="001127AD" w:rsidRDefault="001127AD">
          <w:pPr>
            <w:pStyle w:val="TOC3"/>
            <w:tabs>
              <w:tab w:val="left" w:pos="1084"/>
              <w:tab w:val="right" w:leader="dot" w:pos="8664"/>
            </w:tabs>
            <w:rPr>
              <w:ins w:id="102" w:author="Khaled Daham" w:date="2014-03-13T13:16:00Z"/>
              <w:rFonts w:asciiTheme="minorHAnsi" w:eastAsiaTheme="minorEastAsia" w:hAnsiTheme="minorHAnsi" w:cstheme="minorBidi"/>
              <w:noProof/>
              <w:sz w:val="24"/>
              <w:szCs w:val="24"/>
              <w:lang w:val="en-US" w:eastAsia="ja-JP"/>
            </w:rPr>
          </w:pPr>
          <w:ins w:id="103" w:author="Khaled Daham" w:date="2014-03-13T13:16:00Z">
            <w:r>
              <w:rPr>
                <w:noProof/>
              </w:rPr>
              <w:t>4.2.2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_Toc256335973 \h </w:instrText>
            </w:r>
            <w:r>
              <w:rPr>
                <w:noProof/>
              </w:rPr>
            </w:r>
          </w:ins>
          <w:r>
            <w:rPr>
              <w:noProof/>
            </w:rPr>
            <w:fldChar w:fldCharType="separate"/>
          </w:r>
          <w:ins w:id="104" w:author="Khaled Daham" w:date="2014-03-13T13:16:00Z">
            <w:r>
              <w:rPr>
                <w:noProof/>
              </w:rPr>
              <w:t>26</w:t>
            </w:r>
            <w:r>
              <w:rPr>
                <w:noProof/>
              </w:rPr>
              <w:fldChar w:fldCharType="end"/>
            </w:r>
          </w:ins>
        </w:p>
        <w:p w14:paraId="2990B3D7" w14:textId="77777777" w:rsidR="001127AD" w:rsidRDefault="001127AD">
          <w:pPr>
            <w:pStyle w:val="TOC2"/>
            <w:tabs>
              <w:tab w:val="left" w:pos="717"/>
              <w:tab w:val="right" w:leader="dot" w:pos="8664"/>
            </w:tabs>
            <w:rPr>
              <w:ins w:id="105" w:author="Khaled Daham" w:date="2014-03-13T13:16:00Z"/>
              <w:rFonts w:asciiTheme="minorHAnsi" w:eastAsiaTheme="minorEastAsia" w:hAnsiTheme="minorHAnsi" w:cstheme="minorBidi"/>
              <w:noProof/>
              <w:sz w:val="24"/>
              <w:szCs w:val="24"/>
              <w:lang w:val="en-US" w:eastAsia="ja-JP"/>
            </w:rPr>
          </w:pPr>
          <w:ins w:id="106" w:author="Khaled Daham" w:date="2014-03-13T13:16:00Z">
            <w:r>
              <w:rPr>
                <w:noProof/>
              </w:rPr>
              <w:t>4.3</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_Toc256335974 \h </w:instrText>
            </w:r>
            <w:r>
              <w:rPr>
                <w:noProof/>
              </w:rPr>
            </w:r>
          </w:ins>
          <w:r>
            <w:rPr>
              <w:noProof/>
            </w:rPr>
            <w:fldChar w:fldCharType="separate"/>
          </w:r>
          <w:ins w:id="107" w:author="Khaled Daham" w:date="2014-03-13T13:16:00Z">
            <w:r>
              <w:rPr>
                <w:noProof/>
              </w:rPr>
              <w:t>27</w:t>
            </w:r>
            <w:r>
              <w:rPr>
                <w:noProof/>
              </w:rPr>
              <w:fldChar w:fldCharType="end"/>
            </w:r>
          </w:ins>
        </w:p>
        <w:p w14:paraId="2F4FF62E" w14:textId="77777777" w:rsidR="001127AD" w:rsidRDefault="001127AD">
          <w:pPr>
            <w:pStyle w:val="TOC3"/>
            <w:tabs>
              <w:tab w:val="left" w:pos="1057"/>
              <w:tab w:val="right" w:leader="dot" w:pos="8664"/>
            </w:tabs>
            <w:rPr>
              <w:ins w:id="108" w:author="Khaled Daham" w:date="2014-03-13T13:16:00Z"/>
              <w:rFonts w:asciiTheme="minorHAnsi" w:eastAsiaTheme="minorEastAsia" w:hAnsiTheme="minorHAnsi" w:cstheme="minorBidi"/>
              <w:noProof/>
              <w:sz w:val="24"/>
              <w:szCs w:val="24"/>
              <w:lang w:val="en-US" w:eastAsia="ja-JP"/>
            </w:rPr>
          </w:pPr>
          <w:ins w:id="109" w:author="Khaled Daham" w:date="2014-03-13T13:16:00Z">
            <w:r>
              <w:rPr>
                <w:noProof/>
              </w:rPr>
              <w:lastRenderedPageBreak/>
              <w:t>4.3.1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_Toc256335975 \h </w:instrText>
            </w:r>
            <w:r>
              <w:rPr>
                <w:noProof/>
              </w:rPr>
            </w:r>
          </w:ins>
          <w:r>
            <w:rPr>
              <w:noProof/>
            </w:rPr>
            <w:fldChar w:fldCharType="separate"/>
          </w:r>
          <w:ins w:id="110" w:author="Khaled Daham" w:date="2014-03-13T13:16:00Z">
            <w:r>
              <w:rPr>
                <w:noProof/>
              </w:rPr>
              <w:t>27</w:t>
            </w:r>
            <w:r>
              <w:rPr>
                <w:noProof/>
              </w:rPr>
              <w:fldChar w:fldCharType="end"/>
            </w:r>
          </w:ins>
        </w:p>
        <w:p w14:paraId="29A40998" w14:textId="77777777" w:rsidR="001127AD" w:rsidRDefault="001127AD">
          <w:pPr>
            <w:pStyle w:val="TOC3"/>
            <w:tabs>
              <w:tab w:val="left" w:pos="1083"/>
              <w:tab w:val="right" w:leader="dot" w:pos="8664"/>
            </w:tabs>
            <w:rPr>
              <w:ins w:id="111" w:author="Khaled Daham" w:date="2014-03-13T13:16:00Z"/>
              <w:rFonts w:asciiTheme="minorHAnsi" w:eastAsiaTheme="minorEastAsia" w:hAnsiTheme="minorHAnsi" w:cstheme="minorBidi"/>
              <w:noProof/>
              <w:sz w:val="24"/>
              <w:szCs w:val="24"/>
              <w:lang w:val="en-US" w:eastAsia="ja-JP"/>
            </w:rPr>
          </w:pPr>
          <w:ins w:id="112" w:author="Khaled Daham" w:date="2014-03-13T13:16:00Z">
            <w:r>
              <w:rPr>
                <w:noProof/>
              </w:rPr>
              <w:t>4.3.2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_Toc256335976 \h </w:instrText>
            </w:r>
            <w:r>
              <w:rPr>
                <w:noProof/>
              </w:rPr>
            </w:r>
          </w:ins>
          <w:r>
            <w:rPr>
              <w:noProof/>
            </w:rPr>
            <w:fldChar w:fldCharType="separate"/>
          </w:r>
          <w:ins w:id="113" w:author="Khaled Daham" w:date="2014-03-13T13:16:00Z">
            <w:r>
              <w:rPr>
                <w:noProof/>
              </w:rPr>
              <w:t>27</w:t>
            </w:r>
            <w:r>
              <w:rPr>
                <w:noProof/>
              </w:rPr>
              <w:fldChar w:fldCharType="end"/>
            </w:r>
          </w:ins>
        </w:p>
        <w:p w14:paraId="1510DF9E" w14:textId="77777777" w:rsidR="001127AD" w:rsidRDefault="001127AD">
          <w:pPr>
            <w:pStyle w:val="TOC1"/>
            <w:tabs>
              <w:tab w:val="left" w:pos="346"/>
              <w:tab w:val="right" w:leader="dot" w:pos="8664"/>
            </w:tabs>
            <w:rPr>
              <w:ins w:id="114" w:author="Khaled Daham" w:date="2014-03-13T13:16:00Z"/>
              <w:rFonts w:asciiTheme="minorHAnsi" w:eastAsiaTheme="minorEastAsia" w:hAnsiTheme="minorHAnsi" w:cstheme="minorBidi"/>
              <w:noProof/>
              <w:sz w:val="24"/>
              <w:szCs w:val="24"/>
              <w:lang w:val="en-US" w:eastAsia="ja-JP"/>
            </w:rPr>
          </w:pPr>
          <w:ins w:id="115" w:author="Khaled Daham" w:date="2014-03-13T13:16:00Z">
            <w:r>
              <w:rPr>
                <w:noProof/>
              </w:rPr>
              <w:t>5</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_Toc256335977 \h </w:instrText>
            </w:r>
            <w:r>
              <w:rPr>
                <w:noProof/>
              </w:rPr>
            </w:r>
          </w:ins>
          <w:r>
            <w:rPr>
              <w:noProof/>
            </w:rPr>
            <w:fldChar w:fldCharType="separate"/>
          </w:r>
          <w:ins w:id="116" w:author="Khaled Daham" w:date="2014-03-13T13:16:00Z">
            <w:r>
              <w:rPr>
                <w:noProof/>
              </w:rPr>
              <w:t>28</w:t>
            </w:r>
            <w:r>
              <w:rPr>
                <w:noProof/>
              </w:rPr>
              <w:fldChar w:fldCharType="end"/>
            </w:r>
          </w:ins>
        </w:p>
        <w:p w14:paraId="435F6A3E" w14:textId="77777777" w:rsidR="001127AD" w:rsidRDefault="001127AD">
          <w:pPr>
            <w:pStyle w:val="TOC2"/>
            <w:tabs>
              <w:tab w:val="left" w:pos="686"/>
              <w:tab w:val="right" w:leader="dot" w:pos="8664"/>
            </w:tabs>
            <w:rPr>
              <w:ins w:id="117" w:author="Khaled Daham" w:date="2014-03-13T13:16:00Z"/>
              <w:rFonts w:asciiTheme="minorHAnsi" w:eastAsiaTheme="minorEastAsia" w:hAnsiTheme="minorHAnsi" w:cstheme="minorBidi"/>
              <w:noProof/>
              <w:sz w:val="24"/>
              <w:szCs w:val="24"/>
              <w:lang w:val="en-US" w:eastAsia="ja-JP"/>
            </w:rPr>
          </w:pPr>
          <w:ins w:id="118" w:author="Khaled Daham" w:date="2014-03-13T13:16:00Z">
            <w:r>
              <w:rPr>
                <w:noProof/>
              </w:rPr>
              <w:t>5.1</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_Toc256335978 \h </w:instrText>
            </w:r>
            <w:r>
              <w:rPr>
                <w:noProof/>
              </w:rPr>
            </w:r>
          </w:ins>
          <w:r>
            <w:rPr>
              <w:noProof/>
            </w:rPr>
            <w:fldChar w:fldCharType="separate"/>
          </w:r>
          <w:ins w:id="119" w:author="Khaled Daham" w:date="2014-03-13T13:16:00Z">
            <w:r>
              <w:rPr>
                <w:noProof/>
              </w:rPr>
              <w:t>28</w:t>
            </w:r>
            <w:r>
              <w:rPr>
                <w:noProof/>
              </w:rPr>
              <w:fldChar w:fldCharType="end"/>
            </w:r>
          </w:ins>
        </w:p>
        <w:p w14:paraId="3E7BAF0E" w14:textId="77777777" w:rsidR="001127AD" w:rsidRDefault="001127AD">
          <w:pPr>
            <w:pStyle w:val="TOC3"/>
            <w:tabs>
              <w:tab w:val="right" w:leader="dot" w:pos="8664"/>
            </w:tabs>
            <w:rPr>
              <w:ins w:id="120" w:author="Khaled Daham" w:date="2014-03-13T13:16:00Z"/>
              <w:rFonts w:asciiTheme="minorHAnsi" w:eastAsiaTheme="minorEastAsia" w:hAnsiTheme="minorHAnsi" w:cstheme="minorBidi"/>
              <w:noProof/>
              <w:sz w:val="24"/>
              <w:szCs w:val="24"/>
              <w:lang w:val="en-US" w:eastAsia="ja-JP"/>
            </w:rPr>
          </w:pPr>
          <w:ins w:id="121" w:author="Khaled Daham" w:date="2014-03-13T13:16:00Z">
            <w:r>
              <w:rPr>
                <w:noProof/>
              </w:rPr>
              <w:t>5.1.1 GetReferallOutcome</w:t>
            </w:r>
            <w:r>
              <w:rPr>
                <w:noProof/>
              </w:rPr>
              <w:tab/>
            </w:r>
            <w:r>
              <w:rPr>
                <w:noProof/>
              </w:rPr>
              <w:fldChar w:fldCharType="begin"/>
            </w:r>
            <w:r>
              <w:rPr>
                <w:noProof/>
              </w:rPr>
              <w:instrText xml:space="preserve"> PAGEREF _Toc256335979 \h </w:instrText>
            </w:r>
            <w:r>
              <w:rPr>
                <w:noProof/>
              </w:rPr>
            </w:r>
          </w:ins>
          <w:r>
            <w:rPr>
              <w:noProof/>
            </w:rPr>
            <w:fldChar w:fldCharType="separate"/>
          </w:r>
          <w:ins w:id="122" w:author="Khaled Daham" w:date="2014-03-13T13:16:00Z">
            <w:r>
              <w:rPr>
                <w:noProof/>
              </w:rPr>
              <w:t>28</w:t>
            </w:r>
            <w:r>
              <w:rPr>
                <w:noProof/>
              </w:rPr>
              <w:fldChar w:fldCharType="end"/>
            </w:r>
          </w:ins>
        </w:p>
        <w:p w14:paraId="29F78075" w14:textId="77777777" w:rsidR="001127AD" w:rsidRDefault="001127AD">
          <w:pPr>
            <w:pStyle w:val="TOC3"/>
            <w:tabs>
              <w:tab w:val="right" w:leader="dot" w:pos="8664"/>
            </w:tabs>
            <w:rPr>
              <w:ins w:id="123" w:author="Khaled Daham" w:date="2014-03-13T13:16:00Z"/>
              <w:rFonts w:asciiTheme="minorHAnsi" w:eastAsiaTheme="minorEastAsia" w:hAnsiTheme="minorHAnsi" w:cstheme="minorBidi"/>
              <w:noProof/>
              <w:sz w:val="24"/>
              <w:szCs w:val="24"/>
              <w:lang w:val="en-US" w:eastAsia="ja-JP"/>
            </w:rPr>
          </w:pPr>
          <w:ins w:id="124" w:author="Khaled Daham" w:date="2014-03-13T13:16:00Z">
            <w:r>
              <w:rPr>
                <w:noProof/>
              </w:rPr>
              <w:t>5.1.2 GetMaternityMedicalHistory</w:t>
            </w:r>
            <w:r>
              <w:rPr>
                <w:noProof/>
              </w:rPr>
              <w:tab/>
            </w:r>
            <w:r>
              <w:rPr>
                <w:noProof/>
              </w:rPr>
              <w:fldChar w:fldCharType="begin"/>
            </w:r>
            <w:r>
              <w:rPr>
                <w:noProof/>
              </w:rPr>
              <w:instrText xml:space="preserve"> PAGEREF _Toc256335980 \h </w:instrText>
            </w:r>
            <w:r>
              <w:rPr>
                <w:noProof/>
              </w:rPr>
            </w:r>
          </w:ins>
          <w:r>
            <w:rPr>
              <w:noProof/>
            </w:rPr>
            <w:fldChar w:fldCharType="separate"/>
          </w:r>
          <w:ins w:id="125" w:author="Khaled Daham" w:date="2014-03-13T13:16:00Z">
            <w:r>
              <w:rPr>
                <w:noProof/>
              </w:rPr>
              <w:t>28</w:t>
            </w:r>
            <w:r>
              <w:rPr>
                <w:noProof/>
              </w:rPr>
              <w:fldChar w:fldCharType="end"/>
            </w:r>
          </w:ins>
        </w:p>
        <w:p w14:paraId="1707D037" w14:textId="77777777" w:rsidR="001127AD" w:rsidRDefault="001127AD">
          <w:pPr>
            <w:pStyle w:val="TOC3"/>
            <w:tabs>
              <w:tab w:val="right" w:leader="dot" w:pos="8664"/>
            </w:tabs>
            <w:rPr>
              <w:ins w:id="126" w:author="Khaled Daham" w:date="2014-03-13T13:16:00Z"/>
              <w:rFonts w:asciiTheme="minorHAnsi" w:eastAsiaTheme="minorEastAsia" w:hAnsiTheme="minorHAnsi" w:cstheme="minorBidi"/>
              <w:noProof/>
              <w:sz w:val="24"/>
              <w:szCs w:val="24"/>
              <w:lang w:val="en-US" w:eastAsia="ja-JP"/>
            </w:rPr>
          </w:pPr>
          <w:ins w:id="127" w:author="Khaled Daham" w:date="2014-03-13T13:16:00Z">
            <w:r>
              <w:rPr>
                <w:noProof/>
              </w:rPr>
              <w:t>5.1.2 GetLaboratoryOrderOutcome</w:t>
            </w:r>
            <w:r>
              <w:rPr>
                <w:noProof/>
              </w:rPr>
              <w:tab/>
            </w:r>
            <w:r>
              <w:rPr>
                <w:noProof/>
              </w:rPr>
              <w:fldChar w:fldCharType="begin"/>
            </w:r>
            <w:r>
              <w:rPr>
                <w:noProof/>
              </w:rPr>
              <w:instrText xml:space="preserve"> PAGEREF _Toc256335981 \h </w:instrText>
            </w:r>
            <w:r>
              <w:rPr>
                <w:noProof/>
              </w:rPr>
            </w:r>
          </w:ins>
          <w:r>
            <w:rPr>
              <w:noProof/>
            </w:rPr>
            <w:fldChar w:fldCharType="separate"/>
          </w:r>
          <w:ins w:id="128" w:author="Khaled Daham" w:date="2014-03-13T13:16:00Z">
            <w:r>
              <w:rPr>
                <w:noProof/>
              </w:rPr>
              <w:t>28</w:t>
            </w:r>
            <w:r>
              <w:rPr>
                <w:noProof/>
              </w:rPr>
              <w:fldChar w:fldCharType="end"/>
            </w:r>
          </w:ins>
        </w:p>
        <w:p w14:paraId="21CB7AF1" w14:textId="77777777" w:rsidR="001127AD" w:rsidRDefault="001127AD">
          <w:pPr>
            <w:pStyle w:val="TOC1"/>
            <w:tabs>
              <w:tab w:val="left" w:pos="353"/>
              <w:tab w:val="right" w:leader="dot" w:pos="8664"/>
            </w:tabs>
            <w:rPr>
              <w:ins w:id="129" w:author="Khaled Daham" w:date="2014-03-13T13:16:00Z"/>
              <w:rFonts w:asciiTheme="minorHAnsi" w:eastAsiaTheme="minorEastAsia" w:hAnsiTheme="minorHAnsi" w:cstheme="minorBidi"/>
              <w:noProof/>
              <w:sz w:val="24"/>
              <w:szCs w:val="24"/>
              <w:lang w:val="en-US" w:eastAsia="ja-JP"/>
            </w:rPr>
          </w:pPr>
          <w:ins w:id="130" w:author="Khaled Daham" w:date="2014-03-13T13:16:00Z">
            <w:r>
              <w:rPr>
                <w:noProof/>
              </w:rPr>
              <w:t>6</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_Toc256335982 \h </w:instrText>
            </w:r>
            <w:r>
              <w:rPr>
                <w:noProof/>
              </w:rPr>
            </w:r>
          </w:ins>
          <w:r>
            <w:rPr>
              <w:noProof/>
            </w:rPr>
            <w:fldChar w:fldCharType="separate"/>
          </w:r>
          <w:ins w:id="131" w:author="Khaled Daham" w:date="2014-03-13T13:16:00Z">
            <w:r>
              <w:rPr>
                <w:noProof/>
              </w:rPr>
              <w:t>29</w:t>
            </w:r>
            <w:r>
              <w:rPr>
                <w:noProof/>
              </w:rPr>
              <w:fldChar w:fldCharType="end"/>
            </w:r>
          </w:ins>
        </w:p>
        <w:p w14:paraId="1638226E" w14:textId="77777777" w:rsidR="001127AD" w:rsidRDefault="001127AD">
          <w:pPr>
            <w:pStyle w:val="TOC2"/>
            <w:tabs>
              <w:tab w:val="left" w:pos="693"/>
              <w:tab w:val="right" w:leader="dot" w:pos="8664"/>
            </w:tabs>
            <w:rPr>
              <w:ins w:id="132" w:author="Khaled Daham" w:date="2014-03-13T13:16:00Z"/>
              <w:rFonts w:asciiTheme="minorHAnsi" w:eastAsiaTheme="minorEastAsia" w:hAnsiTheme="minorHAnsi" w:cstheme="minorBidi"/>
              <w:noProof/>
              <w:sz w:val="24"/>
              <w:szCs w:val="24"/>
              <w:lang w:val="en-US" w:eastAsia="ja-JP"/>
            </w:rPr>
          </w:pPr>
          <w:ins w:id="133" w:author="Khaled Daham" w:date="2014-03-13T13:16:00Z">
            <w:r>
              <w:rPr>
                <w:noProof/>
              </w:rPr>
              <w:t>6.1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_Toc256335983 \h </w:instrText>
            </w:r>
            <w:r>
              <w:rPr>
                <w:noProof/>
              </w:rPr>
            </w:r>
          </w:ins>
          <w:r>
            <w:rPr>
              <w:noProof/>
            </w:rPr>
            <w:fldChar w:fldCharType="separate"/>
          </w:r>
          <w:ins w:id="134" w:author="Khaled Daham" w:date="2014-03-13T13:16:00Z">
            <w:r>
              <w:rPr>
                <w:noProof/>
              </w:rPr>
              <w:t>29</w:t>
            </w:r>
            <w:r>
              <w:rPr>
                <w:noProof/>
              </w:rPr>
              <w:fldChar w:fldCharType="end"/>
            </w:r>
          </w:ins>
        </w:p>
        <w:p w14:paraId="028D9641" w14:textId="77777777" w:rsidR="001127AD" w:rsidRDefault="001127AD">
          <w:pPr>
            <w:pStyle w:val="TOC3"/>
            <w:tabs>
              <w:tab w:val="left" w:pos="1033"/>
              <w:tab w:val="right" w:leader="dot" w:pos="8664"/>
            </w:tabs>
            <w:rPr>
              <w:ins w:id="135" w:author="Khaled Daham" w:date="2014-03-13T13:16:00Z"/>
              <w:rFonts w:asciiTheme="minorHAnsi" w:eastAsiaTheme="minorEastAsia" w:hAnsiTheme="minorHAnsi" w:cstheme="minorBidi"/>
              <w:noProof/>
              <w:sz w:val="24"/>
              <w:szCs w:val="24"/>
              <w:lang w:val="en-US" w:eastAsia="ja-JP"/>
            </w:rPr>
          </w:pPr>
          <w:ins w:id="136" w:author="Khaled Daham" w:date="2014-03-13T13:16:00Z">
            <w:r>
              <w:rPr>
                <w:noProof/>
              </w:rPr>
              <w:t>6.1.1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_Toc256335984 \h </w:instrText>
            </w:r>
            <w:r>
              <w:rPr>
                <w:noProof/>
              </w:rPr>
            </w:r>
          </w:ins>
          <w:r>
            <w:rPr>
              <w:noProof/>
            </w:rPr>
            <w:fldChar w:fldCharType="separate"/>
          </w:r>
          <w:ins w:id="137" w:author="Khaled Daham" w:date="2014-03-13T13:16:00Z">
            <w:r>
              <w:rPr>
                <w:noProof/>
              </w:rPr>
              <w:t>29</w:t>
            </w:r>
            <w:r>
              <w:rPr>
                <w:noProof/>
              </w:rPr>
              <w:fldChar w:fldCharType="end"/>
            </w:r>
          </w:ins>
        </w:p>
        <w:p w14:paraId="0CC9E940" w14:textId="77777777" w:rsidR="001127AD" w:rsidRDefault="001127AD">
          <w:pPr>
            <w:pStyle w:val="TOC3"/>
            <w:tabs>
              <w:tab w:val="left" w:pos="1059"/>
              <w:tab w:val="right" w:leader="dot" w:pos="8664"/>
            </w:tabs>
            <w:rPr>
              <w:ins w:id="138" w:author="Khaled Daham" w:date="2014-03-13T13:16:00Z"/>
              <w:rFonts w:asciiTheme="minorHAnsi" w:eastAsiaTheme="minorEastAsia" w:hAnsiTheme="minorHAnsi" w:cstheme="minorBidi"/>
              <w:noProof/>
              <w:sz w:val="24"/>
              <w:szCs w:val="24"/>
              <w:lang w:val="en-US" w:eastAsia="ja-JP"/>
            </w:rPr>
          </w:pPr>
          <w:ins w:id="139" w:author="Khaled Daham" w:date="2014-03-13T13:16:00Z">
            <w:r>
              <w:rPr>
                <w:noProof/>
              </w:rPr>
              <w:t>6.1.2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_Toc256335985 \h </w:instrText>
            </w:r>
            <w:r>
              <w:rPr>
                <w:noProof/>
              </w:rPr>
            </w:r>
          </w:ins>
          <w:r>
            <w:rPr>
              <w:noProof/>
            </w:rPr>
            <w:fldChar w:fldCharType="separate"/>
          </w:r>
          <w:ins w:id="140" w:author="Khaled Daham" w:date="2014-03-13T13:16:00Z">
            <w:r>
              <w:rPr>
                <w:noProof/>
              </w:rPr>
              <w:t>29</w:t>
            </w:r>
            <w:r>
              <w:rPr>
                <w:noProof/>
              </w:rPr>
              <w:fldChar w:fldCharType="end"/>
            </w:r>
          </w:ins>
        </w:p>
        <w:p w14:paraId="3905E11E" w14:textId="77777777" w:rsidR="001127AD" w:rsidRDefault="001127AD">
          <w:pPr>
            <w:pStyle w:val="TOC3"/>
            <w:tabs>
              <w:tab w:val="left" w:pos="1057"/>
              <w:tab w:val="right" w:leader="dot" w:pos="8664"/>
            </w:tabs>
            <w:rPr>
              <w:ins w:id="141" w:author="Khaled Daham" w:date="2014-03-13T13:16:00Z"/>
              <w:rFonts w:asciiTheme="minorHAnsi" w:eastAsiaTheme="minorEastAsia" w:hAnsiTheme="minorHAnsi" w:cstheme="minorBidi"/>
              <w:noProof/>
              <w:sz w:val="24"/>
              <w:szCs w:val="24"/>
              <w:lang w:val="en-US" w:eastAsia="ja-JP"/>
            </w:rPr>
          </w:pPr>
          <w:ins w:id="142" w:author="Khaled Daham" w:date="2014-03-13T13:16:00Z">
            <w:r>
              <w:rPr>
                <w:noProof/>
              </w:rPr>
              <w:t>6.1.3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_Toc256335986 \h </w:instrText>
            </w:r>
            <w:r>
              <w:rPr>
                <w:noProof/>
              </w:rPr>
            </w:r>
          </w:ins>
          <w:r>
            <w:rPr>
              <w:noProof/>
            </w:rPr>
            <w:fldChar w:fldCharType="separate"/>
          </w:r>
          <w:ins w:id="143" w:author="Khaled Daham" w:date="2014-03-13T13:16:00Z">
            <w:r>
              <w:rPr>
                <w:noProof/>
              </w:rPr>
              <w:t>34</w:t>
            </w:r>
            <w:r>
              <w:rPr>
                <w:noProof/>
              </w:rPr>
              <w:fldChar w:fldCharType="end"/>
            </w:r>
          </w:ins>
        </w:p>
        <w:p w14:paraId="319A1475" w14:textId="77777777" w:rsidR="001127AD" w:rsidRDefault="001127AD">
          <w:pPr>
            <w:pStyle w:val="TOC2"/>
            <w:tabs>
              <w:tab w:val="left" w:pos="719"/>
              <w:tab w:val="right" w:leader="dot" w:pos="8664"/>
            </w:tabs>
            <w:rPr>
              <w:ins w:id="144" w:author="Khaled Daham" w:date="2014-03-13T13:16:00Z"/>
              <w:rFonts w:asciiTheme="minorHAnsi" w:eastAsiaTheme="minorEastAsia" w:hAnsiTheme="minorHAnsi" w:cstheme="minorBidi"/>
              <w:noProof/>
              <w:sz w:val="24"/>
              <w:szCs w:val="24"/>
              <w:lang w:val="en-US" w:eastAsia="ja-JP"/>
            </w:rPr>
          </w:pPr>
          <w:ins w:id="145" w:author="Khaled Daham" w:date="2014-03-13T13:16:00Z">
            <w:r>
              <w:rPr>
                <w:noProof/>
              </w:rPr>
              <w:t>6.2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_Toc256335987 \h </w:instrText>
            </w:r>
            <w:r>
              <w:rPr>
                <w:noProof/>
              </w:rPr>
            </w:r>
          </w:ins>
          <w:r>
            <w:rPr>
              <w:noProof/>
            </w:rPr>
            <w:fldChar w:fldCharType="separate"/>
          </w:r>
          <w:ins w:id="146" w:author="Khaled Daham" w:date="2014-03-13T13:16:00Z">
            <w:r>
              <w:rPr>
                <w:noProof/>
              </w:rPr>
              <w:t>36</w:t>
            </w:r>
            <w:r>
              <w:rPr>
                <w:noProof/>
              </w:rPr>
              <w:fldChar w:fldCharType="end"/>
            </w:r>
          </w:ins>
        </w:p>
        <w:p w14:paraId="7F0F8B84" w14:textId="77777777" w:rsidR="001127AD" w:rsidRDefault="001127AD">
          <w:pPr>
            <w:pStyle w:val="TOC3"/>
            <w:tabs>
              <w:tab w:val="left" w:pos="1059"/>
              <w:tab w:val="right" w:leader="dot" w:pos="8664"/>
            </w:tabs>
            <w:rPr>
              <w:ins w:id="147" w:author="Khaled Daham" w:date="2014-03-13T13:16:00Z"/>
              <w:rFonts w:asciiTheme="minorHAnsi" w:eastAsiaTheme="minorEastAsia" w:hAnsiTheme="minorHAnsi" w:cstheme="minorBidi"/>
              <w:noProof/>
              <w:sz w:val="24"/>
              <w:szCs w:val="24"/>
              <w:lang w:val="en-US" w:eastAsia="ja-JP"/>
            </w:rPr>
          </w:pPr>
          <w:ins w:id="148" w:author="Khaled Daham" w:date="2014-03-13T13:16:00Z">
            <w:r>
              <w:rPr>
                <w:noProof/>
              </w:rPr>
              <w:t>6.2.1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_Toc256335988 \h </w:instrText>
            </w:r>
            <w:r>
              <w:rPr>
                <w:noProof/>
              </w:rPr>
            </w:r>
          </w:ins>
          <w:r>
            <w:rPr>
              <w:noProof/>
            </w:rPr>
            <w:fldChar w:fldCharType="separate"/>
          </w:r>
          <w:ins w:id="149" w:author="Khaled Daham" w:date="2014-03-13T13:16:00Z">
            <w:r>
              <w:rPr>
                <w:noProof/>
              </w:rPr>
              <w:t>36</w:t>
            </w:r>
            <w:r>
              <w:rPr>
                <w:noProof/>
              </w:rPr>
              <w:fldChar w:fldCharType="end"/>
            </w:r>
          </w:ins>
        </w:p>
        <w:p w14:paraId="12683DF1" w14:textId="77777777" w:rsidR="001127AD" w:rsidRDefault="001127AD">
          <w:pPr>
            <w:pStyle w:val="TOC3"/>
            <w:tabs>
              <w:tab w:val="left" w:pos="1084"/>
              <w:tab w:val="right" w:leader="dot" w:pos="8664"/>
            </w:tabs>
            <w:rPr>
              <w:ins w:id="150" w:author="Khaled Daham" w:date="2014-03-13T13:16:00Z"/>
              <w:rFonts w:asciiTheme="minorHAnsi" w:eastAsiaTheme="minorEastAsia" w:hAnsiTheme="minorHAnsi" w:cstheme="minorBidi"/>
              <w:noProof/>
              <w:sz w:val="24"/>
              <w:szCs w:val="24"/>
              <w:lang w:val="en-US" w:eastAsia="ja-JP"/>
            </w:rPr>
          </w:pPr>
          <w:ins w:id="151" w:author="Khaled Daham" w:date="2014-03-13T13:16:00Z">
            <w:r>
              <w:rPr>
                <w:noProof/>
              </w:rPr>
              <w:t>6.2.2</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_Toc256335989 \h </w:instrText>
            </w:r>
            <w:r>
              <w:rPr>
                <w:noProof/>
              </w:rPr>
            </w:r>
          </w:ins>
          <w:r>
            <w:rPr>
              <w:noProof/>
            </w:rPr>
            <w:fldChar w:fldCharType="separate"/>
          </w:r>
          <w:ins w:id="152" w:author="Khaled Daham" w:date="2014-03-13T13:16:00Z">
            <w:r>
              <w:rPr>
                <w:noProof/>
              </w:rPr>
              <w:t>36</w:t>
            </w:r>
            <w:r>
              <w:rPr>
                <w:noProof/>
              </w:rPr>
              <w:fldChar w:fldCharType="end"/>
            </w:r>
          </w:ins>
        </w:p>
        <w:p w14:paraId="441D0B1C" w14:textId="77777777" w:rsidR="001127AD" w:rsidRDefault="001127AD">
          <w:pPr>
            <w:pStyle w:val="TOC3"/>
            <w:tabs>
              <w:tab w:val="left" w:pos="1083"/>
              <w:tab w:val="right" w:leader="dot" w:pos="8664"/>
            </w:tabs>
            <w:rPr>
              <w:ins w:id="153" w:author="Khaled Daham" w:date="2014-03-13T13:16:00Z"/>
              <w:rFonts w:asciiTheme="minorHAnsi" w:eastAsiaTheme="minorEastAsia" w:hAnsiTheme="minorHAnsi" w:cstheme="minorBidi"/>
              <w:noProof/>
              <w:sz w:val="24"/>
              <w:szCs w:val="24"/>
              <w:lang w:val="en-US" w:eastAsia="ja-JP"/>
            </w:rPr>
          </w:pPr>
          <w:ins w:id="154" w:author="Khaled Daham" w:date="2014-03-13T13:16:00Z">
            <w:r>
              <w:rPr>
                <w:noProof/>
              </w:rPr>
              <w:t>6.2.3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_Toc256335990 \h </w:instrText>
            </w:r>
            <w:r>
              <w:rPr>
                <w:noProof/>
              </w:rPr>
            </w:r>
          </w:ins>
          <w:r>
            <w:rPr>
              <w:noProof/>
            </w:rPr>
            <w:fldChar w:fldCharType="separate"/>
          </w:r>
          <w:ins w:id="155" w:author="Khaled Daham" w:date="2014-03-13T13:16:00Z">
            <w:r>
              <w:rPr>
                <w:noProof/>
              </w:rPr>
              <w:t>36</w:t>
            </w:r>
            <w:r>
              <w:rPr>
                <w:noProof/>
              </w:rPr>
              <w:fldChar w:fldCharType="end"/>
            </w:r>
          </w:ins>
        </w:p>
        <w:p w14:paraId="294012BB" w14:textId="77777777" w:rsidR="001127AD" w:rsidRDefault="001127AD">
          <w:pPr>
            <w:pStyle w:val="TOC3"/>
            <w:tabs>
              <w:tab w:val="left" w:pos="1086"/>
              <w:tab w:val="right" w:leader="dot" w:pos="8664"/>
            </w:tabs>
            <w:rPr>
              <w:ins w:id="156" w:author="Khaled Daham" w:date="2014-03-13T13:16:00Z"/>
              <w:rFonts w:asciiTheme="minorHAnsi" w:eastAsiaTheme="minorEastAsia" w:hAnsiTheme="minorHAnsi" w:cstheme="minorBidi"/>
              <w:noProof/>
              <w:sz w:val="24"/>
              <w:szCs w:val="24"/>
              <w:lang w:val="en-US" w:eastAsia="ja-JP"/>
            </w:rPr>
          </w:pPr>
          <w:ins w:id="157" w:author="Khaled Daham" w:date="2014-03-13T13:16:00Z">
            <w:r>
              <w:rPr>
                <w:noProof/>
              </w:rPr>
              <w:t>6.2.4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_Toc256335991 \h </w:instrText>
            </w:r>
            <w:r>
              <w:rPr>
                <w:noProof/>
              </w:rPr>
            </w:r>
          </w:ins>
          <w:r>
            <w:rPr>
              <w:noProof/>
            </w:rPr>
            <w:fldChar w:fldCharType="separate"/>
          </w:r>
          <w:ins w:id="158" w:author="Khaled Daham" w:date="2014-03-13T13:16:00Z">
            <w:r>
              <w:rPr>
                <w:noProof/>
              </w:rPr>
              <w:t>43</w:t>
            </w:r>
            <w:r>
              <w:rPr>
                <w:noProof/>
              </w:rPr>
              <w:fldChar w:fldCharType="end"/>
            </w:r>
          </w:ins>
        </w:p>
        <w:p w14:paraId="1A1B5672" w14:textId="77777777" w:rsidR="001127AD" w:rsidRDefault="001127AD">
          <w:pPr>
            <w:pStyle w:val="TOC2"/>
            <w:tabs>
              <w:tab w:val="left" w:pos="717"/>
              <w:tab w:val="right" w:leader="dot" w:pos="8664"/>
            </w:tabs>
            <w:rPr>
              <w:ins w:id="159" w:author="Khaled Daham" w:date="2014-03-13T13:16:00Z"/>
              <w:rFonts w:asciiTheme="minorHAnsi" w:eastAsiaTheme="minorEastAsia" w:hAnsiTheme="minorHAnsi" w:cstheme="minorBidi"/>
              <w:noProof/>
              <w:sz w:val="24"/>
              <w:szCs w:val="24"/>
              <w:lang w:val="en-US" w:eastAsia="ja-JP"/>
            </w:rPr>
          </w:pPr>
          <w:ins w:id="160" w:author="Khaled Daham" w:date="2014-03-13T13:16:00Z">
            <w:r>
              <w:rPr>
                <w:noProof/>
              </w:rPr>
              <w:t>6.3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_Toc256335992 \h </w:instrText>
            </w:r>
            <w:r>
              <w:rPr>
                <w:noProof/>
              </w:rPr>
            </w:r>
          </w:ins>
          <w:r>
            <w:rPr>
              <w:noProof/>
            </w:rPr>
            <w:fldChar w:fldCharType="separate"/>
          </w:r>
          <w:ins w:id="161" w:author="Khaled Daham" w:date="2014-03-13T13:16:00Z">
            <w:r>
              <w:rPr>
                <w:noProof/>
              </w:rPr>
              <w:t>44</w:t>
            </w:r>
            <w:r>
              <w:rPr>
                <w:noProof/>
              </w:rPr>
              <w:fldChar w:fldCharType="end"/>
            </w:r>
          </w:ins>
        </w:p>
        <w:p w14:paraId="25D003F8" w14:textId="77777777" w:rsidR="001127AD" w:rsidRDefault="001127AD">
          <w:pPr>
            <w:pStyle w:val="TOC3"/>
            <w:tabs>
              <w:tab w:val="left" w:pos="1057"/>
              <w:tab w:val="right" w:leader="dot" w:pos="8664"/>
            </w:tabs>
            <w:rPr>
              <w:ins w:id="162" w:author="Khaled Daham" w:date="2014-03-13T13:16:00Z"/>
              <w:rFonts w:asciiTheme="minorHAnsi" w:eastAsiaTheme="minorEastAsia" w:hAnsiTheme="minorHAnsi" w:cstheme="minorBidi"/>
              <w:noProof/>
              <w:sz w:val="24"/>
              <w:szCs w:val="24"/>
              <w:lang w:val="en-US" w:eastAsia="ja-JP"/>
            </w:rPr>
          </w:pPr>
          <w:ins w:id="163" w:author="Khaled Daham" w:date="2014-03-13T13:16:00Z">
            <w:r>
              <w:rPr>
                <w:noProof/>
              </w:rPr>
              <w:t>6.3.1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_Toc256335993 \h </w:instrText>
            </w:r>
            <w:r>
              <w:rPr>
                <w:noProof/>
              </w:rPr>
            </w:r>
          </w:ins>
          <w:r>
            <w:rPr>
              <w:noProof/>
            </w:rPr>
            <w:fldChar w:fldCharType="separate"/>
          </w:r>
          <w:ins w:id="164" w:author="Khaled Daham" w:date="2014-03-13T13:16:00Z">
            <w:r>
              <w:rPr>
                <w:noProof/>
              </w:rPr>
              <w:t>44</w:t>
            </w:r>
            <w:r>
              <w:rPr>
                <w:noProof/>
              </w:rPr>
              <w:fldChar w:fldCharType="end"/>
            </w:r>
          </w:ins>
        </w:p>
        <w:p w14:paraId="38350F8B" w14:textId="77777777" w:rsidR="001127AD" w:rsidRDefault="001127AD">
          <w:pPr>
            <w:pStyle w:val="TOC3"/>
            <w:tabs>
              <w:tab w:val="left" w:pos="1083"/>
              <w:tab w:val="right" w:leader="dot" w:pos="8664"/>
            </w:tabs>
            <w:rPr>
              <w:ins w:id="165" w:author="Khaled Daham" w:date="2014-03-13T13:16:00Z"/>
              <w:rFonts w:asciiTheme="minorHAnsi" w:eastAsiaTheme="minorEastAsia" w:hAnsiTheme="minorHAnsi" w:cstheme="minorBidi"/>
              <w:noProof/>
              <w:sz w:val="24"/>
              <w:szCs w:val="24"/>
              <w:lang w:val="en-US" w:eastAsia="ja-JP"/>
            </w:rPr>
          </w:pPr>
          <w:ins w:id="166" w:author="Khaled Daham" w:date="2014-03-13T13:16:00Z">
            <w:r>
              <w:rPr>
                <w:noProof/>
              </w:rPr>
              <w:t>6.3.2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_Toc256335994 \h </w:instrText>
            </w:r>
            <w:r>
              <w:rPr>
                <w:noProof/>
              </w:rPr>
            </w:r>
          </w:ins>
          <w:r>
            <w:rPr>
              <w:noProof/>
            </w:rPr>
            <w:fldChar w:fldCharType="separate"/>
          </w:r>
          <w:ins w:id="167" w:author="Khaled Daham" w:date="2014-03-13T13:16:00Z">
            <w:r>
              <w:rPr>
                <w:noProof/>
              </w:rPr>
              <w:t>44</w:t>
            </w:r>
            <w:r>
              <w:rPr>
                <w:noProof/>
              </w:rPr>
              <w:fldChar w:fldCharType="end"/>
            </w:r>
          </w:ins>
        </w:p>
        <w:p w14:paraId="66A22827" w14:textId="77777777" w:rsidR="001127AD" w:rsidRDefault="001127AD">
          <w:pPr>
            <w:pStyle w:val="TOC3"/>
            <w:tabs>
              <w:tab w:val="left" w:pos="1082"/>
              <w:tab w:val="right" w:leader="dot" w:pos="8664"/>
            </w:tabs>
            <w:rPr>
              <w:ins w:id="168" w:author="Khaled Daham" w:date="2014-03-13T13:16:00Z"/>
              <w:rFonts w:asciiTheme="minorHAnsi" w:eastAsiaTheme="minorEastAsia" w:hAnsiTheme="minorHAnsi" w:cstheme="minorBidi"/>
              <w:noProof/>
              <w:sz w:val="24"/>
              <w:szCs w:val="24"/>
              <w:lang w:val="en-US" w:eastAsia="ja-JP"/>
            </w:rPr>
          </w:pPr>
          <w:ins w:id="169" w:author="Khaled Daham" w:date="2014-03-13T13:16:00Z">
            <w:r>
              <w:rPr>
                <w:noProof/>
              </w:rPr>
              <w:t>6.3.3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_Toc256335995 \h </w:instrText>
            </w:r>
            <w:r>
              <w:rPr>
                <w:noProof/>
              </w:rPr>
            </w:r>
          </w:ins>
          <w:r>
            <w:rPr>
              <w:noProof/>
            </w:rPr>
            <w:fldChar w:fldCharType="separate"/>
          </w:r>
          <w:ins w:id="170" w:author="Khaled Daham" w:date="2014-03-13T13:16:00Z">
            <w:r>
              <w:rPr>
                <w:noProof/>
              </w:rPr>
              <w:t>51</w:t>
            </w:r>
            <w:r>
              <w:rPr>
                <w:noProof/>
              </w:rPr>
              <w:fldChar w:fldCharType="end"/>
            </w:r>
          </w:ins>
        </w:p>
        <w:p w14:paraId="33DCB216" w14:textId="77777777" w:rsidR="009866B4" w:rsidDel="00F422D0" w:rsidRDefault="009866B4">
          <w:pPr>
            <w:pStyle w:val="TOC1"/>
            <w:tabs>
              <w:tab w:val="left" w:pos="326"/>
              <w:tab w:val="right" w:leader="dot" w:pos="8664"/>
            </w:tabs>
            <w:rPr>
              <w:del w:id="171" w:author="Khaled Daham" w:date="2014-02-24T10:51:00Z"/>
              <w:rFonts w:asciiTheme="minorHAnsi" w:eastAsiaTheme="minorEastAsia" w:hAnsiTheme="minorHAnsi" w:cstheme="minorBidi"/>
              <w:noProof/>
              <w:sz w:val="24"/>
              <w:szCs w:val="24"/>
              <w:lang w:val="en-US" w:eastAsia="ja-JP"/>
            </w:rPr>
          </w:pPr>
          <w:del w:id="172" w:author="Khaled Daham" w:date="2014-02-24T10:51:00Z">
            <w:r w:rsidDel="00F422D0">
              <w:rPr>
                <w:noProof/>
              </w:rPr>
              <w:delText>1</w:delText>
            </w:r>
            <w:r w:rsidDel="00F422D0">
              <w:rPr>
                <w:rFonts w:asciiTheme="minorHAnsi" w:eastAsiaTheme="minorEastAsia" w:hAnsiTheme="minorHAnsi" w:cstheme="minorBidi"/>
                <w:noProof/>
                <w:sz w:val="24"/>
                <w:szCs w:val="24"/>
                <w:lang w:val="en-US" w:eastAsia="ja-JP"/>
              </w:rPr>
              <w:tab/>
            </w:r>
            <w:r w:rsidDel="00F422D0">
              <w:rPr>
                <w:noProof/>
              </w:rPr>
              <w:delText>Inledning</w:delText>
            </w:r>
            <w:r w:rsidDel="00F422D0">
              <w:rPr>
                <w:noProof/>
              </w:rPr>
              <w:tab/>
            </w:r>
            <w:r w:rsidR="00F422D0" w:rsidDel="00F422D0">
              <w:rPr>
                <w:noProof/>
              </w:rPr>
              <w:delText>10</w:delText>
            </w:r>
          </w:del>
        </w:p>
        <w:p w14:paraId="34A8D261" w14:textId="77777777" w:rsidR="009866B4" w:rsidDel="00F422D0" w:rsidRDefault="009866B4">
          <w:pPr>
            <w:pStyle w:val="TOC1"/>
            <w:tabs>
              <w:tab w:val="left" w:pos="352"/>
              <w:tab w:val="right" w:leader="dot" w:pos="8664"/>
            </w:tabs>
            <w:rPr>
              <w:del w:id="173" w:author="Khaled Daham" w:date="2014-02-24T10:51:00Z"/>
              <w:rFonts w:asciiTheme="minorHAnsi" w:eastAsiaTheme="minorEastAsia" w:hAnsiTheme="minorHAnsi" w:cstheme="minorBidi"/>
              <w:noProof/>
              <w:sz w:val="24"/>
              <w:szCs w:val="24"/>
              <w:lang w:val="en-US" w:eastAsia="ja-JP"/>
            </w:rPr>
          </w:pPr>
          <w:del w:id="174" w:author="Khaled Daham" w:date="2014-02-24T10:51:00Z">
            <w:r w:rsidDel="00F422D0">
              <w:rPr>
                <w:noProof/>
              </w:rPr>
              <w:delText>2</w:delText>
            </w:r>
            <w:r w:rsidDel="00F422D0">
              <w:rPr>
                <w:rFonts w:asciiTheme="minorHAnsi" w:eastAsiaTheme="minorEastAsia" w:hAnsiTheme="minorHAnsi" w:cstheme="minorBidi"/>
                <w:noProof/>
                <w:sz w:val="24"/>
                <w:szCs w:val="24"/>
                <w:lang w:val="en-US" w:eastAsia="ja-JP"/>
              </w:rPr>
              <w:tab/>
            </w:r>
            <w:r w:rsidDel="00F422D0">
              <w:rPr>
                <w:noProof/>
              </w:rPr>
              <w:delText>Versionsinformation</w:delText>
            </w:r>
            <w:r w:rsidDel="00F422D0">
              <w:rPr>
                <w:noProof/>
              </w:rPr>
              <w:tab/>
            </w:r>
            <w:r w:rsidR="00F422D0" w:rsidDel="00F422D0">
              <w:rPr>
                <w:noProof/>
              </w:rPr>
              <w:delText>11</w:delText>
            </w:r>
          </w:del>
        </w:p>
        <w:p w14:paraId="4B9BABA7" w14:textId="127E6181" w:rsidR="009866B4" w:rsidDel="00F422D0" w:rsidRDefault="009866B4">
          <w:pPr>
            <w:pStyle w:val="TOC2"/>
            <w:tabs>
              <w:tab w:val="left" w:pos="692"/>
              <w:tab w:val="right" w:leader="dot" w:pos="8664"/>
            </w:tabs>
            <w:rPr>
              <w:del w:id="175" w:author="Khaled Daham" w:date="2014-02-24T10:51:00Z"/>
              <w:rFonts w:asciiTheme="minorHAnsi" w:eastAsiaTheme="minorEastAsia" w:hAnsiTheme="minorHAnsi" w:cstheme="minorBidi"/>
              <w:noProof/>
              <w:sz w:val="24"/>
              <w:szCs w:val="24"/>
              <w:lang w:val="en-US" w:eastAsia="ja-JP"/>
            </w:rPr>
          </w:pPr>
          <w:del w:id="176" w:author="Khaled Daham" w:date="2014-02-24T10:51:00Z">
            <w:r w:rsidDel="00F422D0">
              <w:rPr>
                <w:noProof/>
              </w:rPr>
              <w:delText>2.1</w:delText>
            </w:r>
            <w:r w:rsidDel="00F422D0">
              <w:rPr>
                <w:rFonts w:asciiTheme="minorHAnsi" w:eastAsiaTheme="minorEastAsia" w:hAnsiTheme="minorHAnsi" w:cstheme="minorBidi"/>
                <w:noProof/>
                <w:sz w:val="24"/>
                <w:szCs w:val="24"/>
                <w:lang w:val="en-US" w:eastAsia="ja-JP"/>
              </w:rPr>
              <w:tab/>
            </w:r>
            <w:r w:rsidDel="00F422D0">
              <w:rPr>
                <w:noProof/>
              </w:rPr>
              <w:delText xml:space="preserve">Version </w:delText>
            </w:r>
            <w:r w:rsidRPr="005059C5" w:rsidDel="00F422D0">
              <w:rPr>
                <w:b/>
                <w:noProof/>
                <w:color w:val="76923C" w:themeColor="accent3" w:themeShade="BF"/>
              </w:rPr>
              <w:delText>2</w:delText>
            </w:r>
            <w:r w:rsidDel="00F422D0">
              <w:rPr>
                <w:noProof/>
              </w:rPr>
              <w:delText>.</w:delText>
            </w:r>
            <w:r w:rsidDel="00F422D0">
              <w:rPr>
                <w:b/>
                <w:noProof/>
                <w:color w:val="76923C" w:themeColor="accent3" w:themeShade="BF"/>
              </w:rPr>
              <w:delText>1.RC1</w:delText>
            </w:r>
            <w:r w:rsidDel="00F422D0">
              <w:rPr>
                <w:noProof/>
              </w:rPr>
              <w:tab/>
            </w:r>
            <w:r w:rsidR="00F422D0" w:rsidDel="00F422D0">
              <w:rPr>
                <w:noProof/>
              </w:rPr>
              <w:delText>11</w:delText>
            </w:r>
          </w:del>
        </w:p>
        <w:p w14:paraId="2E150C65" w14:textId="77777777" w:rsidR="009866B4" w:rsidDel="00F422D0" w:rsidRDefault="009866B4">
          <w:pPr>
            <w:pStyle w:val="TOC3"/>
            <w:tabs>
              <w:tab w:val="left" w:pos="1031"/>
              <w:tab w:val="right" w:leader="dot" w:pos="8664"/>
            </w:tabs>
            <w:rPr>
              <w:del w:id="177" w:author="Khaled Daham" w:date="2014-02-24T10:51:00Z"/>
              <w:rFonts w:asciiTheme="minorHAnsi" w:eastAsiaTheme="minorEastAsia" w:hAnsiTheme="minorHAnsi" w:cstheme="minorBidi"/>
              <w:noProof/>
              <w:sz w:val="24"/>
              <w:szCs w:val="24"/>
              <w:lang w:val="en-US" w:eastAsia="ja-JP"/>
            </w:rPr>
          </w:pPr>
          <w:del w:id="178" w:author="Khaled Daham" w:date="2014-02-24T10:51:00Z">
            <w:r w:rsidDel="00F422D0">
              <w:rPr>
                <w:noProof/>
              </w:rPr>
              <w:delText>2.1.1</w:delText>
            </w:r>
            <w:r w:rsidDel="00F422D0">
              <w:rPr>
                <w:rFonts w:asciiTheme="minorHAnsi" w:eastAsiaTheme="minorEastAsia" w:hAnsiTheme="minorHAnsi" w:cstheme="minorBidi"/>
                <w:noProof/>
                <w:sz w:val="24"/>
                <w:szCs w:val="24"/>
                <w:lang w:val="en-US" w:eastAsia="ja-JP"/>
              </w:rPr>
              <w:tab/>
            </w:r>
            <w:r w:rsidDel="00F422D0">
              <w:rPr>
                <w:noProof/>
              </w:rPr>
              <w:delText>Oförändrade tjänstekontrakt</w:delText>
            </w:r>
            <w:r w:rsidDel="00F422D0">
              <w:rPr>
                <w:noProof/>
              </w:rPr>
              <w:tab/>
            </w:r>
            <w:r w:rsidR="00F422D0" w:rsidDel="00F422D0">
              <w:rPr>
                <w:noProof/>
              </w:rPr>
              <w:delText>11</w:delText>
            </w:r>
          </w:del>
        </w:p>
        <w:p w14:paraId="788959A7" w14:textId="77777777" w:rsidR="009866B4" w:rsidDel="00F422D0" w:rsidRDefault="009866B4">
          <w:pPr>
            <w:pStyle w:val="TOC3"/>
            <w:tabs>
              <w:tab w:val="left" w:pos="1057"/>
              <w:tab w:val="right" w:leader="dot" w:pos="8664"/>
            </w:tabs>
            <w:rPr>
              <w:del w:id="179" w:author="Khaled Daham" w:date="2014-02-24T10:51:00Z"/>
              <w:rFonts w:asciiTheme="minorHAnsi" w:eastAsiaTheme="minorEastAsia" w:hAnsiTheme="minorHAnsi" w:cstheme="minorBidi"/>
              <w:noProof/>
              <w:sz w:val="24"/>
              <w:szCs w:val="24"/>
              <w:lang w:val="en-US" w:eastAsia="ja-JP"/>
            </w:rPr>
          </w:pPr>
          <w:del w:id="180" w:author="Khaled Daham" w:date="2014-02-24T10:51:00Z">
            <w:r w:rsidDel="00F422D0">
              <w:rPr>
                <w:noProof/>
              </w:rPr>
              <w:delText>2.1.2</w:delText>
            </w:r>
            <w:r w:rsidDel="00F422D0">
              <w:rPr>
                <w:rFonts w:asciiTheme="minorHAnsi" w:eastAsiaTheme="minorEastAsia" w:hAnsiTheme="minorHAnsi" w:cstheme="minorBidi"/>
                <w:noProof/>
                <w:sz w:val="24"/>
                <w:szCs w:val="24"/>
                <w:lang w:val="en-US" w:eastAsia="ja-JP"/>
              </w:rPr>
              <w:tab/>
            </w:r>
            <w:r w:rsidDel="00F422D0">
              <w:rPr>
                <w:noProof/>
              </w:rPr>
              <w:delText>Nya tjänstekontrakt</w:delText>
            </w:r>
            <w:r w:rsidDel="00F422D0">
              <w:rPr>
                <w:noProof/>
              </w:rPr>
              <w:tab/>
            </w:r>
            <w:r w:rsidR="00F422D0" w:rsidDel="00F422D0">
              <w:rPr>
                <w:noProof/>
              </w:rPr>
              <w:delText>11</w:delText>
            </w:r>
          </w:del>
        </w:p>
        <w:p w14:paraId="48414923" w14:textId="77777777" w:rsidR="009866B4" w:rsidDel="00F422D0" w:rsidRDefault="009866B4">
          <w:pPr>
            <w:pStyle w:val="TOC3"/>
            <w:tabs>
              <w:tab w:val="left" w:pos="1056"/>
              <w:tab w:val="right" w:leader="dot" w:pos="8664"/>
            </w:tabs>
            <w:rPr>
              <w:del w:id="181" w:author="Khaled Daham" w:date="2014-02-24T10:51:00Z"/>
              <w:rFonts w:asciiTheme="minorHAnsi" w:eastAsiaTheme="minorEastAsia" w:hAnsiTheme="minorHAnsi" w:cstheme="minorBidi"/>
              <w:noProof/>
              <w:sz w:val="24"/>
              <w:szCs w:val="24"/>
              <w:lang w:val="en-US" w:eastAsia="ja-JP"/>
            </w:rPr>
          </w:pPr>
          <w:del w:id="182" w:author="Khaled Daham" w:date="2014-02-24T10:51:00Z">
            <w:r w:rsidDel="00F422D0">
              <w:rPr>
                <w:noProof/>
              </w:rPr>
              <w:delText>2.1.3</w:delText>
            </w:r>
            <w:r w:rsidDel="00F422D0">
              <w:rPr>
                <w:rFonts w:asciiTheme="minorHAnsi" w:eastAsiaTheme="minorEastAsia" w:hAnsiTheme="minorHAnsi" w:cstheme="minorBidi"/>
                <w:noProof/>
                <w:sz w:val="24"/>
                <w:szCs w:val="24"/>
                <w:lang w:val="en-US" w:eastAsia="ja-JP"/>
              </w:rPr>
              <w:tab/>
            </w:r>
            <w:r w:rsidDel="00F422D0">
              <w:rPr>
                <w:noProof/>
              </w:rPr>
              <w:delText>Förändrade tjänstekontrakt</w:delText>
            </w:r>
            <w:r w:rsidDel="00F422D0">
              <w:rPr>
                <w:noProof/>
              </w:rPr>
              <w:tab/>
            </w:r>
            <w:r w:rsidR="00F422D0" w:rsidDel="00F422D0">
              <w:rPr>
                <w:noProof/>
              </w:rPr>
              <w:delText>11</w:delText>
            </w:r>
          </w:del>
        </w:p>
        <w:p w14:paraId="0B9FAC18" w14:textId="77777777" w:rsidR="009866B4" w:rsidDel="00F422D0" w:rsidRDefault="009866B4">
          <w:pPr>
            <w:pStyle w:val="TOC3"/>
            <w:tabs>
              <w:tab w:val="left" w:pos="1058"/>
              <w:tab w:val="right" w:leader="dot" w:pos="8664"/>
            </w:tabs>
            <w:rPr>
              <w:del w:id="183" w:author="Khaled Daham" w:date="2014-02-24T10:51:00Z"/>
              <w:rFonts w:asciiTheme="minorHAnsi" w:eastAsiaTheme="minorEastAsia" w:hAnsiTheme="minorHAnsi" w:cstheme="minorBidi"/>
              <w:noProof/>
              <w:sz w:val="24"/>
              <w:szCs w:val="24"/>
              <w:lang w:val="en-US" w:eastAsia="ja-JP"/>
            </w:rPr>
          </w:pPr>
          <w:del w:id="184" w:author="Khaled Daham" w:date="2014-02-24T10:51:00Z">
            <w:r w:rsidDel="00F422D0">
              <w:rPr>
                <w:noProof/>
              </w:rPr>
              <w:delText>2.1.4</w:delText>
            </w:r>
            <w:r w:rsidDel="00F422D0">
              <w:rPr>
                <w:rFonts w:asciiTheme="minorHAnsi" w:eastAsiaTheme="minorEastAsia" w:hAnsiTheme="minorHAnsi" w:cstheme="minorBidi"/>
                <w:noProof/>
                <w:sz w:val="24"/>
                <w:szCs w:val="24"/>
                <w:lang w:val="en-US" w:eastAsia="ja-JP"/>
              </w:rPr>
              <w:tab/>
            </w:r>
            <w:r w:rsidDel="00F422D0">
              <w:rPr>
                <w:noProof/>
              </w:rPr>
              <w:delText>Utgångna tjänstekontrakt</w:delText>
            </w:r>
            <w:r w:rsidDel="00F422D0">
              <w:rPr>
                <w:noProof/>
              </w:rPr>
              <w:tab/>
            </w:r>
            <w:r w:rsidR="00F422D0" w:rsidDel="00F422D0">
              <w:rPr>
                <w:noProof/>
              </w:rPr>
              <w:delText>12</w:delText>
            </w:r>
          </w:del>
        </w:p>
        <w:p w14:paraId="0799C92C" w14:textId="77777777" w:rsidR="009866B4" w:rsidDel="00F422D0" w:rsidRDefault="009866B4">
          <w:pPr>
            <w:pStyle w:val="TOC2"/>
            <w:tabs>
              <w:tab w:val="left" w:pos="717"/>
              <w:tab w:val="right" w:leader="dot" w:pos="8664"/>
            </w:tabs>
            <w:rPr>
              <w:del w:id="185" w:author="Khaled Daham" w:date="2014-02-24T10:51:00Z"/>
              <w:rFonts w:asciiTheme="minorHAnsi" w:eastAsiaTheme="minorEastAsia" w:hAnsiTheme="minorHAnsi" w:cstheme="minorBidi"/>
              <w:noProof/>
              <w:sz w:val="24"/>
              <w:szCs w:val="24"/>
              <w:lang w:val="en-US" w:eastAsia="ja-JP"/>
            </w:rPr>
          </w:pPr>
          <w:del w:id="186" w:author="Khaled Daham" w:date="2014-02-24T10:51:00Z">
            <w:r w:rsidDel="00F422D0">
              <w:rPr>
                <w:noProof/>
              </w:rPr>
              <w:delText>2.2</w:delText>
            </w:r>
            <w:r w:rsidDel="00F422D0">
              <w:rPr>
                <w:rFonts w:asciiTheme="minorHAnsi" w:eastAsiaTheme="minorEastAsia" w:hAnsiTheme="minorHAnsi" w:cstheme="minorBidi"/>
                <w:noProof/>
                <w:sz w:val="24"/>
                <w:szCs w:val="24"/>
                <w:lang w:val="en-US" w:eastAsia="ja-JP"/>
              </w:rPr>
              <w:tab/>
            </w:r>
            <w:r w:rsidDel="00F422D0">
              <w:rPr>
                <w:noProof/>
              </w:rPr>
              <w:delText>Version tidigare</w:delText>
            </w:r>
            <w:r w:rsidDel="00F422D0">
              <w:rPr>
                <w:noProof/>
              </w:rPr>
              <w:tab/>
            </w:r>
            <w:r w:rsidR="00F422D0" w:rsidDel="00F422D0">
              <w:rPr>
                <w:noProof/>
              </w:rPr>
              <w:delText>12</w:delText>
            </w:r>
          </w:del>
        </w:p>
        <w:p w14:paraId="31C75628" w14:textId="77777777" w:rsidR="009866B4" w:rsidDel="00F422D0" w:rsidRDefault="009866B4">
          <w:pPr>
            <w:pStyle w:val="TOC1"/>
            <w:tabs>
              <w:tab w:val="left" w:pos="350"/>
              <w:tab w:val="right" w:leader="dot" w:pos="8664"/>
            </w:tabs>
            <w:rPr>
              <w:del w:id="187" w:author="Khaled Daham" w:date="2014-02-24T10:51:00Z"/>
              <w:rFonts w:asciiTheme="minorHAnsi" w:eastAsiaTheme="minorEastAsia" w:hAnsiTheme="minorHAnsi" w:cstheme="minorBidi"/>
              <w:noProof/>
              <w:sz w:val="24"/>
              <w:szCs w:val="24"/>
              <w:lang w:val="en-US" w:eastAsia="ja-JP"/>
            </w:rPr>
          </w:pPr>
          <w:del w:id="188" w:author="Khaled Daham" w:date="2014-02-24T10:51:00Z">
            <w:r w:rsidDel="00F422D0">
              <w:rPr>
                <w:noProof/>
              </w:rPr>
              <w:delText>3</w:delText>
            </w:r>
            <w:r w:rsidDel="00F422D0">
              <w:rPr>
                <w:rFonts w:asciiTheme="minorHAnsi" w:eastAsiaTheme="minorEastAsia" w:hAnsiTheme="minorHAnsi" w:cstheme="minorBidi"/>
                <w:noProof/>
                <w:sz w:val="24"/>
                <w:szCs w:val="24"/>
                <w:lang w:val="en-US" w:eastAsia="ja-JP"/>
              </w:rPr>
              <w:tab/>
            </w:r>
            <w:r w:rsidDel="00F422D0">
              <w:rPr>
                <w:noProof/>
              </w:rPr>
              <w:delText>Tjänstedomänens arkitektur</w:delText>
            </w:r>
            <w:r w:rsidDel="00F422D0">
              <w:rPr>
                <w:noProof/>
              </w:rPr>
              <w:tab/>
            </w:r>
            <w:r w:rsidR="00F422D0" w:rsidDel="00F422D0">
              <w:rPr>
                <w:noProof/>
              </w:rPr>
              <w:delText>12</w:delText>
            </w:r>
          </w:del>
        </w:p>
        <w:p w14:paraId="474106B6" w14:textId="77777777" w:rsidR="009866B4" w:rsidDel="00F422D0" w:rsidRDefault="009866B4">
          <w:pPr>
            <w:pStyle w:val="TOC2"/>
            <w:tabs>
              <w:tab w:val="left" w:pos="690"/>
              <w:tab w:val="right" w:leader="dot" w:pos="8664"/>
            </w:tabs>
            <w:rPr>
              <w:del w:id="189" w:author="Khaled Daham" w:date="2014-02-24T10:51:00Z"/>
              <w:rFonts w:asciiTheme="minorHAnsi" w:eastAsiaTheme="minorEastAsia" w:hAnsiTheme="minorHAnsi" w:cstheme="minorBidi"/>
              <w:noProof/>
              <w:sz w:val="24"/>
              <w:szCs w:val="24"/>
              <w:lang w:val="en-US" w:eastAsia="ja-JP"/>
            </w:rPr>
          </w:pPr>
          <w:del w:id="190" w:author="Khaled Daham" w:date="2014-02-24T10:51:00Z">
            <w:r w:rsidDel="00F422D0">
              <w:rPr>
                <w:noProof/>
              </w:rPr>
              <w:delText>3.1</w:delText>
            </w:r>
            <w:r w:rsidDel="00F422D0">
              <w:rPr>
                <w:rFonts w:asciiTheme="minorHAnsi" w:eastAsiaTheme="minorEastAsia" w:hAnsiTheme="minorHAnsi" w:cstheme="minorBidi"/>
                <w:noProof/>
                <w:sz w:val="24"/>
                <w:szCs w:val="24"/>
                <w:lang w:val="en-US" w:eastAsia="ja-JP"/>
              </w:rPr>
              <w:tab/>
            </w:r>
            <w:r w:rsidDel="00F422D0">
              <w:rPr>
                <w:noProof/>
              </w:rPr>
              <w:delText>Flöden</w:delText>
            </w:r>
            <w:r w:rsidDel="00F422D0">
              <w:rPr>
                <w:noProof/>
              </w:rPr>
              <w:tab/>
            </w:r>
            <w:r w:rsidR="00F422D0" w:rsidDel="00F422D0">
              <w:rPr>
                <w:noProof/>
              </w:rPr>
              <w:delText>12</w:delText>
            </w:r>
          </w:del>
        </w:p>
        <w:p w14:paraId="24AB4737" w14:textId="77777777" w:rsidR="009866B4" w:rsidDel="00F422D0" w:rsidRDefault="009866B4">
          <w:pPr>
            <w:pStyle w:val="TOC3"/>
            <w:tabs>
              <w:tab w:val="left" w:pos="1030"/>
              <w:tab w:val="right" w:leader="dot" w:pos="8664"/>
            </w:tabs>
            <w:rPr>
              <w:del w:id="191" w:author="Khaled Daham" w:date="2014-02-24T10:51:00Z"/>
              <w:rFonts w:asciiTheme="minorHAnsi" w:eastAsiaTheme="minorEastAsia" w:hAnsiTheme="minorHAnsi" w:cstheme="minorBidi"/>
              <w:noProof/>
              <w:sz w:val="24"/>
              <w:szCs w:val="24"/>
              <w:lang w:val="en-US" w:eastAsia="ja-JP"/>
            </w:rPr>
          </w:pPr>
          <w:del w:id="192" w:author="Khaled Daham" w:date="2014-02-24T10:51:00Z">
            <w:r w:rsidDel="00F422D0">
              <w:rPr>
                <w:noProof/>
              </w:rPr>
              <w:delText>3.1.1</w:delText>
            </w:r>
            <w:r w:rsidDel="00F422D0">
              <w:rPr>
                <w:rFonts w:asciiTheme="minorHAnsi" w:eastAsiaTheme="minorEastAsia" w:hAnsiTheme="minorHAnsi" w:cstheme="minorBidi"/>
                <w:noProof/>
                <w:sz w:val="24"/>
                <w:szCs w:val="24"/>
                <w:lang w:val="en-US" w:eastAsia="ja-JP"/>
              </w:rPr>
              <w:tab/>
            </w:r>
            <w:r w:rsidDel="00F422D0">
              <w:rPr>
                <w:noProof/>
              </w:rPr>
              <w:delText>Flöde 1 – Hämta svar på en konsultationsremiss.</w:delText>
            </w:r>
            <w:r w:rsidDel="00F422D0">
              <w:rPr>
                <w:noProof/>
              </w:rPr>
              <w:tab/>
            </w:r>
            <w:r w:rsidR="00F422D0" w:rsidDel="00F422D0">
              <w:rPr>
                <w:noProof/>
              </w:rPr>
              <w:delText>12</w:delText>
            </w:r>
          </w:del>
        </w:p>
        <w:p w14:paraId="59D7CD50" w14:textId="77777777" w:rsidR="009866B4" w:rsidDel="00F422D0" w:rsidRDefault="009866B4">
          <w:pPr>
            <w:pStyle w:val="TOC3"/>
            <w:tabs>
              <w:tab w:val="left" w:pos="1056"/>
              <w:tab w:val="right" w:leader="dot" w:pos="8664"/>
            </w:tabs>
            <w:rPr>
              <w:del w:id="193" w:author="Khaled Daham" w:date="2014-02-24T10:51:00Z"/>
              <w:rFonts w:asciiTheme="minorHAnsi" w:eastAsiaTheme="minorEastAsia" w:hAnsiTheme="minorHAnsi" w:cstheme="minorBidi"/>
              <w:noProof/>
              <w:sz w:val="24"/>
              <w:szCs w:val="24"/>
              <w:lang w:val="en-US" w:eastAsia="ja-JP"/>
            </w:rPr>
          </w:pPr>
          <w:del w:id="194" w:author="Khaled Daham" w:date="2014-02-24T10:51:00Z">
            <w:r w:rsidDel="00F422D0">
              <w:rPr>
                <w:noProof/>
              </w:rPr>
              <w:delText>3.1.2</w:delText>
            </w:r>
            <w:r w:rsidDel="00F422D0">
              <w:rPr>
                <w:rFonts w:asciiTheme="minorHAnsi" w:eastAsiaTheme="minorEastAsia" w:hAnsiTheme="minorHAnsi" w:cstheme="minorBidi"/>
                <w:noProof/>
                <w:sz w:val="24"/>
                <w:szCs w:val="24"/>
                <w:lang w:val="en-US" w:eastAsia="ja-JP"/>
              </w:rPr>
              <w:tab/>
            </w:r>
            <w:r w:rsidDel="00F422D0">
              <w:rPr>
                <w:noProof/>
              </w:rPr>
              <w:delText>Flöde 2 – Hämta mödravårdsinformation</w:delText>
            </w:r>
            <w:r w:rsidDel="00F422D0">
              <w:rPr>
                <w:noProof/>
              </w:rPr>
              <w:tab/>
            </w:r>
            <w:r w:rsidR="00F422D0" w:rsidDel="00F422D0">
              <w:rPr>
                <w:noProof/>
              </w:rPr>
              <w:delText>14</w:delText>
            </w:r>
          </w:del>
        </w:p>
        <w:p w14:paraId="46EC6914" w14:textId="77777777" w:rsidR="009866B4" w:rsidDel="00F422D0" w:rsidRDefault="009866B4">
          <w:pPr>
            <w:pStyle w:val="TOC3"/>
            <w:tabs>
              <w:tab w:val="left" w:pos="1054"/>
              <w:tab w:val="right" w:leader="dot" w:pos="8664"/>
            </w:tabs>
            <w:rPr>
              <w:del w:id="195" w:author="Khaled Daham" w:date="2014-02-24T10:51:00Z"/>
              <w:rFonts w:asciiTheme="minorHAnsi" w:eastAsiaTheme="minorEastAsia" w:hAnsiTheme="minorHAnsi" w:cstheme="minorBidi"/>
              <w:noProof/>
              <w:sz w:val="24"/>
              <w:szCs w:val="24"/>
              <w:lang w:val="en-US" w:eastAsia="ja-JP"/>
            </w:rPr>
          </w:pPr>
          <w:del w:id="196" w:author="Khaled Daham" w:date="2014-02-24T10:51:00Z">
            <w:r w:rsidDel="00F422D0">
              <w:rPr>
                <w:noProof/>
              </w:rPr>
              <w:delText>3.1.3</w:delText>
            </w:r>
            <w:r w:rsidDel="00F422D0">
              <w:rPr>
                <w:rFonts w:asciiTheme="minorHAnsi" w:eastAsiaTheme="minorEastAsia" w:hAnsiTheme="minorHAnsi" w:cstheme="minorBidi"/>
                <w:noProof/>
                <w:sz w:val="24"/>
                <w:szCs w:val="24"/>
                <w:lang w:val="en-US" w:eastAsia="ja-JP"/>
              </w:rPr>
              <w:tab/>
            </w:r>
            <w:r w:rsidDel="00F422D0">
              <w:rPr>
                <w:noProof/>
              </w:rPr>
              <w:delText>Flöde 3 – Hämta patienters kemilaboratoriesvar.</w:delText>
            </w:r>
            <w:r w:rsidDel="00F422D0">
              <w:rPr>
                <w:noProof/>
              </w:rPr>
              <w:tab/>
            </w:r>
            <w:r w:rsidR="00F422D0" w:rsidDel="00F422D0">
              <w:rPr>
                <w:noProof/>
              </w:rPr>
              <w:delText>16</w:delText>
            </w:r>
          </w:del>
        </w:p>
        <w:p w14:paraId="7687F722" w14:textId="77777777" w:rsidR="009866B4" w:rsidDel="00F422D0" w:rsidRDefault="009866B4">
          <w:pPr>
            <w:pStyle w:val="TOC3"/>
            <w:tabs>
              <w:tab w:val="left" w:pos="1057"/>
              <w:tab w:val="right" w:leader="dot" w:pos="8664"/>
            </w:tabs>
            <w:rPr>
              <w:del w:id="197" w:author="Khaled Daham" w:date="2014-02-24T10:51:00Z"/>
              <w:rFonts w:asciiTheme="minorHAnsi" w:eastAsiaTheme="minorEastAsia" w:hAnsiTheme="minorHAnsi" w:cstheme="minorBidi"/>
              <w:noProof/>
              <w:sz w:val="24"/>
              <w:szCs w:val="24"/>
              <w:lang w:val="en-US" w:eastAsia="ja-JP"/>
            </w:rPr>
          </w:pPr>
          <w:del w:id="198" w:author="Khaled Daham" w:date="2014-02-24T10:51:00Z">
            <w:r w:rsidDel="00F422D0">
              <w:rPr>
                <w:noProof/>
              </w:rPr>
              <w:delText>3.1.4</w:delText>
            </w:r>
            <w:r w:rsidDel="00F422D0">
              <w:rPr>
                <w:rFonts w:asciiTheme="minorHAnsi" w:eastAsiaTheme="minorEastAsia" w:hAnsiTheme="minorHAnsi" w:cstheme="minorBidi"/>
                <w:noProof/>
                <w:sz w:val="24"/>
                <w:szCs w:val="24"/>
                <w:lang w:val="en-US" w:eastAsia="ja-JP"/>
              </w:rPr>
              <w:tab/>
            </w:r>
            <w:r w:rsidDel="00F422D0">
              <w:rPr>
                <w:noProof/>
              </w:rPr>
              <w:delText>Obligatoriska kontrakt</w:delText>
            </w:r>
            <w:r w:rsidDel="00F422D0">
              <w:rPr>
                <w:noProof/>
              </w:rPr>
              <w:tab/>
            </w:r>
            <w:r w:rsidR="00F422D0" w:rsidDel="00F422D0">
              <w:rPr>
                <w:noProof/>
              </w:rPr>
              <w:delText>18</w:delText>
            </w:r>
          </w:del>
        </w:p>
        <w:p w14:paraId="5920CF82" w14:textId="77777777" w:rsidR="009866B4" w:rsidDel="00F422D0" w:rsidRDefault="009866B4">
          <w:pPr>
            <w:pStyle w:val="TOC2"/>
            <w:tabs>
              <w:tab w:val="left" w:pos="716"/>
              <w:tab w:val="right" w:leader="dot" w:pos="8664"/>
            </w:tabs>
            <w:rPr>
              <w:del w:id="199" w:author="Khaled Daham" w:date="2014-02-24T10:51:00Z"/>
              <w:rFonts w:asciiTheme="minorHAnsi" w:eastAsiaTheme="minorEastAsia" w:hAnsiTheme="minorHAnsi" w:cstheme="minorBidi"/>
              <w:noProof/>
              <w:sz w:val="24"/>
              <w:szCs w:val="24"/>
              <w:lang w:val="en-US" w:eastAsia="ja-JP"/>
            </w:rPr>
          </w:pPr>
          <w:del w:id="200" w:author="Khaled Daham" w:date="2014-02-24T10:51:00Z">
            <w:r w:rsidDel="00F422D0">
              <w:rPr>
                <w:noProof/>
              </w:rPr>
              <w:delText>3.2</w:delText>
            </w:r>
            <w:r w:rsidDel="00F422D0">
              <w:rPr>
                <w:rFonts w:asciiTheme="minorHAnsi" w:eastAsiaTheme="minorEastAsia" w:hAnsiTheme="minorHAnsi" w:cstheme="minorBidi"/>
                <w:noProof/>
                <w:sz w:val="24"/>
                <w:szCs w:val="24"/>
                <w:lang w:val="en-US" w:eastAsia="ja-JP"/>
              </w:rPr>
              <w:tab/>
            </w:r>
            <w:r w:rsidDel="00F422D0">
              <w:rPr>
                <w:noProof/>
              </w:rPr>
              <w:delText>Adressering</w:delText>
            </w:r>
            <w:r w:rsidDel="00F422D0">
              <w:rPr>
                <w:noProof/>
              </w:rPr>
              <w:tab/>
            </w:r>
            <w:r w:rsidR="00F422D0" w:rsidDel="00F422D0">
              <w:rPr>
                <w:noProof/>
              </w:rPr>
              <w:delText>18</w:delText>
            </w:r>
          </w:del>
        </w:p>
        <w:p w14:paraId="5AC58751" w14:textId="77777777" w:rsidR="009866B4" w:rsidDel="00F422D0" w:rsidRDefault="009866B4">
          <w:pPr>
            <w:pStyle w:val="TOC1"/>
            <w:tabs>
              <w:tab w:val="right" w:leader="dot" w:pos="8664"/>
            </w:tabs>
            <w:rPr>
              <w:del w:id="201" w:author="Khaled Daham" w:date="2014-02-24T10:51:00Z"/>
              <w:rFonts w:asciiTheme="minorHAnsi" w:eastAsiaTheme="minorEastAsia" w:hAnsiTheme="minorHAnsi" w:cstheme="minorBidi"/>
              <w:noProof/>
              <w:sz w:val="24"/>
              <w:szCs w:val="24"/>
              <w:lang w:val="en-US" w:eastAsia="ja-JP"/>
            </w:rPr>
          </w:pPr>
          <w:del w:id="202" w:author="Khaled Daham" w:date="2014-02-24T10:51:00Z">
            <w:r w:rsidRPr="005059C5" w:rsidDel="00F422D0">
              <w:rPr>
                <w:noProof/>
              </w:rPr>
              <w:delText>Adressering vid nationell användning</w:delText>
            </w:r>
            <w:r w:rsidDel="00F422D0">
              <w:rPr>
                <w:noProof/>
              </w:rPr>
              <w:tab/>
            </w:r>
            <w:r w:rsidR="00F422D0" w:rsidDel="00F422D0">
              <w:rPr>
                <w:noProof/>
              </w:rPr>
              <w:delText>19</w:delText>
            </w:r>
          </w:del>
        </w:p>
        <w:p w14:paraId="66E50724" w14:textId="77777777" w:rsidR="009866B4" w:rsidDel="00F422D0" w:rsidRDefault="009866B4">
          <w:pPr>
            <w:pStyle w:val="TOC1"/>
            <w:tabs>
              <w:tab w:val="right" w:leader="dot" w:pos="8664"/>
            </w:tabs>
            <w:rPr>
              <w:del w:id="203" w:author="Khaled Daham" w:date="2014-02-24T10:51:00Z"/>
              <w:rFonts w:asciiTheme="minorHAnsi" w:eastAsiaTheme="minorEastAsia" w:hAnsiTheme="minorHAnsi" w:cstheme="minorBidi"/>
              <w:noProof/>
              <w:sz w:val="24"/>
              <w:szCs w:val="24"/>
              <w:lang w:val="en-US" w:eastAsia="ja-JP"/>
            </w:rPr>
          </w:pPr>
          <w:del w:id="204" w:author="Khaled Daham" w:date="2014-02-24T10:51:00Z">
            <w:r w:rsidRPr="005059C5" w:rsidDel="00F422D0">
              <w:rPr>
                <w:noProof/>
              </w:rPr>
              <w:delText>Adressering vid regional användning</w:delText>
            </w:r>
            <w:r w:rsidDel="00F422D0">
              <w:rPr>
                <w:noProof/>
              </w:rPr>
              <w:tab/>
            </w:r>
            <w:r w:rsidR="00F422D0" w:rsidDel="00F422D0">
              <w:rPr>
                <w:noProof/>
              </w:rPr>
              <w:delText>19</w:delText>
            </w:r>
          </w:del>
        </w:p>
        <w:p w14:paraId="7B4FCC50" w14:textId="77777777" w:rsidR="009866B4" w:rsidDel="00F422D0" w:rsidRDefault="009866B4">
          <w:pPr>
            <w:pStyle w:val="TOC1"/>
            <w:tabs>
              <w:tab w:val="right" w:leader="dot" w:pos="8664"/>
            </w:tabs>
            <w:rPr>
              <w:del w:id="205" w:author="Khaled Daham" w:date="2014-02-24T10:51:00Z"/>
              <w:rFonts w:asciiTheme="minorHAnsi" w:eastAsiaTheme="minorEastAsia" w:hAnsiTheme="minorHAnsi" w:cstheme="minorBidi"/>
              <w:noProof/>
              <w:sz w:val="24"/>
              <w:szCs w:val="24"/>
              <w:lang w:val="en-US" w:eastAsia="ja-JP"/>
            </w:rPr>
          </w:pPr>
          <w:del w:id="206" w:author="Khaled Daham" w:date="2014-02-24T10:51:00Z">
            <w:r w:rsidRPr="005059C5" w:rsidDel="00F422D0">
              <w:rPr>
                <w:noProof/>
              </w:rPr>
              <w:delText>Adressering direkt till ett källsystem</w:delText>
            </w:r>
            <w:r w:rsidDel="00F422D0">
              <w:rPr>
                <w:noProof/>
              </w:rPr>
              <w:tab/>
            </w:r>
            <w:r w:rsidR="00F422D0" w:rsidDel="00F422D0">
              <w:rPr>
                <w:noProof/>
              </w:rPr>
              <w:delText>20</w:delText>
            </w:r>
          </w:del>
        </w:p>
        <w:p w14:paraId="3F5E09E8" w14:textId="77777777" w:rsidR="009866B4" w:rsidDel="00F422D0" w:rsidRDefault="009866B4">
          <w:pPr>
            <w:pStyle w:val="TOC1"/>
            <w:tabs>
              <w:tab w:val="right" w:leader="dot" w:pos="8664"/>
            </w:tabs>
            <w:rPr>
              <w:del w:id="207" w:author="Khaled Daham" w:date="2014-02-24T10:51:00Z"/>
              <w:rFonts w:asciiTheme="minorHAnsi" w:eastAsiaTheme="minorEastAsia" w:hAnsiTheme="minorHAnsi" w:cstheme="minorBidi"/>
              <w:noProof/>
              <w:sz w:val="24"/>
              <w:szCs w:val="24"/>
              <w:lang w:val="en-US" w:eastAsia="ja-JP"/>
            </w:rPr>
          </w:pPr>
          <w:del w:id="208" w:author="Khaled Daham" w:date="2014-02-24T10:51:00Z">
            <w:r w:rsidDel="00F422D0">
              <w:rPr>
                <w:noProof/>
              </w:rPr>
              <w:delText>Sammanfattning av adresseringsmodell</w:delText>
            </w:r>
            <w:r w:rsidDel="00F422D0">
              <w:rPr>
                <w:noProof/>
              </w:rPr>
              <w:tab/>
            </w:r>
            <w:r w:rsidR="00F422D0" w:rsidDel="00F422D0">
              <w:rPr>
                <w:noProof/>
              </w:rPr>
              <w:delText>22</w:delText>
            </w:r>
          </w:del>
        </w:p>
        <w:p w14:paraId="15AED20A" w14:textId="77777777" w:rsidR="009866B4" w:rsidDel="00F422D0" w:rsidRDefault="009866B4">
          <w:pPr>
            <w:pStyle w:val="TOC2"/>
            <w:tabs>
              <w:tab w:val="left" w:pos="715"/>
              <w:tab w:val="right" w:leader="dot" w:pos="8664"/>
            </w:tabs>
            <w:rPr>
              <w:del w:id="209" w:author="Khaled Daham" w:date="2014-02-24T10:51:00Z"/>
              <w:rFonts w:asciiTheme="minorHAnsi" w:eastAsiaTheme="minorEastAsia" w:hAnsiTheme="minorHAnsi" w:cstheme="minorBidi"/>
              <w:noProof/>
              <w:sz w:val="24"/>
              <w:szCs w:val="24"/>
              <w:lang w:val="en-US" w:eastAsia="ja-JP"/>
            </w:rPr>
          </w:pPr>
          <w:del w:id="210" w:author="Khaled Daham" w:date="2014-02-24T10:51:00Z">
            <w:r w:rsidDel="00F422D0">
              <w:rPr>
                <w:noProof/>
              </w:rPr>
              <w:delText>3.3</w:delText>
            </w:r>
            <w:r w:rsidDel="00F422D0">
              <w:rPr>
                <w:rFonts w:asciiTheme="minorHAnsi" w:eastAsiaTheme="minorEastAsia" w:hAnsiTheme="minorHAnsi" w:cstheme="minorBidi"/>
                <w:noProof/>
                <w:sz w:val="24"/>
                <w:szCs w:val="24"/>
                <w:lang w:val="en-US" w:eastAsia="ja-JP"/>
              </w:rPr>
              <w:tab/>
            </w:r>
            <w:r w:rsidDel="00F422D0">
              <w:rPr>
                <w:noProof/>
              </w:rPr>
              <w:delText>Aggregering och engagemangsindex</w:delText>
            </w:r>
            <w:r w:rsidDel="00F422D0">
              <w:rPr>
                <w:noProof/>
              </w:rPr>
              <w:tab/>
            </w:r>
            <w:r w:rsidR="00F422D0" w:rsidDel="00F422D0">
              <w:rPr>
                <w:noProof/>
              </w:rPr>
              <w:delText>22</w:delText>
            </w:r>
          </w:del>
        </w:p>
        <w:p w14:paraId="6EBC8B6B" w14:textId="77777777" w:rsidR="009866B4" w:rsidDel="00F422D0" w:rsidRDefault="009866B4">
          <w:pPr>
            <w:pStyle w:val="TOC3"/>
            <w:tabs>
              <w:tab w:val="left" w:pos="1054"/>
              <w:tab w:val="right" w:leader="dot" w:pos="8664"/>
            </w:tabs>
            <w:rPr>
              <w:del w:id="211" w:author="Khaled Daham" w:date="2014-02-24T10:51:00Z"/>
              <w:rFonts w:asciiTheme="minorHAnsi" w:eastAsiaTheme="minorEastAsia" w:hAnsiTheme="minorHAnsi" w:cstheme="minorBidi"/>
              <w:noProof/>
              <w:sz w:val="24"/>
              <w:szCs w:val="24"/>
              <w:lang w:val="en-US" w:eastAsia="ja-JP"/>
            </w:rPr>
          </w:pPr>
          <w:del w:id="212" w:author="Khaled Daham" w:date="2014-02-24T10:51:00Z">
            <w:r w:rsidDel="00F422D0">
              <w:rPr>
                <w:noProof/>
              </w:rPr>
              <w:delText>3.3.1</w:delText>
            </w:r>
            <w:r w:rsidDel="00F422D0">
              <w:rPr>
                <w:rFonts w:asciiTheme="minorHAnsi" w:eastAsiaTheme="minorEastAsia" w:hAnsiTheme="minorHAnsi" w:cstheme="minorBidi"/>
                <w:noProof/>
                <w:sz w:val="24"/>
                <w:szCs w:val="24"/>
                <w:lang w:val="en-US" w:eastAsia="ja-JP"/>
              </w:rPr>
              <w:tab/>
            </w:r>
            <w:r w:rsidDel="00F422D0">
              <w:rPr>
                <w:noProof/>
              </w:rPr>
              <w:delText>Uppdatering av engagemangsindex</w:delText>
            </w:r>
            <w:r w:rsidDel="00F422D0">
              <w:rPr>
                <w:noProof/>
              </w:rPr>
              <w:tab/>
            </w:r>
            <w:r w:rsidR="00F422D0" w:rsidDel="00F422D0">
              <w:rPr>
                <w:noProof/>
              </w:rPr>
              <w:delText>22</w:delText>
            </w:r>
          </w:del>
        </w:p>
        <w:p w14:paraId="523D7424" w14:textId="77777777" w:rsidR="009866B4" w:rsidDel="00F422D0" w:rsidRDefault="009866B4">
          <w:pPr>
            <w:pStyle w:val="TOC1"/>
            <w:tabs>
              <w:tab w:val="left" w:pos="353"/>
              <w:tab w:val="right" w:leader="dot" w:pos="8664"/>
            </w:tabs>
            <w:rPr>
              <w:del w:id="213" w:author="Khaled Daham" w:date="2014-02-24T10:51:00Z"/>
              <w:rFonts w:asciiTheme="minorHAnsi" w:eastAsiaTheme="minorEastAsia" w:hAnsiTheme="minorHAnsi" w:cstheme="minorBidi"/>
              <w:noProof/>
              <w:sz w:val="24"/>
              <w:szCs w:val="24"/>
              <w:lang w:val="en-US" w:eastAsia="ja-JP"/>
            </w:rPr>
          </w:pPr>
          <w:del w:id="214" w:author="Khaled Daham" w:date="2014-02-24T10:51:00Z">
            <w:r w:rsidDel="00F422D0">
              <w:rPr>
                <w:noProof/>
              </w:rPr>
              <w:delText>4</w:delText>
            </w:r>
            <w:r w:rsidDel="00F422D0">
              <w:rPr>
                <w:rFonts w:asciiTheme="minorHAnsi" w:eastAsiaTheme="minorEastAsia" w:hAnsiTheme="minorHAnsi" w:cstheme="minorBidi"/>
                <w:noProof/>
                <w:sz w:val="24"/>
                <w:szCs w:val="24"/>
                <w:lang w:val="en-US" w:eastAsia="ja-JP"/>
              </w:rPr>
              <w:tab/>
            </w:r>
            <w:r w:rsidDel="00F422D0">
              <w:rPr>
                <w:noProof/>
              </w:rPr>
              <w:delText>Tjänstedomänens krav och regler</w:delText>
            </w:r>
            <w:r w:rsidDel="00F422D0">
              <w:rPr>
                <w:noProof/>
              </w:rPr>
              <w:tab/>
            </w:r>
            <w:r w:rsidR="00F422D0" w:rsidDel="00F422D0">
              <w:rPr>
                <w:noProof/>
              </w:rPr>
              <w:delText>24</w:delText>
            </w:r>
          </w:del>
        </w:p>
        <w:p w14:paraId="1A9D750D" w14:textId="77777777" w:rsidR="009866B4" w:rsidDel="00F422D0" w:rsidRDefault="009866B4">
          <w:pPr>
            <w:pStyle w:val="TOC2"/>
            <w:tabs>
              <w:tab w:val="left" w:pos="693"/>
              <w:tab w:val="right" w:leader="dot" w:pos="8664"/>
            </w:tabs>
            <w:rPr>
              <w:del w:id="215" w:author="Khaled Daham" w:date="2014-02-24T10:51:00Z"/>
              <w:rFonts w:asciiTheme="minorHAnsi" w:eastAsiaTheme="minorEastAsia" w:hAnsiTheme="minorHAnsi" w:cstheme="minorBidi"/>
              <w:noProof/>
              <w:sz w:val="24"/>
              <w:szCs w:val="24"/>
              <w:lang w:val="en-US" w:eastAsia="ja-JP"/>
            </w:rPr>
          </w:pPr>
          <w:del w:id="216" w:author="Khaled Daham" w:date="2014-02-24T10:51:00Z">
            <w:r w:rsidDel="00F422D0">
              <w:rPr>
                <w:noProof/>
              </w:rPr>
              <w:delText>4.1</w:delText>
            </w:r>
            <w:r w:rsidDel="00F422D0">
              <w:rPr>
                <w:rFonts w:asciiTheme="minorHAnsi" w:eastAsiaTheme="minorEastAsia" w:hAnsiTheme="minorHAnsi" w:cstheme="minorBidi"/>
                <w:noProof/>
                <w:sz w:val="24"/>
                <w:szCs w:val="24"/>
                <w:lang w:val="en-US" w:eastAsia="ja-JP"/>
              </w:rPr>
              <w:tab/>
            </w:r>
            <w:r w:rsidDel="00F422D0">
              <w:rPr>
                <w:noProof/>
              </w:rPr>
              <w:delText>Informationssäkerhet och juridik</w:delText>
            </w:r>
            <w:r w:rsidDel="00F422D0">
              <w:rPr>
                <w:noProof/>
              </w:rPr>
              <w:tab/>
            </w:r>
            <w:r w:rsidR="00F422D0" w:rsidDel="00F422D0">
              <w:rPr>
                <w:noProof/>
              </w:rPr>
              <w:delText>24</w:delText>
            </w:r>
          </w:del>
        </w:p>
        <w:p w14:paraId="25A043BF" w14:textId="77777777" w:rsidR="009866B4" w:rsidDel="00F422D0" w:rsidRDefault="009866B4">
          <w:pPr>
            <w:pStyle w:val="TOC1"/>
            <w:tabs>
              <w:tab w:val="right" w:leader="dot" w:pos="8664"/>
            </w:tabs>
            <w:rPr>
              <w:del w:id="217" w:author="Khaled Daham" w:date="2014-02-24T10:51:00Z"/>
              <w:rFonts w:asciiTheme="minorHAnsi" w:eastAsiaTheme="minorEastAsia" w:hAnsiTheme="minorHAnsi" w:cstheme="minorBidi"/>
              <w:noProof/>
              <w:sz w:val="24"/>
              <w:szCs w:val="24"/>
              <w:lang w:val="en-US" w:eastAsia="ja-JP"/>
            </w:rPr>
          </w:pPr>
          <w:del w:id="218" w:author="Khaled Daham" w:date="2014-02-24T10:51:00Z">
            <w:r w:rsidRPr="005059C5" w:rsidDel="00F422D0">
              <w:rPr>
                <w:noProof/>
              </w:rPr>
              <w:delText>Medarbetarens direktåtkomst</w:delText>
            </w:r>
            <w:r w:rsidDel="00F422D0">
              <w:rPr>
                <w:noProof/>
              </w:rPr>
              <w:tab/>
            </w:r>
            <w:r w:rsidR="00F422D0" w:rsidDel="00F422D0">
              <w:rPr>
                <w:noProof/>
              </w:rPr>
              <w:delText>24</w:delText>
            </w:r>
          </w:del>
        </w:p>
        <w:p w14:paraId="1053CFEE" w14:textId="77777777" w:rsidR="009866B4" w:rsidDel="00F422D0" w:rsidRDefault="009866B4">
          <w:pPr>
            <w:pStyle w:val="TOC1"/>
            <w:tabs>
              <w:tab w:val="right" w:leader="dot" w:pos="8664"/>
            </w:tabs>
            <w:rPr>
              <w:del w:id="219" w:author="Khaled Daham" w:date="2014-02-24T10:51:00Z"/>
              <w:rFonts w:asciiTheme="minorHAnsi" w:eastAsiaTheme="minorEastAsia" w:hAnsiTheme="minorHAnsi" w:cstheme="minorBidi"/>
              <w:noProof/>
              <w:sz w:val="24"/>
              <w:szCs w:val="24"/>
              <w:lang w:val="en-US" w:eastAsia="ja-JP"/>
            </w:rPr>
          </w:pPr>
          <w:del w:id="220" w:author="Khaled Daham" w:date="2014-02-24T10:51:00Z">
            <w:r w:rsidRPr="005059C5" w:rsidDel="00F422D0">
              <w:rPr>
                <w:noProof/>
              </w:rPr>
              <w:delText>Patientens direktåtkomst</w:delText>
            </w:r>
            <w:r w:rsidDel="00F422D0">
              <w:rPr>
                <w:noProof/>
              </w:rPr>
              <w:tab/>
            </w:r>
            <w:r w:rsidR="00F422D0" w:rsidDel="00F422D0">
              <w:rPr>
                <w:noProof/>
              </w:rPr>
              <w:delText>25</w:delText>
            </w:r>
          </w:del>
        </w:p>
        <w:p w14:paraId="7A5C9342" w14:textId="77777777" w:rsidR="009866B4" w:rsidDel="00F422D0" w:rsidRDefault="009866B4">
          <w:pPr>
            <w:pStyle w:val="TOC1"/>
            <w:tabs>
              <w:tab w:val="right" w:leader="dot" w:pos="8664"/>
            </w:tabs>
            <w:rPr>
              <w:del w:id="221" w:author="Khaled Daham" w:date="2014-02-24T10:51:00Z"/>
              <w:rFonts w:asciiTheme="minorHAnsi" w:eastAsiaTheme="minorEastAsia" w:hAnsiTheme="minorHAnsi" w:cstheme="minorBidi"/>
              <w:noProof/>
              <w:sz w:val="24"/>
              <w:szCs w:val="24"/>
              <w:lang w:val="en-US" w:eastAsia="ja-JP"/>
            </w:rPr>
          </w:pPr>
          <w:del w:id="222" w:author="Khaled Daham" w:date="2014-02-24T10:51:00Z">
            <w:r w:rsidRPr="005059C5" w:rsidDel="00F422D0">
              <w:rPr>
                <w:noProof/>
              </w:rPr>
              <w:delText>Generellt</w:delText>
            </w:r>
            <w:r w:rsidDel="00F422D0">
              <w:rPr>
                <w:noProof/>
              </w:rPr>
              <w:tab/>
            </w:r>
            <w:r w:rsidR="00F422D0" w:rsidDel="00F422D0">
              <w:rPr>
                <w:noProof/>
              </w:rPr>
              <w:delText>25</w:delText>
            </w:r>
          </w:del>
        </w:p>
        <w:p w14:paraId="4C8A34DA" w14:textId="77777777" w:rsidR="009866B4" w:rsidDel="00F422D0" w:rsidRDefault="009866B4">
          <w:pPr>
            <w:pStyle w:val="TOC2"/>
            <w:tabs>
              <w:tab w:val="left" w:pos="719"/>
              <w:tab w:val="right" w:leader="dot" w:pos="8664"/>
            </w:tabs>
            <w:rPr>
              <w:del w:id="223" w:author="Khaled Daham" w:date="2014-02-24T10:51:00Z"/>
              <w:rFonts w:asciiTheme="minorHAnsi" w:eastAsiaTheme="minorEastAsia" w:hAnsiTheme="minorHAnsi" w:cstheme="minorBidi"/>
              <w:noProof/>
              <w:sz w:val="24"/>
              <w:szCs w:val="24"/>
              <w:lang w:val="en-US" w:eastAsia="ja-JP"/>
            </w:rPr>
          </w:pPr>
          <w:del w:id="224" w:author="Khaled Daham" w:date="2014-02-24T10:51:00Z">
            <w:r w:rsidDel="00F422D0">
              <w:rPr>
                <w:noProof/>
              </w:rPr>
              <w:delText>4.2</w:delText>
            </w:r>
            <w:r w:rsidDel="00F422D0">
              <w:rPr>
                <w:rFonts w:asciiTheme="minorHAnsi" w:eastAsiaTheme="minorEastAsia" w:hAnsiTheme="minorHAnsi" w:cstheme="minorBidi"/>
                <w:noProof/>
                <w:sz w:val="24"/>
                <w:szCs w:val="24"/>
                <w:lang w:val="en-US" w:eastAsia="ja-JP"/>
              </w:rPr>
              <w:tab/>
            </w:r>
            <w:r w:rsidDel="00F422D0">
              <w:rPr>
                <w:noProof/>
              </w:rPr>
              <w:delText>Icke funktionella krav</w:delText>
            </w:r>
            <w:r w:rsidDel="00F422D0">
              <w:rPr>
                <w:noProof/>
              </w:rPr>
              <w:tab/>
            </w:r>
            <w:r w:rsidR="00F422D0" w:rsidDel="00F422D0">
              <w:rPr>
                <w:noProof/>
              </w:rPr>
              <w:delText>25</w:delText>
            </w:r>
          </w:del>
        </w:p>
        <w:p w14:paraId="6D1A5BFF" w14:textId="77777777" w:rsidR="009866B4" w:rsidDel="00F422D0" w:rsidRDefault="009866B4">
          <w:pPr>
            <w:pStyle w:val="TOC3"/>
            <w:tabs>
              <w:tab w:val="left" w:pos="1058"/>
              <w:tab w:val="right" w:leader="dot" w:pos="8664"/>
            </w:tabs>
            <w:rPr>
              <w:del w:id="225" w:author="Khaled Daham" w:date="2014-02-24T10:51:00Z"/>
              <w:rFonts w:asciiTheme="minorHAnsi" w:eastAsiaTheme="minorEastAsia" w:hAnsiTheme="minorHAnsi" w:cstheme="minorBidi"/>
              <w:noProof/>
              <w:sz w:val="24"/>
              <w:szCs w:val="24"/>
              <w:lang w:val="en-US" w:eastAsia="ja-JP"/>
            </w:rPr>
          </w:pPr>
          <w:del w:id="226" w:author="Khaled Daham" w:date="2014-02-24T10:51:00Z">
            <w:r w:rsidDel="00F422D0">
              <w:rPr>
                <w:noProof/>
              </w:rPr>
              <w:delText>4.2.1</w:delText>
            </w:r>
            <w:r w:rsidDel="00F422D0">
              <w:rPr>
                <w:rFonts w:asciiTheme="minorHAnsi" w:eastAsiaTheme="minorEastAsia" w:hAnsiTheme="minorHAnsi" w:cstheme="minorBidi"/>
                <w:noProof/>
                <w:sz w:val="24"/>
                <w:szCs w:val="24"/>
                <w:lang w:val="en-US" w:eastAsia="ja-JP"/>
              </w:rPr>
              <w:tab/>
            </w:r>
            <w:r w:rsidDel="00F422D0">
              <w:rPr>
                <w:noProof/>
              </w:rPr>
              <w:delText>SLA krav</w:delText>
            </w:r>
            <w:r w:rsidDel="00F422D0">
              <w:rPr>
                <w:noProof/>
              </w:rPr>
              <w:tab/>
            </w:r>
            <w:r w:rsidR="00F422D0" w:rsidDel="00F422D0">
              <w:rPr>
                <w:noProof/>
              </w:rPr>
              <w:delText>25</w:delText>
            </w:r>
          </w:del>
        </w:p>
        <w:p w14:paraId="27482672" w14:textId="77777777" w:rsidR="009866B4" w:rsidDel="00F422D0" w:rsidRDefault="009866B4">
          <w:pPr>
            <w:pStyle w:val="TOC3"/>
            <w:tabs>
              <w:tab w:val="left" w:pos="1084"/>
              <w:tab w:val="right" w:leader="dot" w:pos="8664"/>
            </w:tabs>
            <w:rPr>
              <w:del w:id="227" w:author="Khaled Daham" w:date="2014-02-24T10:51:00Z"/>
              <w:rFonts w:asciiTheme="minorHAnsi" w:eastAsiaTheme="minorEastAsia" w:hAnsiTheme="minorHAnsi" w:cstheme="minorBidi"/>
              <w:noProof/>
              <w:sz w:val="24"/>
              <w:szCs w:val="24"/>
              <w:lang w:val="en-US" w:eastAsia="ja-JP"/>
            </w:rPr>
          </w:pPr>
          <w:del w:id="228" w:author="Khaled Daham" w:date="2014-02-24T10:51:00Z">
            <w:r w:rsidDel="00F422D0">
              <w:rPr>
                <w:noProof/>
              </w:rPr>
              <w:delText>4.2.2</w:delText>
            </w:r>
            <w:r w:rsidDel="00F422D0">
              <w:rPr>
                <w:rFonts w:asciiTheme="minorHAnsi" w:eastAsiaTheme="minorEastAsia" w:hAnsiTheme="minorHAnsi" w:cstheme="minorBidi"/>
                <w:noProof/>
                <w:sz w:val="24"/>
                <w:szCs w:val="24"/>
                <w:lang w:val="en-US" w:eastAsia="ja-JP"/>
              </w:rPr>
              <w:tab/>
            </w:r>
            <w:r w:rsidDel="00F422D0">
              <w:rPr>
                <w:noProof/>
              </w:rPr>
              <w:delText>Övriga krav</w:delText>
            </w:r>
            <w:r w:rsidDel="00F422D0">
              <w:rPr>
                <w:noProof/>
              </w:rPr>
              <w:tab/>
            </w:r>
            <w:r w:rsidR="00F422D0" w:rsidDel="00F422D0">
              <w:rPr>
                <w:noProof/>
              </w:rPr>
              <w:delText>26</w:delText>
            </w:r>
          </w:del>
        </w:p>
        <w:p w14:paraId="15F7B0F8" w14:textId="77777777" w:rsidR="009866B4" w:rsidDel="00F422D0" w:rsidRDefault="009866B4">
          <w:pPr>
            <w:pStyle w:val="TOC2"/>
            <w:tabs>
              <w:tab w:val="left" w:pos="717"/>
              <w:tab w:val="right" w:leader="dot" w:pos="8664"/>
            </w:tabs>
            <w:rPr>
              <w:del w:id="229" w:author="Khaled Daham" w:date="2014-02-24T10:51:00Z"/>
              <w:rFonts w:asciiTheme="minorHAnsi" w:eastAsiaTheme="minorEastAsia" w:hAnsiTheme="minorHAnsi" w:cstheme="minorBidi"/>
              <w:noProof/>
              <w:sz w:val="24"/>
              <w:szCs w:val="24"/>
              <w:lang w:val="en-US" w:eastAsia="ja-JP"/>
            </w:rPr>
          </w:pPr>
          <w:del w:id="230" w:author="Khaled Daham" w:date="2014-02-24T10:51:00Z">
            <w:r w:rsidDel="00F422D0">
              <w:rPr>
                <w:noProof/>
              </w:rPr>
              <w:delText>4.3</w:delText>
            </w:r>
            <w:r w:rsidDel="00F422D0">
              <w:rPr>
                <w:rFonts w:asciiTheme="minorHAnsi" w:eastAsiaTheme="minorEastAsia" w:hAnsiTheme="minorHAnsi" w:cstheme="minorBidi"/>
                <w:noProof/>
                <w:sz w:val="24"/>
                <w:szCs w:val="24"/>
                <w:lang w:val="en-US" w:eastAsia="ja-JP"/>
              </w:rPr>
              <w:tab/>
            </w:r>
            <w:r w:rsidDel="00F422D0">
              <w:rPr>
                <w:noProof/>
              </w:rPr>
              <w:delText>Felhantering</w:delText>
            </w:r>
            <w:r w:rsidDel="00F422D0">
              <w:rPr>
                <w:noProof/>
              </w:rPr>
              <w:tab/>
            </w:r>
            <w:r w:rsidR="00F422D0" w:rsidDel="00F422D0">
              <w:rPr>
                <w:noProof/>
              </w:rPr>
              <w:delText>27</w:delText>
            </w:r>
          </w:del>
        </w:p>
        <w:p w14:paraId="5A4CCD7E" w14:textId="77777777" w:rsidR="009866B4" w:rsidDel="00F422D0" w:rsidRDefault="009866B4">
          <w:pPr>
            <w:pStyle w:val="TOC3"/>
            <w:tabs>
              <w:tab w:val="left" w:pos="1057"/>
              <w:tab w:val="right" w:leader="dot" w:pos="8664"/>
            </w:tabs>
            <w:rPr>
              <w:del w:id="231" w:author="Khaled Daham" w:date="2014-02-24T10:51:00Z"/>
              <w:rFonts w:asciiTheme="minorHAnsi" w:eastAsiaTheme="minorEastAsia" w:hAnsiTheme="minorHAnsi" w:cstheme="minorBidi"/>
              <w:noProof/>
              <w:sz w:val="24"/>
              <w:szCs w:val="24"/>
              <w:lang w:val="en-US" w:eastAsia="ja-JP"/>
            </w:rPr>
          </w:pPr>
          <w:del w:id="232" w:author="Khaled Daham" w:date="2014-02-24T10:51:00Z">
            <w:r w:rsidDel="00F422D0">
              <w:rPr>
                <w:noProof/>
              </w:rPr>
              <w:delText>4.3.1</w:delText>
            </w:r>
            <w:r w:rsidDel="00F422D0">
              <w:rPr>
                <w:rFonts w:asciiTheme="minorHAnsi" w:eastAsiaTheme="minorEastAsia" w:hAnsiTheme="minorHAnsi" w:cstheme="minorBidi"/>
                <w:noProof/>
                <w:sz w:val="24"/>
                <w:szCs w:val="24"/>
                <w:lang w:val="en-US" w:eastAsia="ja-JP"/>
              </w:rPr>
              <w:tab/>
            </w:r>
            <w:r w:rsidDel="00F422D0">
              <w:rPr>
                <w:noProof/>
              </w:rPr>
              <w:delText>Krav på en tjänsteproducent</w:delText>
            </w:r>
            <w:r w:rsidDel="00F422D0">
              <w:rPr>
                <w:noProof/>
              </w:rPr>
              <w:tab/>
            </w:r>
            <w:r w:rsidR="00F422D0" w:rsidDel="00F422D0">
              <w:rPr>
                <w:noProof/>
              </w:rPr>
              <w:delText>27</w:delText>
            </w:r>
          </w:del>
        </w:p>
        <w:p w14:paraId="4F744BD7" w14:textId="77777777" w:rsidR="009866B4" w:rsidDel="00F422D0" w:rsidRDefault="009866B4">
          <w:pPr>
            <w:pStyle w:val="TOC3"/>
            <w:tabs>
              <w:tab w:val="left" w:pos="1083"/>
              <w:tab w:val="right" w:leader="dot" w:pos="8664"/>
            </w:tabs>
            <w:rPr>
              <w:del w:id="233" w:author="Khaled Daham" w:date="2014-02-24T10:51:00Z"/>
              <w:rFonts w:asciiTheme="minorHAnsi" w:eastAsiaTheme="minorEastAsia" w:hAnsiTheme="minorHAnsi" w:cstheme="minorBidi"/>
              <w:noProof/>
              <w:sz w:val="24"/>
              <w:szCs w:val="24"/>
              <w:lang w:val="en-US" w:eastAsia="ja-JP"/>
            </w:rPr>
          </w:pPr>
          <w:del w:id="234" w:author="Khaled Daham" w:date="2014-02-24T10:51:00Z">
            <w:r w:rsidDel="00F422D0">
              <w:rPr>
                <w:noProof/>
              </w:rPr>
              <w:delText>4.3.2</w:delText>
            </w:r>
            <w:r w:rsidDel="00F422D0">
              <w:rPr>
                <w:rFonts w:asciiTheme="minorHAnsi" w:eastAsiaTheme="minorEastAsia" w:hAnsiTheme="minorHAnsi" w:cstheme="minorBidi"/>
                <w:noProof/>
                <w:sz w:val="24"/>
                <w:szCs w:val="24"/>
                <w:lang w:val="en-US" w:eastAsia="ja-JP"/>
              </w:rPr>
              <w:tab/>
            </w:r>
            <w:r w:rsidDel="00F422D0">
              <w:rPr>
                <w:noProof/>
              </w:rPr>
              <w:delText>Krav på en tjänstekonsument</w:delText>
            </w:r>
            <w:r w:rsidDel="00F422D0">
              <w:rPr>
                <w:noProof/>
              </w:rPr>
              <w:tab/>
            </w:r>
            <w:r w:rsidR="00F422D0" w:rsidDel="00F422D0">
              <w:rPr>
                <w:noProof/>
              </w:rPr>
              <w:delText>27</w:delText>
            </w:r>
          </w:del>
        </w:p>
        <w:p w14:paraId="3B8E549E" w14:textId="77777777" w:rsidR="009866B4" w:rsidDel="00F422D0" w:rsidRDefault="009866B4">
          <w:pPr>
            <w:pStyle w:val="TOC1"/>
            <w:tabs>
              <w:tab w:val="left" w:pos="346"/>
              <w:tab w:val="right" w:leader="dot" w:pos="8664"/>
            </w:tabs>
            <w:rPr>
              <w:del w:id="235" w:author="Khaled Daham" w:date="2014-02-24T10:51:00Z"/>
              <w:rFonts w:asciiTheme="minorHAnsi" w:eastAsiaTheme="minorEastAsia" w:hAnsiTheme="minorHAnsi" w:cstheme="minorBidi"/>
              <w:noProof/>
              <w:sz w:val="24"/>
              <w:szCs w:val="24"/>
              <w:lang w:val="en-US" w:eastAsia="ja-JP"/>
            </w:rPr>
          </w:pPr>
          <w:del w:id="236" w:author="Khaled Daham" w:date="2014-02-24T10:51:00Z">
            <w:r w:rsidDel="00F422D0">
              <w:rPr>
                <w:noProof/>
              </w:rPr>
              <w:delText>5</w:delText>
            </w:r>
            <w:r w:rsidDel="00F422D0">
              <w:rPr>
                <w:rFonts w:asciiTheme="minorHAnsi" w:eastAsiaTheme="minorEastAsia" w:hAnsiTheme="minorHAnsi" w:cstheme="minorBidi"/>
                <w:noProof/>
                <w:sz w:val="24"/>
                <w:szCs w:val="24"/>
                <w:lang w:val="en-US" w:eastAsia="ja-JP"/>
              </w:rPr>
              <w:tab/>
            </w:r>
            <w:r w:rsidDel="00F422D0">
              <w:rPr>
                <w:noProof/>
              </w:rPr>
              <w:delText>Tjänstedomänens meddelandemodeller</w:delText>
            </w:r>
            <w:r w:rsidDel="00F422D0">
              <w:rPr>
                <w:noProof/>
              </w:rPr>
              <w:tab/>
            </w:r>
            <w:r w:rsidR="00F422D0" w:rsidDel="00F422D0">
              <w:rPr>
                <w:noProof/>
              </w:rPr>
              <w:delText>28</w:delText>
            </w:r>
          </w:del>
        </w:p>
        <w:p w14:paraId="5E50FF3F" w14:textId="77777777" w:rsidR="009866B4" w:rsidDel="00F422D0" w:rsidRDefault="009866B4">
          <w:pPr>
            <w:pStyle w:val="TOC2"/>
            <w:tabs>
              <w:tab w:val="left" w:pos="686"/>
              <w:tab w:val="right" w:leader="dot" w:pos="8664"/>
            </w:tabs>
            <w:rPr>
              <w:del w:id="237" w:author="Khaled Daham" w:date="2014-02-24T10:51:00Z"/>
              <w:rFonts w:asciiTheme="minorHAnsi" w:eastAsiaTheme="minorEastAsia" w:hAnsiTheme="minorHAnsi" w:cstheme="minorBidi"/>
              <w:noProof/>
              <w:sz w:val="24"/>
              <w:szCs w:val="24"/>
              <w:lang w:val="en-US" w:eastAsia="ja-JP"/>
            </w:rPr>
          </w:pPr>
          <w:del w:id="238" w:author="Khaled Daham" w:date="2014-02-24T10:51:00Z">
            <w:r w:rsidDel="00F422D0">
              <w:rPr>
                <w:noProof/>
              </w:rPr>
              <w:delText>5.1</w:delText>
            </w:r>
            <w:r w:rsidDel="00F422D0">
              <w:rPr>
                <w:rFonts w:asciiTheme="minorHAnsi" w:eastAsiaTheme="minorEastAsia" w:hAnsiTheme="minorHAnsi" w:cstheme="minorBidi"/>
                <w:noProof/>
                <w:sz w:val="24"/>
                <w:szCs w:val="24"/>
                <w:lang w:val="en-US" w:eastAsia="ja-JP"/>
              </w:rPr>
              <w:tab/>
            </w:r>
            <w:r w:rsidDel="00F422D0">
              <w:rPr>
                <w:noProof/>
              </w:rPr>
              <w:delText>V-MIM</w:delText>
            </w:r>
            <w:r w:rsidDel="00F422D0">
              <w:rPr>
                <w:noProof/>
              </w:rPr>
              <w:tab/>
            </w:r>
            <w:r w:rsidR="00F422D0" w:rsidDel="00F422D0">
              <w:rPr>
                <w:noProof/>
              </w:rPr>
              <w:delText>28</w:delText>
            </w:r>
          </w:del>
        </w:p>
        <w:p w14:paraId="645D0986" w14:textId="77777777" w:rsidR="009866B4" w:rsidDel="00F422D0" w:rsidRDefault="009866B4">
          <w:pPr>
            <w:pStyle w:val="TOC3"/>
            <w:tabs>
              <w:tab w:val="right" w:leader="dot" w:pos="8664"/>
            </w:tabs>
            <w:rPr>
              <w:del w:id="239" w:author="Khaled Daham" w:date="2014-02-24T10:51:00Z"/>
              <w:rFonts w:asciiTheme="minorHAnsi" w:eastAsiaTheme="minorEastAsia" w:hAnsiTheme="minorHAnsi" w:cstheme="minorBidi"/>
              <w:noProof/>
              <w:sz w:val="24"/>
              <w:szCs w:val="24"/>
              <w:lang w:val="en-US" w:eastAsia="ja-JP"/>
            </w:rPr>
          </w:pPr>
          <w:del w:id="240" w:author="Khaled Daham" w:date="2014-02-24T10:51:00Z">
            <w:r w:rsidDel="00F422D0">
              <w:rPr>
                <w:noProof/>
              </w:rPr>
              <w:delText>5.1.1 GetReferallOutcome</w:delText>
            </w:r>
            <w:r w:rsidDel="00F422D0">
              <w:rPr>
                <w:noProof/>
              </w:rPr>
              <w:tab/>
            </w:r>
            <w:r w:rsidR="00F422D0" w:rsidDel="00F422D0">
              <w:rPr>
                <w:noProof/>
              </w:rPr>
              <w:delText>28</w:delText>
            </w:r>
          </w:del>
        </w:p>
        <w:p w14:paraId="60433A43" w14:textId="77777777" w:rsidR="009866B4" w:rsidDel="00F422D0" w:rsidRDefault="009866B4">
          <w:pPr>
            <w:pStyle w:val="TOC3"/>
            <w:tabs>
              <w:tab w:val="right" w:leader="dot" w:pos="8664"/>
            </w:tabs>
            <w:rPr>
              <w:del w:id="241" w:author="Khaled Daham" w:date="2014-02-24T10:51:00Z"/>
              <w:rFonts w:asciiTheme="minorHAnsi" w:eastAsiaTheme="minorEastAsia" w:hAnsiTheme="minorHAnsi" w:cstheme="minorBidi"/>
              <w:noProof/>
              <w:sz w:val="24"/>
              <w:szCs w:val="24"/>
              <w:lang w:val="en-US" w:eastAsia="ja-JP"/>
            </w:rPr>
          </w:pPr>
          <w:del w:id="242" w:author="Khaled Daham" w:date="2014-02-24T10:51:00Z">
            <w:r w:rsidDel="00F422D0">
              <w:rPr>
                <w:noProof/>
              </w:rPr>
              <w:delText>5.1.2 GetMaternityMedicalHistory</w:delText>
            </w:r>
            <w:r w:rsidDel="00F422D0">
              <w:rPr>
                <w:noProof/>
              </w:rPr>
              <w:tab/>
            </w:r>
            <w:r w:rsidR="00F422D0" w:rsidDel="00F422D0">
              <w:rPr>
                <w:noProof/>
              </w:rPr>
              <w:delText>28</w:delText>
            </w:r>
          </w:del>
        </w:p>
        <w:p w14:paraId="0E1EFB5A" w14:textId="77777777" w:rsidR="009866B4" w:rsidDel="00F422D0" w:rsidRDefault="009866B4">
          <w:pPr>
            <w:pStyle w:val="TOC3"/>
            <w:tabs>
              <w:tab w:val="right" w:leader="dot" w:pos="8664"/>
            </w:tabs>
            <w:rPr>
              <w:del w:id="243" w:author="Khaled Daham" w:date="2014-02-24T10:51:00Z"/>
              <w:rFonts w:asciiTheme="minorHAnsi" w:eastAsiaTheme="minorEastAsia" w:hAnsiTheme="minorHAnsi" w:cstheme="minorBidi"/>
              <w:noProof/>
              <w:sz w:val="24"/>
              <w:szCs w:val="24"/>
              <w:lang w:val="en-US" w:eastAsia="ja-JP"/>
            </w:rPr>
          </w:pPr>
          <w:del w:id="244" w:author="Khaled Daham" w:date="2014-02-24T10:51:00Z">
            <w:r w:rsidDel="00F422D0">
              <w:rPr>
                <w:noProof/>
              </w:rPr>
              <w:delText>5.1.2 GetLaboratoryOrderOutcome</w:delText>
            </w:r>
            <w:r w:rsidDel="00F422D0">
              <w:rPr>
                <w:noProof/>
              </w:rPr>
              <w:tab/>
            </w:r>
            <w:r w:rsidR="00F422D0" w:rsidDel="00F422D0">
              <w:rPr>
                <w:noProof/>
              </w:rPr>
              <w:delText>28</w:delText>
            </w:r>
          </w:del>
        </w:p>
        <w:p w14:paraId="559D6B75" w14:textId="77777777" w:rsidR="009866B4" w:rsidDel="00F422D0" w:rsidRDefault="009866B4">
          <w:pPr>
            <w:pStyle w:val="TOC1"/>
            <w:tabs>
              <w:tab w:val="left" w:pos="353"/>
              <w:tab w:val="right" w:leader="dot" w:pos="8664"/>
            </w:tabs>
            <w:rPr>
              <w:del w:id="245" w:author="Khaled Daham" w:date="2014-02-24T10:51:00Z"/>
              <w:rFonts w:asciiTheme="minorHAnsi" w:eastAsiaTheme="minorEastAsia" w:hAnsiTheme="minorHAnsi" w:cstheme="minorBidi"/>
              <w:noProof/>
              <w:sz w:val="24"/>
              <w:szCs w:val="24"/>
              <w:lang w:val="en-US" w:eastAsia="ja-JP"/>
            </w:rPr>
          </w:pPr>
          <w:del w:id="246" w:author="Khaled Daham" w:date="2014-02-24T10:51:00Z">
            <w:r w:rsidDel="00F422D0">
              <w:rPr>
                <w:noProof/>
              </w:rPr>
              <w:delText>6</w:delText>
            </w:r>
            <w:r w:rsidDel="00F422D0">
              <w:rPr>
                <w:rFonts w:asciiTheme="minorHAnsi" w:eastAsiaTheme="minorEastAsia" w:hAnsiTheme="minorHAnsi" w:cstheme="minorBidi"/>
                <w:noProof/>
                <w:sz w:val="24"/>
                <w:szCs w:val="24"/>
                <w:lang w:val="en-US" w:eastAsia="ja-JP"/>
              </w:rPr>
              <w:tab/>
            </w:r>
            <w:r w:rsidDel="00F422D0">
              <w:rPr>
                <w:noProof/>
              </w:rPr>
              <w:delText>Tjänstekontrakt</w:delText>
            </w:r>
            <w:r w:rsidDel="00F422D0">
              <w:rPr>
                <w:noProof/>
              </w:rPr>
              <w:tab/>
            </w:r>
            <w:r w:rsidR="00F422D0" w:rsidDel="00F422D0">
              <w:rPr>
                <w:noProof/>
              </w:rPr>
              <w:delText>29</w:delText>
            </w:r>
          </w:del>
        </w:p>
        <w:p w14:paraId="13305773" w14:textId="77777777" w:rsidR="009866B4" w:rsidDel="00F422D0" w:rsidRDefault="009866B4">
          <w:pPr>
            <w:pStyle w:val="TOC2"/>
            <w:tabs>
              <w:tab w:val="left" w:pos="693"/>
              <w:tab w:val="right" w:leader="dot" w:pos="8664"/>
            </w:tabs>
            <w:rPr>
              <w:del w:id="247" w:author="Khaled Daham" w:date="2014-02-24T10:51:00Z"/>
              <w:rFonts w:asciiTheme="minorHAnsi" w:eastAsiaTheme="minorEastAsia" w:hAnsiTheme="minorHAnsi" w:cstheme="minorBidi"/>
              <w:noProof/>
              <w:sz w:val="24"/>
              <w:szCs w:val="24"/>
              <w:lang w:val="en-US" w:eastAsia="ja-JP"/>
            </w:rPr>
          </w:pPr>
          <w:del w:id="248" w:author="Khaled Daham" w:date="2014-02-24T10:51:00Z">
            <w:r w:rsidDel="00F422D0">
              <w:rPr>
                <w:noProof/>
              </w:rPr>
              <w:delText>6.1</w:delText>
            </w:r>
            <w:r w:rsidDel="00F422D0">
              <w:rPr>
                <w:rFonts w:asciiTheme="minorHAnsi" w:eastAsiaTheme="minorEastAsia" w:hAnsiTheme="minorHAnsi" w:cstheme="minorBidi"/>
                <w:noProof/>
                <w:sz w:val="24"/>
                <w:szCs w:val="24"/>
                <w:lang w:val="en-US" w:eastAsia="ja-JP"/>
              </w:rPr>
              <w:tab/>
            </w:r>
            <w:r w:rsidDel="00F422D0">
              <w:rPr>
                <w:noProof/>
              </w:rPr>
              <w:delText>GetReferralOutcome</w:delText>
            </w:r>
            <w:r w:rsidDel="00F422D0">
              <w:rPr>
                <w:noProof/>
              </w:rPr>
              <w:tab/>
            </w:r>
            <w:r w:rsidR="00F422D0" w:rsidDel="00F422D0">
              <w:rPr>
                <w:noProof/>
              </w:rPr>
              <w:delText>29</w:delText>
            </w:r>
          </w:del>
        </w:p>
        <w:p w14:paraId="4097987D" w14:textId="77777777" w:rsidR="009866B4" w:rsidDel="00F422D0" w:rsidRDefault="009866B4">
          <w:pPr>
            <w:pStyle w:val="TOC3"/>
            <w:tabs>
              <w:tab w:val="left" w:pos="1033"/>
              <w:tab w:val="right" w:leader="dot" w:pos="8664"/>
            </w:tabs>
            <w:rPr>
              <w:del w:id="249" w:author="Khaled Daham" w:date="2014-02-24T10:51:00Z"/>
              <w:rFonts w:asciiTheme="minorHAnsi" w:eastAsiaTheme="minorEastAsia" w:hAnsiTheme="minorHAnsi" w:cstheme="minorBidi"/>
              <w:noProof/>
              <w:sz w:val="24"/>
              <w:szCs w:val="24"/>
              <w:lang w:val="en-US" w:eastAsia="ja-JP"/>
            </w:rPr>
          </w:pPr>
          <w:del w:id="250" w:author="Khaled Daham" w:date="2014-02-24T10:51:00Z">
            <w:r w:rsidDel="00F422D0">
              <w:rPr>
                <w:noProof/>
              </w:rPr>
              <w:delText>6.1.1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29</w:delText>
            </w:r>
          </w:del>
        </w:p>
        <w:p w14:paraId="12C1D8B7" w14:textId="77777777" w:rsidR="009866B4" w:rsidDel="00F422D0" w:rsidRDefault="009866B4">
          <w:pPr>
            <w:pStyle w:val="TOC3"/>
            <w:tabs>
              <w:tab w:val="left" w:pos="1059"/>
              <w:tab w:val="right" w:leader="dot" w:pos="8664"/>
            </w:tabs>
            <w:rPr>
              <w:del w:id="251" w:author="Khaled Daham" w:date="2014-02-24T10:51:00Z"/>
              <w:rFonts w:asciiTheme="minorHAnsi" w:eastAsiaTheme="minorEastAsia" w:hAnsiTheme="minorHAnsi" w:cstheme="minorBidi"/>
              <w:noProof/>
              <w:sz w:val="24"/>
              <w:szCs w:val="24"/>
              <w:lang w:val="en-US" w:eastAsia="ja-JP"/>
            </w:rPr>
          </w:pPr>
          <w:del w:id="252" w:author="Khaled Daham" w:date="2014-02-24T10:51:00Z">
            <w:r w:rsidDel="00F422D0">
              <w:rPr>
                <w:noProof/>
              </w:rPr>
              <w:delText>6.1.2</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29</w:delText>
            </w:r>
          </w:del>
        </w:p>
        <w:p w14:paraId="31A3AE23" w14:textId="77777777" w:rsidR="009866B4" w:rsidDel="00F422D0" w:rsidRDefault="009866B4">
          <w:pPr>
            <w:pStyle w:val="TOC3"/>
            <w:tabs>
              <w:tab w:val="left" w:pos="1057"/>
              <w:tab w:val="right" w:leader="dot" w:pos="8664"/>
            </w:tabs>
            <w:rPr>
              <w:del w:id="253" w:author="Khaled Daham" w:date="2014-02-24T10:51:00Z"/>
              <w:rFonts w:asciiTheme="minorHAnsi" w:eastAsiaTheme="minorEastAsia" w:hAnsiTheme="minorHAnsi" w:cstheme="minorBidi"/>
              <w:noProof/>
              <w:sz w:val="24"/>
              <w:szCs w:val="24"/>
              <w:lang w:val="en-US" w:eastAsia="ja-JP"/>
            </w:rPr>
          </w:pPr>
          <w:del w:id="254" w:author="Khaled Daham" w:date="2014-02-24T10:51:00Z">
            <w:r w:rsidDel="00F422D0">
              <w:rPr>
                <w:noProof/>
              </w:rPr>
              <w:delText>6.1.3</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34</w:delText>
            </w:r>
          </w:del>
        </w:p>
        <w:p w14:paraId="6F5C3D65" w14:textId="77777777" w:rsidR="009866B4" w:rsidDel="00F422D0" w:rsidRDefault="009866B4">
          <w:pPr>
            <w:pStyle w:val="TOC2"/>
            <w:tabs>
              <w:tab w:val="left" w:pos="719"/>
              <w:tab w:val="right" w:leader="dot" w:pos="8664"/>
            </w:tabs>
            <w:rPr>
              <w:del w:id="255" w:author="Khaled Daham" w:date="2014-02-24T10:51:00Z"/>
              <w:rFonts w:asciiTheme="minorHAnsi" w:eastAsiaTheme="minorEastAsia" w:hAnsiTheme="minorHAnsi" w:cstheme="minorBidi"/>
              <w:noProof/>
              <w:sz w:val="24"/>
              <w:szCs w:val="24"/>
              <w:lang w:val="en-US" w:eastAsia="ja-JP"/>
            </w:rPr>
          </w:pPr>
          <w:del w:id="256" w:author="Khaled Daham" w:date="2014-02-24T10:51:00Z">
            <w:r w:rsidDel="00F422D0">
              <w:rPr>
                <w:noProof/>
              </w:rPr>
              <w:delText>6.2</w:delText>
            </w:r>
            <w:r w:rsidDel="00F422D0">
              <w:rPr>
                <w:rFonts w:asciiTheme="minorHAnsi" w:eastAsiaTheme="minorEastAsia" w:hAnsiTheme="minorHAnsi" w:cstheme="minorBidi"/>
                <w:noProof/>
                <w:sz w:val="24"/>
                <w:szCs w:val="24"/>
                <w:lang w:val="en-US" w:eastAsia="ja-JP"/>
              </w:rPr>
              <w:tab/>
            </w:r>
            <w:r w:rsidDel="00F422D0">
              <w:rPr>
                <w:noProof/>
              </w:rPr>
              <w:delText>GetMaternityMedicalHistory</w:delText>
            </w:r>
            <w:r w:rsidDel="00F422D0">
              <w:rPr>
                <w:noProof/>
              </w:rPr>
              <w:tab/>
            </w:r>
            <w:r w:rsidR="00F422D0" w:rsidDel="00F422D0">
              <w:rPr>
                <w:noProof/>
              </w:rPr>
              <w:delText>36</w:delText>
            </w:r>
          </w:del>
        </w:p>
        <w:p w14:paraId="40AC2CE0" w14:textId="77777777" w:rsidR="009866B4" w:rsidDel="00F422D0" w:rsidRDefault="009866B4">
          <w:pPr>
            <w:pStyle w:val="TOC3"/>
            <w:tabs>
              <w:tab w:val="left" w:pos="1059"/>
              <w:tab w:val="right" w:leader="dot" w:pos="8664"/>
            </w:tabs>
            <w:rPr>
              <w:del w:id="257" w:author="Khaled Daham" w:date="2014-02-24T10:51:00Z"/>
              <w:rFonts w:asciiTheme="minorHAnsi" w:eastAsiaTheme="minorEastAsia" w:hAnsiTheme="minorHAnsi" w:cstheme="minorBidi"/>
              <w:noProof/>
              <w:sz w:val="24"/>
              <w:szCs w:val="24"/>
              <w:lang w:val="en-US" w:eastAsia="ja-JP"/>
            </w:rPr>
          </w:pPr>
          <w:del w:id="258" w:author="Khaled Daham" w:date="2014-02-24T10:51:00Z">
            <w:r w:rsidDel="00F422D0">
              <w:rPr>
                <w:noProof/>
              </w:rPr>
              <w:delText>6.2.1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36</w:delText>
            </w:r>
          </w:del>
        </w:p>
        <w:p w14:paraId="2842577B" w14:textId="77777777" w:rsidR="009866B4" w:rsidDel="00F422D0" w:rsidRDefault="009866B4">
          <w:pPr>
            <w:pStyle w:val="TOC3"/>
            <w:tabs>
              <w:tab w:val="left" w:pos="1084"/>
              <w:tab w:val="right" w:leader="dot" w:pos="8664"/>
            </w:tabs>
            <w:rPr>
              <w:del w:id="259" w:author="Khaled Daham" w:date="2014-02-24T10:51:00Z"/>
              <w:rFonts w:asciiTheme="minorHAnsi" w:eastAsiaTheme="minorEastAsia" w:hAnsiTheme="minorHAnsi" w:cstheme="minorBidi"/>
              <w:noProof/>
              <w:sz w:val="24"/>
              <w:szCs w:val="24"/>
              <w:lang w:val="en-US" w:eastAsia="ja-JP"/>
            </w:rPr>
          </w:pPr>
          <w:del w:id="260" w:author="Khaled Daham" w:date="2014-02-24T10:51:00Z">
            <w:r w:rsidDel="00F422D0">
              <w:rPr>
                <w:noProof/>
              </w:rPr>
              <w:delText>6.2.2</w:delText>
            </w:r>
            <w:r w:rsidDel="00F422D0">
              <w:rPr>
                <w:rFonts w:asciiTheme="minorHAnsi" w:eastAsiaTheme="minorEastAsia" w:hAnsiTheme="minorHAnsi" w:cstheme="minorBidi"/>
                <w:noProof/>
                <w:sz w:val="24"/>
                <w:szCs w:val="24"/>
                <w:lang w:val="en-US" w:eastAsia="ja-JP"/>
              </w:rPr>
              <w:tab/>
            </w:r>
            <w:r w:rsidDel="00F422D0">
              <w:rPr>
                <w:noProof/>
              </w:rPr>
              <w:delText>V-MIM</w:delText>
            </w:r>
            <w:r w:rsidDel="00F422D0">
              <w:rPr>
                <w:noProof/>
              </w:rPr>
              <w:tab/>
            </w:r>
            <w:r w:rsidR="00F422D0" w:rsidDel="00F422D0">
              <w:rPr>
                <w:noProof/>
              </w:rPr>
              <w:delText>36</w:delText>
            </w:r>
          </w:del>
        </w:p>
        <w:p w14:paraId="1422D5D0" w14:textId="77777777" w:rsidR="009866B4" w:rsidDel="00F422D0" w:rsidRDefault="009866B4">
          <w:pPr>
            <w:pStyle w:val="TOC3"/>
            <w:tabs>
              <w:tab w:val="left" w:pos="1083"/>
              <w:tab w:val="right" w:leader="dot" w:pos="8664"/>
            </w:tabs>
            <w:rPr>
              <w:del w:id="261" w:author="Khaled Daham" w:date="2014-02-24T10:51:00Z"/>
              <w:rFonts w:asciiTheme="minorHAnsi" w:eastAsiaTheme="minorEastAsia" w:hAnsiTheme="minorHAnsi" w:cstheme="minorBidi"/>
              <w:noProof/>
              <w:sz w:val="24"/>
              <w:szCs w:val="24"/>
              <w:lang w:val="en-US" w:eastAsia="ja-JP"/>
            </w:rPr>
          </w:pPr>
          <w:del w:id="262" w:author="Khaled Daham" w:date="2014-02-24T10:51:00Z">
            <w:r w:rsidDel="00F422D0">
              <w:rPr>
                <w:noProof/>
              </w:rPr>
              <w:delText>6.2.3</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36</w:delText>
            </w:r>
          </w:del>
        </w:p>
        <w:p w14:paraId="17715505" w14:textId="77777777" w:rsidR="009866B4" w:rsidDel="00F422D0" w:rsidRDefault="009866B4">
          <w:pPr>
            <w:pStyle w:val="TOC3"/>
            <w:tabs>
              <w:tab w:val="left" w:pos="1086"/>
              <w:tab w:val="right" w:leader="dot" w:pos="8664"/>
            </w:tabs>
            <w:rPr>
              <w:del w:id="263" w:author="Khaled Daham" w:date="2014-02-24T10:51:00Z"/>
              <w:rFonts w:asciiTheme="minorHAnsi" w:eastAsiaTheme="minorEastAsia" w:hAnsiTheme="minorHAnsi" w:cstheme="minorBidi"/>
              <w:noProof/>
              <w:sz w:val="24"/>
              <w:szCs w:val="24"/>
              <w:lang w:val="en-US" w:eastAsia="ja-JP"/>
            </w:rPr>
          </w:pPr>
          <w:del w:id="264" w:author="Khaled Daham" w:date="2014-02-24T10:51:00Z">
            <w:r w:rsidDel="00F422D0">
              <w:rPr>
                <w:noProof/>
              </w:rPr>
              <w:delText>6.2.4</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43</w:delText>
            </w:r>
          </w:del>
        </w:p>
        <w:p w14:paraId="71D76D17" w14:textId="77777777" w:rsidR="009866B4" w:rsidDel="00F422D0" w:rsidRDefault="009866B4">
          <w:pPr>
            <w:pStyle w:val="TOC2"/>
            <w:tabs>
              <w:tab w:val="left" w:pos="717"/>
              <w:tab w:val="right" w:leader="dot" w:pos="8664"/>
            </w:tabs>
            <w:rPr>
              <w:del w:id="265" w:author="Khaled Daham" w:date="2014-02-24T10:51:00Z"/>
              <w:rFonts w:asciiTheme="minorHAnsi" w:eastAsiaTheme="minorEastAsia" w:hAnsiTheme="minorHAnsi" w:cstheme="minorBidi"/>
              <w:noProof/>
              <w:sz w:val="24"/>
              <w:szCs w:val="24"/>
              <w:lang w:val="en-US" w:eastAsia="ja-JP"/>
            </w:rPr>
          </w:pPr>
          <w:del w:id="266" w:author="Khaled Daham" w:date="2014-02-24T10:51:00Z">
            <w:r w:rsidDel="00F422D0">
              <w:rPr>
                <w:noProof/>
              </w:rPr>
              <w:delText>6.3</w:delText>
            </w:r>
            <w:r w:rsidDel="00F422D0">
              <w:rPr>
                <w:rFonts w:asciiTheme="minorHAnsi" w:eastAsiaTheme="minorEastAsia" w:hAnsiTheme="minorHAnsi" w:cstheme="minorBidi"/>
                <w:noProof/>
                <w:sz w:val="24"/>
                <w:szCs w:val="24"/>
                <w:lang w:val="en-US" w:eastAsia="ja-JP"/>
              </w:rPr>
              <w:tab/>
            </w:r>
            <w:r w:rsidDel="00F422D0">
              <w:rPr>
                <w:noProof/>
              </w:rPr>
              <w:delText>GetLaboratoryOrderOutcome</w:delText>
            </w:r>
            <w:r w:rsidDel="00F422D0">
              <w:rPr>
                <w:noProof/>
              </w:rPr>
              <w:tab/>
            </w:r>
          </w:del>
          <w:del w:id="267" w:author="Khaled Daham" w:date="2014-02-24T10:50:00Z">
            <w:r w:rsidDel="00F422D0">
              <w:rPr>
                <w:noProof/>
              </w:rPr>
              <w:delText>44</w:delText>
            </w:r>
          </w:del>
        </w:p>
        <w:p w14:paraId="7081081C" w14:textId="77777777" w:rsidR="009866B4" w:rsidDel="00F422D0" w:rsidRDefault="009866B4">
          <w:pPr>
            <w:pStyle w:val="TOC3"/>
            <w:tabs>
              <w:tab w:val="left" w:pos="1057"/>
              <w:tab w:val="right" w:leader="dot" w:pos="8664"/>
            </w:tabs>
            <w:rPr>
              <w:del w:id="268" w:author="Khaled Daham" w:date="2014-02-24T10:51:00Z"/>
              <w:rFonts w:asciiTheme="minorHAnsi" w:eastAsiaTheme="minorEastAsia" w:hAnsiTheme="minorHAnsi" w:cstheme="minorBidi"/>
              <w:noProof/>
              <w:sz w:val="24"/>
              <w:szCs w:val="24"/>
              <w:lang w:val="en-US" w:eastAsia="ja-JP"/>
            </w:rPr>
          </w:pPr>
          <w:del w:id="269" w:author="Khaled Daham" w:date="2014-02-24T10:51:00Z">
            <w:r w:rsidDel="00F422D0">
              <w:rPr>
                <w:noProof/>
              </w:rPr>
              <w:delText>6.3.1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44</w:delText>
            </w:r>
          </w:del>
        </w:p>
        <w:p w14:paraId="212104A6" w14:textId="77777777" w:rsidR="009866B4" w:rsidDel="00F422D0" w:rsidRDefault="009866B4">
          <w:pPr>
            <w:pStyle w:val="TOC3"/>
            <w:tabs>
              <w:tab w:val="left" w:pos="1083"/>
              <w:tab w:val="right" w:leader="dot" w:pos="8664"/>
            </w:tabs>
            <w:rPr>
              <w:del w:id="270" w:author="Khaled Daham" w:date="2014-02-24T10:51:00Z"/>
              <w:rFonts w:asciiTheme="minorHAnsi" w:eastAsiaTheme="minorEastAsia" w:hAnsiTheme="minorHAnsi" w:cstheme="minorBidi"/>
              <w:noProof/>
              <w:sz w:val="24"/>
              <w:szCs w:val="24"/>
              <w:lang w:val="en-US" w:eastAsia="ja-JP"/>
            </w:rPr>
          </w:pPr>
          <w:del w:id="271" w:author="Khaled Daham" w:date="2014-02-24T10:51:00Z">
            <w:r w:rsidDel="00F422D0">
              <w:rPr>
                <w:noProof/>
              </w:rPr>
              <w:delText>6.3.2</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44</w:delText>
            </w:r>
          </w:del>
        </w:p>
        <w:p w14:paraId="0ABC0C21" w14:textId="77777777" w:rsidR="009866B4" w:rsidDel="00F422D0" w:rsidRDefault="009866B4">
          <w:pPr>
            <w:pStyle w:val="TOC3"/>
            <w:tabs>
              <w:tab w:val="left" w:pos="1082"/>
              <w:tab w:val="right" w:leader="dot" w:pos="8664"/>
            </w:tabs>
            <w:rPr>
              <w:del w:id="272" w:author="Khaled Daham" w:date="2014-02-24T10:51:00Z"/>
              <w:rFonts w:asciiTheme="minorHAnsi" w:eastAsiaTheme="minorEastAsia" w:hAnsiTheme="minorHAnsi" w:cstheme="minorBidi"/>
              <w:noProof/>
              <w:sz w:val="24"/>
              <w:szCs w:val="24"/>
              <w:lang w:val="en-US" w:eastAsia="ja-JP"/>
            </w:rPr>
          </w:pPr>
          <w:del w:id="273" w:author="Khaled Daham" w:date="2014-02-24T10:51:00Z">
            <w:r w:rsidDel="00F422D0">
              <w:rPr>
                <w:noProof/>
              </w:rPr>
              <w:delText>6.3.3</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51</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274" w:name="_Toc163963305"/>
      <w:bookmarkStart w:id="275" w:name="_Toc199311100"/>
      <w:bookmarkStart w:id="276" w:name="_Toc199552311"/>
      <w:bookmarkStart w:id="277" w:name="_Toc199552341"/>
      <w:bookmarkStart w:id="278" w:name="_Toc199552434"/>
      <w:bookmarkStart w:id="279" w:name="_Toc224960917"/>
      <w:r>
        <w:rPr>
          <w:b/>
          <w:color w:val="4F81BD" w:themeColor="accent1"/>
          <w:sz w:val="28"/>
          <w:szCs w:val="28"/>
        </w:rPr>
        <w:br w:type="page"/>
      </w:r>
    </w:p>
    <w:p w14:paraId="6344DB3E" w14:textId="77777777" w:rsidR="004255A2" w:rsidRDefault="004255A2" w:rsidP="004255A2">
      <w:pPr>
        <w:rPr>
          <w:color w:val="4F81BD" w:themeColor="accent1"/>
        </w:rPr>
      </w:pPr>
    </w:p>
    <w:p w14:paraId="639BCEEF" w14:textId="77777777" w:rsidR="004255A2" w:rsidRDefault="004255A2" w:rsidP="004255A2">
      <w:pPr>
        <w:spacing w:line="240" w:lineRule="auto"/>
        <w:rPr>
          <w:b/>
        </w:rPr>
      </w:pPr>
      <w:r>
        <w:rPr>
          <w:b/>
        </w:rPr>
        <w:br w:type="page"/>
      </w:r>
    </w:p>
    <w:p w14:paraId="6B5E98DD" w14:textId="77777777" w:rsidR="004255A2" w:rsidRDefault="004255A2" w:rsidP="004255A2">
      <w:pPr>
        <w:rPr>
          <w:b/>
        </w:rPr>
      </w:pPr>
    </w:p>
    <w:p w14:paraId="271B41A9" w14:textId="77777777" w:rsidR="004255A2" w:rsidRPr="00210991" w:rsidRDefault="004255A2" w:rsidP="004255A2">
      <w:pPr>
        <w:rPr>
          <w:rStyle w:val="BodyTextChar"/>
          <w:rFonts w:ascii="Times New Roman" w:hAnsi="Times New Roman"/>
          <w:szCs w:val="20"/>
        </w:rPr>
      </w:pPr>
      <w:r w:rsidRPr="00D23023">
        <w:rPr>
          <w:b/>
        </w:rPr>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424B6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424B6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424B6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424B6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424B6F">
            <w:pPr>
              <w:pStyle w:val="TableText"/>
            </w:pPr>
            <w:r w:rsidRPr="00A31996">
              <w:t>Granskad av</w:t>
            </w:r>
          </w:p>
        </w:tc>
      </w:tr>
      <w:tr w:rsidR="002D5403" w14:paraId="59B83073" w14:textId="77777777" w:rsidTr="00514BAB">
        <w:tc>
          <w:tcPr>
            <w:tcW w:w="964" w:type="dxa"/>
          </w:tcPr>
          <w:p w14:paraId="2BC5E9BD" w14:textId="1523C8B2" w:rsidR="002D5403" w:rsidRDefault="002D5403" w:rsidP="00424B6F">
            <w:pPr>
              <w:pStyle w:val="TableText"/>
            </w:pPr>
            <w:r w:rsidRPr="00BC5B0B">
              <w:t>PA1</w:t>
            </w:r>
          </w:p>
        </w:tc>
        <w:tc>
          <w:tcPr>
            <w:tcW w:w="1224" w:type="dxa"/>
          </w:tcPr>
          <w:p w14:paraId="62A4BB9E" w14:textId="0E82462E" w:rsidR="002D5403" w:rsidRDefault="002D5403" w:rsidP="00424B6F">
            <w:pPr>
              <w:pStyle w:val="TableText"/>
            </w:pPr>
            <w:r w:rsidRPr="00BC5B0B">
              <w:t>2012-12-03</w:t>
            </w:r>
          </w:p>
        </w:tc>
        <w:tc>
          <w:tcPr>
            <w:tcW w:w="4140" w:type="dxa"/>
          </w:tcPr>
          <w:p w14:paraId="64BE92EF" w14:textId="290C0AD5" w:rsidR="002D5403" w:rsidRDefault="002D5403" w:rsidP="00424B6F">
            <w:pPr>
              <w:pStyle w:val="TableText"/>
            </w:pPr>
            <w:r w:rsidRPr="00BC5B0B">
              <w:t>Arbetsdokument: Vårddokumentation tillagd</w:t>
            </w:r>
          </w:p>
        </w:tc>
        <w:tc>
          <w:tcPr>
            <w:tcW w:w="1980" w:type="dxa"/>
          </w:tcPr>
          <w:p w14:paraId="7E17C24C" w14:textId="2EC6968F" w:rsidR="002D5403" w:rsidRDefault="002D5403" w:rsidP="00424B6F">
            <w:pPr>
              <w:pStyle w:val="TableText"/>
            </w:pPr>
            <w:r w:rsidRPr="00BC5B0B">
              <w:t>FS, MA</w:t>
            </w:r>
          </w:p>
        </w:tc>
        <w:tc>
          <w:tcPr>
            <w:tcW w:w="1440" w:type="dxa"/>
          </w:tcPr>
          <w:p w14:paraId="7085D7E4" w14:textId="77777777" w:rsidR="002D5403" w:rsidRDefault="002D5403" w:rsidP="00424B6F">
            <w:pPr>
              <w:pStyle w:val="TableText"/>
            </w:pPr>
          </w:p>
        </w:tc>
      </w:tr>
      <w:tr w:rsidR="002D5403" w14:paraId="2CE132FF" w14:textId="77777777" w:rsidTr="00514BAB">
        <w:tc>
          <w:tcPr>
            <w:tcW w:w="964" w:type="dxa"/>
          </w:tcPr>
          <w:p w14:paraId="092146D7" w14:textId="566E1BFB" w:rsidR="002D5403" w:rsidRPr="00BC5B0B" w:rsidRDefault="002D5403" w:rsidP="00424B6F">
            <w:pPr>
              <w:pStyle w:val="TableText"/>
            </w:pPr>
            <w:r w:rsidRPr="00BC5B0B">
              <w:t>PA2</w:t>
            </w:r>
          </w:p>
        </w:tc>
        <w:tc>
          <w:tcPr>
            <w:tcW w:w="1224" w:type="dxa"/>
          </w:tcPr>
          <w:p w14:paraId="5CA74E57" w14:textId="593440A0" w:rsidR="002D5403" w:rsidRPr="00BC5B0B" w:rsidRDefault="002D5403" w:rsidP="00424B6F">
            <w:pPr>
              <w:pStyle w:val="TableText"/>
            </w:pPr>
            <w:r w:rsidRPr="00BC5B0B">
              <w:t>2012-12-11</w:t>
            </w:r>
          </w:p>
        </w:tc>
        <w:tc>
          <w:tcPr>
            <w:tcW w:w="4140" w:type="dxa"/>
          </w:tcPr>
          <w:p w14:paraId="19754E34" w14:textId="44A02F2A" w:rsidR="002D5403" w:rsidRPr="00BC5B0B" w:rsidRDefault="002D5403" w:rsidP="00424B6F">
            <w:pPr>
              <w:pStyle w:val="TableText"/>
            </w:pPr>
            <w:r w:rsidRPr="00BC5B0B">
              <w:t>Uppdaterade tabeller efter diskussioner med Johan Eltes</w:t>
            </w:r>
          </w:p>
        </w:tc>
        <w:tc>
          <w:tcPr>
            <w:tcW w:w="1980" w:type="dxa"/>
          </w:tcPr>
          <w:p w14:paraId="4445D843" w14:textId="503E2D75" w:rsidR="002D5403" w:rsidRPr="00BC5B0B" w:rsidRDefault="002D5403" w:rsidP="00424B6F">
            <w:pPr>
              <w:pStyle w:val="TableText"/>
            </w:pPr>
            <w:r>
              <w:t>Maria Andersson</w:t>
            </w:r>
          </w:p>
        </w:tc>
        <w:tc>
          <w:tcPr>
            <w:tcW w:w="1440" w:type="dxa"/>
          </w:tcPr>
          <w:p w14:paraId="46866518" w14:textId="77777777" w:rsidR="002D5403" w:rsidRDefault="002D5403" w:rsidP="00424B6F">
            <w:pPr>
              <w:pStyle w:val="TableText"/>
            </w:pPr>
          </w:p>
        </w:tc>
      </w:tr>
      <w:tr w:rsidR="002D5403" w14:paraId="2B0931A2" w14:textId="77777777" w:rsidTr="00514BAB">
        <w:tc>
          <w:tcPr>
            <w:tcW w:w="964" w:type="dxa"/>
          </w:tcPr>
          <w:p w14:paraId="4C87F6D9" w14:textId="1AC1ED65" w:rsidR="002D5403" w:rsidRPr="00BC5B0B" w:rsidRDefault="002D5403" w:rsidP="00424B6F">
            <w:pPr>
              <w:pStyle w:val="TableText"/>
            </w:pPr>
            <w:r w:rsidRPr="00BC5B0B">
              <w:t>PA3</w:t>
            </w:r>
          </w:p>
        </w:tc>
        <w:tc>
          <w:tcPr>
            <w:tcW w:w="1224" w:type="dxa"/>
          </w:tcPr>
          <w:p w14:paraId="1715BAF3" w14:textId="1CBCF17E" w:rsidR="002D5403" w:rsidRPr="00BC5B0B" w:rsidRDefault="002D5403" w:rsidP="00424B6F">
            <w:pPr>
              <w:pStyle w:val="TableText"/>
            </w:pPr>
            <w:r w:rsidRPr="00BC5B0B">
              <w:t>2012-12-18</w:t>
            </w:r>
          </w:p>
        </w:tc>
        <w:tc>
          <w:tcPr>
            <w:tcW w:w="4140" w:type="dxa"/>
          </w:tcPr>
          <w:p w14:paraId="37B1C722" w14:textId="17893249" w:rsidR="002D5403" w:rsidRPr="00BC5B0B" w:rsidRDefault="002D5403" w:rsidP="00424B6F">
            <w:pPr>
              <w:pStyle w:val="TableText"/>
            </w:pPr>
            <w:r w:rsidRPr="00BC5B0B">
              <w:t>Lagt till kap 5. GetReferralAnswer</w:t>
            </w:r>
          </w:p>
        </w:tc>
        <w:tc>
          <w:tcPr>
            <w:tcW w:w="1980" w:type="dxa"/>
          </w:tcPr>
          <w:p w14:paraId="3A312870" w14:textId="055AE740" w:rsidR="002D5403" w:rsidRDefault="002D5403" w:rsidP="00424B6F">
            <w:pPr>
              <w:pStyle w:val="TableText"/>
            </w:pPr>
            <w:r>
              <w:t>Maria Andersson</w:t>
            </w:r>
          </w:p>
        </w:tc>
        <w:tc>
          <w:tcPr>
            <w:tcW w:w="1440" w:type="dxa"/>
          </w:tcPr>
          <w:p w14:paraId="0AE9164D" w14:textId="77777777" w:rsidR="002D5403" w:rsidRDefault="002D5403" w:rsidP="00424B6F">
            <w:pPr>
              <w:pStyle w:val="TableText"/>
            </w:pPr>
          </w:p>
        </w:tc>
      </w:tr>
      <w:tr w:rsidR="002D5403" w14:paraId="31234F34" w14:textId="77777777" w:rsidTr="00514BAB">
        <w:tc>
          <w:tcPr>
            <w:tcW w:w="964" w:type="dxa"/>
          </w:tcPr>
          <w:p w14:paraId="272593F7" w14:textId="32A257F5" w:rsidR="002D5403" w:rsidRPr="00BC5B0B" w:rsidRDefault="002D5403" w:rsidP="00424B6F">
            <w:pPr>
              <w:pStyle w:val="TableText"/>
            </w:pPr>
            <w:r w:rsidRPr="00BC5B0B">
              <w:t>PA4</w:t>
            </w:r>
          </w:p>
        </w:tc>
        <w:tc>
          <w:tcPr>
            <w:tcW w:w="1224" w:type="dxa"/>
          </w:tcPr>
          <w:p w14:paraId="67AA2180" w14:textId="19151238" w:rsidR="002D5403" w:rsidRPr="00BC5B0B" w:rsidRDefault="002D5403" w:rsidP="00424B6F">
            <w:pPr>
              <w:pStyle w:val="TableText"/>
            </w:pPr>
            <w:r w:rsidRPr="00BC5B0B">
              <w:t>2012-12-20</w:t>
            </w:r>
          </w:p>
        </w:tc>
        <w:tc>
          <w:tcPr>
            <w:tcW w:w="4140" w:type="dxa"/>
          </w:tcPr>
          <w:p w14:paraId="04D4233D" w14:textId="5868BB5E" w:rsidR="002D5403" w:rsidRPr="00BC5B0B" w:rsidRDefault="002D5403" w:rsidP="00424B6F">
            <w:pPr>
              <w:pStyle w:val="TableText"/>
            </w:pPr>
            <w:r w:rsidRPr="00BC5B0B">
              <w:t>Uppdaterat tabeller</w:t>
            </w:r>
          </w:p>
        </w:tc>
        <w:tc>
          <w:tcPr>
            <w:tcW w:w="1980" w:type="dxa"/>
          </w:tcPr>
          <w:p w14:paraId="595898AD" w14:textId="44E8FADC" w:rsidR="002D5403" w:rsidRDefault="002D5403" w:rsidP="00424B6F">
            <w:pPr>
              <w:pStyle w:val="TableText"/>
            </w:pPr>
            <w:r>
              <w:t>Maria Andersson</w:t>
            </w:r>
          </w:p>
        </w:tc>
        <w:tc>
          <w:tcPr>
            <w:tcW w:w="1440" w:type="dxa"/>
          </w:tcPr>
          <w:p w14:paraId="36E6038F" w14:textId="77777777" w:rsidR="002D5403" w:rsidRDefault="002D5403" w:rsidP="00424B6F">
            <w:pPr>
              <w:pStyle w:val="TableText"/>
            </w:pPr>
          </w:p>
        </w:tc>
      </w:tr>
      <w:tr w:rsidR="002D5403" w14:paraId="69E798D4" w14:textId="77777777" w:rsidTr="00514BAB">
        <w:tc>
          <w:tcPr>
            <w:tcW w:w="964" w:type="dxa"/>
          </w:tcPr>
          <w:p w14:paraId="6B569869" w14:textId="74DEF8CB" w:rsidR="002D5403" w:rsidRPr="00BC5B0B" w:rsidRDefault="002D5403" w:rsidP="00424B6F">
            <w:pPr>
              <w:pStyle w:val="TableText"/>
            </w:pPr>
            <w:r w:rsidRPr="00BC5B0B">
              <w:t>PA5</w:t>
            </w:r>
          </w:p>
        </w:tc>
        <w:tc>
          <w:tcPr>
            <w:tcW w:w="1224" w:type="dxa"/>
          </w:tcPr>
          <w:p w14:paraId="7421D28D" w14:textId="28FB86A6" w:rsidR="002D5403" w:rsidRPr="00BC5B0B" w:rsidRDefault="002D5403" w:rsidP="00424B6F">
            <w:pPr>
              <w:pStyle w:val="TableText"/>
            </w:pPr>
            <w:r w:rsidRPr="00BC5B0B">
              <w:t>2012-12-21</w:t>
            </w:r>
          </w:p>
        </w:tc>
        <w:tc>
          <w:tcPr>
            <w:tcW w:w="4140" w:type="dxa"/>
          </w:tcPr>
          <w:p w14:paraId="50976654" w14:textId="54694E5E" w:rsidR="002D5403" w:rsidRPr="00BC5B0B" w:rsidRDefault="002D5403" w:rsidP="00424B6F">
            <w:pPr>
              <w:pStyle w:val="TableText"/>
            </w:pPr>
            <w:r w:rsidRPr="00BC5B0B">
              <w:t>Uppdaterat tabeller efter ny struktur</w:t>
            </w:r>
          </w:p>
        </w:tc>
        <w:tc>
          <w:tcPr>
            <w:tcW w:w="1980" w:type="dxa"/>
          </w:tcPr>
          <w:p w14:paraId="5B3D8F23" w14:textId="66F05199" w:rsidR="002D5403" w:rsidRDefault="002D5403" w:rsidP="00424B6F">
            <w:pPr>
              <w:pStyle w:val="TableText"/>
            </w:pPr>
            <w:r>
              <w:t>Maria Andersson</w:t>
            </w:r>
          </w:p>
        </w:tc>
        <w:tc>
          <w:tcPr>
            <w:tcW w:w="1440" w:type="dxa"/>
          </w:tcPr>
          <w:p w14:paraId="63A91DC2" w14:textId="77777777" w:rsidR="002D5403" w:rsidRDefault="002D5403" w:rsidP="00424B6F">
            <w:pPr>
              <w:pStyle w:val="TableText"/>
            </w:pPr>
          </w:p>
        </w:tc>
      </w:tr>
      <w:tr w:rsidR="002D5403" w14:paraId="2E279118" w14:textId="77777777" w:rsidTr="00514BAB">
        <w:tc>
          <w:tcPr>
            <w:tcW w:w="964" w:type="dxa"/>
          </w:tcPr>
          <w:p w14:paraId="5E6F2FC8" w14:textId="3EF60B8D" w:rsidR="002D5403" w:rsidRPr="00BC5B0B" w:rsidRDefault="002D5403" w:rsidP="00424B6F">
            <w:pPr>
              <w:pStyle w:val="TableText"/>
            </w:pPr>
            <w:r w:rsidRPr="00BC5B0B">
              <w:t>PA6</w:t>
            </w:r>
          </w:p>
        </w:tc>
        <w:tc>
          <w:tcPr>
            <w:tcW w:w="1224" w:type="dxa"/>
          </w:tcPr>
          <w:p w14:paraId="6A890171" w14:textId="00260528" w:rsidR="002D5403" w:rsidRPr="00BC5B0B" w:rsidRDefault="002D5403" w:rsidP="00424B6F">
            <w:pPr>
              <w:pStyle w:val="TableText"/>
            </w:pPr>
            <w:r w:rsidRPr="00BC5B0B">
              <w:t>2012-12-21</w:t>
            </w:r>
          </w:p>
        </w:tc>
        <w:tc>
          <w:tcPr>
            <w:tcW w:w="4140" w:type="dxa"/>
          </w:tcPr>
          <w:p w14:paraId="25093A92" w14:textId="4DA07658" w:rsidR="002D5403" w:rsidRPr="00BC5B0B" w:rsidRDefault="002D5403" w:rsidP="00424B6F">
            <w:pPr>
              <w:pStyle w:val="TableText"/>
            </w:pPr>
            <w:r w:rsidRPr="00BC5B0B">
              <w:t>Uppdaterat namnen i tabellen</w:t>
            </w:r>
          </w:p>
        </w:tc>
        <w:tc>
          <w:tcPr>
            <w:tcW w:w="1980" w:type="dxa"/>
          </w:tcPr>
          <w:p w14:paraId="6E18C9CE" w14:textId="1FE8EB42" w:rsidR="002D5403" w:rsidRDefault="002D5403" w:rsidP="00424B6F">
            <w:pPr>
              <w:pStyle w:val="TableText"/>
            </w:pPr>
            <w:r>
              <w:t>Maria Andersson</w:t>
            </w:r>
          </w:p>
        </w:tc>
        <w:tc>
          <w:tcPr>
            <w:tcW w:w="1440" w:type="dxa"/>
          </w:tcPr>
          <w:p w14:paraId="4802CAB6" w14:textId="77777777" w:rsidR="002D5403" w:rsidRDefault="002D5403" w:rsidP="00424B6F">
            <w:pPr>
              <w:pStyle w:val="TableText"/>
            </w:pPr>
          </w:p>
        </w:tc>
      </w:tr>
      <w:tr w:rsidR="002D5403" w14:paraId="10315F33" w14:textId="77777777" w:rsidTr="00514BAB">
        <w:tc>
          <w:tcPr>
            <w:tcW w:w="964" w:type="dxa"/>
          </w:tcPr>
          <w:p w14:paraId="52E47079" w14:textId="511DE81D" w:rsidR="002D5403" w:rsidRPr="00BC5B0B" w:rsidRDefault="002D5403" w:rsidP="00424B6F">
            <w:pPr>
              <w:pStyle w:val="TableText"/>
            </w:pPr>
            <w:r w:rsidRPr="00BC5B0B">
              <w:t>PA7</w:t>
            </w:r>
          </w:p>
        </w:tc>
        <w:tc>
          <w:tcPr>
            <w:tcW w:w="1224" w:type="dxa"/>
          </w:tcPr>
          <w:p w14:paraId="20BBAC66" w14:textId="035E9068" w:rsidR="002D5403" w:rsidRPr="00BC5B0B" w:rsidRDefault="002D5403" w:rsidP="00424B6F">
            <w:pPr>
              <w:pStyle w:val="TableText"/>
            </w:pPr>
            <w:r w:rsidRPr="00BC5B0B">
              <w:t>2012-12-21</w:t>
            </w:r>
          </w:p>
        </w:tc>
        <w:tc>
          <w:tcPr>
            <w:tcW w:w="4140" w:type="dxa"/>
          </w:tcPr>
          <w:p w14:paraId="5AD181BF" w14:textId="5DD6A086" w:rsidR="002D5403" w:rsidRPr="00BC5B0B" w:rsidRDefault="002D5403" w:rsidP="00424B6F">
            <w:pPr>
              <w:pStyle w:val="TableText"/>
            </w:pPr>
            <w:r w:rsidRPr="00BC5B0B">
              <w:t>Lagt till avsnittet Tjänstedomänens arkitektur samt redigerat avsnittet Generella regler</w:t>
            </w:r>
          </w:p>
        </w:tc>
        <w:tc>
          <w:tcPr>
            <w:tcW w:w="1980" w:type="dxa"/>
          </w:tcPr>
          <w:p w14:paraId="326B5B2C" w14:textId="0DD91E1B" w:rsidR="002D5403" w:rsidRDefault="002D5403" w:rsidP="00424B6F">
            <w:pPr>
              <w:pStyle w:val="TableText"/>
            </w:pPr>
            <w:r w:rsidRPr="00BC5B0B">
              <w:t>Johan Eltes</w:t>
            </w:r>
          </w:p>
        </w:tc>
        <w:tc>
          <w:tcPr>
            <w:tcW w:w="1440" w:type="dxa"/>
          </w:tcPr>
          <w:p w14:paraId="5B957835" w14:textId="77777777" w:rsidR="002D5403" w:rsidRDefault="002D5403" w:rsidP="00424B6F">
            <w:pPr>
              <w:pStyle w:val="TableText"/>
            </w:pPr>
          </w:p>
        </w:tc>
      </w:tr>
      <w:tr w:rsidR="002D5403" w14:paraId="15858D91" w14:textId="77777777" w:rsidTr="00514BAB">
        <w:tc>
          <w:tcPr>
            <w:tcW w:w="964" w:type="dxa"/>
          </w:tcPr>
          <w:p w14:paraId="69C6A35C" w14:textId="3F94C13A" w:rsidR="002D5403" w:rsidRPr="00BC5B0B" w:rsidRDefault="002D5403" w:rsidP="00424B6F">
            <w:pPr>
              <w:pStyle w:val="TableText"/>
            </w:pPr>
            <w:r>
              <w:t>PA8</w:t>
            </w:r>
          </w:p>
        </w:tc>
        <w:tc>
          <w:tcPr>
            <w:tcW w:w="1224" w:type="dxa"/>
          </w:tcPr>
          <w:p w14:paraId="0475E953" w14:textId="48C5A7D6" w:rsidR="002D5403" w:rsidRPr="00BC5B0B" w:rsidRDefault="002D5403" w:rsidP="00424B6F">
            <w:pPr>
              <w:pStyle w:val="TableText"/>
            </w:pPr>
            <w:r>
              <w:t>2013-01-07</w:t>
            </w:r>
          </w:p>
        </w:tc>
        <w:tc>
          <w:tcPr>
            <w:tcW w:w="4140" w:type="dxa"/>
          </w:tcPr>
          <w:p w14:paraId="3A84D405" w14:textId="61C48772" w:rsidR="002D5403" w:rsidRPr="00BC5B0B" w:rsidRDefault="002D5403" w:rsidP="00424B6F">
            <w:pPr>
              <w:pStyle w:val="TableText"/>
            </w:pPr>
            <w:r>
              <w:t>Förbättrad kvalitén på texterna från PA7</w:t>
            </w:r>
          </w:p>
        </w:tc>
        <w:tc>
          <w:tcPr>
            <w:tcW w:w="1980" w:type="dxa"/>
          </w:tcPr>
          <w:p w14:paraId="14C68681" w14:textId="4B8CFDED" w:rsidR="002D5403" w:rsidRPr="00BC5B0B" w:rsidRDefault="002D5403" w:rsidP="00424B6F">
            <w:pPr>
              <w:pStyle w:val="TableText"/>
            </w:pPr>
            <w:r w:rsidRPr="00BC5B0B">
              <w:t>Johan Eltes</w:t>
            </w:r>
          </w:p>
        </w:tc>
        <w:tc>
          <w:tcPr>
            <w:tcW w:w="1440" w:type="dxa"/>
          </w:tcPr>
          <w:p w14:paraId="1F22CFAB" w14:textId="77777777" w:rsidR="002D5403" w:rsidRDefault="002D5403" w:rsidP="00424B6F">
            <w:pPr>
              <w:pStyle w:val="TableText"/>
            </w:pPr>
          </w:p>
        </w:tc>
      </w:tr>
      <w:tr w:rsidR="002D5403" w14:paraId="76E00641" w14:textId="77777777" w:rsidTr="00514BAB">
        <w:tc>
          <w:tcPr>
            <w:tcW w:w="964" w:type="dxa"/>
          </w:tcPr>
          <w:p w14:paraId="7D42B090" w14:textId="0B5CE7EC" w:rsidR="002D5403" w:rsidRDefault="002D5403" w:rsidP="00424B6F">
            <w:pPr>
              <w:pStyle w:val="TableText"/>
            </w:pPr>
            <w:r>
              <w:t>PA9</w:t>
            </w:r>
          </w:p>
        </w:tc>
        <w:tc>
          <w:tcPr>
            <w:tcW w:w="1224" w:type="dxa"/>
          </w:tcPr>
          <w:p w14:paraId="027C8BB6" w14:textId="063A0967" w:rsidR="002D5403" w:rsidRDefault="002D5403" w:rsidP="00424B6F">
            <w:pPr>
              <w:pStyle w:val="TableText"/>
            </w:pPr>
            <w:r>
              <w:t>2013-01-08</w:t>
            </w:r>
          </w:p>
        </w:tc>
        <w:tc>
          <w:tcPr>
            <w:tcW w:w="4140" w:type="dxa"/>
          </w:tcPr>
          <w:p w14:paraId="7F088148" w14:textId="7B875E86" w:rsidR="002D5403" w:rsidRDefault="002D5403" w:rsidP="00424B6F">
            <w:pPr>
              <w:pStyle w:val="TableText"/>
            </w:pPr>
            <w:r>
              <w:t>Uppdaterat tabellerna under kap 4, 5 och 6</w:t>
            </w:r>
          </w:p>
        </w:tc>
        <w:tc>
          <w:tcPr>
            <w:tcW w:w="1980" w:type="dxa"/>
          </w:tcPr>
          <w:p w14:paraId="0454A1E5" w14:textId="13423E08" w:rsidR="002D5403" w:rsidRPr="00BC5B0B" w:rsidRDefault="002D5403" w:rsidP="00424B6F">
            <w:pPr>
              <w:pStyle w:val="TableText"/>
            </w:pPr>
            <w:r>
              <w:t>Maria Andersson</w:t>
            </w:r>
          </w:p>
        </w:tc>
        <w:tc>
          <w:tcPr>
            <w:tcW w:w="1440" w:type="dxa"/>
          </w:tcPr>
          <w:p w14:paraId="3DD3869D" w14:textId="77777777" w:rsidR="002D5403" w:rsidRDefault="002D5403" w:rsidP="00424B6F">
            <w:pPr>
              <w:pStyle w:val="TableText"/>
            </w:pPr>
          </w:p>
        </w:tc>
      </w:tr>
      <w:tr w:rsidR="002D5403" w14:paraId="6F6F2C58" w14:textId="77777777" w:rsidTr="00514BAB">
        <w:tc>
          <w:tcPr>
            <w:tcW w:w="964" w:type="dxa"/>
          </w:tcPr>
          <w:p w14:paraId="065A31B7" w14:textId="17051D6A" w:rsidR="002D5403" w:rsidRDefault="002D5403" w:rsidP="00424B6F">
            <w:pPr>
              <w:pStyle w:val="TableText"/>
            </w:pPr>
            <w:r>
              <w:t>PA10</w:t>
            </w:r>
          </w:p>
        </w:tc>
        <w:tc>
          <w:tcPr>
            <w:tcW w:w="1224" w:type="dxa"/>
          </w:tcPr>
          <w:p w14:paraId="4D31DEDF" w14:textId="3A461F49" w:rsidR="002D5403" w:rsidRDefault="002D5403" w:rsidP="00424B6F">
            <w:pPr>
              <w:pStyle w:val="TableText"/>
            </w:pPr>
            <w:r>
              <w:t>2013-01-09</w:t>
            </w:r>
          </w:p>
        </w:tc>
        <w:tc>
          <w:tcPr>
            <w:tcW w:w="4140" w:type="dxa"/>
          </w:tcPr>
          <w:p w14:paraId="0D3FDCFE" w14:textId="2F2AFAB4" w:rsidR="002D5403" w:rsidRDefault="002D5403" w:rsidP="00424B6F">
            <w:pPr>
              <w:pStyle w:val="TableText"/>
            </w:pPr>
            <w:r>
              <w:t>Lagt till avsnitt om engagemangsindex. Kompletterat/förtydligat avsnitten nationell användning, nationell användning och adresseringsmodell.</w:t>
            </w:r>
          </w:p>
        </w:tc>
        <w:tc>
          <w:tcPr>
            <w:tcW w:w="1980" w:type="dxa"/>
          </w:tcPr>
          <w:p w14:paraId="660DB6CA" w14:textId="1EE0944C" w:rsidR="002D5403" w:rsidRDefault="002D5403" w:rsidP="00424B6F">
            <w:pPr>
              <w:pStyle w:val="TableText"/>
            </w:pPr>
            <w:r w:rsidRPr="00BC5B0B">
              <w:t>Johan Eltes</w:t>
            </w:r>
          </w:p>
        </w:tc>
        <w:tc>
          <w:tcPr>
            <w:tcW w:w="1440" w:type="dxa"/>
          </w:tcPr>
          <w:p w14:paraId="372A5E44" w14:textId="77777777" w:rsidR="002D5403" w:rsidRDefault="002D5403" w:rsidP="00424B6F">
            <w:pPr>
              <w:pStyle w:val="TableText"/>
            </w:pPr>
          </w:p>
        </w:tc>
      </w:tr>
      <w:tr w:rsidR="002D5403" w14:paraId="1E7CDBCD" w14:textId="77777777" w:rsidTr="00514BAB">
        <w:tc>
          <w:tcPr>
            <w:tcW w:w="964" w:type="dxa"/>
          </w:tcPr>
          <w:p w14:paraId="6CCAF065" w14:textId="3708F6E7" w:rsidR="002D5403" w:rsidRDefault="002D5403" w:rsidP="00424B6F">
            <w:pPr>
              <w:pStyle w:val="TableText"/>
            </w:pPr>
            <w:r>
              <w:t>PA11</w:t>
            </w:r>
          </w:p>
        </w:tc>
        <w:tc>
          <w:tcPr>
            <w:tcW w:w="1224" w:type="dxa"/>
          </w:tcPr>
          <w:p w14:paraId="4075440F" w14:textId="6DF4D4EE" w:rsidR="002D5403" w:rsidRDefault="002D5403" w:rsidP="00424B6F">
            <w:pPr>
              <w:pStyle w:val="TableText"/>
            </w:pPr>
            <w:r>
              <w:t>2013-01-14</w:t>
            </w:r>
          </w:p>
        </w:tc>
        <w:tc>
          <w:tcPr>
            <w:tcW w:w="4140" w:type="dxa"/>
          </w:tcPr>
          <w:p w14:paraId="6DC0C68B" w14:textId="6499A692" w:rsidR="002D5403" w:rsidRDefault="002D5403" w:rsidP="00424B6F">
            <w:pPr>
              <w:pStyle w:val="TableText"/>
            </w:pPr>
            <w:r>
              <w:t>Uppdaterat kap 5 och 6 med ny struktur.</w:t>
            </w:r>
          </w:p>
        </w:tc>
        <w:tc>
          <w:tcPr>
            <w:tcW w:w="1980" w:type="dxa"/>
          </w:tcPr>
          <w:p w14:paraId="178DAD32" w14:textId="75980F78" w:rsidR="002D5403" w:rsidRPr="00BC5B0B" w:rsidRDefault="002D5403" w:rsidP="00424B6F">
            <w:pPr>
              <w:pStyle w:val="TableText"/>
            </w:pPr>
            <w:r>
              <w:t>Maria Andersson</w:t>
            </w:r>
          </w:p>
        </w:tc>
        <w:tc>
          <w:tcPr>
            <w:tcW w:w="1440" w:type="dxa"/>
          </w:tcPr>
          <w:p w14:paraId="313A23D1" w14:textId="77777777" w:rsidR="002D5403" w:rsidRDefault="002D5403" w:rsidP="00424B6F">
            <w:pPr>
              <w:pStyle w:val="TableText"/>
            </w:pPr>
          </w:p>
        </w:tc>
      </w:tr>
      <w:tr w:rsidR="002D5403" w14:paraId="56CF7350" w14:textId="77777777" w:rsidTr="00514BAB">
        <w:tc>
          <w:tcPr>
            <w:tcW w:w="964" w:type="dxa"/>
          </w:tcPr>
          <w:p w14:paraId="742B728C" w14:textId="6F879D00" w:rsidR="002D5403" w:rsidRDefault="002D5403" w:rsidP="00424B6F">
            <w:pPr>
              <w:pStyle w:val="TableText"/>
            </w:pPr>
            <w:r>
              <w:t>PA12</w:t>
            </w:r>
          </w:p>
        </w:tc>
        <w:tc>
          <w:tcPr>
            <w:tcW w:w="1224" w:type="dxa"/>
          </w:tcPr>
          <w:p w14:paraId="41D64DFC" w14:textId="409EFA24" w:rsidR="002D5403" w:rsidRDefault="002D5403" w:rsidP="00424B6F">
            <w:pPr>
              <w:pStyle w:val="TableText"/>
            </w:pPr>
            <w:r>
              <w:t>2013-01-14</w:t>
            </w:r>
          </w:p>
        </w:tc>
        <w:tc>
          <w:tcPr>
            <w:tcW w:w="4140" w:type="dxa"/>
          </w:tcPr>
          <w:p w14:paraId="557A9064" w14:textId="2DEF1BB5" w:rsidR="002D5403" w:rsidRDefault="002D5403" w:rsidP="00424B6F">
            <w:pPr>
              <w:pStyle w:val="TableText"/>
            </w:pPr>
            <w:r>
              <w:t>Lagt till kap 7.</w:t>
            </w:r>
          </w:p>
        </w:tc>
        <w:tc>
          <w:tcPr>
            <w:tcW w:w="1980" w:type="dxa"/>
          </w:tcPr>
          <w:p w14:paraId="5A022FFB" w14:textId="4906C66B" w:rsidR="002D5403" w:rsidRDefault="002D5403" w:rsidP="00424B6F">
            <w:pPr>
              <w:pStyle w:val="TableText"/>
            </w:pPr>
            <w:r>
              <w:t>Maria Andersson</w:t>
            </w:r>
          </w:p>
        </w:tc>
        <w:tc>
          <w:tcPr>
            <w:tcW w:w="1440" w:type="dxa"/>
          </w:tcPr>
          <w:p w14:paraId="20F7A05A" w14:textId="77777777" w:rsidR="002D5403" w:rsidRDefault="002D5403" w:rsidP="00424B6F">
            <w:pPr>
              <w:pStyle w:val="TableText"/>
            </w:pPr>
          </w:p>
        </w:tc>
      </w:tr>
      <w:tr w:rsidR="002D5403" w14:paraId="266902FE" w14:textId="77777777" w:rsidTr="00514BAB">
        <w:tc>
          <w:tcPr>
            <w:tcW w:w="964" w:type="dxa"/>
          </w:tcPr>
          <w:p w14:paraId="36165A9C" w14:textId="25A487F1" w:rsidR="002D5403" w:rsidRDefault="002D5403" w:rsidP="00424B6F">
            <w:pPr>
              <w:pStyle w:val="TableText"/>
            </w:pPr>
            <w:r>
              <w:t>PA13</w:t>
            </w:r>
          </w:p>
        </w:tc>
        <w:tc>
          <w:tcPr>
            <w:tcW w:w="1224" w:type="dxa"/>
          </w:tcPr>
          <w:p w14:paraId="129EF31C" w14:textId="33FFEED6" w:rsidR="002D5403" w:rsidRDefault="002D5403" w:rsidP="00424B6F">
            <w:pPr>
              <w:pStyle w:val="TableText"/>
            </w:pPr>
            <w:r>
              <w:t>2013-01-20</w:t>
            </w:r>
          </w:p>
        </w:tc>
        <w:tc>
          <w:tcPr>
            <w:tcW w:w="4140" w:type="dxa"/>
          </w:tcPr>
          <w:p w14:paraId="76E123E1" w14:textId="7C7A49C0" w:rsidR="002D5403" w:rsidRDefault="002D5403" w:rsidP="00424B6F">
            <w:pPr>
              <w:pStyle w:val="TableText"/>
            </w:pPr>
            <w:r>
              <w:t>Uppdaterat efter beslut att håll aindexpostern på PDLenhetsnivå och använda SourceSystem för adressering.</w:t>
            </w:r>
          </w:p>
        </w:tc>
        <w:tc>
          <w:tcPr>
            <w:tcW w:w="1980" w:type="dxa"/>
          </w:tcPr>
          <w:p w14:paraId="362A5D1C" w14:textId="7A6C4BEC" w:rsidR="002D5403" w:rsidRDefault="002D5403" w:rsidP="00424B6F">
            <w:pPr>
              <w:pStyle w:val="TableText"/>
            </w:pPr>
            <w:r w:rsidRPr="00BC5B0B">
              <w:t>Johan Eltes</w:t>
            </w:r>
          </w:p>
        </w:tc>
        <w:tc>
          <w:tcPr>
            <w:tcW w:w="1440" w:type="dxa"/>
          </w:tcPr>
          <w:p w14:paraId="1242C415" w14:textId="77777777" w:rsidR="002D5403" w:rsidRDefault="002D5403" w:rsidP="00424B6F">
            <w:pPr>
              <w:pStyle w:val="TableText"/>
            </w:pPr>
          </w:p>
        </w:tc>
      </w:tr>
      <w:tr w:rsidR="002D5403" w14:paraId="150D1C1C" w14:textId="77777777" w:rsidTr="00514BAB">
        <w:tc>
          <w:tcPr>
            <w:tcW w:w="964" w:type="dxa"/>
          </w:tcPr>
          <w:p w14:paraId="44BF3373" w14:textId="32FC1F5C" w:rsidR="002D5403" w:rsidRDefault="002D5403" w:rsidP="00424B6F">
            <w:pPr>
              <w:pStyle w:val="TableText"/>
            </w:pPr>
            <w:r>
              <w:t>PA14</w:t>
            </w:r>
          </w:p>
        </w:tc>
        <w:tc>
          <w:tcPr>
            <w:tcW w:w="1224" w:type="dxa"/>
          </w:tcPr>
          <w:p w14:paraId="7625AA53" w14:textId="0D4BE750" w:rsidR="002D5403" w:rsidRDefault="002D5403" w:rsidP="00424B6F">
            <w:pPr>
              <w:pStyle w:val="TableText"/>
            </w:pPr>
            <w:r>
              <w:t>2013-01-21</w:t>
            </w:r>
          </w:p>
        </w:tc>
        <w:tc>
          <w:tcPr>
            <w:tcW w:w="4140" w:type="dxa"/>
          </w:tcPr>
          <w:p w14:paraId="1E043368" w14:textId="33F5A834" w:rsidR="002D5403" w:rsidRDefault="002D5403" w:rsidP="00424B6F">
            <w:pPr>
              <w:pStyle w:val="TableText"/>
            </w:pPr>
            <w:r>
              <w:t>Uppdaterat gemensamma informationskomponenter och tjänstebeskrivning</w:t>
            </w:r>
          </w:p>
        </w:tc>
        <w:tc>
          <w:tcPr>
            <w:tcW w:w="1980" w:type="dxa"/>
          </w:tcPr>
          <w:p w14:paraId="2234DCFF" w14:textId="724298F2" w:rsidR="002D5403" w:rsidRPr="00BC5B0B" w:rsidRDefault="002D5403" w:rsidP="00424B6F">
            <w:pPr>
              <w:pStyle w:val="TableText"/>
            </w:pPr>
            <w:r>
              <w:t>Fredrik Ström</w:t>
            </w:r>
          </w:p>
        </w:tc>
        <w:tc>
          <w:tcPr>
            <w:tcW w:w="1440" w:type="dxa"/>
          </w:tcPr>
          <w:p w14:paraId="610EEFA9" w14:textId="77777777" w:rsidR="002D5403" w:rsidRDefault="002D5403" w:rsidP="00424B6F">
            <w:pPr>
              <w:pStyle w:val="TableText"/>
            </w:pPr>
          </w:p>
        </w:tc>
      </w:tr>
      <w:tr w:rsidR="002D5403" w14:paraId="02C09E5F" w14:textId="77777777" w:rsidTr="00514BAB">
        <w:tc>
          <w:tcPr>
            <w:tcW w:w="964" w:type="dxa"/>
          </w:tcPr>
          <w:p w14:paraId="64FCACAB" w14:textId="32885C35" w:rsidR="002D5403" w:rsidRDefault="002D5403" w:rsidP="00424B6F">
            <w:pPr>
              <w:pStyle w:val="TableText"/>
            </w:pPr>
            <w:r>
              <w:t>PA15</w:t>
            </w:r>
          </w:p>
        </w:tc>
        <w:tc>
          <w:tcPr>
            <w:tcW w:w="1224" w:type="dxa"/>
          </w:tcPr>
          <w:p w14:paraId="4C79173A" w14:textId="344631DA" w:rsidR="002D5403" w:rsidRDefault="002D5403" w:rsidP="00424B6F">
            <w:pPr>
              <w:pStyle w:val="TableText"/>
            </w:pPr>
            <w:r>
              <w:t>2013-01-21</w:t>
            </w:r>
          </w:p>
        </w:tc>
        <w:tc>
          <w:tcPr>
            <w:tcW w:w="4140" w:type="dxa"/>
          </w:tcPr>
          <w:p w14:paraId="5C7CF69E" w14:textId="03F34573" w:rsidR="002D5403" w:rsidRDefault="002D5403" w:rsidP="00424B6F">
            <w:pPr>
              <w:pStyle w:val="TableText"/>
            </w:pPr>
            <w:r>
              <w:t>Uppdaterat typerna med inledande versal. Ändrat från careRequest till Referral och från Answer till Outcome i kap 6.</w:t>
            </w:r>
          </w:p>
        </w:tc>
        <w:tc>
          <w:tcPr>
            <w:tcW w:w="1980" w:type="dxa"/>
          </w:tcPr>
          <w:p w14:paraId="410DF07A" w14:textId="26BC0AAC" w:rsidR="002D5403" w:rsidRDefault="002D5403" w:rsidP="00424B6F">
            <w:pPr>
              <w:pStyle w:val="TableText"/>
            </w:pPr>
            <w:r>
              <w:t>Maria Andersson</w:t>
            </w:r>
          </w:p>
        </w:tc>
        <w:tc>
          <w:tcPr>
            <w:tcW w:w="1440" w:type="dxa"/>
          </w:tcPr>
          <w:p w14:paraId="4ECF536F" w14:textId="77777777" w:rsidR="002D5403" w:rsidRDefault="002D5403" w:rsidP="00424B6F">
            <w:pPr>
              <w:pStyle w:val="TableText"/>
            </w:pPr>
          </w:p>
        </w:tc>
      </w:tr>
      <w:tr w:rsidR="002D5403" w14:paraId="4F73D70C" w14:textId="77777777" w:rsidTr="00514BAB">
        <w:tc>
          <w:tcPr>
            <w:tcW w:w="964" w:type="dxa"/>
          </w:tcPr>
          <w:p w14:paraId="766D340F" w14:textId="2A0DCEFD" w:rsidR="002D5403" w:rsidRDefault="002D5403" w:rsidP="00424B6F">
            <w:pPr>
              <w:pStyle w:val="TableText"/>
            </w:pPr>
            <w:r>
              <w:t>PA16</w:t>
            </w:r>
          </w:p>
        </w:tc>
        <w:tc>
          <w:tcPr>
            <w:tcW w:w="1224" w:type="dxa"/>
          </w:tcPr>
          <w:p w14:paraId="5673260C" w14:textId="6ECA7B67" w:rsidR="002D5403" w:rsidRDefault="002D5403" w:rsidP="00424B6F">
            <w:pPr>
              <w:pStyle w:val="TableText"/>
            </w:pPr>
            <w:r>
              <w:t>2013-01-21</w:t>
            </w:r>
          </w:p>
        </w:tc>
        <w:tc>
          <w:tcPr>
            <w:tcW w:w="4140" w:type="dxa"/>
          </w:tcPr>
          <w:p w14:paraId="1A878B47" w14:textId="68ED00CC" w:rsidR="002D5403" w:rsidRDefault="002D5403" w:rsidP="00424B6F">
            <w:pPr>
              <w:pStyle w:val="TableText"/>
            </w:pPr>
            <w:r>
              <w:t xml:space="preserve">Ändrat kardinaliteten på </w:t>
            </w:r>
            <w:r w:rsidRPr="003A1BC5">
              <w:t>referral</w:t>
            </w:r>
            <w:r>
              <w:t xml:space="preserve"> i kap 6.</w:t>
            </w:r>
          </w:p>
        </w:tc>
        <w:tc>
          <w:tcPr>
            <w:tcW w:w="1980" w:type="dxa"/>
          </w:tcPr>
          <w:p w14:paraId="5CF6F25E" w14:textId="67447EFA" w:rsidR="002D5403" w:rsidRDefault="002D5403" w:rsidP="00424B6F">
            <w:pPr>
              <w:pStyle w:val="TableText"/>
            </w:pPr>
            <w:r>
              <w:t>Maria Andersson</w:t>
            </w:r>
          </w:p>
        </w:tc>
        <w:tc>
          <w:tcPr>
            <w:tcW w:w="1440" w:type="dxa"/>
          </w:tcPr>
          <w:p w14:paraId="08BCD63F" w14:textId="77777777" w:rsidR="002D5403" w:rsidRDefault="002D5403" w:rsidP="00424B6F">
            <w:pPr>
              <w:pStyle w:val="TableText"/>
            </w:pPr>
          </w:p>
        </w:tc>
      </w:tr>
      <w:tr w:rsidR="002D5403" w14:paraId="39833537" w14:textId="77777777" w:rsidTr="00514BAB">
        <w:tc>
          <w:tcPr>
            <w:tcW w:w="964" w:type="dxa"/>
          </w:tcPr>
          <w:p w14:paraId="310F8A14" w14:textId="799D40C4" w:rsidR="002D5403" w:rsidRDefault="002D5403" w:rsidP="00424B6F">
            <w:pPr>
              <w:pStyle w:val="TableText"/>
            </w:pPr>
            <w:r>
              <w:t>PA17</w:t>
            </w:r>
          </w:p>
        </w:tc>
        <w:tc>
          <w:tcPr>
            <w:tcW w:w="1224" w:type="dxa"/>
          </w:tcPr>
          <w:p w14:paraId="3C3101B3" w14:textId="20CA8B7A" w:rsidR="002D5403" w:rsidRDefault="002D5403" w:rsidP="00424B6F">
            <w:pPr>
              <w:pStyle w:val="TableText"/>
            </w:pPr>
            <w:r>
              <w:t>2013-01-24</w:t>
            </w:r>
          </w:p>
        </w:tc>
        <w:tc>
          <w:tcPr>
            <w:tcW w:w="4140" w:type="dxa"/>
          </w:tcPr>
          <w:p w14:paraId="3F1B011A" w14:textId="15558CEE" w:rsidR="002D5403" w:rsidRDefault="002D5403" w:rsidP="00424B6F">
            <w:pPr>
              <w:pStyle w:val="TableText"/>
            </w:pPr>
            <w:r>
              <w:t>Ändrat i tabellerna i kap 4, 5 och 6.</w:t>
            </w:r>
          </w:p>
        </w:tc>
        <w:tc>
          <w:tcPr>
            <w:tcW w:w="1980" w:type="dxa"/>
          </w:tcPr>
          <w:p w14:paraId="0A060A74" w14:textId="0E0C567D" w:rsidR="002D5403" w:rsidRDefault="002D5403" w:rsidP="00424B6F">
            <w:pPr>
              <w:pStyle w:val="TableText"/>
            </w:pPr>
            <w:r>
              <w:t>Maria Andersson</w:t>
            </w:r>
          </w:p>
        </w:tc>
        <w:tc>
          <w:tcPr>
            <w:tcW w:w="1440" w:type="dxa"/>
          </w:tcPr>
          <w:p w14:paraId="24CBCCF9" w14:textId="77777777" w:rsidR="002D5403" w:rsidRDefault="002D5403" w:rsidP="00424B6F">
            <w:pPr>
              <w:pStyle w:val="TableText"/>
            </w:pPr>
          </w:p>
        </w:tc>
      </w:tr>
      <w:tr w:rsidR="002D5403" w14:paraId="1C369640" w14:textId="77777777" w:rsidTr="00514BAB">
        <w:tc>
          <w:tcPr>
            <w:tcW w:w="964" w:type="dxa"/>
          </w:tcPr>
          <w:p w14:paraId="6FF0156B" w14:textId="752EC86C" w:rsidR="002D5403" w:rsidRDefault="002D5403" w:rsidP="00424B6F">
            <w:pPr>
              <w:pStyle w:val="TableText"/>
            </w:pPr>
            <w:r>
              <w:t>PA18</w:t>
            </w:r>
          </w:p>
        </w:tc>
        <w:tc>
          <w:tcPr>
            <w:tcW w:w="1224" w:type="dxa"/>
          </w:tcPr>
          <w:p w14:paraId="6872A9FF" w14:textId="1ECBD9C3" w:rsidR="002D5403" w:rsidRDefault="002D5403" w:rsidP="00424B6F">
            <w:pPr>
              <w:pStyle w:val="TableText"/>
            </w:pPr>
            <w:r>
              <w:t>2013-01-25</w:t>
            </w:r>
          </w:p>
        </w:tc>
        <w:tc>
          <w:tcPr>
            <w:tcW w:w="4140" w:type="dxa"/>
          </w:tcPr>
          <w:p w14:paraId="11F08CDB" w14:textId="0D6DD181" w:rsidR="002D5403" w:rsidRDefault="002D5403" w:rsidP="00424B6F">
            <w:pPr>
              <w:pStyle w:val="TableText"/>
            </w:pPr>
            <w:r>
              <w:t>Ändrat i tabellerna i kap 4, 5 och 6.</w:t>
            </w:r>
          </w:p>
        </w:tc>
        <w:tc>
          <w:tcPr>
            <w:tcW w:w="1980" w:type="dxa"/>
          </w:tcPr>
          <w:p w14:paraId="545872A4" w14:textId="490AF62A" w:rsidR="002D5403" w:rsidRDefault="002D5403" w:rsidP="00424B6F">
            <w:pPr>
              <w:pStyle w:val="TableText"/>
            </w:pPr>
            <w:r>
              <w:t>Maria Andersson</w:t>
            </w:r>
          </w:p>
        </w:tc>
        <w:tc>
          <w:tcPr>
            <w:tcW w:w="1440" w:type="dxa"/>
          </w:tcPr>
          <w:p w14:paraId="6032E98C" w14:textId="77777777" w:rsidR="002D5403" w:rsidRDefault="002D5403" w:rsidP="00424B6F">
            <w:pPr>
              <w:pStyle w:val="TableText"/>
            </w:pPr>
          </w:p>
        </w:tc>
      </w:tr>
      <w:tr w:rsidR="002D5403" w14:paraId="3BFD8690" w14:textId="77777777" w:rsidTr="00514BAB">
        <w:tc>
          <w:tcPr>
            <w:tcW w:w="964" w:type="dxa"/>
          </w:tcPr>
          <w:p w14:paraId="4952EF84" w14:textId="08200D05" w:rsidR="002D5403" w:rsidRDefault="002D5403" w:rsidP="00424B6F">
            <w:pPr>
              <w:pStyle w:val="TableText"/>
            </w:pPr>
            <w:r>
              <w:t>PA19</w:t>
            </w:r>
          </w:p>
        </w:tc>
        <w:tc>
          <w:tcPr>
            <w:tcW w:w="1224" w:type="dxa"/>
          </w:tcPr>
          <w:p w14:paraId="0DBB74A5" w14:textId="50A02FF7" w:rsidR="002D5403" w:rsidRDefault="002D5403" w:rsidP="00424B6F">
            <w:pPr>
              <w:pStyle w:val="TableText"/>
            </w:pPr>
            <w:r>
              <w:t>2013-01-29</w:t>
            </w:r>
          </w:p>
        </w:tc>
        <w:tc>
          <w:tcPr>
            <w:tcW w:w="4140" w:type="dxa"/>
          </w:tcPr>
          <w:p w14:paraId="6B76A1AD" w14:textId="2C5CE495" w:rsidR="002D5403" w:rsidRDefault="002D5403" w:rsidP="00424B6F">
            <w:pPr>
              <w:pStyle w:val="TableText"/>
            </w:pPr>
            <w:r>
              <w:t>Ändrat beskrivningar i kap 4, 5 och 6 samt ny struktur i kap 4.</w:t>
            </w:r>
          </w:p>
        </w:tc>
        <w:tc>
          <w:tcPr>
            <w:tcW w:w="1980" w:type="dxa"/>
          </w:tcPr>
          <w:p w14:paraId="41254B7B" w14:textId="02B9F768" w:rsidR="002D5403" w:rsidRDefault="002D5403" w:rsidP="00424B6F">
            <w:pPr>
              <w:pStyle w:val="TableText"/>
            </w:pPr>
            <w:r>
              <w:t>Maria Andersson</w:t>
            </w:r>
          </w:p>
        </w:tc>
        <w:tc>
          <w:tcPr>
            <w:tcW w:w="1440" w:type="dxa"/>
          </w:tcPr>
          <w:p w14:paraId="4ECD7B3C" w14:textId="77777777" w:rsidR="002D5403" w:rsidRDefault="002D5403" w:rsidP="00424B6F">
            <w:pPr>
              <w:pStyle w:val="TableText"/>
            </w:pPr>
          </w:p>
        </w:tc>
      </w:tr>
      <w:tr w:rsidR="002D5403" w14:paraId="52318E64" w14:textId="77777777" w:rsidTr="00514BAB">
        <w:tc>
          <w:tcPr>
            <w:tcW w:w="964" w:type="dxa"/>
          </w:tcPr>
          <w:p w14:paraId="618511EF" w14:textId="52308365" w:rsidR="002D5403" w:rsidRDefault="002D5403" w:rsidP="00424B6F">
            <w:pPr>
              <w:pStyle w:val="TableText"/>
            </w:pPr>
            <w:r>
              <w:t>PA20</w:t>
            </w:r>
          </w:p>
        </w:tc>
        <w:tc>
          <w:tcPr>
            <w:tcW w:w="1224" w:type="dxa"/>
          </w:tcPr>
          <w:p w14:paraId="490DE6E0" w14:textId="2A2D9734" w:rsidR="002D5403" w:rsidRDefault="002D5403" w:rsidP="00424B6F">
            <w:pPr>
              <w:pStyle w:val="TableText"/>
            </w:pPr>
            <w:r>
              <w:t>2013-01-30</w:t>
            </w:r>
          </w:p>
        </w:tc>
        <w:tc>
          <w:tcPr>
            <w:tcW w:w="4140" w:type="dxa"/>
          </w:tcPr>
          <w:p w14:paraId="320E73BE" w14:textId="77777777" w:rsidR="002D5403" w:rsidRDefault="002D5403" w:rsidP="00424B6F">
            <w:pPr>
              <w:pStyle w:val="TableText"/>
            </w:pPr>
            <w:r>
              <w:t>Ändrat beskrivningar kap 4, 5.4 och 6.4.</w:t>
            </w:r>
          </w:p>
          <w:p w14:paraId="355EEC2D" w14:textId="6F7B0F4C" w:rsidR="002D5403" w:rsidRDefault="002D5403" w:rsidP="00424B6F">
            <w:pPr>
              <w:pStyle w:val="TableText"/>
            </w:pPr>
            <w:r>
              <w:t>Nya och uppdaterade typer kap 4, 5.4 och 6.4.</w:t>
            </w:r>
          </w:p>
        </w:tc>
        <w:tc>
          <w:tcPr>
            <w:tcW w:w="1980" w:type="dxa"/>
          </w:tcPr>
          <w:p w14:paraId="5F06B731" w14:textId="77777777" w:rsidR="002D5403" w:rsidRDefault="002D5403" w:rsidP="00424B6F">
            <w:pPr>
              <w:pStyle w:val="TableText"/>
            </w:pPr>
            <w:r>
              <w:t>Fredrik Ström</w:t>
            </w:r>
          </w:p>
          <w:p w14:paraId="15975B28" w14:textId="1FAEB1E3" w:rsidR="002D5403" w:rsidRDefault="002D5403" w:rsidP="00424B6F">
            <w:pPr>
              <w:pStyle w:val="TableText"/>
            </w:pPr>
            <w:r>
              <w:t>Magnus Ekstrand</w:t>
            </w:r>
          </w:p>
        </w:tc>
        <w:tc>
          <w:tcPr>
            <w:tcW w:w="1440" w:type="dxa"/>
          </w:tcPr>
          <w:p w14:paraId="6A90DB14" w14:textId="77777777" w:rsidR="002D5403" w:rsidRDefault="002D5403" w:rsidP="00424B6F">
            <w:pPr>
              <w:pStyle w:val="TableText"/>
            </w:pPr>
          </w:p>
        </w:tc>
      </w:tr>
      <w:tr w:rsidR="002D5403" w14:paraId="54A3D927" w14:textId="77777777" w:rsidTr="00514BAB">
        <w:tc>
          <w:tcPr>
            <w:tcW w:w="964" w:type="dxa"/>
          </w:tcPr>
          <w:p w14:paraId="3907AF13" w14:textId="2CCE8FED" w:rsidR="002D5403" w:rsidRDefault="002D5403" w:rsidP="00424B6F">
            <w:pPr>
              <w:pStyle w:val="TableText"/>
            </w:pPr>
            <w:r>
              <w:t>PA21</w:t>
            </w:r>
          </w:p>
        </w:tc>
        <w:tc>
          <w:tcPr>
            <w:tcW w:w="1224" w:type="dxa"/>
          </w:tcPr>
          <w:p w14:paraId="76D43B79" w14:textId="0B743A03" w:rsidR="002D5403" w:rsidRDefault="002D5403" w:rsidP="00424B6F">
            <w:pPr>
              <w:pStyle w:val="TableText"/>
            </w:pPr>
            <w:r>
              <w:t>2013-01-31</w:t>
            </w:r>
          </w:p>
        </w:tc>
        <w:tc>
          <w:tcPr>
            <w:tcW w:w="4140" w:type="dxa"/>
          </w:tcPr>
          <w:p w14:paraId="46FA8D6A" w14:textId="04E24070" w:rsidR="002D5403" w:rsidRDefault="002D5403" w:rsidP="00AD6605">
            <w:pPr>
              <w:pStyle w:val="TOC1"/>
            </w:pPr>
            <w:r>
              <w:t>Ändringar i beskrivningar kap 4, 5, 6 och 7.</w:t>
            </w:r>
          </w:p>
        </w:tc>
        <w:tc>
          <w:tcPr>
            <w:tcW w:w="1980" w:type="dxa"/>
          </w:tcPr>
          <w:p w14:paraId="150FEA1C" w14:textId="76CEB6C4" w:rsidR="002D5403" w:rsidRDefault="002D5403" w:rsidP="00AD6605">
            <w:pPr>
              <w:pStyle w:val="TOC1"/>
            </w:pPr>
            <w:r>
              <w:t>Maria Andersson</w:t>
            </w:r>
          </w:p>
        </w:tc>
        <w:tc>
          <w:tcPr>
            <w:tcW w:w="1440" w:type="dxa"/>
          </w:tcPr>
          <w:p w14:paraId="1E94FC68" w14:textId="77777777" w:rsidR="002D5403" w:rsidRDefault="002D5403" w:rsidP="00424B6F">
            <w:pPr>
              <w:pStyle w:val="TableText"/>
            </w:pPr>
          </w:p>
        </w:tc>
      </w:tr>
      <w:tr w:rsidR="002D5403" w14:paraId="3597DBB7" w14:textId="77777777" w:rsidTr="00514BAB">
        <w:tc>
          <w:tcPr>
            <w:tcW w:w="964" w:type="dxa"/>
          </w:tcPr>
          <w:p w14:paraId="59B5E60E" w14:textId="1DD4C79C" w:rsidR="002D5403" w:rsidRDefault="002D5403" w:rsidP="00424B6F">
            <w:pPr>
              <w:pStyle w:val="TableText"/>
            </w:pPr>
            <w:r>
              <w:t>PA22</w:t>
            </w:r>
          </w:p>
        </w:tc>
        <w:tc>
          <w:tcPr>
            <w:tcW w:w="1224" w:type="dxa"/>
          </w:tcPr>
          <w:p w14:paraId="32479DC6" w14:textId="06FA7422" w:rsidR="002D5403" w:rsidRDefault="002D5403" w:rsidP="00424B6F">
            <w:pPr>
              <w:pStyle w:val="TableText"/>
            </w:pPr>
            <w:r>
              <w:t>2013-01-31</w:t>
            </w:r>
          </w:p>
        </w:tc>
        <w:tc>
          <w:tcPr>
            <w:tcW w:w="4140" w:type="dxa"/>
          </w:tcPr>
          <w:p w14:paraId="007C83FC" w14:textId="5145E244" w:rsidR="002D5403" w:rsidRDefault="002D5403" w:rsidP="00AD6605">
            <w:pPr>
              <w:pStyle w:val="TOC1"/>
            </w:pPr>
            <w:r>
              <w:t>Ändringar i kap 7, GetCareContact</w:t>
            </w:r>
          </w:p>
        </w:tc>
        <w:tc>
          <w:tcPr>
            <w:tcW w:w="1980" w:type="dxa"/>
          </w:tcPr>
          <w:p w14:paraId="43DFFFDC" w14:textId="0106211A" w:rsidR="002D5403" w:rsidRDefault="002D5403" w:rsidP="00AD6605">
            <w:pPr>
              <w:pStyle w:val="TOC1"/>
            </w:pPr>
            <w:r>
              <w:t>Maria Andersson</w:t>
            </w:r>
          </w:p>
        </w:tc>
        <w:tc>
          <w:tcPr>
            <w:tcW w:w="1440" w:type="dxa"/>
          </w:tcPr>
          <w:p w14:paraId="0367864D" w14:textId="77777777" w:rsidR="002D5403" w:rsidRDefault="002D5403" w:rsidP="00424B6F">
            <w:pPr>
              <w:pStyle w:val="TableText"/>
            </w:pPr>
          </w:p>
        </w:tc>
      </w:tr>
      <w:tr w:rsidR="002D5403" w14:paraId="6226F6EA" w14:textId="77777777" w:rsidTr="00514BAB">
        <w:tc>
          <w:tcPr>
            <w:tcW w:w="964" w:type="dxa"/>
          </w:tcPr>
          <w:p w14:paraId="5E35F1BD" w14:textId="0BDB47F4" w:rsidR="002D5403" w:rsidRDefault="002D5403" w:rsidP="00424B6F">
            <w:pPr>
              <w:pStyle w:val="TableText"/>
            </w:pPr>
            <w:r>
              <w:t>PA23</w:t>
            </w:r>
          </w:p>
        </w:tc>
        <w:tc>
          <w:tcPr>
            <w:tcW w:w="1224" w:type="dxa"/>
          </w:tcPr>
          <w:p w14:paraId="5687B6CD" w14:textId="7664000E" w:rsidR="002D5403" w:rsidRDefault="002D5403" w:rsidP="00424B6F">
            <w:pPr>
              <w:pStyle w:val="TableText"/>
            </w:pPr>
            <w:r>
              <w:t>2013-02-07</w:t>
            </w:r>
          </w:p>
        </w:tc>
        <w:tc>
          <w:tcPr>
            <w:tcW w:w="4140" w:type="dxa"/>
          </w:tcPr>
          <w:p w14:paraId="7562FD90" w14:textId="77777777" w:rsidR="002D5403" w:rsidRDefault="002D5403" w:rsidP="00424B6F">
            <w:pPr>
              <w:pStyle w:val="TableText"/>
            </w:pPr>
            <w:r>
              <w:t>Justeringar av elementnamn och kardinalitet i kap 5, 6 och 7.</w:t>
            </w:r>
          </w:p>
          <w:p w14:paraId="2F7CB9D4" w14:textId="71A66D7A" w:rsidR="002D5403" w:rsidRDefault="002D5403" w:rsidP="00AD6605">
            <w:pPr>
              <w:pStyle w:val="TOC1"/>
            </w:pPr>
            <w:r>
              <w:t>Tog bort ej använd gemensam komponent.</w:t>
            </w:r>
          </w:p>
        </w:tc>
        <w:tc>
          <w:tcPr>
            <w:tcW w:w="1980" w:type="dxa"/>
          </w:tcPr>
          <w:p w14:paraId="5EF1CE4F" w14:textId="18C2DE61" w:rsidR="002D5403" w:rsidRDefault="002D5403" w:rsidP="00AD6605">
            <w:pPr>
              <w:pStyle w:val="TOC1"/>
            </w:pPr>
            <w:r>
              <w:t>Magnus Ekstrand</w:t>
            </w:r>
          </w:p>
        </w:tc>
        <w:tc>
          <w:tcPr>
            <w:tcW w:w="1440" w:type="dxa"/>
          </w:tcPr>
          <w:p w14:paraId="7D8493CC" w14:textId="77777777" w:rsidR="002D5403" w:rsidRDefault="002D5403" w:rsidP="00424B6F">
            <w:pPr>
              <w:pStyle w:val="TableText"/>
            </w:pPr>
          </w:p>
        </w:tc>
      </w:tr>
      <w:tr w:rsidR="002D5403" w14:paraId="33A59637" w14:textId="77777777" w:rsidTr="00514BAB">
        <w:tc>
          <w:tcPr>
            <w:tcW w:w="964" w:type="dxa"/>
          </w:tcPr>
          <w:p w14:paraId="65FB14A4" w14:textId="72807ED0" w:rsidR="002D5403" w:rsidRDefault="002D5403" w:rsidP="00424B6F">
            <w:pPr>
              <w:pStyle w:val="TableText"/>
            </w:pPr>
            <w:r>
              <w:t>PA24</w:t>
            </w:r>
          </w:p>
        </w:tc>
        <w:tc>
          <w:tcPr>
            <w:tcW w:w="1224" w:type="dxa"/>
          </w:tcPr>
          <w:p w14:paraId="6C53B8FC" w14:textId="468DF2AA" w:rsidR="002D5403" w:rsidRDefault="002D5403" w:rsidP="00424B6F">
            <w:pPr>
              <w:pStyle w:val="TableText"/>
            </w:pPr>
            <w:r>
              <w:t>2013-02-11</w:t>
            </w:r>
          </w:p>
        </w:tc>
        <w:tc>
          <w:tcPr>
            <w:tcW w:w="4140" w:type="dxa"/>
          </w:tcPr>
          <w:p w14:paraId="62EC7A7B" w14:textId="4EA33C66" w:rsidR="002D5403" w:rsidRDefault="002D5403" w:rsidP="00AD6605">
            <w:pPr>
              <w:pStyle w:val="TOC1"/>
            </w:pPr>
            <w:r>
              <w:t>Lagt till kap 8, GetDiagnosis</w:t>
            </w:r>
          </w:p>
        </w:tc>
        <w:tc>
          <w:tcPr>
            <w:tcW w:w="1980" w:type="dxa"/>
          </w:tcPr>
          <w:p w14:paraId="25239FEB" w14:textId="6750EA52" w:rsidR="002D5403" w:rsidRDefault="002D5403" w:rsidP="00AD6605">
            <w:pPr>
              <w:pStyle w:val="TOC1"/>
            </w:pPr>
            <w:r>
              <w:t>Maria Andersson</w:t>
            </w:r>
          </w:p>
        </w:tc>
        <w:tc>
          <w:tcPr>
            <w:tcW w:w="1440" w:type="dxa"/>
          </w:tcPr>
          <w:p w14:paraId="62BACF0A" w14:textId="77777777" w:rsidR="002D5403" w:rsidRDefault="002D5403" w:rsidP="00424B6F">
            <w:pPr>
              <w:pStyle w:val="TableText"/>
            </w:pPr>
          </w:p>
        </w:tc>
      </w:tr>
      <w:tr w:rsidR="002D5403" w14:paraId="0F91E968" w14:textId="77777777" w:rsidTr="00514BAB">
        <w:tc>
          <w:tcPr>
            <w:tcW w:w="964" w:type="dxa"/>
          </w:tcPr>
          <w:p w14:paraId="49E162EE" w14:textId="6BB3FD51" w:rsidR="002D5403" w:rsidRDefault="002D5403" w:rsidP="00424B6F">
            <w:pPr>
              <w:pStyle w:val="TableText"/>
            </w:pPr>
            <w:r>
              <w:t>PA25</w:t>
            </w:r>
          </w:p>
        </w:tc>
        <w:tc>
          <w:tcPr>
            <w:tcW w:w="1224" w:type="dxa"/>
          </w:tcPr>
          <w:p w14:paraId="669D10A9" w14:textId="7309F1A7" w:rsidR="002D5403" w:rsidRDefault="002D5403" w:rsidP="00424B6F">
            <w:pPr>
              <w:pStyle w:val="TableText"/>
            </w:pPr>
            <w:r>
              <w:t>2013-02-19</w:t>
            </w:r>
          </w:p>
        </w:tc>
        <w:tc>
          <w:tcPr>
            <w:tcW w:w="4140" w:type="dxa"/>
          </w:tcPr>
          <w:p w14:paraId="3295192F" w14:textId="5F887CCA" w:rsidR="002D5403" w:rsidRDefault="002D5403" w:rsidP="00AD6605">
            <w:pPr>
              <w:pStyle w:val="TOC1"/>
            </w:pPr>
            <w:r>
              <w:t xml:space="preserve">Definierat krav på uppdatering av fältet mostRecentContent i EI-posten. </w:t>
            </w:r>
          </w:p>
        </w:tc>
        <w:tc>
          <w:tcPr>
            <w:tcW w:w="1980" w:type="dxa"/>
          </w:tcPr>
          <w:p w14:paraId="1CF3E83C" w14:textId="12284B98" w:rsidR="002D5403" w:rsidRDefault="002D5403" w:rsidP="00AD6605">
            <w:pPr>
              <w:pStyle w:val="TOC1"/>
            </w:pPr>
            <w:r>
              <w:t>Johan Eltes</w:t>
            </w:r>
          </w:p>
        </w:tc>
        <w:tc>
          <w:tcPr>
            <w:tcW w:w="1440" w:type="dxa"/>
          </w:tcPr>
          <w:p w14:paraId="5420F633" w14:textId="77777777" w:rsidR="002D5403" w:rsidRDefault="002D5403" w:rsidP="00424B6F">
            <w:pPr>
              <w:pStyle w:val="TableText"/>
            </w:pPr>
          </w:p>
        </w:tc>
      </w:tr>
      <w:tr w:rsidR="002D5403" w14:paraId="0C66B6CF" w14:textId="77777777" w:rsidTr="00514BAB">
        <w:tc>
          <w:tcPr>
            <w:tcW w:w="964" w:type="dxa"/>
          </w:tcPr>
          <w:p w14:paraId="2881B369" w14:textId="5B7FC990" w:rsidR="002D5403" w:rsidRDefault="002D5403" w:rsidP="00424B6F">
            <w:pPr>
              <w:pStyle w:val="TableText"/>
            </w:pPr>
            <w:r>
              <w:lastRenderedPageBreak/>
              <w:t>PA26</w:t>
            </w:r>
          </w:p>
        </w:tc>
        <w:tc>
          <w:tcPr>
            <w:tcW w:w="1224" w:type="dxa"/>
          </w:tcPr>
          <w:p w14:paraId="12CC88C2" w14:textId="50647327" w:rsidR="002D5403" w:rsidRDefault="002D5403" w:rsidP="00424B6F">
            <w:pPr>
              <w:pStyle w:val="TableText"/>
            </w:pPr>
            <w:r>
              <w:t>2013-03-04</w:t>
            </w:r>
          </w:p>
        </w:tc>
        <w:tc>
          <w:tcPr>
            <w:tcW w:w="4140" w:type="dxa"/>
          </w:tcPr>
          <w:p w14:paraId="4BA72423" w14:textId="38A270D7" w:rsidR="002D5403" w:rsidRDefault="002D5403" w:rsidP="00AD6605">
            <w:pPr>
              <w:pStyle w:val="TOC1"/>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1980" w:type="dxa"/>
          </w:tcPr>
          <w:p w14:paraId="66222C41" w14:textId="4ACFC17F" w:rsidR="002D5403" w:rsidRDefault="002D5403" w:rsidP="00AD6605">
            <w:pPr>
              <w:pStyle w:val="TOC1"/>
            </w:pPr>
            <w:r>
              <w:t>Johan Eltes</w:t>
            </w:r>
          </w:p>
        </w:tc>
        <w:tc>
          <w:tcPr>
            <w:tcW w:w="1440" w:type="dxa"/>
          </w:tcPr>
          <w:p w14:paraId="480895C6" w14:textId="77777777" w:rsidR="002D5403" w:rsidRDefault="002D5403" w:rsidP="00424B6F">
            <w:pPr>
              <w:pStyle w:val="TableText"/>
            </w:pPr>
          </w:p>
        </w:tc>
      </w:tr>
      <w:tr w:rsidR="002D5403" w14:paraId="5E78A992" w14:textId="77777777" w:rsidTr="00514BAB">
        <w:tc>
          <w:tcPr>
            <w:tcW w:w="964" w:type="dxa"/>
          </w:tcPr>
          <w:p w14:paraId="7FEF17F3" w14:textId="560E21D3" w:rsidR="002D5403" w:rsidRDefault="002D5403" w:rsidP="00424B6F">
            <w:pPr>
              <w:pStyle w:val="TableText"/>
            </w:pPr>
            <w:r>
              <w:t>PA27</w:t>
            </w:r>
          </w:p>
        </w:tc>
        <w:tc>
          <w:tcPr>
            <w:tcW w:w="1224" w:type="dxa"/>
          </w:tcPr>
          <w:p w14:paraId="1276B6B9" w14:textId="7734890B" w:rsidR="002D5403" w:rsidRDefault="002D5403" w:rsidP="00424B6F">
            <w:pPr>
              <w:pStyle w:val="TableText"/>
            </w:pPr>
            <w:r>
              <w:t>2013-03-19</w:t>
            </w:r>
          </w:p>
        </w:tc>
        <w:tc>
          <w:tcPr>
            <w:tcW w:w="4140" w:type="dxa"/>
          </w:tcPr>
          <w:p w14:paraId="6F4C8AFB" w14:textId="357A72B1" w:rsidR="002D5403" w:rsidRDefault="002D5403" w:rsidP="00AD6605">
            <w:pPr>
              <w:pStyle w:val="TOC1"/>
            </w:pPr>
            <w:r>
              <w:t xml:space="preserve">Applicerat uppdateringar för att komma i fas med GetCareDocumentation. </w:t>
            </w:r>
          </w:p>
        </w:tc>
        <w:tc>
          <w:tcPr>
            <w:tcW w:w="1980" w:type="dxa"/>
          </w:tcPr>
          <w:p w14:paraId="667CACBA" w14:textId="358EC858" w:rsidR="002D5403" w:rsidRDefault="002D5403" w:rsidP="00AD6605">
            <w:pPr>
              <w:pStyle w:val="TOC1"/>
            </w:pPr>
            <w:r>
              <w:t>Johan Eltes</w:t>
            </w:r>
          </w:p>
        </w:tc>
        <w:tc>
          <w:tcPr>
            <w:tcW w:w="1440" w:type="dxa"/>
          </w:tcPr>
          <w:p w14:paraId="57FB4AFD" w14:textId="77777777" w:rsidR="002D5403" w:rsidRDefault="002D5403" w:rsidP="00424B6F">
            <w:pPr>
              <w:pStyle w:val="TableText"/>
            </w:pPr>
          </w:p>
        </w:tc>
      </w:tr>
      <w:tr w:rsidR="002D5403" w14:paraId="14D676F8" w14:textId="77777777" w:rsidTr="00514BAB">
        <w:tc>
          <w:tcPr>
            <w:tcW w:w="964" w:type="dxa"/>
          </w:tcPr>
          <w:p w14:paraId="15C6E1EE" w14:textId="029EB820" w:rsidR="002D5403" w:rsidRDefault="002D5403" w:rsidP="00424B6F">
            <w:pPr>
              <w:pStyle w:val="TableText"/>
            </w:pPr>
            <w:r>
              <w:t>PA28</w:t>
            </w:r>
          </w:p>
        </w:tc>
        <w:tc>
          <w:tcPr>
            <w:tcW w:w="1224" w:type="dxa"/>
          </w:tcPr>
          <w:p w14:paraId="09D61219" w14:textId="1E0A67AA" w:rsidR="002D5403" w:rsidRDefault="002D5403" w:rsidP="00424B6F">
            <w:pPr>
              <w:pStyle w:val="TableText"/>
            </w:pPr>
            <w:r>
              <w:t>2013-03-19</w:t>
            </w:r>
          </w:p>
        </w:tc>
        <w:tc>
          <w:tcPr>
            <w:tcW w:w="4140" w:type="dxa"/>
          </w:tcPr>
          <w:p w14:paraId="74810A1E" w14:textId="1037958B" w:rsidR="002D5403" w:rsidRDefault="002D5403" w:rsidP="00AD6605">
            <w:pPr>
              <w:pStyle w:val="TOC1"/>
            </w:pPr>
            <w:r>
              <w:t xml:space="preserve">Rättat spec för serviceDomän i spec för EI-posten </w:t>
            </w:r>
          </w:p>
        </w:tc>
        <w:tc>
          <w:tcPr>
            <w:tcW w:w="1980" w:type="dxa"/>
          </w:tcPr>
          <w:p w14:paraId="156E1437" w14:textId="3F70A321" w:rsidR="002D5403" w:rsidRDefault="002D5403" w:rsidP="00AD6605">
            <w:pPr>
              <w:pStyle w:val="TOC1"/>
            </w:pPr>
            <w:r>
              <w:t>Johan Eltes</w:t>
            </w:r>
          </w:p>
        </w:tc>
        <w:tc>
          <w:tcPr>
            <w:tcW w:w="1440" w:type="dxa"/>
          </w:tcPr>
          <w:p w14:paraId="3B0A4A70" w14:textId="77777777" w:rsidR="002D5403" w:rsidRDefault="002D5403" w:rsidP="00424B6F">
            <w:pPr>
              <w:pStyle w:val="TableText"/>
            </w:pPr>
          </w:p>
        </w:tc>
      </w:tr>
      <w:tr w:rsidR="002D5403" w14:paraId="645DE397" w14:textId="77777777" w:rsidTr="00514BAB">
        <w:tc>
          <w:tcPr>
            <w:tcW w:w="964" w:type="dxa"/>
          </w:tcPr>
          <w:p w14:paraId="1C284C84" w14:textId="00F10721" w:rsidR="002D5403" w:rsidRDefault="002D5403" w:rsidP="00424B6F">
            <w:pPr>
              <w:pStyle w:val="TableText"/>
            </w:pPr>
            <w:r>
              <w:t>PA29</w:t>
            </w:r>
          </w:p>
        </w:tc>
        <w:tc>
          <w:tcPr>
            <w:tcW w:w="1224" w:type="dxa"/>
          </w:tcPr>
          <w:p w14:paraId="510C30D4" w14:textId="39AB2659" w:rsidR="002D5403" w:rsidRDefault="002D5403" w:rsidP="00424B6F">
            <w:pPr>
              <w:pStyle w:val="TableText"/>
            </w:pPr>
            <w:r>
              <w:t>2013-03-20</w:t>
            </w:r>
          </w:p>
        </w:tc>
        <w:tc>
          <w:tcPr>
            <w:tcW w:w="4140" w:type="dxa"/>
          </w:tcPr>
          <w:p w14:paraId="5BBA1CCA" w14:textId="75EB085C" w:rsidR="002D5403" w:rsidRDefault="002D5403" w:rsidP="00AD6605">
            <w:pPr>
              <w:pStyle w:val="TOC1"/>
            </w:pPr>
            <w:r>
              <w:t>Nytt tjänstekontrakt: GetPrenatalMedicalHistory</w:t>
            </w:r>
          </w:p>
        </w:tc>
        <w:tc>
          <w:tcPr>
            <w:tcW w:w="1980" w:type="dxa"/>
          </w:tcPr>
          <w:p w14:paraId="0DEF612E" w14:textId="54ACA988" w:rsidR="002D5403" w:rsidRDefault="002D5403" w:rsidP="00AD6605">
            <w:pPr>
              <w:pStyle w:val="TOC1"/>
            </w:pPr>
            <w:r>
              <w:t>Jacob Tardell</w:t>
            </w:r>
          </w:p>
        </w:tc>
        <w:tc>
          <w:tcPr>
            <w:tcW w:w="1440" w:type="dxa"/>
          </w:tcPr>
          <w:p w14:paraId="336FD57D" w14:textId="77777777" w:rsidR="002D5403" w:rsidRDefault="002D5403" w:rsidP="00424B6F">
            <w:pPr>
              <w:pStyle w:val="TableText"/>
            </w:pPr>
          </w:p>
        </w:tc>
      </w:tr>
      <w:tr w:rsidR="002D5403" w14:paraId="0A15688D" w14:textId="77777777" w:rsidTr="00514BAB">
        <w:tc>
          <w:tcPr>
            <w:tcW w:w="964" w:type="dxa"/>
          </w:tcPr>
          <w:p w14:paraId="59A69D8A" w14:textId="7258AC6E" w:rsidR="002D5403" w:rsidRDefault="002D5403" w:rsidP="00424B6F">
            <w:pPr>
              <w:pStyle w:val="TableText"/>
            </w:pPr>
            <w:r>
              <w:t>PA30</w:t>
            </w:r>
          </w:p>
        </w:tc>
        <w:tc>
          <w:tcPr>
            <w:tcW w:w="1224" w:type="dxa"/>
          </w:tcPr>
          <w:p w14:paraId="67F6AAAC" w14:textId="4EDBF58A" w:rsidR="002D5403" w:rsidRDefault="002D5403" w:rsidP="00424B6F">
            <w:pPr>
              <w:pStyle w:val="TableText"/>
            </w:pPr>
            <w:r>
              <w:t>2013-03-27</w:t>
            </w:r>
          </w:p>
        </w:tc>
        <w:tc>
          <w:tcPr>
            <w:tcW w:w="4140" w:type="dxa"/>
          </w:tcPr>
          <w:p w14:paraId="7CFE65C4" w14:textId="67679974" w:rsidR="002D5403" w:rsidRDefault="002D5403" w:rsidP="00AD6605">
            <w:pPr>
              <w:pStyle w:val="TOC1"/>
            </w:pPr>
            <w:r>
              <w:t>Nytt tjänstekontrakt: GetDeliveryMedicalHistory</w:t>
            </w:r>
          </w:p>
        </w:tc>
        <w:tc>
          <w:tcPr>
            <w:tcW w:w="1980" w:type="dxa"/>
          </w:tcPr>
          <w:p w14:paraId="469315E0" w14:textId="0C76EDAE" w:rsidR="002D5403" w:rsidRDefault="002D5403" w:rsidP="00AD6605">
            <w:pPr>
              <w:pStyle w:val="TOC1"/>
            </w:pPr>
            <w:r>
              <w:t>Jacob Tardell</w:t>
            </w:r>
          </w:p>
        </w:tc>
        <w:tc>
          <w:tcPr>
            <w:tcW w:w="1440" w:type="dxa"/>
          </w:tcPr>
          <w:p w14:paraId="13BB0E04" w14:textId="77777777" w:rsidR="002D5403" w:rsidRDefault="002D5403" w:rsidP="00424B6F">
            <w:pPr>
              <w:pStyle w:val="TableText"/>
            </w:pPr>
          </w:p>
        </w:tc>
      </w:tr>
      <w:tr w:rsidR="002D5403" w14:paraId="711C6124" w14:textId="77777777" w:rsidTr="00514BAB">
        <w:tc>
          <w:tcPr>
            <w:tcW w:w="964" w:type="dxa"/>
          </w:tcPr>
          <w:p w14:paraId="27ABDBEB" w14:textId="68C78787" w:rsidR="002D5403" w:rsidRDefault="002D5403" w:rsidP="00424B6F">
            <w:pPr>
              <w:pStyle w:val="TableText"/>
            </w:pPr>
            <w:r>
              <w:t>PA31</w:t>
            </w:r>
          </w:p>
        </w:tc>
        <w:tc>
          <w:tcPr>
            <w:tcW w:w="1224" w:type="dxa"/>
          </w:tcPr>
          <w:p w14:paraId="07207C8C" w14:textId="49A74426" w:rsidR="002D5403" w:rsidRDefault="002D5403" w:rsidP="00424B6F">
            <w:pPr>
              <w:pStyle w:val="TableText"/>
            </w:pPr>
            <w:r>
              <w:t>2013-04-08</w:t>
            </w:r>
          </w:p>
        </w:tc>
        <w:tc>
          <w:tcPr>
            <w:tcW w:w="4140" w:type="dxa"/>
          </w:tcPr>
          <w:p w14:paraId="30EE342E" w14:textId="77777777" w:rsidR="002D5403" w:rsidRDefault="002D5403" w:rsidP="00424B6F">
            <w:pPr>
              <w:pStyle w:val="TableText"/>
            </w:pPr>
            <w:r>
              <w:t xml:space="preserve">- Kardinalitet på </w:t>
            </w:r>
            <w:r w:rsidRPr="002C529C">
              <w:t>haemorrhageBeforePlacentaDelivery</w:t>
            </w:r>
            <w:r>
              <w:t xml:space="preserve">, </w:t>
            </w:r>
            <w:r w:rsidRPr="002C529C">
              <w:t>haemorrhageAfterPlacentaDelivery</w:t>
            </w:r>
            <w:r>
              <w:t>.</w:t>
            </w:r>
          </w:p>
          <w:p w14:paraId="3D54A267" w14:textId="77777777" w:rsidR="002D5403" w:rsidRDefault="002D5403" w:rsidP="00424B6F">
            <w:pPr>
              <w:pStyle w:val="TableText"/>
            </w:pPr>
            <w:r>
              <w:t>- Lagt till oid(CeHis) för kön.</w:t>
            </w:r>
          </w:p>
          <w:p w14:paraId="72E70D26" w14:textId="77777777" w:rsidR="002D5403" w:rsidRDefault="002D5403" w:rsidP="00424B6F">
            <w:pPr>
              <w:pStyle w:val="TableText"/>
            </w:pPr>
            <w:r>
              <w:t>- Ändrat semantik i EI-fältet ”Most Recent Content”</w:t>
            </w:r>
          </w:p>
          <w:p w14:paraId="0456C6DA" w14:textId="24F072CD" w:rsidR="002D5403" w:rsidRDefault="002D5403" w:rsidP="00AD6605">
            <w:pPr>
              <w:pStyle w:val="TOC1"/>
            </w:pPr>
            <w:r>
              <w:t>- Uppdaterat arkitektur- och adresseringsbeskrivningar för att täcka direktadressering av källsystem</w:t>
            </w:r>
          </w:p>
        </w:tc>
        <w:tc>
          <w:tcPr>
            <w:tcW w:w="1980" w:type="dxa"/>
          </w:tcPr>
          <w:p w14:paraId="3770F006" w14:textId="77777777" w:rsidR="002D5403" w:rsidRDefault="002D5403" w:rsidP="00424B6F">
            <w:pPr>
              <w:pStyle w:val="TableText"/>
            </w:pPr>
            <w:r>
              <w:t>Khaled Daham</w:t>
            </w:r>
          </w:p>
          <w:p w14:paraId="10175152" w14:textId="02B4EFF3" w:rsidR="002D5403" w:rsidRDefault="002D5403" w:rsidP="00AD6605">
            <w:pPr>
              <w:pStyle w:val="TOC1"/>
            </w:pPr>
            <w:r>
              <w:t>Johan Eltes</w:t>
            </w:r>
          </w:p>
        </w:tc>
        <w:tc>
          <w:tcPr>
            <w:tcW w:w="1440" w:type="dxa"/>
          </w:tcPr>
          <w:p w14:paraId="69976C23" w14:textId="77777777" w:rsidR="002D5403" w:rsidRDefault="002D5403" w:rsidP="00424B6F">
            <w:pPr>
              <w:pStyle w:val="TableText"/>
            </w:pPr>
          </w:p>
        </w:tc>
      </w:tr>
      <w:tr w:rsidR="002D5403" w14:paraId="56D27B7C" w14:textId="77777777" w:rsidTr="00514BAB">
        <w:tc>
          <w:tcPr>
            <w:tcW w:w="964" w:type="dxa"/>
          </w:tcPr>
          <w:p w14:paraId="1DD74709" w14:textId="63D83AA8" w:rsidR="002D5403" w:rsidRDefault="002D5403" w:rsidP="00424B6F">
            <w:pPr>
              <w:pStyle w:val="TableText"/>
            </w:pPr>
            <w:r>
              <w:t>PA32</w:t>
            </w:r>
          </w:p>
        </w:tc>
        <w:tc>
          <w:tcPr>
            <w:tcW w:w="1224" w:type="dxa"/>
          </w:tcPr>
          <w:p w14:paraId="66CCD98B" w14:textId="794F2D79" w:rsidR="002D5403" w:rsidRDefault="002D5403" w:rsidP="00424B6F">
            <w:pPr>
              <w:pStyle w:val="TableText"/>
            </w:pPr>
            <w:r>
              <w:t>2013-05-02</w:t>
            </w:r>
          </w:p>
        </w:tc>
        <w:tc>
          <w:tcPr>
            <w:tcW w:w="4140" w:type="dxa"/>
          </w:tcPr>
          <w:p w14:paraId="6D90711E" w14:textId="77777777" w:rsidR="002D5403" w:rsidRDefault="002D5403" w:rsidP="00424B6F">
            <w:pPr>
              <w:pStyle w:val="TableText"/>
              <w:numPr>
                <w:ilvl w:val="0"/>
                <w:numId w:val="29"/>
              </w:numPr>
            </w:pPr>
            <w:r>
              <w:t>Uppdaterat skrivningar kring adressering och engagemangspostens innehåll</w:t>
            </w:r>
          </w:p>
          <w:p w14:paraId="595076F8" w14:textId="77777777" w:rsidR="002D5403" w:rsidRDefault="002D5403" w:rsidP="00424B6F">
            <w:pPr>
              <w:pStyle w:val="TableText"/>
              <w:numPr>
                <w:ilvl w:val="0"/>
                <w:numId w:val="29"/>
              </w:numPr>
            </w:pPr>
            <w:r>
              <w:t>Tagit bort GetDeliveryMedicalHistory</w:t>
            </w:r>
          </w:p>
          <w:p w14:paraId="7EF0F7A9" w14:textId="77777777" w:rsidR="002D5403" w:rsidRDefault="002D5403" w:rsidP="00424B6F">
            <w:pPr>
              <w:pStyle w:val="TableText"/>
              <w:numPr>
                <w:ilvl w:val="0"/>
                <w:numId w:val="29"/>
              </w:numPr>
            </w:pPr>
            <w:r>
              <w:t>Bytt namn på GetPrenatalMedicalHistory till GetMaternityMedicalHistory</w:t>
            </w:r>
          </w:p>
          <w:p w14:paraId="7D59F9FD" w14:textId="77777777" w:rsidR="002D5403" w:rsidRDefault="002D5403" w:rsidP="00424B6F">
            <w:pPr>
              <w:pStyle w:val="TableText"/>
              <w:numPr>
                <w:ilvl w:val="0"/>
                <w:numId w:val="29"/>
              </w:numPr>
            </w:pPr>
            <w:r>
              <w:t>Uppdaterat och kompletterat GetMaternityMedicalHistory</w:t>
            </w:r>
          </w:p>
          <w:p w14:paraId="7FD858D1" w14:textId="77777777" w:rsidR="002D5403" w:rsidRDefault="002D5403" w:rsidP="00424B6F">
            <w:pPr>
              <w:pStyle w:val="TableText"/>
            </w:pPr>
          </w:p>
          <w:p w14:paraId="5BC288F4" w14:textId="29D43826" w:rsidR="002D5403" w:rsidRDefault="002D5403" w:rsidP="00AD6605">
            <w:pPr>
              <w:pStyle w:val="TOC1"/>
            </w:pPr>
            <w:r>
              <w:t>Viktiga ändringar är gulmarkerade</w:t>
            </w:r>
          </w:p>
        </w:tc>
        <w:tc>
          <w:tcPr>
            <w:tcW w:w="1980" w:type="dxa"/>
          </w:tcPr>
          <w:p w14:paraId="4D7AC4C6" w14:textId="77777777" w:rsidR="002D5403" w:rsidRDefault="002D5403" w:rsidP="00424B6F">
            <w:pPr>
              <w:pStyle w:val="TableText"/>
            </w:pPr>
            <w:r>
              <w:t>Jacob Tardell</w:t>
            </w:r>
          </w:p>
          <w:p w14:paraId="510CE237" w14:textId="79DBB7E4" w:rsidR="002D5403" w:rsidRDefault="002D5403" w:rsidP="00AD6605">
            <w:pPr>
              <w:pStyle w:val="TOC1"/>
            </w:pPr>
            <w:r>
              <w:t>Johan Eltes</w:t>
            </w:r>
          </w:p>
        </w:tc>
        <w:tc>
          <w:tcPr>
            <w:tcW w:w="1440" w:type="dxa"/>
          </w:tcPr>
          <w:p w14:paraId="764F2F32" w14:textId="77777777" w:rsidR="002D5403" w:rsidRDefault="002D5403" w:rsidP="00424B6F">
            <w:pPr>
              <w:pStyle w:val="TableText"/>
            </w:pPr>
          </w:p>
        </w:tc>
      </w:tr>
      <w:tr w:rsidR="002D5403" w14:paraId="02F97D2B" w14:textId="77777777" w:rsidTr="00514BAB">
        <w:tc>
          <w:tcPr>
            <w:tcW w:w="964" w:type="dxa"/>
          </w:tcPr>
          <w:p w14:paraId="1D77A032" w14:textId="384395F7" w:rsidR="002D5403" w:rsidRDefault="002D5403" w:rsidP="00424B6F">
            <w:pPr>
              <w:pStyle w:val="TableText"/>
            </w:pPr>
            <w:r>
              <w:t>PA33</w:t>
            </w:r>
          </w:p>
        </w:tc>
        <w:tc>
          <w:tcPr>
            <w:tcW w:w="1224" w:type="dxa"/>
          </w:tcPr>
          <w:p w14:paraId="11496CC4" w14:textId="13DCF92E" w:rsidR="002D5403" w:rsidRDefault="002D5403" w:rsidP="00424B6F">
            <w:pPr>
              <w:pStyle w:val="TableText"/>
            </w:pPr>
            <w:r>
              <w:t>2013-05-05</w:t>
            </w:r>
          </w:p>
        </w:tc>
        <w:tc>
          <w:tcPr>
            <w:tcW w:w="4140" w:type="dxa"/>
          </w:tcPr>
          <w:p w14:paraId="48DE636F" w14:textId="1F501907" w:rsidR="002D5403" w:rsidRDefault="002D5403" w:rsidP="00AD6605">
            <w:pPr>
              <w:pStyle w:val="TOC1"/>
              <w:numPr>
                <w:ilvl w:val="0"/>
                <w:numId w:val="12"/>
              </w:numPr>
            </w:pPr>
            <w:r>
              <w:t>Korrigering av engelsk terminologi</w:t>
            </w:r>
          </w:p>
        </w:tc>
        <w:tc>
          <w:tcPr>
            <w:tcW w:w="1980" w:type="dxa"/>
          </w:tcPr>
          <w:p w14:paraId="5EDCE7AD" w14:textId="77777777" w:rsidR="002D5403" w:rsidRDefault="002D5403" w:rsidP="00424B6F">
            <w:pPr>
              <w:pStyle w:val="TableText"/>
            </w:pPr>
            <w:r>
              <w:t>Jacob Tardell</w:t>
            </w:r>
          </w:p>
          <w:p w14:paraId="16997710" w14:textId="5BB0B249" w:rsidR="002D5403" w:rsidRDefault="002D5403" w:rsidP="00AD6605">
            <w:pPr>
              <w:pStyle w:val="TOC1"/>
            </w:pPr>
            <w:r>
              <w:t>Johan Eltes</w:t>
            </w:r>
          </w:p>
        </w:tc>
        <w:tc>
          <w:tcPr>
            <w:tcW w:w="1440" w:type="dxa"/>
          </w:tcPr>
          <w:p w14:paraId="18795D35" w14:textId="77777777" w:rsidR="002D5403" w:rsidRDefault="002D5403" w:rsidP="00424B6F">
            <w:pPr>
              <w:pStyle w:val="TableText"/>
            </w:pPr>
          </w:p>
        </w:tc>
      </w:tr>
      <w:tr w:rsidR="002D5403" w14:paraId="607ADC7B" w14:textId="77777777" w:rsidTr="00514BAB">
        <w:tc>
          <w:tcPr>
            <w:tcW w:w="964" w:type="dxa"/>
          </w:tcPr>
          <w:p w14:paraId="198C438B" w14:textId="64693798" w:rsidR="002D5403" w:rsidRDefault="002D5403" w:rsidP="00424B6F">
            <w:pPr>
              <w:pStyle w:val="TableText"/>
            </w:pPr>
            <w:r>
              <w:t>PA34</w:t>
            </w:r>
          </w:p>
        </w:tc>
        <w:tc>
          <w:tcPr>
            <w:tcW w:w="1224" w:type="dxa"/>
          </w:tcPr>
          <w:p w14:paraId="3507E21F" w14:textId="3386BC0E" w:rsidR="002D5403" w:rsidRDefault="002D5403" w:rsidP="00424B6F">
            <w:pPr>
              <w:pStyle w:val="TableText"/>
            </w:pPr>
            <w:r>
              <w:t>2013-05-07</w:t>
            </w:r>
          </w:p>
        </w:tc>
        <w:tc>
          <w:tcPr>
            <w:tcW w:w="4140" w:type="dxa"/>
          </w:tcPr>
          <w:p w14:paraId="52E925E6" w14:textId="77777777" w:rsidR="002D5403" w:rsidRDefault="002D5403" w:rsidP="00424B6F">
            <w:pPr>
              <w:pStyle w:val="TableText"/>
              <w:numPr>
                <w:ilvl w:val="0"/>
                <w:numId w:val="29"/>
              </w:numPr>
            </w:pPr>
            <w:r>
              <w:t>Arkitekturskisser uppdaterade för att spegla korrekt användning av EI</w:t>
            </w:r>
          </w:p>
          <w:p w14:paraId="555FC6F7" w14:textId="77777777" w:rsidR="002D5403" w:rsidRDefault="002D5403" w:rsidP="00424B6F">
            <w:pPr>
              <w:pStyle w:val="TableText"/>
              <w:numPr>
                <w:ilvl w:val="0"/>
                <w:numId w:val="29"/>
              </w:numPr>
            </w:pPr>
            <w:r>
              <w:t>Uppdaterad typ på viktfält från int till PQType</w:t>
            </w:r>
          </w:p>
          <w:p w14:paraId="5660C679" w14:textId="77777777" w:rsidR="002D5403" w:rsidRDefault="002D5403" w:rsidP="00424B6F">
            <w:pPr>
              <w:pStyle w:val="TableText"/>
              <w:numPr>
                <w:ilvl w:val="0"/>
                <w:numId w:val="29"/>
              </w:numPr>
            </w:pPr>
            <w:r>
              <w:t>Återställt typ för ”dosage” till text och förtydligat att värdet är beskrivande text</w:t>
            </w:r>
          </w:p>
          <w:p w14:paraId="0A7A82B3" w14:textId="59AAFA81" w:rsidR="002D5403" w:rsidRDefault="002D5403" w:rsidP="00AD6605">
            <w:pPr>
              <w:pStyle w:val="TOC1"/>
              <w:numPr>
                <w:ilvl w:val="0"/>
                <w:numId w:val="12"/>
              </w:numPr>
            </w:pPr>
            <w:r>
              <w:t>Formatteringsproblem åtgärdade</w:t>
            </w:r>
          </w:p>
        </w:tc>
        <w:tc>
          <w:tcPr>
            <w:tcW w:w="1980" w:type="dxa"/>
          </w:tcPr>
          <w:p w14:paraId="18F4D2CA" w14:textId="0F590BF2" w:rsidR="002D5403" w:rsidRDefault="002D5403" w:rsidP="00AD6605">
            <w:pPr>
              <w:pStyle w:val="TOC1"/>
            </w:pPr>
            <w:r>
              <w:t>Johan Eltes</w:t>
            </w:r>
          </w:p>
        </w:tc>
        <w:tc>
          <w:tcPr>
            <w:tcW w:w="1440" w:type="dxa"/>
          </w:tcPr>
          <w:p w14:paraId="034746FC" w14:textId="77777777" w:rsidR="002D5403" w:rsidRDefault="002D5403" w:rsidP="00424B6F">
            <w:pPr>
              <w:pStyle w:val="TableText"/>
            </w:pPr>
          </w:p>
        </w:tc>
      </w:tr>
      <w:tr w:rsidR="002D5403" w14:paraId="61552EF4" w14:textId="77777777" w:rsidTr="00514BAB">
        <w:tc>
          <w:tcPr>
            <w:tcW w:w="964" w:type="dxa"/>
          </w:tcPr>
          <w:p w14:paraId="67C2F0FD" w14:textId="1BF74233" w:rsidR="002D5403" w:rsidRDefault="002D5403" w:rsidP="00424B6F">
            <w:pPr>
              <w:pStyle w:val="TableText"/>
            </w:pPr>
            <w:r>
              <w:t>PA35</w:t>
            </w:r>
          </w:p>
        </w:tc>
        <w:tc>
          <w:tcPr>
            <w:tcW w:w="1224" w:type="dxa"/>
          </w:tcPr>
          <w:p w14:paraId="3CA41AA3" w14:textId="77B36628" w:rsidR="002D5403" w:rsidRDefault="002D5403" w:rsidP="00424B6F">
            <w:pPr>
              <w:pStyle w:val="TableText"/>
            </w:pPr>
            <w:r>
              <w:t>2013-09-02</w:t>
            </w:r>
          </w:p>
        </w:tc>
        <w:tc>
          <w:tcPr>
            <w:tcW w:w="4140" w:type="dxa"/>
          </w:tcPr>
          <w:p w14:paraId="7E9EBB4C" w14:textId="3862FF3F" w:rsidR="002D5403" w:rsidRDefault="002D5403" w:rsidP="00AD6605">
            <w:pPr>
              <w:pStyle w:val="TOC1"/>
              <w:numPr>
                <w:ilvl w:val="0"/>
                <w:numId w:val="12"/>
              </w:numPr>
            </w:pPr>
            <w:r w:rsidRPr="00F4564C">
              <w:t>GetLaboratory</w:t>
            </w:r>
            <w:r>
              <w:t>Order</w:t>
            </w:r>
            <w:r w:rsidRPr="00F4564C">
              <w:t>Outcome tillags, samt gemensamma komponenter uppdaterade</w:t>
            </w:r>
          </w:p>
        </w:tc>
        <w:tc>
          <w:tcPr>
            <w:tcW w:w="1980" w:type="dxa"/>
          </w:tcPr>
          <w:p w14:paraId="2A845BE1" w14:textId="48E6F152" w:rsidR="002D5403" w:rsidRDefault="002D5403" w:rsidP="00AD6605">
            <w:pPr>
              <w:pStyle w:val="TOC1"/>
            </w:pPr>
            <w:r>
              <w:t>Fredrik Ström</w:t>
            </w:r>
          </w:p>
        </w:tc>
        <w:tc>
          <w:tcPr>
            <w:tcW w:w="1440" w:type="dxa"/>
          </w:tcPr>
          <w:p w14:paraId="32C59796" w14:textId="77777777" w:rsidR="002D5403" w:rsidRDefault="002D5403" w:rsidP="00424B6F">
            <w:pPr>
              <w:pStyle w:val="TableText"/>
            </w:pPr>
          </w:p>
        </w:tc>
      </w:tr>
      <w:tr w:rsidR="002D5403" w14:paraId="09985C9F" w14:textId="77777777" w:rsidTr="00514BAB">
        <w:tc>
          <w:tcPr>
            <w:tcW w:w="964" w:type="dxa"/>
          </w:tcPr>
          <w:p w14:paraId="391046B2" w14:textId="3525EFB8" w:rsidR="002D5403" w:rsidRDefault="002D5403" w:rsidP="00424B6F">
            <w:pPr>
              <w:pStyle w:val="TableText"/>
            </w:pPr>
            <w:r>
              <w:t>PA36</w:t>
            </w:r>
          </w:p>
        </w:tc>
        <w:tc>
          <w:tcPr>
            <w:tcW w:w="1224" w:type="dxa"/>
          </w:tcPr>
          <w:p w14:paraId="4074E9DD" w14:textId="0B6A22EA" w:rsidR="002D5403" w:rsidRDefault="002D5403" w:rsidP="00424B6F">
            <w:pPr>
              <w:pStyle w:val="TableText"/>
            </w:pPr>
            <w:r>
              <w:t>2013-09-03</w:t>
            </w:r>
          </w:p>
        </w:tc>
        <w:tc>
          <w:tcPr>
            <w:tcW w:w="4140" w:type="dxa"/>
          </w:tcPr>
          <w:p w14:paraId="603C9CE6" w14:textId="01CA1FE9" w:rsidR="002D5403" w:rsidRPr="00F4564C" w:rsidRDefault="002D5403" w:rsidP="00AD6605">
            <w:pPr>
              <w:pStyle w:val="TOC1"/>
              <w:numPr>
                <w:ilvl w:val="0"/>
                <w:numId w:val="12"/>
              </w:numPr>
            </w:pPr>
            <w:r>
              <w:t>Uppdaterat beskrivning av author.</w:t>
            </w:r>
          </w:p>
        </w:tc>
        <w:tc>
          <w:tcPr>
            <w:tcW w:w="1980" w:type="dxa"/>
          </w:tcPr>
          <w:p w14:paraId="105C06B0" w14:textId="4236EA43" w:rsidR="002D5403" w:rsidRDefault="002D5403" w:rsidP="00AD6605">
            <w:pPr>
              <w:pStyle w:val="TOC1"/>
            </w:pPr>
            <w:r>
              <w:t>Björn Genfors</w:t>
            </w:r>
          </w:p>
        </w:tc>
        <w:tc>
          <w:tcPr>
            <w:tcW w:w="1440" w:type="dxa"/>
          </w:tcPr>
          <w:p w14:paraId="35794D54" w14:textId="77777777" w:rsidR="002D5403" w:rsidRDefault="002D5403" w:rsidP="00424B6F">
            <w:pPr>
              <w:pStyle w:val="TableText"/>
            </w:pPr>
          </w:p>
        </w:tc>
      </w:tr>
      <w:tr w:rsidR="002D5403" w14:paraId="2B707DD2" w14:textId="77777777" w:rsidTr="00514BAB">
        <w:tc>
          <w:tcPr>
            <w:tcW w:w="964" w:type="dxa"/>
          </w:tcPr>
          <w:p w14:paraId="6C3F7749" w14:textId="15979FDB" w:rsidR="002D5403" w:rsidRDefault="002D5403" w:rsidP="00424B6F">
            <w:pPr>
              <w:pStyle w:val="TableText"/>
            </w:pPr>
            <w:r>
              <w:t>PA37</w:t>
            </w:r>
          </w:p>
        </w:tc>
        <w:tc>
          <w:tcPr>
            <w:tcW w:w="1224" w:type="dxa"/>
          </w:tcPr>
          <w:p w14:paraId="59D02B0C" w14:textId="74DC61BB" w:rsidR="002D5403" w:rsidRDefault="002D5403" w:rsidP="00424B6F">
            <w:pPr>
              <w:pStyle w:val="TableText"/>
            </w:pPr>
            <w:r>
              <w:t>2013-09-16</w:t>
            </w:r>
          </w:p>
        </w:tc>
        <w:tc>
          <w:tcPr>
            <w:tcW w:w="4140" w:type="dxa"/>
          </w:tcPr>
          <w:p w14:paraId="22104B32" w14:textId="459E4695" w:rsidR="002D5403" w:rsidRDefault="002D5403" w:rsidP="00AD6605">
            <w:pPr>
              <w:pStyle w:val="TOC1"/>
              <w:numPr>
                <w:ilvl w:val="0"/>
                <w:numId w:val="12"/>
              </w:numPr>
            </w:pPr>
            <w:r>
              <w:t>Uppdaterat länkar (4 st.) till HSA-dokumentation under AuthorRoleCode</w:t>
            </w:r>
          </w:p>
        </w:tc>
        <w:tc>
          <w:tcPr>
            <w:tcW w:w="1980" w:type="dxa"/>
          </w:tcPr>
          <w:p w14:paraId="66217CDA" w14:textId="6406A183" w:rsidR="002D5403" w:rsidRDefault="002D5403" w:rsidP="00AD6605">
            <w:pPr>
              <w:pStyle w:val="TOC1"/>
            </w:pPr>
            <w:r>
              <w:t>Jacob Tardell</w:t>
            </w:r>
          </w:p>
        </w:tc>
        <w:tc>
          <w:tcPr>
            <w:tcW w:w="1440" w:type="dxa"/>
          </w:tcPr>
          <w:p w14:paraId="2DBFA02C" w14:textId="77777777" w:rsidR="002D5403" w:rsidRDefault="002D5403" w:rsidP="00424B6F">
            <w:pPr>
              <w:pStyle w:val="TableText"/>
            </w:pPr>
          </w:p>
        </w:tc>
      </w:tr>
      <w:tr w:rsidR="002D5403" w14:paraId="3B1F0D57" w14:textId="77777777" w:rsidTr="00514BAB">
        <w:tc>
          <w:tcPr>
            <w:tcW w:w="964" w:type="dxa"/>
          </w:tcPr>
          <w:p w14:paraId="0E559F1A" w14:textId="314FA5BD" w:rsidR="002D5403" w:rsidRDefault="002D5403" w:rsidP="00424B6F">
            <w:pPr>
              <w:pStyle w:val="TableText"/>
            </w:pPr>
            <w:r>
              <w:lastRenderedPageBreak/>
              <w:t>PA38</w:t>
            </w:r>
          </w:p>
        </w:tc>
        <w:tc>
          <w:tcPr>
            <w:tcW w:w="1224" w:type="dxa"/>
          </w:tcPr>
          <w:p w14:paraId="05C5546F" w14:textId="5796030C" w:rsidR="002D5403" w:rsidRDefault="002D5403" w:rsidP="00424B6F">
            <w:pPr>
              <w:pStyle w:val="TableText"/>
            </w:pPr>
            <w:r>
              <w:t>2013-09-16</w:t>
            </w:r>
          </w:p>
        </w:tc>
        <w:tc>
          <w:tcPr>
            <w:tcW w:w="4140" w:type="dxa"/>
          </w:tcPr>
          <w:p w14:paraId="30FFD6D3" w14:textId="77777777" w:rsidR="002D5403" w:rsidRDefault="002D5403" w:rsidP="00424B6F">
            <w:pPr>
              <w:pStyle w:val="TableText"/>
              <w:numPr>
                <w:ilvl w:val="0"/>
                <w:numId w:val="29"/>
              </w:numPr>
            </w:pPr>
            <w:r>
              <w:t>Det ska vara tre apgar-värden (1,5,10 min)</w:t>
            </w:r>
          </w:p>
          <w:p w14:paraId="7E44CB56" w14:textId="61E132F8" w:rsidR="002D5403" w:rsidRDefault="002D5403" w:rsidP="00AD6605">
            <w:pPr>
              <w:pStyle w:val="TOC1"/>
              <w:numPr>
                <w:ilvl w:val="0"/>
                <w:numId w:val="12"/>
              </w:numPr>
            </w:pPr>
            <w:r>
              <w:t>Stavfel transverse (fetalPosition)</w:t>
            </w:r>
          </w:p>
        </w:tc>
        <w:tc>
          <w:tcPr>
            <w:tcW w:w="1980" w:type="dxa"/>
          </w:tcPr>
          <w:p w14:paraId="3039981B" w14:textId="176D3787" w:rsidR="002D5403" w:rsidRDefault="002D5403" w:rsidP="00AD6605">
            <w:pPr>
              <w:pStyle w:val="TOC1"/>
            </w:pPr>
            <w:r>
              <w:t>Jacob Tardell</w:t>
            </w:r>
          </w:p>
        </w:tc>
        <w:tc>
          <w:tcPr>
            <w:tcW w:w="1440" w:type="dxa"/>
          </w:tcPr>
          <w:p w14:paraId="2C8D1302" w14:textId="77777777" w:rsidR="002D5403" w:rsidRDefault="002D5403" w:rsidP="00424B6F">
            <w:pPr>
              <w:pStyle w:val="TableText"/>
            </w:pPr>
          </w:p>
        </w:tc>
      </w:tr>
      <w:tr w:rsidR="002D5403" w14:paraId="42C2EC82" w14:textId="77777777" w:rsidTr="00514BAB">
        <w:tc>
          <w:tcPr>
            <w:tcW w:w="964" w:type="dxa"/>
          </w:tcPr>
          <w:p w14:paraId="0659C85C" w14:textId="4AF8029B" w:rsidR="002D5403" w:rsidRDefault="002D5403" w:rsidP="00424B6F">
            <w:pPr>
              <w:pStyle w:val="TableText"/>
            </w:pPr>
            <w:r>
              <w:t>PA39</w:t>
            </w:r>
          </w:p>
        </w:tc>
        <w:tc>
          <w:tcPr>
            <w:tcW w:w="1224" w:type="dxa"/>
          </w:tcPr>
          <w:p w14:paraId="3D68292B" w14:textId="2788C3CF" w:rsidR="002D5403" w:rsidRDefault="002D5403" w:rsidP="00424B6F">
            <w:pPr>
              <w:pStyle w:val="TableText"/>
            </w:pPr>
            <w:r>
              <w:t>2013-09-16</w:t>
            </w:r>
          </w:p>
        </w:tc>
        <w:tc>
          <w:tcPr>
            <w:tcW w:w="4140" w:type="dxa"/>
          </w:tcPr>
          <w:p w14:paraId="600035DA" w14:textId="44CCAB53" w:rsidR="002D5403" w:rsidRDefault="002D5403" w:rsidP="00AD6605">
            <w:pPr>
              <w:pStyle w:val="TOC1"/>
              <w:numPr>
                <w:ilvl w:val="0"/>
                <w:numId w:val="12"/>
              </w:numPr>
            </w:pPr>
            <w:r>
              <w:t>Ändrat mall, samma sidhuvud i hela dokumentet samt rubrik på revisionshistorik och innehållsförteckning</w:t>
            </w:r>
          </w:p>
        </w:tc>
        <w:tc>
          <w:tcPr>
            <w:tcW w:w="1980" w:type="dxa"/>
          </w:tcPr>
          <w:p w14:paraId="031EE73B" w14:textId="7AD561CC" w:rsidR="002D5403" w:rsidRDefault="002D5403" w:rsidP="00AD6605">
            <w:pPr>
              <w:pStyle w:val="TOC1"/>
            </w:pPr>
            <w:r>
              <w:t>Jacob Tardell</w:t>
            </w:r>
          </w:p>
        </w:tc>
        <w:tc>
          <w:tcPr>
            <w:tcW w:w="1440" w:type="dxa"/>
          </w:tcPr>
          <w:p w14:paraId="53997FA6" w14:textId="77777777" w:rsidR="002D5403" w:rsidRDefault="002D5403" w:rsidP="00424B6F">
            <w:pPr>
              <w:pStyle w:val="TableText"/>
            </w:pPr>
          </w:p>
        </w:tc>
      </w:tr>
      <w:tr w:rsidR="002D5403" w14:paraId="69CB148D" w14:textId="77777777" w:rsidTr="00514BAB">
        <w:tc>
          <w:tcPr>
            <w:tcW w:w="964" w:type="dxa"/>
          </w:tcPr>
          <w:p w14:paraId="696848F5" w14:textId="2EE06547" w:rsidR="002D5403" w:rsidRDefault="002D5403" w:rsidP="00424B6F">
            <w:pPr>
              <w:pStyle w:val="TableText"/>
            </w:pPr>
            <w:r>
              <w:t>PA40</w:t>
            </w:r>
          </w:p>
        </w:tc>
        <w:tc>
          <w:tcPr>
            <w:tcW w:w="1224" w:type="dxa"/>
          </w:tcPr>
          <w:p w14:paraId="60C3D96F" w14:textId="719A1887" w:rsidR="002D5403" w:rsidRDefault="002D5403" w:rsidP="00424B6F">
            <w:pPr>
              <w:pStyle w:val="TableText"/>
            </w:pPr>
            <w:r>
              <w:t>2013-09-30</w:t>
            </w:r>
          </w:p>
        </w:tc>
        <w:tc>
          <w:tcPr>
            <w:tcW w:w="4140" w:type="dxa"/>
          </w:tcPr>
          <w:p w14:paraId="3FABD4AD" w14:textId="77777777" w:rsidR="002D5403" w:rsidRDefault="002D5403" w:rsidP="00424B6F">
            <w:pPr>
              <w:pStyle w:val="TableText"/>
              <w:numPr>
                <w:ilvl w:val="0"/>
                <w:numId w:val="29"/>
              </w:numPr>
            </w:pPr>
            <w:r>
              <w:t>Uppdaterat med nya gemensamma komponenter</w:t>
            </w:r>
          </w:p>
          <w:p w14:paraId="54796FE2" w14:textId="3E0ABE66" w:rsidR="002D5403" w:rsidRDefault="002D5403" w:rsidP="00AD6605">
            <w:pPr>
              <w:pStyle w:val="TOC1"/>
              <w:numPr>
                <w:ilvl w:val="0"/>
                <w:numId w:val="12"/>
              </w:numPr>
            </w:pPr>
            <w:r>
              <w:t>laboratoryOrderOutcome uppdaterad med nya komponenter</w:t>
            </w:r>
          </w:p>
        </w:tc>
        <w:tc>
          <w:tcPr>
            <w:tcW w:w="1980" w:type="dxa"/>
          </w:tcPr>
          <w:p w14:paraId="51C614E8" w14:textId="3D3728D2" w:rsidR="002D5403" w:rsidRDefault="002D5403" w:rsidP="00AD6605">
            <w:pPr>
              <w:pStyle w:val="TOC1"/>
            </w:pPr>
            <w:r>
              <w:t>Fredrik Ström</w:t>
            </w:r>
          </w:p>
        </w:tc>
        <w:tc>
          <w:tcPr>
            <w:tcW w:w="1440" w:type="dxa"/>
          </w:tcPr>
          <w:p w14:paraId="371CE006" w14:textId="77777777" w:rsidR="002D5403" w:rsidRDefault="002D5403" w:rsidP="00424B6F">
            <w:pPr>
              <w:pStyle w:val="TableText"/>
            </w:pPr>
          </w:p>
        </w:tc>
      </w:tr>
      <w:tr w:rsidR="002D5403" w14:paraId="4E4ADA21" w14:textId="77777777" w:rsidTr="00514BAB">
        <w:tc>
          <w:tcPr>
            <w:tcW w:w="964" w:type="dxa"/>
          </w:tcPr>
          <w:p w14:paraId="37545675" w14:textId="69CA00BD" w:rsidR="002D5403" w:rsidRDefault="002D5403" w:rsidP="00424B6F">
            <w:pPr>
              <w:pStyle w:val="TableText"/>
            </w:pPr>
            <w:r>
              <w:t>PA41</w:t>
            </w:r>
          </w:p>
        </w:tc>
        <w:tc>
          <w:tcPr>
            <w:tcW w:w="1224" w:type="dxa"/>
          </w:tcPr>
          <w:p w14:paraId="39858645" w14:textId="058B332C" w:rsidR="002D5403" w:rsidRDefault="002D5403" w:rsidP="00424B6F">
            <w:pPr>
              <w:pStyle w:val="TableText"/>
            </w:pPr>
            <w:r>
              <w:t>2013-09-30</w:t>
            </w:r>
          </w:p>
        </w:tc>
        <w:tc>
          <w:tcPr>
            <w:tcW w:w="4140" w:type="dxa"/>
          </w:tcPr>
          <w:p w14:paraId="527CCEA5" w14:textId="4836D0A9" w:rsidR="002D5403" w:rsidRDefault="002D5403" w:rsidP="00424B6F">
            <w:pPr>
              <w:pStyle w:val="TableText"/>
              <w:numPr>
                <w:ilvl w:val="0"/>
                <w:numId w:val="29"/>
              </w:numPr>
            </w:pPr>
            <w:r>
              <w:t>ändrat namn på fält från ”healthCare…” till ”healthcare…”</w:t>
            </w:r>
          </w:p>
        </w:tc>
        <w:tc>
          <w:tcPr>
            <w:tcW w:w="1980" w:type="dxa"/>
          </w:tcPr>
          <w:p w14:paraId="19107805" w14:textId="79EFCDA4" w:rsidR="002D5403" w:rsidRDefault="002D5403" w:rsidP="00AD6605">
            <w:pPr>
              <w:pStyle w:val="TOC1"/>
            </w:pPr>
            <w:r>
              <w:t>Johan Eltes</w:t>
            </w:r>
          </w:p>
        </w:tc>
        <w:tc>
          <w:tcPr>
            <w:tcW w:w="1440" w:type="dxa"/>
          </w:tcPr>
          <w:p w14:paraId="27D916C2" w14:textId="77777777" w:rsidR="002D5403" w:rsidRDefault="002D5403" w:rsidP="00424B6F">
            <w:pPr>
              <w:pStyle w:val="TableText"/>
            </w:pPr>
          </w:p>
        </w:tc>
      </w:tr>
      <w:tr w:rsidR="002D5403" w14:paraId="17D4E3EE" w14:textId="77777777" w:rsidTr="00514BAB">
        <w:tc>
          <w:tcPr>
            <w:tcW w:w="964" w:type="dxa"/>
          </w:tcPr>
          <w:p w14:paraId="52D6CC81" w14:textId="5D38E50B" w:rsidR="002D5403" w:rsidRDefault="002D5403" w:rsidP="00424B6F">
            <w:pPr>
              <w:pStyle w:val="TableText"/>
            </w:pPr>
            <w:r>
              <w:t>PA42</w:t>
            </w:r>
          </w:p>
        </w:tc>
        <w:tc>
          <w:tcPr>
            <w:tcW w:w="1224" w:type="dxa"/>
          </w:tcPr>
          <w:p w14:paraId="15703FC4" w14:textId="6AB7D10D" w:rsidR="002D5403" w:rsidRDefault="002D5403" w:rsidP="00424B6F">
            <w:pPr>
              <w:pStyle w:val="TableText"/>
            </w:pPr>
            <w:r>
              <w:t>2013-10-01</w:t>
            </w:r>
          </w:p>
        </w:tc>
        <w:tc>
          <w:tcPr>
            <w:tcW w:w="4140" w:type="dxa"/>
          </w:tcPr>
          <w:p w14:paraId="0E4AFFF3" w14:textId="28DBDBCE" w:rsidR="002D5403" w:rsidRDefault="002D5403" w:rsidP="00424B6F">
            <w:pPr>
              <w:pStyle w:val="TableText"/>
              <w:numPr>
                <w:ilvl w:val="0"/>
                <w:numId w:val="29"/>
              </w:numPr>
            </w:pPr>
            <w:r>
              <w:t>Dimensioner för PQType i GetMaternityMedicalHistory</w:t>
            </w:r>
          </w:p>
        </w:tc>
        <w:tc>
          <w:tcPr>
            <w:tcW w:w="1980" w:type="dxa"/>
          </w:tcPr>
          <w:p w14:paraId="6E49B42A" w14:textId="158C3FE3" w:rsidR="002D5403" w:rsidRDefault="002D5403" w:rsidP="00AD6605">
            <w:pPr>
              <w:pStyle w:val="TOC1"/>
            </w:pPr>
            <w:r>
              <w:t>Jacob Tardell</w:t>
            </w:r>
          </w:p>
        </w:tc>
        <w:tc>
          <w:tcPr>
            <w:tcW w:w="1440" w:type="dxa"/>
          </w:tcPr>
          <w:p w14:paraId="1C919384" w14:textId="77777777" w:rsidR="002D5403" w:rsidRDefault="002D5403" w:rsidP="00424B6F">
            <w:pPr>
              <w:pStyle w:val="TableText"/>
            </w:pPr>
          </w:p>
        </w:tc>
      </w:tr>
      <w:tr w:rsidR="002D5403" w14:paraId="4AF21D10" w14:textId="77777777" w:rsidTr="00514BAB">
        <w:tc>
          <w:tcPr>
            <w:tcW w:w="964" w:type="dxa"/>
          </w:tcPr>
          <w:p w14:paraId="5935883A" w14:textId="4551C5E1" w:rsidR="002D5403" w:rsidRDefault="002D5403" w:rsidP="00424B6F">
            <w:pPr>
              <w:pStyle w:val="TableText"/>
            </w:pPr>
            <w:r>
              <w:t>PA43</w:t>
            </w:r>
          </w:p>
        </w:tc>
        <w:tc>
          <w:tcPr>
            <w:tcW w:w="1224" w:type="dxa"/>
          </w:tcPr>
          <w:p w14:paraId="75B7F155" w14:textId="6D21251F" w:rsidR="002D5403" w:rsidRDefault="002D5403" w:rsidP="00424B6F">
            <w:pPr>
              <w:pStyle w:val="TableText"/>
            </w:pPr>
            <w:r>
              <w:t>2013-10-02</w:t>
            </w:r>
          </w:p>
        </w:tc>
        <w:tc>
          <w:tcPr>
            <w:tcW w:w="4140" w:type="dxa"/>
          </w:tcPr>
          <w:p w14:paraId="2CB24909" w14:textId="2B9A150B" w:rsidR="002D5403" w:rsidRDefault="002D5403" w:rsidP="00424B6F">
            <w:pPr>
              <w:pStyle w:val="TableText"/>
              <w:numPr>
                <w:ilvl w:val="0"/>
                <w:numId w:val="29"/>
              </w:numPr>
            </w:pPr>
            <w:r>
              <w:t>Ändrat formatering tabell laboratoryOrderOutcome</w:t>
            </w:r>
          </w:p>
        </w:tc>
        <w:tc>
          <w:tcPr>
            <w:tcW w:w="1980" w:type="dxa"/>
          </w:tcPr>
          <w:p w14:paraId="4EA89B30" w14:textId="5126075C" w:rsidR="002D5403" w:rsidRDefault="002D5403" w:rsidP="00AD6605">
            <w:pPr>
              <w:pStyle w:val="TOC1"/>
            </w:pPr>
            <w:r>
              <w:t>Fredrik Ström</w:t>
            </w:r>
          </w:p>
        </w:tc>
        <w:tc>
          <w:tcPr>
            <w:tcW w:w="1440" w:type="dxa"/>
          </w:tcPr>
          <w:p w14:paraId="35564DC4" w14:textId="77777777" w:rsidR="002D5403" w:rsidRDefault="002D5403" w:rsidP="00424B6F">
            <w:pPr>
              <w:pStyle w:val="TableText"/>
            </w:pPr>
          </w:p>
        </w:tc>
      </w:tr>
      <w:tr w:rsidR="002D5403" w14:paraId="3902EED7" w14:textId="77777777" w:rsidTr="00514BAB">
        <w:tc>
          <w:tcPr>
            <w:tcW w:w="964" w:type="dxa"/>
          </w:tcPr>
          <w:p w14:paraId="32DBC893" w14:textId="40917FC7" w:rsidR="002D5403" w:rsidRDefault="002D5403" w:rsidP="00424B6F">
            <w:pPr>
              <w:pStyle w:val="TableText"/>
            </w:pPr>
            <w:r>
              <w:t>PA44</w:t>
            </w:r>
          </w:p>
        </w:tc>
        <w:tc>
          <w:tcPr>
            <w:tcW w:w="1224" w:type="dxa"/>
          </w:tcPr>
          <w:p w14:paraId="34AA88F1" w14:textId="28DFCEAF" w:rsidR="002D5403" w:rsidRDefault="002D5403" w:rsidP="00424B6F">
            <w:pPr>
              <w:pStyle w:val="TableText"/>
            </w:pPr>
            <w:r>
              <w:t>2013-10-03</w:t>
            </w:r>
          </w:p>
        </w:tc>
        <w:tc>
          <w:tcPr>
            <w:tcW w:w="4140" w:type="dxa"/>
          </w:tcPr>
          <w:p w14:paraId="0D5461B7" w14:textId="2D08DDCD" w:rsidR="002D5403" w:rsidRDefault="002D5403" w:rsidP="00424B6F">
            <w:pPr>
              <w:pStyle w:val="TableText"/>
              <w:numPr>
                <w:ilvl w:val="0"/>
                <w:numId w:val="29"/>
              </w:numPr>
            </w:pPr>
            <w:r>
              <w:t>Ändrat namnet i rubriken för getLaboratoryOrderOutcom från getLaboratoryOrder</w:t>
            </w:r>
          </w:p>
        </w:tc>
        <w:tc>
          <w:tcPr>
            <w:tcW w:w="1980" w:type="dxa"/>
          </w:tcPr>
          <w:p w14:paraId="79356CFD" w14:textId="4831CD3A" w:rsidR="002D5403" w:rsidRDefault="002D5403" w:rsidP="00AD6605">
            <w:pPr>
              <w:pStyle w:val="TOC1"/>
            </w:pPr>
            <w:r>
              <w:t>Fredrik Ström</w:t>
            </w:r>
          </w:p>
        </w:tc>
        <w:tc>
          <w:tcPr>
            <w:tcW w:w="1440" w:type="dxa"/>
          </w:tcPr>
          <w:p w14:paraId="11A31901" w14:textId="77777777" w:rsidR="002D5403" w:rsidRDefault="002D5403" w:rsidP="00424B6F">
            <w:pPr>
              <w:pStyle w:val="TableText"/>
            </w:pPr>
          </w:p>
        </w:tc>
      </w:tr>
      <w:tr w:rsidR="002D5403" w14:paraId="30E56A6D" w14:textId="77777777" w:rsidTr="00514BAB">
        <w:tc>
          <w:tcPr>
            <w:tcW w:w="964" w:type="dxa"/>
          </w:tcPr>
          <w:p w14:paraId="08355606" w14:textId="6C30AE5D" w:rsidR="002D5403" w:rsidRDefault="002D5403" w:rsidP="00424B6F">
            <w:pPr>
              <w:pStyle w:val="TableText"/>
            </w:pPr>
            <w:r>
              <w:t>PA45</w:t>
            </w:r>
          </w:p>
        </w:tc>
        <w:tc>
          <w:tcPr>
            <w:tcW w:w="1224" w:type="dxa"/>
          </w:tcPr>
          <w:p w14:paraId="0131DD6E" w14:textId="229E0CAA" w:rsidR="002D5403" w:rsidRDefault="002D5403" w:rsidP="00424B6F">
            <w:pPr>
              <w:pStyle w:val="TableText"/>
            </w:pPr>
            <w:r>
              <w:t>2013-10-10</w:t>
            </w:r>
          </w:p>
        </w:tc>
        <w:tc>
          <w:tcPr>
            <w:tcW w:w="4140" w:type="dxa"/>
          </w:tcPr>
          <w:p w14:paraId="71086FBE" w14:textId="2458985F" w:rsidR="002D5403" w:rsidRDefault="002D5403" w:rsidP="00424B6F">
            <w:pPr>
              <w:pStyle w:val="TableText"/>
              <w:numPr>
                <w:ilvl w:val="0"/>
                <w:numId w:val="29"/>
              </w:numPr>
            </w:pPr>
            <w:r>
              <w:t>Uppdaterat gemensamma komponenter i GetMaternityMedicalHistory</w:t>
            </w:r>
          </w:p>
        </w:tc>
        <w:tc>
          <w:tcPr>
            <w:tcW w:w="1980" w:type="dxa"/>
          </w:tcPr>
          <w:p w14:paraId="75DA3A58" w14:textId="77777777" w:rsidR="002D5403" w:rsidRDefault="002D5403" w:rsidP="00424B6F">
            <w:pPr>
              <w:pStyle w:val="TableText"/>
            </w:pPr>
            <w:r>
              <w:t>Jacob Tardell</w:t>
            </w:r>
          </w:p>
          <w:p w14:paraId="6BB3C15C" w14:textId="4FFD26E6" w:rsidR="002D5403" w:rsidRDefault="002D5403" w:rsidP="00AD6605">
            <w:pPr>
              <w:pStyle w:val="TOC1"/>
            </w:pPr>
            <w:r>
              <w:t>Björn Genfors</w:t>
            </w:r>
          </w:p>
        </w:tc>
        <w:tc>
          <w:tcPr>
            <w:tcW w:w="1440" w:type="dxa"/>
          </w:tcPr>
          <w:p w14:paraId="6A0DDD08" w14:textId="77777777" w:rsidR="002D5403" w:rsidRDefault="002D5403" w:rsidP="00424B6F">
            <w:pPr>
              <w:pStyle w:val="TableText"/>
            </w:pPr>
          </w:p>
        </w:tc>
      </w:tr>
      <w:tr w:rsidR="002D5403" w14:paraId="1F2F5B54" w14:textId="77777777" w:rsidTr="00514BAB">
        <w:tc>
          <w:tcPr>
            <w:tcW w:w="964" w:type="dxa"/>
          </w:tcPr>
          <w:p w14:paraId="79134939" w14:textId="76CF5637" w:rsidR="002D5403" w:rsidRDefault="002D5403" w:rsidP="00424B6F">
            <w:pPr>
              <w:pStyle w:val="TableText"/>
            </w:pPr>
            <w:r>
              <w:t>PA46</w:t>
            </w:r>
          </w:p>
        </w:tc>
        <w:tc>
          <w:tcPr>
            <w:tcW w:w="1224" w:type="dxa"/>
          </w:tcPr>
          <w:p w14:paraId="73ED0F28" w14:textId="0B2B7EBC" w:rsidR="002D5403" w:rsidRDefault="002D5403" w:rsidP="00424B6F">
            <w:pPr>
              <w:pStyle w:val="TableText"/>
            </w:pPr>
            <w:r>
              <w:t>2013-10-15</w:t>
            </w:r>
          </w:p>
        </w:tc>
        <w:tc>
          <w:tcPr>
            <w:tcW w:w="4140" w:type="dxa"/>
          </w:tcPr>
          <w:p w14:paraId="1EA9A46D" w14:textId="77777777" w:rsidR="002D5403" w:rsidRDefault="002D5403" w:rsidP="00424B6F">
            <w:pPr>
              <w:pStyle w:val="TableText"/>
              <w:numPr>
                <w:ilvl w:val="0"/>
                <w:numId w:val="29"/>
              </w:numPr>
            </w:pPr>
            <w:r>
              <w:t>Förtydligat patientId i PatientSummaryHeader.</w:t>
            </w:r>
          </w:p>
          <w:p w14:paraId="686B70AF" w14:textId="6D15B0ED" w:rsidR="002D5403" w:rsidRDefault="002D5403" w:rsidP="00424B6F">
            <w:pPr>
              <w:pStyle w:val="TableText"/>
              <w:numPr>
                <w:ilvl w:val="0"/>
                <w:numId w:val="29"/>
              </w:numPr>
            </w:pPr>
            <w:r>
              <w:t>Förtydligat indenteringen i GetReferralOutcome</w:t>
            </w:r>
          </w:p>
        </w:tc>
        <w:tc>
          <w:tcPr>
            <w:tcW w:w="1980" w:type="dxa"/>
          </w:tcPr>
          <w:p w14:paraId="7CCECCDA" w14:textId="7431714D" w:rsidR="002D5403" w:rsidRDefault="002D5403" w:rsidP="00AD6605">
            <w:pPr>
              <w:pStyle w:val="TOC1"/>
            </w:pPr>
            <w:r>
              <w:t>Björn Genfors</w:t>
            </w:r>
          </w:p>
        </w:tc>
        <w:tc>
          <w:tcPr>
            <w:tcW w:w="1440" w:type="dxa"/>
          </w:tcPr>
          <w:p w14:paraId="2495BAE3" w14:textId="77777777" w:rsidR="002D5403" w:rsidRDefault="002D5403" w:rsidP="00424B6F">
            <w:pPr>
              <w:pStyle w:val="TableText"/>
            </w:pPr>
          </w:p>
        </w:tc>
      </w:tr>
      <w:tr w:rsidR="002D5403" w14:paraId="32F7FA59" w14:textId="77777777" w:rsidTr="00514BAB">
        <w:tc>
          <w:tcPr>
            <w:tcW w:w="964" w:type="dxa"/>
          </w:tcPr>
          <w:p w14:paraId="0EF007DE" w14:textId="6E4BEB51" w:rsidR="002D5403" w:rsidRDefault="002D5403" w:rsidP="00424B6F">
            <w:pPr>
              <w:pStyle w:val="TableText"/>
            </w:pPr>
            <w:r>
              <w:t>PA47</w:t>
            </w:r>
          </w:p>
        </w:tc>
        <w:tc>
          <w:tcPr>
            <w:tcW w:w="1224" w:type="dxa"/>
          </w:tcPr>
          <w:p w14:paraId="296A78DC" w14:textId="718F6B19" w:rsidR="002D5403" w:rsidRDefault="002D5403" w:rsidP="00424B6F">
            <w:pPr>
              <w:pStyle w:val="TableText"/>
            </w:pPr>
            <w:r>
              <w:t>2013-10-15</w:t>
            </w:r>
          </w:p>
        </w:tc>
        <w:tc>
          <w:tcPr>
            <w:tcW w:w="4140" w:type="dxa"/>
          </w:tcPr>
          <w:p w14:paraId="74AB6603" w14:textId="260C94D8" w:rsidR="002D5403" w:rsidRDefault="002D5403" w:rsidP="00AD6605">
            <w:pPr>
              <w:pStyle w:val="TOC1"/>
              <w:numPr>
                <w:ilvl w:val="0"/>
                <w:numId w:val="12"/>
              </w:numPr>
            </w:pPr>
            <w:r>
              <w:t>Lagt till BMI i GetMaternityMedicalHistory</w:t>
            </w:r>
          </w:p>
        </w:tc>
        <w:tc>
          <w:tcPr>
            <w:tcW w:w="1980" w:type="dxa"/>
          </w:tcPr>
          <w:p w14:paraId="6E7575FA" w14:textId="4BB6F890" w:rsidR="002D5403" w:rsidRDefault="002D5403" w:rsidP="00AD6605">
            <w:pPr>
              <w:pStyle w:val="TOC1"/>
            </w:pPr>
            <w:r>
              <w:t>Jacob Tardell</w:t>
            </w:r>
          </w:p>
        </w:tc>
        <w:tc>
          <w:tcPr>
            <w:tcW w:w="1440" w:type="dxa"/>
          </w:tcPr>
          <w:p w14:paraId="2B3BDF73" w14:textId="77777777" w:rsidR="002D5403" w:rsidRDefault="002D5403" w:rsidP="00424B6F">
            <w:pPr>
              <w:pStyle w:val="TableText"/>
            </w:pPr>
          </w:p>
        </w:tc>
      </w:tr>
      <w:tr w:rsidR="002D5403" w14:paraId="5B89D5FB" w14:textId="77777777" w:rsidTr="00514BAB">
        <w:tc>
          <w:tcPr>
            <w:tcW w:w="964" w:type="dxa"/>
          </w:tcPr>
          <w:p w14:paraId="3CAF543D" w14:textId="51E2D4F3" w:rsidR="002D5403" w:rsidRDefault="002D5403" w:rsidP="00424B6F">
            <w:pPr>
              <w:pStyle w:val="TableText"/>
            </w:pPr>
            <w:r>
              <w:t>PA48</w:t>
            </w:r>
          </w:p>
        </w:tc>
        <w:tc>
          <w:tcPr>
            <w:tcW w:w="1224" w:type="dxa"/>
          </w:tcPr>
          <w:p w14:paraId="2D3F7ABC" w14:textId="06105528" w:rsidR="002D5403" w:rsidRDefault="002D5403" w:rsidP="00424B6F">
            <w:pPr>
              <w:pStyle w:val="TableText"/>
            </w:pPr>
            <w:r>
              <w:t>2013-10-17</w:t>
            </w:r>
          </w:p>
        </w:tc>
        <w:tc>
          <w:tcPr>
            <w:tcW w:w="4140" w:type="dxa"/>
          </w:tcPr>
          <w:p w14:paraId="3B9FA211" w14:textId="77777777" w:rsidR="002D5403" w:rsidRDefault="002D5403" w:rsidP="00424B6F">
            <w:pPr>
              <w:pStyle w:val="TableText"/>
              <w:numPr>
                <w:ilvl w:val="0"/>
                <w:numId w:val="29"/>
              </w:numPr>
            </w:pPr>
            <w:r>
              <w:t>Lagt till ett avsaknat ”healthcareProfessionalOrgUnit” i GetMaternityMedicalHistory</w:t>
            </w:r>
          </w:p>
          <w:p w14:paraId="76194B67" w14:textId="77777777" w:rsidR="002D5403" w:rsidRDefault="002D5403" w:rsidP="00424B6F">
            <w:pPr>
              <w:pStyle w:val="TableText"/>
              <w:numPr>
                <w:ilvl w:val="0"/>
                <w:numId w:val="29"/>
              </w:numPr>
            </w:pPr>
            <w:r>
              <w:t>Justerat beskrivningen av adress i OrgUnitType.</w:t>
            </w:r>
          </w:p>
          <w:p w14:paraId="77543837" w14:textId="436E9778" w:rsidR="002D5403" w:rsidRDefault="002D5403" w:rsidP="00AD6605">
            <w:pPr>
              <w:pStyle w:val="TOC1"/>
              <w:numPr>
                <w:ilvl w:val="0"/>
                <w:numId w:val="12"/>
              </w:numPr>
            </w:pPr>
            <w:r>
              <w:t>Korrigerat beskrivningen av documentId i PatientSummaryHeader.</w:t>
            </w:r>
          </w:p>
        </w:tc>
        <w:tc>
          <w:tcPr>
            <w:tcW w:w="1980" w:type="dxa"/>
          </w:tcPr>
          <w:p w14:paraId="74FD7F7A" w14:textId="04B5A38D" w:rsidR="002D5403" w:rsidRDefault="002D5403" w:rsidP="00AD6605">
            <w:pPr>
              <w:pStyle w:val="TOC1"/>
            </w:pPr>
            <w:r>
              <w:t>Björn Genfors</w:t>
            </w:r>
          </w:p>
        </w:tc>
        <w:tc>
          <w:tcPr>
            <w:tcW w:w="1440" w:type="dxa"/>
          </w:tcPr>
          <w:p w14:paraId="3C1061EF" w14:textId="77777777" w:rsidR="002D5403" w:rsidRDefault="002D5403" w:rsidP="00424B6F">
            <w:pPr>
              <w:pStyle w:val="TableText"/>
            </w:pPr>
          </w:p>
        </w:tc>
      </w:tr>
      <w:tr w:rsidR="002D5403" w14:paraId="511EFDD3" w14:textId="77777777" w:rsidTr="00514BAB">
        <w:tc>
          <w:tcPr>
            <w:tcW w:w="964" w:type="dxa"/>
          </w:tcPr>
          <w:p w14:paraId="2CA55885" w14:textId="2CFC5A4D" w:rsidR="002D5403" w:rsidRDefault="002D5403" w:rsidP="00424B6F">
            <w:pPr>
              <w:pStyle w:val="TableText"/>
            </w:pPr>
            <w:r>
              <w:t>PA49</w:t>
            </w:r>
          </w:p>
        </w:tc>
        <w:tc>
          <w:tcPr>
            <w:tcW w:w="1224" w:type="dxa"/>
          </w:tcPr>
          <w:p w14:paraId="5E41B8BC" w14:textId="6820FCDC" w:rsidR="002D5403" w:rsidRDefault="002D5403" w:rsidP="00424B6F">
            <w:pPr>
              <w:pStyle w:val="TableText"/>
            </w:pPr>
            <w:r>
              <w:t>2013-10-18</w:t>
            </w:r>
          </w:p>
        </w:tc>
        <w:tc>
          <w:tcPr>
            <w:tcW w:w="4140" w:type="dxa"/>
          </w:tcPr>
          <w:p w14:paraId="1A58FD02" w14:textId="5491694D" w:rsidR="002D5403" w:rsidRDefault="002D5403" w:rsidP="00AD6605">
            <w:pPr>
              <w:pStyle w:val="TOC1"/>
              <w:numPr>
                <w:ilvl w:val="0"/>
                <w:numId w:val="12"/>
              </w:numPr>
            </w:pPr>
            <w:r>
              <w:t xml:space="preserve">Uppdaterat </w:t>
            </w:r>
            <w:r w:rsidRPr="00907C9B">
              <w:rPr>
                <w:spacing w:val="-1"/>
              </w:rPr>
              <w:t>GetReferral</w:t>
            </w:r>
            <w:r>
              <w:rPr>
                <w:spacing w:val="-1"/>
              </w:rPr>
              <w:t>Outcome med gemensamma datatyper</w:t>
            </w:r>
          </w:p>
        </w:tc>
        <w:tc>
          <w:tcPr>
            <w:tcW w:w="1980" w:type="dxa"/>
          </w:tcPr>
          <w:p w14:paraId="62EF011A" w14:textId="69817F98" w:rsidR="002D5403" w:rsidRDefault="002D5403" w:rsidP="00AD6605">
            <w:pPr>
              <w:pStyle w:val="TOC1"/>
            </w:pPr>
            <w:r>
              <w:t>Fredrik Ström</w:t>
            </w:r>
          </w:p>
        </w:tc>
        <w:tc>
          <w:tcPr>
            <w:tcW w:w="1440" w:type="dxa"/>
          </w:tcPr>
          <w:p w14:paraId="060A3850" w14:textId="77777777" w:rsidR="002D5403" w:rsidRDefault="002D5403" w:rsidP="00424B6F">
            <w:pPr>
              <w:pStyle w:val="TableText"/>
            </w:pPr>
          </w:p>
        </w:tc>
      </w:tr>
      <w:tr w:rsidR="002D5403" w14:paraId="7108E462" w14:textId="77777777" w:rsidTr="00514BAB">
        <w:tc>
          <w:tcPr>
            <w:tcW w:w="964" w:type="dxa"/>
          </w:tcPr>
          <w:p w14:paraId="58007B73" w14:textId="7D2E8885" w:rsidR="002D5403" w:rsidRDefault="002D5403" w:rsidP="00424B6F">
            <w:pPr>
              <w:pStyle w:val="TableText"/>
            </w:pPr>
            <w:r>
              <w:t>PA50</w:t>
            </w:r>
          </w:p>
        </w:tc>
        <w:tc>
          <w:tcPr>
            <w:tcW w:w="1224" w:type="dxa"/>
          </w:tcPr>
          <w:p w14:paraId="258CD122" w14:textId="7D385F82" w:rsidR="002D5403" w:rsidRDefault="002D5403" w:rsidP="00424B6F">
            <w:pPr>
              <w:pStyle w:val="TableText"/>
            </w:pPr>
            <w:r>
              <w:t>2013-10-21</w:t>
            </w:r>
          </w:p>
        </w:tc>
        <w:tc>
          <w:tcPr>
            <w:tcW w:w="4140" w:type="dxa"/>
          </w:tcPr>
          <w:p w14:paraId="76B4EE8B" w14:textId="77777777" w:rsidR="002D5403" w:rsidRDefault="002D5403" w:rsidP="002D5403">
            <w:pPr>
              <w:pStyle w:val="ListParagraph"/>
              <w:widowControl w:val="0"/>
              <w:numPr>
                <w:ilvl w:val="0"/>
                <w:numId w:val="29"/>
              </w:numPr>
              <w:spacing w:line="240" w:lineRule="auto"/>
              <w:contextualSpacing w:val="0"/>
            </w:pPr>
            <w:r>
              <w:t>Förtydligat kravet på filtrering av svar enligt logicalAddress (lagt till avsnitt 3.4).</w:t>
            </w:r>
          </w:p>
          <w:p w14:paraId="263FBD7A" w14:textId="16302F21" w:rsidR="002D5403" w:rsidRDefault="002D5403" w:rsidP="00AD6605">
            <w:pPr>
              <w:pStyle w:val="TOC1"/>
              <w:numPr>
                <w:ilvl w:val="0"/>
                <w:numId w:val="12"/>
              </w:numPr>
            </w:pPr>
            <w:r>
              <w:t>Markerat i flödesmodeller att anslutningskatalog inte är del av dagens arkitektur.</w:t>
            </w:r>
          </w:p>
        </w:tc>
        <w:tc>
          <w:tcPr>
            <w:tcW w:w="1980" w:type="dxa"/>
          </w:tcPr>
          <w:p w14:paraId="7654A6AB" w14:textId="518CB65E" w:rsidR="002D5403" w:rsidRDefault="002D5403" w:rsidP="00AD6605">
            <w:pPr>
              <w:pStyle w:val="TOC1"/>
            </w:pPr>
            <w:r>
              <w:t>Johan Eltes</w:t>
            </w:r>
          </w:p>
        </w:tc>
        <w:tc>
          <w:tcPr>
            <w:tcW w:w="1440" w:type="dxa"/>
          </w:tcPr>
          <w:p w14:paraId="288AD48D" w14:textId="77777777" w:rsidR="002D5403" w:rsidRDefault="002D5403" w:rsidP="00424B6F">
            <w:pPr>
              <w:pStyle w:val="TableText"/>
            </w:pPr>
          </w:p>
        </w:tc>
      </w:tr>
      <w:tr w:rsidR="002D5403" w14:paraId="737CFCAA" w14:textId="77777777" w:rsidTr="00514BAB">
        <w:tc>
          <w:tcPr>
            <w:tcW w:w="964" w:type="dxa"/>
          </w:tcPr>
          <w:p w14:paraId="2BFFB78B" w14:textId="1CF5F661" w:rsidR="002D5403" w:rsidRDefault="002D5403" w:rsidP="00424B6F">
            <w:pPr>
              <w:pStyle w:val="TableText"/>
            </w:pPr>
            <w:r>
              <w:t>PA51</w:t>
            </w:r>
          </w:p>
        </w:tc>
        <w:tc>
          <w:tcPr>
            <w:tcW w:w="1224" w:type="dxa"/>
          </w:tcPr>
          <w:p w14:paraId="0C311E53" w14:textId="22F99B04" w:rsidR="002D5403" w:rsidRDefault="002D5403" w:rsidP="00424B6F">
            <w:pPr>
              <w:pStyle w:val="TableText"/>
            </w:pPr>
            <w:r>
              <w:t>2013-10-22</w:t>
            </w:r>
          </w:p>
        </w:tc>
        <w:tc>
          <w:tcPr>
            <w:tcW w:w="4140" w:type="dxa"/>
          </w:tcPr>
          <w:p w14:paraId="5CBCAFA2" w14:textId="77777777" w:rsidR="002D5403" w:rsidRDefault="002D5403" w:rsidP="002D5403">
            <w:pPr>
              <w:pStyle w:val="ListParagraph"/>
              <w:widowControl w:val="0"/>
              <w:numPr>
                <w:ilvl w:val="0"/>
                <w:numId w:val="29"/>
              </w:numPr>
              <w:spacing w:line="240" w:lineRule="auto"/>
              <w:contextualSpacing w:val="0"/>
            </w:pPr>
            <w:r>
              <w:t>Ändrat kardinalitet för fetalHeartRate, fetalPosition och fetalPresentation till 0..* i GetMaternityMedicalHistory</w:t>
            </w:r>
          </w:p>
          <w:p w14:paraId="53650CED" w14:textId="4DAAC91F" w:rsidR="002D5403" w:rsidRDefault="002D5403" w:rsidP="00AD6605">
            <w:pPr>
              <w:numPr>
                <w:ilvl w:val="0"/>
                <w:numId w:val="12"/>
              </w:numPr>
            </w:pPr>
            <w:r>
              <w:lastRenderedPageBreak/>
              <w:t>Ändrat kardinalitet för typeOfLeave till 0..*.</w:t>
            </w:r>
          </w:p>
        </w:tc>
        <w:tc>
          <w:tcPr>
            <w:tcW w:w="1980" w:type="dxa"/>
          </w:tcPr>
          <w:p w14:paraId="66ADB178" w14:textId="2BF279FD" w:rsidR="002D5403" w:rsidRDefault="002D5403" w:rsidP="00AD6605">
            <w:pPr>
              <w:pStyle w:val="TOC1"/>
            </w:pPr>
            <w:r>
              <w:lastRenderedPageBreak/>
              <w:t>Jacob Tardell</w:t>
            </w:r>
          </w:p>
        </w:tc>
        <w:tc>
          <w:tcPr>
            <w:tcW w:w="1440" w:type="dxa"/>
          </w:tcPr>
          <w:p w14:paraId="307E2C79" w14:textId="77777777" w:rsidR="002D5403" w:rsidRDefault="002D5403" w:rsidP="00424B6F">
            <w:pPr>
              <w:pStyle w:val="TableText"/>
            </w:pPr>
          </w:p>
        </w:tc>
      </w:tr>
      <w:tr w:rsidR="002D5403" w14:paraId="5FE6313D" w14:textId="77777777" w:rsidTr="00514BAB">
        <w:tc>
          <w:tcPr>
            <w:tcW w:w="964" w:type="dxa"/>
          </w:tcPr>
          <w:p w14:paraId="7367B9EE" w14:textId="1CFBE946" w:rsidR="002D5403" w:rsidRDefault="002D5403" w:rsidP="00424B6F">
            <w:pPr>
              <w:pStyle w:val="TableText"/>
            </w:pPr>
            <w:r>
              <w:lastRenderedPageBreak/>
              <w:t>PA52</w:t>
            </w:r>
          </w:p>
        </w:tc>
        <w:tc>
          <w:tcPr>
            <w:tcW w:w="1224" w:type="dxa"/>
          </w:tcPr>
          <w:p w14:paraId="6D54D8EB" w14:textId="0730DC6E" w:rsidR="002D5403" w:rsidRDefault="002D5403" w:rsidP="00424B6F">
            <w:pPr>
              <w:pStyle w:val="TableText"/>
            </w:pPr>
            <w:r>
              <w:t>2013-10-22</w:t>
            </w:r>
          </w:p>
        </w:tc>
        <w:tc>
          <w:tcPr>
            <w:tcW w:w="4140" w:type="dxa"/>
          </w:tcPr>
          <w:p w14:paraId="6B129A24" w14:textId="78850BB3" w:rsidR="002D5403" w:rsidRDefault="002D5403" w:rsidP="00AD6605">
            <w:pPr>
              <w:numPr>
                <w:ilvl w:val="0"/>
                <w:numId w:val="12"/>
              </w:numPr>
            </w:pPr>
            <w:r>
              <w:t>Flyttat BMI till inskrivningsdelen i GetMaternityMedicalHistory</w:t>
            </w:r>
          </w:p>
        </w:tc>
        <w:tc>
          <w:tcPr>
            <w:tcW w:w="1980" w:type="dxa"/>
          </w:tcPr>
          <w:p w14:paraId="43B05123" w14:textId="231EC485" w:rsidR="002D5403" w:rsidRDefault="002D5403" w:rsidP="00AD6605">
            <w:pPr>
              <w:pStyle w:val="TOC1"/>
            </w:pPr>
            <w:r>
              <w:t>Jacob Tardell</w:t>
            </w:r>
          </w:p>
        </w:tc>
        <w:tc>
          <w:tcPr>
            <w:tcW w:w="1440" w:type="dxa"/>
          </w:tcPr>
          <w:p w14:paraId="5E258182" w14:textId="77777777" w:rsidR="002D5403" w:rsidRDefault="002D5403" w:rsidP="00424B6F">
            <w:pPr>
              <w:pStyle w:val="TableText"/>
            </w:pPr>
          </w:p>
        </w:tc>
      </w:tr>
      <w:tr w:rsidR="002D5403" w14:paraId="700F219D" w14:textId="77777777" w:rsidTr="00514BAB">
        <w:tc>
          <w:tcPr>
            <w:tcW w:w="964" w:type="dxa"/>
          </w:tcPr>
          <w:p w14:paraId="6C0FC425" w14:textId="0F897BD9" w:rsidR="002D5403" w:rsidRDefault="002D5403" w:rsidP="00424B6F">
            <w:pPr>
              <w:pStyle w:val="TableText"/>
            </w:pPr>
            <w:r>
              <w:t>PA53</w:t>
            </w:r>
          </w:p>
        </w:tc>
        <w:tc>
          <w:tcPr>
            <w:tcW w:w="1224" w:type="dxa"/>
          </w:tcPr>
          <w:p w14:paraId="33E4B30F" w14:textId="2860F865" w:rsidR="002D5403" w:rsidRDefault="002D5403" w:rsidP="00424B6F">
            <w:pPr>
              <w:pStyle w:val="TableText"/>
            </w:pPr>
            <w:r>
              <w:t>2013-10-29</w:t>
            </w:r>
          </w:p>
        </w:tc>
        <w:tc>
          <w:tcPr>
            <w:tcW w:w="4140" w:type="dxa"/>
          </w:tcPr>
          <w:p w14:paraId="67B6046A" w14:textId="2B25F5E3" w:rsidR="002D5403" w:rsidRDefault="002D5403" w:rsidP="00AD6605">
            <w:pPr>
              <w:numPr>
                <w:ilvl w:val="0"/>
                <w:numId w:val="12"/>
              </w:numPr>
            </w:pPr>
            <w:r>
              <w:t>Ändrat typnamn ifrån PatientIdType till PersonIdType, rättat  sourceSystemHSAid till sourceSystemHSAId</w:t>
            </w:r>
          </w:p>
        </w:tc>
        <w:tc>
          <w:tcPr>
            <w:tcW w:w="1980" w:type="dxa"/>
          </w:tcPr>
          <w:p w14:paraId="4CD438AA" w14:textId="6A56CBF8" w:rsidR="002D5403" w:rsidRDefault="002D5403" w:rsidP="00AD6605">
            <w:pPr>
              <w:pStyle w:val="TOC1"/>
            </w:pPr>
            <w:r>
              <w:t>Khaled Daham</w:t>
            </w:r>
          </w:p>
        </w:tc>
        <w:tc>
          <w:tcPr>
            <w:tcW w:w="1440" w:type="dxa"/>
          </w:tcPr>
          <w:p w14:paraId="048EA9A7" w14:textId="77777777" w:rsidR="002D5403" w:rsidRDefault="002D5403" w:rsidP="00424B6F">
            <w:pPr>
              <w:pStyle w:val="TableText"/>
            </w:pPr>
          </w:p>
        </w:tc>
      </w:tr>
      <w:tr w:rsidR="002D5403" w14:paraId="39B5E99E" w14:textId="77777777" w:rsidTr="00514BAB">
        <w:tc>
          <w:tcPr>
            <w:tcW w:w="964" w:type="dxa"/>
          </w:tcPr>
          <w:p w14:paraId="20E762CC" w14:textId="12D0178F" w:rsidR="002D5403" w:rsidRDefault="002D5403" w:rsidP="00424B6F">
            <w:pPr>
              <w:pStyle w:val="TableText"/>
            </w:pPr>
            <w:r>
              <w:t>PA54</w:t>
            </w:r>
          </w:p>
        </w:tc>
        <w:tc>
          <w:tcPr>
            <w:tcW w:w="1224" w:type="dxa"/>
          </w:tcPr>
          <w:p w14:paraId="67C5EB0C" w14:textId="54249586" w:rsidR="002D5403" w:rsidRDefault="002D5403" w:rsidP="00424B6F">
            <w:pPr>
              <w:pStyle w:val="TableText"/>
            </w:pPr>
            <w:r>
              <w:t>2013-11-04</w:t>
            </w:r>
          </w:p>
        </w:tc>
        <w:tc>
          <w:tcPr>
            <w:tcW w:w="4140" w:type="dxa"/>
          </w:tcPr>
          <w:p w14:paraId="1A8927F3" w14:textId="77777777" w:rsidR="002D5403" w:rsidRPr="00E209CD" w:rsidRDefault="002D5403" w:rsidP="002D5403">
            <w:pPr>
              <w:pStyle w:val="ListParagraph"/>
              <w:widowControl w:val="0"/>
              <w:numPr>
                <w:ilvl w:val="0"/>
                <w:numId w:val="29"/>
              </w:numPr>
              <w:spacing w:line="240" w:lineRule="auto"/>
              <w:contextualSpacing w:val="0"/>
            </w:pPr>
            <w:r>
              <w:t>Ersatt termen PDL-enhet med vårdenhet (i löpande text)</w:t>
            </w:r>
          </w:p>
          <w:p w14:paraId="2ED71B61" w14:textId="1ACE48D5" w:rsidR="002D5403" w:rsidRDefault="002D5403" w:rsidP="00AD6605">
            <w:pPr>
              <w:numPr>
                <w:ilvl w:val="0"/>
                <w:numId w:val="12"/>
              </w:numPr>
            </w:pPr>
            <w:r>
              <w:t>Uppdaterat avsnittet om informationssäkerhet efter CeHis-granskning</w:t>
            </w:r>
          </w:p>
        </w:tc>
        <w:tc>
          <w:tcPr>
            <w:tcW w:w="1980" w:type="dxa"/>
          </w:tcPr>
          <w:p w14:paraId="0D4220EC" w14:textId="76CCC5A7" w:rsidR="002D5403" w:rsidRDefault="002D5403" w:rsidP="00AD6605">
            <w:pPr>
              <w:pStyle w:val="TOC1"/>
            </w:pPr>
            <w:r>
              <w:t>Johan Eltes</w:t>
            </w:r>
          </w:p>
        </w:tc>
        <w:tc>
          <w:tcPr>
            <w:tcW w:w="1440" w:type="dxa"/>
          </w:tcPr>
          <w:p w14:paraId="3CF5B88E" w14:textId="77777777" w:rsidR="002D5403" w:rsidRDefault="002D5403" w:rsidP="00424B6F">
            <w:pPr>
              <w:pStyle w:val="TableText"/>
            </w:pPr>
          </w:p>
        </w:tc>
      </w:tr>
      <w:tr w:rsidR="002D5403" w14:paraId="182D7D40" w14:textId="77777777" w:rsidTr="00514BAB">
        <w:tc>
          <w:tcPr>
            <w:tcW w:w="964" w:type="dxa"/>
          </w:tcPr>
          <w:p w14:paraId="57210FE6" w14:textId="242AB826" w:rsidR="002D5403" w:rsidRDefault="002D5403" w:rsidP="00424B6F">
            <w:pPr>
              <w:pStyle w:val="TableText"/>
            </w:pPr>
            <w:r>
              <w:t>PA55</w:t>
            </w:r>
          </w:p>
        </w:tc>
        <w:tc>
          <w:tcPr>
            <w:tcW w:w="1224" w:type="dxa"/>
          </w:tcPr>
          <w:p w14:paraId="2A6BC97E" w14:textId="15E7509D" w:rsidR="002D5403" w:rsidRDefault="002D5403" w:rsidP="00424B6F">
            <w:pPr>
              <w:pStyle w:val="TableText"/>
            </w:pPr>
            <w:r>
              <w:t>2013-11-08</w:t>
            </w:r>
          </w:p>
        </w:tc>
        <w:tc>
          <w:tcPr>
            <w:tcW w:w="4140" w:type="dxa"/>
          </w:tcPr>
          <w:p w14:paraId="660C6376" w14:textId="77777777" w:rsidR="002D5403" w:rsidRDefault="002D5403" w:rsidP="002D5403">
            <w:pPr>
              <w:pStyle w:val="ListParagraph"/>
              <w:widowControl w:val="0"/>
              <w:numPr>
                <w:ilvl w:val="0"/>
                <w:numId w:val="29"/>
              </w:numPr>
              <w:spacing w:line="240" w:lineRule="auto"/>
              <w:contextualSpacing w:val="0"/>
            </w:pPr>
            <w:r>
              <w:t>För LaboratoryOutcome</w:t>
            </w:r>
          </w:p>
          <w:p w14:paraId="04508A33" w14:textId="77777777" w:rsidR="002D5403" w:rsidRPr="00CD65DA" w:rsidRDefault="002D5403" w:rsidP="002D5403">
            <w:pPr>
              <w:pStyle w:val="ListParagraph"/>
              <w:widowControl w:val="0"/>
              <w:numPr>
                <w:ilvl w:val="0"/>
                <w:numId w:val="29"/>
              </w:numPr>
              <w:spacing w:line="240" w:lineRule="auto"/>
              <w:contextualSpacing w:val="0"/>
            </w:pPr>
            <w:r>
              <w:t>analysisId kardinalitet uppdaterad</w:t>
            </w:r>
          </w:p>
          <w:p w14:paraId="041D9F93" w14:textId="77777777" w:rsidR="002D5403" w:rsidRDefault="002D5403" w:rsidP="00AD6605">
            <w:pPr>
              <w:numPr>
                <w:ilvl w:val="0"/>
                <w:numId w:val="12"/>
              </w:numPr>
            </w:pPr>
          </w:p>
        </w:tc>
        <w:tc>
          <w:tcPr>
            <w:tcW w:w="1980" w:type="dxa"/>
          </w:tcPr>
          <w:p w14:paraId="7F7F71BC" w14:textId="77777777" w:rsidR="002D5403" w:rsidRDefault="002D5403" w:rsidP="00AD6605">
            <w:pPr>
              <w:pStyle w:val="TOC1"/>
            </w:pPr>
          </w:p>
        </w:tc>
        <w:tc>
          <w:tcPr>
            <w:tcW w:w="1440" w:type="dxa"/>
          </w:tcPr>
          <w:p w14:paraId="573B475C" w14:textId="77777777" w:rsidR="002D5403" w:rsidRDefault="002D5403" w:rsidP="00424B6F">
            <w:pPr>
              <w:pStyle w:val="TableText"/>
            </w:pPr>
          </w:p>
        </w:tc>
      </w:tr>
      <w:tr w:rsidR="002D5403" w14:paraId="42B4CFA2" w14:textId="77777777" w:rsidTr="00514BAB">
        <w:tc>
          <w:tcPr>
            <w:tcW w:w="964" w:type="dxa"/>
          </w:tcPr>
          <w:p w14:paraId="63D4A6B1" w14:textId="2D8E4B3A" w:rsidR="002D5403" w:rsidRDefault="002D5403" w:rsidP="00424B6F">
            <w:pPr>
              <w:pStyle w:val="TableText"/>
            </w:pPr>
            <w:r>
              <w:t>PA56</w:t>
            </w:r>
          </w:p>
        </w:tc>
        <w:tc>
          <w:tcPr>
            <w:tcW w:w="1224" w:type="dxa"/>
          </w:tcPr>
          <w:p w14:paraId="700BD33A" w14:textId="46E8AD96" w:rsidR="002D5403" w:rsidRDefault="002D5403" w:rsidP="00424B6F">
            <w:pPr>
              <w:pStyle w:val="TableText"/>
            </w:pPr>
            <w:r>
              <w:t>2013-11-12</w:t>
            </w:r>
          </w:p>
        </w:tc>
        <w:tc>
          <w:tcPr>
            <w:tcW w:w="4140" w:type="dxa"/>
          </w:tcPr>
          <w:p w14:paraId="67583233" w14:textId="77777777" w:rsidR="002D5403" w:rsidRDefault="002D5403" w:rsidP="002D5403">
            <w:pPr>
              <w:pStyle w:val="ListParagraph"/>
              <w:widowControl w:val="0"/>
              <w:numPr>
                <w:ilvl w:val="0"/>
                <w:numId w:val="29"/>
              </w:numPr>
              <w:spacing w:line="240" w:lineRule="auto"/>
              <w:contextualSpacing w:val="0"/>
            </w:pPr>
            <w:r>
              <w:t>För LaboratoryOrderOutcome</w:t>
            </w:r>
          </w:p>
          <w:p w14:paraId="3D8ABF25" w14:textId="77777777" w:rsidR="002D5403" w:rsidRDefault="002D5403" w:rsidP="002D5403">
            <w:pPr>
              <w:pStyle w:val="ListParagraph"/>
              <w:widowControl w:val="0"/>
              <w:numPr>
                <w:ilvl w:val="0"/>
                <w:numId w:val="29"/>
              </w:numPr>
              <w:spacing w:line="240" w:lineRule="auto"/>
              <w:contextualSpacing w:val="0"/>
            </w:pPr>
            <w:r>
              <w:t>ReferralType ändrat namn till LaboratoryReferralType</w:t>
            </w:r>
          </w:p>
          <w:p w14:paraId="0ED3C882" w14:textId="77777777" w:rsidR="002D5403" w:rsidRDefault="002D5403" w:rsidP="002D5403">
            <w:pPr>
              <w:pStyle w:val="ListParagraph"/>
              <w:widowControl w:val="0"/>
              <w:numPr>
                <w:ilvl w:val="0"/>
                <w:numId w:val="29"/>
              </w:numPr>
              <w:spacing w:line="240" w:lineRule="auto"/>
              <w:contextualSpacing w:val="0"/>
            </w:pPr>
            <w:r>
              <w:t xml:space="preserve">Ersatt förekomster av LaboratoryOutcome med LaboratoryOrderOutcome </w:t>
            </w:r>
          </w:p>
          <w:p w14:paraId="10B34CBD" w14:textId="6DBFE370" w:rsidR="002D5403" w:rsidRDefault="002D5403" w:rsidP="00AD6605">
            <w:pPr>
              <w:numPr>
                <w:ilvl w:val="0"/>
                <w:numId w:val="12"/>
              </w:numPr>
            </w:pPr>
            <w:r>
              <w:t>För GetMaternityMedicalHistory tagit bort healthcareProfessional ifrån elementnamn under healthcareProfessionalOrgUnit.</w:t>
            </w:r>
          </w:p>
        </w:tc>
        <w:tc>
          <w:tcPr>
            <w:tcW w:w="1980" w:type="dxa"/>
          </w:tcPr>
          <w:p w14:paraId="49939B18" w14:textId="75853313" w:rsidR="002D5403" w:rsidRDefault="002D5403" w:rsidP="00AD6605">
            <w:pPr>
              <w:pStyle w:val="TOC1"/>
            </w:pPr>
            <w:r>
              <w:t>Khaled Daham</w:t>
            </w:r>
          </w:p>
        </w:tc>
        <w:tc>
          <w:tcPr>
            <w:tcW w:w="1440" w:type="dxa"/>
          </w:tcPr>
          <w:p w14:paraId="3EB1B68B" w14:textId="77777777" w:rsidR="002D5403" w:rsidRDefault="002D5403" w:rsidP="00424B6F">
            <w:pPr>
              <w:pStyle w:val="TableText"/>
            </w:pPr>
          </w:p>
        </w:tc>
      </w:tr>
      <w:tr w:rsidR="002D5403" w14:paraId="1CB97DD6" w14:textId="77777777" w:rsidTr="00514BAB">
        <w:tc>
          <w:tcPr>
            <w:tcW w:w="964" w:type="dxa"/>
          </w:tcPr>
          <w:p w14:paraId="7784D665" w14:textId="5FE4EBDE" w:rsidR="002D5403" w:rsidRDefault="002D5403" w:rsidP="00424B6F">
            <w:pPr>
              <w:pStyle w:val="TableText"/>
            </w:pPr>
            <w:r>
              <w:t>PA57</w:t>
            </w:r>
          </w:p>
        </w:tc>
        <w:tc>
          <w:tcPr>
            <w:tcW w:w="1224" w:type="dxa"/>
          </w:tcPr>
          <w:p w14:paraId="3E21E863" w14:textId="6C398A5F" w:rsidR="002D5403" w:rsidRDefault="002D5403" w:rsidP="00424B6F">
            <w:pPr>
              <w:pStyle w:val="TableText"/>
            </w:pPr>
            <w:r>
              <w:t>2013-11-18</w:t>
            </w:r>
          </w:p>
        </w:tc>
        <w:tc>
          <w:tcPr>
            <w:tcW w:w="4140" w:type="dxa"/>
          </w:tcPr>
          <w:p w14:paraId="35DCF602" w14:textId="767E5FD6" w:rsidR="002D5403" w:rsidRDefault="002D5403" w:rsidP="002D5403">
            <w:pPr>
              <w:pStyle w:val="ListParagraph"/>
              <w:widowControl w:val="0"/>
              <w:numPr>
                <w:ilvl w:val="0"/>
                <w:numId w:val="29"/>
              </w:numPr>
              <w:spacing w:line="240" w:lineRule="auto"/>
              <w:contextualSpacing w:val="0"/>
            </w:pPr>
            <w:r>
              <w:t>Bytt antenatalFollowUpRecord till PregnancyCheckupRecord</w:t>
            </w:r>
          </w:p>
        </w:tc>
        <w:tc>
          <w:tcPr>
            <w:tcW w:w="1980" w:type="dxa"/>
          </w:tcPr>
          <w:p w14:paraId="78D66E9C" w14:textId="692F825C" w:rsidR="002D5403" w:rsidRDefault="002D5403" w:rsidP="00AD6605">
            <w:pPr>
              <w:pStyle w:val="TOC1"/>
            </w:pPr>
            <w:r>
              <w:t>Jacob Tardell</w:t>
            </w:r>
          </w:p>
        </w:tc>
        <w:tc>
          <w:tcPr>
            <w:tcW w:w="1440" w:type="dxa"/>
          </w:tcPr>
          <w:p w14:paraId="555E463D" w14:textId="77777777" w:rsidR="002D5403" w:rsidRDefault="002D5403" w:rsidP="00424B6F">
            <w:pPr>
              <w:pStyle w:val="TableText"/>
            </w:pPr>
          </w:p>
        </w:tc>
      </w:tr>
      <w:tr w:rsidR="002D5403" w14:paraId="6EECD9A7" w14:textId="77777777" w:rsidTr="00514BAB">
        <w:tc>
          <w:tcPr>
            <w:tcW w:w="964" w:type="dxa"/>
          </w:tcPr>
          <w:p w14:paraId="6083507A" w14:textId="0F66C3E6" w:rsidR="002D5403" w:rsidRDefault="002D5403" w:rsidP="00424B6F">
            <w:pPr>
              <w:pStyle w:val="TableText"/>
            </w:pPr>
            <w:r>
              <w:t>PA58</w:t>
            </w:r>
          </w:p>
        </w:tc>
        <w:tc>
          <w:tcPr>
            <w:tcW w:w="1224" w:type="dxa"/>
          </w:tcPr>
          <w:p w14:paraId="28B34E7C" w14:textId="7475F524" w:rsidR="002D5403" w:rsidRDefault="002D5403" w:rsidP="00424B6F">
            <w:pPr>
              <w:pStyle w:val="TableText"/>
            </w:pPr>
            <w:r>
              <w:t>2013-11-21</w:t>
            </w:r>
          </w:p>
        </w:tc>
        <w:tc>
          <w:tcPr>
            <w:tcW w:w="4140" w:type="dxa"/>
          </w:tcPr>
          <w:p w14:paraId="6C4A54D2" w14:textId="77777777" w:rsidR="002D5403" w:rsidRDefault="002D5403" w:rsidP="002D5403">
            <w:pPr>
              <w:pStyle w:val="ListParagraph"/>
              <w:widowControl w:val="0"/>
              <w:numPr>
                <w:ilvl w:val="0"/>
                <w:numId w:val="29"/>
              </w:numPr>
              <w:spacing w:line="240" w:lineRule="auto"/>
              <w:contextualSpacing w:val="0"/>
            </w:pPr>
            <w:r>
              <w:t>Bytt namn på Referral till Order</w:t>
            </w:r>
          </w:p>
          <w:p w14:paraId="01D6AFAF" w14:textId="7AA4E81C" w:rsidR="002D5403" w:rsidRDefault="002D5403" w:rsidP="002D5403">
            <w:pPr>
              <w:pStyle w:val="ListParagraph"/>
              <w:widowControl w:val="0"/>
              <w:numPr>
                <w:ilvl w:val="0"/>
                <w:numId w:val="29"/>
              </w:numPr>
              <w:spacing w:line="240" w:lineRule="auto"/>
              <w:contextualSpacing w:val="0"/>
            </w:pPr>
            <w:r>
              <w:t>Lagt till text på labbsvar och konsultationsremissvar som deklarerar kompatibilitet med NPö RIV Spec och HL7 CDA.</w:t>
            </w:r>
          </w:p>
        </w:tc>
        <w:tc>
          <w:tcPr>
            <w:tcW w:w="1980" w:type="dxa"/>
          </w:tcPr>
          <w:p w14:paraId="241E8EBD" w14:textId="236962B3" w:rsidR="002D5403" w:rsidRDefault="002D5403" w:rsidP="00AD6605">
            <w:pPr>
              <w:pStyle w:val="TOC1"/>
            </w:pPr>
            <w:r>
              <w:t>Johan Eltes</w:t>
            </w:r>
          </w:p>
        </w:tc>
        <w:tc>
          <w:tcPr>
            <w:tcW w:w="1440" w:type="dxa"/>
          </w:tcPr>
          <w:p w14:paraId="4356AB0D" w14:textId="77777777" w:rsidR="002D5403" w:rsidRDefault="002D5403" w:rsidP="00424B6F">
            <w:pPr>
              <w:pStyle w:val="TableText"/>
            </w:pPr>
          </w:p>
        </w:tc>
      </w:tr>
      <w:tr w:rsidR="002D5403" w14:paraId="369C9BFA" w14:textId="77777777" w:rsidTr="00514BAB">
        <w:tc>
          <w:tcPr>
            <w:tcW w:w="964" w:type="dxa"/>
          </w:tcPr>
          <w:p w14:paraId="43370DB8" w14:textId="31189073" w:rsidR="002D5403" w:rsidRDefault="002D5403" w:rsidP="00424B6F">
            <w:pPr>
              <w:pStyle w:val="TableText"/>
            </w:pPr>
            <w:r>
              <w:t>PA59</w:t>
            </w:r>
          </w:p>
        </w:tc>
        <w:tc>
          <w:tcPr>
            <w:tcW w:w="1224" w:type="dxa"/>
          </w:tcPr>
          <w:p w14:paraId="321623BC" w14:textId="166A6253" w:rsidR="002D5403" w:rsidRDefault="002D5403" w:rsidP="00424B6F">
            <w:pPr>
              <w:pStyle w:val="TableText"/>
            </w:pPr>
            <w:r>
              <w:t>2013-12-07</w:t>
            </w:r>
          </w:p>
        </w:tc>
        <w:tc>
          <w:tcPr>
            <w:tcW w:w="4140" w:type="dxa"/>
          </w:tcPr>
          <w:p w14:paraId="0A4AB5C4" w14:textId="6D51C8EA" w:rsidR="002D5403" w:rsidRDefault="001C4712" w:rsidP="001C4712">
            <w:pPr>
              <w:widowControl w:val="0"/>
              <w:spacing w:line="240" w:lineRule="auto"/>
            </w:pPr>
            <w:r>
              <w:t xml:space="preserve">- </w:t>
            </w:r>
            <w:r w:rsidR="002D5403">
              <w:t>Ändrat kardinalitet för typeOfLeave till 0..* (igen! se PA51).</w:t>
            </w:r>
          </w:p>
          <w:p w14:paraId="6F2BC8BD" w14:textId="57FE52C6" w:rsidR="002D5403" w:rsidRDefault="001C4712" w:rsidP="001C4712">
            <w:pPr>
              <w:widowControl w:val="0"/>
              <w:spacing w:line="240" w:lineRule="auto"/>
              <w:ind w:left="28"/>
            </w:pPr>
            <w:r>
              <w:t xml:space="preserve">- </w:t>
            </w:r>
            <w:r w:rsidR="002D5403">
              <w:t>Lagt till proteinuria (proteinuri)</w:t>
            </w:r>
          </w:p>
          <w:p w14:paraId="7DC0DEC3" w14:textId="6BF02036" w:rsidR="002D5403" w:rsidRDefault="001C4712" w:rsidP="001C4712">
            <w:pPr>
              <w:widowControl w:val="0"/>
              <w:spacing w:line="240" w:lineRule="auto"/>
              <w:ind w:left="28"/>
            </w:pPr>
            <w:r>
              <w:t xml:space="preserve">- </w:t>
            </w:r>
            <w:r w:rsidR="002D5403">
              <w:t>Lagt till glycosuria (glucosuri)</w:t>
            </w:r>
          </w:p>
          <w:p w14:paraId="1665BF9D" w14:textId="319EF124" w:rsidR="002D5403" w:rsidRDefault="001C4712" w:rsidP="001C4712">
            <w:r>
              <w:t xml:space="preserve">- </w:t>
            </w:r>
            <w:r w:rsidR="002D5403">
              <w:t>Lagt till length (moderns längd) vid inskrivning</w:t>
            </w:r>
          </w:p>
        </w:tc>
        <w:tc>
          <w:tcPr>
            <w:tcW w:w="1980" w:type="dxa"/>
          </w:tcPr>
          <w:p w14:paraId="5874951E" w14:textId="7E4C9077" w:rsidR="002D5403" w:rsidRDefault="002D5403" w:rsidP="00AD6605">
            <w:pPr>
              <w:pStyle w:val="TOC1"/>
            </w:pPr>
            <w:r>
              <w:t>Jacob Tardell</w:t>
            </w:r>
          </w:p>
        </w:tc>
        <w:tc>
          <w:tcPr>
            <w:tcW w:w="1440" w:type="dxa"/>
          </w:tcPr>
          <w:p w14:paraId="0B898AC0" w14:textId="77777777" w:rsidR="002D5403" w:rsidRDefault="002D5403" w:rsidP="00424B6F">
            <w:pPr>
              <w:pStyle w:val="TableText"/>
            </w:pPr>
          </w:p>
        </w:tc>
      </w:tr>
      <w:tr w:rsidR="002D5403" w14:paraId="6B7B1FAC" w14:textId="77777777" w:rsidTr="00514BAB">
        <w:tc>
          <w:tcPr>
            <w:tcW w:w="964" w:type="dxa"/>
          </w:tcPr>
          <w:p w14:paraId="6BEF3DA8" w14:textId="6D7AF873" w:rsidR="002D5403" w:rsidRDefault="002D5403" w:rsidP="00424B6F">
            <w:pPr>
              <w:pStyle w:val="TableText"/>
            </w:pPr>
            <w:r>
              <w:t>PA60</w:t>
            </w:r>
          </w:p>
        </w:tc>
        <w:tc>
          <w:tcPr>
            <w:tcW w:w="1224" w:type="dxa"/>
          </w:tcPr>
          <w:p w14:paraId="541D344A" w14:textId="219A546E" w:rsidR="002D5403" w:rsidRDefault="002D5403" w:rsidP="00424B6F">
            <w:pPr>
              <w:pStyle w:val="TableText"/>
            </w:pPr>
            <w:r>
              <w:t>2013-12-13</w:t>
            </w:r>
          </w:p>
        </w:tc>
        <w:tc>
          <w:tcPr>
            <w:tcW w:w="4140" w:type="dxa"/>
          </w:tcPr>
          <w:p w14:paraId="38A5D528" w14:textId="77777777" w:rsidR="002D5403" w:rsidRDefault="002D5403" w:rsidP="002D5403">
            <w:pPr>
              <w:pStyle w:val="ListParagraph"/>
              <w:widowControl w:val="0"/>
              <w:numPr>
                <w:ilvl w:val="0"/>
                <w:numId w:val="29"/>
              </w:numPr>
              <w:spacing w:line="240" w:lineRule="auto"/>
              <w:contextualSpacing w:val="0"/>
            </w:pPr>
            <w:r>
              <w:t>typeOfLeave 0..*</w:t>
            </w:r>
          </w:p>
          <w:p w14:paraId="7F6BE833" w14:textId="4CEF272A" w:rsidR="002D5403" w:rsidRDefault="002D5403" w:rsidP="001C4712">
            <w:r>
              <w:t xml:space="preserve">fixat stavfel på </w:t>
            </w:r>
            <w:r w:rsidRPr="00BB38ED">
              <w:rPr>
                <w:lang w:val="en-US"/>
              </w:rPr>
              <w:t>contraceptiveDiscontinued</w:t>
            </w:r>
          </w:p>
        </w:tc>
        <w:tc>
          <w:tcPr>
            <w:tcW w:w="1980" w:type="dxa"/>
          </w:tcPr>
          <w:p w14:paraId="69B7ED40" w14:textId="0DBE429D" w:rsidR="002D5403" w:rsidRDefault="002D5403" w:rsidP="00AD6605">
            <w:pPr>
              <w:pStyle w:val="TOC1"/>
            </w:pPr>
            <w:r>
              <w:t>Khaled Daham</w:t>
            </w:r>
          </w:p>
        </w:tc>
        <w:tc>
          <w:tcPr>
            <w:tcW w:w="1440" w:type="dxa"/>
          </w:tcPr>
          <w:p w14:paraId="5015B2D9" w14:textId="77777777" w:rsidR="002D5403" w:rsidRDefault="002D5403" w:rsidP="00424B6F">
            <w:pPr>
              <w:pStyle w:val="TableText"/>
            </w:pPr>
          </w:p>
        </w:tc>
      </w:tr>
      <w:tr w:rsidR="002D5403" w14:paraId="00CAEEC0" w14:textId="77777777" w:rsidTr="00514BAB">
        <w:tc>
          <w:tcPr>
            <w:tcW w:w="964" w:type="dxa"/>
          </w:tcPr>
          <w:p w14:paraId="22E30EE3" w14:textId="7A374573" w:rsidR="002D5403" w:rsidRDefault="00A02346" w:rsidP="00424B6F">
            <w:pPr>
              <w:pStyle w:val="TableText"/>
            </w:pPr>
            <w:r>
              <w:t>2.0-</w:t>
            </w:r>
            <w:r w:rsidR="00EE7F9F">
              <w:t>RC11</w:t>
            </w:r>
          </w:p>
        </w:tc>
        <w:tc>
          <w:tcPr>
            <w:tcW w:w="1224" w:type="dxa"/>
          </w:tcPr>
          <w:p w14:paraId="7BBEE04B" w14:textId="247AB1FF" w:rsidR="002D5403" w:rsidRDefault="002D5403" w:rsidP="00424B6F">
            <w:pPr>
              <w:pStyle w:val="TableText"/>
            </w:pPr>
            <w:r>
              <w:t>2014-02-10</w:t>
            </w:r>
          </w:p>
        </w:tc>
        <w:tc>
          <w:tcPr>
            <w:tcW w:w="4140" w:type="dxa"/>
          </w:tcPr>
          <w:p w14:paraId="64AFA889" w14:textId="3018369A" w:rsidR="002D5403" w:rsidRDefault="00363A55" w:rsidP="002D5403">
            <w:pPr>
              <w:pStyle w:val="ListParagraph"/>
              <w:widowControl w:val="0"/>
              <w:numPr>
                <w:ilvl w:val="0"/>
                <w:numId w:val="29"/>
              </w:numPr>
              <w:spacing w:line="240" w:lineRule="auto"/>
              <w:contextualSpacing w:val="0"/>
            </w:pPr>
            <w:r>
              <w:t>Byte av</w:t>
            </w:r>
            <w:r w:rsidR="002D5403">
              <w:t xml:space="preserve"> TKB-mall</w:t>
            </w:r>
          </w:p>
        </w:tc>
        <w:tc>
          <w:tcPr>
            <w:tcW w:w="1980" w:type="dxa"/>
          </w:tcPr>
          <w:p w14:paraId="41E18362" w14:textId="544C5BC1" w:rsidR="002D5403" w:rsidRDefault="002D5403" w:rsidP="00AD6605">
            <w:pPr>
              <w:pStyle w:val="TOC1"/>
            </w:pPr>
            <w:r>
              <w:t>Khaled Daham</w:t>
            </w:r>
          </w:p>
        </w:tc>
        <w:tc>
          <w:tcPr>
            <w:tcW w:w="1440" w:type="dxa"/>
          </w:tcPr>
          <w:p w14:paraId="037A2ADC" w14:textId="77777777" w:rsidR="002D5403" w:rsidRDefault="002D5403" w:rsidP="00424B6F">
            <w:pPr>
              <w:pStyle w:val="TableText"/>
            </w:pPr>
          </w:p>
        </w:tc>
      </w:tr>
      <w:tr w:rsidR="00035299" w14:paraId="7AB54273" w14:textId="77777777" w:rsidTr="00514BAB">
        <w:tc>
          <w:tcPr>
            <w:tcW w:w="964" w:type="dxa"/>
          </w:tcPr>
          <w:p w14:paraId="4A2B3879" w14:textId="35704184" w:rsidR="00035299" w:rsidRDefault="00A02346" w:rsidP="00424B6F">
            <w:pPr>
              <w:pStyle w:val="TableText"/>
            </w:pPr>
            <w:r>
              <w:t>2.0-</w:t>
            </w:r>
            <w:r w:rsidR="00035299">
              <w:t>RC12</w:t>
            </w:r>
          </w:p>
        </w:tc>
        <w:tc>
          <w:tcPr>
            <w:tcW w:w="1224" w:type="dxa"/>
          </w:tcPr>
          <w:p w14:paraId="77224D93" w14:textId="5BB83BF5" w:rsidR="00035299" w:rsidRDefault="00035299" w:rsidP="00424B6F">
            <w:pPr>
              <w:pStyle w:val="TableText"/>
            </w:pPr>
            <w:r>
              <w:t>2014-02-11</w:t>
            </w:r>
          </w:p>
        </w:tc>
        <w:tc>
          <w:tcPr>
            <w:tcW w:w="4140" w:type="dxa"/>
          </w:tcPr>
          <w:p w14:paraId="0F466438" w14:textId="77777777" w:rsidR="00035299" w:rsidRDefault="00035299" w:rsidP="002D5403">
            <w:pPr>
              <w:pStyle w:val="ListParagraph"/>
              <w:widowControl w:val="0"/>
              <w:numPr>
                <w:ilvl w:val="0"/>
                <w:numId w:val="29"/>
              </w:numPr>
              <w:spacing w:line="240" w:lineRule="auto"/>
              <w:contextualSpacing w:val="0"/>
            </w:pPr>
            <w:r>
              <w:t>Referens till RIVTA angående anslutningspunkt</w:t>
            </w:r>
          </w:p>
          <w:p w14:paraId="7A06F583" w14:textId="1A7F739D" w:rsidR="00035299" w:rsidRDefault="00035299" w:rsidP="002D5403">
            <w:pPr>
              <w:pStyle w:val="ListParagraph"/>
              <w:widowControl w:val="0"/>
              <w:numPr>
                <w:ilvl w:val="0"/>
                <w:numId w:val="29"/>
              </w:numPr>
              <w:spacing w:line="240" w:lineRule="auto"/>
              <w:contextualSpacing w:val="0"/>
            </w:pPr>
            <w:r>
              <w:t>Ändrat ordalydelse runt API-GW</w:t>
            </w:r>
          </w:p>
        </w:tc>
        <w:tc>
          <w:tcPr>
            <w:tcW w:w="1980" w:type="dxa"/>
          </w:tcPr>
          <w:p w14:paraId="78059F31" w14:textId="26831B83" w:rsidR="00035299" w:rsidRDefault="00035299" w:rsidP="00AD6605">
            <w:pPr>
              <w:pStyle w:val="TOC1"/>
            </w:pPr>
            <w:r>
              <w:t>Khaled Daham</w:t>
            </w:r>
          </w:p>
        </w:tc>
        <w:tc>
          <w:tcPr>
            <w:tcW w:w="1440" w:type="dxa"/>
          </w:tcPr>
          <w:p w14:paraId="0AB91DB4" w14:textId="77777777" w:rsidR="00035299" w:rsidRDefault="00035299" w:rsidP="00424B6F">
            <w:pPr>
              <w:pStyle w:val="TableText"/>
            </w:pPr>
          </w:p>
        </w:tc>
      </w:tr>
      <w:tr w:rsidR="0007349B" w14:paraId="0D7477B1" w14:textId="77777777" w:rsidTr="00514BAB">
        <w:trPr>
          <w:ins w:id="280" w:author="Khaled Daham" w:date="2014-02-14T16:47:00Z"/>
        </w:trPr>
        <w:tc>
          <w:tcPr>
            <w:tcW w:w="964" w:type="dxa"/>
          </w:tcPr>
          <w:p w14:paraId="62D1D7BF" w14:textId="48206F28" w:rsidR="0007349B" w:rsidRDefault="0007349B" w:rsidP="00424B6F">
            <w:pPr>
              <w:pStyle w:val="TableText"/>
              <w:rPr>
                <w:ins w:id="281" w:author="Khaled Daham" w:date="2014-02-14T16:47:00Z"/>
              </w:rPr>
            </w:pPr>
            <w:ins w:id="282" w:author="Khaled Daham" w:date="2014-02-14T16:47:00Z">
              <w:r>
                <w:t>2.0-RC13</w:t>
              </w:r>
            </w:ins>
          </w:p>
        </w:tc>
        <w:tc>
          <w:tcPr>
            <w:tcW w:w="1224" w:type="dxa"/>
          </w:tcPr>
          <w:p w14:paraId="274E9BDF" w14:textId="1F5531AB" w:rsidR="0007349B" w:rsidRDefault="0007349B" w:rsidP="00424B6F">
            <w:pPr>
              <w:pStyle w:val="TableText"/>
              <w:rPr>
                <w:ins w:id="283" w:author="Khaled Daham" w:date="2014-02-14T16:47:00Z"/>
              </w:rPr>
            </w:pPr>
            <w:ins w:id="284" w:author="Khaled Daham" w:date="2014-02-14T16:47:00Z">
              <w:r>
                <w:t>2014-02-14</w:t>
              </w:r>
            </w:ins>
          </w:p>
        </w:tc>
        <w:tc>
          <w:tcPr>
            <w:tcW w:w="4140" w:type="dxa"/>
          </w:tcPr>
          <w:p w14:paraId="0DBE798E" w14:textId="1C47E212" w:rsidR="0007349B" w:rsidRDefault="0007349B" w:rsidP="002D5403">
            <w:pPr>
              <w:pStyle w:val="ListParagraph"/>
              <w:widowControl w:val="0"/>
              <w:numPr>
                <w:ilvl w:val="0"/>
                <w:numId w:val="29"/>
              </w:numPr>
              <w:spacing w:line="240" w:lineRule="auto"/>
              <w:contextualSpacing w:val="0"/>
              <w:rPr>
                <w:ins w:id="285" w:author="Khaled Daham" w:date="2014-02-14T16:47:00Z"/>
              </w:rPr>
            </w:pPr>
            <w:ins w:id="286" w:author="Khaled Daham" w:date="2014-02-14T16:47:00Z">
              <w:r>
                <w:t xml:space="preserve">Ändrat redaktionella fel efter </w:t>
              </w:r>
            </w:ins>
            <w:ins w:id="287" w:author="Khaled Daham" w:date="2014-02-14T16:49:00Z">
              <w:r>
                <w:t xml:space="preserve">återkoppling ifrån </w:t>
              </w:r>
            </w:ins>
            <w:ins w:id="288" w:author="Khaled Daham" w:date="2014-02-14T16:47:00Z">
              <w:r>
                <w:t>AL-granskning.</w:t>
              </w:r>
            </w:ins>
          </w:p>
        </w:tc>
        <w:tc>
          <w:tcPr>
            <w:tcW w:w="1980" w:type="dxa"/>
          </w:tcPr>
          <w:p w14:paraId="5F49F142" w14:textId="64CE3968" w:rsidR="0007349B" w:rsidRDefault="0007349B" w:rsidP="00AD6605">
            <w:pPr>
              <w:pStyle w:val="TOC1"/>
              <w:rPr>
                <w:ins w:id="289" w:author="Khaled Daham" w:date="2014-02-14T16:47:00Z"/>
              </w:rPr>
            </w:pPr>
            <w:ins w:id="290" w:author="Khaled Daham" w:date="2014-02-14T16:48:00Z">
              <w:r>
                <w:t>Khaled Daham</w:t>
              </w:r>
            </w:ins>
          </w:p>
        </w:tc>
        <w:tc>
          <w:tcPr>
            <w:tcW w:w="1440" w:type="dxa"/>
          </w:tcPr>
          <w:p w14:paraId="32B9656B" w14:textId="77777777" w:rsidR="0007349B" w:rsidRDefault="0007349B" w:rsidP="00424B6F">
            <w:pPr>
              <w:pStyle w:val="TableText"/>
              <w:rPr>
                <w:ins w:id="291" w:author="Khaled Daham" w:date="2014-02-14T16:47:00Z"/>
              </w:rPr>
            </w:pPr>
          </w:p>
        </w:tc>
      </w:tr>
      <w:tr w:rsidR="001170E4" w14:paraId="1DDEFC5F" w14:textId="77777777" w:rsidTr="00514BAB">
        <w:tc>
          <w:tcPr>
            <w:tcW w:w="964" w:type="dxa"/>
          </w:tcPr>
          <w:p w14:paraId="5C62D676" w14:textId="0E847938" w:rsidR="001170E4" w:rsidRDefault="001170E4" w:rsidP="00424B6F">
            <w:pPr>
              <w:pStyle w:val="TableText"/>
            </w:pPr>
            <w:r>
              <w:t>2.1-RC1</w:t>
            </w:r>
          </w:p>
        </w:tc>
        <w:tc>
          <w:tcPr>
            <w:tcW w:w="1224" w:type="dxa"/>
          </w:tcPr>
          <w:p w14:paraId="56CA4E33" w14:textId="0B2B0F5F" w:rsidR="001170E4" w:rsidRDefault="001170E4" w:rsidP="00424B6F">
            <w:pPr>
              <w:pStyle w:val="TableText"/>
            </w:pPr>
            <w:r>
              <w:t>2014-02-18</w:t>
            </w:r>
          </w:p>
        </w:tc>
        <w:tc>
          <w:tcPr>
            <w:tcW w:w="4140" w:type="dxa"/>
          </w:tcPr>
          <w:p w14:paraId="09413299" w14:textId="77777777" w:rsidR="001170E4" w:rsidRDefault="001170E4" w:rsidP="002D5403">
            <w:pPr>
              <w:pStyle w:val="ListParagraph"/>
              <w:widowControl w:val="0"/>
              <w:numPr>
                <w:ilvl w:val="0"/>
                <w:numId w:val="29"/>
              </w:numPr>
              <w:spacing w:line="240" w:lineRule="auto"/>
              <w:contextualSpacing w:val="0"/>
            </w:pPr>
            <w:r>
              <w:t>lagt till plasmaGlucose (P-Glukos)</w:t>
            </w:r>
          </w:p>
          <w:p w14:paraId="10820019" w14:textId="77777777" w:rsidR="001170E4" w:rsidRDefault="001170E4" w:rsidP="001170E4">
            <w:pPr>
              <w:pStyle w:val="ListParagraph"/>
              <w:widowControl w:val="0"/>
              <w:numPr>
                <w:ilvl w:val="0"/>
                <w:numId w:val="29"/>
              </w:numPr>
              <w:spacing w:line="240" w:lineRule="auto"/>
              <w:contextualSpacing w:val="0"/>
            </w:pPr>
            <w:r>
              <w:t xml:space="preserve">Ändrat PlasmaGlucoseType till </w:t>
            </w:r>
            <w:r>
              <w:lastRenderedPageBreak/>
              <w:t>MeasurementType.</w:t>
            </w:r>
          </w:p>
          <w:p w14:paraId="2A26D27F" w14:textId="664A697D" w:rsidR="001170E4" w:rsidRDefault="001170E4" w:rsidP="001170E4">
            <w:pPr>
              <w:pStyle w:val="ListParagraph"/>
              <w:widowControl w:val="0"/>
              <w:numPr>
                <w:ilvl w:val="0"/>
                <w:numId w:val="29"/>
              </w:numPr>
              <w:spacing w:line="240" w:lineRule="auto"/>
              <w:contextualSpacing w:val="0"/>
            </w:pPr>
            <w:r>
              <w:t>Uppdaterat MIM för mödravårdskontraktet</w:t>
            </w:r>
          </w:p>
        </w:tc>
        <w:tc>
          <w:tcPr>
            <w:tcW w:w="1980" w:type="dxa"/>
          </w:tcPr>
          <w:p w14:paraId="2E660F0E" w14:textId="4FBDD945" w:rsidR="001170E4" w:rsidRDefault="001170E4" w:rsidP="00AD6605">
            <w:pPr>
              <w:pStyle w:val="TOC1"/>
            </w:pPr>
            <w:r>
              <w:lastRenderedPageBreak/>
              <w:t xml:space="preserve">Khaled Daham, Björn </w:t>
            </w:r>
            <w:r>
              <w:lastRenderedPageBreak/>
              <w:t>Genfors</w:t>
            </w:r>
          </w:p>
        </w:tc>
        <w:tc>
          <w:tcPr>
            <w:tcW w:w="1440" w:type="dxa"/>
          </w:tcPr>
          <w:p w14:paraId="1C5C596A" w14:textId="77777777" w:rsidR="001170E4" w:rsidRDefault="001170E4" w:rsidP="00424B6F">
            <w:pPr>
              <w:pStyle w:val="TableText"/>
            </w:pPr>
          </w:p>
        </w:tc>
      </w:tr>
      <w:tr w:rsidR="00F422D0" w14:paraId="11EFE4F8" w14:textId="77777777" w:rsidTr="00514BAB">
        <w:trPr>
          <w:ins w:id="292" w:author="Khaled Daham" w:date="2014-02-24T10:51:00Z"/>
        </w:trPr>
        <w:tc>
          <w:tcPr>
            <w:tcW w:w="964" w:type="dxa"/>
          </w:tcPr>
          <w:p w14:paraId="5CBE03B3" w14:textId="3B2FB6D1" w:rsidR="00F422D0" w:rsidRDefault="00F422D0" w:rsidP="00424B6F">
            <w:pPr>
              <w:pStyle w:val="TableText"/>
              <w:rPr>
                <w:ins w:id="293" w:author="Khaled Daham" w:date="2014-02-24T10:51:00Z"/>
              </w:rPr>
            </w:pPr>
            <w:ins w:id="294" w:author="Khaled Daham" w:date="2014-02-24T10:51:00Z">
              <w:r>
                <w:lastRenderedPageBreak/>
                <w:t>2.1-RC2</w:t>
              </w:r>
            </w:ins>
          </w:p>
        </w:tc>
        <w:tc>
          <w:tcPr>
            <w:tcW w:w="1224" w:type="dxa"/>
          </w:tcPr>
          <w:p w14:paraId="00A0E24B" w14:textId="308536A9" w:rsidR="00F422D0" w:rsidRDefault="00F422D0" w:rsidP="00424B6F">
            <w:pPr>
              <w:pStyle w:val="TableText"/>
              <w:rPr>
                <w:ins w:id="295" w:author="Khaled Daham" w:date="2014-02-24T10:51:00Z"/>
              </w:rPr>
            </w:pPr>
            <w:ins w:id="296" w:author="Khaled Daham" w:date="2014-02-24T10:51:00Z">
              <w:r>
                <w:t>2014-02-24</w:t>
              </w:r>
            </w:ins>
          </w:p>
        </w:tc>
        <w:tc>
          <w:tcPr>
            <w:tcW w:w="4140" w:type="dxa"/>
          </w:tcPr>
          <w:p w14:paraId="3715F8D1" w14:textId="018EB6DB" w:rsidR="00F422D0" w:rsidRDefault="00F422D0" w:rsidP="002D5403">
            <w:pPr>
              <w:pStyle w:val="ListParagraph"/>
              <w:widowControl w:val="0"/>
              <w:numPr>
                <w:ilvl w:val="0"/>
                <w:numId w:val="29"/>
              </w:numPr>
              <w:spacing w:line="240" w:lineRule="auto"/>
              <w:contextualSpacing w:val="0"/>
              <w:rPr>
                <w:ins w:id="297" w:author="Khaled Daham" w:date="2014-02-24T10:51:00Z"/>
              </w:rPr>
            </w:pPr>
            <w:ins w:id="298" w:author="Khaled Daham" w:date="2014-02-24T10:52:00Z">
              <w:r>
                <w:t>Ändrat datum, revision samt synkat med AB</w:t>
              </w:r>
            </w:ins>
          </w:p>
        </w:tc>
        <w:tc>
          <w:tcPr>
            <w:tcW w:w="1980" w:type="dxa"/>
          </w:tcPr>
          <w:p w14:paraId="60F72BCA" w14:textId="5B09B1A5" w:rsidR="00F422D0" w:rsidRDefault="00F422D0" w:rsidP="00AD6605">
            <w:pPr>
              <w:pStyle w:val="TOC1"/>
              <w:rPr>
                <w:ins w:id="299" w:author="Khaled Daham" w:date="2014-02-24T10:51:00Z"/>
              </w:rPr>
            </w:pPr>
            <w:ins w:id="300" w:author="Khaled Daham" w:date="2014-02-24T10:52:00Z">
              <w:r>
                <w:t>Khaled Daham</w:t>
              </w:r>
            </w:ins>
          </w:p>
        </w:tc>
        <w:tc>
          <w:tcPr>
            <w:tcW w:w="1440" w:type="dxa"/>
          </w:tcPr>
          <w:p w14:paraId="0557BCBA" w14:textId="77777777" w:rsidR="00F422D0" w:rsidRDefault="00F422D0" w:rsidP="00424B6F">
            <w:pPr>
              <w:pStyle w:val="TableText"/>
              <w:rPr>
                <w:ins w:id="301" w:author="Khaled Daham" w:date="2014-02-24T10:51:00Z"/>
              </w:rPr>
            </w:pPr>
          </w:p>
        </w:tc>
      </w:tr>
      <w:tr w:rsidR="00A92ED7" w14:paraId="37DE35DB" w14:textId="77777777" w:rsidTr="00514BAB">
        <w:trPr>
          <w:ins w:id="302" w:author="Khaled Daham" w:date="2014-03-13T13:11:00Z"/>
        </w:trPr>
        <w:tc>
          <w:tcPr>
            <w:tcW w:w="964" w:type="dxa"/>
          </w:tcPr>
          <w:p w14:paraId="4EECCF6B" w14:textId="62C4D52B" w:rsidR="00A92ED7" w:rsidRDefault="00A92ED7" w:rsidP="00424B6F">
            <w:pPr>
              <w:pStyle w:val="TableText"/>
              <w:rPr>
                <w:ins w:id="303" w:author="Khaled Daham" w:date="2014-03-13T13:11:00Z"/>
              </w:rPr>
            </w:pPr>
            <w:ins w:id="304" w:author="Khaled Daham" w:date="2014-03-13T13:11:00Z">
              <w:r>
                <w:t>2.1-RC3</w:t>
              </w:r>
            </w:ins>
          </w:p>
        </w:tc>
        <w:tc>
          <w:tcPr>
            <w:tcW w:w="1224" w:type="dxa"/>
          </w:tcPr>
          <w:p w14:paraId="6DDE09DE" w14:textId="3432BED2" w:rsidR="00A92ED7" w:rsidRDefault="00A92ED7" w:rsidP="00424B6F">
            <w:pPr>
              <w:pStyle w:val="TableText"/>
              <w:rPr>
                <w:ins w:id="305" w:author="Khaled Daham" w:date="2014-03-13T13:11:00Z"/>
              </w:rPr>
            </w:pPr>
            <w:ins w:id="306" w:author="Khaled Daham" w:date="2014-03-13T13:11:00Z">
              <w:r>
                <w:t>2014-03-13</w:t>
              </w:r>
            </w:ins>
          </w:p>
        </w:tc>
        <w:tc>
          <w:tcPr>
            <w:tcW w:w="4140" w:type="dxa"/>
          </w:tcPr>
          <w:p w14:paraId="7A2D8D38" w14:textId="3C513B3F" w:rsidR="00A92ED7" w:rsidRDefault="00A92ED7" w:rsidP="002D5403">
            <w:pPr>
              <w:pStyle w:val="ListParagraph"/>
              <w:widowControl w:val="0"/>
              <w:numPr>
                <w:ilvl w:val="0"/>
                <w:numId w:val="29"/>
              </w:numPr>
              <w:spacing w:line="240" w:lineRule="auto"/>
              <w:contextualSpacing w:val="0"/>
              <w:rPr>
                <w:ins w:id="307" w:author="Khaled Daham" w:date="2014-03-13T13:11:00Z"/>
              </w:rPr>
            </w:pPr>
            <w:ins w:id="308" w:author="Khaled Daham" w:date="2014-03-13T13:12:00Z">
              <w:r>
                <w:t>Lagt tillbaka två fält (proteinuri, glucosuri) i fältregel-tabellen</w:t>
              </w:r>
            </w:ins>
            <w:ins w:id="309" w:author="Khaled Daham" w:date="2014-03-13T13:13:00Z">
              <w:r>
                <w:t>, då dessa av misstag fallit bort vid byte av TKB-mall</w:t>
              </w:r>
            </w:ins>
            <w:ins w:id="310" w:author="Khaled Daham" w:date="2014-03-13T13:12:00Z">
              <w:r>
                <w:t>. Inga ändringar i schema.</w:t>
              </w:r>
            </w:ins>
          </w:p>
        </w:tc>
        <w:tc>
          <w:tcPr>
            <w:tcW w:w="1980" w:type="dxa"/>
          </w:tcPr>
          <w:p w14:paraId="408F9C0C" w14:textId="47318B95" w:rsidR="00A92ED7" w:rsidRDefault="00A92ED7" w:rsidP="00AD6605">
            <w:pPr>
              <w:pStyle w:val="TOC1"/>
              <w:rPr>
                <w:ins w:id="311" w:author="Khaled Daham" w:date="2014-03-13T13:11:00Z"/>
              </w:rPr>
            </w:pPr>
            <w:ins w:id="312" w:author="Khaled Daham" w:date="2014-03-13T13:12:00Z">
              <w:r>
                <w:t>Khaled Daham</w:t>
              </w:r>
            </w:ins>
          </w:p>
        </w:tc>
        <w:tc>
          <w:tcPr>
            <w:tcW w:w="1440" w:type="dxa"/>
          </w:tcPr>
          <w:p w14:paraId="60625831" w14:textId="77777777" w:rsidR="00A92ED7" w:rsidRDefault="00A92ED7" w:rsidP="00424B6F">
            <w:pPr>
              <w:pStyle w:val="TableText"/>
              <w:rPr>
                <w:ins w:id="313" w:author="Khaled Daham" w:date="2014-03-13T13:11:00Z"/>
              </w:rPr>
            </w:pPr>
          </w:p>
        </w:tc>
      </w:tr>
    </w:tbl>
    <w:p w14:paraId="0A2797E7" w14:textId="77777777"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424B6F">
            <w:pPr>
              <w:pStyle w:val="TableText"/>
            </w:pPr>
            <w:r>
              <w:t>Namn</w:t>
            </w:r>
          </w:p>
        </w:tc>
        <w:tc>
          <w:tcPr>
            <w:tcW w:w="2892" w:type="dxa"/>
            <w:shd w:val="clear" w:color="auto" w:fill="DDD9C3" w:themeFill="background2" w:themeFillShade="E6"/>
          </w:tcPr>
          <w:p w14:paraId="3AEE7573" w14:textId="77777777" w:rsidR="004255A2" w:rsidRPr="00A31996" w:rsidRDefault="004255A2" w:rsidP="00424B6F">
            <w:pPr>
              <w:pStyle w:val="TableText"/>
            </w:pPr>
            <w:r>
              <w:t>Dokument</w:t>
            </w:r>
          </w:p>
        </w:tc>
        <w:tc>
          <w:tcPr>
            <w:tcW w:w="2472" w:type="dxa"/>
            <w:shd w:val="clear" w:color="auto" w:fill="DDD9C3" w:themeFill="background2" w:themeFillShade="E6"/>
          </w:tcPr>
          <w:p w14:paraId="691C9A83" w14:textId="77777777" w:rsidR="004255A2" w:rsidRPr="00A31996" w:rsidRDefault="004255A2" w:rsidP="00424B6F">
            <w:pPr>
              <w:pStyle w:val="TableText"/>
            </w:pPr>
            <w:r>
              <w:t>Kommentar</w:t>
            </w:r>
          </w:p>
        </w:tc>
        <w:tc>
          <w:tcPr>
            <w:tcW w:w="3339" w:type="dxa"/>
            <w:shd w:val="clear" w:color="auto" w:fill="DDD9C3" w:themeFill="background2" w:themeFillShade="E6"/>
          </w:tcPr>
          <w:p w14:paraId="09607659" w14:textId="77777777" w:rsidR="004255A2" w:rsidRPr="00A31996" w:rsidRDefault="004255A2" w:rsidP="00424B6F">
            <w:pPr>
              <w:pStyle w:val="TableText"/>
            </w:pPr>
            <w:r>
              <w:t>Länk</w:t>
            </w:r>
          </w:p>
        </w:tc>
      </w:tr>
      <w:tr w:rsidR="002D5403" w14:paraId="1638D443" w14:textId="77777777" w:rsidTr="00514BAB">
        <w:tc>
          <w:tcPr>
            <w:tcW w:w="964" w:type="dxa"/>
          </w:tcPr>
          <w:p w14:paraId="7121E73A" w14:textId="4CF8F585" w:rsidR="002D5403" w:rsidRDefault="002D5403" w:rsidP="00424B6F">
            <w:pPr>
              <w:pStyle w:val="TableText"/>
            </w:pPr>
            <w:r>
              <w:t>R1</w:t>
            </w:r>
          </w:p>
        </w:tc>
        <w:tc>
          <w:tcPr>
            <w:tcW w:w="2892" w:type="dxa"/>
          </w:tcPr>
          <w:p w14:paraId="3CB096E1" w14:textId="5DF0B7D5" w:rsidR="002D5403" w:rsidRDefault="008B463B" w:rsidP="008B463B">
            <w:pPr>
              <w:pStyle w:val="TableText"/>
              <w:ind w:left="0"/>
            </w:pPr>
            <w:r>
              <w:t xml:space="preserve"> Hantera hälsorelaterad tillstånd, utfall av aktivitet – Arkitekturella Beslut</w:t>
            </w:r>
          </w:p>
        </w:tc>
        <w:tc>
          <w:tcPr>
            <w:tcW w:w="2472" w:type="dxa"/>
          </w:tcPr>
          <w:p w14:paraId="5D99047D" w14:textId="2533AC9C" w:rsidR="002D5403" w:rsidRDefault="002D5403" w:rsidP="00424B6F">
            <w:pPr>
              <w:pStyle w:val="TableText"/>
            </w:pPr>
            <w:r>
              <w:t>Obligatoriskt</w:t>
            </w:r>
          </w:p>
        </w:tc>
        <w:tc>
          <w:tcPr>
            <w:tcW w:w="3339" w:type="dxa"/>
          </w:tcPr>
          <w:p w14:paraId="524E0594" w14:textId="041817EF" w:rsidR="002D5403" w:rsidRDefault="002D5403" w:rsidP="00424B6F">
            <w:pPr>
              <w:pStyle w:val="TableText"/>
            </w:pPr>
            <w:r>
              <w:t>Bilaga</w:t>
            </w:r>
          </w:p>
        </w:tc>
      </w:tr>
      <w:tr w:rsidR="002D5403" w14:paraId="0F548ABC" w14:textId="77777777" w:rsidTr="00514BAB">
        <w:tc>
          <w:tcPr>
            <w:tcW w:w="964" w:type="dxa"/>
          </w:tcPr>
          <w:p w14:paraId="4A0ADCDB" w14:textId="395B036C" w:rsidR="002D5403" w:rsidRDefault="002D5403" w:rsidP="00424B6F">
            <w:pPr>
              <w:pStyle w:val="TableText"/>
            </w:pPr>
            <w:r>
              <w:t>R2</w:t>
            </w:r>
          </w:p>
        </w:tc>
        <w:tc>
          <w:tcPr>
            <w:tcW w:w="2892" w:type="dxa"/>
          </w:tcPr>
          <w:p w14:paraId="1DC79B25" w14:textId="739F17C1" w:rsidR="002D5403" w:rsidRDefault="002D5403" w:rsidP="00424B6F">
            <w:pPr>
              <w:pStyle w:val="TableText"/>
            </w:pPr>
            <w:r>
              <w:t>RIVTA flera dokument</w:t>
            </w:r>
          </w:p>
        </w:tc>
        <w:tc>
          <w:tcPr>
            <w:tcW w:w="2472" w:type="dxa"/>
          </w:tcPr>
          <w:p w14:paraId="0D97AF43" w14:textId="395F38EE" w:rsidR="002D5403" w:rsidRDefault="002D5403" w:rsidP="00424B6F">
            <w:pPr>
              <w:pStyle w:val="TableText"/>
            </w:pPr>
            <w:r>
              <w:t>Finns på Webben</w:t>
            </w:r>
          </w:p>
        </w:tc>
        <w:tc>
          <w:tcPr>
            <w:tcW w:w="3339" w:type="dxa"/>
          </w:tcPr>
          <w:p w14:paraId="0F2B687F" w14:textId="6F24F14E" w:rsidR="002D5403" w:rsidRDefault="00002485" w:rsidP="00424B6F">
            <w:pPr>
              <w:pStyle w:val="TableText"/>
            </w:pPr>
            <w:hyperlink r:id="rId9" w:history="1">
              <w:r w:rsidR="00420C18" w:rsidRPr="00420C18">
                <w:rPr>
                  <w:rStyle w:val="Hyperlink"/>
                </w:rPr>
                <w:t>http://www.cehis.se/arkitektur_och_regelverk/regelverk/</w:t>
              </w:r>
            </w:hyperlink>
          </w:p>
        </w:tc>
      </w:tr>
      <w:tr w:rsidR="002D5403" w14:paraId="465EA79B" w14:textId="77777777" w:rsidTr="00514BAB">
        <w:tc>
          <w:tcPr>
            <w:tcW w:w="964" w:type="dxa"/>
          </w:tcPr>
          <w:p w14:paraId="41FDF469" w14:textId="3850B76E" w:rsidR="002D5403" w:rsidRDefault="002D5403" w:rsidP="00424B6F">
            <w:pPr>
              <w:pStyle w:val="TableText"/>
            </w:pPr>
            <w:r>
              <w:t>R3</w:t>
            </w:r>
          </w:p>
        </w:tc>
        <w:tc>
          <w:tcPr>
            <w:tcW w:w="2892" w:type="dxa"/>
          </w:tcPr>
          <w:p w14:paraId="46962BF9" w14:textId="2E977581" w:rsidR="002D5403" w:rsidRDefault="002D5403" w:rsidP="00424B6F">
            <w:pPr>
              <w:pStyle w:val="TableText"/>
            </w:pPr>
            <w:r>
              <w:t>Bilaga_Gemensamma_typer_1</w:t>
            </w:r>
            <w:r w:rsidRPr="00B0691B">
              <w:t>.pdf</w:t>
            </w:r>
          </w:p>
        </w:tc>
        <w:tc>
          <w:tcPr>
            <w:tcW w:w="2472" w:type="dxa"/>
          </w:tcPr>
          <w:p w14:paraId="0A21C268" w14:textId="77777777" w:rsidR="002D5403" w:rsidRDefault="002D5403" w:rsidP="00424B6F">
            <w:pPr>
              <w:pStyle w:val="TableText"/>
            </w:pPr>
          </w:p>
        </w:tc>
        <w:tc>
          <w:tcPr>
            <w:tcW w:w="3339" w:type="dxa"/>
          </w:tcPr>
          <w:p w14:paraId="4C2BC62E" w14:textId="275F14F9" w:rsidR="002D5403" w:rsidRDefault="002D5403" w:rsidP="00424B6F">
            <w:pPr>
              <w:pStyle w:val="TableText"/>
            </w:pPr>
            <w:r>
              <w:t>Bilaga</w:t>
            </w:r>
          </w:p>
        </w:tc>
      </w:tr>
      <w:tr w:rsidR="00420C18" w14:paraId="6B11CC29" w14:textId="77777777" w:rsidTr="00514BAB">
        <w:tc>
          <w:tcPr>
            <w:tcW w:w="964" w:type="dxa"/>
          </w:tcPr>
          <w:p w14:paraId="381158B7" w14:textId="24D22573" w:rsidR="00420C18" w:rsidRDefault="00420C18" w:rsidP="00424B6F">
            <w:pPr>
              <w:pStyle w:val="TableText"/>
            </w:pPr>
            <w:r>
              <w:t>R4</w:t>
            </w:r>
          </w:p>
        </w:tc>
        <w:tc>
          <w:tcPr>
            <w:tcW w:w="2892" w:type="dxa"/>
          </w:tcPr>
          <w:p w14:paraId="0C8535C8" w14:textId="404C420D" w:rsidR="00420C18" w:rsidRDefault="00420C18" w:rsidP="00424B6F">
            <w:pPr>
              <w:pStyle w:val="TableText"/>
            </w:pPr>
            <w:r w:rsidRPr="00537CC7">
              <w:t>RIV_Tekniska_Anvisningar_Oversikt_revD.pdf</w:t>
            </w:r>
          </w:p>
        </w:tc>
        <w:tc>
          <w:tcPr>
            <w:tcW w:w="2472" w:type="dxa"/>
          </w:tcPr>
          <w:p w14:paraId="6D6CF034" w14:textId="488EB45B" w:rsidR="00420C18" w:rsidRDefault="00420C18" w:rsidP="00424B6F">
            <w:pPr>
              <w:pStyle w:val="TableText"/>
            </w:pPr>
            <w:r>
              <w:t>Finns på Webben</w:t>
            </w:r>
          </w:p>
        </w:tc>
        <w:tc>
          <w:tcPr>
            <w:tcW w:w="3339" w:type="dxa"/>
          </w:tcPr>
          <w:p w14:paraId="0747DDBA" w14:textId="7858131B" w:rsidR="00420C18" w:rsidRDefault="00002485" w:rsidP="00424B6F">
            <w:pPr>
              <w:pStyle w:val="TableText"/>
            </w:pPr>
            <w:hyperlink r:id="rId10" w:history="1">
              <w:r w:rsidR="00420C18" w:rsidRPr="00420C18">
                <w:rPr>
                  <w:rStyle w:val="Hyperlink"/>
                </w:rPr>
                <w:t>http://rivta.se/documents/ARK_0001/RIV_Tekniska_Anvisningar_Oversikt_revD.pdf</w:t>
              </w:r>
            </w:hyperlink>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14:paraId="4A96F272" w14:textId="77777777" w:rsidTr="00942C22">
        <w:tc>
          <w:tcPr>
            <w:tcW w:w="1116" w:type="pct"/>
            <w:shd w:val="clear" w:color="auto" w:fill="DDD9C3" w:themeFill="background2" w:themeFillShade="E6"/>
          </w:tcPr>
          <w:p w14:paraId="49D2C1CA" w14:textId="24B245A6" w:rsidR="00030D6C" w:rsidRPr="00A31996" w:rsidRDefault="00030D6C" w:rsidP="00424B6F">
            <w:pPr>
              <w:pStyle w:val="TableText"/>
            </w:pPr>
            <w:r>
              <w:t>Förkortning</w:t>
            </w:r>
          </w:p>
        </w:tc>
        <w:tc>
          <w:tcPr>
            <w:tcW w:w="2784" w:type="pct"/>
            <w:shd w:val="clear" w:color="auto" w:fill="DDD9C3" w:themeFill="background2" w:themeFillShade="E6"/>
          </w:tcPr>
          <w:p w14:paraId="356148A9" w14:textId="2CF1EC0C" w:rsidR="00030D6C" w:rsidRPr="00A31996" w:rsidRDefault="00030D6C" w:rsidP="00424B6F">
            <w:pPr>
              <w:pStyle w:val="TableText"/>
            </w:pPr>
            <w:r>
              <w:t>Betydelse</w:t>
            </w:r>
          </w:p>
        </w:tc>
        <w:tc>
          <w:tcPr>
            <w:tcW w:w="1100" w:type="pct"/>
            <w:shd w:val="clear" w:color="auto" w:fill="DDD9C3" w:themeFill="background2" w:themeFillShade="E6"/>
          </w:tcPr>
          <w:p w14:paraId="702D52E8" w14:textId="77777777" w:rsidR="00030D6C" w:rsidRPr="00A31996" w:rsidRDefault="00030D6C" w:rsidP="00424B6F">
            <w:pPr>
              <w:pStyle w:val="TableText"/>
            </w:pPr>
            <w:r>
              <w:t>Kommentar</w:t>
            </w:r>
          </w:p>
        </w:tc>
      </w:tr>
      <w:tr w:rsidR="00942C22" w14:paraId="0471D124" w14:textId="77777777" w:rsidTr="00942C22">
        <w:tc>
          <w:tcPr>
            <w:tcW w:w="1116" w:type="pct"/>
          </w:tcPr>
          <w:p w14:paraId="51E2515C" w14:textId="36B47C48" w:rsidR="00420C18" w:rsidRDefault="000E4FE6" w:rsidP="00424B6F">
            <w:pPr>
              <w:pStyle w:val="TableText"/>
            </w:pPr>
            <w:ins w:id="314" w:author="Khaled Daham" w:date="2014-02-14T16:34:00Z">
              <w:r>
                <w:t>Tjänste</w:t>
              </w:r>
            </w:ins>
            <w:ins w:id="315" w:author="Khaled Daham" w:date="2014-02-14T16:48:00Z">
              <w:r w:rsidR="0007349B">
                <w:t>k</w:t>
              </w:r>
            </w:ins>
            <w:del w:id="316" w:author="Khaled Daham" w:date="2014-02-14T16:48:00Z">
              <w:r w:rsidR="00420C18" w:rsidDel="0007349B">
                <w:delText>K</w:delText>
              </w:r>
            </w:del>
            <w:r w:rsidR="00420C18">
              <w:t>onsument (K)</w:t>
            </w:r>
          </w:p>
        </w:tc>
        <w:tc>
          <w:tcPr>
            <w:tcW w:w="2784" w:type="pct"/>
          </w:tcPr>
          <w:p w14:paraId="725805E6" w14:textId="62C43E57" w:rsidR="00420C18" w:rsidRPr="00420C18" w:rsidRDefault="00942C22" w:rsidP="00942C22">
            <w:pPr>
              <w:pStyle w:val="TableText"/>
              <w:jc w:val="left"/>
            </w:pPr>
            <w:r>
              <w:t xml:space="preserve">Informationssystem där aktörens agerande leder till automatiskt informationsutbyte med andra system (t.ex. e-tjänst eller </w:t>
            </w:r>
            <w:r w:rsidR="00A24C6D">
              <w:t>journalsystem). En Tjänstekonsu</w:t>
            </w:r>
            <w:r>
              <w:t>ment använder en SOA-tjänst som i sin tur följer ett tjänstekontrakt.</w:t>
            </w:r>
          </w:p>
        </w:tc>
        <w:tc>
          <w:tcPr>
            <w:tcW w:w="1100" w:type="pct"/>
          </w:tcPr>
          <w:p w14:paraId="35E745E9" w14:textId="6CE69A30" w:rsidR="00420C18" w:rsidRPr="00537CC7" w:rsidRDefault="00420C18" w:rsidP="00424B6F">
            <w:pPr>
              <w:pStyle w:val="TableText"/>
            </w:pPr>
            <w:r>
              <w:t>Se referens R4</w:t>
            </w:r>
          </w:p>
        </w:tc>
      </w:tr>
      <w:tr w:rsidR="00942C22" w14:paraId="767601B1" w14:textId="77777777" w:rsidTr="00942C22">
        <w:tc>
          <w:tcPr>
            <w:tcW w:w="1116" w:type="pct"/>
          </w:tcPr>
          <w:p w14:paraId="1BDFEF5C" w14:textId="138BC8CC" w:rsidR="00030D6C" w:rsidRDefault="00420C18" w:rsidP="00424B6F">
            <w:pPr>
              <w:pStyle w:val="TableText"/>
            </w:pPr>
            <w:r>
              <w:t>Anslutningspunkt (</w:t>
            </w:r>
            <w:r w:rsidR="00537CC7">
              <w:t>AP</w:t>
            </w:r>
            <w:r>
              <w:t>)</w:t>
            </w:r>
          </w:p>
        </w:tc>
        <w:tc>
          <w:tcPr>
            <w:tcW w:w="2784" w:type="pct"/>
          </w:tcPr>
          <w:p w14:paraId="78EE5E21" w14:textId="5FA317C6" w:rsidR="00030D6C" w:rsidRDefault="00420C18" w:rsidP="00942C22">
            <w:pPr>
              <w:pStyle w:val="TableText"/>
              <w:jc w:val="left"/>
            </w:pPr>
            <w:r w:rsidRPr="00420C18">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Default="00420C18" w:rsidP="00424B6F">
            <w:pPr>
              <w:pStyle w:val="TableText"/>
            </w:pPr>
            <w:r>
              <w:t>Se referens R4</w:t>
            </w:r>
          </w:p>
        </w:tc>
      </w:tr>
      <w:tr w:rsidR="00942C22" w14:paraId="1713DA28" w14:textId="77777777" w:rsidTr="00942C22">
        <w:tc>
          <w:tcPr>
            <w:tcW w:w="1116" w:type="pct"/>
          </w:tcPr>
          <w:p w14:paraId="191584DE" w14:textId="520E2042" w:rsidR="00420C18" w:rsidRDefault="00420C18" w:rsidP="00424B6F">
            <w:pPr>
              <w:pStyle w:val="TableText"/>
            </w:pPr>
            <w:r w:rsidRPr="00420C18">
              <w:t>Tjänsteproducent (P)</w:t>
            </w:r>
          </w:p>
        </w:tc>
        <w:tc>
          <w:tcPr>
            <w:tcW w:w="2784" w:type="pct"/>
          </w:tcPr>
          <w:p w14:paraId="6996E946" w14:textId="09D27871" w:rsidR="00420C18" w:rsidRPr="00420C18" w:rsidRDefault="00420C18" w:rsidP="00942C22">
            <w:pPr>
              <w:pStyle w:val="TableText"/>
              <w:jc w:val="left"/>
            </w:pPr>
            <w:r w:rsidRPr="00420C18">
              <w:t>Hanterar logik och format så som specificeras av ett tjänstekontrakt.</w:t>
            </w:r>
          </w:p>
        </w:tc>
        <w:tc>
          <w:tcPr>
            <w:tcW w:w="1100" w:type="pct"/>
          </w:tcPr>
          <w:p w14:paraId="5D801E36" w14:textId="6A63349B" w:rsidR="00420C18" w:rsidRDefault="00420C18" w:rsidP="00424B6F">
            <w:pPr>
              <w:pStyle w:val="TableText"/>
            </w:pPr>
            <w:r>
              <w:t>Se referens R4</w:t>
            </w:r>
          </w:p>
        </w:tc>
      </w:tr>
      <w:tr w:rsidR="00942C22" w14:paraId="559BC913" w14:textId="77777777" w:rsidTr="00942C22">
        <w:tc>
          <w:tcPr>
            <w:tcW w:w="1116" w:type="pct"/>
          </w:tcPr>
          <w:p w14:paraId="18A6B182" w14:textId="7F1FD961" w:rsidR="00420C18" w:rsidRPr="00420C18" w:rsidRDefault="00420C18" w:rsidP="00424B6F">
            <w:pPr>
              <w:pStyle w:val="TableText"/>
            </w:pPr>
            <w:r w:rsidRPr="00420C18">
              <w:t>Källsystem (KS)</w:t>
            </w:r>
          </w:p>
        </w:tc>
        <w:tc>
          <w:tcPr>
            <w:tcW w:w="2784" w:type="pct"/>
          </w:tcPr>
          <w:p w14:paraId="4DF4764F" w14:textId="71427900" w:rsidR="00420C18" w:rsidRPr="00420C18" w:rsidRDefault="00942C22" w:rsidP="00942C22">
            <w:pPr>
              <w:pStyle w:val="TableText"/>
              <w:jc w:val="left"/>
            </w:pPr>
            <w:r>
              <w:t xml:space="preserve">Det verksamhetssystem där </w:t>
            </w:r>
            <w:r w:rsidR="00420C18">
              <w:t>origina</w:t>
            </w:r>
            <w:r>
              <w:t xml:space="preserve">linformationen skapas (t.ex. en </w:t>
            </w:r>
            <w:r w:rsidR="00420C18">
              <w:t>driftsinstans av ett journalsystem).</w:t>
            </w:r>
          </w:p>
        </w:tc>
        <w:tc>
          <w:tcPr>
            <w:tcW w:w="1100" w:type="pct"/>
          </w:tcPr>
          <w:p w14:paraId="366B8360" w14:textId="348BFC43" w:rsidR="00420C18" w:rsidRDefault="00420C18" w:rsidP="00424B6F">
            <w:pPr>
              <w:pStyle w:val="TableText"/>
            </w:pPr>
            <w:r>
              <w:t>Se referens R4</w:t>
            </w: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317" w:name="_Toc357754843"/>
      <w:bookmarkStart w:id="318" w:name="_Toc256335945"/>
      <w:r>
        <w:t>Inledning</w:t>
      </w:r>
      <w:bookmarkEnd w:id="274"/>
      <w:bookmarkEnd w:id="275"/>
      <w:bookmarkEnd w:id="276"/>
      <w:bookmarkEnd w:id="277"/>
      <w:bookmarkEnd w:id="278"/>
      <w:bookmarkEnd w:id="279"/>
      <w:bookmarkEnd w:id="317"/>
      <w:bookmarkEnd w:id="318"/>
    </w:p>
    <w:p w14:paraId="74981C58" w14:textId="6E7F2903" w:rsidR="00184BA7" w:rsidRDefault="00AD6605" w:rsidP="00AD6605">
      <w:r w:rsidRPr="00AD6605">
        <w:t>Detta är beskrivningen av tjänstekontrakten</w:t>
      </w:r>
      <w:r w:rsidR="00184BA7">
        <w:t xml:space="preserve"> i tjänstedomänen </w:t>
      </w:r>
      <w:r w:rsidRPr="00AD6605">
        <w:t>clinicalprocess:healthcond:actoutcom</w:t>
      </w:r>
      <w:r w:rsidR="00184BA7">
        <w:t>e.</w:t>
      </w:r>
    </w:p>
    <w:p w14:paraId="5C0E0FF1" w14:textId="0A846338" w:rsidR="00AD6605" w:rsidRPr="00AD6605" w:rsidRDefault="00184BA7" w:rsidP="00AD6605">
      <w:r>
        <w:t>Den svenska benämningen är ”</w:t>
      </w:r>
      <w:r w:rsidR="00AD6605" w:rsidRPr="00AD6605">
        <w:t>Hantera hälsorelaterade tillstånd, tillståndsbeskrivning”.</w:t>
      </w:r>
    </w:p>
    <w:p w14:paraId="2286800C" w14:textId="77777777" w:rsidR="00AD6605" w:rsidRPr="00AD6605" w:rsidRDefault="00AD6605" w:rsidP="00AD6605"/>
    <w:p w14:paraId="1CEB0AA1" w14:textId="43C03781" w:rsidR="00AD6605" w:rsidRPr="00AD6605" w:rsidRDefault="00AD6605" w:rsidP="00AD6605">
      <w:r w:rsidRPr="00AD6605">
        <w:t>Tjänstedomänens syftar till att tillmötesgå behovet av systemoberoende åtkomst till patientjournal för såväl vårdgivar- som invånartjänster. ”Min journal”, ”Mitt vårdflöde”, Nationell patientöversikt och tjänster för elektroniskt utlämnande till patientens egna tjänster (</w:t>
      </w:r>
      <w:r w:rsidR="00BB5903">
        <w:t xml:space="preserve">API Gateway) är alla exempel på </w:t>
      </w:r>
      <w:r w:rsidR="00505F17">
        <w:t xml:space="preserve">nationella och icke nationella </w:t>
      </w:r>
      <w:r w:rsidRPr="00AD6605">
        <w:t>tjänster med behov av direktåtkomst till journalhistorik. Tjänstekontrakten i denna domän ska tillmötesgå de nationella behoven men också fylla behovet för direktåtkomst-tjänster inom ett landsting.</w:t>
      </w:r>
    </w:p>
    <w:p w14:paraId="000373CC" w14:textId="77777777" w:rsidR="00AD6605" w:rsidRPr="00AD6605" w:rsidRDefault="00AD6605" w:rsidP="00AD6605"/>
    <w:p w14:paraId="1F7DFA28" w14:textId="77777777" w:rsidR="00AD6605" w:rsidRPr="00AD6605" w:rsidRDefault="00AD6605" w:rsidP="00AD6605">
      <w:r w:rsidRPr="00AD6605">
        <w:t xml:space="preserve">För att vara tillämpbara för både invånar- och vårdgivartjänster behöver tjänstekontrakten förmedla den information som behövs för att båda typerna av e-tjänster (tjänstekonsumenter) ska ha det underlag som behövs för att säkerställa behörig åtkomst för sina respektive användargrupper. Det är dock en grundläggande princip att tjänsteproducenterna inte ska anpassa svaret efter frågeställaren, utan istället tillhandahålla fullständig information som tjänstekonsumenten kan anpassa och behörighetsstyra för sin målgrupp. </w:t>
      </w:r>
    </w:p>
    <w:p w14:paraId="3EF287FB" w14:textId="77777777" w:rsidR="00AD6605" w:rsidRPr="00AD6605" w:rsidRDefault="00AD6605" w:rsidP="00AD6605"/>
    <w:p w14:paraId="7957795D" w14:textId="77777777" w:rsidR="00AD6605" w:rsidRPr="00AD6605" w:rsidRDefault="00AD6605" w:rsidP="00AD6605">
      <w:r w:rsidRPr="00AD6605">
        <w:t xml:space="preserve">Tjänstedomänen syftar i första hand till realisering av aggregerande tjänster (enl. T-bok REV B). Tjänstekontrakten är därför uppbyggda för s.k. system-adressering. </w:t>
      </w:r>
    </w:p>
    <w:p w14:paraId="2BD7F0C1" w14:textId="77777777" w:rsidR="00AD6605" w:rsidRPr="00AD6605" w:rsidRDefault="00AD6605" w:rsidP="00AD6605"/>
    <w:p w14:paraId="163BDB48" w14:textId="77777777" w:rsidR="00AD6605" w:rsidRPr="00AD6605" w:rsidRDefault="00AD6605" w:rsidP="00AD6605">
      <w:r w:rsidRPr="00AD6605">
        <w:t>Detta dokument kompletterar reglerna i de tekniska kontrakten (XML-scheman, WSDL-filer). Tjänsteproducenter och tjänstekonsumenter ska m.a.o. följa såväl de maskintolkbara reglerna i de tekniska kontrakten, så väl som de regler som uttrycks verbalt i detta dokument.</w:t>
      </w:r>
    </w:p>
    <w:p w14:paraId="1158115B" w14:textId="77777777" w:rsidR="00AD6605" w:rsidRPr="00AD6605" w:rsidRDefault="00AD6605" w:rsidP="00AD6605"/>
    <w:p w14:paraId="7A9E8C5F" w14:textId="77777777" w:rsidR="00AD6605" w:rsidRPr="00AD6605" w:rsidRDefault="00AD6605" w:rsidP="00AD6605">
      <w:r w:rsidRPr="00AD6605">
        <w:t>Där inte annat anges, baseras tjänstedomänens kontrakt på RIV – Informationsspecifikation Nationell Patientöversikt version 2.2.0.</w:t>
      </w:r>
    </w:p>
    <w:p w14:paraId="33CF066D" w14:textId="77777777" w:rsidR="007E47C0" w:rsidRDefault="007E47C0" w:rsidP="007E47C0"/>
    <w:p w14:paraId="2836636F" w14:textId="6E78496C" w:rsidR="007E47C0" w:rsidRPr="00C1259D" w:rsidRDefault="00030D6C" w:rsidP="007E47C0">
      <w:pPr>
        <w:tabs>
          <w:tab w:val="left" w:pos="7110"/>
        </w:tabs>
      </w:pPr>
      <w:r>
        <w:rPr>
          <w:noProof/>
          <w:lang w:val="en-US"/>
        </w:rPr>
        <w:lastRenderedPageBreak/>
        <mc:AlternateContent>
          <mc:Choice Requires="wps">
            <w:drawing>
              <wp:inline distT="0" distB="0" distL="0" distR="0" wp14:anchorId="64CEEA4E" wp14:editId="59AAAB5A">
                <wp:extent cx="5753100" cy="3546475"/>
                <wp:effectExtent l="0" t="0" r="38100" b="3492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6475"/>
                        </a:xfrm>
                        <a:prstGeom prst="rect">
                          <a:avLst/>
                        </a:prstGeom>
                        <a:solidFill>
                          <a:srgbClr val="DDDDDD"/>
                        </a:solidFill>
                        <a:ln w="9525">
                          <a:solidFill>
                            <a:srgbClr val="000000"/>
                          </a:solidFill>
                          <a:miter lim="800000"/>
                          <a:headEnd/>
                          <a:tailEnd/>
                        </a:ln>
                      </wps:spPr>
                      <wps:txbx>
                        <w:txbxContent>
                          <w:p w14:paraId="4282EC2F" w14:textId="77777777" w:rsidR="005B612A" w:rsidRPr="004255A2" w:rsidRDefault="005B612A" w:rsidP="004255A2">
                            <w:r w:rsidRPr="004255A2">
                              <w:t>I arbetet har följande personer deltagit:</w:t>
                            </w:r>
                          </w:p>
                          <w:p w14:paraId="33ABAB67" w14:textId="77777777" w:rsidR="005B612A" w:rsidRDefault="005B612A" w:rsidP="007E47C0"/>
                          <w:p w14:paraId="5BDB7093" w14:textId="77777777" w:rsidR="005B612A" w:rsidRDefault="005B612A" w:rsidP="004255A2">
                            <w:r w:rsidRPr="004255A2">
                              <w:rPr>
                                <w:szCs w:val="20"/>
                              </w:rPr>
                              <w:t>Tjänstedomänansvarig</w:t>
                            </w:r>
                            <w:r w:rsidRPr="00FE3AAD">
                              <w:t>:</w:t>
                            </w:r>
                          </w:p>
                          <w:p w14:paraId="0C7A8F4C" w14:textId="77777777" w:rsidR="005B612A" w:rsidRPr="00FE3AAD" w:rsidRDefault="005B612A" w:rsidP="004255A2"/>
                          <w:p w14:paraId="54D80C8F" w14:textId="689F4295" w:rsidR="005B612A" w:rsidRDefault="005B612A" w:rsidP="004255A2">
                            <w:pPr>
                              <w:rPr>
                                <w:i/>
                              </w:rPr>
                            </w:pPr>
                            <w:r>
                              <w:t>Marcus Claus, Mawell</w:t>
                            </w:r>
                          </w:p>
                          <w:p w14:paraId="7F669B65" w14:textId="77777777" w:rsidR="005B612A" w:rsidRPr="00FE3AAD" w:rsidRDefault="005B612A" w:rsidP="007E47C0">
                            <w:pPr>
                              <w:rPr>
                                <w:i/>
                              </w:rPr>
                            </w:pPr>
                          </w:p>
                          <w:p w14:paraId="1E645C8B" w14:textId="13A2CEF1" w:rsidR="005B612A" w:rsidRDefault="005B612A" w:rsidP="004255A2">
                            <w:r w:rsidRPr="009B4414">
                              <w:t>Projektgrupp</w:t>
                            </w:r>
                            <w:r>
                              <w:t xml:space="preserve"> </w:t>
                            </w:r>
                            <w:r w:rsidRPr="00AD6605">
                              <w:t xml:space="preserve">2012-12-03 – </w:t>
                            </w:r>
                            <w:r>
                              <w:t>..:</w:t>
                            </w:r>
                          </w:p>
                          <w:p w14:paraId="0B3EF4E0" w14:textId="77777777" w:rsidR="005B612A" w:rsidRPr="009B4414" w:rsidRDefault="005B612A" w:rsidP="004255A2"/>
                          <w:p w14:paraId="6897BD87" w14:textId="77777777" w:rsidR="005B612A" w:rsidRPr="00AD6605" w:rsidRDefault="005B612A" w:rsidP="00AD6605">
                            <w:pPr>
                              <w:rPr>
                                <w:rFonts w:ascii="Calibri" w:hAnsi="Calibri"/>
                                <w:i/>
                                <w:sz w:val="24"/>
                                <w:szCs w:val="24"/>
                              </w:rPr>
                            </w:pPr>
                            <w:r w:rsidRPr="00AD6605">
                              <w:rPr>
                                <w:rFonts w:ascii="Calibri" w:hAnsi="Calibri"/>
                                <w:i/>
                                <w:sz w:val="24"/>
                                <w:szCs w:val="24"/>
                              </w:rPr>
                              <w:t>Maria Andersson, Mawell</w:t>
                            </w:r>
                          </w:p>
                          <w:p w14:paraId="204ED6E9" w14:textId="77777777" w:rsidR="005B612A" w:rsidRPr="00AD6605" w:rsidRDefault="005B612A"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5B612A" w:rsidRPr="00AD6605" w:rsidRDefault="005B612A"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6FE770F2" w:rsidR="005B612A" w:rsidRPr="00AD6605" w:rsidDel="00FF003A" w:rsidRDefault="005B612A" w:rsidP="00AD6605">
                            <w:pPr>
                              <w:rPr>
                                <w:del w:id="319" w:author="Khaled Daham" w:date="2014-02-24T10:52:00Z"/>
                                <w:rFonts w:ascii="Calibri" w:hAnsi="Calibri"/>
                                <w:i/>
                                <w:sz w:val="24"/>
                                <w:szCs w:val="24"/>
                              </w:rPr>
                            </w:pPr>
                            <w:del w:id="320" w:author="Khaled Daham" w:date="2014-02-24T10:52:00Z">
                              <w:r w:rsidRPr="00AD6605" w:rsidDel="00FF003A">
                                <w:rPr>
                                  <w:rFonts w:ascii="Calibri" w:hAnsi="Calibri"/>
                                  <w:i/>
                                  <w:sz w:val="24"/>
                                  <w:szCs w:val="24"/>
                                </w:rPr>
                                <w:delText>Björn Skeppner, Inera</w:delText>
                              </w:r>
                            </w:del>
                          </w:p>
                          <w:p w14:paraId="00BB01FD" w14:textId="5E8E5FDD" w:rsidR="005B612A" w:rsidRPr="00AD6605" w:rsidRDefault="005B612A"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5B612A" w:rsidRPr="00AD6605" w:rsidRDefault="005B612A" w:rsidP="00AD6605">
                            <w:pPr>
                              <w:rPr>
                                <w:rFonts w:ascii="Calibri" w:hAnsi="Calibri"/>
                                <w:i/>
                                <w:sz w:val="24"/>
                                <w:szCs w:val="24"/>
                              </w:rPr>
                            </w:pPr>
                            <w:r w:rsidRPr="00AD6605">
                              <w:rPr>
                                <w:rFonts w:ascii="Calibri" w:hAnsi="Calibri"/>
                                <w:i/>
                                <w:sz w:val="24"/>
                                <w:szCs w:val="24"/>
                              </w:rPr>
                              <w:t>Björn Strihagen, Inera</w:t>
                            </w:r>
                          </w:p>
                          <w:p w14:paraId="5E721B43" w14:textId="77777777" w:rsidR="005B612A" w:rsidRPr="00AD6605" w:rsidRDefault="005B612A"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B612A" w:rsidRPr="00AD6605" w:rsidRDefault="005B612A"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B612A" w:rsidRDefault="005B612A" w:rsidP="00AD6605">
                            <w:pPr>
                              <w:rPr>
                                <w:rFonts w:ascii="Calibri" w:hAnsi="Calibri"/>
                                <w:i/>
                                <w:sz w:val="24"/>
                                <w:szCs w:val="24"/>
                              </w:rPr>
                            </w:pPr>
                            <w:r w:rsidRPr="00AD6605">
                              <w:rPr>
                                <w:rFonts w:ascii="Calibri" w:hAnsi="Calibri"/>
                                <w:i/>
                                <w:sz w:val="24"/>
                                <w:szCs w:val="24"/>
                              </w:rPr>
                              <w:t>Björn Genfors, Mawell</w:t>
                            </w:r>
                          </w:p>
                          <w:p w14:paraId="3374E711" w14:textId="37AFDB9F" w:rsidR="005B612A" w:rsidRPr="00AD6605" w:rsidRDefault="005B612A" w:rsidP="007E47C0">
                            <w:pPr>
                              <w:rPr>
                                <w:rFonts w:ascii="Calibri" w:hAnsi="Calibri"/>
                                <w:i/>
                                <w:sz w:val="24"/>
                                <w:szCs w:val="24"/>
                              </w:rPr>
                            </w:pPr>
                            <w:r>
                              <w:rPr>
                                <w:rFonts w:ascii="Calibri" w:hAnsi="Calibri"/>
                                <w:i/>
                                <w:sz w:val="24"/>
                                <w:szCs w:val="24"/>
                              </w:rPr>
                              <w:t>Khaled Daham, Callista Enterprise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" fillcolor="#ddd">
                <v:textbox>
                  <w:txbxContent>
                    <w:p w14:paraId="4282EC2F" w14:textId="77777777" w:rsidR="005B612A" w:rsidRPr="004255A2" w:rsidRDefault="005B612A" w:rsidP="004255A2">
                      <w:r w:rsidRPr="004255A2">
                        <w:t>I arbetet har följande personer deltagit:</w:t>
                      </w:r>
                    </w:p>
                    <w:p w14:paraId="33ABAB67" w14:textId="77777777" w:rsidR="005B612A" w:rsidRDefault="005B612A" w:rsidP="007E47C0"/>
                    <w:p w14:paraId="5BDB7093" w14:textId="77777777" w:rsidR="005B612A" w:rsidRDefault="005B612A" w:rsidP="004255A2">
                      <w:r w:rsidRPr="004255A2">
                        <w:rPr>
                          <w:szCs w:val="20"/>
                        </w:rPr>
                        <w:t>Tjänstedomänansvarig</w:t>
                      </w:r>
                      <w:r w:rsidRPr="00FE3AAD">
                        <w:t>:</w:t>
                      </w:r>
                    </w:p>
                    <w:p w14:paraId="0C7A8F4C" w14:textId="77777777" w:rsidR="005B612A" w:rsidRPr="00FE3AAD" w:rsidRDefault="005B612A" w:rsidP="004255A2"/>
                    <w:p w14:paraId="54D80C8F" w14:textId="689F4295" w:rsidR="005B612A" w:rsidRDefault="005B612A" w:rsidP="004255A2">
                      <w:pPr>
                        <w:rPr>
                          <w:i/>
                        </w:rPr>
                      </w:pPr>
                      <w:r>
                        <w:t>Marcus Claus, Mawell</w:t>
                      </w:r>
                    </w:p>
                    <w:p w14:paraId="7F669B65" w14:textId="77777777" w:rsidR="005B612A" w:rsidRPr="00FE3AAD" w:rsidRDefault="005B612A" w:rsidP="007E47C0">
                      <w:pPr>
                        <w:rPr>
                          <w:i/>
                        </w:rPr>
                      </w:pPr>
                    </w:p>
                    <w:p w14:paraId="1E645C8B" w14:textId="13A2CEF1" w:rsidR="005B612A" w:rsidRDefault="005B612A" w:rsidP="004255A2">
                      <w:r w:rsidRPr="009B4414">
                        <w:t>Projektgrupp</w:t>
                      </w:r>
                      <w:r>
                        <w:t xml:space="preserve"> </w:t>
                      </w:r>
                      <w:r w:rsidRPr="00AD6605">
                        <w:t xml:space="preserve">2012-12-03 – </w:t>
                      </w:r>
                      <w:r>
                        <w:t>..:</w:t>
                      </w:r>
                    </w:p>
                    <w:p w14:paraId="0B3EF4E0" w14:textId="77777777" w:rsidR="005B612A" w:rsidRPr="009B4414" w:rsidRDefault="005B612A" w:rsidP="004255A2"/>
                    <w:p w14:paraId="6897BD87" w14:textId="77777777" w:rsidR="005B612A" w:rsidRPr="00AD6605" w:rsidRDefault="005B612A" w:rsidP="00AD6605">
                      <w:pPr>
                        <w:rPr>
                          <w:rFonts w:ascii="Calibri" w:hAnsi="Calibri"/>
                          <w:i/>
                          <w:sz w:val="24"/>
                          <w:szCs w:val="24"/>
                        </w:rPr>
                      </w:pPr>
                      <w:r w:rsidRPr="00AD6605">
                        <w:rPr>
                          <w:rFonts w:ascii="Calibri" w:hAnsi="Calibri"/>
                          <w:i/>
                          <w:sz w:val="24"/>
                          <w:szCs w:val="24"/>
                        </w:rPr>
                        <w:t>Maria Andersson, Mawell</w:t>
                      </w:r>
                    </w:p>
                    <w:p w14:paraId="204ED6E9" w14:textId="77777777" w:rsidR="005B612A" w:rsidRPr="00AD6605" w:rsidRDefault="005B612A"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5B612A" w:rsidRPr="00AD6605" w:rsidRDefault="005B612A"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6FE770F2" w:rsidR="005B612A" w:rsidRPr="00AD6605" w:rsidDel="00FF003A" w:rsidRDefault="005B612A" w:rsidP="00AD6605">
                      <w:pPr>
                        <w:rPr>
                          <w:del w:id="308" w:author="Khaled Daham" w:date="2014-02-24T10:52:00Z"/>
                          <w:rFonts w:ascii="Calibri" w:hAnsi="Calibri"/>
                          <w:i/>
                          <w:sz w:val="24"/>
                          <w:szCs w:val="24"/>
                        </w:rPr>
                      </w:pPr>
                      <w:del w:id="309" w:author="Khaled Daham" w:date="2014-02-24T10:52:00Z">
                        <w:r w:rsidRPr="00AD6605" w:rsidDel="00FF003A">
                          <w:rPr>
                            <w:rFonts w:ascii="Calibri" w:hAnsi="Calibri"/>
                            <w:i/>
                            <w:sz w:val="24"/>
                            <w:szCs w:val="24"/>
                          </w:rPr>
                          <w:delText>Björn Skeppner, Inera</w:delText>
                        </w:r>
                      </w:del>
                    </w:p>
                    <w:p w14:paraId="00BB01FD" w14:textId="5E8E5FDD" w:rsidR="005B612A" w:rsidRPr="00AD6605" w:rsidRDefault="005B612A"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5B612A" w:rsidRPr="00AD6605" w:rsidRDefault="005B612A" w:rsidP="00AD6605">
                      <w:pPr>
                        <w:rPr>
                          <w:rFonts w:ascii="Calibri" w:hAnsi="Calibri"/>
                          <w:i/>
                          <w:sz w:val="24"/>
                          <w:szCs w:val="24"/>
                        </w:rPr>
                      </w:pPr>
                      <w:r w:rsidRPr="00AD6605">
                        <w:rPr>
                          <w:rFonts w:ascii="Calibri" w:hAnsi="Calibri"/>
                          <w:i/>
                          <w:sz w:val="24"/>
                          <w:szCs w:val="24"/>
                        </w:rPr>
                        <w:t>Björn Strihagen, Inera</w:t>
                      </w:r>
                    </w:p>
                    <w:p w14:paraId="5E721B43" w14:textId="77777777" w:rsidR="005B612A" w:rsidRPr="00AD6605" w:rsidRDefault="005B612A"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B612A" w:rsidRPr="00AD6605" w:rsidRDefault="005B612A"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B612A" w:rsidRDefault="005B612A" w:rsidP="00AD6605">
                      <w:pPr>
                        <w:rPr>
                          <w:rFonts w:ascii="Calibri" w:hAnsi="Calibri"/>
                          <w:i/>
                          <w:sz w:val="24"/>
                          <w:szCs w:val="24"/>
                        </w:rPr>
                      </w:pPr>
                      <w:r w:rsidRPr="00AD6605">
                        <w:rPr>
                          <w:rFonts w:ascii="Calibri" w:hAnsi="Calibri"/>
                          <w:i/>
                          <w:sz w:val="24"/>
                          <w:szCs w:val="24"/>
                        </w:rPr>
                        <w:t>Björn Genfors, Mawell</w:t>
                      </w:r>
                    </w:p>
                    <w:p w14:paraId="3374E711" w14:textId="37AFDB9F" w:rsidR="005B612A" w:rsidRPr="00AD6605" w:rsidRDefault="005B612A" w:rsidP="007E47C0">
                      <w:pPr>
                        <w:rPr>
                          <w:rFonts w:ascii="Calibri" w:hAnsi="Calibri"/>
                          <w:i/>
                          <w:sz w:val="24"/>
                          <w:szCs w:val="24"/>
                        </w:rPr>
                      </w:pPr>
                      <w:r>
                        <w:rPr>
                          <w:rFonts w:ascii="Calibri" w:hAnsi="Calibri"/>
                          <w:i/>
                          <w:sz w:val="24"/>
                          <w:szCs w:val="24"/>
                        </w:rPr>
                        <w:t>Khaled Daham, Callista Enterprise</w:t>
                      </w:r>
                    </w:p>
                  </w:txbxContent>
                </v:textbox>
                <w10:anchorlock/>
              </v:shape>
            </w:pict>
          </mc:Fallback>
        </mc:AlternateContent>
      </w:r>
      <w:r w:rsidR="007E47C0">
        <w:tab/>
      </w:r>
    </w:p>
    <w:p w14:paraId="49915903" w14:textId="77777777" w:rsidR="007E47C0" w:rsidRDefault="007E47C0" w:rsidP="007E47C0">
      <w:pPr>
        <w:pStyle w:val="Heading1"/>
      </w:pPr>
      <w:bookmarkStart w:id="321" w:name="_Toc198086678"/>
      <w:bookmarkStart w:id="322" w:name="_Toc224960918"/>
      <w:bookmarkStart w:id="323" w:name="_Toc357754844"/>
      <w:bookmarkStart w:id="324" w:name="_Toc163300578"/>
      <w:bookmarkStart w:id="325" w:name="_Toc163300880"/>
      <w:bookmarkStart w:id="326" w:name="_Toc198366954"/>
      <w:bookmarkStart w:id="327" w:name="_Toc256335946"/>
      <w:r>
        <w:t>Versionsinformation</w:t>
      </w:r>
      <w:bookmarkEnd w:id="321"/>
      <w:bookmarkEnd w:id="322"/>
      <w:bookmarkEnd w:id="323"/>
      <w:bookmarkEnd w:id="327"/>
    </w:p>
    <w:p w14:paraId="6810B110" w14:textId="521078A5" w:rsidR="007E47C0" w:rsidRDefault="007E47C0" w:rsidP="007E47C0">
      <w:r>
        <w:t xml:space="preserve">Denna revision av tjänstekontraktsbeskrivningen handlar om version </w:t>
      </w:r>
      <w:r w:rsidR="00002485">
        <w:fldChar w:fldCharType="begin"/>
      </w:r>
      <w:r w:rsidR="00002485">
        <w:instrText xml:space="preserve"> DOCPROPERTY  "Version_1" \* MERGEFORMAT </w:instrText>
      </w:r>
      <w:r w:rsidR="00002485">
        <w:fldChar w:fldCharType="separate"/>
      </w:r>
      <w:ins w:id="328" w:author="Khaled Daham" w:date="2014-03-13T13:15:00Z">
        <w:r w:rsidR="001127AD" w:rsidRPr="001127AD">
          <w:rPr>
            <w:b/>
            <w:color w:val="76923C" w:themeColor="accent3" w:themeShade="BF"/>
            <w:rPrChange w:id="329" w:author="Khaled Daham" w:date="2014-03-13T13:15:00Z">
              <w:rPr/>
            </w:rPrChange>
          </w:rPr>
          <w:t>2</w:t>
        </w:r>
      </w:ins>
      <w:del w:id="330" w:author="Khaled Daham" w:date="2014-02-24T10:50:00Z">
        <w:r w:rsidR="005535AF" w:rsidRPr="005535AF" w:rsidDel="00F422D0">
          <w:rPr>
            <w:b/>
            <w:color w:val="76923C" w:themeColor="accent3" w:themeShade="BF"/>
          </w:rPr>
          <w:delText>2</w:delText>
        </w:r>
      </w:del>
      <w:r w:rsidR="00002485">
        <w:rPr>
          <w:b/>
          <w:color w:val="76923C" w:themeColor="accent3" w:themeShade="BF"/>
        </w:rPr>
        <w:fldChar w:fldCharType="end"/>
      </w:r>
      <w:r>
        <w:t>.</w:t>
      </w:r>
      <w:r w:rsidR="00002485">
        <w:fldChar w:fldCharType="begin"/>
      </w:r>
      <w:r w:rsidR="00002485">
        <w:instrText xml:space="preserve"> DOC</w:instrText>
      </w:r>
      <w:r w:rsidR="00002485">
        <w:instrText xml:space="preserve">PROPERTY "Version_2" \* MERGEFORMAT </w:instrText>
      </w:r>
      <w:r w:rsidR="00002485">
        <w:fldChar w:fldCharType="separate"/>
      </w:r>
      <w:ins w:id="331" w:author="Khaled Daham" w:date="2014-03-13T13:15:00Z">
        <w:r w:rsidR="001127AD" w:rsidRPr="001127AD">
          <w:rPr>
            <w:b/>
            <w:color w:val="76923C" w:themeColor="accent3" w:themeShade="BF"/>
            <w:rPrChange w:id="332" w:author="Khaled Daham" w:date="2014-03-13T13:15:00Z">
              <w:rPr/>
            </w:rPrChange>
          </w:rPr>
          <w:t>1</w:t>
        </w:r>
      </w:ins>
      <w:del w:id="333" w:author="Khaled Daham" w:date="2014-02-24T10:50:00Z">
        <w:r w:rsidR="005535AF" w:rsidRPr="005535AF" w:rsidDel="00F422D0">
          <w:rPr>
            <w:b/>
            <w:color w:val="76923C" w:themeColor="accent3" w:themeShade="BF"/>
          </w:rPr>
          <w:delText>1</w:delText>
        </w:r>
      </w:del>
      <w:r w:rsidR="00002485">
        <w:rPr>
          <w:b/>
          <w:color w:val="76923C" w:themeColor="accent3" w:themeShade="BF"/>
        </w:rPr>
        <w:fldChar w:fldCharType="end"/>
      </w:r>
      <w:r>
        <w:t>.</w:t>
      </w:r>
      <w:r w:rsidR="00002485">
        <w:fldChar w:fldCharType="begin"/>
      </w:r>
      <w:r w:rsidR="00002485">
        <w:instrText xml:space="preserve"> DOCPROPERTY "Version_3" \* MERGEFORMAT </w:instrText>
      </w:r>
      <w:r w:rsidR="00002485">
        <w:fldChar w:fldCharType="separate"/>
      </w:r>
      <w:ins w:id="334" w:author="Khaled Daham" w:date="2014-03-13T13:16:00Z">
        <w:r w:rsidR="001127AD" w:rsidRPr="001127AD">
          <w:rPr>
            <w:b/>
            <w:color w:val="76923C" w:themeColor="accent3" w:themeShade="BF"/>
            <w:rPrChange w:id="335" w:author="Khaled Daham" w:date="2014-03-13T13:16:00Z">
              <w:rPr/>
            </w:rPrChange>
          </w:rPr>
          <w:t>RC3</w:t>
        </w:r>
      </w:ins>
      <w:del w:id="336" w:author="Khaled Daham" w:date="2014-02-24T10:50:00Z">
        <w:r w:rsidR="009866B4" w:rsidRPr="009866B4" w:rsidDel="00F422D0">
          <w:rPr>
            <w:b/>
            <w:color w:val="76923C" w:themeColor="accent3" w:themeShade="BF"/>
          </w:rPr>
          <w:delText>RC1</w:delText>
        </w:r>
      </w:del>
      <w:r w:rsidR="00002485">
        <w:rPr>
          <w:b/>
          <w:color w:val="76923C" w:themeColor="accent3" w:themeShade="BF"/>
        </w:rPr>
        <w:fldChar w:fldCharType="end"/>
      </w:r>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2CC69748" w:rsidR="007E47C0" w:rsidRDefault="007E47C0" w:rsidP="007E47C0">
      <w:pPr>
        <w:pStyle w:val="Heading2"/>
      </w:pPr>
      <w:bookmarkStart w:id="337" w:name="_Toc357754845"/>
      <w:bookmarkStart w:id="338" w:name="_Toc163300882"/>
      <w:bookmarkStart w:id="339" w:name="_Toc256335947"/>
      <w:r>
        <w:t xml:space="preserve">Version </w:t>
      </w:r>
      <w:r w:rsidR="00002485">
        <w:fldChar w:fldCharType="begin"/>
      </w:r>
      <w:r w:rsidR="00002485">
        <w:instrText xml:space="preserve"> DOCPROPERTY  "Version_1" \* MERGEFORMAT </w:instrText>
      </w:r>
      <w:r w:rsidR="00002485">
        <w:fldChar w:fldCharType="separate"/>
      </w:r>
      <w:ins w:id="340" w:author="Khaled Daham" w:date="2014-02-24T10:51:00Z">
        <w:r w:rsidR="00F422D0" w:rsidRPr="00F422D0">
          <w:rPr>
            <w:b/>
            <w:color w:val="76923C" w:themeColor="accent3" w:themeShade="BF"/>
            <w:rPrChange w:id="341" w:author="Khaled Daham" w:date="2014-02-24T10:51:00Z">
              <w:rPr/>
            </w:rPrChange>
          </w:rPr>
          <w:t>2</w:t>
        </w:r>
      </w:ins>
      <w:del w:id="342" w:author="Khaled Daham" w:date="2014-02-24T10:50:00Z">
        <w:r w:rsidR="005535AF" w:rsidRPr="005535AF" w:rsidDel="00F422D0">
          <w:rPr>
            <w:b/>
            <w:color w:val="76923C" w:themeColor="accent3" w:themeShade="BF"/>
          </w:rPr>
          <w:delText>2</w:delText>
        </w:r>
      </w:del>
      <w:r w:rsidR="00002485">
        <w:rPr>
          <w:b/>
          <w:color w:val="76923C" w:themeColor="accent3" w:themeShade="BF"/>
        </w:rPr>
        <w:fldChar w:fldCharType="end"/>
      </w:r>
      <w:r>
        <w:t>.</w:t>
      </w:r>
      <w:r w:rsidR="00002485">
        <w:fldChar w:fldCharType="begin"/>
      </w:r>
      <w:r w:rsidR="00002485">
        <w:instrText xml:space="preserve"> DOCPROPERTY "Version_2" \* MERGEFORMAT </w:instrText>
      </w:r>
      <w:r w:rsidR="00002485">
        <w:fldChar w:fldCharType="separate"/>
      </w:r>
      <w:ins w:id="343" w:author="Khaled Daham" w:date="2014-02-24T10:51:00Z">
        <w:r w:rsidR="00F422D0" w:rsidRPr="00F422D0">
          <w:rPr>
            <w:b/>
            <w:color w:val="76923C" w:themeColor="accent3" w:themeShade="BF"/>
            <w:rPrChange w:id="344" w:author="Khaled Daham" w:date="2014-02-24T10:51:00Z">
              <w:rPr/>
            </w:rPrChange>
          </w:rPr>
          <w:t>1</w:t>
        </w:r>
      </w:ins>
      <w:del w:id="345" w:author="Khaled Daham" w:date="2014-02-24T10:50:00Z">
        <w:r w:rsidR="005535AF" w:rsidRPr="005535AF" w:rsidDel="00F422D0">
          <w:rPr>
            <w:b/>
            <w:color w:val="76923C" w:themeColor="accent3" w:themeShade="BF"/>
          </w:rPr>
          <w:delText>1</w:delText>
        </w:r>
      </w:del>
      <w:r w:rsidR="00002485">
        <w:rPr>
          <w:b/>
          <w:color w:val="76923C" w:themeColor="accent3" w:themeShade="BF"/>
        </w:rPr>
        <w:fldChar w:fldCharType="end"/>
      </w:r>
      <w:bookmarkEnd w:id="337"/>
      <w:r w:rsidR="00A14B9C">
        <w:rPr>
          <w:b/>
          <w:color w:val="76923C" w:themeColor="accent3" w:themeShade="BF"/>
        </w:rPr>
        <w:t>.</w:t>
      </w:r>
      <w:ins w:id="346" w:author="Khaled Daham" w:date="2014-02-24T10:53:00Z">
        <w:r w:rsidR="0093229E">
          <w:rPr>
            <w:b/>
            <w:color w:val="76923C" w:themeColor="accent3" w:themeShade="BF"/>
          </w:rPr>
          <w:t>RC</w:t>
        </w:r>
        <w:r w:rsidR="001127AD">
          <w:rPr>
            <w:b/>
            <w:color w:val="76923C" w:themeColor="accent3" w:themeShade="BF"/>
          </w:rPr>
          <w:t>3</w:t>
        </w:r>
      </w:ins>
      <w:bookmarkEnd w:id="339"/>
      <w:del w:id="347" w:author="Khaled Daham" w:date="2014-02-24T10:53:00Z">
        <w:r w:rsidR="00A14B9C" w:rsidDel="0093229E">
          <w:rPr>
            <w:b/>
            <w:color w:val="76923C" w:themeColor="accent3" w:themeShade="BF"/>
          </w:rPr>
          <w:delText>RC1</w:delText>
        </w:r>
      </w:del>
    </w:p>
    <w:p w14:paraId="4C91F4A8" w14:textId="77777777" w:rsidR="007E47C0" w:rsidRDefault="007E47C0" w:rsidP="007E47C0">
      <w:pPr>
        <w:pStyle w:val="Heading3"/>
      </w:pPr>
      <w:bookmarkStart w:id="348" w:name="_Toc256335948"/>
      <w:r>
        <w:t>Oförändrade tjänstekontrakt</w:t>
      </w:r>
      <w:bookmarkEnd w:id="348"/>
    </w:p>
    <w:p w14:paraId="606E1630" w14:textId="4376BB7A" w:rsidR="003F5B63" w:rsidRDefault="00A30DC6" w:rsidP="003F5B63">
      <w:pPr>
        <w:rPr>
          <w:ins w:id="349" w:author="Khaled Daham" w:date="2014-02-14T16:54:00Z"/>
        </w:rPr>
      </w:pPr>
      <w:bookmarkStart w:id="350" w:name="_Toc379448220"/>
      <w:ins w:id="351" w:author="Khaled Daham" w:date="2014-02-14T16:49:00Z">
        <w:r>
          <w:t>O</w:t>
        </w:r>
      </w:ins>
      <w:del w:id="352" w:author="Khaled Daham" w:date="2014-02-14T16:49:00Z">
        <w:r w:rsidR="003F5B63" w:rsidRPr="00A568B0" w:rsidDel="001E1878">
          <w:delText>O</w:delText>
        </w:r>
      </w:del>
      <w:r w:rsidR="003F5B63" w:rsidRPr="00A568B0">
        <w:t>förändrade tjänstekontrakt</w:t>
      </w:r>
      <w:bookmarkEnd w:id="350"/>
      <w:ins w:id="353" w:author="Khaled Daham" w:date="2014-02-14T16:36:00Z">
        <w:r w:rsidR="000E4FE6">
          <w:t>.</w:t>
        </w:r>
      </w:ins>
    </w:p>
    <w:p w14:paraId="37AAFB1B" w14:textId="59C64E74" w:rsidR="00A30DC6" w:rsidRPr="003F5B63" w:rsidRDefault="00A30DC6" w:rsidP="00A30DC6">
      <w:pPr>
        <w:numPr>
          <w:ilvl w:val="0"/>
          <w:numId w:val="27"/>
        </w:numPr>
        <w:rPr>
          <w:ins w:id="354" w:author="Khaled Daham" w:date="2014-02-14T16:54:00Z"/>
        </w:rPr>
      </w:pPr>
      <w:ins w:id="355" w:author="Khaled Daham" w:date="2014-02-14T16:54:00Z">
        <w:r w:rsidRPr="003F5B63">
          <w:t>GetReferralOutcome, version 2.0</w:t>
        </w:r>
      </w:ins>
    </w:p>
    <w:p w14:paraId="252E9480" w14:textId="27BCA803" w:rsidR="00A30DC6" w:rsidRPr="003F5B63" w:rsidRDefault="00A30DC6" w:rsidP="00A30DC6">
      <w:pPr>
        <w:numPr>
          <w:ilvl w:val="0"/>
          <w:numId w:val="27"/>
        </w:numPr>
        <w:rPr>
          <w:ins w:id="356" w:author="Khaled Daham" w:date="2014-02-14T16:54:00Z"/>
        </w:rPr>
      </w:pPr>
      <w:ins w:id="357" w:author="Khaled Daham" w:date="2014-02-14T16:54:00Z">
        <w:r w:rsidRPr="003F5B63">
          <w:t>GetLaboratoryOrderOutcome</w:t>
        </w:r>
        <w:r>
          <w:t>, version 2.0</w:t>
        </w:r>
      </w:ins>
    </w:p>
    <w:p w14:paraId="3D030386" w14:textId="77777777" w:rsidR="00A30DC6" w:rsidRPr="00A568B0" w:rsidDel="00A30DC6" w:rsidRDefault="00A30DC6" w:rsidP="003F5B63">
      <w:pPr>
        <w:rPr>
          <w:del w:id="358" w:author="Khaled Daham" w:date="2014-02-14T16:54:00Z"/>
        </w:rPr>
      </w:pPr>
    </w:p>
    <w:p w14:paraId="7A560993" w14:textId="387B2CEC" w:rsidR="003F5B63" w:rsidRPr="00A568B0" w:rsidDel="000E4FE6" w:rsidRDefault="003F5B63" w:rsidP="003F5B63">
      <w:pPr>
        <w:rPr>
          <w:del w:id="359" w:author="Khaled Daham" w:date="2014-02-14T16:36:00Z"/>
        </w:rPr>
      </w:pPr>
      <w:del w:id="360" w:author="Khaled Daham" w:date="2014-02-14T16:36:00Z">
        <w:r w:rsidRPr="00A568B0" w:rsidDel="000E4FE6">
          <w:delText>Detta är första dokumentversionen, inga kontrakt fanns innan.</w:delText>
        </w:r>
      </w:del>
    </w:p>
    <w:p w14:paraId="41E3EFAA" w14:textId="77777777" w:rsidR="003F5B63" w:rsidRPr="003F5B63" w:rsidRDefault="003F5B63" w:rsidP="003F5B63"/>
    <w:p w14:paraId="4009D7B0" w14:textId="77777777" w:rsidR="007E47C0" w:rsidRDefault="007E47C0" w:rsidP="007E47C0">
      <w:pPr>
        <w:pStyle w:val="Heading3"/>
      </w:pPr>
      <w:bookmarkStart w:id="361" w:name="_Toc256335949"/>
      <w:r>
        <w:t>Nya tjänstekontrakt</w:t>
      </w:r>
      <w:bookmarkEnd w:id="361"/>
    </w:p>
    <w:p w14:paraId="54A45A65" w14:textId="69947C59" w:rsidR="007E47C0" w:rsidRDefault="007E47C0" w:rsidP="007E47C0">
      <w:del w:id="362" w:author="Khaled Daham" w:date="2014-02-14T16:54:00Z">
        <w:r w:rsidDel="00A30DC6">
          <w:delText xml:space="preserve">Följande </w:delText>
        </w:r>
      </w:del>
      <w:ins w:id="363" w:author="Khaled Daham" w:date="2014-02-14T16:54:00Z">
        <w:r w:rsidR="00A30DC6">
          <w:t xml:space="preserve">Inga </w:t>
        </w:r>
      </w:ins>
      <w:r>
        <w:t>nya tjänstekontrakt</w:t>
      </w:r>
      <w:ins w:id="364" w:author="Khaled Daham" w:date="2014-02-14T16:57:00Z">
        <w:r w:rsidR="00EA0175">
          <w:t xml:space="preserve"> </w:t>
        </w:r>
      </w:ins>
      <w:del w:id="365" w:author="Khaled Daham" w:date="2014-02-14T16:57:00Z">
        <w:r w:rsidDel="00EA0175">
          <w:delText xml:space="preserve"> finns </w:delText>
        </w:r>
      </w:del>
      <w:r>
        <w:t>från och med</w:t>
      </w:r>
      <w:ins w:id="366" w:author="Khaled Daham" w:date="2014-02-14T16:54:00Z">
        <w:r w:rsidR="00A30DC6">
          <w:t xml:space="preserve"> </w:t>
        </w:r>
      </w:ins>
      <w:ins w:id="367" w:author="Khaled Daham" w:date="2014-02-14T16:57:00Z">
        <w:r w:rsidR="00EA0175">
          <w:t>version 2.</w:t>
        </w:r>
      </w:ins>
      <w:r w:rsidR="008636CB">
        <w:t>0</w:t>
      </w:r>
      <w:del w:id="368" w:author="Khaled Daham" w:date="2014-02-14T16:54:00Z">
        <w:r w:rsidDel="00A30DC6">
          <w:delText xml:space="preserve"> denna</w:delText>
        </w:r>
      </w:del>
      <w:del w:id="369" w:author="Khaled Daham" w:date="2014-02-14T16:57:00Z">
        <w:r w:rsidDel="00EA0175">
          <w:delText xml:space="preserve"> version</w:delText>
        </w:r>
      </w:del>
      <w:r w:rsidR="005535AF">
        <w:t>.</w:t>
      </w:r>
      <w:r w:rsidR="008636CB">
        <w:t>RC1</w:t>
      </w:r>
      <w:ins w:id="370" w:author="Khaled Daham" w:date="2014-02-24T11:01:00Z">
        <w:r w:rsidR="00A7296B">
          <w:t>3</w:t>
        </w:r>
      </w:ins>
      <w:del w:id="371" w:author="Khaled Daham" w:date="2014-02-24T11:01:00Z">
        <w:r w:rsidR="008636CB" w:rsidDel="00A7296B">
          <w:delText>2</w:delText>
        </w:r>
      </w:del>
    </w:p>
    <w:p w14:paraId="402CBE44" w14:textId="349D6924" w:rsidR="007E47C0" w:rsidRPr="003F5B63" w:rsidDel="00A30DC6" w:rsidRDefault="003F5B63" w:rsidP="007E47C0">
      <w:pPr>
        <w:numPr>
          <w:ilvl w:val="0"/>
          <w:numId w:val="27"/>
        </w:numPr>
        <w:rPr>
          <w:del w:id="372" w:author="Khaled Daham" w:date="2014-02-14T16:54:00Z"/>
        </w:rPr>
      </w:pPr>
      <w:del w:id="373" w:author="Khaled Daham" w:date="2014-02-14T16:54:00Z">
        <w:r w:rsidRPr="003F5B63" w:rsidDel="00A30DC6">
          <w:delText>GetReferralOutcome, version 2</w:delText>
        </w:r>
        <w:r w:rsidR="007E47C0" w:rsidRPr="003F5B63" w:rsidDel="00A30DC6">
          <w:delText>.0</w:delText>
        </w:r>
      </w:del>
    </w:p>
    <w:p w14:paraId="30D49885" w14:textId="6D05F888" w:rsidR="003F5B63" w:rsidDel="00A30DC6" w:rsidRDefault="003F5B63" w:rsidP="007E47C0">
      <w:pPr>
        <w:numPr>
          <w:ilvl w:val="0"/>
          <w:numId w:val="27"/>
        </w:numPr>
        <w:rPr>
          <w:del w:id="374" w:author="Khaled Daham" w:date="2014-02-14T16:54:00Z"/>
        </w:rPr>
      </w:pPr>
      <w:del w:id="375" w:author="Khaled Daham" w:date="2014-02-14T16:54:00Z">
        <w:r w:rsidRPr="003F5B63" w:rsidDel="00A30DC6">
          <w:delText>GetMa</w:delText>
        </w:r>
        <w:r w:rsidR="00D01ED8" w:rsidDel="00A30DC6">
          <w:delText>ternityMedicalHistory, version 1</w:delText>
        </w:r>
        <w:r w:rsidRPr="003F5B63" w:rsidDel="00A30DC6">
          <w:delText>.0</w:delText>
        </w:r>
      </w:del>
    </w:p>
    <w:p w14:paraId="455D452D" w14:textId="6C1B8A35" w:rsidR="003F5B63" w:rsidRPr="003F5B63" w:rsidDel="00A30DC6" w:rsidRDefault="003F5B63" w:rsidP="007E47C0">
      <w:pPr>
        <w:numPr>
          <w:ilvl w:val="0"/>
          <w:numId w:val="27"/>
        </w:numPr>
        <w:rPr>
          <w:del w:id="376" w:author="Khaled Daham" w:date="2014-02-14T16:54:00Z"/>
        </w:rPr>
      </w:pPr>
      <w:del w:id="377" w:author="Khaled Daham" w:date="2014-02-14T16:54:00Z">
        <w:r w:rsidRPr="003F5B63" w:rsidDel="00A30DC6">
          <w:delText>GetLaboratoryOrderOutcome</w:delText>
        </w:r>
        <w:r w:rsidDel="00A30DC6">
          <w:delText>, version 2.0</w:delText>
        </w:r>
      </w:del>
    </w:p>
    <w:p w14:paraId="0F8C0DEC" w14:textId="77777777" w:rsidR="00E131FD" w:rsidRPr="00DC5529" w:rsidRDefault="00E131FD" w:rsidP="00E131FD">
      <w:pPr>
        <w:rPr>
          <w:highlight w:val="yellow"/>
        </w:rPr>
      </w:pPr>
    </w:p>
    <w:p w14:paraId="256AAA18" w14:textId="077CB075" w:rsidR="005535AF" w:rsidRDefault="007E47C0" w:rsidP="008636CB">
      <w:pPr>
        <w:pStyle w:val="Heading3"/>
        <w:rPr>
          <w:ins w:id="378" w:author="Khaled Daham" w:date="2014-02-24T11:01:00Z"/>
        </w:rPr>
      </w:pPr>
      <w:bookmarkStart w:id="379" w:name="_Toc256335950"/>
      <w:r>
        <w:t>Förändrade tjänstekontrakt</w:t>
      </w:r>
      <w:bookmarkEnd w:id="379"/>
    </w:p>
    <w:p w14:paraId="1E52EDFF" w14:textId="6E811877" w:rsidR="00A7296B" w:rsidRPr="00A7296B" w:rsidRDefault="00A7296B">
      <w:pPr>
        <w:pPrChange w:id="380" w:author="Khaled Daham" w:date="2014-02-24T11:01:00Z">
          <w:pPr>
            <w:pStyle w:val="Heading3"/>
          </w:pPr>
        </w:pPrChange>
      </w:pPr>
      <w:ins w:id="381" w:author="Khaled Daham" w:date="2014-02-24T11:01:00Z">
        <w:r>
          <w:t>Förändrade kontrakt från och med version 2.0.RC13</w:t>
        </w:r>
      </w:ins>
    </w:p>
    <w:p w14:paraId="3DDEFC1A" w14:textId="77777777" w:rsidR="008636CB" w:rsidRDefault="008636CB" w:rsidP="008636CB">
      <w:pPr>
        <w:ind w:left="720"/>
        <w:rPr>
          <w:ins w:id="382" w:author="Khaled Daham" w:date="2014-02-14T16:54:00Z"/>
        </w:rPr>
      </w:pPr>
    </w:p>
    <w:tbl>
      <w:tblPr>
        <w:tblW w:w="0" w:type="auto"/>
        <w:tblInd w:w="567" w:type="dxa"/>
        <w:tblCellMar>
          <w:left w:w="0" w:type="dxa"/>
          <w:right w:w="0" w:type="dxa"/>
        </w:tblCellMar>
        <w:tblLook w:val="04A0" w:firstRow="1" w:lastRow="0" w:firstColumn="1" w:lastColumn="0" w:noHBand="0" w:noVBand="1"/>
      </w:tblPr>
      <w:tblGrid>
        <w:gridCol w:w="2775"/>
        <w:gridCol w:w="1691"/>
        <w:gridCol w:w="1570"/>
        <w:gridCol w:w="2287"/>
      </w:tblGrid>
      <w:tr w:rsidR="008636CB" w:rsidRPr="00865734" w14:paraId="3A1574E5" w14:textId="77777777" w:rsidTr="008636CB">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8636CB" w:rsidRPr="00865734" w14:paraId="77D9E329" w14:textId="77777777" w:rsidTr="008636CB">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323853" w14:textId="64D556DB" w:rsidR="008636CB" w:rsidRPr="008636CB" w:rsidRDefault="008636CB" w:rsidP="00220454">
            <w:pPr>
              <w:spacing w:before="100" w:beforeAutospacing="1" w:after="100" w:afterAutospacing="1"/>
              <w:rPr>
                <w:rFonts w:eastAsia="Times New Roman" w:cs="Arial"/>
                <w:sz w:val="24"/>
                <w:lang w:eastAsia="sv-SE"/>
              </w:rPr>
            </w:pPr>
            <w:ins w:id="383" w:author="Khaled Daham" w:date="2014-02-14T16:54:00Z">
              <w:r w:rsidRPr="003F5B63">
                <w:t>GetMa</w:t>
              </w:r>
              <w:r>
                <w:t>ternityMedicalHistory</w:t>
              </w:r>
            </w:ins>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A7BEC3" w14:textId="6854B457"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4E2D49" w14:textId="106DAF19"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2C1978" w14:textId="77777777" w:rsidR="008636CB" w:rsidRPr="008636CB" w:rsidRDefault="008636CB" w:rsidP="00220454">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8636CB" w:rsidRPr="00865734" w14:paraId="6388E1EF" w14:textId="77777777" w:rsidTr="008636CB">
        <w:tc>
          <w:tcPr>
            <w:tcW w:w="0" w:type="auto"/>
            <w:vMerge/>
            <w:tcBorders>
              <w:top w:val="nil"/>
              <w:left w:val="single" w:sz="8" w:space="0" w:color="auto"/>
              <w:bottom w:val="single" w:sz="8" w:space="0" w:color="auto"/>
              <w:right w:val="single" w:sz="8" w:space="0" w:color="auto"/>
            </w:tcBorders>
            <w:vAlign w:val="center"/>
            <w:hideMark/>
          </w:tcPr>
          <w:p w14:paraId="7CECA28A" w14:textId="77777777" w:rsidR="008636CB" w:rsidRPr="008636CB" w:rsidRDefault="008636CB" w:rsidP="00220454">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2471B6" w14:textId="5452F9DC"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w:t>
            </w:r>
            <w:r w:rsidR="008636CB">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2B040C" w14:textId="06483315"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470B49" w14:textId="7B6F4750" w:rsidR="008636CB" w:rsidRPr="008636CB" w:rsidRDefault="008636CB" w:rsidP="008636CB">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EC8D1" w14:textId="77777777" w:rsidR="007E47C0" w:rsidRPr="0038515C" w:rsidRDefault="007E47C0" w:rsidP="007E47C0"/>
    <w:p w14:paraId="03AAB965" w14:textId="77777777" w:rsidR="007E47C0" w:rsidRDefault="007E47C0" w:rsidP="007E47C0">
      <w:pPr>
        <w:pStyle w:val="Heading3"/>
      </w:pPr>
      <w:bookmarkStart w:id="384" w:name="_Toc256335951"/>
      <w:r>
        <w:t>Utgångna tjänstekontrakt</w:t>
      </w:r>
      <w:bookmarkEnd w:id="384"/>
    </w:p>
    <w:p w14:paraId="47970566" w14:textId="77777777" w:rsidR="007E47C0" w:rsidRDefault="007E47C0" w:rsidP="007E47C0">
      <w:r w:rsidRPr="003A2132">
        <w:t>Inga tjänstekontrakt har utgått.</w:t>
      </w:r>
    </w:p>
    <w:p w14:paraId="07B6FAA1" w14:textId="77777777" w:rsidR="007E47C0" w:rsidRPr="00C80D82" w:rsidRDefault="007E47C0" w:rsidP="007E47C0"/>
    <w:p w14:paraId="11B99449" w14:textId="77777777" w:rsidR="007E47C0" w:rsidRDefault="007E47C0" w:rsidP="007E47C0">
      <w:pPr>
        <w:pStyle w:val="Heading2"/>
      </w:pPr>
      <w:bookmarkStart w:id="385" w:name="_Toc357754846"/>
      <w:bookmarkStart w:id="386" w:name="_Toc256335952"/>
      <w:r>
        <w:t xml:space="preserve">Version </w:t>
      </w:r>
      <w:r w:rsidRPr="00E23759">
        <w:t>tidigare</w:t>
      </w:r>
      <w:bookmarkEnd w:id="385"/>
      <w:bookmarkEnd w:id="386"/>
    </w:p>
    <w:p w14:paraId="0DBC1633" w14:textId="62001CD3" w:rsidR="00E23759" w:rsidRPr="00A568B0" w:rsidRDefault="00335A01" w:rsidP="00E23759">
      <w:ins w:id="387" w:author="Khaled Daham" w:date="2014-02-14T16:37:00Z">
        <w:r>
          <w:t>2.0</w:t>
        </w:r>
        <w:r w:rsidR="00AE4909">
          <w:t>.</w:t>
        </w:r>
      </w:ins>
      <w:r w:rsidR="009866B4">
        <w:t>RC</w:t>
      </w:r>
      <w:ins w:id="388" w:author="Khaled Daham" w:date="2014-02-24T10:53:00Z">
        <w:r w:rsidR="00DD081E">
          <w:t>1</w:t>
        </w:r>
      </w:ins>
      <w:ins w:id="389" w:author="Khaled Daham" w:date="2014-02-24T10:55:00Z">
        <w:r w:rsidR="00A7296B">
          <w:t>3</w:t>
        </w:r>
      </w:ins>
      <w:del w:id="390" w:author="Khaled Daham" w:date="2014-02-24T10:53:00Z">
        <w:r w:rsidR="009866B4" w:rsidDel="00DD081E">
          <w:delText>12</w:delText>
        </w:r>
      </w:del>
      <w:del w:id="391" w:author="Khaled Daham" w:date="2014-02-14T16:37:00Z">
        <w:r w:rsidR="00E23759" w:rsidDel="000E4FE6">
          <w:delText>Inga tidigare versioner av dokumentet</w:delText>
        </w:r>
      </w:del>
    </w:p>
    <w:p w14:paraId="4D7E989C" w14:textId="77777777" w:rsidR="007E47C0" w:rsidRPr="00C63695" w:rsidRDefault="007E47C0" w:rsidP="00424B6F">
      <w:pPr>
        <w:pStyle w:val="BodyText"/>
      </w:pPr>
    </w:p>
    <w:p w14:paraId="0CB18193" w14:textId="77777777" w:rsidR="007E47C0" w:rsidRDefault="007E47C0" w:rsidP="007E47C0">
      <w:pPr>
        <w:pStyle w:val="Heading1"/>
      </w:pPr>
      <w:bookmarkStart w:id="392" w:name="_Toc357754847"/>
      <w:bookmarkStart w:id="393" w:name="_Toc256335953"/>
      <w:bookmarkEnd w:id="338"/>
      <w:r>
        <w:t>Tjänstedomänens arkitektur</w:t>
      </w:r>
      <w:bookmarkEnd w:id="392"/>
      <w:bookmarkEnd w:id="393"/>
    </w:p>
    <w:p w14:paraId="538825CD" w14:textId="77777777" w:rsidR="005D57CE" w:rsidRPr="005D57CE" w:rsidRDefault="005D57CE" w:rsidP="005D57CE">
      <w:r w:rsidRPr="005D57CE">
        <w:t>I detta avsnitt beskrivs hur T-boken tillämpats i tjänstedomänen. Avsnittet syftar till att ge läsaren överblick och förståelse. Avsnittet innehåller inga regler, men ger ett sammanhang för de regler som beskrivs i övriga delar av dokumentet.</w:t>
      </w:r>
    </w:p>
    <w:p w14:paraId="291F07BC" w14:textId="1B3B711F" w:rsidR="005D57CE" w:rsidRPr="005D57CE" w:rsidRDefault="005D57CE" w:rsidP="005D57CE">
      <w:pPr>
        <w:rPr>
          <w:b/>
          <w:bCs/>
        </w:rPr>
      </w:pPr>
    </w:p>
    <w:p w14:paraId="26787E1B" w14:textId="77777777" w:rsidR="005D57CE" w:rsidRPr="005D57CE" w:rsidRDefault="005D57CE" w:rsidP="005D57CE">
      <w:r w:rsidRPr="005D57CE">
        <w:t>Tjänsterna för tillståndsbeskrivning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regionalt perspektiv. I båda fallen är syftet 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778A9E3B" w14:textId="77777777" w:rsidR="005D57CE" w:rsidRPr="005D57CE" w:rsidRDefault="005D57CE" w:rsidP="005D57CE"/>
    <w:p w14:paraId="1BE54821" w14:textId="77777777" w:rsidR="005D57CE" w:rsidRPr="005D57CE" w:rsidRDefault="005D57CE" w:rsidP="005D57CE">
      <w:r w:rsidRPr="005D57CE">
        <w:t xml:space="preserve">Tjänstedomänen förutsätter en aggregeringsplattform motsvarande den som beskrivs i T-boken, REV B. 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460CD5DB" w14:textId="77777777" w:rsidR="005D57CE" w:rsidRPr="005D57CE" w:rsidRDefault="005D57CE" w:rsidP="005D57CE"/>
    <w:p w14:paraId="62B850C0" w14:textId="0F6C25A1" w:rsidR="007E47C0" w:rsidRPr="005D57CE" w:rsidRDefault="005D57CE" w:rsidP="005D57CE">
      <w:r w:rsidRPr="005D57CE">
        <w:t>Följande flödesmodeller beskriver översiktligt hur tjänstekontrakten är tänkta att användas. Tjänstekonsument (K) och tjänsteproducenter (P) är markerade i figurerna. Den första</w:t>
      </w:r>
      <w:r w:rsidR="003311B8">
        <w:t xml:space="preserve"> figuren visar direktåtkomst inom sammanhållen journalföring och den andra figuren visar användning inom patientens direktåtkomst.</w:t>
      </w:r>
    </w:p>
    <w:p w14:paraId="35443D92" w14:textId="77777777" w:rsidR="005D57CE" w:rsidRDefault="005D57CE" w:rsidP="007E47C0">
      <w:pPr>
        <w:rPr>
          <w:color w:val="4F81BD" w:themeColor="accent1"/>
        </w:rPr>
      </w:pPr>
    </w:p>
    <w:p w14:paraId="6B65A3A7" w14:textId="77777777" w:rsidR="005D57CE" w:rsidRDefault="005D57CE" w:rsidP="007E47C0">
      <w:pPr>
        <w:rPr>
          <w:color w:val="4F81BD" w:themeColor="accent1"/>
        </w:rPr>
      </w:pPr>
    </w:p>
    <w:p w14:paraId="53FEC8EA" w14:textId="77777777" w:rsidR="007E47C0" w:rsidRPr="0085644F" w:rsidRDefault="007E47C0" w:rsidP="007E47C0">
      <w:pPr>
        <w:pStyle w:val="Heading2"/>
      </w:pPr>
      <w:bookmarkStart w:id="394" w:name="_Toc357754848"/>
      <w:bookmarkStart w:id="395" w:name="_Toc256335954"/>
      <w:r>
        <w:t>Flöden</w:t>
      </w:r>
      <w:bookmarkEnd w:id="394"/>
      <w:bookmarkEnd w:id="395"/>
    </w:p>
    <w:p w14:paraId="706E99D0" w14:textId="251B9CA9" w:rsidR="007E47C0" w:rsidRPr="003311B8" w:rsidRDefault="00016347" w:rsidP="007E47C0">
      <w:pPr>
        <w:pStyle w:val="Heading3"/>
      </w:pPr>
      <w:bookmarkStart w:id="396" w:name="_Toc256335955"/>
      <w:r>
        <w:t>Flöde 1</w:t>
      </w:r>
      <w:r w:rsidR="006D0182">
        <w:t xml:space="preserve"> – Hämta svar på en konsultationsremiss.</w:t>
      </w:r>
      <w:bookmarkEnd w:id="396"/>
    </w:p>
    <w:p w14:paraId="6E4BB1E8" w14:textId="77777777" w:rsidR="003311B8" w:rsidRDefault="003311B8" w:rsidP="003311B8">
      <w:pPr>
        <w:rPr>
          <w:highlight w:val="yellow"/>
        </w:rPr>
      </w:pPr>
    </w:p>
    <w:p w14:paraId="1B8B8629" w14:textId="77777777" w:rsidR="007E47C0" w:rsidRDefault="007E47C0" w:rsidP="007E47C0">
      <w:pPr>
        <w:pStyle w:val="Heading4"/>
      </w:pPr>
      <w:r>
        <w:t>Arbetsflöde</w:t>
      </w:r>
    </w:p>
    <w:p w14:paraId="30133982" w14:textId="77777777" w:rsidR="00804C10" w:rsidRDefault="00804C10" w:rsidP="00804C10"/>
    <w:p w14:paraId="368B2306" w14:textId="77777777" w:rsidR="00804C10" w:rsidRDefault="00804C10" w:rsidP="00804C10">
      <w:pPr>
        <w:rPr>
          <w:highlight w:val="yellow"/>
        </w:rPr>
      </w:pPr>
      <w:r>
        <w:rPr>
          <w:noProof/>
          <w:lang w:val="en-US"/>
        </w:rPr>
        <w:lastRenderedPageBreak/>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Default="00804C10" w:rsidP="00804C10">
      <w:pPr>
        <w:rPr>
          <w:highlight w:val="yellow"/>
        </w:rPr>
      </w:pPr>
    </w:p>
    <w:p w14:paraId="23D83E86" w14:textId="77777777" w:rsidR="00804C10" w:rsidRPr="00E546AE" w:rsidRDefault="00804C10" w:rsidP="00804C10">
      <w:pPr>
        <w:pStyle w:val="BodyText"/>
      </w:pPr>
      <w:r w:rsidRPr="00E546AE">
        <w:t>Figur: Direktåtkomst inom sammanhållen journalföring</w:t>
      </w:r>
    </w:p>
    <w:p w14:paraId="39E35CFE" w14:textId="77777777" w:rsidR="00804C10" w:rsidRDefault="00804C10" w:rsidP="00804C10">
      <w:pPr>
        <w:pStyle w:val="BodyText"/>
      </w:pPr>
    </w:p>
    <w:p w14:paraId="6C91F5AF" w14:textId="4F6C4DDE" w:rsidR="00804C10" w:rsidRPr="00804C10" w:rsidRDefault="00804C10" w:rsidP="00804C10">
      <w:pPr>
        <w:pStyle w:val="BodyText"/>
      </w:pPr>
      <w:r>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E042810" w14:textId="77777777" w:rsidR="00E131FD" w:rsidRDefault="00E131FD" w:rsidP="00E131FD">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F71DFD"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D654EF" w:rsidRDefault="00804C10"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D654EF" w:rsidRDefault="00804C10" w:rsidP="00D654EF">
            <w:pPr>
              <w:tabs>
                <w:tab w:val="left" w:pos="567"/>
              </w:tabs>
              <w:rPr>
                <w:rFonts w:ascii="Times New Roman" w:hAnsi="Times New Roman"/>
                <w:b/>
              </w:rPr>
            </w:pPr>
            <w:r w:rsidRPr="00D654EF">
              <w:rPr>
                <w:rFonts w:ascii="Times New Roman" w:hAnsi="Times New Roman"/>
                <w:b/>
              </w:rPr>
              <w:t>Beskrivning alt. referens</w:t>
            </w:r>
          </w:p>
        </w:tc>
      </w:tr>
      <w:tr w:rsidR="00804C10" w:rsidRPr="00A55D30" w14:paraId="7D431107" w14:textId="77777777" w:rsidTr="00D654EF">
        <w:trPr>
          <w:trHeight w:val="709"/>
        </w:trPr>
        <w:tc>
          <w:tcPr>
            <w:tcW w:w="1027" w:type="pct"/>
            <w:tcBorders>
              <w:top w:val="single" w:sz="6" w:space="0" w:color="auto"/>
            </w:tcBorders>
          </w:tcPr>
          <w:p w14:paraId="4120E96A" w14:textId="77777777" w:rsidR="00804C10" w:rsidRPr="00D654EF" w:rsidRDefault="00804C10"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26A75A61" w14:textId="2DAA41BA" w:rsidR="00804C10" w:rsidRPr="00D654EF" w:rsidRDefault="00804C10" w:rsidP="000E4FE6">
            <w:pPr>
              <w:spacing w:before="40" w:after="40"/>
              <w:rPr>
                <w:rFonts w:ascii="Times New Roman" w:hAnsi="Times New Roman"/>
              </w:rPr>
            </w:pPr>
            <w:r w:rsidRPr="00D654EF">
              <w:rPr>
                <w:rFonts w:ascii="Times New Roman" w:hAnsi="Times New Roman"/>
              </w:rPr>
              <w:t>Den patient som vill få tillgång till si</w:t>
            </w:r>
            <w:ins w:id="397" w:author="Khaled Daham" w:date="2014-02-14T16:38:00Z">
              <w:r w:rsidR="000E4FE6">
                <w:rPr>
                  <w:rFonts w:ascii="Times New Roman" w:hAnsi="Times New Roman"/>
                </w:rPr>
                <w:t>n</w:t>
              </w:r>
            </w:ins>
            <w:ins w:id="398" w:author="Khaled Daham" w:date="2014-02-14T16:43:00Z">
              <w:r w:rsidR="000E4FE6">
                <w:rPr>
                  <w:rFonts w:ascii="Times New Roman" w:hAnsi="Times New Roman"/>
                </w:rPr>
                <w:t>a</w:t>
              </w:r>
            </w:ins>
            <w:ins w:id="399" w:author="Khaled Daham" w:date="2014-02-14T16:38:00Z">
              <w:r w:rsidR="000E4FE6">
                <w:rPr>
                  <w:rFonts w:ascii="Times New Roman" w:hAnsi="Times New Roman"/>
                </w:rPr>
                <w:t xml:space="preserve"> konsultationsremissvar.</w:t>
              </w:r>
            </w:ins>
            <w:del w:id="400" w:author="Khaled Daham" w:date="2014-02-14T16:38:00Z">
              <w:r w:rsidRPr="00D654EF" w:rsidDel="000E4FE6">
                <w:rPr>
                  <w:rFonts w:ascii="Times New Roman" w:hAnsi="Times New Roman"/>
                </w:rPr>
                <w:delText>n reumatis</w:delText>
              </w:r>
            </w:del>
          </w:p>
        </w:tc>
      </w:tr>
    </w:tbl>
    <w:p w14:paraId="71D7552B" w14:textId="77777777" w:rsidR="007E47C0" w:rsidRDefault="007E47C0" w:rsidP="007E47C0">
      <w:pPr>
        <w:pStyle w:val="Heading4"/>
      </w:pPr>
      <w:r>
        <w:t>Sekvensdiagram</w:t>
      </w:r>
    </w:p>
    <w:p w14:paraId="18C17267" w14:textId="28D43725" w:rsidR="007E47C0" w:rsidRDefault="00E901DA" w:rsidP="007E47C0">
      <w:r>
        <w:rPr>
          <w:noProof/>
          <w:lang w:val="en-US"/>
        </w:rPr>
        <w:drawing>
          <wp:inline distT="0" distB="0" distL="0" distR="0" wp14:anchorId="70545B68" wp14:editId="5805DFC5">
            <wp:extent cx="5507990" cy="1562735"/>
            <wp:effectExtent l="0" t="0" r="381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2CF8B561" w14:textId="77777777" w:rsidR="00D654E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F71DFD"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77777777" w:rsidR="00D654EF" w:rsidRPr="00D654EF" w:rsidRDefault="00D654EF" w:rsidP="00D654EF">
            <w:pPr>
              <w:spacing w:before="40" w:after="40"/>
              <w:rPr>
                <w:rFonts w:ascii="Times New Roman" w:hAnsi="Times New Roman"/>
              </w:rPr>
            </w:pPr>
            <w:r w:rsidRPr="00D654EF">
              <w:rPr>
                <w:rFonts w:ascii="Times New Roman" w:hAnsi="Times New Roman"/>
              </w:rPr>
              <w:t>Applikation</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5C53105F" w14:textId="77777777" w:rsidR="00D654EF" w:rsidRDefault="00D654EF" w:rsidP="007E47C0"/>
    <w:p w14:paraId="79A7E6F2" w14:textId="77777777" w:rsidR="00D654EF" w:rsidRPr="006E7140" w:rsidRDefault="00D654EF" w:rsidP="007E47C0"/>
    <w:p w14:paraId="504E9596" w14:textId="492A0F4C" w:rsidR="007E47C0" w:rsidRDefault="007E47C0" w:rsidP="007E47C0">
      <w:pPr>
        <w:pStyle w:val="Heading3"/>
      </w:pPr>
      <w:bookmarkStart w:id="401" w:name="_Toc256335956"/>
      <w:r w:rsidRPr="003F58B4">
        <w:t xml:space="preserve">Flöde </w:t>
      </w:r>
      <w:r w:rsidR="00261EA5" w:rsidRPr="003F58B4">
        <w:t>2</w:t>
      </w:r>
      <w:r w:rsidR="003F58B4" w:rsidRPr="003F58B4">
        <w:t xml:space="preserve"> – Hämta </w:t>
      </w:r>
      <w:r w:rsidR="00804C10">
        <w:t>mödravårdsinformation</w:t>
      </w:r>
      <w:bookmarkEnd w:id="401"/>
    </w:p>
    <w:p w14:paraId="05EBFA06" w14:textId="77777777" w:rsidR="00D654EF" w:rsidRDefault="00D654EF" w:rsidP="00D654EF"/>
    <w:p w14:paraId="5846D676" w14:textId="77777777" w:rsidR="00D654EF" w:rsidRDefault="00D654EF" w:rsidP="00D654EF">
      <w:pPr>
        <w:pStyle w:val="Heading4"/>
      </w:pPr>
      <w:r>
        <w:t>Arbetsflöde</w:t>
      </w:r>
    </w:p>
    <w:p w14:paraId="309E45A9" w14:textId="77777777" w:rsidR="00D654EF" w:rsidRDefault="00D654EF" w:rsidP="00D654EF"/>
    <w:p w14:paraId="42E3213D" w14:textId="77777777" w:rsidR="00D654EF" w:rsidRDefault="00D654EF" w:rsidP="00D654EF">
      <w:pPr>
        <w:rPr>
          <w:highlight w:val="yellow"/>
        </w:rPr>
      </w:pPr>
      <w:r>
        <w:rPr>
          <w:noProof/>
          <w:lang w:val="en-US"/>
        </w:rPr>
        <w:lastRenderedPageBreak/>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Default="00D654EF" w:rsidP="00D654EF">
      <w:pPr>
        <w:rPr>
          <w:highlight w:val="yellow"/>
        </w:rPr>
      </w:pPr>
    </w:p>
    <w:p w14:paraId="0584A24D" w14:textId="77777777" w:rsidR="00D654EF" w:rsidRPr="00E546AE" w:rsidRDefault="00D654EF" w:rsidP="00D654EF">
      <w:pPr>
        <w:pStyle w:val="BodyText"/>
      </w:pPr>
      <w:r w:rsidRPr="00E546AE">
        <w:t>Figur: Direktåtkomst inom sammanhållen journalföring</w:t>
      </w:r>
    </w:p>
    <w:p w14:paraId="4C53144D" w14:textId="77777777" w:rsidR="00D654EF" w:rsidRDefault="00D654EF" w:rsidP="00D654EF">
      <w:pPr>
        <w:pStyle w:val="BodyText"/>
      </w:pPr>
    </w:p>
    <w:p w14:paraId="2A3EADE2" w14:textId="77777777" w:rsidR="00D654EF" w:rsidRPr="00804C10" w:rsidRDefault="00D654EF" w:rsidP="00D654EF">
      <w:pPr>
        <w:pStyle w:val="BodyText"/>
      </w:pPr>
      <w:r>
        <w:rPr>
          <w:noProof/>
          <w:lang w:val="en-US"/>
        </w:rPr>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A17DC2" w14:textId="77777777" w:rsidR="00D654EF" w:rsidRDefault="00D654EF" w:rsidP="00D654EF">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F71DFD"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D654EF" w:rsidRDefault="00D654EF"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D654EF" w:rsidRDefault="00D654EF" w:rsidP="00D654EF">
            <w:pPr>
              <w:tabs>
                <w:tab w:val="left" w:pos="567"/>
              </w:tabs>
              <w:rPr>
                <w:rFonts w:ascii="Times New Roman" w:hAnsi="Times New Roman"/>
                <w:b/>
              </w:rPr>
            </w:pPr>
            <w:r w:rsidRPr="00D654EF">
              <w:rPr>
                <w:rFonts w:ascii="Times New Roman" w:hAnsi="Times New Roman"/>
                <w:b/>
              </w:rPr>
              <w:t>Beskrivning alt. referens</w:t>
            </w:r>
          </w:p>
        </w:tc>
      </w:tr>
      <w:tr w:rsidR="00D654EF" w:rsidRPr="00A55D30" w14:paraId="221F2872" w14:textId="77777777" w:rsidTr="00D654EF">
        <w:trPr>
          <w:trHeight w:val="709"/>
        </w:trPr>
        <w:tc>
          <w:tcPr>
            <w:tcW w:w="1027" w:type="pct"/>
            <w:tcBorders>
              <w:top w:val="single" w:sz="6" w:space="0" w:color="auto"/>
            </w:tcBorders>
          </w:tcPr>
          <w:p w14:paraId="44581BDC" w14:textId="77777777" w:rsidR="00D654EF" w:rsidRPr="00D654EF" w:rsidRDefault="00D654EF"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0331A1F7" w14:textId="65AFE72B" w:rsidR="00D654EF" w:rsidRPr="00D654EF" w:rsidRDefault="00D654EF" w:rsidP="000E4FE6">
            <w:pPr>
              <w:spacing w:before="40" w:after="40"/>
              <w:rPr>
                <w:rFonts w:ascii="Times New Roman" w:hAnsi="Times New Roman"/>
              </w:rPr>
            </w:pPr>
            <w:r w:rsidRPr="00D654EF">
              <w:rPr>
                <w:rFonts w:ascii="Times New Roman" w:hAnsi="Times New Roman"/>
              </w:rPr>
              <w:t xml:space="preserve">Den patient som vill få tillgång till sin </w:t>
            </w:r>
            <w:del w:id="402" w:author="Khaled Daham" w:date="2014-02-14T16:39:00Z">
              <w:r w:rsidRPr="00D654EF" w:rsidDel="000E4FE6">
                <w:rPr>
                  <w:rFonts w:ascii="Times New Roman" w:hAnsi="Times New Roman"/>
                </w:rPr>
                <w:delText>reumatismdata</w:delText>
              </w:r>
            </w:del>
            <w:ins w:id="403" w:author="Khaled Daham" w:date="2014-02-14T16:39:00Z">
              <w:r w:rsidR="000E4FE6">
                <w:rPr>
                  <w:rFonts w:ascii="Times New Roman" w:hAnsi="Times New Roman"/>
                </w:rPr>
                <w:t>mödravårdsinformation</w:t>
              </w:r>
            </w:ins>
            <w:r w:rsidRPr="00D654EF">
              <w:rPr>
                <w:rFonts w:ascii="Times New Roman" w:hAnsi="Times New Roman"/>
              </w:rPr>
              <w:t>.</w:t>
            </w:r>
          </w:p>
        </w:tc>
      </w:tr>
    </w:tbl>
    <w:p w14:paraId="205F5B3C" w14:textId="77777777" w:rsidR="00D654EF" w:rsidRDefault="00D654EF" w:rsidP="00D654EF">
      <w:pPr>
        <w:pStyle w:val="Heading4"/>
      </w:pPr>
      <w:r>
        <w:t>Sekvensdiagram</w:t>
      </w:r>
    </w:p>
    <w:p w14:paraId="053BD1A9" w14:textId="615B4CE2" w:rsidR="00D654EF" w:rsidRDefault="00E901DA" w:rsidP="00D654EF">
      <w:r>
        <w:rPr>
          <w:noProof/>
          <w:lang w:val="en-US"/>
        </w:rPr>
        <w:drawing>
          <wp:inline distT="0" distB="0" distL="0" distR="0" wp14:anchorId="06A15D76" wp14:editId="1F66F110">
            <wp:extent cx="5507990" cy="1562735"/>
            <wp:effectExtent l="0" t="0" r="38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62E6F119" w14:textId="77777777" w:rsidR="00D654EF" w:rsidRDefault="00D654EF" w:rsidP="00D654EF"/>
    <w:tbl>
      <w:tblPr>
        <w:tblW w:w="0" w:type="auto"/>
        <w:tblCellMar>
          <w:left w:w="10" w:type="dxa"/>
          <w:right w:w="10" w:type="dxa"/>
        </w:tblCellMar>
        <w:tblLook w:val="04A0" w:firstRow="1" w:lastRow="0" w:firstColumn="1" w:lastColumn="0" w:noHBand="0" w:noVBand="1"/>
      </w:tblPr>
      <w:tblGrid>
        <w:gridCol w:w="2442"/>
        <w:gridCol w:w="6252"/>
      </w:tblGrid>
      <w:tr w:rsidR="00D654EF" w:rsidRPr="00F71DFD"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5A8E677D" w:rsidR="00D654EF" w:rsidRPr="00D654EF" w:rsidRDefault="00D654EF" w:rsidP="00D654EF">
            <w:pPr>
              <w:spacing w:before="40" w:after="40"/>
              <w:rPr>
                <w:rFonts w:ascii="Times New Roman" w:hAnsi="Times New Roman"/>
              </w:rPr>
            </w:pPr>
            <w:del w:id="404" w:author="Khaled Daham" w:date="2014-02-14T16:40:00Z">
              <w:r w:rsidRPr="00D654EF" w:rsidDel="000E4FE6">
                <w:rPr>
                  <w:rFonts w:ascii="Times New Roman" w:hAnsi="Times New Roman"/>
                </w:rPr>
                <w:delText>Applikation</w:delText>
              </w:r>
            </w:del>
            <w:ins w:id="405"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5BF8C8B1" w14:textId="367EAB20" w:rsidR="00D654EF" w:rsidRDefault="00D654EF" w:rsidP="00E901DA">
      <w:pPr>
        <w:pStyle w:val="Heading3"/>
      </w:pPr>
      <w:bookmarkStart w:id="406" w:name="_Toc256335957"/>
      <w:r>
        <w:t xml:space="preserve">Flöde 3 – Hämta </w:t>
      </w:r>
      <w:r w:rsidR="004078E1">
        <w:t>patienters kemilaboratoriesvar.</w:t>
      </w:r>
      <w:bookmarkEnd w:id="406"/>
    </w:p>
    <w:p w14:paraId="69888C63" w14:textId="77777777" w:rsidR="00E901DA" w:rsidRDefault="00E901DA" w:rsidP="00D654EF"/>
    <w:p w14:paraId="5AA73191" w14:textId="77777777" w:rsidR="00E901DA" w:rsidRDefault="00E901DA" w:rsidP="00E901DA"/>
    <w:p w14:paraId="5B256735" w14:textId="77777777" w:rsidR="00E901DA" w:rsidRDefault="00E901DA" w:rsidP="00E901DA">
      <w:pPr>
        <w:pStyle w:val="Heading4"/>
      </w:pPr>
      <w:r>
        <w:t>Arbetsflöde</w:t>
      </w:r>
    </w:p>
    <w:p w14:paraId="44F54CCC" w14:textId="77777777" w:rsidR="00E901DA" w:rsidRDefault="00E901DA" w:rsidP="00E901DA"/>
    <w:p w14:paraId="11900135" w14:textId="77777777" w:rsidR="00E901DA" w:rsidRDefault="00E901DA" w:rsidP="00E901DA">
      <w:pPr>
        <w:rPr>
          <w:highlight w:val="yellow"/>
        </w:rPr>
      </w:pPr>
      <w:r>
        <w:rPr>
          <w:noProof/>
          <w:lang w:val="en-US"/>
        </w:rPr>
        <w:lastRenderedPageBreak/>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5C8B1296" w14:textId="77777777" w:rsidR="00E901DA" w:rsidRDefault="00E901DA" w:rsidP="00E901DA">
      <w:pPr>
        <w:rPr>
          <w:highlight w:val="yellow"/>
        </w:rPr>
      </w:pPr>
    </w:p>
    <w:p w14:paraId="5E54F781" w14:textId="77777777" w:rsidR="00E901DA" w:rsidRPr="00E546AE" w:rsidRDefault="00E901DA" w:rsidP="00E901DA">
      <w:pPr>
        <w:pStyle w:val="BodyText"/>
      </w:pPr>
      <w:r w:rsidRPr="00E546AE">
        <w:t>Figur: Direktåtkomst inom sammanhållen journalföring</w:t>
      </w:r>
    </w:p>
    <w:p w14:paraId="7CA80918" w14:textId="77777777" w:rsidR="00E901DA" w:rsidRDefault="00E901DA" w:rsidP="00E901DA">
      <w:pPr>
        <w:pStyle w:val="BodyText"/>
      </w:pPr>
    </w:p>
    <w:p w14:paraId="5571D9E0" w14:textId="77777777" w:rsidR="00E901DA" w:rsidRPr="00804C10" w:rsidRDefault="00E901DA" w:rsidP="00E901DA">
      <w:pPr>
        <w:pStyle w:val="BodyText"/>
      </w:pPr>
      <w:r>
        <w:rPr>
          <w:noProof/>
          <w:lang w:val="en-US"/>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0BC03F78" w14:textId="77777777" w:rsidR="00E901DA" w:rsidRDefault="00E901DA" w:rsidP="00E901DA">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F71DFD"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D654EF" w:rsidRDefault="00E901DA" w:rsidP="00035299">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D654EF" w:rsidRDefault="00E901DA" w:rsidP="00035299">
            <w:pPr>
              <w:tabs>
                <w:tab w:val="left" w:pos="567"/>
              </w:tabs>
              <w:rPr>
                <w:rFonts w:ascii="Times New Roman" w:hAnsi="Times New Roman"/>
                <w:b/>
              </w:rPr>
            </w:pPr>
            <w:r w:rsidRPr="00D654EF">
              <w:rPr>
                <w:rFonts w:ascii="Times New Roman" w:hAnsi="Times New Roman"/>
                <w:b/>
              </w:rPr>
              <w:t>Beskrivning alt. referens</w:t>
            </w:r>
          </w:p>
        </w:tc>
      </w:tr>
      <w:tr w:rsidR="00E901DA" w:rsidRPr="00A55D30" w14:paraId="67897C12" w14:textId="77777777" w:rsidTr="00035299">
        <w:trPr>
          <w:trHeight w:val="709"/>
        </w:trPr>
        <w:tc>
          <w:tcPr>
            <w:tcW w:w="1027" w:type="pct"/>
            <w:tcBorders>
              <w:top w:val="single" w:sz="6" w:space="0" w:color="auto"/>
            </w:tcBorders>
          </w:tcPr>
          <w:p w14:paraId="1A3672EA" w14:textId="77777777" w:rsidR="00E901DA" w:rsidRPr="00D654EF" w:rsidRDefault="00E901DA" w:rsidP="00035299">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35E32EDC" w14:textId="39AA12E1" w:rsidR="00E901DA" w:rsidRPr="00D654EF" w:rsidRDefault="00E901DA" w:rsidP="000E4FE6">
            <w:pPr>
              <w:spacing w:before="40" w:after="40"/>
              <w:rPr>
                <w:rFonts w:ascii="Times New Roman" w:hAnsi="Times New Roman"/>
              </w:rPr>
            </w:pPr>
            <w:r w:rsidRPr="00D654EF">
              <w:rPr>
                <w:rFonts w:ascii="Times New Roman" w:hAnsi="Times New Roman"/>
              </w:rPr>
              <w:t>Den patient som vill få tillgång till sin</w:t>
            </w:r>
            <w:ins w:id="407" w:author="Khaled Daham" w:date="2014-02-14T16:39:00Z">
              <w:r w:rsidR="000E4FE6">
                <w:rPr>
                  <w:rFonts w:ascii="Times New Roman" w:hAnsi="Times New Roman"/>
                </w:rPr>
                <w:t xml:space="preserve">a </w:t>
              </w:r>
            </w:ins>
            <w:ins w:id="408" w:author="Khaled Daham" w:date="2014-02-14T16:42:00Z">
              <w:r w:rsidR="000E4FE6">
                <w:rPr>
                  <w:rFonts w:ascii="Times New Roman" w:hAnsi="Times New Roman"/>
                </w:rPr>
                <w:t>kemilaboratoriesvar.</w:t>
              </w:r>
            </w:ins>
            <w:del w:id="409" w:author="Khaled Daham" w:date="2014-02-14T16:39:00Z">
              <w:r w:rsidRPr="00D654EF" w:rsidDel="000E4FE6">
                <w:rPr>
                  <w:rFonts w:ascii="Times New Roman" w:hAnsi="Times New Roman"/>
                </w:rPr>
                <w:delText xml:space="preserve"> reumatismdata</w:delText>
              </w:r>
            </w:del>
            <w:r w:rsidRPr="00D654EF">
              <w:rPr>
                <w:rFonts w:ascii="Times New Roman" w:hAnsi="Times New Roman"/>
              </w:rPr>
              <w:t>.</w:t>
            </w:r>
          </w:p>
        </w:tc>
      </w:tr>
    </w:tbl>
    <w:p w14:paraId="2069A9B0" w14:textId="77777777" w:rsidR="00E901DA" w:rsidRDefault="00E901DA" w:rsidP="00E901DA">
      <w:pPr>
        <w:pStyle w:val="Heading4"/>
      </w:pPr>
      <w:r>
        <w:t>Sekvensdiagram</w:t>
      </w:r>
    </w:p>
    <w:p w14:paraId="109F950A" w14:textId="549B06EE" w:rsidR="00E901DA" w:rsidRDefault="00E901DA" w:rsidP="00E901DA">
      <w:r>
        <w:rPr>
          <w:noProof/>
          <w:lang w:val="en-US"/>
        </w:rPr>
        <w:drawing>
          <wp:inline distT="0" distB="0" distL="0" distR="0" wp14:anchorId="5A65B179" wp14:editId="7AA56CDF">
            <wp:extent cx="5507990" cy="1562735"/>
            <wp:effectExtent l="0" t="0" r="381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55255AC7" w14:textId="77777777" w:rsidR="00E901DA" w:rsidRDefault="00E901DA" w:rsidP="00E901DA"/>
    <w:tbl>
      <w:tblPr>
        <w:tblW w:w="0" w:type="auto"/>
        <w:tblCellMar>
          <w:left w:w="10" w:type="dxa"/>
          <w:right w:w="10" w:type="dxa"/>
        </w:tblCellMar>
        <w:tblLook w:val="04A0" w:firstRow="1" w:lastRow="0" w:firstColumn="1" w:lastColumn="0" w:noHBand="0" w:noVBand="1"/>
      </w:tblPr>
      <w:tblGrid>
        <w:gridCol w:w="2442"/>
        <w:gridCol w:w="6252"/>
      </w:tblGrid>
      <w:tr w:rsidR="00E901DA" w:rsidRPr="00F71DFD"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D654EF" w:rsidRDefault="00E901DA" w:rsidP="00035299">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D654EF" w:rsidRDefault="00E901DA" w:rsidP="00035299">
            <w:pPr>
              <w:spacing w:before="40" w:after="40"/>
              <w:rPr>
                <w:rFonts w:ascii="Times New Roman" w:hAnsi="Times New Roman"/>
                <w:b/>
              </w:rPr>
            </w:pPr>
            <w:r w:rsidRPr="00D654EF">
              <w:rPr>
                <w:rFonts w:ascii="Times New Roman" w:hAnsi="Times New Roman"/>
                <w:b/>
              </w:rPr>
              <w:t>Beskrivning</w:t>
            </w:r>
          </w:p>
        </w:tc>
      </w:tr>
      <w:tr w:rsidR="00E901DA" w:rsidRPr="008A6814"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D654EF" w:rsidRDefault="00E901DA" w:rsidP="00035299">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Den/det som utför själva handlingen. </w:t>
            </w:r>
          </w:p>
        </w:tc>
      </w:tr>
      <w:tr w:rsidR="00E901DA" w:rsidRPr="008A6814"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02052424" w:rsidR="00E901DA" w:rsidRPr="00D654EF" w:rsidRDefault="00E901DA" w:rsidP="00035299">
            <w:pPr>
              <w:spacing w:before="40" w:after="40"/>
              <w:rPr>
                <w:rFonts w:ascii="Times New Roman" w:hAnsi="Times New Roman"/>
              </w:rPr>
            </w:pPr>
            <w:del w:id="410" w:author="Khaled Daham" w:date="2014-02-14T16:40:00Z">
              <w:r w:rsidRPr="00D654EF" w:rsidDel="000E4FE6">
                <w:rPr>
                  <w:rFonts w:ascii="Times New Roman" w:hAnsi="Times New Roman"/>
                </w:rPr>
                <w:delText>Applikation</w:delText>
              </w:r>
            </w:del>
            <w:ins w:id="411"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E901DA" w:rsidRPr="008A6814"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D654EF" w:rsidRDefault="00E901DA" w:rsidP="00035299">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D654EF" w:rsidRDefault="00E901DA" w:rsidP="00035299">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E901DA" w:rsidRPr="00A51E7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D654EF" w:rsidRDefault="00E901DA" w:rsidP="00035299">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E901DA" w:rsidRPr="00A51E7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D654EF" w:rsidRDefault="00E901DA" w:rsidP="00035299">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6E3AA3B4" w14:textId="77777777" w:rsidR="00E901DA" w:rsidRPr="00D654EF" w:rsidRDefault="00E901DA" w:rsidP="00D654EF"/>
    <w:p w14:paraId="71CD6FDC" w14:textId="4E4E4D4F" w:rsidR="007E47C0" w:rsidRPr="00D654EF" w:rsidRDefault="007E47C0" w:rsidP="007E47C0"/>
    <w:p w14:paraId="714938FD" w14:textId="77777777" w:rsidR="007E47C0" w:rsidRDefault="007E47C0" w:rsidP="007E47C0">
      <w:pPr>
        <w:rPr>
          <w:color w:val="4F81BD" w:themeColor="accent1"/>
        </w:rPr>
      </w:pPr>
    </w:p>
    <w:p w14:paraId="211C3BAC" w14:textId="77777777" w:rsidR="007E47C0" w:rsidRDefault="007E47C0" w:rsidP="007E47C0">
      <w:pPr>
        <w:pStyle w:val="Heading3"/>
      </w:pPr>
      <w:bookmarkStart w:id="412" w:name="_Toc256335958"/>
      <w:r>
        <w:t>Obligatoriska kontrakt</w:t>
      </w:r>
      <w:bookmarkEnd w:id="412"/>
    </w:p>
    <w:p w14:paraId="5329EF67" w14:textId="77777777" w:rsidR="007E47C0" w:rsidRPr="003727DE" w:rsidRDefault="007E47C0" w:rsidP="007E47C0">
      <w:pPr>
        <w:rPr>
          <w:color w:val="4F81BD" w:themeColor="accent1"/>
        </w:rPr>
      </w:pPr>
      <w:r w:rsidRPr="002E33F3">
        <w:t>Följande tabell specificerar vilka kontrakt som är obligatoriska att realisera för respektive flöde</w:t>
      </w:r>
      <w:r w:rsidRPr="002E33F3">
        <w:rPr>
          <w:color w:val="4F81BD" w:themeColor="accent1"/>
        </w:rPr>
        <w:t>.</w:t>
      </w:r>
    </w:p>
    <w:p w14:paraId="0AD22BEC" w14:textId="77777777" w:rsidR="007E47C0" w:rsidRPr="003727DE" w:rsidRDefault="007E47C0" w:rsidP="007E47C0"/>
    <w:tbl>
      <w:tblPr>
        <w:tblW w:w="0" w:type="auto"/>
        <w:tblInd w:w="108" w:type="dxa"/>
        <w:tblCellMar>
          <w:left w:w="0" w:type="dxa"/>
          <w:right w:w="0" w:type="dxa"/>
        </w:tblCellMar>
        <w:tblLook w:val="04A0" w:firstRow="1" w:lastRow="0" w:firstColumn="1" w:lastColumn="0" w:noHBand="0" w:noVBand="1"/>
      </w:tblPr>
      <w:tblGrid>
        <w:gridCol w:w="3746"/>
        <w:gridCol w:w="1357"/>
        <w:gridCol w:w="1701"/>
        <w:gridCol w:w="1701"/>
      </w:tblGrid>
      <w:tr w:rsidR="007E47C0" w:rsidRPr="00865734" w14:paraId="40F9358D" w14:textId="77777777" w:rsidTr="00BA1591">
        <w:tc>
          <w:tcPr>
            <w:tcW w:w="374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Tjänstekontrakt</w:t>
            </w:r>
          </w:p>
        </w:tc>
        <w:tc>
          <w:tcPr>
            <w:tcW w:w="135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A63E9D7"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1</w:t>
            </w: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60ED344"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2</w:t>
            </w: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1CBC2B3" w14:textId="07EBE344"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 xml:space="preserve">Flöde </w:t>
            </w:r>
            <w:r w:rsidR="002E33F3" w:rsidRPr="00A95903">
              <w:rPr>
                <w:rFonts w:ascii="Times New Roman" w:eastAsia="Times New Roman" w:hAnsi="Times New Roman"/>
                <w:b/>
                <w:sz w:val="24"/>
                <w:lang w:eastAsia="sv-SE"/>
              </w:rPr>
              <w:t>3</w:t>
            </w:r>
          </w:p>
        </w:tc>
      </w:tr>
      <w:tr w:rsidR="007E47C0" w:rsidRPr="00865734" w14:paraId="33BF3231"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GetReferralOutcome</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B109C0"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8CFD5AE" w14:textId="57C80143"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454044"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4BD91B18"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1206FC0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GetMaternityMedicalHistory</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65F44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FD5766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B2CAC42" w14:textId="30FF5F94"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0532CFDB"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572F51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GetLaboratoryOutcome</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E3BA7CC" w14:textId="76313836"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1A131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F6AC0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5FE7814" w14:textId="77777777" w:rsidR="007E47C0" w:rsidRPr="00502896" w:rsidRDefault="007E47C0" w:rsidP="007E47C0">
      <w:pPr>
        <w:pStyle w:val="Heading2"/>
      </w:pPr>
      <w:bookmarkStart w:id="413" w:name="_Toc357754849"/>
      <w:bookmarkStart w:id="414" w:name="_Toc256335959"/>
      <w:r w:rsidRPr="00502896">
        <w:t>Adressering</w:t>
      </w:r>
      <w:bookmarkEnd w:id="413"/>
      <w:bookmarkEnd w:id="414"/>
    </w:p>
    <w:p w14:paraId="26270676" w14:textId="77777777" w:rsidR="00137C8C" w:rsidRDefault="00137C8C" w:rsidP="00137C8C">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22FA3C0" w14:textId="77777777" w:rsidR="00137C8C" w:rsidRDefault="00137C8C" w:rsidP="00137C8C">
      <w:pPr>
        <w:pStyle w:val="BodyText"/>
        <w:ind w:right="119"/>
      </w:pPr>
    </w:p>
    <w:p w14:paraId="38A9D025" w14:textId="77777777" w:rsidR="00137C8C" w:rsidRDefault="00137C8C" w:rsidP="00137C8C">
      <w:pPr>
        <w:pStyle w:val="Body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5A2FBA6" w14:textId="77777777" w:rsidR="00137C8C" w:rsidRDefault="00137C8C" w:rsidP="00137C8C">
      <w:pPr>
        <w:pStyle w:val="BodyText"/>
        <w:ind w:right="119"/>
      </w:pPr>
    </w:p>
    <w:p w14:paraId="389CF1D6" w14:textId="77777777" w:rsidR="00137C8C" w:rsidRDefault="00137C8C" w:rsidP="00137C8C">
      <w:pPr>
        <w:pStyle w:val="Body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53DFA3D4" w14:textId="77777777" w:rsidR="00137C8C" w:rsidRPr="00137C8C" w:rsidRDefault="00137C8C" w:rsidP="00137C8C">
      <w:pPr>
        <w:pStyle w:val="Rubrik3b"/>
        <w:ind w:left="0" w:firstLine="0"/>
        <w:rPr>
          <w:rFonts w:ascii="Georgia" w:hAnsi="Georgia"/>
        </w:rPr>
      </w:pPr>
      <w:bookmarkStart w:id="415" w:name="_Toc219337768"/>
      <w:bookmarkStart w:id="416" w:name="_Toc227077989"/>
      <w:bookmarkStart w:id="417" w:name="_Toc256335960"/>
      <w:r w:rsidRPr="00137C8C">
        <w:rPr>
          <w:rFonts w:ascii="Georgia" w:hAnsi="Georgia"/>
        </w:rPr>
        <w:t>Adressering vid nationell användning</w:t>
      </w:r>
      <w:bookmarkEnd w:id="415"/>
      <w:bookmarkEnd w:id="416"/>
      <w:bookmarkEnd w:id="417"/>
    </w:p>
    <w:p w14:paraId="459CD0E9" w14:textId="77777777" w:rsidR="00137C8C" w:rsidRPr="00194355" w:rsidRDefault="00137C8C" w:rsidP="00137C8C">
      <w:pPr>
        <w:pStyle w:val="BodyText"/>
      </w:pPr>
    </w:p>
    <w:p w14:paraId="2C074CC4" w14:textId="77777777" w:rsidR="00137C8C" w:rsidRDefault="00137C8C" w:rsidP="00137C8C">
      <w:pPr>
        <w:pStyle w:val="BodyText"/>
        <w:ind w:right="119"/>
      </w:pPr>
      <w:r>
        <w:rPr>
          <w:noProof/>
          <w:lang w:val="en-US"/>
        </w:rPr>
        <w:drawing>
          <wp:inline distT="0" distB="0" distL="0" distR="0" wp14:anchorId="1275C102" wp14:editId="4A7A1735">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2F18D80A" w14:textId="77777777" w:rsidR="00137C8C" w:rsidRPr="00A745DC" w:rsidRDefault="00137C8C" w:rsidP="00137C8C">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6724D37E" w14:textId="77777777" w:rsidR="00137C8C" w:rsidRDefault="00137C8C" w:rsidP="00137C8C">
      <w:pPr>
        <w:pStyle w:val="BodyText"/>
        <w:ind w:right="119"/>
      </w:pPr>
    </w:p>
    <w:p w14:paraId="0AD27D24" w14:textId="77777777" w:rsidR="00137C8C" w:rsidRPr="00137C8C" w:rsidRDefault="00137C8C" w:rsidP="00137C8C">
      <w:pPr>
        <w:pStyle w:val="Rubrik3b"/>
        <w:ind w:left="0" w:firstLine="0"/>
        <w:rPr>
          <w:rFonts w:ascii="Georgia" w:hAnsi="Georgia"/>
        </w:rPr>
      </w:pPr>
      <w:bookmarkStart w:id="418" w:name="_Toc219337769"/>
      <w:bookmarkStart w:id="419" w:name="_Toc227077990"/>
      <w:bookmarkStart w:id="420" w:name="_Toc256335961"/>
      <w:r w:rsidRPr="00137C8C">
        <w:rPr>
          <w:rFonts w:ascii="Georgia" w:hAnsi="Georgia"/>
        </w:rPr>
        <w:t>Adressering vid regional användning</w:t>
      </w:r>
      <w:bookmarkEnd w:id="418"/>
      <w:bookmarkEnd w:id="419"/>
      <w:bookmarkEnd w:id="420"/>
    </w:p>
    <w:p w14:paraId="481784ED" w14:textId="77777777" w:rsidR="00137C8C" w:rsidRDefault="00137C8C" w:rsidP="00137C8C">
      <w:pPr>
        <w:pStyle w:val="BodyText"/>
      </w:pPr>
      <w:r>
        <w:rPr>
          <w:noProof/>
          <w:lang w:val="en-US"/>
        </w:rPr>
        <w:lastRenderedPageBreak/>
        <w:drawing>
          <wp:inline distT="0" distB="0" distL="0" distR="0" wp14:anchorId="48D92FE9" wp14:editId="4F0FC773">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49535070" w14:textId="77777777" w:rsidR="00137C8C" w:rsidRDefault="00137C8C" w:rsidP="00137C8C">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1C41B873" w14:textId="77777777" w:rsidR="00137C8C" w:rsidRDefault="00137C8C" w:rsidP="00137C8C">
      <w:pPr>
        <w:pStyle w:val="BodyText"/>
        <w:ind w:right="119"/>
        <w:rPr>
          <w:i/>
        </w:rPr>
      </w:pPr>
    </w:p>
    <w:p w14:paraId="204DCC80" w14:textId="77777777" w:rsidR="00137C8C" w:rsidRPr="00137C8C" w:rsidRDefault="00137C8C" w:rsidP="00137C8C">
      <w:pPr>
        <w:pStyle w:val="Rubrik3b"/>
        <w:ind w:left="0" w:firstLine="0"/>
        <w:rPr>
          <w:rFonts w:ascii="Georgia" w:hAnsi="Georgia"/>
        </w:rPr>
      </w:pPr>
      <w:bookmarkStart w:id="421" w:name="_Toc227077991"/>
      <w:bookmarkStart w:id="422" w:name="_Toc256335962"/>
      <w:r w:rsidRPr="00137C8C">
        <w:rPr>
          <w:rFonts w:ascii="Georgia" w:hAnsi="Georgia"/>
        </w:rPr>
        <w:t>Adressering direkt till ett källsystem</w:t>
      </w:r>
      <w:bookmarkEnd w:id="421"/>
      <w:bookmarkEnd w:id="422"/>
    </w:p>
    <w:p w14:paraId="63AB113B" w14:textId="77777777" w:rsidR="00137C8C" w:rsidRDefault="00137C8C" w:rsidP="00137C8C">
      <w:pPr>
        <w:pStyle w:val="BodyText"/>
      </w:pPr>
      <w:r>
        <w:t xml:space="preserve">Tjänstekontrakten i denna domän möjliggör sökning av information relaterad till en eller flera vårdkontakter. Det syftar till att stödja tillämpningsflöden som startar med en översikt av vårdkontakter som hämtas med GetCareContacts (i domänen clinicalprocess:logistics:logistics) eller annan aktivitet som resulterar i att användaren presenteras en lista med vårdkontakter. </w:t>
      </w:r>
    </w:p>
    <w:p w14:paraId="34C0F042" w14:textId="77777777" w:rsidR="00137C8C" w:rsidRDefault="00137C8C" w:rsidP="00137C8C">
      <w:pPr>
        <w:pStyle w:val="BodyText"/>
      </w:pPr>
    </w:p>
    <w:p w14:paraId="68CDD610" w14:textId="77777777" w:rsidR="00137C8C" w:rsidRDefault="00137C8C" w:rsidP="00137C8C">
      <w:pPr>
        <w:pStyle w:val="Body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GetMaternityMedicalHistory för en eller flera vårdkontakt-id:n i ett specifikt kä</w:t>
      </w:r>
      <w:del w:id="423" w:author="Khaled Daham" w:date="2014-02-24T14:04:00Z">
        <w:r w:rsidDel="00924A82">
          <w:delText>l</w:delText>
        </w:r>
      </w:del>
      <w:r>
        <w:t>llsystem. Figuren visar ett exempel som skulle kunna vara fortsättningen på något av flödena i avsnitt 2.1:</w:t>
      </w:r>
    </w:p>
    <w:p w14:paraId="3B9A0598" w14:textId="77777777" w:rsidR="00137C8C" w:rsidRDefault="00137C8C" w:rsidP="00137C8C">
      <w:pPr>
        <w:pStyle w:val="BodyText"/>
      </w:pPr>
    </w:p>
    <w:p w14:paraId="1ED573A2" w14:textId="77777777" w:rsidR="00137C8C" w:rsidRPr="004A03CE" w:rsidRDefault="00137C8C" w:rsidP="00137C8C">
      <w:pPr>
        <w:pStyle w:val="BodyText"/>
      </w:pPr>
      <w:r>
        <w:rPr>
          <w:noProof/>
          <w:lang w:val="en-US"/>
        </w:rPr>
        <w:lastRenderedPageBreak/>
        <w:drawing>
          <wp:inline distT="0" distB="0" distL="0" distR="0" wp14:anchorId="2B635D65" wp14:editId="1E02C4A2">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7DC1D867" w14:textId="77777777" w:rsidR="00137C8C" w:rsidRDefault="00137C8C" w:rsidP="00137C8C">
      <w:pPr>
        <w:pStyle w:val="BodyText"/>
        <w:ind w:right="119"/>
        <w:rPr>
          <w:i/>
        </w:rPr>
      </w:pPr>
      <w:r w:rsidRPr="00A745DC">
        <w:rPr>
          <w:i/>
        </w:rPr>
        <w:t xml:space="preserve">Figur: </w:t>
      </w:r>
      <w:r>
        <w:rPr>
          <w:i/>
        </w:rPr>
        <w:t>Flöde som förutsätter adressering med källsystemets HSAid</w:t>
      </w:r>
    </w:p>
    <w:p w14:paraId="1097DD5C" w14:textId="77777777" w:rsidR="00137C8C" w:rsidRDefault="00137C8C" w:rsidP="00137C8C">
      <w:pPr>
        <w:pStyle w:val="BodyText"/>
        <w:ind w:right="119"/>
        <w:rPr>
          <w:i/>
        </w:rPr>
      </w:pPr>
    </w:p>
    <w:p w14:paraId="2D13C24D" w14:textId="77777777" w:rsidR="00137C8C" w:rsidRDefault="00137C8C" w:rsidP="00137C8C">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GetMaternityMedicalHistory med careContactId och sourceSystemHSAId som sökparametrar</w:t>
      </w:r>
      <w:r w:rsidRPr="00A01E1F">
        <w:t>:</w:t>
      </w:r>
    </w:p>
    <w:p w14:paraId="6A11E06F" w14:textId="77777777" w:rsidR="00137C8C" w:rsidRDefault="00137C8C" w:rsidP="00137C8C">
      <w:pPr>
        <w:pStyle w:val="BodyText"/>
        <w:ind w:right="119"/>
        <w:rPr>
          <w:i/>
        </w:rPr>
      </w:pPr>
      <w:r>
        <w:rPr>
          <w:i/>
          <w:noProof/>
          <w:lang w:val="en-US"/>
        </w:rPr>
        <w:drawing>
          <wp:inline distT="0" distB="0" distL="0" distR="0" wp14:anchorId="6B3E45A1" wp14:editId="4F0215F7">
            <wp:extent cx="5206181" cy="3309715"/>
            <wp:effectExtent l="0" t="0" r="127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ADBE1B5" w14:textId="77777777" w:rsidR="00137C8C" w:rsidRDefault="00137C8C" w:rsidP="00137C8C">
      <w:pPr>
        <w:pStyle w:val="BodyText"/>
        <w:ind w:right="119"/>
        <w:rPr>
          <w:i/>
        </w:rPr>
      </w:pPr>
      <w:r w:rsidRPr="00A745DC">
        <w:rPr>
          <w:i/>
        </w:rPr>
        <w:lastRenderedPageBreak/>
        <w:t xml:space="preserve">Figur: </w:t>
      </w:r>
      <w:r>
        <w:rPr>
          <w:i/>
        </w:rPr>
        <w:t>Adressering vid sökning efter information ur ett specifikt källsystem</w:t>
      </w:r>
    </w:p>
    <w:p w14:paraId="706EBF5B" w14:textId="77777777" w:rsidR="00137C8C" w:rsidRDefault="00137C8C" w:rsidP="00137C8C">
      <w:pPr>
        <w:pStyle w:val="BodyText"/>
        <w:ind w:right="119"/>
        <w:rPr>
          <w:i/>
        </w:rPr>
      </w:pPr>
    </w:p>
    <w:p w14:paraId="63B007C2" w14:textId="77777777" w:rsidR="00137C8C" w:rsidRDefault="00137C8C" w:rsidP="00137C8C">
      <w:pPr>
        <w:pStyle w:val="Rubrik3b"/>
      </w:pPr>
      <w:bookmarkStart w:id="424" w:name="_Toc227077992"/>
      <w:bookmarkStart w:id="425" w:name="_Toc256335963"/>
      <w:r w:rsidRPr="00F439DB">
        <w:t xml:space="preserve">Sammanfattning </w:t>
      </w:r>
      <w:r w:rsidRPr="00B859FF">
        <w:t>av</w:t>
      </w:r>
      <w:r w:rsidRPr="00F439DB">
        <w:t xml:space="preserve"> adresseringsmodell</w:t>
      </w:r>
      <w:bookmarkEnd w:id="424"/>
      <w:bookmarkEnd w:id="425"/>
    </w:p>
    <w:p w14:paraId="7326877F" w14:textId="77777777" w:rsidR="00137C8C" w:rsidRDefault="00137C8C" w:rsidP="00137C8C">
      <w:pPr>
        <w:pStyle w:val="BodyText"/>
      </w:pPr>
    </w:p>
    <w:tbl>
      <w:tblPr>
        <w:tblStyle w:val="TableGrid"/>
        <w:tblW w:w="0" w:type="auto"/>
        <w:tblInd w:w="867" w:type="dxa"/>
        <w:tblLook w:val="04A0" w:firstRow="1" w:lastRow="0" w:firstColumn="1" w:lastColumn="0" w:noHBand="0" w:noVBand="1"/>
      </w:tblPr>
      <w:tblGrid>
        <w:gridCol w:w="3210"/>
        <w:gridCol w:w="3544"/>
      </w:tblGrid>
      <w:tr w:rsidR="00137C8C" w14:paraId="0F5143B9" w14:textId="77777777" w:rsidTr="002E33F3">
        <w:tc>
          <w:tcPr>
            <w:tcW w:w="3210" w:type="dxa"/>
          </w:tcPr>
          <w:p w14:paraId="2829142A" w14:textId="77777777" w:rsidR="00137C8C" w:rsidRPr="00713CA7" w:rsidRDefault="00137C8C" w:rsidP="002E33F3">
            <w:pPr>
              <w:pStyle w:val="BodyText"/>
              <w:rPr>
                <w:b/>
                <w:i/>
              </w:rPr>
            </w:pPr>
            <w:r w:rsidRPr="00713CA7">
              <w:rPr>
                <w:b/>
                <w:i/>
              </w:rPr>
              <w:t>Åtkomstbehov</w:t>
            </w:r>
            <w:r>
              <w:rPr>
                <w:b/>
                <w:i/>
              </w:rPr>
              <w:t xml:space="preserve"> för patientens journalhistorik</w:t>
            </w:r>
          </w:p>
        </w:tc>
        <w:tc>
          <w:tcPr>
            <w:tcW w:w="3544" w:type="dxa"/>
          </w:tcPr>
          <w:p w14:paraId="4AF76101" w14:textId="77777777" w:rsidR="00137C8C" w:rsidRPr="00713CA7" w:rsidRDefault="00137C8C" w:rsidP="002E33F3">
            <w:pPr>
              <w:pStyle w:val="BodyText"/>
              <w:rPr>
                <w:b/>
                <w:i/>
              </w:rPr>
            </w:pPr>
            <w:r>
              <w:rPr>
                <w:b/>
                <w:i/>
              </w:rPr>
              <w:t>L</w:t>
            </w:r>
            <w:r w:rsidRPr="00713CA7">
              <w:rPr>
                <w:b/>
                <w:i/>
              </w:rPr>
              <w:t>ogisk adress</w:t>
            </w:r>
          </w:p>
        </w:tc>
      </w:tr>
      <w:tr w:rsidR="00137C8C" w14:paraId="1B5F4F42" w14:textId="77777777" w:rsidTr="002E33F3">
        <w:tc>
          <w:tcPr>
            <w:tcW w:w="3210" w:type="dxa"/>
          </w:tcPr>
          <w:p w14:paraId="3B9FDA50" w14:textId="77777777" w:rsidR="00137C8C" w:rsidRDefault="00137C8C" w:rsidP="002E33F3">
            <w:pPr>
              <w:pStyle w:val="BodyText"/>
            </w:pPr>
            <w:r>
              <w:t>För alla huvudmän</w:t>
            </w:r>
          </w:p>
        </w:tc>
        <w:tc>
          <w:tcPr>
            <w:tcW w:w="3544" w:type="dxa"/>
          </w:tcPr>
          <w:p w14:paraId="7E86FB30" w14:textId="77777777" w:rsidR="00137C8C" w:rsidRDefault="00137C8C" w:rsidP="002E33F3">
            <w:pPr>
              <w:pStyle w:val="BodyText"/>
            </w:pPr>
            <w:r>
              <w:t>Ineras HSA-id</w:t>
            </w:r>
          </w:p>
        </w:tc>
      </w:tr>
      <w:tr w:rsidR="00137C8C" w14:paraId="2AD3F9A7" w14:textId="77777777" w:rsidTr="002E33F3">
        <w:tc>
          <w:tcPr>
            <w:tcW w:w="3210" w:type="dxa"/>
          </w:tcPr>
          <w:p w14:paraId="32706354" w14:textId="77777777" w:rsidR="00137C8C" w:rsidRDefault="00137C8C" w:rsidP="002E33F3">
            <w:pPr>
              <w:pStyle w:val="BodyText"/>
            </w:pPr>
            <w:r>
              <w:t>För en huvudman/region</w:t>
            </w:r>
          </w:p>
        </w:tc>
        <w:tc>
          <w:tcPr>
            <w:tcW w:w="3544" w:type="dxa"/>
          </w:tcPr>
          <w:p w14:paraId="1C9F6AE1" w14:textId="77777777" w:rsidR="00137C8C" w:rsidRDefault="00137C8C" w:rsidP="002E33F3">
            <w:pPr>
              <w:pStyle w:val="BodyText"/>
            </w:pPr>
            <w:r>
              <w:t>Huvudmannens/regionens HSA-id</w:t>
            </w:r>
          </w:p>
        </w:tc>
      </w:tr>
      <w:tr w:rsidR="00137C8C" w14:paraId="7974D755" w14:textId="77777777" w:rsidTr="002E33F3">
        <w:tc>
          <w:tcPr>
            <w:tcW w:w="3210" w:type="dxa"/>
          </w:tcPr>
          <w:p w14:paraId="211D5330" w14:textId="77777777" w:rsidR="00137C8C" w:rsidRDefault="00137C8C" w:rsidP="002E33F3">
            <w:pPr>
              <w:pStyle w:val="BodyText"/>
            </w:pPr>
            <w:r>
              <w:t>För ett källsystem</w:t>
            </w:r>
          </w:p>
        </w:tc>
        <w:tc>
          <w:tcPr>
            <w:tcW w:w="3544" w:type="dxa"/>
          </w:tcPr>
          <w:p w14:paraId="7D0D11E7" w14:textId="77777777" w:rsidR="00137C8C" w:rsidRDefault="00137C8C" w:rsidP="002E33F3">
            <w:pPr>
              <w:pStyle w:val="BodyText"/>
            </w:pPr>
            <w:r>
              <w:t>Källsystemets HSA-id</w:t>
            </w:r>
          </w:p>
        </w:tc>
      </w:tr>
    </w:tbl>
    <w:p w14:paraId="6B7608EB" w14:textId="77777777" w:rsidR="00137C8C" w:rsidRDefault="00137C8C" w:rsidP="00137C8C">
      <w:pPr>
        <w:pStyle w:val="BodyText"/>
        <w:ind w:right="119"/>
      </w:pPr>
    </w:p>
    <w:p w14:paraId="2A40FF95" w14:textId="77777777" w:rsidR="00137C8C" w:rsidRDefault="00137C8C" w:rsidP="00137C8C">
      <w:pPr>
        <w:pStyle w:val="BodyText"/>
        <w:ind w:right="119"/>
      </w:pPr>
    </w:p>
    <w:p w14:paraId="25392CCF" w14:textId="77777777" w:rsidR="007E47C0" w:rsidRPr="00502896" w:rsidRDefault="007E47C0" w:rsidP="007E47C0"/>
    <w:p w14:paraId="1D78D80B" w14:textId="77777777" w:rsidR="007E47C0" w:rsidRPr="00502896" w:rsidRDefault="007E47C0" w:rsidP="007E47C0">
      <w:pPr>
        <w:pStyle w:val="Heading2"/>
      </w:pPr>
      <w:bookmarkStart w:id="426" w:name="_Toc357754850"/>
      <w:bookmarkStart w:id="427" w:name="_Toc256335964"/>
      <w:r w:rsidRPr="00502896">
        <w:t>Aggregering och engagemangsindex</w:t>
      </w:r>
      <w:bookmarkEnd w:id="426"/>
      <w:bookmarkEnd w:id="427"/>
    </w:p>
    <w:p w14:paraId="238A122D" w14:textId="77777777" w:rsidR="00137C8C" w:rsidRPr="00B6750A" w:rsidRDefault="00137C8C" w:rsidP="00137C8C">
      <w:pPr>
        <w:pStyle w:val="Body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1028FBE1" w14:textId="1037D952" w:rsidR="00137C8C" w:rsidRDefault="00137C8C" w:rsidP="00502896">
      <w:pPr>
        <w:pStyle w:val="Heading3"/>
      </w:pPr>
      <w:bookmarkStart w:id="428" w:name="_Toc248640896"/>
      <w:bookmarkStart w:id="429" w:name="_Toc256335965"/>
      <w:r w:rsidRPr="00A0151E">
        <w:t>Uppdatering</w:t>
      </w:r>
      <w:r>
        <w:t xml:space="preserve"> av engagemangsindex</w:t>
      </w:r>
      <w:bookmarkEnd w:id="428"/>
      <w:bookmarkEnd w:id="429"/>
    </w:p>
    <w:p w14:paraId="0F539845" w14:textId="77777777" w:rsidR="00137C8C" w:rsidRDefault="00137C8C" w:rsidP="00137C8C">
      <w:pPr>
        <w:pStyle w:val="BodyText"/>
      </w:pPr>
      <w:r>
        <w:t>Alla källsystem ska uppdatera engagemangsindex. Engagemangsindex ska uppdateras så snart en händelse inträffar som påverkar indexposterna enligt beskrivningen nedan.</w:t>
      </w:r>
    </w:p>
    <w:p w14:paraId="15054505" w14:textId="77777777" w:rsidR="00137C8C" w:rsidRDefault="00137C8C" w:rsidP="00137C8C">
      <w:pPr>
        <w:pStyle w:val="BodyText"/>
      </w:pPr>
    </w:p>
    <w:p w14:paraId="16FEA7E7" w14:textId="77777777" w:rsidR="00502896" w:rsidRDefault="00137C8C" w:rsidP="00137C8C">
      <w:pPr>
        <w:pStyle w:val="BodyText"/>
      </w:pPr>
      <w:r>
        <w:t>All uppdatering av engagemangsindex sker genom att källsystemet anropar engageman</w:t>
      </w:r>
      <w:r w:rsidR="00502896">
        <w:t>gsindex genom tjänstekontraktet</w:t>
      </w:r>
    </w:p>
    <w:p w14:paraId="7814A966" w14:textId="77777777" w:rsidR="00502896" w:rsidRDefault="00502896" w:rsidP="00502896">
      <w:pPr>
        <w:pStyle w:val="BodyText"/>
      </w:pPr>
      <w:r>
        <w:tab/>
      </w:r>
      <w:r w:rsidR="00137C8C">
        <w:t>urn:riv:itintegration:engagementindex:U</w:t>
      </w:r>
      <w:r>
        <w:t>pdateResponder:1 (”index-push”)</w:t>
      </w:r>
    </w:p>
    <w:p w14:paraId="273055F6" w14:textId="045E75BE" w:rsidR="00502896" w:rsidRDefault="00502896" w:rsidP="00502896">
      <w:pPr>
        <w:pStyle w:val="BodyText"/>
      </w:pPr>
      <w:r>
        <w:t>eller genom att erbjuda tjänstekontraktet</w:t>
      </w:r>
    </w:p>
    <w:p w14:paraId="6F93D2BF" w14:textId="0C7DE9C9" w:rsidR="00502896" w:rsidRDefault="00502896" w:rsidP="00502896">
      <w:pPr>
        <w:pStyle w:val="BodyText"/>
      </w:pPr>
      <w:r>
        <w:tab/>
      </w:r>
      <w:r w:rsidR="00137C8C">
        <w:t>urn:riv:itintegration:engagementindex:GetUpd</w:t>
      </w:r>
      <w:r>
        <w:t>atesResponder:1 (”index-pull”).</w:t>
      </w:r>
    </w:p>
    <w:p w14:paraId="06357BE7" w14:textId="1508DBBB" w:rsidR="00137C8C" w:rsidRDefault="00137C8C" w:rsidP="00502896">
      <w:pPr>
        <w:pStyle w:val="BodyText"/>
      </w:pPr>
      <w:r>
        <w:t>Ladda hem Engagemangsindex WSDL, scheman och tjänstekontraktsbeskrivning för detaljer.</w:t>
      </w:r>
    </w:p>
    <w:p w14:paraId="4CDF1167" w14:textId="77777777" w:rsidR="00137C8C" w:rsidRDefault="00137C8C" w:rsidP="00137C8C">
      <w:pPr>
        <w:pStyle w:val="BodyText"/>
      </w:pPr>
    </w:p>
    <w:p w14:paraId="24AB7702" w14:textId="77777777" w:rsidR="00137C8C" w:rsidRPr="00E2060F" w:rsidRDefault="00137C8C" w:rsidP="00137C8C">
      <w:pPr>
        <w:pStyle w:val="BodyText"/>
      </w:pPr>
      <w:r>
        <w:t>Följande regler gäller för innehållet i begäran till engagemangsindex för uppdateringar som rör denna tjänstedomän:</w:t>
      </w:r>
      <w:r w:rsidRPr="00E2060F">
        <w:t xml:space="preserve"> </w:t>
      </w:r>
    </w:p>
    <w:p w14:paraId="6101525A" w14:textId="77777777" w:rsidR="00137C8C" w:rsidRDefault="00137C8C" w:rsidP="00137C8C">
      <w:pPr>
        <w:pStyle w:val="BodyText"/>
      </w:pPr>
    </w:p>
    <w:tbl>
      <w:tblPr>
        <w:tblW w:w="936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FB69B3" w:rsidRPr="00A303BB" w14:paraId="383ACDE9" w14:textId="77777777" w:rsidTr="00E62163">
        <w:tc>
          <w:tcPr>
            <w:tcW w:w="1540" w:type="dxa"/>
            <w:shd w:val="clear" w:color="auto" w:fill="D9D9D9"/>
          </w:tcPr>
          <w:p w14:paraId="0AC1439B" w14:textId="01309DED" w:rsidR="00FB69B3" w:rsidRPr="00FB69B3" w:rsidRDefault="00FB69B3" w:rsidP="002E33F3">
            <w:pPr>
              <w:pStyle w:val="BodyText"/>
              <w:rPr>
                <w:rFonts w:ascii="Times New Roman" w:hAnsi="Times New Roman"/>
                <w:b/>
                <w:color w:val="auto"/>
              </w:rPr>
            </w:pPr>
            <w:r w:rsidRPr="00FB69B3">
              <w:rPr>
                <w:b/>
                <w:color w:val="auto"/>
              </w:rPr>
              <w:t>Attribut</w:t>
            </w:r>
          </w:p>
        </w:tc>
        <w:tc>
          <w:tcPr>
            <w:tcW w:w="1262" w:type="dxa"/>
            <w:shd w:val="clear" w:color="auto" w:fill="D9D9D9"/>
          </w:tcPr>
          <w:p w14:paraId="334B3CEB" w14:textId="16C03D4A" w:rsidR="00FB69B3" w:rsidRPr="00FB69B3" w:rsidRDefault="00FB69B3" w:rsidP="002E33F3">
            <w:pPr>
              <w:pStyle w:val="BodyText"/>
              <w:rPr>
                <w:rFonts w:ascii="Times New Roman" w:hAnsi="Times New Roman"/>
                <w:b/>
                <w:color w:val="auto"/>
              </w:rPr>
            </w:pPr>
            <w:r w:rsidRPr="00FB69B3">
              <w:rPr>
                <w:b/>
                <w:color w:val="auto"/>
              </w:rPr>
              <w:t>Beskrivning</w:t>
            </w:r>
          </w:p>
        </w:tc>
        <w:tc>
          <w:tcPr>
            <w:tcW w:w="2444" w:type="dxa"/>
            <w:shd w:val="clear" w:color="auto" w:fill="D9D9D9"/>
          </w:tcPr>
          <w:p w14:paraId="686CD245" w14:textId="49CD69E9" w:rsidR="00FB69B3" w:rsidRPr="00FB69B3" w:rsidRDefault="00FB69B3" w:rsidP="002E33F3">
            <w:pPr>
              <w:pStyle w:val="BodyText"/>
              <w:rPr>
                <w:rFonts w:ascii="Times New Roman" w:hAnsi="Times New Roman"/>
                <w:b/>
                <w:color w:val="auto"/>
              </w:rPr>
            </w:pPr>
            <w:r w:rsidRPr="00FB69B3">
              <w:rPr>
                <w:b/>
                <w:color w:val="auto"/>
              </w:rPr>
              <w:t>Format</w:t>
            </w:r>
          </w:p>
        </w:tc>
        <w:tc>
          <w:tcPr>
            <w:tcW w:w="788" w:type="dxa"/>
            <w:shd w:val="clear" w:color="auto" w:fill="D9D9D9"/>
          </w:tcPr>
          <w:p w14:paraId="31CB852C" w14:textId="01CB7252" w:rsidR="00FB69B3" w:rsidRPr="00FB69B3" w:rsidRDefault="00FB69B3" w:rsidP="002E33F3">
            <w:pPr>
              <w:pStyle w:val="BodyText"/>
              <w:rPr>
                <w:rFonts w:ascii="Times New Roman" w:hAnsi="Times New Roman"/>
                <w:b/>
                <w:color w:val="auto"/>
              </w:rPr>
            </w:pPr>
            <w:r w:rsidRPr="00FB69B3">
              <w:rPr>
                <w:b/>
                <w:color w:val="auto"/>
              </w:rPr>
              <w:t>Kardinalitet</w:t>
            </w:r>
          </w:p>
        </w:tc>
        <w:tc>
          <w:tcPr>
            <w:tcW w:w="1998" w:type="dxa"/>
            <w:shd w:val="clear" w:color="auto" w:fill="D9D9D9"/>
          </w:tcPr>
          <w:p w14:paraId="67C0B63C" w14:textId="4F8EB0AF" w:rsidR="00FB69B3" w:rsidRPr="00FB69B3" w:rsidRDefault="00FB69B3" w:rsidP="002E33F3">
            <w:pPr>
              <w:pStyle w:val="BodyText"/>
              <w:rPr>
                <w:rFonts w:ascii="Times New Roman" w:hAnsi="Times New Roman"/>
                <w:b/>
                <w:color w:val="auto"/>
              </w:rPr>
            </w:pPr>
            <w:r w:rsidRPr="00FB69B3">
              <w:rPr>
                <w:b/>
                <w:color w:val="auto"/>
              </w:rPr>
              <w:t xml:space="preserve">Kodverk/värde-mängd </w:t>
            </w:r>
            <w:r w:rsidRPr="00FB69B3">
              <w:rPr>
                <w:b/>
                <w:color w:val="auto"/>
              </w:rPr>
              <w:br/>
              <w:t>/ev begränsningar</w:t>
            </w:r>
          </w:p>
        </w:tc>
        <w:tc>
          <w:tcPr>
            <w:tcW w:w="1330" w:type="dxa"/>
            <w:shd w:val="clear" w:color="auto" w:fill="D9D9D9"/>
          </w:tcPr>
          <w:p w14:paraId="671C000D" w14:textId="639A50DE" w:rsidR="00FB69B3" w:rsidRPr="00FB69B3" w:rsidRDefault="00FB69B3" w:rsidP="002E33F3">
            <w:pPr>
              <w:pStyle w:val="BodyText"/>
              <w:rPr>
                <w:rFonts w:ascii="Times New Roman" w:hAnsi="Times New Roman"/>
                <w:b/>
                <w:color w:val="auto"/>
              </w:rPr>
            </w:pPr>
            <w:r w:rsidRPr="00FB69B3">
              <w:rPr>
                <w:b/>
                <w:color w:val="auto"/>
              </w:rPr>
              <w:t>Beslutsregler och kommentar</w:t>
            </w:r>
          </w:p>
        </w:tc>
      </w:tr>
      <w:tr w:rsidR="00137C8C" w:rsidRPr="00A303BB" w14:paraId="29440EBB" w14:textId="77777777" w:rsidTr="00137C8C">
        <w:tc>
          <w:tcPr>
            <w:tcW w:w="1540" w:type="dxa"/>
            <w:shd w:val="clear" w:color="auto" w:fill="auto"/>
          </w:tcPr>
          <w:p w14:paraId="42FA3FA8" w14:textId="77777777" w:rsidR="00137C8C" w:rsidRPr="00137C8C" w:rsidRDefault="00137C8C" w:rsidP="002E33F3">
            <w:pPr>
              <w:pStyle w:val="BodyText"/>
              <w:rPr>
                <w:rFonts w:ascii="Times New Roman" w:hAnsi="Times New Roman"/>
              </w:rPr>
            </w:pPr>
            <w:r w:rsidRPr="00137C8C">
              <w:rPr>
                <w:rFonts w:ascii="Times New Roman" w:hAnsi="Times New Roman"/>
              </w:rPr>
              <w:t>Registered ResidentIdent Identification</w:t>
            </w:r>
          </w:p>
        </w:tc>
        <w:tc>
          <w:tcPr>
            <w:tcW w:w="1262" w:type="dxa"/>
            <w:shd w:val="clear" w:color="auto" w:fill="auto"/>
          </w:tcPr>
          <w:p w14:paraId="1568EBF9" w14:textId="77777777" w:rsidR="00137C8C" w:rsidRPr="00137C8C" w:rsidRDefault="00137C8C" w:rsidP="002E33F3">
            <w:pPr>
              <w:pStyle w:val="BodyText"/>
              <w:rPr>
                <w:rFonts w:ascii="Times New Roman" w:hAnsi="Times New Roman"/>
              </w:rPr>
            </w:pPr>
            <w:r w:rsidRPr="00137C8C">
              <w:rPr>
                <w:rFonts w:ascii="Times New Roman" w:hAnsi="Times New Roman"/>
              </w:rPr>
              <w:t>Invånarens person-nummer</w:t>
            </w:r>
          </w:p>
        </w:tc>
        <w:tc>
          <w:tcPr>
            <w:tcW w:w="2444" w:type="dxa"/>
            <w:shd w:val="clear" w:color="auto" w:fill="auto"/>
          </w:tcPr>
          <w:p w14:paraId="75315E0F"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Person- eller samordningsnummer enligt skatteverkets </w:t>
            </w:r>
            <w:r w:rsidRPr="00137C8C">
              <w:rPr>
                <w:rFonts w:ascii="Times New Roman" w:hAnsi="Times New Roman"/>
              </w:rPr>
              <w:lastRenderedPageBreak/>
              <w:t xml:space="preserve">definition (12 tecken). </w:t>
            </w:r>
          </w:p>
        </w:tc>
        <w:tc>
          <w:tcPr>
            <w:tcW w:w="788" w:type="dxa"/>
            <w:shd w:val="clear" w:color="auto" w:fill="auto"/>
          </w:tcPr>
          <w:p w14:paraId="01F264E8"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1..1</w:t>
            </w:r>
          </w:p>
        </w:tc>
        <w:tc>
          <w:tcPr>
            <w:tcW w:w="1998" w:type="dxa"/>
            <w:shd w:val="clear" w:color="auto" w:fill="auto"/>
          </w:tcPr>
          <w:p w14:paraId="4B15CAB5" w14:textId="77777777" w:rsidR="00137C8C" w:rsidRPr="00137C8C" w:rsidRDefault="00137C8C" w:rsidP="002E33F3">
            <w:pPr>
              <w:pStyle w:val="BodyText"/>
              <w:rPr>
                <w:rFonts w:ascii="Times New Roman" w:hAnsi="Times New Roman"/>
              </w:rPr>
            </w:pPr>
          </w:p>
        </w:tc>
        <w:tc>
          <w:tcPr>
            <w:tcW w:w="1330" w:type="dxa"/>
            <w:shd w:val="clear" w:color="auto" w:fill="auto"/>
          </w:tcPr>
          <w:p w14:paraId="1E0E64F7"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B5B3324" w14:textId="77777777" w:rsidTr="00137C8C">
        <w:tc>
          <w:tcPr>
            <w:tcW w:w="1540" w:type="dxa"/>
            <w:shd w:val="clear" w:color="auto" w:fill="auto"/>
          </w:tcPr>
          <w:p w14:paraId="32F5DBD9"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Service domain*</w:t>
            </w:r>
          </w:p>
        </w:tc>
        <w:tc>
          <w:tcPr>
            <w:tcW w:w="1262" w:type="dxa"/>
            <w:shd w:val="clear" w:color="auto" w:fill="auto"/>
          </w:tcPr>
          <w:p w14:paraId="1CFFEB5A"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Den tjänstedomän som förekomsten avser. </w:t>
            </w:r>
          </w:p>
        </w:tc>
        <w:tc>
          <w:tcPr>
            <w:tcW w:w="2444" w:type="dxa"/>
            <w:shd w:val="clear" w:color="auto" w:fill="auto"/>
          </w:tcPr>
          <w:p w14:paraId="20F4952B"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URN på formen &lt;regelverk&gt;:&lt;huvuddomän&gt;:&lt;underdomän&gt;. </w:t>
            </w:r>
          </w:p>
        </w:tc>
        <w:tc>
          <w:tcPr>
            <w:tcW w:w="788" w:type="dxa"/>
            <w:shd w:val="clear" w:color="auto" w:fill="auto"/>
          </w:tcPr>
          <w:p w14:paraId="620B524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76189AC" w14:textId="77777777" w:rsidR="00137C8C" w:rsidRPr="00137C8C" w:rsidRDefault="00137C8C" w:rsidP="002E33F3">
            <w:pPr>
              <w:pStyle w:val="BodyText"/>
              <w:rPr>
                <w:rFonts w:ascii="Times New Roman" w:hAnsi="Times New Roman"/>
              </w:rPr>
            </w:pPr>
            <w:r w:rsidRPr="00137C8C">
              <w:rPr>
                <w:rFonts w:ascii="Times New Roman" w:hAnsi="Times New Roman"/>
              </w:rPr>
              <w:t>Värdet ska vara ”riv:clinicalprocess:healthcond:actoutcome”</w:t>
            </w:r>
          </w:p>
        </w:tc>
        <w:tc>
          <w:tcPr>
            <w:tcW w:w="1330" w:type="dxa"/>
            <w:shd w:val="clear" w:color="auto" w:fill="auto"/>
          </w:tcPr>
          <w:p w14:paraId="23EB77AF"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AA0049E" w14:textId="77777777" w:rsidTr="00137C8C">
        <w:tc>
          <w:tcPr>
            <w:tcW w:w="1540" w:type="dxa"/>
            <w:shd w:val="clear" w:color="auto" w:fill="auto"/>
          </w:tcPr>
          <w:p w14:paraId="14C5B942" w14:textId="77777777" w:rsidR="00137C8C" w:rsidRPr="00137C8C" w:rsidRDefault="00137C8C" w:rsidP="002E33F3">
            <w:pPr>
              <w:pStyle w:val="BodyText"/>
              <w:rPr>
                <w:rFonts w:ascii="Times New Roman" w:hAnsi="Times New Roman"/>
              </w:rPr>
            </w:pPr>
            <w:r w:rsidRPr="00137C8C">
              <w:rPr>
                <w:rFonts w:ascii="Times New Roman" w:hAnsi="Times New Roman"/>
              </w:rPr>
              <w:t>Categori-zation*</w:t>
            </w:r>
          </w:p>
        </w:tc>
        <w:tc>
          <w:tcPr>
            <w:tcW w:w="1262" w:type="dxa"/>
            <w:shd w:val="clear" w:color="auto" w:fill="auto"/>
          </w:tcPr>
          <w:p w14:paraId="0060CFE7"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Kategori-sering enligt kodverk som är specifikt för tjänste-domänen </w:t>
            </w:r>
          </w:p>
        </w:tc>
        <w:tc>
          <w:tcPr>
            <w:tcW w:w="2444" w:type="dxa"/>
            <w:shd w:val="clear" w:color="auto" w:fill="auto"/>
          </w:tcPr>
          <w:p w14:paraId="1D1489DE" w14:textId="77777777" w:rsidR="00137C8C" w:rsidRPr="00137C8C" w:rsidRDefault="00137C8C" w:rsidP="002E33F3">
            <w:pPr>
              <w:pStyle w:val="BodyText"/>
              <w:ind w:left="38"/>
              <w:rPr>
                <w:rFonts w:ascii="Times New Roman" w:hAnsi="Times New Roman"/>
              </w:rPr>
            </w:pPr>
            <w:r w:rsidRPr="00137C8C">
              <w:rPr>
                <w:rFonts w:ascii="Times New Roman" w:hAnsi="Times New Roman"/>
              </w:rPr>
              <w:t xml:space="preserve">Text bestående av bokstäver i ASCII. </w:t>
            </w:r>
          </w:p>
          <w:p w14:paraId="37F9BEED" w14:textId="77777777" w:rsidR="00137C8C" w:rsidRPr="00137C8C" w:rsidRDefault="00137C8C" w:rsidP="002E33F3">
            <w:pPr>
              <w:pStyle w:val="BodyText"/>
              <w:rPr>
                <w:rFonts w:ascii="Times New Roman" w:hAnsi="Times New Roman"/>
              </w:rPr>
            </w:pPr>
          </w:p>
        </w:tc>
        <w:tc>
          <w:tcPr>
            <w:tcW w:w="788" w:type="dxa"/>
            <w:shd w:val="clear" w:color="auto" w:fill="auto"/>
          </w:tcPr>
          <w:p w14:paraId="031E5195"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D2C7F8B" w14:textId="77777777" w:rsidR="00137C8C" w:rsidRPr="00137C8C" w:rsidRDefault="00137C8C" w:rsidP="002E33F3">
            <w:pPr>
              <w:pStyle w:val="BodyText"/>
              <w:rPr>
                <w:rFonts w:ascii="Times New Roman" w:hAnsi="Times New Roman"/>
              </w:rPr>
            </w:pPr>
            <w:r w:rsidRPr="00137C8C">
              <w:rPr>
                <w:rFonts w:ascii="Times New Roman" w:hAnsi="Times New Roman"/>
              </w:rPr>
              <w:t>Tjänstekontrakt genom vilket den information som indexposten avser kan hämtas. Anges med kortform enligt tabell nedan.</w:t>
            </w:r>
          </w:p>
        </w:tc>
        <w:tc>
          <w:tcPr>
            <w:tcW w:w="1330" w:type="dxa"/>
            <w:shd w:val="clear" w:color="auto" w:fill="auto"/>
          </w:tcPr>
          <w:p w14:paraId="6F25DD19"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5948C978" w14:textId="77777777" w:rsidTr="00137C8C">
        <w:tc>
          <w:tcPr>
            <w:tcW w:w="1540" w:type="dxa"/>
            <w:shd w:val="clear" w:color="auto" w:fill="auto"/>
          </w:tcPr>
          <w:p w14:paraId="07DDD0AF" w14:textId="77777777" w:rsidR="00137C8C" w:rsidRPr="00137C8C" w:rsidRDefault="00137C8C" w:rsidP="002E33F3">
            <w:pPr>
              <w:pStyle w:val="BodyText"/>
              <w:rPr>
                <w:rFonts w:ascii="Times New Roman" w:hAnsi="Times New Roman"/>
              </w:rPr>
            </w:pPr>
            <w:r w:rsidRPr="00137C8C">
              <w:rPr>
                <w:rFonts w:ascii="Times New Roman" w:hAnsi="Times New Roman"/>
              </w:rPr>
              <w:t>Logical address*</w:t>
            </w:r>
          </w:p>
        </w:tc>
        <w:tc>
          <w:tcPr>
            <w:tcW w:w="1262" w:type="dxa"/>
            <w:shd w:val="clear" w:color="auto" w:fill="auto"/>
          </w:tcPr>
          <w:p w14:paraId="639B6E4A" w14:textId="77777777" w:rsidR="00137C8C" w:rsidRPr="00137C8C" w:rsidRDefault="00137C8C" w:rsidP="002E33F3">
            <w:pPr>
              <w:pStyle w:val="BodyText"/>
              <w:rPr>
                <w:rFonts w:ascii="Times New Roman" w:hAnsi="Times New Roman"/>
              </w:rPr>
            </w:pPr>
            <w:r w:rsidRPr="00137C8C">
              <w:rPr>
                <w:rFonts w:ascii="Times New Roman" w:hAnsi="Times New Roman"/>
              </w:rPr>
              <w:t>Referens till informationskällan enligt tjänste-domänens definition</w:t>
            </w:r>
          </w:p>
        </w:tc>
        <w:tc>
          <w:tcPr>
            <w:tcW w:w="2444" w:type="dxa"/>
            <w:shd w:val="clear" w:color="auto" w:fill="auto"/>
          </w:tcPr>
          <w:p w14:paraId="5CE2E6DF" w14:textId="77777777" w:rsidR="00137C8C" w:rsidRPr="00137C8C" w:rsidRDefault="00137C8C" w:rsidP="002E33F3">
            <w:pPr>
              <w:pStyle w:val="BodyText"/>
              <w:rPr>
                <w:rFonts w:ascii="Times New Roman" w:hAnsi="Times New Roman"/>
              </w:rPr>
            </w:pPr>
            <w:r w:rsidRPr="00137C8C">
              <w:rPr>
                <w:rFonts w:ascii="Times New Roman" w:hAnsi="Times New Roman"/>
              </w:rPr>
              <w:t>Logisk adress enligt adresseringsmodell för den tjänstedomän som anges av fältet Service Domain.</w:t>
            </w:r>
          </w:p>
        </w:tc>
        <w:tc>
          <w:tcPr>
            <w:tcW w:w="788" w:type="dxa"/>
            <w:shd w:val="clear" w:color="auto" w:fill="auto"/>
          </w:tcPr>
          <w:p w14:paraId="07BFD8A0"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5E61CE8" w14:textId="77777777" w:rsidR="00137C8C" w:rsidRPr="00137C8C" w:rsidRDefault="00137C8C" w:rsidP="002E33F3">
            <w:pPr>
              <w:pStyle w:val="BodyText"/>
              <w:rPr>
                <w:rFonts w:ascii="Times New Roman" w:hAnsi="Times New Roman"/>
              </w:rPr>
            </w:pPr>
            <w:r w:rsidRPr="00137C8C">
              <w:rPr>
                <w:rFonts w:ascii="Times New Roman" w:hAnsi="Times New Roman"/>
              </w:rPr>
              <w:t>Samma värde som fältet Source System.</w:t>
            </w:r>
          </w:p>
        </w:tc>
        <w:tc>
          <w:tcPr>
            <w:tcW w:w="1330" w:type="dxa"/>
            <w:shd w:val="clear" w:color="auto" w:fill="auto"/>
          </w:tcPr>
          <w:p w14:paraId="47EFE59E"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715779B9" w14:textId="77777777" w:rsidTr="00137C8C">
        <w:tc>
          <w:tcPr>
            <w:tcW w:w="1540" w:type="dxa"/>
            <w:shd w:val="clear" w:color="auto" w:fill="auto"/>
          </w:tcPr>
          <w:p w14:paraId="5865F016" w14:textId="77777777" w:rsidR="00137C8C" w:rsidRPr="00137C8C" w:rsidRDefault="00137C8C" w:rsidP="002E33F3">
            <w:pPr>
              <w:pStyle w:val="BodyText"/>
              <w:rPr>
                <w:rFonts w:ascii="Times New Roman" w:hAnsi="Times New Roman"/>
              </w:rPr>
            </w:pPr>
            <w:r w:rsidRPr="00137C8C">
              <w:rPr>
                <w:rFonts w:ascii="Times New Roman" w:hAnsi="Times New Roman"/>
              </w:rPr>
              <w:t>Business object Instance Identifier*</w:t>
            </w:r>
          </w:p>
        </w:tc>
        <w:tc>
          <w:tcPr>
            <w:tcW w:w="1262" w:type="dxa"/>
            <w:shd w:val="clear" w:color="auto" w:fill="auto"/>
          </w:tcPr>
          <w:p w14:paraId="59B8609F" w14:textId="77777777" w:rsidR="00137C8C" w:rsidRPr="00137C8C" w:rsidRDefault="00137C8C" w:rsidP="002E33F3">
            <w:pPr>
              <w:pStyle w:val="BodyText"/>
              <w:rPr>
                <w:rFonts w:ascii="Times New Roman" w:hAnsi="Times New Roman"/>
              </w:rPr>
            </w:pPr>
            <w:r w:rsidRPr="00137C8C">
              <w:rPr>
                <w:rFonts w:ascii="Times New Roman" w:hAnsi="Times New Roman"/>
              </w:rPr>
              <w:t>Unik identifierare för händelse-bärande objekt</w:t>
            </w:r>
          </w:p>
        </w:tc>
        <w:tc>
          <w:tcPr>
            <w:tcW w:w="2444" w:type="dxa"/>
            <w:shd w:val="clear" w:color="auto" w:fill="auto"/>
          </w:tcPr>
          <w:p w14:paraId="115F8B6E" w14:textId="77777777" w:rsidR="00137C8C" w:rsidRPr="00137C8C" w:rsidRDefault="00137C8C" w:rsidP="002E33F3">
            <w:pPr>
              <w:pStyle w:val="BodyText"/>
              <w:rPr>
                <w:rFonts w:ascii="Times New Roman" w:hAnsi="Times New Roman"/>
              </w:rPr>
            </w:pPr>
            <w:r w:rsidRPr="00137C8C">
              <w:rPr>
                <w:rFonts w:ascii="Times New Roman" w:hAnsi="Times New Roman"/>
              </w:rPr>
              <w:t>Text</w:t>
            </w:r>
          </w:p>
        </w:tc>
        <w:tc>
          <w:tcPr>
            <w:tcW w:w="788" w:type="dxa"/>
            <w:shd w:val="clear" w:color="auto" w:fill="auto"/>
          </w:tcPr>
          <w:p w14:paraId="1974C25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F516DF6" w14:textId="77777777" w:rsidR="00137C8C" w:rsidRPr="00137C8C" w:rsidRDefault="00137C8C" w:rsidP="002E33F3">
            <w:pPr>
              <w:pStyle w:val="BodyText"/>
              <w:rPr>
                <w:rFonts w:ascii="Times New Roman" w:hAnsi="Times New Roman"/>
              </w:rPr>
            </w:pPr>
            <w:r w:rsidRPr="00137C8C">
              <w:rPr>
                <w:rFonts w:ascii="Times New Roman" w:hAnsi="Times New Roman"/>
              </w:rPr>
              <w:t>”NA” – dvs ej tillämpat för tjänstedomänen.</w:t>
            </w:r>
          </w:p>
        </w:tc>
        <w:tc>
          <w:tcPr>
            <w:tcW w:w="1330" w:type="dxa"/>
            <w:shd w:val="clear" w:color="auto" w:fill="auto"/>
          </w:tcPr>
          <w:p w14:paraId="61F439BA"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3956325A" w14:textId="77777777" w:rsidTr="00137C8C">
        <w:tc>
          <w:tcPr>
            <w:tcW w:w="1540" w:type="dxa"/>
            <w:shd w:val="clear" w:color="auto" w:fill="auto"/>
          </w:tcPr>
          <w:p w14:paraId="3642A8B7" w14:textId="5EAEC242" w:rsidR="00137C8C" w:rsidRPr="00137C8C" w:rsidRDefault="00137C8C" w:rsidP="002E33F3">
            <w:pPr>
              <w:pStyle w:val="BodyText"/>
              <w:rPr>
                <w:rFonts w:ascii="Times New Roman" w:hAnsi="Times New Roman"/>
              </w:rPr>
            </w:pPr>
            <w:r w:rsidRPr="00137C8C">
              <w:rPr>
                <w:rFonts w:ascii="Times New Roman" w:hAnsi="Times New Roman"/>
              </w:rPr>
              <w:t>Clinical process interest Id</w:t>
            </w:r>
          </w:p>
        </w:tc>
        <w:tc>
          <w:tcPr>
            <w:tcW w:w="1262" w:type="dxa"/>
            <w:shd w:val="clear" w:color="auto" w:fill="auto"/>
          </w:tcPr>
          <w:p w14:paraId="364F3F8F" w14:textId="715F47B3" w:rsidR="00137C8C" w:rsidRPr="00137C8C" w:rsidRDefault="00137C8C" w:rsidP="002E33F3">
            <w:pPr>
              <w:pStyle w:val="BodyText"/>
              <w:rPr>
                <w:rFonts w:ascii="Times New Roman" w:hAnsi="Times New Roman"/>
              </w:rPr>
            </w:pPr>
            <w:r w:rsidRPr="00137C8C">
              <w:rPr>
                <w:rFonts w:ascii="Times New Roman" w:hAnsi="Times New Roman"/>
              </w:rPr>
              <w:t>Hälsoärende-id</w:t>
            </w:r>
          </w:p>
        </w:tc>
        <w:tc>
          <w:tcPr>
            <w:tcW w:w="2444" w:type="dxa"/>
            <w:shd w:val="clear" w:color="auto" w:fill="auto"/>
          </w:tcPr>
          <w:p w14:paraId="19462AF1" w14:textId="6F4E832E" w:rsidR="00137C8C" w:rsidRPr="00137C8C" w:rsidRDefault="00137C8C" w:rsidP="002E33F3">
            <w:pPr>
              <w:pStyle w:val="BodyText"/>
              <w:rPr>
                <w:rFonts w:ascii="Times New Roman" w:hAnsi="Times New Roman"/>
              </w:rPr>
            </w:pPr>
            <w:r w:rsidRPr="00137C8C">
              <w:rPr>
                <w:rFonts w:ascii="Times New Roman" w:hAnsi="Times New Roman"/>
              </w:rPr>
              <w:t>GUID</w:t>
            </w:r>
          </w:p>
        </w:tc>
        <w:tc>
          <w:tcPr>
            <w:tcW w:w="788" w:type="dxa"/>
            <w:shd w:val="clear" w:color="auto" w:fill="auto"/>
          </w:tcPr>
          <w:p w14:paraId="33EA18CC" w14:textId="320B5DF1"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6C61B42" w14:textId="791FC57B" w:rsidR="00137C8C" w:rsidRPr="00137C8C" w:rsidRDefault="00137C8C" w:rsidP="002E33F3">
            <w:pPr>
              <w:pStyle w:val="BodyText"/>
              <w:rPr>
                <w:rFonts w:ascii="Times New Roman" w:hAnsi="Times New Roman"/>
              </w:rPr>
            </w:pPr>
            <w:r w:rsidRPr="00137C8C">
              <w:rPr>
                <w:rFonts w:ascii="Times New Roman" w:hAnsi="Times New Roman"/>
              </w:rPr>
              <w:t>”NA” (ännu ej tillämpat i tjänstedomänen)</w:t>
            </w:r>
          </w:p>
        </w:tc>
        <w:tc>
          <w:tcPr>
            <w:tcW w:w="1330" w:type="dxa"/>
            <w:shd w:val="clear" w:color="auto" w:fill="auto"/>
          </w:tcPr>
          <w:p w14:paraId="691081F3" w14:textId="52E80534"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12CF44B0" w14:textId="77777777" w:rsidTr="00137C8C">
        <w:tc>
          <w:tcPr>
            <w:tcW w:w="1540" w:type="dxa"/>
            <w:shd w:val="clear" w:color="auto" w:fill="auto"/>
          </w:tcPr>
          <w:p w14:paraId="52F1ADE0" w14:textId="348ABF06" w:rsidR="00137C8C" w:rsidRPr="00137C8C" w:rsidRDefault="00137C8C" w:rsidP="002E33F3">
            <w:pPr>
              <w:pStyle w:val="BodyText"/>
              <w:rPr>
                <w:rFonts w:ascii="Times New Roman" w:hAnsi="Times New Roman"/>
              </w:rPr>
            </w:pPr>
            <w:r w:rsidRPr="00137C8C">
              <w:rPr>
                <w:rFonts w:ascii="Times New Roman" w:hAnsi="Times New Roman"/>
              </w:rPr>
              <w:t>Most Recent Content*</w:t>
            </w:r>
          </w:p>
        </w:tc>
        <w:tc>
          <w:tcPr>
            <w:tcW w:w="1262" w:type="dxa"/>
            <w:shd w:val="clear" w:color="auto" w:fill="auto"/>
          </w:tcPr>
          <w:p w14:paraId="1CA84FAE" w14:textId="49CF0DAA" w:rsidR="00137C8C" w:rsidRPr="00137C8C" w:rsidRDefault="00137C8C" w:rsidP="002E33F3">
            <w:pPr>
              <w:pStyle w:val="BodyText"/>
              <w:rPr>
                <w:rFonts w:ascii="Times New Roman" w:hAnsi="Times New Roman"/>
              </w:rPr>
            </w:pPr>
            <w:r w:rsidRPr="00137C8C">
              <w:rPr>
                <w:rFonts w:ascii="Times New Roman" w:hAnsi="Times New Roman"/>
              </w:rPr>
              <w:t>Verksamhetsmässig tidpunkt för senaste informations-förekomsten i källan som indexeras av denna  indexpost</w:t>
            </w:r>
          </w:p>
        </w:tc>
        <w:tc>
          <w:tcPr>
            <w:tcW w:w="2444" w:type="dxa"/>
            <w:shd w:val="clear" w:color="auto" w:fill="auto"/>
          </w:tcPr>
          <w:p w14:paraId="00058FDF" w14:textId="274C0D59"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706D0054" w14:textId="2BA8D9F6"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0B277B4" w14:textId="07BE88EA" w:rsidR="00137C8C" w:rsidRPr="00137C8C" w:rsidRDefault="00137C8C" w:rsidP="002E33F3">
            <w:pPr>
              <w:pStyle w:val="BodyText"/>
              <w:rPr>
                <w:rFonts w:ascii="Times New Roman" w:hAnsi="Times New Roman"/>
              </w:rPr>
            </w:pPr>
            <w:r w:rsidRPr="00137C8C">
              <w:rPr>
                <w:rFonts w:ascii="Times New Roman" w:hAnsi="Times New Roman"/>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137C8C" w:rsidRDefault="00137C8C" w:rsidP="002E33F3">
            <w:pPr>
              <w:pStyle w:val="BodyText"/>
              <w:rPr>
                <w:rFonts w:ascii="Times New Roman" w:hAnsi="Times New Roman"/>
              </w:rPr>
            </w:pPr>
          </w:p>
        </w:tc>
      </w:tr>
      <w:tr w:rsidR="00137C8C" w:rsidRPr="00137C8C" w14:paraId="7284F136" w14:textId="77777777" w:rsidTr="00137C8C">
        <w:tc>
          <w:tcPr>
            <w:tcW w:w="1540" w:type="dxa"/>
            <w:shd w:val="clear" w:color="auto" w:fill="auto"/>
          </w:tcPr>
          <w:p w14:paraId="7126A56B" w14:textId="77777777" w:rsidR="00137C8C" w:rsidRPr="00137C8C" w:rsidRDefault="00137C8C" w:rsidP="002E33F3">
            <w:pPr>
              <w:pStyle w:val="BodyText"/>
              <w:ind w:left="5"/>
              <w:rPr>
                <w:rFonts w:ascii="Times New Roman" w:hAnsi="Times New Roman"/>
              </w:rPr>
            </w:pPr>
            <w:r w:rsidRPr="00137C8C">
              <w:rPr>
                <w:rFonts w:ascii="Times New Roman" w:hAnsi="Times New Roman"/>
              </w:rPr>
              <w:t>Creation</w:t>
            </w:r>
          </w:p>
          <w:p w14:paraId="7AA45022" w14:textId="72A4DD00" w:rsidR="00137C8C" w:rsidRPr="00137C8C" w:rsidRDefault="00137C8C" w:rsidP="002E33F3">
            <w:pPr>
              <w:pStyle w:val="BodyText"/>
              <w:rPr>
                <w:rFonts w:ascii="Times New Roman" w:hAnsi="Times New Roman"/>
              </w:rPr>
            </w:pPr>
            <w:r w:rsidRPr="00137C8C">
              <w:rPr>
                <w:rFonts w:ascii="Times New Roman" w:hAnsi="Times New Roman"/>
              </w:rPr>
              <w:t>Time</w:t>
            </w:r>
          </w:p>
        </w:tc>
        <w:tc>
          <w:tcPr>
            <w:tcW w:w="1262" w:type="dxa"/>
            <w:shd w:val="clear" w:color="auto" w:fill="auto"/>
          </w:tcPr>
          <w:p w14:paraId="0CA32AA8" w14:textId="39BF2ED4" w:rsidR="00137C8C" w:rsidRPr="00137C8C" w:rsidRDefault="00137C8C" w:rsidP="002E33F3">
            <w:pPr>
              <w:pStyle w:val="BodyText"/>
              <w:rPr>
                <w:rFonts w:ascii="Times New Roman" w:hAnsi="Times New Roman"/>
              </w:rPr>
            </w:pPr>
            <w:r w:rsidRPr="00137C8C">
              <w:rPr>
                <w:rFonts w:ascii="Times New Roman" w:hAnsi="Times New Roman"/>
              </w:rPr>
              <w:t>Tidpunkten då index-posten regi-strerades</w:t>
            </w:r>
          </w:p>
        </w:tc>
        <w:tc>
          <w:tcPr>
            <w:tcW w:w="2444" w:type="dxa"/>
            <w:shd w:val="clear" w:color="auto" w:fill="auto"/>
          </w:tcPr>
          <w:p w14:paraId="6AA81DB6" w14:textId="76744F28"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4E88AF2D" w14:textId="670DB10F"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CB525F0" w14:textId="134E6C49"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7C7D6B29" w14:textId="429CEC35" w:rsidR="00137C8C" w:rsidRPr="00137C8C" w:rsidRDefault="00137C8C" w:rsidP="002E33F3">
            <w:pPr>
              <w:pStyle w:val="BodyText"/>
              <w:rPr>
                <w:rFonts w:ascii="Times New Roman" w:hAnsi="Times New Roman"/>
              </w:rPr>
            </w:pPr>
            <w:r w:rsidRPr="00137C8C">
              <w:rPr>
                <w:rFonts w:ascii="Times New Roman" w:hAnsi="Times New Roman"/>
              </w:rPr>
              <w:t>Genereras automatiskt av kontraktets tjänste-producent</w:t>
            </w:r>
          </w:p>
        </w:tc>
      </w:tr>
      <w:tr w:rsidR="00137C8C" w:rsidRPr="00137C8C" w14:paraId="56FF3B09" w14:textId="77777777" w:rsidTr="00137C8C">
        <w:tc>
          <w:tcPr>
            <w:tcW w:w="1540" w:type="dxa"/>
            <w:shd w:val="clear" w:color="auto" w:fill="auto"/>
          </w:tcPr>
          <w:p w14:paraId="5B6958CA" w14:textId="18889FA3" w:rsidR="00137C8C" w:rsidRPr="00137C8C" w:rsidRDefault="00137C8C" w:rsidP="002E33F3">
            <w:pPr>
              <w:ind w:left="5"/>
              <w:rPr>
                <w:rFonts w:ascii="Times New Roman" w:hAnsi="Times New Roman"/>
              </w:rPr>
            </w:pPr>
            <w:r w:rsidRPr="00137C8C">
              <w:rPr>
                <w:rFonts w:ascii="Times New Roman" w:hAnsi="Times New Roman"/>
              </w:rPr>
              <w:lastRenderedPageBreak/>
              <w:t>Update Time</w:t>
            </w:r>
          </w:p>
        </w:tc>
        <w:tc>
          <w:tcPr>
            <w:tcW w:w="1262" w:type="dxa"/>
            <w:shd w:val="clear" w:color="auto" w:fill="auto"/>
          </w:tcPr>
          <w:p w14:paraId="73801CD7" w14:textId="4C61021C" w:rsidR="00137C8C" w:rsidRPr="00137C8C" w:rsidRDefault="00137C8C" w:rsidP="002E33F3">
            <w:pPr>
              <w:pStyle w:val="BodyText"/>
              <w:rPr>
                <w:rFonts w:ascii="Times New Roman" w:hAnsi="Times New Roman"/>
              </w:rPr>
            </w:pPr>
            <w:r w:rsidRPr="00137C8C">
              <w:rPr>
                <w:rFonts w:ascii="Times New Roman" w:hAnsi="Times New Roman"/>
              </w:rPr>
              <w:t>Tidpunkten då index-posten senast upp-daterades</w:t>
            </w:r>
          </w:p>
        </w:tc>
        <w:tc>
          <w:tcPr>
            <w:tcW w:w="2444" w:type="dxa"/>
            <w:shd w:val="clear" w:color="auto" w:fill="auto"/>
          </w:tcPr>
          <w:p w14:paraId="14DF4DAF" w14:textId="409ADA77"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55B3E380" w14:textId="0FBBEF76" w:rsidR="00137C8C" w:rsidRPr="00137C8C" w:rsidRDefault="00137C8C" w:rsidP="002E33F3">
            <w:pPr>
              <w:pStyle w:val="BodyText"/>
              <w:rPr>
                <w:rFonts w:ascii="Times New Roman" w:hAnsi="Times New Roman"/>
              </w:rPr>
            </w:pPr>
            <w:r w:rsidRPr="00137C8C">
              <w:rPr>
                <w:rFonts w:ascii="Times New Roman" w:hAnsi="Times New Roman"/>
              </w:rPr>
              <w:t>0..1</w:t>
            </w:r>
          </w:p>
        </w:tc>
        <w:tc>
          <w:tcPr>
            <w:tcW w:w="1998" w:type="dxa"/>
            <w:shd w:val="clear" w:color="auto" w:fill="auto"/>
          </w:tcPr>
          <w:p w14:paraId="712B96CA" w14:textId="37DE2862"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3044B5CD" w14:textId="60BFF903" w:rsidR="00137C8C" w:rsidRPr="00137C8C" w:rsidRDefault="00137C8C" w:rsidP="002E33F3">
            <w:pPr>
              <w:pStyle w:val="BodyText"/>
              <w:rPr>
                <w:rFonts w:ascii="Times New Roman" w:hAnsi="Times New Roman"/>
              </w:rPr>
            </w:pPr>
            <w:r w:rsidRPr="00137C8C">
              <w:rPr>
                <w:rFonts w:ascii="Times New Roman" w:hAnsi="Times New Roman"/>
              </w:rPr>
              <w:t>Upp-datering innebär ny post som matchar samtliga attribut som är del av en instans unikitet.</w:t>
            </w:r>
          </w:p>
        </w:tc>
      </w:tr>
      <w:tr w:rsidR="00137C8C" w:rsidRPr="00137C8C" w14:paraId="12986874" w14:textId="77777777" w:rsidTr="00137C8C">
        <w:tc>
          <w:tcPr>
            <w:tcW w:w="1540" w:type="dxa"/>
            <w:shd w:val="clear" w:color="auto" w:fill="auto"/>
          </w:tcPr>
          <w:p w14:paraId="4A9D45BE" w14:textId="7BEBF6CA" w:rsidR="00137C8C" w:rsidRPr="00137C8C" w:rsidRDefault="00137C8C" w:rsidP="002E33F3">
            <w:pPr>
              <w:ind w:left="5"/>
              <w:rPr>
                <w:rFonts w:ascii="Times New Roman" w:hAnsi="Times New Roman"/>
              </w:rPr>
            </w:pPr>
            <w:r w:rsidRPr="00137C8C">
              <w:rPr>
                <w:rFonts w:ascii="Times New Roman" w:hAnsi="Times New Roman"/>
              </w:rPr>
              <w:t>Source system</w:t>
            </w:r>
          </w:p>
        </w:tc>
        <w:tc>
          <w:tcPr>
            <w:tcW w:w="1262" w:type="dxa"/>
            <w:shd w:val="clear" w:color="auto" w:fill="auto"/>
          </w:tcPr>
          <w:p w14:paraId="0E897267" w14:textId="26679C9E" w:rsidR="00137C8C" w:rsidRPr="00137C8C" w:rsidRDefault="00137C8C" w:rsidP="002E33F3">
            <w:pPr>
              <w:pStyle w:val="BodyText"/>
              <w:rPr>
                <w:rFonts w:ascii="Times New Roman" w:hAnsi="Times New Roman"/>
              </w:rPr>
            </w:pPr>
            <w:r w:rsidRPr="00137C8C">
              <w:rPr>
                <w:rFonts w:ascii="Times New Roman" w:hAnsi="Times New Roman"/>
              </w:rPr>
              <w:t>Käll-systemet som genererade engage-mangs-posten via Update-tjänsten</w:t>
            </w:r>
          </w:p>
        </w:tc>
        <w:tc>
          <w:tcPr>
            <w:tcW w:w="2444" w:type="dxa"/>
            <w:shd w:val="clear" w:color="auto" w:fill="auto"/>
          </w:tcPr>
          <w:p w14:paraId="49F68DDE" w14:textId="6FF02F57" w:rsidR="00137C8C" w:rsidRPr="00137C8C" w:rsidRDefault="00137C8C" w:rsidP="002E33F3">
            <w:pPr>
              <w:pStyle w:val="BodyText"/>
              <w:rPr>
                <w:rFonts w:ascii="Times New Roman" w:hAnsi="Times New Roman"/>
              </w:rPr>
            </w:pPr>
            <w:r w:rsidRPr="00137C8C">
              <w:rPr>
                <w:rFonts w:ascii="Times New Roman" w:hAnsi="Times New Roman"/>
              </w:rPr>
              <w:t>Systemets HSA-id.  För system-adresserade tjänstedomäner motsvarar detta LogicalAddress vid anrop till tjänster i tjänstedomänen i fråga. Detta är inte anslutningspunktens HSA-id utan systemet som operativt hanterar informationen i verksamheten.</w:t>
            </w:r>
          </w:p>
        </w:tc>
        <w:tc>
          <w:tcPr>
            <w:tcW w:w="788" w:type="dxa"/>
            <w:shd w:val="clear" w:color="auto" w:fill="auto"/>
          </w:tcPr>
          <w:p w14:paraId="12AD5D2F" w14:textId="6C55038E"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1FDC9E41" w14:textId="14764E9B" w:rsidR="00137C8C" w:rsidRPr="00137C8C" w:rsidRDefault="00137C8C" w:rsidP="002E33F3">
            <w:pPr>
              <w:pStyle w:val="BodyText"/>
              <w:rPr>
                <w:rFonts w:ascii="Times New Roman" w:hAnsi="Times New Roman"/>
              </w:rPr>
            </w:pPr>
            <w:r w:rsidRPr="00137C8C">
              <w:rPr>
                <w:rFonts w:ascii="Times New Roman" w:hAnsi="Times New Roman"/>
              </w:rPr>
              <w:t>Systemadressering tillämpas. Detta värde används som LogicalAddress vid tjänsteanrop.</w:t>
            </w:r>
          </w:p>
        </w:tc>
        <w:tc>
          <w:tcPr>
            <w:tcW w:w="1330" w:type="dxa"/>
            <w:shd w:val="clear" w:color="auto" w:fill="auto"/>
          </w:tcPr>
          <w:p w14:paraId="6DAFF6B5" w14:textId="19B25911"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6F14CCC0" w14:textId="77777777" w:rsidTr="00137C8C">
        <w:tc>
          <w:tcPr>
            <w:tcW w:w="1540" w:type="dxa"/>
            <w:shd w:val="clear" w:color="auto" w:fill="auto"/>
          </w:tcPr>
          <w:p w14:paraId="536A709B" w14:textId="77777777" w:rsidR="00137C8C" w:rsidRPr="00137C8C" w:rsidRDefault="00137C8C" w:rsidP="002E33F3">
            <w:pPr>
              <w:pStyle w:val="BodyText"/>
              <w:rPr>
                <w:rFonts w:ascii="Times New Roman" w:hAnsi="Times New Roman"/>
              </w:rPr>
            </w:pPr>
            <w:r w:rsidRPr="00137C8C">
              <w:rPr>
                <w:rFonts w:ascii="Times New Roman" w:hAnsi="Times New Roman"/>
              </w:rPr>
              <w:t>Data Controller</w:t>
            </w:r>
          </w:p>
        </w:tc>
        <w:tc>
          <w:tcPr>
            <w:tcW w:w="1262" w:type="dxa"/>
            <w:shd w:val="clear" w:color="auto" w:fill="auto"/>
          </w:tcPr>
          <w:p w14:paraId="356EC067" w14:textId="77777777" w:rsidR="00137C8C" w:rsidRPr="00137C8C" w:rsidRDefault="00137C8C" w:rsidP="002E33F3">
            <w:pPr>
              <w:pStyle w:val="BodyText"/>
              <w:rPr>
                <w:rFonts w:ascii="Times New Roman" w:hAnsi="Times New Roman"/>
              </w:rPr>
            </w:pPr>
            <w:r w:rsidRPr="00137C8C">
              <w:rPr>
                <w:rFonts w:ascii="Times New Roman" w:hAnsi="Times New Roman"/>
              </w:rPr>
              <w:t>Personuppgitsansvarig organisation</w:t>
            </w:r>
          </w:p>
        </w:tc>
        <w:tc>
          <w:tcPr>
            <w:tcW w:w="2444" w:type="dxa"/>
            <w:shd w:val="clear" w:color="auto" w:fill="auto"/>
          </w:tcPr>
          <w:p w14:paraId="74D7FDF1" w14:textId="77777777" w:rsidR="00137C8C" w:rsidRPr="00137C8C" w:rsidRDefault="00137C8C" w:rsidP="002E33F3">
            <w:pPr>
              <w:pStyle w:val="BodyText"/>
              <w:rPr>
                <w:rFonts w:ascii="Times New Roman" w:hAnsi="Times New Roman"/>
              </w:rPr>
            </w:pPr>
            <w:r w:rsidRPr="00137C8C">
              <w:rPr>
                <w:rFonts w:ascii="Times New Roman" w:hAnsi="Times New Roman"/>
              </w:rPr>
              <w:t>Ett värde som i källsystemet med id SourceSystem unikt identifierar PU-ansvarig organisation.</w:t>
            </w:r>
          </w:p>
        </w:tc>
        <w:tc>
          <w:tcPr>
            <w:tcW w:w="788" w:type="dxa"/>
            <w:shd w:val="clear" w:color="auto" w:fill="auto"/>
          </w:tcPr>
          <w:p w14:paraId="1D35EE2E"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8FF1648" w14:textId="77777777" w:rsidR="00137C8C" w:rsidRPr="00137C8C" w:rsidRDefault="00137C8C" w:rsidP="002E33F3">
            <w:pPr>
              <w:pStyle w:val="BodyText"/>
              <w:rPr>
                <w:rFonts w:ascii="Times New Roman" w:hAnsi="Times New Roman"/>
              </w:rPr>
            </w:pPr>
            <w:r w:rsidRPr="00137C8C">
              <w:rPr>
                <w:rFonts w:ascii="Times New Roman" w:hAnsi="Times New Roman"/>
              </w:rPr>
              <w:t>”SE”&lt;organisationsnummer&gt;, (t ex: ”SE5565594230”), HSA-id, eller systemspecifik identitet.</w:t>
            </w:r>
          </w:p>
        </w:tc>
        <w:tc>
          <w:tcPr>
            <w:tcW w:w="1330" w:type="dxa"/>
            <w:shd w:val="clear" w:color="auto" w:fill="auto"/>
          </w:tcPr>
          <w:p w14:paraId="2D068B25"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bl>
    <w:p w14:paraId="16E45E1A" w14:textId="77777777" w:rsidR="007E47C0" w:rsidRPr="00137C8C" w:rsidRDefault="007E47C0" w:rsidP="007E47C0">
      <w:pPr>
        <w:rPr>
          <w:rFonts w:ascii="Times New Roman" w:hAnsi="Times New Roman"/>
          <w:color w:val="4F81BD" w:themeColor="accent1"/>
        </w:rPr>
      </w:pPr>
    </w:p>
    <w:p w14:paraId="4CBC4E17" w14:textId="77777777" w:rsidR="00137C8C" w:rsidRDefault="00137C8C" w:rsidP="00137C8C">
      <w:pPr>
        <w:pStyle w:val="BodyText"/>
      </w:pPr>
      <w:r>
        <w:t>Regler för tilldelning av värde i fältet Categorization i engagemangsposten:</w:t>
      </w:r>
    </w:p>
    <w:p w14:paraId="6F0CB992" w14:textId="77777777" w:rsidR="00137C8C" w:rsidRDefault="00137C8C" w:rsidP="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BC5B0B" w14:paraId="6C60F594" w14:textId="77777777" w:rsidTr="00E62163">
        <w:tc>
          <w:tcPr>
            <w:tcW w:w="4253" w:type="dxa"/>
            <w:shd w:val="clear" w:color="auto" w:fill="D9D9D9"/>
          </w:tcPr>
          <w:p w14:paraId="5638017C" w14:textId="77777777" w:rsidR="00137C8C" w:rsidRPr="00926B52" w:rsidRDefault="00137C8C" w:rsidP="002E33F3">
            <w:pPr>
              <w:rPr>
                <w:rFonts w:ascii="Times New Roman" w:hAnsi="Times New Roman"/>
                <w:b/>
              </w:rPr>
            </w:pPr>
            <w:r w:rsidRPr="00926B52">
              <w:rPr>
                <w:rFonts w:ascii="Times New Roman" w:hAnsi="Times New Roman"/>
                <w:b/>
              </w:rPr>
              <w:t>Infomängd enl. Tjänstekontrakt</w:t>
            </w:r>
          </w:p>
        </w:tc>
        <w:tc>
          <w:tcPr>
            <w:tcW w:w="5103" w:type="dxa"/>
            <w:shd w:val="clear" w:color="auto" w:fill="D9D9D9"/>
          </w:tcPr>
          <w:p w14:paraId="3D9DDE2B" w14:textId="77777777" w:rsidR="00137C8C" w:rsidRPr="00926B52" w:rsidRDefault="00137C8C" w:rsidP="002E33F3">
            <w:pPr>
              <w:rPr>
                <w:rFonts w:ascii="Times New Roman" w:hAnsi="Times New Roman"/>
                <w:b/>
              </w:rPr>
            </w:pPr>
            <w:r w:rsidRPr="00926B52">
              <w:rPr>
                <w:rFonts w:ascii="Times New Roman" w:hAnsi="Times New Roman"/>
                <w:b/>
              </w:rPr>
              <w:t>Värde på Categorization</w:t>
            </w:r>
          </w:p>
        </w:tc>
      </w:tr>
      <w:tr w:rsidR="00926B52" w:rsidRPr="00BC5B0B" w14:paraId="72603DED" w14:textId="77777777" w:rsidTr="00926B52">
        <w:tc>
          <w:tcPr>
            <w:tcW w:w="4253" w:type="dxa"/>
          </w:tcPr>
          <w:p w14:paraId="5EBA266D" w14:textId="77777777" w:rsidR="00137C8C" w:rsidRPr="00926B52" w:rsidRDefault="00137C8C" w:rsidP="002E33F3">
            <w:pPr>
              <w:rPr>
                <w:rFonts w:ascii="Times New Roman" w:hAnsi="Times New Roman"/>
              </w:rPr>
            </w:pPr>
            <w:r w:rsidRPr="00926B52">
              <w:rPr>
                <w:rFonts w:ascii="Times New Roman" w:hAnsi="Times New Roman"/>
              </w:rPr>
              <w:t>GetMaternityMedicalHistory</w:t>
            </w:r>
          </w:p>
        </w:tc>
        <w:tc>
          <w:tcPr>
            <w:tcW w:w="5103" w:type="dxa"/>
          </w:tcPr>
          <w:p w14:paraId="26610096"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utr-mtr</w:t>
            </w:r>
          </w:p>
        </w:tc>
      </w:tr>
      <w:tr w:rsidR="00926B52" w:rsidRPr="00BC5B0B" w14:paraId="77E17C93" w14:textId="77777777" w:rsidTr="00926B52">
        <w:tc>
          <w:tcPr>
            <w:tcW w:w="4253" w:type="dxa"/>
          </w:tcPr>
          <w:p w14:paraId="71349937" w14:textId="77777777" w:rsidR="00137C8C" w:rsidRPr="00926B52" w:rsidRDefault="00137C8C" w:rsidP="002E33F3">
            <w:pPr>
              <w:rPr>
                <w:rFonts w:ascii="Times New Roman" w:hAnsi="Times New Roman"/>
              </w:rPr>
            </w:pPr>
            <w:r w:rsidRPr="00926B52">
              <w:rPr>
                <w:rFonts w:ascii="Times New Roman" w:hAnsi="Times New Roman"/>
              </w:rPr>
              <w:t>GetReferralOutcome</w:t>
            </w:r>
          </w:p>
        </w:tc>
        <w:tc>
          <w:tcPr>
            <w:tcW w:w="5103" w:type="dxa"/>
          </w:tcPr>
          <w:p w14:paraId="09E6D762"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und-kon-ure</w:t>
            </w:r>
          </w:p>
        </w:tc>
      </w:tr>
      <w:tr w:rsidR="00926B52" w:rsidRPr="00BC5B0B" w14:paraId="3DA2496E" w14:textId="77777777" w:rsidTr="00926B52">
        <w:tc>
          <w:tcPr>
            <w:tcW w:w="4253" w:type="dxa"/>
          </w:tcPr>
          <w:p w14:paraId="20751987" w14:textId="77777777" w:rsidR="00137C8C" w:rsidRPr="00926B52" w:rsidRDefault="00137C8C" w:rsidP="002E33F3">
            <w:pPr>
              <w:rPr>
                <w:rFonts w:ascii="Times New Roman" w:hAnsi="Times New Roman"/>
              </w:rPr>
            </w:pPr>
            <w:r w:rsidRPr="00926B52">
              <w:rPr>
                <w:rFonts w:ascii="Times New Roman" w:hAnsi="Times New Roman"/>
              </w:rPr>
              <w:t>GetLaboratoryOrderOutcome</w:t>
            </w:r>
          </w:p>
          <w:p w14:paraId="476108EA" w14:textId="77777777" w:rsidR="00137C8C" w:rsidRPr="00926B52" w:rsidRDefault="00137C8C" w:rsidP="002E33F3">
            <w:pPr>
              <w:rPr>
                <w:rFonts w:ascii="Times New Roman" w:hAnsi="Times New Roman"/>
              </w:rPr>
            </w:pPr>
          </w:p>
        </w:tc>
        <w:tc>
          <w:tcPr>
            <w:tcW w:w="5103" w:type="dxa"/>
          </w:tcPr>
          <w:p w14:paraId="709FCDAD"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und-kkm-ure</w:t>
            </w:r>
          </w:p>
        </w:tc>
      </w:tr>
    </w:tbl>
    <w:p w14:paraId="51FACAAF" w14:textId="64F232E8" w:rsidR="007E47C0" w:rsidRPr="00E6232A" w:rsidRDefault="007E47C0" w:rsidP="00B212C7">
      <w:pPr>
        <w:pStyle w:val="Heading2"/>
        <w:numPr>
          <w:ilvl w:val="0"/>
          <w:numId w:val="0"/>
        </w:numPr>
        <w:rPr>
          <w:highlight w:val="yellow"/>
        </w:rPr>
      </w:pPr>
    </w:p>
    <w:p w14:paraId="7D892E8E" w14:textId="3B1939F6" w:rsidR="007E47C0" w:rsidRDefault="007E47C0" w:rsidP="007E47C0">
      <w:pPr>
        <w:pStyle w:val="Heading1"/>
      </w:pPr>
      <w:bookmarkStart w:id="430" w:name="_Toc224960921"/>
      <w:bookmarkStart w:id="431" w:name="_Toc357754852"/>
      <w:bookmarkStart w:id="432" w:name="_Toc256335966"/>
      <w:r>
        <w:t>Tjänstedomänens krav och regler</w:t>
      </w:r>
      <w:bookmarkEnd w:id="430"/>
      <w:bookmarkEnd w:id="431"/>
      <w:bookmarkEnd w:id="432"/>
    </w:p>
    <w:p w14:paraId="12CBEECE" w14:textId="77777777" w:rsidR="007E47C0" w:rsidRDefault="007E47C0" w:rsidP="007E47C0">
      <w:r>
        <w:t>Dessa gäller alla tjänstekontrakt i hela tjänstedomänen om inte undantag görs för specifika tjänstekontrakt senare i dokumentet.</w:t>
      </w:r>
    </w:p>
    <w:p w14:paraId="349519FF" w14:textId="77777777" w:rsidR="007E47C0" w:rsidRDefault="007E47C0" w:rsidP="007E47C0"/>
    <w:p w14:paraId="57131836" w14:textId="77777777" w:rsidR="007E47C0" w:rsidRDefault="007E47C0" w:rsidP="007E47C0">
      <w:pPr>
        <w:pStyle w:val="Heading2"/>
      </w:pPr>
      <w:bookmarkStart w:id="433" w:name="_Informationssäkerhet_och_juridik"/>
      <w:bookmarkStart w:id="434" w:name="_Toc357754853"/>
      <w:bookmarkStart w:id="435" w:name="_Toc256335967"/>
      <w:bookmarkEnd w:id="433"/>
      <w:r>
        <w:t>Informationssäkerhet och juridik</w:t>
      </w:r>
      <w:bookmarkEnd w:id="434"/>
      <w:bookmarkEnd w:id="435"/>
    </w:p>
    <w:p w14:paraId="293C5933" w14:textId="77777777" w:rsidR="00FB69B3" w:rsidRPr="00FB69B3" w:rsidRDefault="00FB69B3" w:rsidP="00FB69B3">
      <w:pPr>
        <w:pStyle w:val="Rubrik3b"/>
        <w:ind w:left="0" w:firstLine="0"/>
        <w:rPr>
          <w:rFonts w:ascii="Georgia" w:hAnsi="Georgia"/>
        </w:rPr>
      </w:pPr>
      <w:bookmarkStart w:id="436" w:name="_Toc219337771"/>
      <w:bookmarkStart w:id="437" w:name="_Toc227077995"/>
      <w:bookmarkStart w:id="438" w:name="_Toc245231399"/>
      <w:bookmarkStart w:id="439" w:name="_Toc256335968"/>
      <w:r w:rsidRPr="00FB69B3">
        <w:rPr>
          <w:rFonts w:ascii="Georgia" w:hAnsi="Georgia"/>
        </w:rPr>
        <w:t>Medarbetarens direktåtkomst</w:t>
      </w:r>
      <w:bookmarkEnd w:id="436"/>
      <w:bookmarkEnd w:id="437"/>
      <w:bookmarkEnd w:id="438"/>
      <w:bookmarkEnd w:id="439"/>
    </w:p>
    <w:p w14:paraId="0B36B10E" w14:textId="77777777" w:rsidR="00FB69B3" w:rsidRDefault="00FB69B3" w:rsidP="00FB69B3">
      <w:pPr>
        <w:pStyle w:val="Body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w:t>
      </w:r>
      <w:r>
        <w:lastRenderedPageBreak/>
        <w:t xml:space="preserve">regelverket för samtycke, vårdrelation och åtkomstloggning måste följas. Dessutom finns krav från datainspektionen om ytterligare teknisk åtkomstkontroll. </w:t>
      </w:r>
    </w:p>
    <w:p w14:paraId="4C330A0D" w14:textId="77777777" w:rsidR="00FB69B3" w:rsidRDefault="00FB69B3" w:rsidP="00FB69B3">
      <w:pPr>
        <w:pStyle w:val="BodyText"/>
        <w:ind w:right="119"/>
      </w:pPr>
    </w:p>
    <w:p w14:paraId="5D1575C1" w14:textId="77777777" w:rsidR="00FB69B3" w:rsidRDefault="00FB69B3" w:rsidP="00FB69B3">
      <w:pPr>
        <w:pStyle w:val="BodyText"/>
        <w:ind w:right="119"/>
      </w:pPr>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B534F92" w14:textId="77777777" w:rsidR="00FB69B3" w:rsidRDefault="00FB69B3" w:rsidP="00FB69B3">
      <w:pPr>
        <w:pStyle w:val="BodyText"/>
        <w:ind w:right="119"/>
      </w:pPr>
    </w:p>
    <w:p w14:paraId="66206170" w14:textId="77777777" w:rsidR="00FB69B3" w:rsidRDefault="00FB69B3" w:rsidP="00FB69B3">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0346F7E2" w14:textId="77777777" w:rsidR="00FB69B3" w:rsidRPr="00FB69B3" w:rsidRDefault="00FB69B3" w:rsidP="00FB69B3">
      <w:pPr>
        <w:pStyle w:val="Rubrik3b"/>
        <w:ind w:left="0" w:firstLine="0"/>
        <w:rPr>
          <w:rFonts w:ascii="Georgia" w:hAnsi="Georgia"/>
          <w:b/>
        </w:rPr>
      </w:pPr>
      <w:bookmarkStart w:id="440" w:name="_Toc219337772"/>
      <w:bookmarkStart w:id="441" w:name="_Toc227077996"/>
      <w:bookmarkStart w:id="442" w:name="_Toc229537043"/>
      <w:bookmarkStart w:id="443" w:name="_Toc245231400"/>
      <w:bookmarkStart w:id="444" w:name="_Toc256335969"/>
      <w:r w:rsidRPr="00FB69B3">
        <w:rPr>
          <w:rFonts w:ascii="Georgia" w:hAnsi="Georgia"/>
        </w:rPr>
        <w:t>Patientens direktåtkomst</w:t>
      </w:r>
      <w:bookmarkEnd w:id="440"/>
      <w:bookmarkEnd w:id="441"/>
      <w:bookmarkEnd w:id="442"/>
      <w:bookmarkEnd w:id="443"/>
      <w:bookmarkEnd w:id="444"/>
    </w:p>
    <w:p w14:paraId="54A045AF" w14:textId="77777777" w:rsidR="00FB69B3" w:rsidRPr="00EF4A67" w:rsidRDefault="00FB69B3" w:rsidP="00FB69B3">
      <w:pPr>
        <w:pStyle w:val="Body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39E2757" w14:textId="77777777" w:rsidR="00FB69B3" w:rsidRPr="00FB69B3" w:rsidRDefault="00FB69B3" w:rsidP="00FB69B3">
      <w:pPr>
        <w:pStyle w:val="Rubrik3b"/>
        <w:ind w:left="0" w:firstLine="0"/>
        <w:rPr>
          <w:rFonts w:ascii="Georgia" w:hAnsi="Georgia"/>
        </w:rPr>
      </w:pPr>
      <w:bookmarkStart w:id="445" w:name="_Toc219337773"/>
      <w:bookmarkStart w:id="446" w:name="_Toc227077997"/>
      <w:bookmarkStart w:id="447" w:name="_Toc245231401"/>
      <w:bookmarkStart w:id="448" w:name="_Toc256335970"/>
      <w:r w:rsidRPr="00FB69B3">
        <w:rPr>
          <w:rFonts w:ascii="Georgia" w:hAnsi="Georgia"/>
        </w:rPr>
        <w:t>Generellt</w:t>
      </w:r>
      <w:bookmarkEnd w:id="445"/>
      <w:bookmarkEnd w:id="446"/>
      <w:bookmarkEnd w:id="447"/>
      <w:bookmarkEnd w:id="448"/>
    </w:p>
    <w:p w14:paraId="0557FA25" w14:textId="77777777" w:rsidR="00FB69B3" w:rsidRDefault="00FB69B3" w:rsidP="00FB69B3">
      <w:pPr>
        <w:pStyle w:val="Body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449" w:name="_Toc256335971"/>
      <w:r>
        <w:t>Icke funktionella krav</w:t>
      </w:r>
      <w:bookmarkEnd w:id="449"/>
    </w:p>
    <w:p w14:paraId="53D56C55" w14:textId="77777777" w:rsidR="00073910" w:rsidRDefault="00073910" w:rsidP="00073910">
      <w:r w:rsidRPr="00E146AE">
        <w:t>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w:t>
      </w:r>
    </w:p>
    <w:p w14:paraId="6EC3425A" w14:textId="3DA9D99D" w:rsidR="00073910" w:rsidRDefault="00073910" w:rsidP="00073910">
      <w:r w:rsidRPr="00E146AE">
        <w:t xml:space="preserve"> </w:t>
      </w:r>
    </w:p>
    <w:p w14:paraId="505468A0" w14:textId="2F78B9A7" w:rsidR="007E47C0" w:rsidRPr="00122A00" w:rsidRDefault="007E47C0" w:rsidP="007E47C0">
      <w:pPr>
        <w:pStyle w:val="Heading3"/>
      </w:pPr>
      <w:bookmarkStart w:id="450" w:name="_Toc256335972"/>
      <w:r>
        <w:t>SLA krav</w:t>
      </w:r>
      <w:bookmarkEnd w:id="450"/>
    </w:p>
    <w:p w14:paraId="513E955F" w14:textId="77777777" w:rsidR="007E47C0" w:rsidRDefault="007E47C0" w:rsidP="007E47C0">
      <w:r>
        <w:t>Följande generella SLA-krav gäller för alla tjänsteproducenter som tillhandahåller tjänster. Dessa krav gäller där inget annat anges för ett specifikt tjänstekontrakt.</w:t>
      </w:r>
    </w:p>
    <w:p w14:paraId="68F52FC8" w14:textId="77777777" w:rsidR="007E47C0" w:rsidRPr="00434298" w:rsidRDefault="007E47C0" w:rsidP="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D957CA" w14:paraId="6496BCE7" w14:textId="77777777" w:rsidTr="00E62163">
        <w:tc>
          <w:tcPr>
            <w:tcW w:w="2268" w:type="dxa"/>
            <w:shd w:val="clear" w:color="auto" w:fill="D9D9D9"/>
          </w:tcPr>
          <w:p w14:paraId="2136F66E" w14:textId="77777777" w:rsidR="007E47C0" w:rsidRPr="00D957CA" w:rsidRDefault="007E47C0" w:rsidP="00514BAB">
            <w:pPr>
              <w:rPr>
                <w:b/>
              </w:rPr>
            </w:pPr>
            <w:r>
              <w:rPr>
                <w:b/>
              </w:rPr>
              <w:t>Kategori</w:t>
            </w:r>
          </w:p>
        </w:tc>
        <w:tc>
          <w:tcPr>
            <w:tcW w:w="4154" w:type="dxa"/>
            <w:shd w:val="clear" w:color="auto" w:fill="D9D9D9"/>
          </w:tcPr>
          <w:p w14:paraId="5498AD94" w14:textId="77777777" w:rsidR="007E47C0" w:rsidRPr="00D957CA" w:rsidRDefault="007E47C0" w:rsidP="00514BAB">
            <w:pPr>
              <w:rPr>
                <w:b/>
              </w:rPr>
            </w:pPr>
            <w:r>
              <w:rPr>
                <w:b/>
              </w:rPr>
              <w:t>Värde</w:t>
            </w:r>
          </w:p>
        </w:tc>
        <w:tc>
          <w:tcPr>
            <w:tcW w:w="3266" w:type="dxa"/>
            <w:shd w:val="clear" w:color="auto" w:fill="D9D9D9"/>
          </w:tcPr>
          <w:p w14:paraId="0047FBE2" w14:textId="77777777" w:rsidR="007E47C0" w:rsidRDefault="007E47C0" w:rsidP="00514BAB">
            <w:pPr>
              <w:rPr>
                <w:b/>
              </w:rPr>
            </w:pPr>
            <w:r>
              <w:rPr>
                <w:b/>
              </w:rPr>
              <w:t>Beskrivning</w:t>
            </w:r>
          </w:p>
        </w:tc>
      </w:tr>
      <w:tr w:rsidR="00E62163" w14:paraId="13694575" w14:textId="77777777" w:rsidTr="00514BAB">
        <w:tc>
          <w:tcPr>
            <w:tcW w:w="2268" w:type="dxa"/>
          </w:tcPr>
          <w:p w14:paraId="05D9E5C8" w14:textId="019728F7" w:rsidR="00E62163" w:rsidRPr="000B4BFF" w:rsidRDefault="00E62163" w:rsidP="00514BAB">
            <w:r w:rsidRPr="00BC5B0B">
              <w:t>Svarstid</w:t>
            </w:r>
          </w:p>
        </w:tc>
        <w:tc>
          <w:tcPr>
            <w:tcW w:w="4154" w:type="dxa"/>
          </w:tcPr>
          <w:p w14:paraId="1350CED3" w14:textId="0E259EB0" w:rsidR="00E62163" w:rsidRPr="007C7B21" w:rsidRDefault="00E62163" w:rsidP="00514BAB">
            <w:pPr>
              <w:rPr>
                <w:highlight w:val="yellow"/>
              </w:rPr>
            </w:pPr>
            <w:r>
              <w:t>Svarstiden för ett anrop får inte överstiga 15 sekunder.</w:t>
            </w:r>
          </w:p>
        </w:tc>
        <w:tc>
          <w:tcPr>
            <w:tcW w:w="3266" w:type="dxa"/>
          </w:tcPr>
          <w:p w14:paraId="1E1B2BBA" w14:textId="70EA1EC2" w:rsidR="00E62163" w:rsidRDefault="00E62163" w:rsidP="00514BAB">
            <w:r w:rsidRPr="00BC5B0B">
              <w:t>Svarstid</w:t>
            </w:r>
          </w:p>
        </w:tc>
      </w:tr>
      <w:tr w:rsidR="00E62163" w14:paraId="6892E310" w14:textId="77777777" w:rsidTr="00514BAB">
        <w:tc>
          <w:tcPr>
            <w:tcW w:w="2268" w:type="dxa"/>
          </w:tcPr>
          <w:p w14:paraId="489A4689" w14:textId="09E0A724" w:rsidR="00E62163" w:rsidRPr="000B4BFF" w:rsidRDefault="00E62163" w:rsidP="00514BAB">
            <w:r w:rsidRPr="00BC5B0B">
              <w:t>Tillgänglighet</w:t>
            </w:r>
          </w:p>
        </w:tc>
        <w:tc>
          <w:tcPr>
            <w:tcW w:w="4154" w:type="dxa"/>
          </w:tcPr>
          <w:p w14:paraId="6190D5FA" w14:textId="58D5AF05" w:rsidR="00E62163" w:rsidRPr="007C7B21" w:rsidRDefault="00E62163" w:rsidP="00514BAB">
            <w:pPr>
              <w:rPr>
                <w:highlight w:val="yellow"/>
              </w:rPr>
            </w:pPr>
            <w:r w:rsidRPr="00BC5B0B">
              <w:t>24x7, 99,5%</w:t>
            </w:r>
          </w:p>
        </w:tc>
        <w:tc>
          <w:tcPr>
            <w:tcW w:w="3266" w:type="dxa"/>
          </w:tcPr>
          <w:p w14:paraId="0C6DBA5B" w14:textId="60AAF2E8" w:rsidR="00E62163" w:rsidRDefault="00E62163" w:rsidP="00514BAB">
            <w:r w:rsidRPr="00BC5B0B">
              <w:t>Tillgänglighet</w:t>
            </w:r>
          </w:p>
        </w:tc>
      </w:tr>
      <w:tr w:rsidR="00E62163" w14:paraId="6595DB9B" w14:textId="77777777" w:rsidTr="00514BAB">
        <w:tc>
          <w:tcPr>
            <w:tcW w:w="2268" w:type="dxa"/>
          </w:tcPr>
          <w:p w14:paraId="661DCAE1" w14:textId="08F6817D" w:rsidR="00E62163" w:rsidRDefault="00E62163" w:rsidP="00514BAB">
            <w:r w:rsidRPr="00BC5B0B">
              <w:lastRenderedPageBreak/>
              <w:t>Last</w:t>
            </w:r>
          </w:p>
        </w:tc>
        <w:tc>
          <w:tcPr>
            <w:tcW w:w="4154" w:type="dxa"/>
          </w:tcPr>
          <w:p w14:paraId="1FFD136D" w14:textId="65F2726B" w:rsidR="00E62163" w:rsidRPr="007C7B21" w:rsidRDefault="00E62163" w:rsidP="00514BAB">
            <w:pPr>
              <w:rPr>
                <w:highlight w:val="yellow"/>
              </w:rPr>
            </w:pPr>
            <w:r>
              <w:t>Tjänsteproducenten ska kunna hantera minst dubbla mängden frågor per dygn i förhållande till antalet journaluppdatering per dygn.</w:t>
            </w:r>
          </w:p>
        </w:tc>
        <w:tc>
          <w:tcPr>
            <w:tcW w:w="3266" w:type="dxa"/>
          </w:tcPr>
          <w:p w14:paraId="4ADEEF79" w14:textId="1935A6FE" w:rsidR="00E62163" w:rsidRDefault="00E62163" w:rsidP="00514BAB">
            <w:r w:rsidRPr="00BC5B0B">
              <w:t>Last</w:t>
            </w:r>
          </w:p>
        </w:tc>
      </w:tr>
      <w:tr w:rsidR="00E62163" w14:paraId="22C61358" w14:textId="77777777" w:rsidTr="00514BAB">
        <w:tc>
          <w:tcPr>
            <w:tcW w:w="2268" w:type="dxa"/>
          </w:tcPr>
          <w:p w14:paraId="4116C3AB" w14:textId="59F08329" w:rsidR="00E62163" w:rsidRDefault="00E62163" w:rsidP="00514BAB">
            <w:r w:rsidRPr="00BC5B0B">
              <w:t>Aktualitet</w:t>
            </w:r>
          </w:p>
        </w:tc>
        <w:tc>
          <w:tcPr>
            <w:tcW w:w="4154" w:type="dxa"/>
          </w:tcPr>
          <w:p w14:paraId="31C0B765" w14:textId="77777777" w:rsidR="00E62163" w:rsidRDefault="00E62163" w:rsidP="002E33F3">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Default="00E62163" w:rsidP="002E33F3"/>
          <w:p w14:paraId="215D425A" w14:textId="7CCAE651" w:rsidR="00E62163" w:rsidRPr="007C7B21" w:rsidRDefault="00E62163" w:rsidP="00514BAB">
            <w:pPr>
              <w:rPr>
                <w:highlight w:val="yellow"/>
              </w:rPr>
            </w:pPr>
            <w:r>
              <w:t>Uppdatering av engagemangspost måste ske så att engagemangsposten refererar data som är omedelbart tillgängligt via tjänstekontraktet.</w:t>
            </w:r>
          </w:p>
        </w:tc>
        <w:tc>
          <w:tcPr>
            <w:tcW w:w="3266" w:type="dxa"/>
          </w:tcPr>
          <w:p w14:paraId="11C73843" w14:textId="3A5429A7" w:rsidR="00E62163" w:rsidRDefault="00E62163" w:rsidP="00514BAB">
            <w:r w:rsidRPr="00BC5B0B">
              <w:t>Aktualitet</w:t>
            </w:r>
          </w:p>
        </w:tc>
      </w:tr>
      <w:tr w:rsidR="00E62163" w14:paraId="16B77227" w14:textId="77777777" w:rsidTr="00514BAB">
        <w:tc>
          <w:tcPr>
            <w:tcW w:w="2268" w:type="dxa"/>
          </w:tcPr>
          <w:p w14:paraId="23E0E8DE" w14:textId="0CF49D80" w:rsidR="00E62163" w:rsidRPr="007C7B21" w:rsidRDefault="00E62163" w:rsidP="00514BAB">
            <w:pPr>
              <w:rPr>
                <w:highlight w:val="yellow"/>
              </w:rPr>
            </w:pPr>
            <w:r w:rsidRPr="00BC5B0B">
              <w:t>Robusthet</w:t>
            </w:r>
          </w:p>
        </w:tc>
        <w:tc>
          <w:tcPr>
            <w:tcW w:w="4154" w:type="dxa"/>
          </w:tcPr>
          <w:p w14:paraId="06525495" w14:textId="19E89631" w:rsidR="00E62163" w:rsidRDefault="00E62163" w:rsidP="00514BAB">
            <w:pPr>
              <w:tabs>
                <w:tab w:val="left" w:pos="2935"/>
              </w:tabs>
              <w:jc w:val="both"/>
              <w:rPr>
                <w:highlight w:val="yellow"/>
              </w:rPr>
            </w:pPr>
            <w:r>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Default="00E62163" w:rsidP="00514BAB">
            <w:r w:rsidRPr="00BC5B0B">
              <w:t>Robusthet</w:t>
            </w:r>
          </w:p>
        </w:tc>
      </w:tr>
      <w:tr w:rsidR="00E62163" w14:paraId="2FB6358A" w14:textId="77777777" w:rsidTr="00514BAB">
        <w:tc>
          <w:tcPr>
            <w:tcW w:w="2268" w:type="dxa"/>
          </w:tcPr>
          <w:p w14:paraId="16A30395" w14:textId="64125251" w:rsidR="00E62163" w:rsidRPr="007C7B21" w:rsidRDefault="00E62163" w:rsidP="00514BAB">
            <w:pPr>
              <w:rPr>
                <w:highlight w:val="yellow"/>
              </w:rPr>
            </w:pPr>
            <w:r w:rsidRPr="00BC5B0B">
              <w:t>Samtidighet</w:t>
            </w:r>
          </w:p>
        </w:tc>
        <w:tc>
          <w:tcPr>
            <w:tcW w:w="4154" w:type="dxa"/>
          </w:tcPr>
          <w:p w14:paraId="06CD3490" w14:textId="2DECCFBC" w:rsidR="00E62163" w:rsidRDefault="00E62163" w:rsidP="00514BAB">
            <w:pPr>
              <w:rPr>
                <w:highlight w:val="yellow"/>
              </w:rPr>
            </w:pPr>
            <w:r>
              <w:t>Tjänsteproducenten ska hantera minst 10 samtidiga frågor.</w:t>
            </w:r>
          </w:p>
        </w:tc>
        <w:tc>
          <w:tcPr>
            <w:tcW w:w="3266" w:type="dxa"/>
          </w:tcPr>
          <w:p w14:paraId="09662C17" w14:textId="65078508" w:rsidR="00E62163" w:rsidRDefault="00E62163" w:rsidP="00514BAB">
            <w:r w:rsidRPr="00BC5B0B">
              <w:t>Samtidighet</w:t>
            </w:r>
          </w:p>
        </w:tc>
      </w:tr>
    </w:tbl>
    <w:p w14:paraId="7C30B809" w14:textId="77777777" w:rsidR="007E47C0" w:rsidRDefault="007E47C0" w:rsidP="00424B6F">
      <w:pPr>
        <w:pStyle w:val="BodyText"/>
      </w:pPr>
    </w:p>
    <w:p w14:paraId="7411275B" w14:textId="77777777" w:rsidR="00265F33" w:rsidRDefault="00265F33" w:rsidP="00C54F68">
      <w:pPr>
        <w:pStyle w:val="Heading3"/>
      </w:pPr>
      <w:bookmarkStart w:id="451" w:name="_Toc256335973"/>
      <w:r>
        <w:t>Övriga krav</w:t>
      </w:r>
      <w:bookmarkEnd w:id="451"/>
    </w:p>
    <w:p w14:paraId="39856B5F" w14:textId="6D8B8D63" w:rsidR="004C7A30" w:rsidRPr="009205CF" w:rsidRDefault="004C7A30" w:rsidP="004C7A30">
      <w:pPr>
        <w:rPr>
          <w:sz w:val="24"/>
          <w:szCs w:val="24"/>
        </w:rPr>
      </w:pPr>
      <w:r w:rsidRPr="009205CF">
        <w:rPr>
          <w:sz w:val="24"/>
          <w:szCs w:val="24"/>
        </w:rPr>
        <w:t>4.2.3 Gemensamma konsumentregler</w:t>
      </w:r>
    </w:p>
    <w:p w14:paraId="4E74E611" w14:textId="77777777" w:rsidR="004C7A30" w:rsidRDefault="004C7A30" w:rsidP="004C7A30">
      <w:pPr>
        <w:ind w:right="119"/>
      </w:pPr>
      <w:r>
        <w:t>R1: Filtrera enligt flagga ”patientAccessAllowed”</w:t>
      </w:r>
    </w:p>
    <w:p w14:paraId="75AAE9BF" w14:textId="77777777" w:rsidR="004C7A30" w:rsidRDefault="004C7A30" w:rsidP="004C7A30">
      <w:pPr>
        <w:ind w:right="119"/>
      </w:pPr>
      <w:r>
        <w:t>R2: Tillämpa regelverk enl. PDL</w:t>
      </w:r>
    </w:p>
    <w:p w14:paraId="20746936" w14:textId="77777777" w:rsidR="004C7A30" w:rsidRDefault="004C7A30" w:rsidP="004C7A30">
      <w:pPr>
        <w:rPr>
          <w:b/>
        </w:rPr>
      </w:pPr>
    </w:p>
    <w:p w14:paraId="38D640D8" w14:textId="1DBBF76B" w:rsidR="004C7A30" w:rsidRPr="009205CF" w:rsidRDefault="004C7A30" w:rsidP="004C7A30">
      <w:pPr>
        <w:rPr>
          <w:sz w:val="24"/>
          <w:szCs w:val="24"/>
        </w:rPr>
      </w:pPr>
      <w:r w:rsidRPr="009205CF">
        <w:rPr>
          <w:sz w:val="24"/>
          <w:szCs w:val="24"/>
        </w:rPr>
        <w:t>4.2.4 Gemensamma producentregler</w:t>
      </w:r>
    </w:p>
    <w:p w14:paraId="0E826D12" w14:textId="77777777" w:rsidR="004C7A30" w:rsidRDefault="004C7A30" w:rsidP="004C7A30">
      <w:pPr>
        <w:ind w:right="119"/>
      </w:pPr>
      <w:r>
        <w:t>R3: Filtrera enligt RIVTA-headern LogicalAddress. Svarsmeddelandet får endast innehålla information som skapats i det källsystem som anges av frågemeddelandets LogicalAddress.</w:t>
      </w:r>
    </w:p>
    <w:p w14:paraId="6544EE3C" w14:textId="77777777" w:rsidR="004C7A30" w:rsidRDefault="004C7A30" w:rsidP="004C7A30">
      <w:pPr>
        <w:rPr>
          <w:b/>
        </w:rPr>
      </w:pPr>
    </w:p>
    <w:p w14:paraId="3C9F13C5" w14:textId="4F0F7F70" w:rsidR="004C7A30" w:rsidRPr="009205CF" w:rsidRDefault="004C7A30" w:rsidP="004C7A30">
      <w:pPr>
        <w:rPr>
          <w:sz w:val="24"/>
          <w:szCs w:val="24"/>
        </w:rPr>
      </w:pPr>
      <w:r w:rsidRPr="009205CF">
        <w:rPr>
          <w:sz w:val="24"/>
          <w:szCs w:val="24"/>
        </w:rPr>
        <w:t>4.2.5 Format för datum och tidpunkter</w:t>
      </w:r>
    </w:p>
    <w:p w14:paraId="3DC64A4D" w14:textId="77777777" w:rsidR="004C7A30" w:rsidRPr="00BC5B0B" w:rsidRDefault="004C7A30" w:rsidP="004C7A30">
      <w:pPr>
        <w:ind w:right="119"/>
      </w:pPr>
      <w:r w:rsidRPr="00BC5B0B">
        <w:t>Datum anges alltid på formatet ”ÅÅÅÅMMDD”, vilket motsvara</w:t>
      </w:r>
      <w:r>
        <w:t>r</w:t>
      </w:r>
      <w:r w:rsidRPr="00BC5B0B">
        <w:t xml:space="preserve"> ISO 8824-kompatibla </w:t>
      </w:r>
      <w:r>
        <w:t>formatbeskrivningen ”YYYYMMDD”.</w:t>
      </w:r>
    </w:p>
    <w:p w14:paraId="7B1D4EBA" w14:textId="77777777" w:rsidR="004C7A30" w:rsidRDefault="004C7A30" w:rsidP="004C7A30">
      <w:pPr>
        <w:ind w:right="119"/>
      </w:pPr>
      <w:r w:rsidRPr="00BC5B0B">
        <w:t>Tidpunkter anges alltid på formatet ”ÅÅÅÅMMDDttmmss”, vilket motsvara</w:t>
      </w:r>
      <w:r>
        <w:t>r</w:t>
      </w:r>
      <w:r w:rsidRPr="00BC5B0B">
        <w:t xml:space="preserve"> den ISO 8824-kompatibla format</w:t>
      </w:r>
      <w:r>
        <w:t>beskrivningen ”YYYYMMDDhh</w:t>
      </w:r>
      <w:r w:rsidRPr="00BC5B0B">
        <w:t>mmss”.</w:t>
      </w:r>
    </w:p>
    <w:p w14:paraId="2231A2F2" w14:textId="77777777" w:rsidR="004C7A30" w:rsidRDefault="004C7A30" w:rsidP="004C7A30">
      <w:pPr>
        <w:rPr>
          <w:b/>
        </w:rPr>
      </w:pPr>
    </w:p>
    <w:p w14:paraId="2E621ED9" w14:textId="2098D50A" w:rsidR="004C7A30" w:rsidRPr="009205CF" w:rsidRDefault="004C7A30" w:rsidP="004C7A30">
      <w:pPr>
        <w:rPr>
          <w:sz w:val="24"/>
          <w:szCs w:val="24"/>
        </w:rPr>
      </w:pPr>
      <w:r w:rsidRPr="009205CF">
        <w:rPr>
          <w:sz w:val="24"/>
          <w:szCs w:val="24"/>
        </w:rPr>
        <w:t>4.2.6 Tidszon för tidpunkter</w:t>
      </w:r>
    </w:p>
    <w:p w14:paraId="05462641" w14:textId="77777777" w:rsidR="004C7A30" w:rsidRDefault="004C7A30" w:rsidP="004C7A30">
      <w:pPr>
        <w:ind w:right="119"/>
      </w:pPr>
      <w:r w:rsidRPr="00BC5B0B">
        <w:lastRenderedPageBreak/>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32FD4679" w14:textId="77777777" w:rsidR="004C7A30" w:rsidRPr="004C7A30" w:rsidRDefault="004C7A30" w:rsidP="004C7A30"/>
    <w:p w14:paraId="6EDD47DF" w14:textId="77777777" w:rsidR="007C5E55" w:rsidRPr="007C5E55" w:rsidRDefault="007C5E55" w:rsidP="007C5E55"/>
    <w:p w14:paraId="692C74D9" w14:textId="77777777" w:rsidR="007C5E55" w:rsidRDefault="007C5E55" w:rsidP="007C5E55">
      <w:pPr>
        <w:pStyle w:val="Heading2"/>
      </w:pPr>
      <w:bookmarkStart w:id="452" w:name="_Toc357754854"/>
      <w:bookmarkStart w:id="453" w:name="_Toc224960922"/>
      <w:bookmarkStart w:id="454" w:name="_Toc357754855"/>
      <w:bookmarkStart w:id="455" w:name="_Toc256335974"/>
      <w:bookmarkEnd w:id="324"/>
      <w:bookmarkEnd w:id="325"/>
      <w:bookmarkEnd w:id="326"/>
      <w:r>
        <w:t>Felhantering</w:t>
      </w:r>
      <w:bookmarkEnd w:id="452"/>
      <w:bookmarkEnd w:id="455"/>
    </w:p>
    <w:p w14:paraId="53FA685A" w14:textId="77777777" w:rsidR="008C41FF" w:rsidRDefault="008C41FF" w:rsidP="008C41FF">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2A097C2C" w14:textId="77777777" w:rsidR="007C5E55" w:rsidRDefault="007C5E55" w:rsidP="007C5E55">
      <w:pPr>
        <w:pStyle w:val="Heading3"/>
      </w:pPr>
      <w:bookmarkStart w:id="456" w:name="_Toc256335975"/>
      <w:r>
        <w:t>Krav på en tjänsteproducent</w:t>
      </w:r>
      <w:bookmarkEnd w:id="456"/>
    </w:p>
    <w:p w14:paraId="48ED7355" w14:textId="77777777" w:rsidR="007C5E55" w:rsidRDefault="007C5E55" w:rsidP="007C5E55">
      <w:pPr>
        <w:pStyle w:val="Heading4"/>
      </w:pPr>
      <w:r>
        <w:t xml:space="preserve">Logiska fel </w:t>
      </w:r>
    </w:p>
    <w:p w14:paraId="2E7F80F0" w14:textId="6CAA183F" w:rsidR="007F22B3" w:rsidRDefault="00E3060F" w:rsidP="007F22B3">
      <w:r>
        <w:t>Inga krav på producent.</w:t>
      </w:r>
    </w:p>
    <w:p w14:paraId="6C824230" w14:textId="77777777" w:rsidR="007F22B3" w:rsidRDefault="007F22B3" w:rsidP="007F22B3">
      <w:pPr>
        <w:pStyle w:val="Heading4"/>
        <w:numPr>
          <w:ilvl w:val="0"/>
          <w:numId w:val="0"/>
        </w:numPr>
        <w:ind w:left="864"/>
      </w:pPr>
    </w:p>
    <w:p w14:paraId="1F1C35DA" w14:textId="77777777" w:rsidR="007C5E55" w:rsidRDefault="007C5E55" w:rsidP="007C5E55">
      <w:pPr>
        <w:pStyle w:val="Heading4"/>
      </w:pPr>
      <w:r>
        <w:t>Tekniska fel</w:t>
      </w:r>
    </w:p>
    <w:p w14:paraId="1164894E" w14:textId="77777777" w:rsidR="00B0697D" w:rsidRPr="00F94286" w:rsidRDefault="00B0697D" w:rsidP="00B0697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58F43A6B" w14:textId="77777777" w:rsidR="00B0697D" w:rsidRDefault="00B0697D" w:rsidP="00B0697D">
      <w:pPr>
        <w:pStyle w:val="Heading3"/>
        <w:numPr>
          <w:ilvl w:val="0"/>
          <w:numId w:val="0"/>
        </w:numPr>
        <w:ind w:left="720"/>
      </w:pPr>
    </w:p>
    <w:p w14:paraId="03C2254E" w14:textId="77777777" w:rsidR="007C5E55" w:rsidRPr="00E131FD" w:rsidRDefault="007C5E55" w:rsidP="007C5E55">
      <w:pPr>
        <w:pStyle w:val="Heading3"/>
      </w:pPr>
      <w:bookmarkStart w:id="457" w:name="_Toc256335976"/>
      <w:r>
        <w:t>Krav på en tjänstekonsument</w:t>
      </w:r>
      <w:bookmarkEnd w:id="457"/>
    </w:p>
    <w:p w14:paraId="4A1DCE71" w14:textId="77777777" w:rsidR="007C5E55" w:rsidRDefault="007C5E55" w:rsidP="007C5E55">
      <w:pPr>
        <w:pStyle w:val="Heading4"/>
      </w:pPr>
      <w:r>
        <w:t xml:space="preserve">Logiska fel </w:t>
      </w:r>
    </w:p>
    <w:p w14:paraId="6C43FA8A" w14:textId="10683564" w:rsidR="00E875F8" w:rsidRDefault="00E3060F" w:rsidP="00E875F8">
      <w:r>
        <w:t>Inga krav på konsument.</w:t>
      </w:r>
    </w:p>
    <w:p w14:paraId="06EF6344" w14:textId="77777777" w:rsidR="00E875F8" w:rsidRDefault="00E875F8" w:rsidP="00E875F8">
      <w:pPr>
        <w:pStyle w:val="Heading4"/>
        <w:numPr>
          <w:ilvl w:val="0"/>
          <w:numId w:val="0"/>
        </w:numPr>
        <w:ind w:left="864"/>
      </w:pPr>
    </w:p>
    <w:p w14:paraId="472D0B7B" w14:textId="77777777" w:rsidR="007C5E55" w:rsidRDefault="007C5E55" w:rsidP="007C5E55">
      <w:pPr>
        <w:pStyle w:val="Heading4"/>
      </w:pPr>
      <w:r>
        <w:t>Tekniska fel</w:t>
      </w:r>
    </w:p>
    <w:p w14:paraId="261E426E" w14:textId="5FD44FBD" w:rsidR="007C5E55" w:rsidRDefault="008C41FF" w:rsidP="00F94286">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704DD8A6" w14:textId="77777777" w:rsidR="008957E8" w:rsidRDefault="008957E8" w:rsidP="00F94286">
      <w:pPr>
        <w:pStyle w:val="BodyText"/>
        <w:ind w:right="119"/>
      </w:pPr>
    </w:p>
    <w:p w14:paraId="00665E9D" w14:textId="11DC2054" w:rsidR="008957E8" w:rsidRPr="00836205" w:rsidRDefault="00836205" w:rsidP="008957E8">
      <w:pPr>
        <w:rPr>
          <w:sz w:val="30"/>
          <w:szCs w:val="30"/>
        </w:rPr>
      </w:pPr>
      <w:bookmarkStart w:id="458" w:name="_Toc379448260"/>
      <w:r>
        <w:rPr>
          <w:sz w:val="30"/>
          <w:szCs w:val="30"/>
        </w:rPr>
        <w:t>5</w:t>
      </w:r>
      <w:r w:rsidR="008957E8" w:rsidRPr="00836205">
        <w:rPr>
          <w:sz w:val="30"/>
          <w:szCs w:val="30"/>
        </w:rPr>
        <w:t xml:space="preserve"> Gemensamma informationskomponenter</w:t>
      </w:r>
      <w:bookmarkEnd w:id="458"/>
    </w:p>
    <w:p w14:paraId="724862FB" w14:textId="3646695E" w:rsidR="008957E8" w:rsidRDefault="008957E8" w:rsidP="008957E8">
      <w:pPr>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836205">
          <w:rPr>
            <w:rStyle w:val="Hyperlink"/>
          </w:rPr>
          <w:t>Informationssäkerhet och juridik</w:t>
        </w:r>
      </w:hyperlink>
      <w:r>
        <w:t>” ovan.</w:t>
      </w:r>
    </w:p>
    <w:p w14:paraId="382A5BD2" w14:textId="239D7A7A" w:rsidR="008957E8" w:rsidRDefault="008957E8" w:rsidP="008957E8">
      <w:pPr>
        <w:tabs>
          <w:tab w:val="left" w:pos="567"/>
        </w:tabs>
        <w:spacing w:before="120"/>
        <w:ind w:right="838"/>
      </w:pPr>
      <w:r>
        <w:t>De gemensamma typerna bes</w:t>
      </w:r>
      <w:r w:rsidR="00DB6CA6">
        <w:t>krivs i bilaga/bilagor med namn</w:t>
      </w:r>
      <w:r>
        <w:t xml:space="preserve"> ”B</w:t>
      </w:r>
      <w:r w:rsidR="00D622F8">
        <w:t>ilaga_Gemensamma_typer_1</w:t>
      </w:r>
      <w:r>
        <w:t>.pdf”</w:t>
      </w:r>
    </w:p>
    <w:p w14:paraId="511FB216" w14:textId="77777777" w:rsidR="007E47C0" w:rsidRDefault="007E47C0" w:rsidP="007E47C0">
      <w:pPr>
        <w:pStyle w:val="Heading1"/>
      </w:pPr>
      <w:bookmarkStart w:id="459" w:name="_Toc256335977"/>
      <w:r>
        <w:lastRenderedPageBreak/>
        <w:t xml:space="preserve">Tjänstedomänens </w:t>
      </w:r>
      <w:bookmarkEnd w:id="453"/>
      <w:r>
        <w:t>meddelandemodeller</w:t>
      </w:r>
      <w:bookmarkEnd w:id="454"/>
      <w:bookmarkEnd w:id="459"/>
    </w:p>
    <w:p w14:paraId="47FFE2B7" w14:textId="77777777" w:rsidR="007E47C0" w:rsidRDefault="007E47C0" w:rsidP="007E47C0">
      <w:bookmarkStart w:id="460" w:name="_Toc224960923"/>
      <w:r>
        <w:t>Här beskrivs de meddelandemodeller som tjänstekontrakten bygger på. För varje meddelandemodell beskrivs hur mappning ser ut delvis mot V-TIM, här version 2.2 samt mot schema (XSD) för tjänstekontrakt.</w:t>
      </w:r>
    </w:p>
    <w:p w14:paraId="3EA94F76" w14:textId="77777777" w:rsidR="007E47C0" w:rsidRDefault="007E47C0" w:rsidP="007E47C0">
      <w:pPr>
        <w:pStyle w:val="Heading2"/>
      </w:pPr>
      <w:bookmarkStart w:id="461" w:name="_Toc357754856"/>
      <w:bookmarkStart w:id="462" w:name="_Toc256335978"/>
      <w:r>
        <w:t>V-MIM</w:t>
      </w:r>
      <w:bookmarkEnd w:id="461"/>
      <w:bookmarkEnd w:id="462"/>
      <w:r>
        <w:t xml:space="preserve"> </w:t>
      </w:r>
    </w:p>
    <w:p w14:paraId="005A3890" w14:textId="40ADF66B" w:rsidR="007E47C0" w:rsidRPr="0093401A" w:rsidRDefault="0093401A" w:rsidP="0093401A">
      <w:pPr>
        <w:pStyle w:val="Heading3"/>
        <w:numPr>
          <w:ilvl w:val="0"/>
          <w:numId w:val="0"/>
        </w:numPr>
        <w:ind w:left="720" w:hanging="720"/>
        <w:rPr>
          <w:sz w:val="20"/>
          <w:szCs w:val="20"/>
        </w:rPr>
      </w:pPr>
      <w:bookmarkStart w:id="463" w:name="_Toc256335979"/>
      <w:r w:rsidRPr="0093401A">
        <w:rPr>
          <w:sz w:val="20"/>
          <w:szCs w:val="20"/>
        </w:rPr>
        <w:t>5.1.1 GetReferallOutcome</w:t>
      </w:r>
      <w:bookmarkEnd w:id="463"/>
    </w:p>
    <w:p w14:paraId="6CD32E5A" w14:textId="77777777" w:rsidR="0093401A" w:rsidRDefault="0093401A" w:rsidP="0093401A">
      <w:pPr>
        <w:spacing w:line="239" w:lineRule="auto"/>
        <w:ind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36D7CD6C" w14:textId="77777777" w:rsidR="0093401A" w:rsidRDefault="0093401A" w:rsidP="0093401A">
      <w:pPr>
        <w:spacing w:line="239" w:lineRule="auto"/>
        <w:ind w:right="145"/>
        <w:rPr>
          <w:spacing w:val="-1"/>
        </w:rPr>
      </w:pPr>
    </w:p>
    <w:p w14:paraId="19DD3784" w14:textId="6B0DFBB3" w:rsidR="0093401A" w:rsidRPr="0093401A" w:rsidRDefault="0093401A" w:rsidP="0093401A">
      <w:pPr>
        <w:pStyle w:val="Heading3"/>
        <w:numPr>
          <w:ilvl w:val="0"/>
          <w:numId w:val="0"/>
        </w:numPr>
        <w:ind w:left="720" w:hanging="720"/>
        <w:rPr>
          <w:sz w:val="20"/>
          <w:szCs w:val="20"/>
        </w:rPr>
      </w:pPr>
      <w:bookmarkStart w:id="464" w:name="_Toc256335980"/>
      <w:r>
        <w:rPr>
          <w:sz w:val="20"/>
          <w:szCs w:val="20"/>
        </w:rPr>
        <w:t>5.1.2</w:t>
      </w:r>
      <w:r w:rsidRPr="0093401A">
        <w:rPr>
          <w:sz w:val="20"/>
          <w:szCs w:val="20"/>
        </w:rPr>
        <w:t xml:space="preserve"> Get</w:t>
      </w:r>
      <w:r>
        <w:rPr>
          <w:sz w:val="20"/>
          <w:szCs w:val="20"/>
        </w:rPr>
        <w:t>MaternityMedicalHistory</w:t>
      </w:r>
      <w:bookmarkEnd w:id="464"/>
    </w:p>
    <w:p w14:paraId="044E4408" w14:textId="77777777" w:rsidR="0093401A" w:rsidRDefault="0093401A" w:rsidP="0093401A">
      <w:pPr>
        <w:pStyle w:val="BodyText"/>
      </w:pPr>
      <w:r>
        <w:t>Modellen beskriver den logiska strukturen för ett svarsmeddelande. Tjänsten baseras inte på RIV Informationsspecifikation för NPÖ eller VTIM, utan på Socialstyrelsens blanketter för mödravårdsjournal.</w:t>
      </w:r>
    </w:p>
    <w:p w14:paraId="4994ABD7" w14:textId="77777777" w:rsidR="0093401A" w:rsidRDefault="0093401A" w:rsidP="0093401A">
      <w:pPr>
        <w:pStyle w:val="BodyText"/>
      </w:pPr>
    </w:p>
    <w:p w14:paraId="0FF089A5" w14:textId="364C609A" w:rsidR="0093401A" w:rsidRPr="00907C9B" w:rsidRDefault="001170E4" w:rsidP="0093401A">
      <w:pPr>
        <w:spacing w:line="239" w:lineRule="auto"/>
        <w:ind w:right="145"/>
        <w:rPr>
          <w:spacing w:val="-1"/>
        </w:rPr>
      </w:pPr>
      <w:r>
        <w:rPr>
          <w:noProof/>
          <w:lang w:val="en-US"/>
        </w:rPr>
        <w:drawing>
          <wp:inline distT="0" distB="0" distL="0" distR="0" wp14:anchorId="2B22D414" wp14:editId="7326721E">
            <wp:extent cx="5507990" cy="3268338"/>
            <wp:effectExtent l="0" t="0" r="3810" b="8890"/>
            <wp:docPr id="2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268338"/>
                    </a:xfrm>
                    <a:prstGeom prst="rect">
                      <a:avLst/>
                    </a:prstGeom>
                  </pic:spPr>
                </pic:pic>
              </a:graphicData>
            </a:graphic>
          </wp:inline>
        </w:drawing>
      </w:r>
    </w:p>
    <w:p w14:paraId="52CC9895" w14:textId="77777777" w:rsidR="007E47C0" w:rsidRPr="002F2D14" w:rsidRDefault="007E47C0" w:rsidP="007E47C0"/>
    <w:p w14:paraId="219B651A" w14:textId="77777777" w:rsidR="007E47C0" w:rsidRDefault="007E47C0" w:rsidP="007E47C0">
      <w:bookmarkStart w:id="465" w:name="_Toc176141590"/>
      <w:bookmarkStart w:id="466" w:name="_Toc176141594"/>
      <w:bookmarkStart w:id="467" w:name="_Toc182360207"/>
      <w:bookmarkStart w:id="468" w:name="_Toc182360366"/>
      <w:bookmarkStart w:id="469" w:name="_Toc182362292"/>
      <w:bookmarkEnd w:id="465"/>
      <w:bookmarkEnd w:id="466"/>
      <w:bookmarkEnd w:id="467"/>
      <w:bookmarkEnd w:id="468"/>
      <w:bookmarkEnd w:id="469"/>
    </w:p>
    <w:p w14:paraId="56C01FCC" w14:textId="426F371F" w:rsidR="0093401A" w:rsidRPr="0093401A" w:rsidRDefault="0093401A" w:rsidP="0093401A">
      <w:pPr>
        <w:pStyle w:val="Heading3"/>
        <w:numPr>
          <w:ilvl w:val="0"/>
          <w:numId w:val="0"/>
        </w:numPr>
        <w:ind w:left="720" w:hanging="720"/>
        <w:rPr>
          <w:sz w:val="20"/>
          <w:szCs w:val="20"/>
        </w:rPr>
      </w:pPr>
      <w:bookmarkStart w:id="470" w:name="_Toc256335981"/>
      <w:r>
        <w:rPr>
          <w:sz w:val="20"/>
          <w:szCs w:val="20"/>
        </w:rPr>
        <w:t>5.1.2</w:t>
      </w:r>
      <w:r w:rsidRPr="0093401A">
        <w:rPr>
          <w:sz w:val="20"/>
          <w:szCs w:val="20"/>
        </w:rPr>
        <w:t xml:space="preserve"> Get</w:t>
      </w:r>
      <w:r w:rsidR="009003B9">
        <w:rPr>
          <w:sz w:val="20"/>
          <w:szCs w:val="20"/>
        </w:rPr>
        <w:t>LaboratoryOrderOutcome</w:t>
      </w:r>
      <w:bookmarkEnd w:id="470"/>
    </w:p>
    <w:p w14:paraId="3639450F" w14:textId="77777777" w:rsidR="009003B9" w:rsidRDefault="009003B9" w:rsidP="009003B9">
      <w:pPr>
        <w:spacing w:line="239" w:lineRule="auto"/>
        <w:ind w:left="867" w:right="145"/>
        <w:rPr>
          <w:spacing w:val="-1"/>
        </w:rPr>
      </w:pPr>
    </w:p>
    <w:p w14:paraId="4E1B1A8E" w14:textId="77777777" w:rsidR="009003B9" w:rsidRPr="00907C9B" w:rsidRDefault="009003B9" w:rsidP="009003B9">
      <w:pPr>
        <w:spacing w:line="239" w:lineRule="auto"/>
        <w:ind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Pr="00190213">
        <w:rPr>
          <w:spacing w:val="-1"/>
        </w:rPr>
        <w:t>Klinisk kemi/Mikrobiologi</w:t>
      </w:r>
      <w:r>
        <w:rPr>
          <w:spacing w:val="-1"/>
        </w:rPr>
        <w:t>”, enligt beskrivning i bilaga MIM_Mappningar_GetLaboratoryOrder</w:t>
      </w:r>
      <w:r w:rsidRPr="002E05F3">
        <w:rPr>
          <w:spacing w:val="-1"/>
        </w:rPr>
        <w:t>Outcome.xlsx</w:t>
      </w:r>
      <w:r>
        <w:rPr>
          <w:spacing w:val="-1"/>
        </w:rPr>
        <w:t>.</w:t>
      </w:r>
    </w:p>
    <w:p w14:paraId="422E46BA" w14:textId="77777777" w:rsidR="007E47C0" w:rsidRPr="002F2D14" w:rsidRDefault="007E47C0" w:rsidP="007E47C0"/>
    <w:p w14:paraId="045C16C7" w14:textId="77777777" w:rsidR="00265F33" w:rsidRDefault="00265F33">
      <w:pPr>
        <w:spacing w:line="240" w:lineRule="auto"/>
        <w:rPr>
          <w:rFonts w:eastAsia="Times New Roman"/>
          <w:bCs/>
          <w:sz w:val="30"/>
          <w:szCs w:val="28"/>
        </w:rPr>
      </w:pPr>
      <w:r>
        <w:br w:type="page"/>
      </w:r>
    </w:p>
    <w:p w14:paraId="5BE29586" w14:textId="77777777" w:rsidR="007E47C0" w:rsidRDefault="007E47C0" w:rsidP="007E47C0">
      <w:pPr>
        <w:pStyle w:val="Heading1"/>
      </w:pPr>
      <w:bookmarkStart w:id="471" w:name="_Toc357754858"/>
      <w:bookmarkStart w:id="472" w:name="_Toc256335982"/>
      <w:r>
        <w:lastRenderedPageBreak/>
        <w:t>Tjänstekontrakt</w:t>
      </w:r>
      <w:bookmarkEnd w:id="460"/>
      <w:bookmarkEnd w:id="471"/>
      <w:bookmarkEnd w:id="472"/>
    </w:p>
    <w:p w14:paraId="0A48ED19" w14:textId="652CA76E" w:rsidR="00F27703" w:rsidRPr="00F27703" w:rsidRDefault="00F27703" w:rsidP="00F27703">
      <w:pPr>
        <w:pStyle w:val="Heading2"/>
      </w:pPr>
      <w:bookmarkStart w:id="473" w:name="_Toc248640905"/>
      <w:bookmarkStart w:id="474" w:name="_Toc256335983"/>
      <w:r w:rsidRPr="00F27703">
        <w:t>GetReferralOutcome</w:t>
      </w:r>
      <w:bookmarkEnd w:id="473"/>
      <w:bookmarkEnd w:id="474"/>
    </w:p>
    <w:p w14:paraId="49B9F241" w14:textId="77777777" w:rsidR="00F27703" w:rsidRDefault="00F27703" w:rsidP="00F27703">
      <w:pPr>
        <w:spacing w:line="239" w:lineRule="auto"/>
        <w:ind w:right="145"/>
        <w:rPr>
          <w:spacing w:val="-1"/>
        </w:rPr>
      </w:pPr>
    </w:p>
    <w:p w14:paraId="6364FBD9" w14:textId="77777777" w:rsidR="00F27703" w:rsidRPr="00907C9B" w:rsidRDefault="00F27703" w:rsidP="00F27703">
      <w:pPr>
        <w:spacing w:line="239" w:lineRule="auto"/>
        <w:ind w:right="145"/>
        <w:rPr>
          <w:spacing w:val="-1"/>
        </w:rPr>
      </w:pPr>
      <w:r w:rsidRPr="00907C9B">
        <w:rPr>
          <w:spacing w:val="-1"/>
        </w:rPr>
        <w:t>GetReferral</w:t>
      </w:r>
      <w:r>
        <w:rPr>
          <w:spacing w:val="-1"/>
        </w:rPr>
        <w:t>Outcome</w:t>
      </w:r>
      <w:r w:rsidRPr="00907C9B">
        <w:rPr>
          <w:spacing w:val="-1"/>
        </w:rPr>
        <w:t xml:space="preserve"> returnerar svar på en konsultationsremiss</w:t>
      </w:r>
      <w:r>
        <w:rPr>
          <w:spacing w:val="-1"/>
        </w:rPr>
        <w:t>. Svarsposterna är sorterade fallande i datumordning.</w:t>
      </w:r>
    </w:p>
    <w:p w14:paraId="64C85207" w14:textId="77777777" w:rsidR="001D061B" w:rsidRDefault="001D061B" w:rsidP="00F27703">
      <w:pPr>
        <w:spacing w:line="239" w:lineRule="auto"/>
        <w:ind w:right="145"/>
        <w:rPr>
          <w:spacing w:val="-1"/>
        </w:rPr>
      </w:pPr>
    </w:p>
    <w:p w14:paraId="15B7709D" w14:textId="77777777" w:rsidR="001D061B" w:rsidRDefault="001D061B" w:rsidP="001D061B">
      <w:bookmarkStart w:id="475" w:name="_Toc379448266"/>
      <w:r>
        <w:t>Gemensamma informationskomponenter</w:t>
      </w:r>
      <w:bookmarkEnd w:id="475"/>
    </w:p>
    <w:p w14:paraId="3967F287" w14:textId="3EB9A708" w:rsidR="001D061B" w:rsidRPr="00224DDD" w:rsidRDefault="001D061B" w:rsidP="001D061B">
      <w:r>
        <w:t xml:space="preserve">De gemensamma informationskomponenter som används i detta kontrakt beskrivs i bilagan </w:t>
      </w:r>
      <w:r w:rsidRPr="001D07CD">
        <w:t>”Bilaga_Gemensamma_typer_</w:t>
      </w:r>
      <w:r>
        <w:t>1</w:t>
      </w:r>
      <w:r w:rsidRPr="001D07CD">
        <w:t>.pdf”</w:t>
      </w:r>
    </w:p>
    <w:p w14:paraId="36F2A52D" w14:textId="77777777" w:rsidR="001D061B" w:rsidRDefault="001D061B" w:rsidP="00F27703">
      <w:pPr>
        <w:spacing w:line="239" w:lineRule="auto"/>
        <w:ind w:right="145"/>
        <w:rPr>
          <w:spacing w:val="-1"/>
        </w:rPr>
      </w:pPr>
    </w:p>
    <w:p w14:paraId="73FFC9EE" w14:textId="77777777" w:rsidR="001D061B" w:rsidRPr="00907C9B" w:rsidRDefault="001D061B" w:rsidP="00F27703">
      <w:pPr>
        <w:spacing w:line="239" w:lineRule="auto"/>
        <w:ind w:right="145"/>
        <w:rPr>
          <w:spacing w:val="-1"/>
        </w:rPr>
      </w:pPr>
    </w:p>
    <w:p w14:paraId="7D90F680" w14:textId="77777777" w:rsidR="007E47C0" w:rsidRDefault="007E47C0" w:rsidP="007E47C0">
      <w:pPr>
        <w:pStyle w:val="Heading3"/>
      </w:pPr>
      <w:bookmarkStart w:id="476" w:name="_Toc256335984"/>
      <w:r>
        <w:t>Version</w:t>
      </w:r>
      <w:bookmarkEnd w:id="476"/>
    </w:p>
    <w:p w14:paraId="62696F27" w14:textId="14EDABC5" w:rsidR="007E47C0" w:rsidRPr="00F27703" w:rsidRDefault="00F27703" w:rsidP="007E47C0">
      <w:r w:rsidRPr="00F27703">
        <w:t>2.0</w:t>
      </w:r>
    </w:p>
    <w:p w14:paraId="01DA24DB" w14:textId="77777777" w:rsidR="007E47C0" w:rsidRPr="00C55071" w:rsidRDefault="007E47C0" w:rsidP="007E47C0"/>
    <w:p w14:paraId="28C49870" w14:textId="77777777" w:rsidR="007E47C0" w:rsidRDefault="007E47C0" w:rsidP="007E47C0">
      <w:pPr>
        <w:pStyle w:val="Heading3"/>
      </w:pPr>
      <w:bookmarkStart w:id="477" w:name="_Toc256335985"/>
      <w:r>
        <w:t>Fältregler</w:t>
      </w:r>
      <w:bookmarkEnd w:id="477"/>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Default="007E47C0" w:rsidP="00514BAB">
            <w:pPr>
              <w:rPr>
                <w:b/>
              </w:rPr>
            </w:pPr>
            <w:r>
              <w:rPr>
                <w:b/>
              </w:rPr>
              <w:t>Namn</w:t>
            </w:r>
          </w:p>
        </w:tc>
        <w:tc>
          <w:tcPr>
            <w:tcW w:w="1417" w:type="dxa"/>
            <w:shd w:val="clear" w:color="auto" w:fill="D9D9D9" w:themeFill="background1" w:themeFillShade="D9"/>
            <w:vAlign w:val="bottom"/>
          </w:tcPr>
          <w:p w14:paraId="09721F88" w14:textId="77777777" w:rsidR="007E47C0" w:rsidRDefault="007E47C0" w:rsidP="00514BAB">
            <w:pPr>
              <w:rPr>
                <w:b/>
              </w:rPr>
            </w:pPr>
            <w:r>
              <w:rPr>
                <w:b/>
              </w:rPr>
              <w:t>Typ</w:t>
            </w:r>
          </w:p>
        </w:tc>
        <w:tc>
          <w:tcPr>
            <w:tcW w:w="4111" w:type="dxa"/>
            <w:shd w:val="clear" w:color="auto" w:fill="D9D9D9" w:themeFill="background1" w:themeFillShade="D9"/>
            <w:vAlign w:val="bottom"/>
          </w:tcPr>
          <w:p w14:paraId="7A305555" w14:textId="77777777" w:rsidR="007E47C0" w:rsidRDefault="007E47C0" w:rsidP="00514BAB">
            <w:pPr>
              <w:rPr>
                <w:b/>
              </w:rPr>
            </w:pPr>
            <w:r>
              <w:rPr>
                <w:b/>
              </w:rPr>
              <w:t>Beskrivning</w:t>
            </w:r>
          </w:p>
        </w:tc>
        <w:tc>
          <w:tcPr>
            <w:tcW w:w="1418" w:type="dxa"/>
            <w:shd w:val="clear" w:color="auto" w:fill="D9D9D9" w:themeFill="background1" w:themeFillShade="D9"/>
            <w:vAlign w:val="bottom"/>
          </w:tcPr>
          <w:p w14:paraId="2B468F2C" w14:textId="77777777" w:rsidR="007E47C0" w:rsidRDefault="007E47C0" w:rsidP="00514BAB">
            <w:pPr>
              <w:rPr>
                <w:b/>
              </w:rPr>
            </w:pPr>
            <w:r>
              <w:rPr>
                <w:b/>
              </w:rPr>
              <w:t>Kardinalitet</w:t>
            </w:r>
          </w:p>
        </w:tc>
      </w:tr>
      <w:tr w:rsidR="001D061B" w14:paraId="75F129A2" w14:textId="77777777" w:rsidTr="00514BAB">
        <w:tc>
          <w:tcPr>
            <w:tcW w:w="2660" w:type="dxa"/>
          </w:tcPr>
          <w:p w14:paraId="14EADC20" w14:textId="1528C327" w:rsidR="001D061B" w:rsidRPr="00556159" w:rsidRDefault="001D061B" w:rsidP="00514BAB">
            <w:pPr>
              <w:pStyle w:val="TableParagraph"/>
              <w:spacing w:line="229" w:lineRule="exact"/>
              <w:ind w:left="102"/>
              <w:rPr>
                <w:rFonts w:ascii="Times New Roman" w:eastAsia="Times New Roman" w:hAnsi="Times New Roman" w:cs="Times New Roman"/>
                <w:b/>
                <w:spacing w:val="-1"/>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417" w:type="dxa"/>
          </w:tcPr>
          <w:p w14:paraId="110B61AA"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7CAE6669"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99BB810"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14058A2F" w14:textId="77777777" w:rsidTr="00514BAB">
        <w:tc>
          <w:tcPr>
            <w:tcW w:w="2660" w:type="dxa"/>
          </w:tcPr>
          <w:p w14:paraId="3BF48D26" w14:textId="3392E100" w:rsidR="001D061B" w:rsidRPr="00907C9B" w:rsidRDefault="001D061B" w:rsidP="00514BAB">
            <w:pPr>
              <w:pStyle w:val="TableParagraph"/>
              <w:spacing w:line="229" w:lineRule="exact"/>
              <w:ind w:left="102"/>
              <w:rPr>
                <w:b/>
                <w:spacing w:val="-1"/>
                <w:sz w:val="20"/>
                <w:szCs w:val="20"/>
              </w:rPr>
            </w:pPr>
            <w:r>
              <w:rPr>
                <w:sz w:val="20"/>
                <w:szCs w:val="20"/>
              </w:rPr>
              <w:t>careUnitHSAid</w:t>
            </w:r>
            <w:r w:rsidRPr="00907C9B">
              <w:rPr>
                <w:sz w:val="20"/>
                <w:szCs w:val="20"/>
              </w:rPr>
              <w:t xml:space="preserve"> </w:t>
            </w:r>
          </w:p>
        </w:tc>
        <w:tc>
          <w:tcPr>
            <w:tcW w:w="1417" w:type="dxa"/>
          </w:tcPr>
          <w:p w14:paraId="2FD7B895" w14:textId="24CE921F"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HSAidType</w:t>
            </w:r>
          </w:p>
        </w:tc>
        <w:tc>
          <w:tcPr>
            <w:tcW w:w="4111" w:type="dxa"/>
          </w:tcPr>
          <w:p w14:paraId="01D0F470" w14:textId="23C86FED"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Filtrering på 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Pr="00360C3A">
              <w:rPr>
                <w:spacing w:val="-1"/>
                <w:sz w:val="20"/>
                <w:szCs w:val="20"/>
              </w:rPr>
              <w:t xml:space="preserve">healthcareProfessionalCareUnitHSAId </w:t>
            </w:r>
            <w:r w:rsidRPr="00907C9B">
              <w:rPr>
                <w:spacing w:val="-1"/>
                <w:sz w:val="20"/>
                <w:szCs w:val="20"/>
              </w:rPr>
              <w:t xml:space="preserve">i </w:t>
            </w:r>
            <w:r w:rsidRPr="00360C3A">
              <w:rPr>
                <w:spacing w:val="-1"/>
                <w:sz w:val="20"/>
                <w:szCs w:val="20"/>
              </w:rPr>
              <w:t>accountableHealthcareProfessional</w:t>
            </w:r>
            <w:r>
              <w:rPr>
                <w:spacing w:val="-1"/>
                <w:sz w:val="20"/>
                <w:szCs w:val="20"/>
              </w:rPr>
              <w:t>.</w:t>
            </w:r>
          </w:p>
        </w:tc>
        <w:tc>
          <w:tcPr>
            <w:tcW w:w="1418" w:type="dxa"/>
          </w:tcPr>
          <w:p w14:paraId="5B7AA792" w14:textId="77777777" w:rsidR="001D061B" w:rsidRPr="00907C9B" w:rsidRDefault="001D061B" w:rsidP="008A6494">
            <w:pPr>
              <w:spacing w:line="229" w:lineRule="exact"/>
              <w:ind w:left="102"/>
              <w:rPr>
                <w:szCs w:val="20"/>
              </w:rPr>
            </w:pPr>
            <w:r>
              <w:rPr>
                <w:szCs w:val="20"/>
              </w:rPr>
              <w:t>0</w:t>
            </w:r>
            <w:r w:rsidRPr="00907C9B">
              <w:rPr>
                <w:szCs w:val="20"/>
              </w:rPr>
              <w:t>.</w:t>
            </w:r>
            <w:r w:rsidRPr="00907C9B">
              <w:rPr>
                <w:spacing w:val="-1"/>
                <w:szCs w:val="20"/>
              </w:rPr>
              <w:t>.</w:t>
            </w:r>
            <w:r>
              <w:rPr>
                <w:szCs w:val="20"/>
              </w:rPr>
              <w:t>*</w:t>
            </w:r>
          </w:p>
          <w:p w14:paraId="483E2B07"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7D0BDD62" w14:textId="77777777" w:rsidTr="00514BAB">
        <w:tc>
          <w:tcPr>
            <w:tcW w:w="2660" w:type="dxa"/>
          </w:tcPr>
          <w:p w14:paraId="0113580B" w14:textId="4B390697" w:rsidR="001D061B" w:rsidRDefault="001D061B" w:rsidP="00514BAB">
            <w:pPr>
              <w:pStyle w:val="TableParagraph"/>
              <w:spacing w:line="229" w:lineRule="exact"/>
              <w:ind w:left="102"/>
              <w:rPr>
                <w:sz w:val="20"/>
                <w:szCs w:val="20"/>
              </w:rPr>
            </w:pPr>
            <w:r w:rsidRPr="00907C9B">
              <w:rPr>
                <w:sz w:val="20"/>
                <w:szCs w:val="20"/>
              </w:rPr>
              <w:t>patient</w:t>
            </w:r>
            <w:r>
              <w:rPr>
                <w:sz w:val="20"/>
                <w:szCs w:val="20"/>
              </w:rPr>
              <w:t>Id</w:t>
            </w:r>
          </w:p>
        </w:tc>
        <w:tc>
          <w:tcPr>
            <w:tcW w:w="1417" w:type="dxa"/>
          </w:tcPr>
          <w:p w14:paraId="5E253C1E" w14:textId="65BEB0C9" w:rsidR="001D061B" w:rsidRDefault="001D061B" w:rsidP="00514BAB">
            <w:pPr>
              <w:pStyle w:val="TableParagraph"/>
              <w:spacing w:line="226" w:lineRule="exact"/>
              <w:ind w:left="102"/>
              <w:rPr>
                <w:spacing w:val="-1"/>
                <w:sz w:val="20"/>
                <w:szCs w:val="20"/>
              </w:rPr>
            </w:pPr>
            <w:r>
              <w:rPr>
                <w:spacing w:val="-1"/>
                <w:sz w:val="20"/>
                <w:szCs w:val="20"/>
              </w:rPr>
              <w:t>PersonIdType</w:t>
            </w:r>
          </w:p>
        </w:tc>
        <w:tc>
          <w:tcPr>
            <w:tcW w:w="4111" w:type="dxa"/>
          </w:tcPr>
          <w:p w14:paraId="5580257D" w14:textId="5F90F85E" w:rsidR="001D061B" w:rsidRDefault="001D061B" w:rsidP="00514BAB">
            <w:pPr>
              <w:pStyle w:val="TableParagraph"/>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1418" w:type="dxa"/>
          </w:tcPr>
          <w:p w14:paraId="302B0281" w14:textId="579516D2" w:rsidR="001D061B" w:rsidRDefault="001D061B" w:rsidP="008A6494">
            <w:pPr>
              <w:spacing w:line="229" w:lineRule="exact"/>
              <w:ind w:left="102"/>
              <w:rPr>
                <w:szCs w:val="20"/>
              </w:rPr>
            </w:pPr>
            <w:r w:rsidRPr="00907C9B">
              <w:rPr>
                <w:szCs w:val="20"/>
              </w:rPr>
              <w:t>1..1</w:t>
            </w:r>
          </w:p>
        </w:tc>
      </w:tr>
      <w:tr w:rsidR="001D061B" w14:paraId="5F2DC0EA" w14:textId="77777777" w:rsidTr="00514BAB">
        <w:tc>
          <w:tcPr>
            <w:tcW w:w="2660" w:type="dxa"/>
          </w:tcPr>
          <w:p w14:paraId="0E3FE5C8" w14:textId="794EAA3F" w:rsidR="001D061B" w:rsidRPr="00907C9B" w:rsidRDefault="001D061B" w:rsidP="00514BAB">
            <w:pPr>
              <w:pStyle w:val="TableParagraph"/>
              <w:spacing w:line="229" w:lineRule="exact"/>
              <w:ind w:left="102"/>
              <w:rPr>
                <w:sz w:val="20"/>
                <w:szCs w:val="20"/>
              </w:rPr>
            </w:pPr>
            <w:r w:rsidRPr="00907C9B">
              <w:rPr>
                <w:sz w:val="20"/>
                <w:szCs w:val="20"/>
              </w:rPr>
              <w:t>timePeriod</w:t>
            </w:r>
          </w:p>
        </w:tc>
        <w:tc>
          <w:tcPr>
            <w:tcW w:w="1417" w:type="dxa"/>
          </w:tcPr>
          <w:p w14:paraId="445EDE7B" w14:textId="59E6198A" w:rsidR="001D061B" w:rsidRDefault="001D061B" w:rsidP="00514BAB">
            <w:pPr>
              <w:pStyle w:val="TableParagraph"/>
              <w:spacing w:line="226" w:lineRule="exact"/>
              <w:ind w:left="102"/>
              <w:rPr>
                <w:spacing w:val="-1"/>
                <w:sz w:val="20"/>
                <w:szCs w:val="20"/>
              </w:rPr>
            </w:pPr>
            <w:r>
              <w:rPr>
                <w:spacing w:val="-1"/>
                <w:sz w:val="20"/>
                <w:szCs w:val="20"/>
              </w:rPr>
              <w:t>DatePeriodType</w:t>
            </w:r>
          </w:p>
        </w:tc>
        <w:tc>
          <w:tcPr>
            <w:tcW w:w="4111" w:type="dxa"/>
          </w:tcPr>
          <w:p w14:paraId="0689F0B3" w14:textId="6B6E9746" w:rsidR="001D061B" w:rsidRPr="0041336D" w:rsidRDefault="001D061B" w:rsidP="00514BAB">
            <w:pPr>
              <w:pStyle w:val="TableParagraph"/>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418" w:type="dxa"/>
          </w:tcPr>
          <w:p w14:paraId="74E3B899" w14:textId="0CAE57F6" w:rsidR="001D061B" w:rsidRPr="00907C9B" w:rsidRDefault="001D061B" w:rsidP="008A6494">
            <w:pPr>
              <w:spacing w:line="229" w:lineRule="exact"/>
              <w:ind w:left="102"/>
              <w:rPr>
                <w:szCs w:val="20"/>
              </w:rPr>
            </w:pPr>
            <w:r w:rsidRPr="00907C9B">
              <w:rPr>
                <w:szCs w:val="20"/>
              </w:rPr>
              <w:t>0..1</w:t>
            </w:r>
          </w:p>
        </w:tc>
      </w:tr>
      <w:tr w:rsidR="001D061B" w14:paraId="0D10A790" w14:textId="77777777" w:rsidTr="00514BAB">
        <w:tc>
          <w:tcPr>
            <w:tcW w:w="2660" w:type="dxa"/>
          </w:tcPr>
          <w:p w14:paraId="05A32F70" w14:textId="52F8F689" w:rsidR="001D061B" w:rsidRPr="00907C9B" w:rsidRDefault="001D061B" w:rsidP="00514BAB">
            <w:pPr>
              <w:pStyle w:val="TableParagraph"/>
              <w:spacing w:line="229" w:lineRule="exact"/>
              <w:ind w:left="102"/>
              <w:rPr>
                <w:sz w:val="20"/>
                <w:szCs w:val="20"/>
              </w:rPr>
            </w:pPr>
            <w:r>
              <w:rPr>
                <w:sz w:val="20"/>
                <w:szCs w:val="20"/>
              </w:rPr>
              <w:t>../start</w:t>
            </w:r>
          </w:p>
        </w:tc>
        <w:tc>
          <w:tcPr>
            <w:tcW w:w="1417" w:type="dxa"/>
          </w:tcPr>
          <w:p w14:paraId="605F7E61" w14:textId="3416BA9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4A803865" w14:textId="6700FE02" w:rsidR="001D061B" w:rsidRPr="005F1D2D" w:rsidRDefault="001D061B" w:rsidP="00514BAB">
            <w:pPr>
              <w:pStyle w:val="TableParagraph"/>
              <w:spacing w:line="226" w:lineRule="exact"/>
              <w:ind w:left="102"/>
              <w:rPr>
                <w:spacing w:val="-1"/>
                <w:sz w:val="20"/>
                <w:szCs w:val="20"/>
              </w:rPr>
            </w:pPr>
            <w:r>
              <w:rPr>
                <w:spacing w:val="-1"/>
                <w:sz w:val="20"/>
                <w:szCs w:val="20"/>
              </w:rPr>
              <w:t>Startdatum. Format ÅÅÅÅ</w:t>
            </w:r>
            <w:r w:rsidRPr="00A63DCF">
              <w:rPr>
                <w:spacing w:val="-1"/>
                <w:sz w:val="20"/>
                <w:szCs w:val="20"/>
              </w:rPr>
              <w:t>MMDD.</w:t>
            </w:r>
          </w:p>
        </w:tc>
        <w:tc>
          <w:tcPr>
            <w:tcW w:w="1418" w:type="dxa"/>
          </w:tcPr>
          <w:p w14:paraId="34005D86" w14:textId="2C1D73AF" w:rsidR="001D061B" w:rsidRPr="00907C9B" w:rsidRDefault="001D061B" w:rsidP="008A6494">
            <w:pPr>
              <w:spacing w:line="229" w:lineRule="exact"/>
              <w:ind w:left="102"/>
              <w:rPr>
                <w:szCs w:val="20"/>
              </w:rPr>
            </w:pPr>
            <w:r>
              <w:rPr>
                <w:szCs w:val="20"/>
              </w:rPr>
              <w:t>1..1</w:t>
            </w:r>
          </w:p>
        </w:tc>
      </w:tr>
      <w:tr w:rsidR="001D061B" w14:paraId="3568D324" w14:textId="77777777" w:rsidTr="00514BAB">
        <w:tc>
          <w:tcPr>
            <w:tcW w:w="2660" w:type="dxa"/>
          </w:tcPr>
          <w:p w14:paraId="4B92534F" w14:textId="1178D4D6" w:rsidR="001D061B" w:rsidRDefault="001D061B" w:rsidP="00514BAB">
            <w:pPr>
              <w:pStyle w:val="TableParagraph"/>
              <w:spacing w:line="229" w:lineRule="exact"/>
              <w:ind w:left="102"/>
              <w:rPr>
                <w:sz w:val="20"/>
                <w:szCs w:val="20"/>
              </w:rPr>
            </w:pPr>
            <w:r>
              <w:rPr>
                <w:sz w:val="20"/>
                <w:szCs w:val="20"/>
              </w:rPr>
              <w:t>../end</w:t>
            </w:r>
          </w:p>
        </w:tc>
        <w:tc>
          <w:tcPr>
            <w:tcW w:w="1417" w:type="dxa"/>
          </w:tcPr>
          <w:p w14:paraId="4792DE22" w14:textId="6389D78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68608F6C" w14:textId="3A1E4251" w:rsidR="001D061B" w:rsidRDefault="001D061B" w:rsidP="00514BAB">
            <w:pPr>
              <w:pStyle w:val="TableParagraph"/>
              <w:spacing w:line="226" w:lineRule="exact"/>
              <w:ind w:left="102"/>
              <w:rPr>
                <w:spacing w:val="-1"/>
                <w:sz w:val="20"/>
                <w:szCs w:val="20"/>
              </w:rPr>
            </w:pPr>
            <w:r>
              <w:rPr>
                <w:spacing w:val="-1"/>
                <w:sz w:val="20"/>
                <w:szCs w:val="20"/>
              </w:rPr>
              <w:t>Slutdatum. Format ÅÅÅÅ</w:t>
            </w:r>
            <w:r w:rsidRPr="00A63DCF">
              <w:rPr>
                <w:spacing w:val="-1"/>
                <w:sz w:val="20"/>
                <w:szCs w:val="20"/>
              </w:rPr>
              <w:t>MMDD.</w:t>
            </w:r>
          </w:p>
        </w:tc>
        <w:tc>
          <w:tcPr>
            <w:tcW w:w="1418" w:type="dxa"/>
          </w:tcPr>
          <w:p w14:paraId="5B6B109A" w14:textId="35E2E2F6" w:rsidR="001D061B" w:rsidRDefault="001D061B" w:rsidP="008A6494">
            <w:pPr>
              <w:spacing w:line="229" w:lineRule="exact"/>
              <w:ind w:left="102"/>
              <w:rPr>
                <w:szCs w:val="20"/>
              </w:rPr>
            </w:pPr>
            <w:r>
              <w:rPr>
                <w:szCs w:val="20"/>
              </w:rPr>
              <w:t>1..1</w:t>
            </w:r>
          </w:p>
        </w:tc>
      </w:tr>
      <w:tr w:rsidR="001D061B" w14:paraId="01FFFC0C" w14:textId="77777777" w:rsidTr="00514BAB">
        <w:tc>
          <w:tcPr>
            <w:tcW w:w="2660" w:type="dxa"/>
          </w:tcPr>
          <w:p w14:paraId="1E07FB51" w14:textId="54750910" w:rsidR="001D061B" w:rsidRDefault="001D061B" w:rsidP="00514BAB">
            <w:pPr>
              <w:pStyle w:val="TableParagraph"/>
              <w:spacing w:line="229" w:lineRule="exact"/>
              <w:ind w:left="102"/>
              <w:rPr>
                <w:sz w:val="20"/>
                <w:szCs w:val="20"/>
              </w:rPr>
            </w:pPr>
            <w:r w:rsidRPr="005F1D2D">
              <w:rPr>
                <w:sz w:val="20"/>
                <w:szCs w:val="20"/>
              </w:rPr>
              <w:t>sourceSystem</w:t>
            </w:r>
            <w:r>
              <w:rPr>
                <w:sz w:val="20"/>
                <w:szCs w:val="20"/>
              </w:rPr>
              <w:t>HSAId</w:t>
            </w:r>
          </w:p>
        </w:tc>
        <w:tc>
          <w:tcPr>
            <w:tcW w:w="1417" w:type="dxa"/>
          </w:tcPr>
          <w:p w14:paraId="33410408" w14:textId="28E98734" w:rsidR="001D061B" w:rsidRDefault="001D061B" w:rsidP="00514BAB">
            <w:pPr>
              <w:pStyle w:val="TableParagraph"/>
              <w:spacing w:line="226" w:lineRule="exact"/>
              <w:ind w:left="102"/>
              <w:rPr>
                <w:spacing w:val="-1"/>
                <w:sz w:val="20"/>
                <w:szCs w:val="20"/>
              </w:rPr>
            </w:pPr>
            <w:r>
              <w:rPr>
                <w:spacing w:val="-1"/>
                <w:sz w:val="20"/>
                <w:szCs w:val="20"/>
              </w:rPr>
              <w:t>HSAidType</w:t>
            </w:r>
          </w:p>
        </w:tc>
        <w:tc>
          <w:tcPr>
            <w:tcW w:w="4111" w:type="dxa"/>
          </w:tcPr>
          <w:p w14:paraId="21F49EF3" w14:textId="77777777" w:rsidR="001D061B" w:rsidRPr="005F1D2D" w:rsidRDefault="001D061B" w:rsidP="008A6494">
            <w:pPr>
              <w:spacing w:line="226" w:lineRule="exact"/>
              <w:ind w:left="102"/>
              <w:rPr>
                <w:szCs w:val="20"/>
              </w:rPr>
            </w:pPr>
            <w:r w:rsidRPr="005F1D2D">
              <w:rPr>
                <w:szCs w:val="20"/>
              </w:rPr>
              <w:t xml:space="preserve">Begränsar sökningen till dokument som är skapade i angivet system. </w:t>
            </w:r>
          </w:p>
          <w:p w14:paraId="40828793" w14:textId="77777777" w:rsidR="001D061B" w:rsidRPr="005F1D2D" w:rsidRDefault="001D061B" w:rsidP="008A6494">
            <w:pPr>
              <w:spacing w:line="226" w:lineRule="exact"/>
              <w:ind w:left="102"/>
              <w:rPr>
                <w:szCs w:val="20"/>
              </w:rPr>
            </w:pPr>
          </w:p>
          <w:p w14:paraId="6A97EE30" w14:textId="77777777" w:rsidR="001D061B" w:rsidRPr="005F1D2D" w:rsidRDefault="001D061B" w:rsidP="008A6494">
            <w:pPr>
              <w:spacing w:line="226" w:lineRule="exact"/>
              <w:ind w:left="102"/>
              <w:rPr>
                <w:szCs w:val="20"/>
              </w:rPr>
            </w:pPr>
            <w:r w:rsidRPr="005F1D2D">
              <w:rPr>
                <w:szCs w:val="20"/>
              </w:rPr>
              <w:t>Värdet på detta fält måste överensstämma med värdet på logicalAddress i anropets tekniska kuvertering (ex. SOAP-header).</w:t>
            </w:r>
          </w:p>
          <w:p w14:paraId="619994D5" w14:textId="77777777" w:rsidR="001D061B" w:rsidRPr="005F1D2D" w:rsidRDefault="001D061B" w:rsidP="008A6494">
            <w:pPr>
              <w:spacing w:line="226" w:lineRule="exact"/>
              <w:ind w:left="102"/>
              <w:rPr>
                <w:spacing w:val="-1"/>
                <w:szCs w:val="20"/>
              </w:rPr>
            </w:pPr>
          </w:p>
          <w:p w14:paraId="5BEF90B6" w14:textId="77777777" w:rsidR="001D061B" w:rsidRPr="005F1D2D" w:rsidRDefault="001D061B" w:rsidP="008A6494">
            <w:pPr>
              <w:spacing w:line="226" w:lineRule="exact"/>
              <w:ind w:left="102"/>
              <w:rPr>
                <w:szCs w:val="20"/>
              </w:rPr>
            </w:pPr>
            <w:r w:rsidRPr="005F1D2D">
              <w:rPr>
                <w:szCs w:val="20"/>
              </w:rPr>
              <w:t>Det innebär i praktiken att aggregerande tjänster inte används när detta fält anges.</w:t>
            </w:r>
          </w:p>
          <w:p w14:paraId="108F6E16" w14:textId="77777777" w:rsidR="001D061B" w:rsidRPr="005F1D2D" w:rsidRDefault="001D061B" w:rsidP="008A6494">
            <w:pPr>
              <w:spacing w:line="226" w:lineRule="exact"/>
              <w:ind w:left="102"/>
              <w:rPr>
                <w:szCs w:val="20"/>
              </w:rPr>
            </w:pPr>
          </w:p>
          <w:p w14:paraId="604463D2" w14:textId="697EFEE8" w:rsidR="001D061B" w:rsidRDefault="001D061B" w:rsidP="00514BAB">
            <w:pPr>
              <w:pStyle w:val="TableParagraph"/>
              <w:spacing w:line="226" w:lineRule="exact"/>
              <w:ind w:left="102"/>
              <w:rPr>
                <w:spacing w:val="-1"/>
                <w:sz w:val="20"/>
                <w:szCs w:val="20"/>
              </w:rPr>
            </w:pPr>
            <w:r w:rsidRPr="005F1D2D">
              <w:rPr>
                <w:sz w:val="20"/>
                <w:szCs w:val="20"/>
              </w:rPr>
              <w:t>Fältet är tvingande om careContactId angivits.</w:t>
            </w:r>
          </w:p>
        </w:tc>
        <w:tc>
          <w:tcPr>
            <w:tcW w:w="1418" w:type="dxa"/>
          </w:tcPr>
          <w:p w14:paraId="4805FDF8" w14:textId="77777777" w:rsidR="001D061B" w:rsidRPr="005F1D2D" w:rsidRDefault="001D061B" w:rsidP="008A6494">
            <w:pPr>
              <w:spacing w:line="229" w:lineRule="exact"/>
              <w:ind w:left="102"/>
              <w:rPr>
                <w:szCs w:val="20"/>
              </w:rPr>
            </w:pPr>
            <w:r w:rsidRPr="005F1D2D">
              <w:rPr>
                <w:szCs w:val="20"/>
              </w:rPr>
              <w:lastRenderedPageBreak/>
              <w:t>0..1</w:t>
            </w:r>
          </w:p>
          <w:p w14:paraId="28ECFE51" w14:textId="77777777" w:rsidR="001D061B" w:rsidRPr="005F1D2D" w:rsidRDefault="001D061B" w:rsidP="008A6494">
            <w:pPr>
              <w:spacing w:line="229" w:lineRule="exact"/>
              <w:ind w:left="102"/>
              <w:rPr>
                <w:szCs w:val="20"/>
              </w:rPr>
            </w:pPr>
          </w:p>
          <w:p w14:paraId="26E5407F" w14:textId="77777777" w:rsidR="001D061B" w:rsidRPr="005F1D2D" w:rsidRDefault="001D061B" w:rsidP="008A6494">
            <w:pPr>
              <w:spacing w:line="229" w:lineRule="exact"/>
              <w:ind w:left="102"/>
              <w:rPr>
                <w:szCs w:val="20"/>
              </w:rPr>
            </w:pPr>
          </w:p>
          <w:p w14:paraId="3AB662FB" w14:textId="77777777" w:rsidR="001D061B" w:rsidRDefault="001D061B" w:rsidP="008A6494">
            <w:pPr>
              <w:spacing w:line="229" w:lineRule="exact"/>
              <w:ind w:left="102"/>
              <w:rPr>
                <w:szCs w:val="20"/>
              </w:rPr>
            </w:pPr>
          </w:p>
        </w:tc>
      </w:tr>
      <w:tr w:rsidR="001D061B" w14:paraId="1827FF71" w14:textId="77777777" w:rsidTr="00514BAB">
        <w:tc>
          <w:tcPr>
            <w:tcW w:w="2660" w:type="dxa"/>
          </w:tcPr>
          <w:p w14:paraId="42717F6B" w14:textId="517F5051" w:rsidR="001D061B" w:rsidRPr="005F1D2D" w:rsidRDefault="001D061B" w:rsidP="00514BAB">
            <w:pPr>
              <w:pStyle w:val="TableParagraph"/>
              <w:spacing w:line="229" w:lineRule="exact"/>
              <w:ind w:left="102"/>
              <w:rPr>
                <w:sz w:val="20"/>
                <w:szCs w:val="20"/>
              </w:rPr>
            </w:pPr>
            <w:r w:rsidRPr="005F1D2D">
              <w:rPr>
                <w:sz w:val="20"/>
                <w:szCs w:val="20"/>
              </w:rPr>
              <w:lastRenderedPageBreak/>
              <w:t>careContactId</w:t>
            </w:r>
          </w:p>
        </w:tc>
        <w:tc>
          <w:tcPr>
            <w:tcW w:w="1417" w:type="dxa"/>
          </w:tcPr>
          <w:p w14:paraId="1732142D" w14:textId="1C390B18" w:rsidR="001D061B" w:rsidRDefault="001D061B" w:rsidP="00514BAB">
            <w:pPr>
              <w:pStyle w:val="TableParagraph"/>
              <w:spacing w:line="226" w:lineRule="exact"/>
              <w:ind w:left="102"/>
              <w:rPr>
                <w:spacing w:val="-1"/>
                <w:sz w:val="20"/>
                <w:szCs w:val="20"/>
              </w:rPr>
            </w:pPr>
            <w:r w:rsidRPr="005F1D2D">
              <w:rPr>
                <w:spacing w:val="-1"/>
                <w:sz w:val="20"/>
                <w:szCs w:val="20"/>
              </w:rPr>
              <w:t>string</w:t>
            </w:r>
          </w:p>
        </w:tc>
        <w:tc>
          <w:tcPr>
            <w:tcW w:w="4111" w:type="dxa"/>
          </w:tcPr>
          <w:p w14:paraId="773CAFD3" w14:textId="536B5F20" w:rsidR="001D061B" w:rsidRPr="005F1D2D" w:rsidRDefault="001D061B" w:rsidP="008A6494">
            <w:pPr>
              <w:spacing w:line="226" w:lineRule="exact"/>
              <w:ind w:left="102"/>
              <w:rPr>
                <w:szCs w:val="20"/>
              </w:rPr>
            </w:pPr>
            <w:r w:rsidRPr="005F1D2D">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5F1D2D" w:rsidRDefault="001D061B" w:rsidP="008A6494">
            <w:pPr>
              <w:spacing w:line="229" w:lineRule="exact"/>
              <w:ind w:left="102"/>
              <w:rPr>
                <w:szCs w:val="20"/>
              </w:rPr>
            </w:pPr>
            <w:r w:rsidRPr="005F1D2D">
              <w:rPr>
                <w:szCs w:val="20"/>
              </w:rPr>
              <w:t>0..*</w:t>
            </w:r>
          </w:p>
        </w:tc>
      </w:tr>
      <w:tr w:rsidR="001D061B" w14:paraId="0E5C6442" w14:textId="77777777" w:rsidTr="00514BAB">
        <w:tc>
          <w:tcPr>
            <w:tcW w:w="2660" w:type="dxa"/>
          </w:tcPr>
          <w:p w14:paraId="4AEFA937" w14:textId="77777777" w:rsidR="001D061B" w:rsidRPr="005F1D2D" w:rsidRDefault="001D061B" w:rsidP="00514BAB">
            <w:pPr>
              <w:pStyle w:val="TableParagraph"/>
              <w:spacing w:line="229" w:lineRule="exact"/>
              <w:ind w:left="102"/>
              <w:rPr>
                <w:sz w:val="20"/>
                <w:szCs w:val="20"/>
              </w:rPr>
            </w:pPr>
          </w:p>
        </w:tc>
        <w:tc>
          <w:tcPr>
            <w:tcW w:w="1417" w:type="dxa"/>
          </w:tcPr>
          <w:p w14:paraId="673B7420" w14:textId="77777777" w:rsidR="001D061B" w:rsidRPr="005F1D2D" w:rsidRDefault="001D061B" w:rsidP="00514BAB">
            <w:pPr>
              <w:pStyle w:val="TableParagraph"/>
              <w:spacing w:line="226" w:lineRule="exact"/>
              <w:ind w:left="102"/>
              <w:rPr>
                <w:spacing w:val="-1"/>
                <w:sz w:val="20"/>
                <w:szCs w:val="20"/>
              </w:rPr>
            </w:pPr>
          </w:p>
        </w:tc>
        <w:tc>
          <w:tcPr>
            <w:tcW w:w="4111" w:type="dxa"/>
          </w:tcPr>
          <w:p w14:paraId="6EE2E4F6" w14:textId="77777777" w:rsidR="001D061B" w:rsidRPr="005F1D2D" w:rsidRDefault="001D061B" w:rsidP="008A6494">
            <w:pPr>
              <w:spacing w:line="226" w:lineRule="exact"/>
              <w:ind w:left="102"/>
              <w:rPr>
                <w:spacing w:val="-1"/>
                <w:szCs w:val="20"/>
              </w:rPr>
            </w:pPr>
          </w:p>
        </w:tc>
        <w:tc>
          <w:tcPr>
            <w:tcW w:w="1418" w:type="dxa"/>
          </w:tcPr>
          <w:p w14:paraId="11769C71" w14:textId="77777777" w:rsidR="001D061B" w:rsidRPr="005F1D2D" w:rsidRDefault="001D061B" w:rsidP="008A6494">
            <w:pPr>
              <w:spacing w:line="229" w:lineRule="exact"/>
              <w:ind w:left="102"/>
              <w:rPr>
                <w:szCs w:val="20"/>
              </w:rPr>
            </w:pPr>
          </w:p>
        </w:tc>
      </w:tr>
      <w:tr w:rsidR="001D061B" w14:paraId="72DB7689" w14:textId="77777777" w:rsidTr="00514BAB">
        <w:tc>
          <w:tcPr>
            <w:tcW w:w="2660" w:type="dxa"/>
          </w:tcPr>
          <w:p w14:paraId="1D1596DB" w14:textId="685F58DB" w:rsidR="001D061B" w:rsidRPr="005F1D2D" w:rsidRDefault="001D061B" w:rsidP="00514BAB">
            <w:pPr>
              <w:pStyle w:val="TableParagraph"/>
              <w:spacing w:line="229"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417" w:type="dxa"/>
          </w:tcPr>
          <w:p w14:paraId="60491038" w14:textId="77777777" w:rsidR="001D061B" w:rsidRPr="005F1D2D" w:rsidRDefault="001D061B" w:rsidP="00514BAB">
            <w:pPr>
              <w:pStyle w:val="TableParagraph"/>
              <w:spacing w:line="226" w:lineRule="exact"/>
              <w:ind w:left="102"/>
              <w:rPr>
                <w:spacing w:val="-1"/>
                <w:sz w:val="20"/>
                <w:szCs w:val="20"/>
              </w:rPr>
            </w:pPr>
          </w:p>
        </w:tc>
        <w:tc>
          <w:tcPr>
            <w:tcW w:w="4111" w:type="dxa"/>
          </w:tcPr>
          <w:p w14:paraId="6E002B2D" w14:textId="77777777" w:rsidR="001D061B" w:rsidRPr="005F1D2D" w:rsidRDefault="001D061B" w:rsidP="008A6494">
            <w:pPr>
              <w:spacing w:line="226" w:lineRule="exact"/>
              <w:ind w:left="102"/>
              <w:rPr>
                <w:spacing w:val="-1"/>
                <w:szCs w:val="20"/>
              </w:rPr>
            </w:pPr>
          </w:p>
        </w:tc>
        <w:tc>
          <w:tcPr>
            <w:tcW w:w="1418" w:type="dxa"/>
          </w:tcPr>
          <w:p w14:paraId="178560B3" w14:textId="77777777" w:rsidR="001D061B" w:rsidRPr="005F1D2D" w:rsidRDefault="001D061B" w:rsidP="008A6494">
            <w:pPr>
              <w:spacing w:line="229" w:lineRule="exact"/>
              <w:ind w:left="102"/>
              <w:rPr>
                <w:szCs w:val="20"/>
              </w:rPr>
            </w:pPr>
          </w:p>
        </w:tc>
      </w:tr>
      <w:tr w:rsidR="001D061B" w14:paraId="13713010" w14:textId="77777777" w:rsidTr="00514BAB">
        <w:tc>
          <w:tcPr>
            <w:tcW w:w="2660" w:type="dxa"/>
          </w:tcPr>
          <w:p w14:paraId="16E67BE6" w14:textId="784DA0E4" w:rsidR="001D061B" w:rsidRPr="00907C9B" w:rsidRDefault="001D061B" w:rsidP="00514BAB">
            <w:pPr>
              <w:pStyle w:val="TableParagraph"/>
              <w:spacing w:line="229" w:lineRule="exact"/>
              <w:ind w:left="102"/>
              <w:rPr>
                <w:b/>
                <w:sz w:val="20"/>
                <w:szCs w:val="20"/>
              </w:rPr>
            </w:pPr>
            <w:r w:rsidRPr="00907C9B">
              <w:rPr>
                <w:sz w:val="20"/>
                <w:szCs w:val="20"/>
              </w:rPr>
              <w:t>referral</w:t>
            </w:r>
            <w:r>
              <w:rPr>
                <w:sz w:val="20"/>
                <w:szCs w:val="20"/>
              </w:rPr>
              <w:t>Outcome</w:t>
            </w:r>
          </w:p>
        </w:tc>
        <w:tc>
          <w:tcPr>
            <w:tcW w:w="1417" w:type="dxa"/>
          </w:tcPr>
          <w:p w14:paraId="232BF289" w14:textId="55223BD2" w:rsidR="001D061B" w:rsidRPr="005F1D2D" w:rsidRDefault="001D061B" w:rsidP="00514BAB">
            <w:pPr>
              <w:pStyle w:val="TableParagraph"/>
              <w:spacing w:line="226" w:lineRule="exact"/>
              <w:ind w:left="102"/>
              <w:rPr>
                <w:spacing w:val="-1"/>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4111" w:type="dxa"/>
          </w:tcPr>
          <w:p w14:paraId="1D5DBDD5" w14:textId="77777777" w:rsidR="001D061B" w:rsidRDefault="001D061B" w:rsidP="008A6494">
            <w:pPr>
              <w:spacing w:line="229" w:lineRule="exact"/>
              <w:ind w:left="102"/>
              <w:rPr>
                <w:rFonts w:ascii="Calibri" w:hAnsi="Calibri"/>
                <w:spacing w:val="-1"/>
              </w:rPr>
            </w:pPr>
            <w:r w:rsidRPr="004742A5">
              <w:rPr>
                <w:szCs w:val="20"/>
              </w:rPr>
              <w:t>Returnerar en patie</w:t>
            </w:r>
            <w:r>
              <w:rPr>
                <w:szCs w:val="20"/>
              </w:rPr>
              <w:t>nts konsultationsremiss</w:t>
            </w:r>
            <w:r w:rsidRPr="004742A5">
              <w:rPr>
                <w:szCs w:val="20"/>
              </w:rPr>
              <w:t>var.</w:t>
            </w:r>
          </w:p>
          <w:p w14:paraId="3048665A" w14:textId="77777777" w:rsidR="001D061B" w:rsidRDefault="001D061B" w:rsidP="008A6494">
            <w:pPr>
              <w:rPr>
                <w:rFonts w:ascii="Arial" w:hAnsi="Arial" w:cs="Arial"/>
                <w:b/>
                <w:bCs/>
              </w:rPr>
            </w:pPr>
          </w:p>
          <w:p w14:paraId="68042C49" w14:textId="77777777" w:rsidR="001D061B" w:rsidRPr="005F1D2D" w:rsidRDefault="001D061B" w:rsidP="008A6494">
            <w:pPr>
              <w:spacing w:line="226" w:lineRule="exact"/>
              <w:ind w:left="102"/>
              <w:rPr>
                <w:spacing w:val="-1"/>
                <w:szCs w:val="20"/>
              </w:rPr>
            </w:pPr>
          </w:p>
        </w:tc>
        <w:tc>
          <w:tcPr>
            <w:tcW w:w="1418" w:type="dxa"/>
          </w:tcPr>
          <w:p w14:paraId="0323E768" w14:textId="648B5998" w:rsidR="001D061B" w:rsidRPr="005F1D2D" w:rsidRDefault="001D061B" w:rsidP="008A6494">
            <w:pPr>
              <w:spacing w:line="229" w:lineRule="exact"/>
              <w:ind w:left="102"/>
              <w:rPr>
                <w:szCs w:val="20"/>
              </w:rPr>
            </w:pPr>
            <w:r w:rsidRPr="00907C9B">
              <w:rPr>
                <w:szCs w:val="20"/>
              </w:rPr>
              <w:t>0.</w:t>
            </w:r>
            <w:r w:rsidRPr="00907C9B">
              <w:rPr>
                <w:spacing w:val="-1"/>
                <w:szCs w:val="20"/>
              </w:rPr>
              <w:t>.</w:t>
            </w:r>
            <w:r w:rsidRPr="00907C9B">
              <w:rPr>
                <w:szCs w:val="20"/>
              </w:rPr>
              <w:t>*</w:t>
            </w:r>
          </w:p>
        </w:tc>
      </w:tr>
      <w:tr w:rsidR="001D061B" w14:paraId="60F4ABF9" w14:textId="77777777" w:rsidTr="00514BAB">
        <w:tc>
          <w:tcPr>
            <w:tcW w:w="2660" w:type="dxa"/>
          </w:tcPr>
          <w:p w14:paraId="240E3B3D" w14:textId="25764F98" w:rsidR="001D061B" w:rsidRPr="00907C9B" w:rsidRDefault="001D061B" w:rsidP="00514BAB">
            <w:pPr>
              <w:pStyle w:val="TableParagraph"/>
              <w:spacing w:line="229" w:lineRule="exact"/>
              <w:ind w:left="102"/>
              <w:rPr>
                <w:sz w:val="20"/>
                <w:szCs w:val="20"/>
              </w:rPr>
            </w:pPr>
            <w:r>
              <w:rPr>
                <w:sz w:val="20"/>
                <w:szCs w:val="20"/>
              </w:rPr>
              <w:t>../</w:t>
            </w:r>
            <w:r w:rsidRPr="00907C9B">
              <w:rPr>
                <w:sz w:val="20"/>
                <w:szCs w:val="20"/>
              </w:rPr>
              <w:t>referral</w:t>
            </w:r>
            <w:r>
              <w:rPr>
                <w:sz w:val="20"/>
                <w:szCs w:val="20"/>
              </w:rPr>
              <w:t>Outcome</w:t>
            </w:r>
            <w:r w:rsidRPr="00907C9B">
              <w:rPr>
                <w:sz w:val="20"/>
                <w:szCs w:val="20"/>
              </w:rPr>
              <w:t>Header</w:t>
            </w:r>
          </w:p>
        </w:tc>
        <w:tc>
          <w:tcPr>
            <w:tcW w:w="1417" w:type="dxa"/>
          </w:tcPr>
          <w:p w14:paraId="510366DB" w14:textId="46D82F6B" w:rsidR="001D061B" w:rsidRDefault="001D061B" w:rsidP="00514BAB">
            <w:pPr>
              <w:pStyle w:val="TableParagraph"/>
              <w:spacing w:line="226"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4111" w:type="dxa"/>
          </w:tcPr>
          <w:p w14:paraId="0A8DB548" w14:textId="6E9FF45C" w:rsidR="001D061B" w:rsidRPr="004742A5" w:rsidRDefault="001D061B" w:rsidP="008A6494">
            <w:pPr>
              <w:spacing w:line="229" w:lineRule="exact"/>
              <w:ind w:left="102"/>
              <w:rPr>
                <w:szCs w:val="20"/>
              </w:rPr>
            </w:pPr>
            <w:r w:rsidRPr="00907C9B">
              <w:rPr>
                <w:szCs w:val="20"/>
              </w:rPr>
              <w:t>Innehåller basinformation om dokumentet</w:t>
            </w:r>
          </w:p>
        </w:tc>
        <w:tc>
          <w:tcPr>
            <w:tcW w:w="1418" w:type="dxa"/>
          </w:tcPr>
          <w:p w14:paraId="797036D6" w14:textId="096E5B1F" w:rsidR="001D061B" w:rsidRPr="00907C9B" w:rsidRDefault="001D061B" w:rsidP="008A6494">
            <w:pPr>
              <w:spacing w:line="229" w:lineRule="exact"/>
              <w:ind w:left="102"/>
              <w:rPr>
                <w:szCs w:val="20"/>
              </w:rPr>
            </w:pPr>
            <w:r w:rsidRPr="00907C9B">
              <w:rPr>
                <w:szCs w:val="20"/>
              </w:rPr>
              <w:t>1..1</w:t>
            </w:r>
          </w:p>
        </w:tc>
      </w:tr>
      <w:tr w:rsidR="001D061B" w14:paraId="2B7B6628" w14:textId="77777777" w:rsidTr="00514BAB">
        <w:tc>
          <w:tcPr>
            <w:tcW w:w="2660" w:type="dxa"/>
          </w:tcPr>
          <w:p w14:paraId="792E643C" w14:textId="380AE15A" w:rsidR="001D061B" w:rsidRDefault="001D061B" w:rsidP="00514BAB">
            <w:pPr>
              <w:pStyle w:val="TableParagraph"/>
              <w:spacing w:line="229" w:lineRule="exact"/>
              <w:ind w:left="102"/>
              <w:rPr>
                <w:sz w:val="20"/>
                <w:szCs w:val="20"/>
              </w:rPr>
            </w:pPr>
            <w:r>
              <w:rPr>
                <w:sz w:val="20"/>
                <w:szCs w:val="20"/>
              </w:rPr>
              <w:t>../../</w:t>
            </w:r>
            <w:r w:rsidRPr="00907C9B">
              <w:rPr>
                <w:sz w:val="20"/>
                <w:szCs w:val="20"/>
              </w:rPr>
              <w:t>document</w:t>
            </w:r>
            <w:r>
              <w:rPr>
                <w:sz w:val="20"/>
                <w:szCs w:val="20"/>
              </w:rPr>
              <w:t>Id</w:t>
            </w:r>
          </w:p>
        </w:tc>
        <w:tc>
          <w:tcPr>
            <w:tcW w:w="1417" w:type="dxa"/>
          </w:tcPr>
          <w:p w14:paraId="03C856B9" w14:textId="147404DA" w:rsidR="001D061B" w:rsidRDefault="001D061B" w:rsidP="00514BAB">
            <w:pPr>
              <w:pStyle w:val="TableParagraph"/>
              <w:spacing w:line="226" w:lineRule="exact"/>
              <w:ind w:left="102"/>
              <w:rPr>
                <w:sz w:val="20"/>
                <w:szCs w:val="20"/>
              </w:rPr>
            </w:pPr>
            <w:r>
              <w:rPr>
                <w:sz w:val="20"/>
                <w:szCs w:val="20"/>
              </w:rPr>
              <w:t>string</w:t>
            </w:r>
          </w:p>
        </w:tc>
        <w:tc>
          <w:tcPr>
            <w:tcW w:w="4111" w:type="dxa"/>
          </w:tcPr>
          <w:p w14:paraId="41EAD9CA" w14:textId="77777777" w:rsidR="001D061B" w:rsidRPr="00041CC6" w:rsidRDefault="001D061B" w:rsidP="008A6494">
            <w:pPr>
              <w:spacing w:line="229" w:lineRule="exact"/>
              <w:ind w:left="102"/>
              <w:rPr>
                <w:szCs w:val="20"/>
              </w:rPr>
            </w:pPr>
            <w:r w:rsidRPr="00041CC6">
              <w:rPr>
                <w:szCs w:val="20"/>
              </w:rPr>
              <w:t>Dokumentets identitet som är unik inom källsystemet</w:t>
            </w:r>
          </w:p>
          <w:p w14:paraId="37B3B3AD" w14:textId="77777777" w:rsidR="001D061B" w:rsidRPr="00907C9B" w:rsidRDefault="001D061B" w:rsidP="008A6494">
            <w:pPr>
              <w:spacing w:line="229" w:lineRule="exact"/>
              <w:ind w:left="102"/>
              <w:rPr>
                <w:szCs w:val="20"/>
              </w:rPr>
            </w:pPr>
          </w:p>
        </w:tc>
        <w:tc>
          <w:tcPr>
            <w:tcW w:w="1418" w:type="dxa"/>
          </w:tcPr>
          <w:p w14:paraId="0400BDBB" w14:textId="69B1F5DE" w:rsidR="001D061B" w:rsidRPr="00907C9B" w:rsidRDefault="001D061B" w:rsidP="008A6494">
            <w:pPr>
              <w:spacing w:line="229" w:lineRule="exact"/>
              <w:ind w:left="102"/>
              <w:rPr>
                <w:szCs w:val="20"/>
              </w:rPr>
            </w:pPr>
            <w:r w:rsidRPr="00907C9B">
              <w:rPr>
                <w:szCs w:val="20"/>
              </w:rPr>
              <w:t>1..1</w:t>
            </w:r>
          </w:p>
        </w:tc>
      </w:tr>
      <w:tr w:rsidR="001D061B" w14:paraId="56A53211" w14:textId="77777777" w:rsidTr="00514BAB">
        <w:tc>
          <w:tcPr>
            <w:tcW w:w="2660" w:type="dxa"/>
          </w:tcPr>
          <w:p w14:paraId="05431F1D" w14:textId="1A7EA167" w:rsidR="001D061B" w:rsidRDefault="001D061B" w:rsidP="00514BAB">
            <w:pPr>
              <w:pStyle w:val="TableParagraph"/>
              <w:spacing w:line="229" w:lineRule="exact"/>
              <w:ind w:left="102"/>
              <w:rPr>
                <w:sz w:val="20"/>
                <w:szCs w:val="20"/>
              </w:rPr>
            </w:pPr>
            <w:r>
              <w:rPr>
                <w:sz w:val="20"/>
                <w:szCs w:val="20"/>
              </w:rPr>
              <w:t>../../</w:t>
            </w:r>
            <w:r w:rsidRPr="007D6475">
              <w:rPr>
                <w:sz w:val="20"/>
                <w:szCs w:val="20"/>
              </w:rPr>
              <w:t>sourceSystem</w:t>
            </w:r>
            <w:r>
              <w:rPr>
                <w:sz w:val="20"/>
                <w:szCs w:val="20"/>
              </w:rPr>
              <w:t>HSAId</w:t>
            </w:r>
          </w:p>
        </w:tc>
        <w:tc>
          <w:tcPr>
            <w:tcW w:w="1417" w:type="dxa"/>
          </w:tcPr>
          <w:p w14:paraId="7B0D418F" w14:textId="07029D20" w:rsidR="001D061B" w:rsidRDefault="001D061B" w:rsidP="00514BAB">
            <w:pPr>
              <w:pStyle w:val="TableParagraph"/>
              <w:spacing w:line="226" w:lineRule="exact"/>
              <w:ind w:left="102"/>
              <w:rPr>
                <w:sz w:val="20"/>
                <w:szCs w:val="20"/>
              </w:rPr>
            </w:pPr>
            <w:r w:rsidRPr="007D6475">
              <w:rPr>
                <w:sz w:val="20"/>
                <w:szCs w:val="20"/>
              </w:rPr>
              <w:t>HSAidType</w:t>
            </w:r>
          </w:p>
        </w:tc>
        <w:tc>
          <w:tcPr>
            <w:tcW w:w="4111" w:type="dxa"/>
          </w:tcPr>
          <w:p w14:paraId="4698FEFA" w14:textId="0A528AA7" w:rsidR="001D061B" w:rsidRPr="00041CC6" w:rsidRDefault="001D061B" w:rsidP="008A6494">
            <w:pPr>
              <w:spacing w:line="229" w:lineRule="exact"/>
              <w:ind w:left="102"/>
              <w:rPr>
                <w:szCs w:val="20"/>
              </w:rPr>
            </w:pPr>
            <w:r w:rsidRPr="007D6475">
              <w:rPr>
                <w:szCs w:val="20"/>
              </w:rPr>
              <w:t>HSAid för det system som dokumentet är skapat i.</w:t>
            </w:r>
          </w:p>
        </w:tc>
        <w:tc>
          <w:tcPr>
            <w:tcW w:w="1418" w:type="dxa"/>
          </w:tcPr>
          <w:p w14:paraId="767A8DF7" w14:textId="1B9DDAB9" w:rsidR="001D061B" w:rsidRPr="00907C9B" w:rsidRDefault="001D061B" w:rsidP="008A6494">
            <w:pPr>
              <w:spacing w:line="229" w:lineRule="exact"/>
              <w:ind w:left="102"/>
              <w:rPr>
                <w:szCs w:val="20"/>
              </w:rPr>
            </w:pPr>
            <w:r w:rsidRPr="007D6475">
              <w:rPr>
                <w:szCs w:val="20"/>
              </w:rPr>
              <w:t>1..1</w:t>
            </w:r>
          </w:p>
        </w:tc>
      </w:tr>
      <w:tr w:rsidR="001D061B" w14:paraId="0D621603" w14:textId="77777777" w:rsidTr="00514BAB">
        <w:tc>
          <w:tcPr>
            <w:tcW w:w="2660" w:type="dxa"/>
          </w:tcPr>
          <w:p w14:paraId="06F31655" w14:textId="77777777" w:rsidR="001D061B" w:rsidRPr="00907C9B" w:rsidRDefault="001D061B" w:rsidP="008A6494">
            <w:pPr>
              <w:spacing w:line="229" w:lineRule="exact"/>
              <w:ind w:left="102"/>
              <w:rPr>
                <w:szCs w:val="20"/>
              </w:rPr>
            </w:pPr>
            <w:r>
              <w:rPr>
                <w:szCs w:val="20"/>
              </w:rPr>
              <w:t>../../</w:t>
            </w:r>
            <w:r w:rsidRPr="00907C9B">
              <w:rPr>
                <w:szCs w:val="20"/>
              </w:rPr>
              <w:t>documentTitle</w:t>
            </w:r>
          </w:p>
          <w:p w14:paraId="02BAF80A" w14:textId="77777777" w:rsidR="001D061B" w:rsidRDefault="001D061B" w:rsidP="00514BAB">
            <w:pPr>
              <w:pStyle w:val="TableParagraph"/>
              <w:spacing w:line="229" w:lineRule="exact"/>
              <w:ind w:left="102"/>
              <w:rPr>
                <w:sz w:val="20"/>
                <w:szCs w:val="20"/>
              </w:rPr>
            </w:pPr>
          </w:p>
        </w:tc>
        <w:tc>
          <w:tcPr>
            <w:tcW w:w="1417" w:type="dxa"/>
          </w:tcPr>
          <w:p w14:paraId="59CA54EC" w14:textId="36AC78EC" w:rsidR="001D061B" w:rsidRPr="007D6475" w:rsidRDefault="001D061B" w:rsidP="00514BAB">
            <w:pPr>
              <w:pStyle w:val="TableParagraph"/>
              <w:spacing w:line="226" w:lineRule="exact"/>
              <w:ind w:left="102"/>
              <w:rPr>
                <w:sz w:val="20"/>
                <w:szCs w:val="20"/>
              </w:rPr>
            </w:pPr>
            <w:r>
              <w:rPr>
                <w:sz w:val="20"/>
                <w:szCs w:val="20"/>
              </w:rPr>
              <w:t>string</w:t>
            </w:r>
          </w:p>
        </w:tc>
        <w:tc>
          <w:tcPr>
            <w:tcW w:w="4111" w:type="dxa"/>
          </w:tcPr>
          <w:p w14:paraId="11A7B880" w14:textId="77777777" w:rsidR="001D061B" w:rsidRPr="00041CC6" w:rsidRDefault="001D061B" w:rsidP="008A6494">
            <w:pPr>
              <w:spacing w:line="229" w:lineRule="exact"/>
              <w:ind w:left="102"/>
              <w:rPr>
                <w:szCs w:val="20"/>
              </w:rPr>
            </w:pPr>
            <w:r w:rsidRPr="00041CC6">
              <w:rPr>
                <w:szCs w:val="20"/>
              </w:rPr>
              <w:t>Titel som beskriver den information som sänds i dokumentet.</w:t>
            </w:r>
          </w:p>
          <w:p w14:paraId="4228D1E8" w14:textId="77777777" w:rsidR="001D061B" w:rsidRPr="007D6475" w:rsidRDefault="001D061B" w:rsidP="008A6494">
            <w:pPr>
              <w:spacing w:line="229" w:lineRule="exact"/>
              <w:ind w:left="102"/>
              <w:rPr>
                <w:szCs w:val="20"/>
              </w:rPr>
            </w:pPr>
          </w:p>
        </w:tc>
        <w:tc>
          <w:tcPr>
            <w:tcW w:w="1418" w:type="dxa"/>
          </w:tcPr>
          <w:p w14:paraId="3309788A" w14:textId="6A5DB3E7" w:rsidR="001D061B" w:rsidRPr="007D6475" w:rsidRDefault="001D061B" w:rsidP="008A6494">
            <w:pPr>
              <w:spacing w:line="229" w:lineRule="exact"/>
              <w:ind w:left="102"/>
              <w:rPr>
                <w:szCs w:val="20"/>
              </w:rPr>
            </w:pPr>
            <w:r w:rsidRPr="00907C9B">
              <w:rPr>
                <w:szCs w:val="20"/>
              </w:rPr>
              <w:t>0..1</w:t>
            </w:r>
          </w:p>
        </w:tc>
      </w:tr>
      <w:tr w:rsidR="001D061B" w14:paraId="0F00E13E" w14:textId="77777777" w:rsidTr="00514BAB">
        <w:tc>
          <w:tcPr>
            <w:tcW w:w="2660" w:type="dxa"/>
          </w:tcPr>
          <w:p w14:paraId="2FCDB6E1" w14:textId="77777777" w:rsidR="001D061B" w:rsidRPr="00907C9B" w:rsidRDefault="001D061B" w:rsidP="008A6494">
            <w:pPr>
              <w:spacing w:line="229" w:lineRule="exact"/>
              <w:ind w:left="102"/>
              <w:rPr>
                <w:szCs w:val="20"/>
              </w:rPr>
            </w:pPr>
            <w:r>
              <w:rPr>
                <w:szCs w:val="20"/>
              </w:rPr>
              <w:t>../../</w:t>
            </w:r>
            <w:r w:rsidRPr="00907C9B">
              <w:rPr>
                <w:szCs w:val="20"/>
              </w:rPr>
              <w:t>documentTime</w:t>
            </w:r>
          </w:p>
          <w:p w14:paraId="24458E08" w14:textId="77777777" w:rsidR="001D061B" w:rsidRDefault="001D061B" w:rsidP="008A6494">
            <w:pPr>
              <w:spacing w:line="229" w:lineRule="exact"/>
              <w:ind w:left="102"/>
              <w:rPr>
                <w:szCs w:val="20"/>
              </w:rPr>
            </w:pPr>
          </w:p>
        </w:tc>
        <w:tc>
          <w:tcPr>
            <w:tcW w:w="1417" w:type="dxa"/>
          </w:tcPr>
          <w:p w14:paraId="01EDA7CA" w14:textId="77777777" w:rsidR="001D061B" w:rsidRPr="00171EC2" w:rsidRDefault="001D061B" w:rsidP="008A6494">
            <w:pPr>
              <w:spacing w:line="229" w:lineRule="exact"/>
              <w:ind w:left="102"/>
              <w:rPr>
                <w:szCs w:val="20"/>
              </w:rPr>
            </w:pPr>
            <w:r>
              <w:rPr>
                <w:szCs w:val="20"/>
              </w:rPr>
              <w:t>TimeStampType</w:t>
            </w:r>
          </w:p>
          <w:p w14:paraId="1B668527" w14:textId="77777777" w:rsidR="001D061B" w:rsidRDefault="001D061B" w:rsidP="00514BAB">
            <w:pPr>
              <w:pStyle w:val="TableParagraph"/>
              <w:spacing w:line="226" w:lineRule="exact"/>
              <w:ind w:left="102"/>
              <w:rPr>
                <w:sz w:val="20"/>
                <w:szCs w:val="20"/>
              </w:rPr>
            </w:pPr>
          </w:p>
        </w:tc>
        <w:tc>
          <w:tcPr>
            <w:tcW w:w="4111" w:type="dxa"/>
          </w:tcPr>
          <w:p w14:paraId="470EDE24" w14:textId="154A9FE4" w:rsidR="001D061B" w:rsidRPr="00041CC6" w:rsidRDefault="001D061B" w:rsidP="008A6494">
            <w:pPr>
              <w:spacing w:line="229" w:lineRule="exact"/>
              <w:ind w:left="102"/>
              <w:rPr>
                <w:szCs w:val="20"/>
              </w:rPr>
            </w:pPr>
            <w:r w:rsidRPr="00907C9B">
              <w:rPr>
                <w:szCs w:val="20"/>
              </w:rPr>
              <w:t>Tidpunkt då dokument skapades</w:t>
            </w:r>
          </w:p>
        </w:tc>
        <w:tc>
          <w:tcPr>
            <w:tcW w:w="1418" w:type="dxa"/>
          </w:tcPr>
          <w:p w14:paraId="206CF507" w14:textId="6AE4A773" w:rsidR="001D061B" w:rsidRPr="00907C9B" w:rsidRDefault="001D061B" w:rsidP="008A6494">
            <w:pPr>
              <w:spacing w:line="229" w:lineRule="exact"/>
              <w:ind w:left="102"/>
              <w:rPr>
                <w:szCs w:val="20"/>
              </w:rPr>
            </w:pPr>
            <w:r w:rsidRPr="00907C9B">
              <w:rPr>
                <w:szCs w:val="20"/>
              </w:rPr>
              <w:t>1..1</w:t>
            </w:r>
          </w:p>
        </w:tc>
      </w:tr>
      <w:tr w:rsidR="001D061B" w14:paraId="6BE0FEF8" w14:textId="77777777" w:rsidTr="00514BAB">
        <w:tc>
          <w:tcPr>
            <w:tcW w:w="2660" w:type="dxa"/>
          </w:tcPr>
          <w:p w14:paraId="516E971A" w14:textId="31A25EFD" w:rsidR="001D061B" w:rsidRDefault="001D061B" w:rsidP="008A6494">
            <w:pPr>
              <w:spacing w:line="229" w:lineRule="exact"/>
              <w:ind w:left="102"/>
              <w:rPr>
                <w:szCs w:val="20"/>
              </w:rPr>
            </w:pPr>
            <w:r>
              <w:rPr>
                <w:szCs w:val="20"/>
              </w:rPr>
              <w:t>../../</w:t>
            </w:r>
            <w:r w:rsidRPr="00907C9B">
              <w:rPr>
                <w:szCs w:val="20"/>
              </w:rPr>
              <w:t>patient</w:t>
            </w:r>
            <w:r>
              <w:rPr>
                <w:szCs w:val="20"/>
              </w:rPr>
              <w:t>Id</w:t>
            </w:r>
          </w:p>
        </w:tc>
        <w:tc>
          <w:tcPr>
            <w:tcW w:w="1417" w:type="dxa"/>
          </w:tcPr>
          <w:p w14:paraId="1AA7A90C" w14:textId="3D22E328" w:rsidR="001D061B" w:rsidRDefault="001D061B" w:rsidP="008A6494">
            <w:pPr>
              <w:spacing w:line="229" w:lineRule="exact"/>
              <w:ind w:left="102"/>
              <w:rPr>
                <w:szCs w:val="20"/>
              </w:rPr>
            </w:pPr>
            <w:r>
              <w:rPr>
                <w:spacing w:val="-1"/>
                <w:szCs w:val="20"/>
              </w:rPr>
              <w:t>PersonIdType</w:t>
            </w:r>
          </w:p>
        </w:tc>
        <w:tc>
          <w:tcPr>
            <w:tcW w:w="4111" w:type="dxa"/>
          </w:tcPr>
          <w:p w14:paraId="7E7147CD" w14:textId="77777777" w:rsidR="001D061B" w:rsidRPr="00041CC6" w:rsidRDefault="001D061B" w:rsidP="008A6494">
            <w:pPr>
              <w:spacing w:line="229" w:lineRule="exact"/>
              <w:ind w:left="102"/>
              <w:rPr>
                <w:szCs w:val="20"/>
              </w:rPr>
            </w:pPr>
            <w:r w:rsidRPr="00041CC6">
              <w:rPr>
                <w:szCs w:val="20"/>
              </w:rPr>
              <w:t>Id</w:t>
            </w:r>
            <w:r>
              <w:rPr>
                <w:szCs w:val="20"/>
              </w:rPr>
              <w:t>entifierare för patient.</w:t>
            </w:r>
          </w:p>
          <w:p w14:paraId="5ADC6E3F" w14:textId="77777777" w:rsidR="001D061B" w:rsidRPr="00A63DCF" w:rsidRDefault="001D061B" w:rsidP="008A6494">
            <w:pPr>
              <w:spacing w:line="226" w:lineRule="exact"/>
              <w:ind w:left="102"/>
              <w:rPr>
                <w:spacing w:val="-1"/>
                <w:szCs w:val="20"/>
              </w:rPr>
            </w:pPr>
          </w:p>
          <w:p w14:paraId="2D0CFAB7" w14:textId="77777777" w:rsidR="001D061B" w:rsidRPr="00907C9B" w:rsidRDefault="001D061B" w:rsidP="008A6494">
            <w:pPr>
              <w:spacing w:line="229" w:lineRule="exact"/>
              <w:ind w:left="102"/>
              <w:rPr>
                <w:szCs w:val="20"/>
              </w:rPr>
            </w:pPr>
          </w:p>
        </w:tc>
        <w:tc>
          <w:tcPr>
            <w:tcW w:w="1418" w:type="dxa"/>
          </w:tcPr>
          <w:p w14:paraId="65FB11A6" w14:textId="557E3A95" w:rsidR="001D061B" w:rsidRPr="00907C9B" w:rsidRDefault="001D061B" w:rsidP="008A6494">
            <w:pPr>
              <w:spacing w:line="229" w:lineRule="exact"/>
              <w:ind w:left="102"/>
              <w:rPr>
                <w:szCs w:val="20"/>
              </w:rPr>
            </w:pPr>
            <w:r w:rsidRPr="00907C9B">
              <w:rPr>
                <w:szCs w:val="20"/>
              </w:rPr>
              <w:t>1..1</w:t>
            </w:r>
          </w:p>
        </w:tc>
      </w:tr>
      <w:tr w:rsidR="001D061B" w14:paraId="2448E097" w14:textId="77777777" w:rsidTr="00514BAB">
        <w:tc>
          <w:tcPr>
            <w:tcW w:w="2660" w:type="dxa"/>
          </w:tcPr>
          <w:p w14:paraId="42710ADF" w14:textId="1ADCC292" w:rsidR="001D061B" w:rsidRDefault="001D061B" w:rsidP="008A6494">
            <w:pPr>
              <w:spacing w:line="229" w:lineRule="exact"/>
              <w:ind w:left="102"/>
              <w:rPr>
                <w:szCs w:val="20"/>
              </w:rPr>
            </w:pPr>
            <w:r>
              <w:rPr>
                <w:szCs w:val="20"/>
              </w:rPr>
              <w:t>../../../id</w:t>
            </w:r>
          </w:p>
        </w:tc>
        <w:tc>
          <w:tcPr>
            <w:tcW w:w="1417" w:type="dxa"/>
          </w:tcPr>
          <w:p w14:paraId="05BAEDBF" w14:textId="222119FB" w:rsidR="001D061B" w:rsidRDefault="001D061B" w:rsidP="008A6494">
            <w:pPr>
              <w:spacing w:line="229" w:lineRule="exact"/>
              <w:ind w:left="102"/>
              <w:rPr>
                <w:spacing w:val="-1"/>
                <w:szCs w:val="20"/>
              </w:rPr>
            </w:pPr>
            <w:r>
              <w:rPr>
                <w:szCs w:val="20"/>
              </w:rPr>
              <w:t>string</w:t>
            </w:r>
          </w:p>
        </w:tc>
        <w:tc>
          <w:tcPr>
            <w:tcW w:w="4111" w:type="dxa"/>
          </w:tcPr>
          <w:p w14:paraId="6F3F7EF7" w14:textId="6AEE7BD6" w:rsidR="001D061B" w:rsidRPr="00041CC6" w:rsidRDefault="001D061B" w:rsidP="008A6494">
            <w:pPr>
              <w:spacing w:line="229" w:lineRule="exact"/>
              <w:ind w:left="102"/>
              <w:rPr>
                <w:szCs w:val="20"/>
              </w:rPr>
            </w:pPr>
            <w:r w:rsidRPr="006167E0">
              <w:rPr>
                <w:szCs w:val="20"/>
              </w:rPr>
              <w:t>Identiteten enligt den identitetstyp (type) som angivits. Anges med 12 tecken utan bindestreck.</w:t>
            </w:r>
          </w:p>
        </w:tc>
        <w:tc>
          <w:tcPr>
            <w:tcW w:w="1418" w:type="dxa"/>
          </w:tcPr>
          <w:p w14:paraId="71F6CDFA" w14:textId="5A11AFC9" w:rsidR="001D061B" w:rsidRPr="00907C9B" w:rsidRDefault="001D061B" w:rsidP="008A6494">
            <w:pPr>
              <w:spacing w:line="229" w:lineRule="exact"/>
              <w:ind w:left="102"/>
              <w:rPr>
                <w:szCs w:val="20"/>
              </w:rPr>
            </w:pPr>
            <w:r>
              <w:rPr>
                <w:szCs w:val="20"/>
              </w:rPr>
              <w:t>1..1</w:t>
            </w:r>
          </w:p>
        </w:tc>
      </w:tr>
      <w:tr w:rsidR="001D061B" w14:paraId="28877DBF" w14:textId="77777777" w:rsidTr="00514BAB">
        <w:tc>
          <w:tcPr>
            <w:tcW w:w="2660" w:type="dxa"/>
          </w:tcPr>
          <w:p w14:paraId="064DF5FE" w14:textId="70EFE25F" w:rsidR="001D061B" w:rsidRDefault="001D061B" w:rsidP="008A6494">
            <w:pPr>
              <w:spacing w:line="229" w:lineRule="exact"/>
              <w:ind w:left="102"/>
              <w:rPr>
                <w:szCs w:val="20"/>
              </w:rPr>
            </w:pPr>
            <w:r>
              <w:rPr>
                <w:szCs w:val="20"/>
              </w:rPr>
              <w:t>../../../type</w:t>
            </w:r>
          </w:p>
        </w:tc>
        <w:tc>
          <w:tcPr>
            <w:tcW w:w="1417" w:type="dxa"/>
          </w:tcPr>
          <w:p w14:paraId="77E2C2B9" w14:textId="3DCC5C7C" w:rsidR="001D061B" w:rsidRDefault="001D061B" w:rsidP="008A6494">
            <w:pPr>
              <w:spacing w:line="229" w:lineRule="exact"/>
              <w:ind w:left="102"/>
              <w:rPr>
                <w:szCs w:val="20"/>
              </w:rPr>
            </w:pPr>
            <w:r>
              <w:rPr>
                <w:szCs w:val="20"/>
              </w:rPr>
              <w:t>string</w:t>
            </w:r>
          </w:p>
        </w:tc>
        <w:tc>
          <w:tcPr>
            <w:tcW w:w="4111" w:type="dxa"/>
          </w:tcPr>
          <w:p w14:paraId="6404D231" w14:textId="77777777" w:rsidR="001D061B" w:rsidRPr="006167E0" w:rsidRDefault="001D061B" w:rsidP="008A6494">
            <w:pPr>
              <w:spacing w:line="226" w:lineRule="exact"/>
              <w:ind w:left="102"/>
              <w:rPr>
                <w:szCs w:val="20"/>
              </w:rPr>
            </w:pPr>
            <w:r w:rsidRPr="006167E0">
              <w:rPr>
                <w:szCs w:val="20"/>
              </w:rPr>
              <w:t xml:space="preserve">OID för typ av identifierare. </w:t>
            </w:r>
          </w:p>
          <w:p w14:paraId="28009724" w14:textId="77777777" w:rsidR="001D061B" w:rsidRPr="006167E0" w:rsidRDefault="001D061B" w:rsidP="008A6494">
            <w:pPr>
              <w:spacing w:line="226" w:lineRule="exact"/>
              <w:ind w:left="102"/>
              <w:rPr>
                <w:szCs w:val="20"/>
              </w:rPr>
            </w:pPr>
            <w:r w:rsidRPr="006167E0">
              <w:rPr>
                <w:szCs w:val="20"/>
              </w:rPr>
              <w:t>För personnummer ska Skatteverkets personnummer (1.2.752.129.2.1.3.1).</w:t>
            </w:r>
          </w:p>
          <w:p w14:paraId="39B304CA" w14:textId="77777777" w:rsidR="001D061B" w:rsidRPr="006167E0" w:rsidRDefault="001D061B" w:rsidP="008A6494">
            <w:pPr>
              <w:spacing w:line="226" w:lineRule="exact"/>
              <w:ind w:left="102"/>
              <w:rPr>
                <w:szCs w:val="20"/>
              </w:rPr>
            </w:pPr>
            <w:r w:rsidRPr="006167E0">
              <w:rPr>
                <w:szCs w:val="20"/>
              </w:rPr>
              <w:t>För samordningsnummer ska Skatteverkets samordningsnummer (1.2.752.129.2.1.3.3).</w:t>
            </w:r>
          </w:p>
          <w:p w14:paraId="51552EEA" w14:textId="23CB8284" w:rsidR="001D061B" w:rsidRPr="006167E0" w:rsidRDefault="001D061B" w:rsidP="008A6494">
            <w:pPr>
              <w:spacing w:line="229" w:lineRule="exact"/>
              <w:ind w:left="102"/>
              <w:rPr>
                <w:szCs w:val="20"/>
              </w:rPr>
            </w:pPr>
            <w:r w:rsidRPr="006167E0">
              <w:rPr>
                <w:szCs w:val="20"/>
              </w:rPr>
              <w:t>För reservnummer används lokalt definierade reservnummer, exempelvis SLL reservnummer (1.2.752.97.3.1.3)</w:t>
            </w:r>
          </w:p>
        </w:tc>
        <w:tc>
          <w:tcPr>
            <w:tcW w:w="1418" w:type="dxa"/>
          </w:tcPr>
          <w:p w14:paraId="4BF59CA7" w14:textId="515AC038" w:rsidR="001D061B" w:rsidRDefault="001D061B" w:rsidP="008A6494">
            <w:pPr>
              <w:spacing w:line="229" w:lineRule="exact"/>
              <w:ind w:left="102"/>
              <w:rPr>
                <w:szCs w:val="20"/>
              </w:rPr>
            </w:pPr>
            <w:r>
              <w:rPr>
                <w:szCs w:val="20"/>
              </w:rPr>
              <w:t>1..1</w:t>
            </w:r>
          </w:p>
        </w:tc>
      </w:tr>
      <w:tr w:rsidR="001D061B" w14:paraId="519D9FFE" w14:textId="77777777" w:rsidTr="00514BAB">
        <w:tc>
          <w:tcPr>
            <w:tcW w:w="2660" w:type="dxa"/>
          </w:tcPr>
          <w:p w14:paraId="270FB25C" w14:textId="77777777" w:rsidR="001D061B" w:rsidRPr="00907C9B" w:rsidRDefault="001D061B" w:rsidP="008A6494">
            <w:pPr>
              <w:spacing w:line="229" w:lineRule="exact"/>
              <w:ind w:left="102"/>
              <w:rPr>
                <w:szCs w:val="20"/>
              </w:rPr>
            </w:pPr>
            <w:r>
              <w:rPr>
                <w:szCs w:val="20"/>
              </w:rPr>
              <w:t>../../</w:t>
            </w:r>
            <w:r w:rsidRPr="00490D5B">
              <w:rPr>
                <w:szCs w:val="20"/>
              </w:rPr>
              <w:t>accountableHealthcareProfessional</w:t>
            </w:r>
          </w:p>
          <w:p w14:paraId="43DC565E" w14:textId="77777777" w:rsidR="001D061B" w:rsidRDefault="001D061B" w:rsidP="008A6494">
            <w:pPr>
              <w:spacing w:line="229" w:lineRule="exact"/>
              <w:ind w:left="102"/>
              <w:rPr>
                <w:szCs w:val="20"/>
              </w:rPr>
            </w:pPr>
          </w:p>
        </w:tc>
        <w:tc>
          <w:tcPr>
            <w:tcW w:w="1417" w:type="dxa"/>
          </w:tcPr>
          <w:p w14:paraId="76EA3660" w14:textId="203A3A28" w:rsidR="001D061B" w:rsidRDefault="001D061B" w:rsidP="008A6494">
            <w:pPr>
              <w:spacing w:line="229" w:lineRule="exact"/>
              <w:ind w:left="102"/>
              <w:rPr>
                <w:szCs w:val="20"/>
              </w:rPr>
            </w:pPr>
            <w:r w:rsidRPr="00490D5B">
              <w:rPr>
                <w:szCs w:val="20"/>
              </w:rPr>
              <w:t>HealthcareProfessionalType</w:t>
            </w:r>
          </w:p>
        </w:tc>
        <w:tc>
          <w:tcPr>
            <w:tcW w:w="4111" w:type="dxa"/>
          </w:tcPr>
          <w:p w14:paraId="74D5D5FD" w14:textId="77777777" w:rsidR="001D061B" w:rsidRPr="00041CC6" w:rsidRDefault="001D061B" w:rsidP="008A6494">
            <w:pPr>
              <w:spacing w:line="226" w:lineRule="exact"/>
              <w:ind w:left="102"/>
              <w:rPr>
                <w:spacing w:val="-1"/>
                <w:szCs w:val="20"/>
              </w:rPr>
            </w:pPr>
            <w:r w:rsidRPr="00041CC6">
              <w:rPr>
                <w:spacing w:val="-1"/>
                <w:szCs w:val="20"/>
              </w:rPr>
              <w:t>Information om den hälso- och sjukvårdsperson som skapat informationen i dokumentet, nedan kallas författare.</w:t>
            </w:r>
            <w:r>
              <w:rPr>
                <w:spacing w:val="-1"/>
                <w:szCs w:val="20"/>
              </w:rPr>
              <w:t xml:space="preserve"> Vid uppdatering av tidigare skapade dokument avses den hälso- och sjukvårdsperson som senast uppdaterade informationen</w:t>
            </w:r>
          </w:p>
          <w:p w14:paraId="1235061A" w14:textId="77777777" w:rsidR="001D061B" w:rsidRPr="006167E0" w:rsidRDefault="001D061B" w:rsidP="008A6494">
            <w:pPr>
              <w:spacing w:line="226" w:lineRule="exact"/>
              <w:ind w:left="102"/>
              <w:rPr>
                <w:szCs w:val="20"/>
              </w:rPr>
            </w:pPr>
          </w:p>
        </w:tc>
        <w:tc>
          <w:tcPr>
            <w:tcW w:w="1418" w:type="dxa"/>
          </w:tcPr>
          <w:p w14:paraId="1737C56D" w14:textId="4A7F335C" w:rsidR="001D061B" w:rsidRDefault="001D061B" w:rsidP="008A6494">
            <w:pPr>
              <w:spacing w:line="229" w:lineRule="exact"/>
              <w:ind w:left="102"/>
              <w:rPr>
                <w:szCs w:val="20"/>
              </w:rPr>
            </w:pPr>
            <w:r w:rsidRPr="00907C9B">
              <w:rPr>
                <w:szCs w:val="20"/>
              </w:rPr>
              <w:t>1..1</w:t>
            </w:r>
          </w:p>
        </w:tc>
      </w:tr>
      <w:tr w:rsidR="001D061B" w14:paraId="716BD2B9" w14:textId="77777777" w:rsidTr="00514BAB">
        <w:tc>
          <w:tcPr>
            <w:tcW w:w="2660" w:type="dxa"/>
          </w:tcPr>
          <w:p w14:paraId="508002BC" w14:textId="77777777" w:rsidR="001D061B" w:rsidRPr="00907C9B" w:rsidRDefault="001D061B" w:rsidP="008A6494">
            <w:pPr>
              <w:spacing w:line="229" w:lineRule="exact"/>
              <w:ind w:left="102"/>
              <w:rPr>
                <w:szCs w:val="20"/>
              </w:rPr>
            </w:pPr>
            <w:r>
              <w:rPr>
                <w:szCs w:val="20"/>
              </w:rPr>
              <w:t>../../../</w:t>
            </w:r>
            <w:r w:rsidRPr="00907C9B">
              <w:rPr>
                <w:szCs w:val="20"/>
              </w:rPr>
              <w:t>a</w:t>
            </w:r>
            <w:r w:rsidRPr="00907C9B">
              <w:rPr>
                <w:spacing w:val="-1"/>
                <w:szCs w:val="20"/>
              </w:rPr>
              <w:t>uthorTime</w:t>
            </w:r>
          </w:p>
          <w:p w14:paraId="21B4A040" w14:textId="77777777" w:rsidR="001D061B" w:rsidRDefault="001D061B" w:rsidP="008A6494">
            <w:pPr>
              <w:spacing w:line="229" w:lineRule="exact"/>
              <w:ind w:left="102"/>
              <w:rPr>
                <w:szCs w:val="20"/>
              </w:rPr>
            </w:pPr>
          </w:p>
        </w:tc>
        <w:tc>
          <w:tcPr>
            <w:tcW w:w="1417" w:type="dxa"/>
          </w:tcPr>
          <w:p w14:paraId="59F5C621" w14:textId="77777777" w:rsidR="001D061B" w:rsidRDefault="001D061B" w:rsidP="008A6494">
            <w:pPr>
              <w:spacing w:line="229" w:lineRule="exact"/>
              <w:ind w:left="102"/>
              <w:rPr>
                <w:rFonts w:ascii="Arial" w:hAnsi="Arial" w:cs="Arial"/>
                <w:color w:val="FF0000"/>
                <w:szCs w:val="20"/>
              </w:rPr>
            </w:pPr>
            <w:r>
              <w:rPr>
                <w:szCs w:val="20"/>
              </w:rPr>
              <w:t>TimeStampType</w:t>
            </w:r>
          </w:p>
          <w:p w14:paraId="297482EE" w14:textId="77777777" w:rsidR="001D061B" w:rsidRPr="00490D5B" w:rsidRDefault="001D061B" w:rsidP="008A6494">
            <w:pPr>
              <w:spacing w:line="229" w:lineRule="exact"/>
              <w:ind w:left="102"/>
              <w:rPr>
                <w:szCs w:val="20"/>
              </w:rPr>
            </w:pPr>
          </w:p>
        </w:tc>
        <w:tc>
          <w:tcPr>
            <w:tcW w:w="4111" w:type="dxa"/>
          </w:tcPr>
          <w:p w14:paraId="44BEC60A" w14:textId="77777777" w:rsidR="001D061B" w:rsidRPr="00907C9B" w:rsidRDefault="001D061B" w:rsidP="008A6494">
            <w:pPr>
              <w:spacing w:line="226" w:lineRule="exact"/>
              <w:ind w:left="102"/>
              <w:rPr>
                <w:spacing w:val="-1"/>
                <w:szCs w:val="20"/>
              </w:rPr>
            </w:pPr>
            <w:r w:rsidRPr="00907C9B">
              <w:rPr>
                <w:spacing w:val="-1"/>
                <w:szCs w:val="20"/>
              </w:rPr>
              <w:t>Tidpunkt då dokumentet skapades</w:t>
            </w:r>
          </w:p>
          <w:p w14:paraId="75CFA978" w14:textId="77777777" w:rsidR="001D061B" w:rsidRPr="00041CC6" w:rsidRDefault="001D061B" w:rsidP="008A6494">
            <w:pPr>
              <w:spacing w:line="226" w:lineRule="exact"/>
              <w:ind w:left="102"/>
              <w:rPr>
                <w:spacing w:val="-1"/>
                <w:szCs w:val="20"/>
              </w:rPr>
            </w:pPr>
          </w:p>
        </w:tc>
        <w:tc>
          <w:tcPr>
            <w:tcW w:w="1418" w:type="dxa"/>
          </w:tcPr>
          <w:p w14:paraId="3AA54599" w14:textId="65C0569B" w:rsidR="001D061B" w:rsidRPr="00907C9B" w:rsidRDefault="001D061B" w:rsidP="008A6494">
            <w:pPr>
              <w:spacing w:line="229" w:lineRule="exact"/>
              <w:ind w:left="102"/>
              <w:rPr>
                <w:szCs w:val="20"/>
              </w:rPr>
            </w:pPr>
            <w:r w:rsidRPr="00907C9B">
              <w:rPr>
                <w:spacing w:val="-1"/>
                <w:szCs w:val="20"/>
              </w:rPr>
              <w:t>1..1</w:t>
            </w:r>
          </w:p>
        </w:tc>
      </w:tr>
      <w:tr w:rsidR="001D061B" w14:paraId="70D381CB" w14:textId="77777777" w:rsidTr="00514BAB">
        <w:tc>
          <w:tcPr>
            <w:tcW w:w="2660" w:type="dxa"/>
          </w:tcPr>
          <w:p w14:paraId="7D272A00" w14:textId="77777777" w:rsidR="001D061B" w:rsidRPr="00907C9B" w:rsidRDefault="001D061B" w:rsidP="008A6494">
            <w:pPr>
              <w:spacing w:line="229" w:lineRule="exact"/>
              <w:ind w:left="102"/>
              <w:rPr>
                <w:szCs w:val="20"/>
              </w:rPr>
            </w:pPr>
            <w:r>
              <w:rPr>
                <w:szCs w:val="20"/>
              </w:rPr>
              <w:lastRenderedPageBreak/>
              <w:t>../../../</w:t>
            </w:r>
            <w:r w:rsidRPr="00490D5B">
              <w:rPr>
                <w:spacing w:val="-1"/>
                <w:szCs w:val="20"/>
              </w:rPr>
              <w:t>healthcareProfessionalHSAId</w:t>
            </w:r>
          </w:p>
          <w:p w14:paraId="32C9C720" w14:textId="77777777" w:rsidR="001D061B" w:rsidRDefault="001D061B" w:rsidP="008A6494">
            <w:pPr>
              <w:spacing w:line="229" w:lineRule="exact"/>
              <w:ind w:left="102"/>
              <w:rPr>
                <w:szCs w:val="20"/>
              </w:rPr>
            </w:pPr>
          </w:p>
        </w:tc>
        <w:tc>
          <w:tcPr>
            <w:tcW w:w="1417" w:type="dxa"/>
          </w:tcPr>
          <w:p w14:paraId="62833982" w14:textId="77777777" w:rsidR="001D061B" w:rsidRDefault="001D061B" w:rsidP="008A6494">
            <w:pPr>
              <w:spacing w:line="229" w:lineRule="exact"/>
              <w:ind w:left="102"/>
              <w:rPr>
                <w:rFonts w:ascii="Arial" w:hAnsi="Arial" w:cs="Arial"/>
                <w:szCs w:val="20"/>
              </w:rPr>
            </w:pPr>
            <w:r>
              <w:rPr>
                <w:szCs w:val="20"/>
              </w:rPr>
              <w:t>HSAidType</w:t>
            </w:r>
          </w:p>
          <w:p w14:paraId="01E8F244" w14:textId="77777777" w:rsidR="001D061B" w:rsidRDefault="001D061B" w:rsidP="008A6494">
            <w:pPr>
              <w:spacing w:line="229" w:lineRule="exact"/>
              <w:ind w:left="102"/>
              <w:rPr>
                <w:szCs w:val="20"/>
              </w:rPr>
            </w:pPr>
          </w:p>
        </w:tc>
        <w:tc>
          <w:tcPr>
            <w:tcW w:w="4111" w:type="dxa"/>
          </w:tcPr>
          <w:p w14:paraId="60A2D3CC" w14:textId="5F4225A3" w:rsidR="001D061B" w:rsidRPr="00907C9B"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1A422AF" w14:textId="07AAD042" w:rsidR="001D061B" w:rsidRPr="00907C9B" w:rsidRDefault="001D061B" w:rsidP="008A6494">
            <w:pPr>
              <w:spacing w:line="229" w:lineRule="exact"/>
              <w:ind w:left="102"/>
              <w:rPr>
                <w:spacing w:val="-1"/>
                <w:szCs w:val="20"/>
              </w:rPr>
            </w:pPr>
            <w:r>
              <w:rPr>
                <w:spacing w:val="-1"/>
                <w:szCs w:val="20"/>
              </w:rPr>
              <w:t>0</w:t>
            </w:r>
            <w:r w:rsidRPr="00907C9B">
              <w:rPr>
                <w:spacing w:val="-1"/>
                <w:szCs w:val="20"/>
              </w:rPr>
              <w:t>..1</w:t>
            </w:r>
          </w:p>
        </w:tc>
      </w:tr>
      <w:tr w:rsidR="001D061B" w14:paraId="192F8112" w14:textId="77777777" w:rsidTr="00514BAB">
        <w:tc>
          <w:tcPr>
            <w:tcW w:w="2660" w:type="dxa"/>
          </w:tcPr>
          <w:p w14:paraId="561D0CBF" w14:textId="4E775F90" w:rsidR="001D061B" w:rsidRDefault="001D061B" w:rsidP="008A6494">
            <w:pPr>
              <w:spacing w:line="229" w:lineRule="exact"/>
              <w:ind w:left="102"/>
              <w:rPr>
                <w:szCs w:val="20"/>
              </w:rPr>
            </w:pPr>
            <w:r>
              <w:rPr>
                <w:szCs w:val="20"/>
              </w:rPr>
              <w:t>../../../</w:t>
            </w:r>
            <w:r w:rsidRPr="00490D5B">
              <w:rPr>
                <w:szCs w:val="20"/>
              </w:rPr>
              <w:t>healthcareProfessionalName</w:t>
            </w:r>
          </w:p>
        </w:tc>
        <w:tc>
          <w:tcPr>
            <w:tcW w:w="1417" w:type="dxa"/>
          </w:tcPr>
          <w:p w14:paraId="337ED381" w14:textId="5499F0DA" w:rsidR="001D061B" w:rsidRDefault="001D061B" w:rsidP="008A6494">
            <w:pPr>
              <w:spacing w:line="229" w:lineRule="exact"/>
              <w:ind w:left="102"/>
              <w:rPr>
                <w:szCs w:val="20"/>
              </w:rPr>
            </w:pPr>
            <w:r w:rsidRPr="00490D5B">
              <w:rPr>
                <w:spacing w:val="-1"/>
                <w:szCs w:val="20"/>
              </w:rPr>
              <w:t>string</w:t>
            </w:r>
          </w:p>
        </w:tc>
        <w:tc>
          <w:tcPr>
            <w:tcW w:w="4111" w:type="dxa"/>
          </w:tcPr>
          <w:p w14:paraId="2384C6B8" w14:textId="30B9B75C" w:rsidR="001D061B" w:rsidRPr="006167E0" w:rsidRDefault="001D061B" w:rsidP="008A6494">
            <w:pPr>
              <w:spacing w:line="226" w:lineRule="exact"/>
              <w:ind w:left="102"/>
              <w:rPr>
                <w:spacing w:val="-1"/>
                <w:szCs w:val="20"/>
              </w:rPr>
            </w:pPr>
            <w:r w:rsidRPr="00490D5B">
              <w:rPr>
                <w:spacing w:val="-1"/>
                <w:szCs w:val="20"/>
              </w:rPr>
              <w:t>Namn på författaren. Om tillgängligt skall detta anges.</w:t>
            </w:r>
          </w:p>
        </w:tc>
        <w:tc>
          <w:tcPr>
            <w:tcW w:w="1418" w:type="dxa"/>
          </w:tcPr>
          <w:p w14:paraId="37C845EE" w14:textId="5FBC07EE" w:rsidR="001D061B" w:rsidRDefault="001D061B" w:rsidP="008A6494">
            <w:pPr>
              <w:spacing w:line="229" w:lineRule="exact"/>
              <w:ind w:left="102"/>
              <w:rPr>
                <w:spacing w:val="-1"/>
                <w:szCs w:val="20"/>
              </w:rPr>
            </w:pPr>
            <w:r>
              <w:rPr>
                <w:spacing w:val="-1"/>
                <w:szCs w:val="20"/>
              </w:rPr>
              <w:t>0..1</w:t>
            </w:r>
          </w:p>
        </w:tc>
      </w:tr>
      <w:tr w:rsidR="001D061B" w14:paraId="43696F2E" w14:textId="77777777" w:rsidTr="00514BAB">
        <w:tc>
          <w:tcPr>
            <w:tcW w:w="2660" w:type="dxa"/>
          </w:tcPr>
          <w:p w14:paraId="3EDB1BF7" w14:textId="77777777" w:rsidR="001D061B" w:rsidRPr="00907C9B" w:rsidRDefault="001D061B" w:rsidP="008A6494">
            <w:pPr>
              <w:spacing w:line="229" w:lineRule="exact"/>
              <w:ind w:left="102"/>
              <w:rPr>
                <w:szCs w:val="20"/>
              </w:rPr>
            </w:pPr>
            <w:r>
              <w:rPr>
                <w:szCs w:val="20"/>
              </w:rPr>
              <w:t>../../../</w:t>
            </w:r>
            <w:r w:rsidRPr="00490D5B">
              <w:rPr>
                <w:spacing w:val="-1"/>
                <w:szCs w:val="20"/>
              </w:rPr>
              <w:t>healthcareProfessionalRoleCode</w:t>
            </w:r>
          </w:p>
          <w:p w14:paraId="723D4AFC" w14:textId="77777777" w:rsidR="001D061B" w:rsidRDefault="001D061B" w:rsidP="008A6494">
            <w:pPr>
              <w:spacing w:line="229" w:lineRule="exact"/>
              <w:ind w:left="102"/>
              <w:rPr>
                <w:szCs w:val="20"/>
              </w:rPr>
            </w:pPr>
          </w:p>
        </w:tc>
        <w:tc>
          <w:tcPr>
            <w:tcW w:w="1417" w:type="dxa"/>
          </w:tcPr>
          <w:p w14:paraId="76CCADEA" w14:textId="77777777" w:rsidR="001D061B" w:rsidRDefault="001D061B" w:rsidP="008A6494">
            <w:pPr>
              <w:spacing w:line="229" w:lineRule="exact"/>
              <w:ind w:left="102"/>
              <w:rPr>
                <w:spacing w:val="-1"/>
                <w:szCs w:val="20"/>
              </w:rPr>
            </w:pPr>
            <w:r>
              <w:rPr>
                <w:spacing w:val="-1"/>
                <w:szCs w:val="20"/>
              </w:rPr>
              <w:t>CVType</w:t>
            </w:r>
          </w:p>
          <w:p w14:paraId="2538EC63" w14:textId="77777777" w:rsidR="001D061B" w:rsidRDefault="001D061B" w:rsidP="008A6494">
            <w:pPr>
              <w:spacing w:line="229" w:lineRule="exact"/>
              <w:ind w:left="102"/>
              <w:rPr>
                <w:rFonts w:ascii="Arial" w:hAnsi="Arial" w:cs="Arial"/>
                <w:szCs w:val="20"/>
              </w:rPr>
            </w:pPr>
          </w:p>
          <w:p w14:paraId="13D1478B" w14:textId="77777777" w:rsidR="001D061B" w:rsidRPr="00171EC2" w:rsidRDefault="001D061B" w:rsidP="008A6494">
            <w:pPr>
              <w:spacing w:line="226" w:lineRule="exact"/>
              <w:ind w:left="102"/>
              <w:rPr>
                <w:spacing w:val="-1"/>
                <w:szCs w:val="20"/>
              </w:rPr>
            </w:pPr>
          </w:p>
          <w:p w14:paraId="34729EB5" w14:textId="77777777" w:rsidR="001D061B" w:rsidRPr="00490D5B" w:rsidRDefault="001D061B" w:rsidP="008A6494">
            <w:pPr>
              <w:spacing w:line="229" w:lineRule="exact"/>
              <w:ind w:left="102"/>
              <w:rPr>
                <w:spacing w:val="-1"/>
                <w:szCs w:val="20"/>
              </w:rPr>
            </w:pPr>
          </w:p>
        </w:tc>
        <w:tc>
          <w:tcPr>
            <w:tcW w:w="4111" w:type="dxa"/>
          </w:tcPr>
          <w:p w14:paraId="2C3F54A8" w14:textId="5EB24E1A" w:rsidR="001D061B" w:rsidRPr="00490D5B" w:rsidRDefault="001D061B" w:rsidP="008A6494">
            <w:pPr>
              <w:spacing w:line="226" w:lineRule="exact"/>
              <w:ind w:left="102"/>
              <w:rPr>
                <w:spacing w:val="-1"/>
                <w:szCs w:val="20"/>
              </w:rPr>
            </w:pPr>
            <w:r w:rsidRPr="006167E0">
              <w:rPr>
                <w:spacing w:val="-1"/>
                <w:szCs w:val="20"/>
              </w:rPr>
              <w:t>Information om personens befattning. Om möjligt skall KV Befattning (OID 1.2.752.129.2.2.1.4) användas.</w:t>
            </w:r>
          </w:p>
        </w:tc>
        <w:tc>
          <w:tcPr>
            <w:tcW w:w="1418" w:type="dxa"/>
          </w:tcPr>
          <w:p w14:paraId="149F6EC6" w14:textId="796B1488" w:rsidR="001D061B" w:rsidRDefault="001D061B" w:rsidP="008A6494">
            <w:pPr>
              <w:spacing w:line="229" w:lineRule="exact"/>
              <w:ind w:left="102"/>
              <w:rPr>
                <w:spacing w:val="-1"/>
                <w:szCs w:val="20"/>
              </w:rPr>
            </w:pPr>
            <w:r w:rsidRPr="00907C9B">
              <w:rPr>
                <w:spacing w:val="-1"/>
                <w:szCs w:val="20"/>
              </w:rPr>
              <w:t>0..1</w:t>
            </w:r>
          </w:p>
        </w:tc>
      </w:tr>
      <w:tr w:rsidR="001D061B" w14:paraId="475DD44F" w14:textId="77777777" w:rsidTr="00514BAB">
        <w:tc>
          <w:tcPr>
            <w:tcW w:w="2660" w:type="dxa"/>
          </w:tcPr>
          <w:p w14:paraId="15BFA886" w14:textId="75A6AAA5" w:rsidR="001D061B" w:rsidRDefault="001D061B" w:rsidP="008A6494">
            <w:pPr>
              <w:spacing w:line="229" w:lineRule="exact"/>
              <w:ind w:left="102"/>
              <w:rPr>
                <w:szCs w:val="20"/>
              </w:rPr>
            </w:pPr>
            <w:r>
              <w:rPr>
                <w:szCs w:val="20"/>
              </w:rPr>
              <w:t>../../../../code</w:t>
            </w:r>
          </w:p>
        </w:tc>
        <w:tc>
          <w:tcPr>
            <w:tcW w:w="1417" w:type="dxa"/>
          </w:tcPr>
          <w:p w14:paraId="74B0EAD4" w14:textId="15ED74E1" w:rsidR="001D061B" w:rsidRDefault="001D061B" w:rsidP="008A6494">
            <w:pPr>
              <w:spacing w:line="229" w:lineRule="exact"/>
              <w:ind w:left="102"/>
              <w:rPr>
                <w:spacing w:val="-1"/>
                <w:szCs w:val="20"/>
              </w:rPr>
            </w:pPr>
            <w:r>
              <w:rPr>
                <w:spacing w:val="-1"/>
                <w:szCs w:val="20"/>
              </w:rPr>
              <w:t>string</w:t>
            </w:r>
          </w:p>
        </w:tc>
        <w:tc>
          <w:tcPr>
            <w:tcW w:w="4111" w:type="dxa"/>
          </w:tcPr>
          <w:p w14:paraId="422DB22A" w14:textId="51A995CF" w:rsidR="001D061B" w:rsidRPr="006167E0" w:rsidRDefault="001D061B" w:rsidP="008A6494">
            <w:pPr>
              <w:spacing w:line="226" w:lineRule="exact"/>
              <w:ind w:left="102"/>
              <w:rPr>
                <w:spacing w:val="-1"/>
                <w:szCs w:val="20"/>
              </w:rPr>
            </w:pPr>
            <w:r w:rsidRPr="00490D5B">
              <w:rPr>
                <w:spacing w:val="-1"/>
                <w:szCs w:val="20"/>
              </w:rPr>
              <w:t>Befattningskod. Om code anges skall också codeSystem  samt displayName anges.</w:t>
            </w:r>
          </w:p>
        </w:tc>
        <w:tc>
          <w:tcPr>
            <w:tcW w:w="1418" w:type="dxa"/>
          </w:tcPr>
          <w:p w14:paraId="6E18C581" w14:textId="71E4F745" w:rsidR="001D061B" w:rsidRPr="00907C9B" w:rsidRDefault="001D061B" w:rsidP="008A6494">
            <w:pPr>
              <w:spacing w:line="229" w:lineRule="exact"/>
              <w:ind w:left="102"/>
              <w:rPr>
                <w:spacing w:val="-1"/>
                <w:szCs w:val="20"/>
              </w:rPr>
            </w:pPr>
            <w:r>
              <w:rPr>
                <w:spacing w:val="-1"/>
                <w:szCs w:val="20"/>
              </w:rPr>
              <w:t>0..1</w:t>
            </w:r>
          </w:p>
        </w:tc>
      </w:tr>
      <w:tr w:rsidR="001D061B" w14:paraId="67934303" w14:textId="77777777" w:rsidTr="00514BAB">
        <w:tc>
          <w:tcPr>
            <w:tcW w:w="2660" w:type="dxa"/>
          </w:tcPr>
          <w:p w14:paraId="66067C4D" w14:textId="177EB1F1" w:rsidR="001D061B" w:rsidRDefault="001D061B" w:rsidP="008A6494">
            <w:pPr>
              <w:spacing w:line="229" w:lineRule="exact"/>
              <w:ind w:left="102"/>
              <w:rPr>
                <w:szCs w:val="20"/>
              </w:rPr>
            </w:pPr>
            <w:r>
              <w:rPr>
                <w:szCs w:val="20"/>
              </w:rPr>
              <w:t>../../../../codeSystem</w:t>
            </w:r>
          </w:p>
        </w:tc>
        <w:tc>
          <w:tcPr>
            <w:tcW w:w="1417" w:type="dxa"/>
          </w:tcPr>
          <w:p w14:paraId="21DB7EB9" w14:textId="727D3AF2" w:rsidR="001D061B" w:rsidRDefault="001D061B" w:rsidP="008A6494">
            <w:pPr>
              <w:spacing w:line="229" w:lineRule="exact"/>
              <w:ind w:left="102"/>
              <w:rPr>
                <w:spacing w:val="-1"/>
                <w:szCs w:val="20"/>
              </w:rPr>
            </w:pPr>
            <w:r>
              <w:rPr>
                <w:spacing w:val="-1"/>
                <w:szCs w:val="20"/>
              </w:rPr>
              <w:t>string</w:t>
            </w:r>
          </w:p>
        </w:tc>
        <w:tc>
          <w:tcPr>
            <w:tcW w:w="4111" w:type="dxa"/>
          </w:tcPr>
          <w:p w14:paraId="7C99567F" w14:textId="494B524B" w:rsidR="001D061B" w:rsidRPr="00490D5B" w:rsidRDefault="001D061B" w:rsidP="008A6494">
            <w:pPr>
              <w:spacing w:line="226" w:lineRule="exact"/>
              <w:ind w:left="102"/>
              <w:rPr>
                <w:spacing w:val="-1"/>
                <w:szCs w:val="20"/>
              </w:rPr>
            </w:pPr>
            <w:r w:rsidRPr="00490D5B">
              <w:rPr>
                <w:spacing w:val="-1"/>
                <w:szCs w:val="20"/>
              </w:rPr>
              <w:t>Kodsystem för befattningskod. Om codeSystem anges skall också code samt displayName anges.</w:t>
            </w:r>
          </w:p>
        </w:tc>
        <w:tc>
          <w:tcPr>
            <w:tcW w:w="1418" w:type="dxa"/>
          </w:tcPr>
          <w:p w14:paraId="2198376E" w14:textId="69A0F52A" w:rsidR="001D061B" w:rsidRDefault="001D061B" w:rsidP="008A6494">
            <w:pPr>
              <w:spacing w:line="229" w:lineRule="exact"/>
              <w:ind w:left="102"/>
              <w:rPr>
                <w:spacing w:val="-1"/>
                <w:szCs w:val="20"/>
              </w:rPr>
            </w:pPr>
            <w:r>
              <w:rPr>
                <w:spacing w:val="-1"/>
                <w:szCs w:val="20"/>
              </w:rPr>
              <w:t>0..1</w:t>
            </w:r>
          </w:p>
        </w:tc>
      </w:tr>
      <w:tr w:rsidR="001D061B" w14:paraId="33DD5BD4" w14:textId="77777777" w:rsidTr="00514BAB">
        <w:tc>
          <w:tcPr>
            <w:tcW w:w="2660" w:type="dxa"/>
          </w:tcPr>
          <w:p w14:paraId="2A9A894D" w14:textId="4E18AC81" w:rsidR="001D061B" w:rsidRDefault="001D061B" w:rsidP="008A6494">
            <w:pPr>
              <w:spacing w:line="229" w:lineRule="exact"/>
              <w:ind w:left="102"/>
              <w:rPr>
                <w:szCs w:val="20"/>
              </w:rPr>
            </w:pPr>
            <w:r>
              <w:rPr>
                <w:szCs w:val="20"/>
              </w:rPr>
              <w:t>../../../../</w:t>
            </w:r>
            <w:r w:rsidRPr="00490D5B">
              <w:rPr>
                <w:szCs w:val="20"/>
              </w:rPr>
              <w:t>codeSystemName</w:t>
            </w:r>
          </w:p>
        </w:tc>
        <w:tc>
          <w:tcPr>
            <w:tcW w:w="1417" w:type="dxa"/>
          </w:tcPr>
          <w:p w14:paraId="05920CCB" w14:textId="239EBE8F" w:rsidR="001D061B" w:rsidRDefault="001D061B" w:rsidP="008A6494">
            <w:pPr>
              <w:spacing w:line="229" w:lineRule="exact"/>
              <w:ind w:left="102"/>
              <w:rPr>
                <w:spacing w:val="-1"/>
                <w:szCs w:val="20"/>
              </w:rPr>
            </w:pPr>
            <w:r>
              <w:rPr>
                <w:spacing w:val="-1"/>
                <w:szCs w:val="20"/>
              </w:rPr>
              <w:t>string</w:t>
            </w:r>
          </w:p>
        </w:tc>
        <w:tc>
          <w:tcPr>
            <w:tcW w:w="4111" w:type="dxa"/>
          </w:tcPr>
          <w:p w14:paraId="4F01759A" w14:textId="1C014ACB" w:rsidR="001D061B" w:rsidRPr="00490D5B" w:rsidRDefault="001D061B" w:rsidP="008A6494">
            <w:pPr>
              <w:spacing w:line="226" w:lineRule="exact"/>
              <w:ind w:left="102"/>
              <w:rPr>
                <w:spacing w:val="-1"/>
                <w:szCs w:val="20"/>
              </w:rPr>
            </w:pPr>
            <w:r w:rsidRPr="00490D5B">
              <w:rPr>
                <w:spacing w:val="-1"/>
                <w:szCs w:val="20"/>
              </w:rPr>
              <w:t>Namn på kodsystem för befattningskod.</w:t>
            </w:r>
          </w:p>
        </w:tc>
        <w:tc>
          <w:tcPr>
            <w:tcW w:w="1418" w:type="dxa"/>
          </w:tcPr>
          <w:p w14:paraId="06097515" w14:textId="789F1539" w:rsidR="001D061B" w:rsidRDefault="001D061B" w:rsidP="008A6494">
            <w:pPr>
              <w:spacing w:line="229" w:lineRule="exact"/>
              <w:ind w:left="102"/>
              <w:rPr>
                <w:spacing w:val="-1"/>
                <w:szCs w:val="20"/>
              </w:rPr>
            </w:pPr>
            <w:r>
              <w:rPr>
                <w:spacing w:val="-1"/>
                <w:szCs w:val="20"/>
              </w:rPr>
              <w:t>0..1</w:t>
            </w:r>
          </w:p>
        </w:tc>
      </w:tr>
      <w:tr w:rsidR="001D061B" w14:paraId="56FCB55D" w14:textId="77777777" w:rsidTr="00514BAB">
        <w:tc>
          <w:tcPr>
            <w:tcW w:w="2660" w:type="dxa"/>
          </w:tcPr>
          <w:p w14:paraId="21280B00" w14:textId="37C6A0A7" w:rsidR="001D061B" w:rsidRDefault="001D061B" w:rsidP="008A6494">
            <w:pPr>
              <w:spacing w:line="229" w:lineRule="exact"/>
              <w:ind w:left="102"/>
              <w:rPr>
                <w:szCs w:val="20"/>
              </w:rPr>
            </w:pPr>
            <w:r>
              <w:rPr>
                <w:szCs w:val="20"/>
              </w:rPr>
              <w:t>../../../../</w:t>
            </w:r>
            <w:r w:rsidRPr="00490D5B">
              <w:rPr>
                <w:szCs w:val="20"/>
              </w:rPr>
              <w:t>codeSystemVersion</w:t>
            </w:r>
          </w:p>
        </w:tc>
        <w:tc>
          <w:tcPr>
            <w:tcW w:w="1417" w:type="dxa"/>
          </w:tcPr>
          <w:p w14:paraId="183AB76C" w14:textId="5A0E07C6" w:rsidR="001D061B" w:rsidRDefault="001D061B" w:rsidP="008A6494">
            <w:pPr>
              <w:spacing w:line="229" w:lineRule="exact"/>
              <w:ind w:left="102"/>
              <w:rPr>
                <w:spacing w:val="-1"/>
                <w:szCs w:val="20"/>
              </w:rPr>
            </w:pPr>
            <w:r>
              <w:rPr>
                <w:spacing w:val="-1"/>
                <w:szCs w:val="20"/>
              </w:rPr>
              <w:t>string</w:t>
            </w:r>
          </w:p>
        </w:tc>
        <w:tc>
          <w:tcPr>
            <w:tcW w:w="4111" w:type="dxa"/>
          </w:tcPr>
          <w:p w14:paraId="1F9B7B75" w14:textId="674D205A" w:rsidR="001D061B" w:rsidRPr="00490D5B" w:rsidRDefault="001D061B" w:rsidP="008A6494">
            <w:pPr>
              <w:spacing w:line="226" w:lineRule="exact"/>
              <w:ind w:left="102"/>
              <w:rPr>
                <w:spacing w:val="-1"/>
                <w:szCs w:val="20"/>
              </w:rPr>
            </w:pPr>
            <w:r w:rsidRPr="00490D5B">
              <w:rPr>
                <w:spacing w:val="-1"/>
                <w:szCs w:val="20"/>
              </w:rPr>
              <w:t>Version på kodsystem för befattningskod.</w:t>
            </w:r>
          </w:p>
        </w:tc>
        <w:tc>
          <w:tcPr>
            <w:tcW w:w="1418" w:type="dxa"/>
          </w:tcPr>
          <w:p w14:paraId="2ADC0D73" w14:textId="14DF0C57" w:rsidR="001D061B" w:rsidRDefault="001D061B" w:rsidP="008A6494">
            <w:pPr>
              <w:spacing w:line="229" w:lineRule="exact"/>
              <w:ind w:left="102"/>
              <w:rPr>
                <w:spacing w:val="-1"/>
                <w:szCs w:val="20"/>
              </w:rPr>
            </w:pPr>
            <w:r>
              <w:rPr>
                <w:spacing w:val="-1"/>
                <w:szCs w:val="20"/>
              </w:rPr>
              <w:t>0..1</w:t>
            </w:r>
          </w:p>
        </w:tc>
      </w:tr>
      <w:tr w:rsidR="001D061B" w14:paraId="03DA7BEB" w14:textId="77777777" w:rsidTr="00514BAB">
        <w:tc>
          <w:tcPr>
            <w:tcW w:w="2660" w:type="dxa"/>
          </w:tcPr>
          <w:p w14:paraId="132EDB9D" w14:textId="6FD0A0D0" w:rsidR="001D061B" w:rsidRDefault="001D061B" w:rsidP="008A6494">
            <w:pPr>
              <w:spacing w:line="229" w:lineRule="exact"/>
              <w:ind w:left="102"/>
              <w:rPr>
                <w:szCs w:val="20"/>
              </w:rPr>
            </w:pPr>
            <w:r>
              <w:rPr>
                <w:szCs w:val="20"/>
              </w:rPr>
              <w:t>../../../../</w:t>
            </w:r>
            <w:r w:rsidRPr="00490D5B">
              <w:rPr>
                <w:szCs w:val="20"/>
              </w:rPr>
              <w:t>displayName</w:t>
            </w:r>
          </w:p>
        </w:tc>
        <w:tc>
          <w:tcPr>
            <w:tcW w:w="1417" w:type="dxa"/>
          </w:tcPr>
          <w:p w14:paraId="07ABD893" w14:textId="31B63F7A" w:rsidR="001D061B" w:rsidRDefault="001D061B" w:rsidP="008A6494">
            <w:pPr>
              <w:spacing w:line="229" w:lineRule="exact"/>
              <w:ind w:left="102"/>
              <w:rPr>
                <w:spacing w:val="-1"/>
                <w:szCs w:val="20"/>
              </w:rPr>
            </w:pPr>
            <w:r>
              <w:rPr>
                <w:spacing w:val="-1"/>
                <w:szCs w:val="20"/>
              </w:rPr>
              <w:t>string</w:t>
            </w:r>
          </w:p>
        </w:tc>
        <w:tc>
          <w:tcPr>
            <w:tcW w:w="4111" w:type="dxa"/>
          </w:tcPr>
          <w:p w14:paraId="66A03E44" w14:textId="37AE0529" w:rsidR="001D061B" w:rsidRPr="00490D5B" w:rsidRDefault="001D061B" w:rsidP="008A6494">
            <w:pPr>
              <w:spacing w:line="226" w:lineRule="exact"/>
              <w:ind w:left="102"/>
              <w:rPr>
                <w:spacing w:val="-1"/>
                <w:szCs w:val="20"/>
              </w:rPr>
            </w:pPr>
            <w:r w:rsidRPr="00490D5B">
              <w:rPr>
                <w:spacing w:val="-1"/>
                <w:szCs w:val="20"/>
              </w:rPr>
              <w:t>Befattningskoden i klartext. Om separat displayName inte finns i producerande system skall samma värde som i code anges.</w:t>
            </w:r>
          </w:p>
        </w:tc>
        <w:tc>
          <w:tcPr>
            <w:tcW w:w="1418" w:type="dxa"/>
          </w:tcPr>
          <w:p w14:paraId="2C819FC1" w14:textId="2A08C791" w:rsidR="001D061B" w:rsidRDefault="001D061B" w:rsidP="008A6494">
            <w:pPr>
              <w:spacing w:line="229" w:lineRule="exact"/>
              <w:ind w:left="102"/>
              <w:rPr>
                <w:spacing w:val="-1"/>
                <w:szCs w:val="20"/>
              </w:rPr>
            </w:pPr>
            <w:r>
              <w:rPr>
                <w:spacing w:val="-1"/>
                <w:szCs w:val="20"/>
              </w:rPr>
              <w:t>0..1</w:t>
            </w:r>
          </w:p>
        </w:tc>
      </w:tr>
      <w:tr w:rsidR="001D061B" w14:paraId="414153A7" w14:textId="77777777" w:rsidTr="00514BAB">
        <w:tc>
          <w:tcPr>
            <w:tcW w:w="2660" w:type="dxa"/>
          </w:tcPr>
          <w:p w14:paraId="5A4FD940" w14:textId="02330D48" w:rsidR="001D061B" w:rsidRDefault="001D061B" w:rsidP="008A6494">
            <w:pPr>
              <w:spacing w:line="229" w:lineRule="exact"/>
              <w:ind w:left="102"/>
              <w:rPr>
                <w:szCs w:val="20"/>
              </w:rPr>
            </w:pPr>
            <w:r>
              <w:rPr>
                <w:szCs w:val="20"/>
              </w:rPr>
              <w:t>../../../../</w:t>
            </w:r>
            <w:r w:rsidRPr="00490D5B">
              <w:rPr>
                <w:szCs w:val="20"/>
              </w:rPr>
              <w:t>originalText</w:t>
            </w:r>
          </w:p>
        </w:tc>
        <w:tc>
          <w:tcPr>
            <w:tcW w:w="1417" w:type="dxa"/>
          </w:tcPr>
          <w:p w14:paraId="444E40C5" w14:textId="7B912DF0" w:rsidR="001D061B" w:rsidRDefault="001D061B" w:rsidP="008A6494">
            <w:pPr>
              <w:spacing w:line="229" w:lineRule="exact"/>
              <w:ind w:left="102"/>
              <w:rPr>
                <w:spacing w:val="-1"/>
                <w:szCs w:val="20"/>
              </w:rPr>
            </w:pPr>
            <w:r>
              <w:rPr>
                <w:spacing w:val="-1"/>
                <w:szCs w:val="20"/>
              </w:rPr>
              <w:t>string</w:t>
            </w:r>
          </w:p>
        </w:tc>
        <w:tc>
          <w:tcPr>
            <w:tcW w:w="4111" w:type="dxa"/>
          </w:tcPr>
          <w:p w14:paraId="09179B37" w14:textId="0B9C4588" w:rsidR="001D061B" w:rsidRPr="00490D5B" w:rsidRDefault="001D061B" w:rsidP="008A6494">
            <w:pPr>
              <w:spacing w:line="226" w:lineRule="exact"/>
              <w:ind w:left="102"/>
              <w:rPr>
                <w:spacing w:val="-1"/>
                <w:szCs w:val="20"/>
              </w:rPr>
            </w:pPr>
            <w:r w:rsidRPr="00490D5B">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Default="001D061B" w:rsidP="008A6494">
            <w:pPr>
              <w:spacing w:line="229" w:lineRule="exact"/>
              <w:ind w:left="102"/>
              <w:rPr>
                <w:spacing w:val="-1"/>
                <w:szCs w:val="20"/>
              </w:rPr>
            </w:pPr>
            <w:r>
              <w:rPr>
                <w:spacing w:val="-1"/>
                <w:szCs w:val="20"/>
              </w:rPr>
              <w:t>0..1</w:t>
            </w:r>
          </w:p>
        </w:tc>
      </w:tr>
      <w:tr w:rsidR="001D061B" w14:paraId="38984E34" w14:textId="77777777" w:rsidTr="00514BAB">
        <w:tc>
          <w:tcPr>
            <w:tcW w:w="2660" w:type="dxa"/>
          </w:tcPr>
          <w:p w14:paraId="27A98A8B" w14:textId="45FCE500" w:rsidR="001D061B" w:rsidRDefault="001D061B" w:rsidP="008A6494">
            <w:pPr>
              <w:spacing w:line="229" w:lineRule="exact"/>
              <w:ind w:left="102"/>
              <w:rPr>
                <w:szCs w:val="20"/>
              </w:rPr>
            </w:pPr>
            <w:r>
              <w:rPr>
                <w:szCs w:val="20"/>
              </w:rPr>
              <w:t>../../../</w:t>
            </w:r>
            <w:r w:rsidRPr="00490D5B">
              <w:rPr>
                <w:spacing w:val="-1"/>
                <w:szCs w:val="20"/>
              </w:rPr>
              <w:t>healthcareProfessionalOrgUnit</w:t>
            </w:r>
          </w:p>
        </w:tc>
        <w:tc>
          <w:tcPr>
            <w:tcW w:w="1417" w:type="dxa"/>
          </w:tcPr>
          <w:p w14:paraId="2E34B31D" w14:textId="11EA0F1D" w:rsidR="001D061B" w:rsidRDefault="001D061B" w:rsidP="008A6494">
            <w:pPr>
              <w:spacing w:line="229" w:lineRule="exact"/>
              <w:ind w:left="102"/>
              <w:rPr>
                <w:spacing w:val="-1"/>
                <w:szCs w:val="20"/>
              </w:rPr>
            </w:pPr>
            <w:r w:rsidRPr="004535BD">
              <w:rPr>
                <w:spacing w:val="-1"/>
                <w:szCs w:val="20"/>
              </w:rPr>
              <w:t>OrgUnitType</w:t>
            </w:r>
          </w:p>
        </w:tc>
        <w:tc>
          <w:tcPr>
            <w:tcW w:w="4111" w:type="dxa"/>
          </w:tcPr>
          <w:p w14:paraId="36C8375A" w14:textId="5B528468" w:rsidR="001D061B" w:rsidRPr="00490D5B"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3A004D0A" w14:textId="07AE5E74" w:rsidR="001D061B" w:rsidRDefault="001D061B" w:rsidP="008A6494">
            <w:pPr>
              <w:spacing w:line="229" w:lineRule="exact"/>
              <w:ind w:left="102"/>
              <w:rPr>
                <w:spacing w:val="-1"/>
                <w:szCs w:val="20"/>
              </w:rPr>
            </w:pPr>
            <w:r>
              <w:rPr>
                <w:spacing w:val="-1"/>
                <w:szCs w:val="20"/>
              </w:rPr>
              <w:t>0..1</w:t>
            </w:r>
          </w:p>
        </w:tc>
      </w:tr>
      <w:tr w:rsidR="001D061B" w14:paraId="388E94B6" w14:textId="77777777" w:rsidTr="00514BAB">
        <w:tc>
          <w:tcPr>
            <w:tcW w:w="2660" w:type="dxa"/>
          </w:tcPr>
          <w:p w14:paraId="1C78EAA9" w14:textId="50EBEDFF" w:rsidR="001D061B" w:rsidRDefault="001D061B" w:rsidP="008A6494">
            <w:pPr>
              <w:spacing w:line="229" w:lineRule="exact"/>
              <w:ind w:left="102"/>
              <w:rPr>
                <w:szCs w:val="20"/>
              </w:rPr>
            </w:pPr>
            <w:r>
              <w:rPr>
                <w:szCs w:val="20"/>
              </w:rPr>
              <w:t>../../../../</w:t>
            </w:r>
            <w:r w:rsidRPr="00790A72">
              <w:rPr>
                <w:szCs w:val="20"/>
              </w:rPr>
              <w:t>orgUnitHSAId</w:t>
            </w:r>
          </w:p>
        </w:tc>
        <w:tc>
          <w:tcPr>
            <w:tcW w:w="1417" w:type="dxa"/>
          </w:tcPr>
          <w:p w14:paraId="65CF2830" w14:textId="06162E5A" w:rsidR="001D061B" w:rsidRPr="004535BD" w:rsidRDefault="001D061B" w:rsidP="008A6494">
            <w:pPr>
              <w:spacing w:line="229" w:lineRule="exact"/>
              <w:ind w:left="102"/>
              <w:rPr>
                <w:spacing w:val="-1"/>
                <w:szCs w:val="20"/>
              </w:rPr>
            </w:pPr>
            <w:r w:rsidRPr="00790A72">
              <w:rPr>
                <w:spacing w:val="-1"/>
                <w:szCs w:val="20"/>
              </w:rPr>
              <w:t>HSAidType</w:t>
            </w:r>
          </w:p>
        </w:tc>
        <w:tc>
          <w:tcPr>
            <w:tcW w:w="4111" w:type="dxa"/>
          </w:tcPr>
          <w:p w14:paraId="5745AEA0" w14:textId="1BFCD697" w:rsidR="001D061B" w:rsidRPr="006167E0" w:rsidRDefault="001D061B" w:rsidP="008A6494">
            <w:pPr>
              <w:spacing w:line="226" w:lineRule="exact"/>
              <w:ind w:left="102"/>
              <w:rPr>
                <w:spacing w:val="-1"/>
                <w:szCs w:val="20"/>
              </w:rPr>
            </w:pPr>
            <w:r>
              <w:rPr>
                <w:spacing w:val="-1"/>
                <w:szCs w:val="20"/>
              </w:rPr>
              <w:t>H</w:t>
            </w:r>
            <w:r w:rsidRPr="006E04D3">
              <w:rPr>
                <w:spacing w:val="-1"/>
                <w:szCs w:val="20"/>
              </w:rPr>
              <w:t>SA-id för organisationsenhet. Om tillgängligt skall detta anges.</w:t>
            </w:r>
          </w:p>
        </w:tc>
        <w:tc>
          <w:tcPr>
            <w:tcW w:w="1418" w:type="dxa"/>
          </w:tcPr>
          <w:p w14:paraId="27490D43" w14:textId="4DC1128E" w:rsidR="001D061B" w:rsidRDefault="001D061B" w:rsidP="008A6494">
            <w:pPr>
              <w:spacing w:line="229" w:lineRule="exact"/>
              <w:ind w:left="102"/>
              <w:rPr>
                <w:spacing w:val="-1"/>
                <w:szCs w:val="20"/>
              </w:rPr>
            </w:pPr>
            <w:r>
              <w:rPr>
                <w:spacing w:val="-1"/>
                <w:szCs w:val="20"/>
              </w:rPr>
              <w:t>0..1</w:t>
            </w:r>
          </w:p>
        </w:tc>
      </w:tr>
      <w:tr w:rsidR="001D061B" w14:paraId="7CE361F4" w14:textId="77777777" w:rsidTr="00514BAB">
        <w:tc>
          <w:tcPr>
            <w:tcW w:w="2660" w:type="dxa"/>
          </w:tcPr>
          <w:p w14:paraId="09FB9AB7" w14:textId="3A31D902" w:rsidR="001D061B" w:rsidRDefault="001D061B" w:rsidP="008A6494">
            <w:pPr>
              <w:spacing w:line="229" w:lineRule="exact"/>
              <w:ind w:left="102"/>
              <w:rPr>
                <w:szCs w:val="20"/>
              </w:rPr>
            </w:pPr>
            <w:r>
              <w:rPr>
                <w:szCs w:val="20"/>
              </w:rPr>
              <w:t>../../../../</w:t>
            </w:r>
            <w:r w:rsidRPr="00790A72">
              <w:rPr>
                <w:szCs w:val="20"/>
              </w:rPr>
              <w:t>orgUnitname</w:t>
            </w:r>
          </w:p>
        </w:tc>
        <w:tc>
          <w:tcPr>
            <w:tcW w:w="1417" w:type="dxa"/>
          </w:tcPr>
          <w:p w14:paraId="146B1F72" w14:textId="255EF5DF" w:rsidR="001D061B" w:rsidRPr="00790A72" w:rsidRDefault="001D061B" w:rsidP="008A6494">
            <w:pPr>
              <w:spacing w:line="229" w:lineRule="exact"/>
              <w:ind w:left="102"/>
              <w:rPr>
                <w:spacing w:val="-1"/>
                <w:szCs w:val="20"/>
              </w:rPr>
            </w:pPr>
            <w:r>
              <w:rPr>
                <w:spacing w:val="-1"/>
                <w:szCs w:val="20"/>
              </w:rPr>
              <w:t>string</w:t>
            </w:r>
          </w:p>
        </w:tc>
        <w:tc>
          <w:tcPr>
            <w:tcW w:w="4111" w:type="dxa"/>
          </w:tcPr>
          <w:p w14:paraId="6CA21E65" w14:textId="470B452D" w:rsidR="001D061B" w:rsidRDefault="001D061B" w:rsidP="008A6494">
            <w:pPr>
              <w:spacing w:line="226" w:lineRule="exact"/>
              <w:ind w:left="102"/>
              <w:rPr>
                <w:spacing w:val="-1"/>
                <w:szCs w:val="20"/>
              </w:rPr>
            </w:pPr>
            <w:r w:rsidRPr="006E04D3">
              <w:rPr>
                <w:spacing w:val="-1"/>
                <w:szCs w:val="20"/>
              </w:rPr>
              <w:t>Namn på organisationsenhet. Om tillgängligt skall detta anges.</w:t>
            </w:r>
          </w:p>
        </w:tc>
        <w:tc>
          <w:tcPr>
            <w:tcW w:w="1418" w:type="dxa"/>
          </w:tcPr>
          <w:p w14:paraId="1669AF09" w14:textId="77777777" w:rsidR="001D061B" w:rsidRDefault="001D061B" w:rsidP="008A6494">
            <w:pPr>
              <w:spacing w:line="226" w:lineRule="exact"/>
              <w:ind w:left="102"/>
              <w:rPr>
                <w:spacing w:val="-1"/>
                <w:szCs w:val="20"/>
              </w:rPr>
            </w:pPr>
            <w:r>
              <w:rPr>
                <w:spacing w:val="-1"/>
                <w:szCs w:val="20"/>
              </w:rPr>
              <w:t>0..1</w:t>
            </w:r>
          </w:p>
          <w:p w14:paraId="2274FB8F" w14:textId="77777777" w:rsidR="001D061B" w:rsidRDefault="001D061B" w:rsidP="008A6494">
            <w:pPr>
              <w:spacing w:line="229" w:lineRule="exact"/>
              <w:ind w:left="102"/>
              <w:rPr>
                <w:spacing w:val="-1"/>
                <w:szCs w:val="20"/>
              </w:rPr>
            </w:pPr>
          </w:p>
        </w:tc>
      </w:tr>
      <w:tr w:rsidR="001D061B" w14:paraId="1D477E81" w14:textId="77777777" w:rsidTr="00514BAB">
        <w:tc>
          <w:tcPr>
            <w:tcW w:w="2660" w:type="dxa"/>
          </w:tcPr>
          <w:p w14:paraId="617BA309" w14:textId="5ACCCAAB" w:rsidR="001D061B" w:rsidRDefault="001D061B" w:rsidP="008A6494">
            <w:pPr>
              <w:spacing w:line="229" w:lineRule="exact"/>
              <w:ind w:left="102"/>
              <w:rPr>
                <w:szCs w:val="20"/>
              </w:rPr>
            </w:pPr>
            <w:r>
              <w:rPr>
                <w:szCs w:val="20"/>
              </w:rPr>
              <w:t>../../../../</w:t>
            </w:r>
            <w:r w:rsidRPr="00790A72">
              <w:rPr>
                <w:szCs w:val="20"/>
              </w:rPr>
              <w:t>orgUnitTelecom</w:t>
            </w:r>
          </w:p>
        </w:tc>
        <w:tc>
          <w:tcPr>
            <w:tcW w:w="1417" w:type="dxa"/>
          </w:tcPr>
          <w:p w14:paraId="5F2A6A2F" w14:textId="7D87D79C" w:rsidR="001D061B" w:rsidRDefault="001D061B" w:rsidP="008A6494">
            <w:pPr>
              <w:spacing w:line="229" w:lineRule="exact"/>
              <w:ind w:left="102"/>
              <w:rPr>
                <w:spacing w:val="-1"/>
                <w:szCs w:val="20"/>
              </w:rPr>
            </w:pPr>
            <w:r>
              <w:rPr>
                <w:spacing w:val="-1"/>
                <w:szCs w:val="20"/>
              </w:rPr>
              <w:t>string</w:t>
            </w:r>
          </w:p>
        </w:tc>
        <w:tc>
          <w:tcPr>
            <w:tcW w:w="4111" w:type="dxa"/>
          </w:tcPr>
          <w:p w14:paraId="793865B6" w14:textId="5F67858A" w:rsidR="001D061B" w:rsidRPr="006E04D3" w:rsidRDefault="001D061B" w:rsidP="008A6494">
            <w:pPr>
              <w:spacing w:line="226" w:lineRule="exact"/>
              <w:ind w:left="102"/>
              <w:rPr>
                <w:spacing w:val="-1"/>
                <w:szCs w:val="20"/>
              </w:rPr>
            </w:pPr>
            <w:r w:rsidRPr="00790A72">
              <w:rPr>
                <w:spacing w:val="-1"/>
                <w:szCs w:val="20"/>
              </w:rPr>
              <w:t>Telefon till organisationsenhet</w:t>
            </w:r>
          </w:p>
        </w:tc>
        <w:tc>
          <w:tcPr>
            <w:tcW w:w="1418" w:type="dxa"/>
          </w:tcPr>
          <w:p w14:paraId="03A2F2C1" w14:textId="217AE15E" w:rsidR="001D061B" w:rsidRDefault="001D061B" w:rsidP="008A6494">
            <w:pPr>
              <w:spacing w:line="226" w:lineRule="exact"/>
              <w:ind w:left="102"/>
              <w:rPr>
                <w:spacing w:val="-1"/>
                <w:szCs w:val="20"/>
              </w:rPr>
            </w:pPr>
            <w:r>
              <w:rPr>
                <w:spacing w:val="-1"/>
                <w:szCs w:val="20"/>
              </w:rPr>
              <w:t>0..1</w:t>
            </w:r>
          </w:p>
        </w:tc>
      </w:tr>
      <w:tr w:rsidR="001D061B" w14:paraId="792FAFA6" w14:textId="77777777" w:rsidTr="00514BAB">
        <w:tc>
          <w:tcPr>
            <w:tcW w:w="2660" w:type="dxa"/>
          </w:tcPr>
          <w:p w14:paraId="75DB6D57" w14:textId="35726DF7" w:rsidR="001D061B" w:rsidRDefault="001D061B" w:rsidP="008A6494">
            <w:pPr>
              <w:spacing w:line="229" w:lineRule="exact"/>
              <w:ind w:left="102"/>
              <w:rPr>
                <w:szCs w:val="20"/>
              </w:rPr>
            </w:pPr>
            <w:r>
              <w:rPr>
                <w:szCs w:val="20"/>
              </w:rPr>
              <w:t>../../../../</w:t>
            </w:r>
            <w:r w:rsidRPr="00790A72">
              <w:rPr>
                <w:szCs w:val="20"/>
              </w:rPr>
              <w:t>orgUnitEmail</w:t>
            </w:r>
          </w:p>
        </w:tc>
        <w:tc>
          <w:tcPr>
            <w:tcW w:w="1417" w:type="dxa"/>
          </w:tcPr>
          <w:p w14:paraId="7DFE964B" w14:textId="01F15D8C" w:rsidR="001D061B" w:rsidRDefault="001D061B" w:rsidP="008A6494">
            <w:pPr>
              <w:spacing w:line="229" w:lineRule="exact"/>
              <w:ind w:left="102"/>
              <w:rPr>
                <w:spacing w:val="-1"/>
                <w:szCs w:val="20"/>
              </w:rPr>
            </w:pPr>
            <w:r>
              <w:rPr>
                <w:spacing w:val="-1"/>
                <w:szCs w:val="20"/>
              </w:rPr>
              <w:t>string</w:t>
            </w:r>
          </w:p>
        </w:tc>
        <w:tc>
          <w:tcPr>
            <w:tcW w:w="4111" w:type="dxa"/>
          </w:tcPr>
          <w:p w14:paraId="2AD8A678" w14:textId="239E7BE8" w:rsidR="001D061B" w:rsidRPr="00790A72" w:rsidRDefault="001D061B" w:rsidP="008A6494">
            <w:pPr>
              <w:spacing w:line="226" w:lineRule="exact"/>
              <w:ind w:left="102"/>
              <w:rPr>
                <w:spacing w:val="-1"/>
                <w:szCs w:val="20"/>
              </w:rPr>
            </w:pPr>
            <w:r w:rsidRPr="006E04D3">
              <w:rPr>
                <w:spacing w:val="-1"/>
                <w:szCs w:val="20"/>
              </w:rPr>
              <w:t>Epost till organisationsenhet.</w:t>
            </w:r>
          </w:p>
        </w:tc>
        <w:tc>
          <w:tcPr>
            <w:tcW w:w="1418" w:type="dxa"/>
          </w:tcPr>
          <w:p w14:paraId="547720BC" w14:textId="12044808" w:rsidR="001D061B" w:rsidRDefault="001D061B" w:rsidP="008A6494">
            <w:pPr>
              <w:spacing w:line="226" w:lineRule="exact"/>
              <w:ind w:left="102"/>
              <w:rPr>
                <w:spacing w:val="-1"/>
                <w:szCs w:val="20"/>
              </w:rPr>
            </w:pPr>
            <w:r>
              <w:rPr>
                <w:spacing w:val="-1"/>
                <w:szCs w:val="20"/>
              </w:rPr>
              <w:t>0..1</w:t>
            </w:r>
          </w:p>
        </w:tc>
      </w:tr>
      <w:tr w:rsidR="001D061B" w14:paraId="54DE5728" w14:textId="77777777" w:rsidTr="00514BAB">
        <w:tc>
          <w:tcPr>
            <w:tcW w:w="2660" w:type="dxa"/>
          </w:tcPr>
          <w:p w14:paraId="35C49F80" w14:textId="70C270E5" w:rsidR="001D061B" w:rsidRDefault="001D061B" w:rsidP="008A6494">
            <w:pPr>
              <w:spacing w:line="229" w:lineRule="exact"/>
              <w:ind w:left="102"/>
              <w:rPr>
                <w:szCs w:val="20"/>
              </w:rPr>
            </w:pPr>
            <w:r>
              <w:rPr>
                <w:szCs w:val="20"/>
              </w:rPr>
              <w:t>../../../../</w:t>
            </w:r>
            <w:r w:rsidRPr="00790A72">
              <w:rPr>
                <w:szCs w:val="20"/>
              </w:rPr>
              <w:t>orgUnitAddress</w:t>
            </w:r>
          </w:p>
        </w:tc>
        <w:tc>
          <w:tcPr>
            <w:tcW w:w="1417" w:type="dxa"/>
          </w:tcPr>
          <w:p w14:paraId="5327B1CA" w14:textId="6E71F973" w:rsidR="001D061B" w:rsidRDefault="001D061B" w:rsidP="008A6494">
            <w:pPr>
              <w:spacing w:line="229" w:lineRule="exact"/>
              <w:ind w:left="102"/>
              <w:rPr>
                <w:spacing w:val="-1"/>
                <w:szCs w:val="20"/>
              </w:rPr>
            </w:pPr>
            <w:r>
              <w:rPr>
                <w:spacing w:val="-1"/>
                <w:szCs w:val="20"/>
              </w:rPr>
              <w:t>string</w:t>
            </w:r>
          </w:p>
        </w:tc>
        <w:tc>
          <w:tcPr>
            <w:tcW w:w="4111" w:type="dxa"/>
          </w:tcPr>
          <w:p w14:paraId="257B9F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2953DB7" w14:textId="77777777" w:rsidR="001D061B" w:rsidRPr="006E04D3" w:rsidRDefault="001D061B" w:rsidP="008A6494">
            <w:pPr>
              <w:spacing w:line="226" w:lineRule="exact"/>
              <w:ind w:left="102"/>
              <w:rPr>
                <w:spacing w:val="-1"/>
                <w:szCs w:val="20"/>
              </w:rPr>
            </w:pPr>
            <w:r w:rsidRPr="006E04D3">
              <w:rPr>
                <w:spacing w:val="-1"/>
                <w:szCs w:val="20"/>
              </w:rPr>
              <w:t>”Storgatan 12</w:t>
            </w:r>
          </w:p>
          <w:p w14:paraId="34DC6661" w14:textId="026D3ED8" w:rsidR="001D061B" w:rsidRPr="006E04D3" w:rsidRDefault="001D061B" w:rsidP="008A6494">
            <w:pPr>
              <w:spacing w:line="226" w:lineRule="exact"/>
              <w:ind w:left="102"/>
              <w:rPr>
                <w:spacing w:val="-1"/>
                <w:szCs w:val="20"/>
              </w:rPr>
            </w:pPr>
            <w:r w:rsidRPr="006E04D3">
              <w:rPr>
                <w:spacing w:val="-1"/>
                <w:szCs w:val="20"/>
              </w:rPr>
              <w:t>468 91 Lilleby”</w:t>
            </w:r>
          </w:p>
        </w:tc>
        <w:tc>
          <w:tcPr>
            <w:tcW w:w="1418" w:type="dxa"/>
          </w:tcPr>
          <w:p w14:paraId="06506278" w14:textId="3410A223" w:rsidR="001D061B" w:rsidRDefault="001D061B" w:rsidP="008A6494">
            <w:pPr>
              <w:spacing w:line="226" w:lineRule="exact"/>
              <w:ind w:left="102"/>
              <w:rPr>
                <w:spacing w:val="-1"/>
                <w:szCs w:val="20"/>
              </w:rPr>
            </w:pPr>
            <w:r>
              <w:rPr>
                <w:spacing w:val="-1"/>
                <w:szCs w:val="20"/>
              </w:rPr>
              <w:t>0..1</w:t>
            </w:r>
          </w:p>
        </w:tc>
      </w:tr>
      <w:tr w:rsidR="001D061B" w14:paraId="63E735E3" w14:textId="77777777" w:rsidTr="00514BAB">
        <w:tc>
          <w:tcPr>
            <w:tcW w:w="2660" w:type="dxa"/>
          </w:tcPr>
          <w:p w14:paraId="63A21191" w14:textId="380B2FDD" w:rsidR="001D061B" w:rsidRDefault="001D061B" w:rsidP="008A6494">
            <w:pPr>
              <w:spacing w:line="229" w:lineRule="exact"/>
              <w:ind w:left="102"/>
              <w:rPr>
                <w:szCs w:val="20"/>
              </w:rPr>
            </w:pPr>
            <w:r>
              <w:rPr>
                <w:szCs w:val="20"/>
              </w:rPr>
              <w:t>../../../../</w:t>
            </w:r>
            <w:r w:rsidRPr="00790A72">
              <w:rPr>
                <w:szCs w:val="20"/>
              </w:rPr>
              <w:t>orgUnitLocation</w:t>
            </w:r>
          </w:p>
        </w:tc>
        <w:tc>
          <w:tcPr>
            <w:tcW w:w="1417" w:type="dxa"/>
          </w:tcPr>
          <w:p w14:paraId="5B88DA2A" w14:textId="2038086E" w:rsidR="001D061B" w:rsidRDefault="001D061B" w:rsidP="008A6494">
            <w:pPr>
              <w:spacing w:line="229" w:lineRule="exact"/>
              <w:ind w:left="102"/>
              <w:rPr>
                <w:spacing w:val="-1"/>
                <w:szCs w:val="20"/>
              </w:rPr>
            </w:pPr>
            <w:r>
              <w:rPr>
                <w:spacing w:val="-1"/>
                <w:szCs w:val="20"/>
              </w:rPr>
              <w:t>string</w:t>
            </w:r>
          </w:p>
        </w:tc>
        <w:tc>
          <w:tcPr>
            <w:tcW w:w="4111" w:type="dxa"/>
          </w:tcPr>
          <w:p w14:paraId="2C266C14" w14:textId="20A820F4" w:rsidR="001D061B" w:rsidRPr="006E04D3" w:rsidRDefault="001D061B" w:rsidP="008A6494">
            <w:pPr>
              <w:spacing w:line="226" w:lineRule="exact"/>
              <w:ind w:left="102"/>
              <w:rPr>
                <w:spacing w:val="-1"/>
                <w:szCs w:val="20"/>
              </w:rPr>
            </w:pPr>
            <w:r w:rsidRPr="00790A72">
              <w:rPr>
                <w:spacing w:val="-1"/>
                <w:szCs w:val="20"/>
              </w:rPr>
              <w:t>Text som anger namnet på plats eller ort för organisationens fysiska placering</w:t>
            </w:r>
          </w:p>
        </w:tc>
        <w:tc>
          <w:tcPr>
            <w:tcW w:w="1418" w:type="dxa"/>
          </w:tcPr>
          <w:p w14:paraId="590D078B" w14:textId="6D0504EF" w:rsidR="001D061B" w:rsidRDefault="001D061B" w:rsidP="008A6494">
            <w:pPr>
              <w:spacing w:line="226" w:lineRule="exact"/>
              <w:ind w:left="102"/>
              <w:rPr>
                <w:spacing w:val="-1"/>
                <w:szCs w:val="20"/>
              </w:rPr>
            </w:pPr>
            <w:r>
              <w:rPr>
                <w:spacing w:val="-1"/>
                <w:szCs w:val="20"/>
              </w:rPr>
              <w:t>0..1</w:t>
            </w:r>
          </w:p>
        </w:tc>
      </w:tr>
      <w:tr w:rsidR="001D061B" w14:paraId="0048629E" w14:textId="77777777" w:rsidTr="00514BAB">
        <w:tc>
          <w:tcPr>
            <w:tcW w:w="2660" w:type="dxa"/>
          </w:tcPr>
          <w:p w14:paraId="73FC0AE8" w14:textId="77777777" w:rsidR="001D061B" w:rsidRPr="00907C9B" w:rsidRDefault="001D061B" w:rsidP="008A6494">
            <w:pPr>
              <w:spacing w:line="229" w:lineRule="exact"/>
              <w:ind w:left="102"/>
              <w:rPr>
                <w:szCs w:val="20"/>
              </w:rPr>
            </w:pPr>
            <w:r>
              <w:rPr>
                <w:szCs w:val="20"/>
              </w:rPr>
              <w:t>../../../</w:t>
            </w:r>
            <w:r w:rsidRPr="00790A72">
              <w:rPr>
                <w:spacing w:val="-1"/>
                <w:szCs w:val="20"/>
              </w:rPr>
              <w:t>healthcareProfessionalCareUnitHSAId</w:t>
            </w:r>
          </w:p>
          <w:p w14:paraId="5A0CEF8F" w14:textId="77777777" w:rsidR="001D061B" w:rsidRDefault="001D061B" w:rsidP="008A6494">
            <w:pPr>
              <w:spacing w:line="229" w:lineRule="exact"/>
              <w:ind w:left="102"/>
              <w:rPr>
                <w:szCs w:val="20"/>
              </w:rPr>
            </w:pPr>
          </w:p>
        </w:tc>
        <w:tc>
          <w:tcPr>
            <w:tcW w:w="1417" w:type="dxa"/>
          </w:tcPr>
          <w:p w14:paraId="273B5960" w14:textId="77777777" w:rsidR="001D061B" w:rsidRDefault="001D061B" w:rsidP="008A6494">
            <w:pPr>
              <w:spacing w:line="229" w:lineRule="exact"/>
              <w:ind w:left="102"/>
              <w:rPr>
                <w:rFonts w:ascii="Arial" w:hAnsi="Arial" w:cs="Arial"/>
                <w:szCs w:val="20"/>
              </w:rPr>
            </w:pPr>
            <w:r>
              <w:rPr>
                <w:spacing w:val="-1"/>
                <w:szCs w:val="20"/>
              </w:rPr>
              <w:t>HSAidType</w:t>
            </w:r>
          </w:p>
          <w:p w14:paraId="2AE079BD" w14:textId="77777777" w:rsidR="001D061B" w:rsidRPr="00907C9B" w:rsidRDefault="001D061B" w:rsidP="008A6494">
            <w:pPr>
              <w:spacing w:line="226" w:lineRule="exact"/>
              <w:ind w:left="102"/>
              <w:rPr>
                <w:spacing w:val="-1"/>
                <w:szCs w:val="20"/>
              </w:rPr>
            </w:pPr>
          </w:p>
          <w:p w14:paraId="3D4F2CEC" w14:textId="77777777" w:rsidR="001D061B" w:rsidRDefault="001D061B" w:rsidP="008A6494">
            <w:pPr>
              <w:spacing w:line="229" w:lineRule="exact"/>
              <w:ind w:left="102"/>
              <w:rPr>
                <w:spacing w:val="-1"/>
                <w:szCs w:val="20"/>
              </w:rPr>
            </w:pPr>
          </w:p>
        </w:tc>
        <w:tc>
          <w:tcPr>
            <w:tcW w:w="4111" w:type="dxa"/>
          </w:tcPr>
          <w:p w14:paraId="00AB148A" w14:textId="77777777" w:rsidR="001D061B" w:rsidRPr="006B1876" w:rsidRDefault="001D061B" w:rsidP="008A6494">
            <w:pPr>
              <w:spacing w:line="229" w:lineRule="exact"/>
              <w:ind w:left="102"/>
              <w:rPr>
                <w:szCs w:val="20"/>
              </w:rPr>
            </w:pPr>
            <w:r w:rsidRPr="006167E0">
              <w:rPr>
                <w:szCs w:val="20"/>
              </w:rPr>
              <w:t xml:space="preserve">HSA-id för </w:t>
            </w:r>
            <w:r>
              <w:rPr>
                <w:szCs w:val="20"/>
              </w:rPr>
              <w:t>Vårdenhet</w:t>
            </w:r>
            <w:r w:rsidRPr="006167E0">
              <w:rPr>
                <w:szCs w:val="20"/>
              </w:rPr>
              <w:t xml:space="preserve"> som vård- och omsorgspersonen är uppdragstagare för. Skall anges om tillgänglig. </w:t>
            </w:r>
          </w:p>
          <w:p w14:paraId="217B29C3" w14:textId="77777777" w:rsidR="001D061B" w:rsidRPr="00790A72" w:rsidRDefault="001D061B" w:rsidP="008A6494">
            <w:pPr>
              <w:spacing w:line="226" w:lineRule="exact"/>
              <w:ind w:left="102"/>
              <w:rPr>
                <w:spacing w:val="-1"/>
                <w:szCs w:val="20"/>
              </w:rPr>
            </w:pPr>
          </w:p>
        </w:tc>
        <w:tc>
          <w:tcPr>
            <w:tcW w:w="1418" w:type="dxa"/>
          </w:tcPr>
          <w:p w14:paraId="0CFDD105" w14:textId="3E3FB38C"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01DFA992" w14:textId="77777777" w:rsidTr="00514BAB">
        <w:tc>
          <w:tcPr>
            <w:tcW w:w="2660" w:type="dxa"/>
          </w:tcPr>
          <w:p w14:paraId="7ADA41FD" w14:textId="7C78F17E" w:rsidR="001D061B" w:rsidRDefault="001D061B" w:rsidP="008A6494">
            <w:pPr>
              <w:spacing w:line="229" w:lineRule="exact"/>
              <w:ind w:left="102"/>
              <w:rPr>
                <w:szCs w:val="20"/>
              </w:rPr>
            </w:pPr>
            <w:r>
              <w:rPr>
                <w:szCs w:val="20"/>
              </w:rPr>
              <w:t>../../../</w:t>
            </w:r>
            <w:r w:rsidRPr="00790A72">
              <w:rPr>
                <w:spacing w:val="-1"/>
                <w:szCs w:val="20"/>
              </w:rPr>
              <w:t>healthcareProfessionalCareGiverHSAId</w:t>
            </w:r>
          </w:p>
        </w:tc>
        <w:tc>
          <w:tcPr>
            <w:tcW w:w="1417" w:type="dxa"/>
          </w:tcPr>
          <w:p w14:paraId="46D57C77" w14:textId="77777777" w:rsidR="001D061B" w:rsidRPr="00907C9B" w:rsidRDefault="001D061B" w:rsidP="008A6494">
            <w:pPr>
              <w:spacing w:line="226" w:lineRule="exact"/>
              <w:ind w:left="102"/>
              <w:rPr>
                <w:spacing w:val="-1"/>
                <w:szCs w:val="20"/>
              </w:rPr>
            </w:pPr>
            <w:r>
              <w:rPr>
                <w:spacing w:val="-1"/>
                <w:szCs w:val="20"/>
              </w:rPr>
              <w:t>HSAidType</w:t>
            </w:r>
          </w:p>
          <w:p w14:paraId="2222926E" w14:textId="77777777" w:rsidR="001D061B" w:rsidRDefault="001D061B" w:rsidP="008A6494">
            <w:pPr>
              <w:spacing w:line="229" w:lineRule="exact"/>
              <w:ind w:left="102"/>
              <w:rPr>
                <w:spacing w:val="-1"/>
                <w:szCs w:val="20"/>
              </w:rPr>
            </w:pPr>
          </w:p>
        </w:tc>
        <w:tc>
          <w:tcPr>
            <w:tcW w:w="4111" w:type="dxa"/>
          </w:tcPr>
          <w:p w14:paraId="235841D5" w14:textId="0714BE38" w:rsidR="001D061B" w:rsidRPr="006167E0" w:rsidRDefault="001D061B" w:rsidP="008A6494">
            <w:pPr>
              <w:spacing w:line="229" w:lineRule="exact"/>
              <w:ind w:left="102"/>
              <w:rPr>
                <w:szCs w:val="20"/>
              </w:rPr>
            </w:pPr>
            <w:r w:rsidRPr="006167E0">
              <w:rPr>
                <w:spacing w:val="-1"/>
                <w:szCs w:val="20"/>
              </w:rPr>
              <w:t>HSA-id för vårdgivaren, som är vårdgivare för den enhet som författaren är uppdragstagare för. Skall anges om tillgänglig.</w:t>
            </w:r>
          </w:p>
        </w:tc>
        <w:tc>
          <w:tcPr>
            <w:tcW w:w="1418" w:type="dxa"/>
          </w:tcPr>
          <w:p w14:paraId="0BE240E1" w14:textId="41D22DC8"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2D5F8943" w14:textId="77777777" w:rsidTr="00514BAB">
        <w:tc>
          <w:tcPr>
            <w:tcW w:w="2660" w:type="dxa"/>
          </w:tcPr>
          <w:p w14:paraId="6E99737D" w14:textId="45218AAF" w:rsidR="001D061B" w:rsidRDefault="001D061B" w:rsidP="008A6494">
            <w:pPr>
              <w:spacing w:line="229" w:lineRule="exact"/>
              <w:ind w:left="102"/>
              <w:rPr>
                <w:szCs w:val="20"/>
              </w:rPr>
            </w:pPr>
            <w:r>
              <w:rPr>
                <w:szCs w:val="20"/>
                <w:lang w:val="en-US"/>
              </w:rPr>
              <w:t>../../</w:t>
            </w:r>
            <w:r w:rsidRPr="00907C9B">
              <w:rPr>
                <w:szCs w:val="20"/>
                <w:lang w:val="en-US"/>
              </w:rPr>
              <w:t>legalAuthenticator</w:t>
            </w:r>
          </w:p>
        </w:tc>
        <w:tc>
          <w:tcPr>
            <w:tcW w:w="1417" w:type="dxa"/>
          </w:tcPr>
          <w:p w14:paraId="0FF072A8" w14:textId="32D23005" w:rsidR="001D061B" w:rsidRDefault="001D061B" w:rsidP="008A6494">
            <w:pPr>
              <w:spacing w:line="226" w:lineRule="exact"/>
              <w:ind w:left="102"/>
              <w:rPr>
                <w:spacing w:val="-1"/>
                <w:szCs w:val="20"/>
              </w:rPr>
            </w:pPr>
            <w:r>
              <w:rPr>
                <w:szCs w:val="20"/>
                <w:lang w:val="en-US"/>
              </w:rPr>
              <w:t>L</w:t>
            </w:r>
            <w:r w:rsidRPr="00907C9B">
              <w:rPr>
                <w:szCs w:val="20"/>
                <w:lang w:val="en-US"/>
              </w:rPr>
              <w:t>egalAuthenticatorTyp</w:t>
            </w:r>
            <w:r w:rsidRPr="00907C9B">
              <w:rPr>
                <w:szCs w:val="20"/>
                <w:lang w:val="en-US"/>
              </w:rPr>
              <w:lastRenderedPageBreak/>
              <w:t>e</w:t>
            </w:r>
          </w:p>
        </w:tc>
        <w:tc>
          <w:tcPr>
            <w:tcW w:w="4111" w:type="dxa"/>
          </w:tcPr>
          <w:p w14:paraId="4488FE7E" w14:textId="77777777" w:rsidR="001D061B" w:rsidRPr="003C17D1" w:rsidRDefault="001D061B" w:rsidP="008A6494">
            <w:pPr>
              <w:spacing w:line="229" w:lineRule="exact"/>
              <w:ind w:left="102"/>
              <w:rPr>
                <w:szCs w:val="20"/>
              </w:rPr>
            </w:pPr>
            <w:r w:rsidRPr="003C17D1">
              <w:rPr>
                <w:szCs w:val="20"/>
              </w:rPr>
              <w:lastRenderedPageBreak/>
              <w:t>Information om vem som signerat informationen i dokumentet.</w:t>
            </w:r>
          </w:p>
          <w:p w14:paraId="166B4E68" w14:textId="77777777" w:rsidR="001D061B" w:rsidRPr="006167E0" w:rsidRDefault="001D061B" w:rsidP="008A6494">
            <w:pPr>
              <w:spacing w:line="229" w:lineRule="exact"/>
              <w:ind w:left="102"/>
              <w:rPr>
                <w:spacing w:val="-1"/>
                <w:szCs w:val="20"/>
              </w:rPr>
            </w:pPr>
          </w:p>
        </w:tc>
        <w:tc>
          <w:tcPr>
            <w:tcW w:w="1418" w:type="dxa"/>
          </w:tcPr>
          <w:p w14:paraId="2DABA82D" w14:textId="5697F6F9" w:rsidR="001D061B" w:rsidRDefault="001D061B" w:rsidP="008A6494">
            <w:pPr>
              <w:spacing w:line="226" w:lineRule="exact"/>
              <w:ind w:left="102"/>
              <w:rPr>
                <w:spacing w:val="-1"/>
                <w:szCs w:val="20"/>
              </w:rPr>
            </w:pPr>
            <w:r w:rsidRPr="00907C9B">
              <w:rPr>
                <w:szCs w:val="20"/>
                <w:lang w:val="en-US"/>
              </w:rPr>
              <w:lastRenderedPageBreak/>
              <w:t>0..1</w:t>
            </w:r>
          </w:p>
        </w:tc>
      </w:tr>
      <w:tr w:rsidR="001D061B" w14:paraId="7E2654B7" w14:textId="77777777" w:rsidTr="00514BAB">
        <w:tc>
          <w:tcPr>
            <w:tcW w:w="2660" w:type="dxa"/>
          </w:tcPr>
          <w:p w14:paraId="1F8CEC90" w14:textId="77777777" w:rsidR="001D061B" w:rsidRPr="00907C9B" w:rsidRDefault="001D061B" w:rsidP="008A6494">
            <w:pPr>
              <w:spacing w:line="229" w:lineRule="exact"/>
              <w:ind w:left="102"/>
              <w:rPr>
                <w:szCs w:val="20"/>
              </w:rPr>
            </w:pPr>
            <w:r>
              <w:rPr>
                <w:szCs w:val="20"/>
                <w:lang w:val="en-US"/>
              </w:rPr>
              <w:lastRenderedPageBreak/>
              <w:t>../../../</w:t>
            </w:r>
            <w:r w:rsidRPr="00E74D83">
              <w:rPr>
                <w:szCs w:val="20"/>
              </w:rPr>
              <w:t>signatureTime</w:t>
            </w:r>
          </w:p>
          <w:p w14:paraId="7641A2A2" w14:textId="77777777" w:rsidR="001D061B" w:rsidRDefault="001D061B" w:rsidP="008A6494">
            <w:pPr>
              <w:spacing w:line="229" w:lineRule="exact"/>
              <w:ind w:left="102"/>
              <w:rPr>
                <w:szCs w:val="20"/>
                <w:lang w:val="en-US"/>
              </w:rPr>
            </w:pPr>
          </w:p>
        </w:tc>
        <w:tc>
          <w:tcPr>
            <w:tcW w:w="1417" w:type="dxa"/>
          </w:tcPr>
          <w:p w14:paraId="7C5C225B" w14:textId="77777777" w:rsidR="001D061B" w:rsidRDefault="001D061B" w:rsidP="008A6494">
            <w:pPr>
              <w:spacing w:line="229" w:lineRule="exact"/>
              <w:ind w:left="102"/>
              <w:rPr>
                <w:rFonts w:ascii="Arial" w:hAnsi="Arial" w:cs="Arial"/>
                <w:color w:val="FF0000"/>
                <w:szCs w:val="20"/>
              </w:rPr>
            </w:pPr>
            <w:r>
              <w:rPr>
                <w:szCs w:val="20"/>
              </w:rPr>
              <w:t>TimeStampType</w:t>
            </w:r>
          </w:p>
          <w:p w14:paraId="4F092AA5" w14:textId="77777777" w:rsidR="001D061B" w:rsidRDefault="001D061B" w:rsidP="008A6494">
            <w:pPr>
              <w:spacing w:line="226" w:lineRule="exact"/>
              <w:ind w:left="102"/>
              <w:rPr>
                <w:szCs w:val="20"/>
                <w:lang w:val="en-US"/>
              </w:rPr>
            </w:pPr>
          </w:p>
        </w:tc>
        <w:tc>
          <w:tcPr>
            <w:tcW w:w="4111" w:type="dxa"/>
          </w:tcPr>
          <w:p w14:paraId="759EF949" w14:textId="77777777" w:rsidR="001D061B" w:rsidRPr="00907C9B" w:rsidRDefault="001D061B" w:rsidP="008A6494">
            <w:pPr>
              <w:spacing w:line="229" w:lineRule="exact"/>
              <w:ind w:left="102"/>
              <w:rPr>
                <w:szCs w:val="20"/>
              </w:rPr>
            </w:pPr>
            <w:r w:rsidRPr="00907C9B">
              <w:rPr>
                <w:szCs w:val="20"/>
              </w:rPr>
              <w:t>Tidpunkt för signering</w:t>
            </w:r>
          </w:p>
          <w:p w14:paraId="2DB5D748" w14:textId="77777777" w:rsidR="001D061B" w:rsidRPr="003C17D1" w:rsidRDefault="001D061B" w:rsidP="008A6494">
            <w:pPr>
              <w:spacing w:line="229" w:lineRule="exact"/>
              <w:ind w:left="102"/>
              <w:rPr>
                <w:szCs w:val="20"/>
              </w:rPr>
            </w:pPr>
          </w:p>
        </w:tc>
        <w:tc>
          <w:tcPr>
            <w:tcW w:w="1418" w:type="dxa"/>
          </w:tcPr>
          <w:p w14:paraId="3410A8BE" w14:textId="6ECE6C03" w:rsidR="001D061B" w:rsidRPr="00907C9B" w:rsidRDefault="001D061B" w:rsidP="008A6494">
            <w:pPr>
              <w:spacing w:line="226" w:lineRule="exact"/>
              <w:ind w:left="102"/>
              <w:rPr>
                <w:szCs w:val="20"/>
                <w:lang w:val="en-US"/>
              </w:rPr>
            </w:pPr>
            <w:r w:rsidRPr="00907C9B">
              <w:rPr>
                <w:szCs w:val="20"/>
              </w:rPr>
              <w:t>1..1</w:t>
            </w:r>
          </w:p>
        </w:tc>
      </w:tr>
      <w:tr w:rsidR="001D061B" w14:paraId="3E847D87" w14:textId="77777777" w:rsidTr="00514BAB">
        <w:tc>
          <w:tcPr>
            <w:tcW w:w="2660" w:type="dxa"/>
          </w:tcPr>
          <w:p w14:paraId="7BD071D1" w14:textId="77777777" w:rsidR="001D061B" w:rsidRPr="00907C9B" w:rsidRDefault="001D061B" w:rsidP="008A6494">
            <w:pPr>
              <w:spacing w:line="229" w:lineRule="exact"/>
              <w:ind w:left="102"/>
              <w:rPr>
                <w:szCs w:val="20"/>
              </w:rPr>
            </w:pPr>
            <w:r>
              <w:rPr>
                <w:szCs w:val="20"/>
              </w:rPr>
              <w:t>../../../</w:t>
            </w:r>
            <w:r w:rsidRPr="0035083B">
              <w:rPr>
                <w:szCs w:val="20"/>
              </w:rPr>
              <w:t>legalAuthenticatorHSAid</w:t>
            </w:r>
          </w:p>
          <w:p w14:paraId="6F684172" w14:textId="77777777" w:rsidR="001D061B" w:rsidRDefault="001D061B" w:rsidP="008A6494">
            <w:pPr>
              <w:spacing w:line="229" w:lineRule="exact"/>
              <w:ind w:left="102"/>
              <w:rPr>
                <w:szCs w:val="20"/>
                <w:lang w:val="en-US"/>
              </w:rPr>
            </w:pPr>
          </w:p>
        </w:tc>
        <w:tc>
          <w:tcPr>
            <w:tcW w:w="1417" w:type="dxa"/>
          </w:tcPr>
          <w:p w14:paraId="06AB649A" w14:textId="77777777" w:rsidR="001D061B" w:rsidRPr="00907C9B" w:rsidRDefault="001D061B" w:rsidP="008A6494">
            <w:pPr>
              <w:spacing w:line="229" w:lineRule="exact"/>
              <w:ind w:left="102"/>
              <w:rPr>
                <w:szCs w:val="20"/>
              </w:rPr>
            </w:pPr>
            <w:r w:rsidRPr="0035083B">
              <w:rPr>
                <w:szCs w:val="20"/>
              </w:rPr>
              <w:t>HSAIDType</w:t>
            </w:r>
          </w:p>
          <w:p w14:paraId="0DA3B6AA" w14:textId="77777777" w:rsidR="001D061B" w:rsidRDefault="001D061B" w:rsidP="008A6494">
            <w:pPr>
              <w:spacing w:line="229" w:lineRule="exact"/>
              <w:ind w:left="102"/>
              <w:rPr>
                <w:szCs w:val="20"/>
              </w:rPr>
            </w:pPr>
          </w:p>
        </w:tc>
        <w:tc>
          <w:tcPr>
            <w:tcW w:w="4111" w:type="dxa"/>
          </w:tcPr>
          <w:p w14:paraId="5CA36229" w14:textId="783F1D37" w:rsidR="001D061B" w:rsidRPr="00907C9B" w:rsidRDefault="001D061B" w:rsidP="008A6494">
            <w:pPr>
              <w:spacing w:line="229" w:lineRule="exact"/>
              <w:ind w:left="102"/>
              <w:rPr>
                <w:szCs w:val="20"/>
              </w:rPr>
            </w:pPr>
            <w:r w:rsidRPr="0035083B">
              <w:rPr>
                <w:szCs w:val="20"/>
              </w:rPr>
              <w:t>HSA-id för person som signerat dokumentet</w:t>
            </w:r>
          </w:p>
        </w:tc>
        <w:tc>
          <w:tcPr>
            <w:tcW w:w="1418" w:type="dxa"/>
          </w:tcPr>
          <w:p w14:paraId="02F9A6E6" w14:textId="2850CCCE" w:rsidR="001D061B" w:rsidRPr="00907C9B" w:rsidRDefault="001D061B" w:rsidP="008A6494">
            <w:pPr>
              <w:spacing w:line="226" w:lineRule="exact"/>
              <w:ind w:left="102"/>
              <w:rPr>
                <w:szCs w:val="20"/>
              </w:rPr>
            </w:pPr>
            <w:r>
              <w:rPr>
                <w:szCs w:val="20"/>
              </w:rPr>
              <w:t>0</w:t>
            </w:r>
            <w:r w:rsidRPr="00907C9B">
              <w:rPr>
                <w:szCs w:val="20"/>
              </w:rPr>
              <w:t>..1</w:t>
            </w:r>
          </w:p>
        </w:tc>
      </w:tr>
      <w:tr w:rsidR="001D061B" w14:paraId="3E3E4C27" w14:textId="77777777" w:rsidTr="00514BAB">
        <w:tc>
          <w:tcPr>
            <w:tcW w:w="2660" w:type="dxa"/>
          </w:tcPr>
          <w:p w14:paraId="16970830" w14:textId="76FC4995" w:rsidR="001D061B" w:rsidRDefault="001D061B" w:rsidP="008A6494">
            <w:pPr>
              <w:spacing w:line="229" w:lineRule="exact"/>
              <w:ind w:left="102"/>
              <w:rPr>
                <w:szCs w:val="20"/>
              </w:rPr>
            </w:pPr>
            <w:r>
              <w:rPr>
                <w:szCs w:val="20"/>
              </w:rPr>
              <w:t>../../../legalAuthenticatorName</w:t>
            </w:r>
          </w:p>
        </w:tc>
        <w:tc>
          <w:tcPr>
            <w:tcW w:w="1417" w:type="dxa"/>
          </w:tcPr>
          <w:p w14:paraId="3B21C6FF" w14:textId="479FDC07" w:rsidR="001D061B" w:rsidRPr="0035083B" w:rsidRDefault="001D061B" w:rsidP="008A6494">
            <w:pPr>
              <w:spacing w:line="229" w:lineRule="exact"/>
              <w:ind w:left="102"/>
              <w:rPr>
                <w:szCs w:val="20"/>
              </w:rPr>
            </w:pPr>
            <w:r>
              <w:rPr>
                <w:szCs w:val="20"/>
              </w:rPr>
              <w:t>string</w:t>
            </w:r>
          </w:p>
        </w:tc>
        <w:tc>
          <w:tcPr>
            <w:tcW w:w="4111" w:type="dxa"/>
          </w:tcPr>
          <w:p w14:paraId="19DBE8E6" w14:textId="5AC8DEF8" w:rsidR="001D061B" w:rsidRPr="0035083B" w:rsidRDefault="001D061B" w:rsidP="008A6494">
            <w:pPr>
              <w:spacing w:line="229" w:lineRule="exact"/>
              <w:ind w:left="102"/>
              <w:rPr>
                <w:szCs w:val="20"/>
              </w:rPr>
            </w:pPr>
            <w:r w:rsidRPr="006E04D3">
              <w:rPr>
                <w:spacing w:val="-1"/>
                <w:szCs w:val="20"/>
              </w:rPr>
              <w:t>Namnen i klartext för signerande person</w:t>
            </w:r>
          </w:p>
        </w:tc>
        <w:tc>
          <w:tcPr>
            <w:tcW w:w="1418" w:type="dxa"/>
          </w:tcPr>
          <w:p w14:paraId="2482853D" w14:textId="671EB58B" w:rsidR="001D061B" w:rsidRDefault="001D061B" w:rsidP="008A6494">
            <w:pPr>
              <w:spacing w:line="226" w:lineRule="exact"/>
              <w:ind w:left="102"/>
              <w:rPr>
                <w:szCs w:val="20"/>
              </w:rPr>
            </w:pPr>
            <w:r>
              <w:rPr>
                <w:spacing w:val="-1"/>
                <w:szCs w:val="20"/>
              </w:rPr>
              <w:t>0..1</w:t>
            </w:r>
          </w:p>
        </w:tc>
      </w:tr>
      <w:tr w:rsidR="001D061B" w14:paraId="6A970436" w14:textId="77777777" w:rsidTr="00514BAB">
        <w:tc>
          <w:tcPr>
            <w:tcW w:w="2660" w:type="dxa"/>
          </w:tcPr>
          <w:p w14:paraId="3E897EA2" w14:textId="77777777" w:rsidR="001D061B" w:rsidRPr="00E74D83" w:rsidRDefault="001D061B" w:rsidP="008A6494">
            <w:pPr>
              <w:spacing w:line="229" w:lineRule="exact"/>
              <w:ind w:left="102"/>
              <w:rPr>
                <w:szCs w:val="20"/>
              </w:rPr>
            </w:pPr>
            <w:r>
              <w:rPr>
                <w:szCs w:val="20"/>
              </w:rPr>
              <w:t>../../</w:t>
            </w:r>
            <w:r w:rsidRPr="00E74D83">
              <w:rPr>
                <w:spacing w:val="-1"/>
                <w:szCs w:val="20"/>
              </w:rPr>
              <w:t>approvedForPatient</w:t>
            </w:r>
          </w:p>
          <w:p w14:paraId="5EE74DC3" w14:textId="77777777" w:rsidR="001D061B" w:rsidRDefault="001D061B" w:rsidP="008A6494">
            <w:pPr>
              <w:spacing w:line="229" w:lineRule="exact"/>
              <w:ind w:left="102"/>
              <w:rPr>
                <w:szCs w:val="20"/>
              </w:rPr>
            </w:pPr>
          </w:p>
        </w:tc>
        <w:tc>
          <w:tcPr>
            <w:tcW w:w="1417" w:type="dxa"/>
          </w:tcPr>
          <w:p w14:paraId="3BCBDFB9" w14:textId="77777777" w:rsidR="001D061B" w:rsidRDefault="001D061B" w:rsidP="008A6494">
            <w:pPr>
              <w:spacing w:line="229" w:lineRule="exact"/>
              <w:ind w:left="102"/>
              <w:rPr>
                <w:rFonts w:ascii="Arial" w:hAnsi="Arial" w:cs="Arial"/>
                <w:color w:val="FF0000"/>
                <w:szCs w:val="20"/>
              </w:rPr>
            </w:pPr>
            <w:r w:rsidRPr="00E74D83">
              <w:rPr>
                <w:szCs w:val="20"/>
              </w:rPr>
              <w:t>boolean</w:t>
            </w:r>
          </w:p>
          <w:p w14:paraId="6A9F2886" w14:textId="77777777" w:rsidR="001D061B" w:rsidRDefault="001D061B" w:rsidP="008A6494">
            <w:pPr>
              <w:spacing w:line="229" w:lineRule="exact"/>
              <w:ind w:left="102"/>
              <w:rPr>
                <w:szCs w:val="20"/>
              </w:rPr>
            </w:pPr>
          </w:p>
        </w:tc>
        <w:tc>
          <w:tcPr>
            <w:tcW w:w="4111" w:type="dxa"/>
          </w:tcPr>
          <w:p w14:paraId="17529201" w14:textId="77777777" w:rsidR="001D061B" w:rsidRPr="0083546F" w:rsidRDefault="001D061B" w:rsidP="008A6494">
            <w:pPr>
              <w:spacing w:line="226" w:lineRule="exact"/>
              <w:ind w:left="102"/>
              <w:rPr>
                <w:spacing w:val="-1"/>
                <w:szCs w:val="20"/>
              </w:rPr>
            </w:pPr>
            <w:r w:rsidRPr="0083546F">
              <w:rPr>
                <w:spacing w:val="-1"/>
                <w:szCs w:val="20"/>
              </w:rPr>
              <w:t xml:space="preserve">Anger om information får delas till patient. Värdet sätts i sådant fall till true, i annat fall till false. </w:t>
            </w:r>
          </w:p>
          <w:p w14:paraId="76E29217" w14:textId="77777777" w:rsidR="001D061B" w:rsidRPr="006E04D3" w:rsidRDefault="001D061B" w:rsidP="008A6494">
            <w:pPr>
              <w:spacing w:line="229" w:lineRule="exact"/>
              <w:ind w:left="102"/>
              <w:rPr>
                <w:spacing w:val="-1"/>
                <w:szCs w:val="20"/>
              </w:rPr>
            </w:pPr>
          </w:p>
        </w:tc>
        <w:tc>
          <w:tcPr>
            <w:tcW w:w="1418" w:type="dxa"/>
          </w:tcPr>
          <w:p w14:paraId="6D0B6E65" w14:textId="55B7E304" w:rsidR="001D061B" w:rsidRDefault="001D061B" w:rsidP="008A6494">
            <w:pPr>
              <w:spacing w:line="226" w:lineRule="exact"/>
              <w:ind w:left="102"/>
              <w:rPr>
                <w:spacing w:val="-1"/>
                <w:szCs w:val="20"/>
              </w:rPr>
            </w:pPr>
            <w:r>
              <w:rPr>
                <w:spacing w:val="-1"/>
                <w:szCs w:val="20"/>
              </w:rPr>
              <w:t>1..1</w:t>
            </w:r>
          </w:p>
        </w:tc>
      </w:tr>
      <w:tr w:rsidR="001D061B" w14:paraId="383B736D" w14:textId="77777777" w:rsidTr="00514BAB">
        <w:tc>
          <w:tcPr>
            <w:tcW w:w="2660" w:type="dxa"/>
          </w:tcPr>
          <w:p w14:paraId="1AA8E714" w14:textId="5BC7FFF4" w:rsidR="001D061B" w:rsidRDefault="001D061B" w:rsidP="008A6494">
            <w:pPr>
              <w:spacing w:line="229" w:lineRule="exact"/>
              <w:ind w:left="102"/>
              <w:rPr>
                <w:szCs w:val="20"/>
              </w:rPr>
            </w:pPr>
            <w:r>
              <w:rPr>
                <w:szCs w:val="20"/>
                <w:lang w:val="en-US"/>
              </w:rPr>
              <w:t>../../</w:t>
            </w:r>
            <w:r>
              <w:rPr>
                <w:spacing w:val="-1"/>
                <w:szCs w:val="20"/>
                <w:lang w:val="en-US"/>
              </w:rPr>
              <w:t>careContactId</w:t>
            </w:r>
          </w:p>
        </w:tc>
        <w:tc>
          <w:tcPr>
            <w:tcW w:w="1417" w:type="dxa"/>
          </w:tcPr>
          <w:p w14:paraId="5CB5B68B" w14:textId="22B307F0" w:rsidR="001D061B" w:rsidRPr="00E74D83" w:rsidRDefault="001D061B" w:rsidP="008A6494">
            <w:pPr>
              <w:spacing w:line="229" w:lineRule="exact"/>
              <w:ind w:left="102"/>
              <w:rPr>
                <w:szCs w:val="20"/>
              </w:rPr>
            </w:pPr>
            <w:r>
              <w:rPr>
                <w:spacing w:val="-1"/>
                <w:szCs w:val="20"/>
                <w:lang w:val="en-US"/>
              </w:rPr>
              <w:t>string</w:t>
            </w:r>
          </w:p>
        </w:tc>
        <w:tc>
          <w:tcPr>
            <w:tcW w:w="4111" w:type="dxa"/>
          </w:tcPr>
          <w:p w14:paraId="4228C8E3" w14:textId="494442ED" w:rsidR="001D061B" w:rsidRPr="0083546F" w:rsidRDefault="001D061B" w:rsidP="008A6494">
            <w:pPr>
              <w:spacing w:line="226" w:lineRule="exact"/>
              <w:ind w:left="102"/>
              <w:rPr>
                <w:spacing w:val="-1"/>
                <w:szCs w:val="20"/>
              </w:rPr>
            </w:pPr>
            <w:r>
              <w:rPr>
                <w:spacing w:val="-1"/>
                <w:szCs w:val="20"/>
              </w:rPr>
              <w:t>Identitet</w:t>
            </w:r>
            <w:r w:rsidRPr="006067AA">
              <w:rPr>
                <w:spacing w:val="-1"/>
                <w:szCs w:val="20"/>
              </w:rPr>
              <w:t>et för den vård- och omsorgskontakt som föranlett den information som omfattas av dokumentet. Identiteten är unik inom källsystemet</w:t>
            </w:r>
            <w:r>
              <w:rPr>
                <w:spacing w:val="-1"/>
                <w:szCs w:val="20"/>
              </w:rPr>
              <w:t>.</w:t>
            </w:r>
          </w:p>
        </w:tc>
        <w:tc>
          <w:tcPr>
            <w:tcW w:w="1418" w:type="dxa"/>
          </w:tcPr>
          <w:p w14:paraId="31AF96DD" w14:textId="5AC8558A" w:rsidR="001D061B" w:rsidRDefault="001D061B" w:rsidP="008A6494">
            <w:pPr>
              <w:spacing w:line="226" w:lineRule="exact"/>
              <w:ind w:left="102"/>
              <w:rPr>
                <w:spacing w:val="-1"/>
                <w:szCs w:val="20"/>
              </w:rPr>
            </w:pPr>
            <w:r w:rsidRPr="00907C9B">
              <w:rPr>
                <w:spacing w:val="-1"/>
                <w:szCs w:val="20"/>
                <w:lang w:val="en-US"/>
              </w:rPr>
              <w:t>0..1</w:t>
            </w:r>
          </w:p>
        </w:tc>
      </w:tr>
      <w:tr w:rsidR="001D061B" w14:paraId="2FEB5D39" w14:textId="77777777" w:rsidTr="00514BAB">
        <w:tc>
          <w:tcPr>
            <w:tcW w:w="2660" w:type="dxa"/>
          </w:tcPr>
          <w:p w14:paraId="31C14143" w14:textId="77777777" w:rsidR="001D061B" w:rsidRDefault="001D061B" w:rsidP="008A6494">
            <w:pPr>
              <w:spacing w:line="229" w:lineRule="exact"/>
              <w:ind w:left="102"/>
              <w:rPr>
                <w:szCs w:val="20"/>
                <w:lang w:val="en-US"/>
              </w:rPr>
            </w:pPr>
          </w:p>
        </w:tc>
        <w:tc>
          <w:tcPr>
            <w:tcW w:w="1417" w:type="dxa"/>
          </w:tcPr>
          <w:p w14:paraId="5DF179AF" w14:textId="77777777" w:rsidR="001D061B" w:rsidRDefault="001D061B" w:rsidP="008A6494">
            <w:pPr>
              <w:spacing w:line="229" w:lineRule="exact"/>
              <w:ind w:left="102"/>
              <w:rPr>
                <w:spacing w:val="-1"/>
                <w:szCs w:val="20"/>
                <w:lang w:val="en-US"/>
              </w:rPr>
            </w:pPr>
          </w:p>
        </w:tc>
        <w:tc>
          <w:tcPr>
            <w:tcW w:w="4111" w:type="dxa"/>
          </w:tcPr>
          <w:p w14:paraId="13D62052" w14:textId="77777777" w:rsidR="001D061B" w:rsidRDefault="001D061B" w:rsidP="008A6494">
            <w:pPr>
              <w:spacing w:line="226" w:lineRule="exact"/>
              <w:ind w:left="102"/>
              <w:rPr>
                <w:spacing w:val="-1"/>
                <w:szCs w:val="20"/>
              </w:rPr>
            </w:pPr>
          </w:p>
        </w:tc>
        <w:tc>
          <w:tcPr>
            <w:tcW w:w="1418" w:type="dxa"/>
          </w:tcPr>
          <w:p w14:paraId="18A292ED" w14:textId="77777777" w:rsidR="001D061B" w:rsidRPr="00907C9B" w:rsidRDefault="001D061B" w:rsidP="008A6494">
            <w:pPr>
              <w:spacing w:line="226" w:lineRule="exact"/>
              <w:ind w:left="102"/>
              <w:rPr>
                <w:spacing w:val="-1"/>
                <w:szCs w:val="20"/>
                <w:lang w:val="en-US"/>
              </w:rPr>
            </w:pPr>
          </w:p>
        </w:tc>
      </w:tr>
      <w:tr w:rsidR="001D061B" w14:paraId="2378DD57" w14:textId="77777777" w:rsidTr="00514BAB">
        <w:tc>
          <w:tcPr>
            <w:tcW w:w="2660" w:type="dxa"/>
          </w:tcPr>
          <w:p w14:paraId="6ED01DFB" w14:textId="77777777" w:rsidR="001D061B" w:rsidRPr="00835228" w:rsidRDefault="001D061B" w:rsidP="008A6494">
            <w:pPr>
              <w:spacing w:line="229" w:lineRule="exact"/>
              <w:ind w:left="102"/>
              <w:rPr>
                <w:szCs w:val="20"/>
              </w:rPr>
            </w:pPr>
            <w:r>
              <w:rPr>
                <w:szCs w:val="20"/>
              </w:rPr>
              <w:t>../</w:t>
            </w:r>
            <w:r w:rsidRPr="00835228">
              <w:rPr>
                <w:szCs w:val="20"/>
              </w:rPr>
              <w:t>referralOutcomeBody</w:t>
            </w:r>
          </w:p>
          <w:p w14:paraId="1B2CE25B" w14:textId="77777777" w:rsidR="001D061B" w:rsidRDefault="001D061B" w:rsidP="008A6494">
            <w:pPr>
              <w:spacing w:line="229" w:lineRule="exact"/>
              <w:ind w:left="102"/>
              <w:rPr>
                <w:szCs w:val="20"/>
                <w:lang w:val="en-US"/>
              </w:rPr>
            </w:pPr>
          </w:p>
        </w:tc>
        <w:tc>
          <w:tcPr>
            <w:tcW w:w="1417" w:type="dxa"/>
          </w:tcPr>
          <w:p w14:paraId="411B1C0C" w14:textId="77777777" w:rsidR="001D061B" w:rsidRPr="00907C9B" w:rsidRDefault="001D061B" w:rsidP="008A6494">
            <w:pPr>
              <w:spacing w:line="229" w:lineRule="exact"/>
              <w:ind w:left="102"/>
              <w:rPr>
                <w:szCs w:val="20"/>
              </w:rPr>
            </w:pPr>
            <w:r>
              <w:rPr>
                <w:szCs w:val="20"/>
              </w:rPr>
              <w:t>R</w:t>
            </w:r>
            <w:r w:rsidRPr="00907C9B">
              <w:rPr>
                <w:szCs w:val="20"/>
              </w:rPr>
              <w:t>eferral</w:t>
            </w:r>
            <w:r>
              <w:rPr>
                <w:szCs w:val="20"/>
              </w:rPr>
              <w:t>OutcomeBodyType</w:t>
            </w:r>
          </w:p>
          <w:p w14:paraId="23F47901" w14:textId="77777777" w:rsidR="001D061B" w:rsidRDefault="001D061B" w:rsidP="008A6494">
            <w:pPr>
              <w:spacing w:line="229" w:lineRule="exact"/>
              <w:ind w:left="102"/>
              <w:rPr>
                <w:spacing w:val="-1"/>
                <w:szCs w:val="20"/>
                <w:lang w:val="en-US"/>
              </w:rPr>
            </w:pPr>
          </w:p>
        </w:tc>
        <w:tc>
          <w:tcPr>
            <w:tcW w:w="4111" w:type="dxa"/>
          </w:tcPr>
          <w:p w14:paraId="74D2DAD3" w14:textId="77777777" w:rsidR="001D061B" w:rsidRDefault="001D061B" w:rsidP="008A6494">
            <w:pPr>
              <w:spacing w:line="226" w:lineRule="exact"/>
              <w:ind w:left="102"/>
              <w:rPr>
                <w:spacing w:val="-1"/>
                <w:szCs w:val="20"/>
              </w:rPr>
            </w:pPr>
          </w:p>
        </w:tc>
        <w:tc>
          <w:tcPr>
            <w:tcW w:w="1418" w:type="dxa"/>
          </w:tcPr>
          <w:p w14:paraId="5821CB16" w14:textId="480FC78F" w:rsidR="001D061B" w:rsidRPr="00907C9B" w:rsidRDefault="001D061B" w:rsidP="008A6494">
            <w:pPr>
              <w:spacing w:line="226" w:lineRule="exact"/>
              <w:ind w:left="102"/>
              <w:rPr>
                <w:spacing w:val="-1"/>
                <w:szCs w:val="20"/>
                <w:lang w:val="en-US"/>
              </w:rPr>
            </w:pPr>
            <w:r w:rsidRPr="00907C9B">
              <w:rPr>
                <w:spacing w:val="-1"/>
                <w:szCs w:val="20"/>
              </w:rPr>
              <w:t>1..1</w:t>
            </w:r>
          </w:p>
        </w:tc>
      </w:tr>
      <w:tr w:rsidR="001D061B" w14:paraId="682BD411" w14:textId="77777777" w:rsidTr="00514BAB">
        <w:tc>
          <w:tcPr>
            <w:tcW w:w="2660" w:type="dxa"/>
          </w:tcPr>
          <w:p w14:paraId="5B4FE581" w14:textId="74738BE1" w:rsidR="001D061B" w:rsidRDefault="001D061B" w:rsidP="008A6494">
            <w:pPr>
              <w:spacing w:line="229" w:lineRule="exact"/>
              <w:ind w:left="102"/>
              <w:rPr>
                <w:szCs w:val="20"/>
              </w:rPr>
            </w:pPr>
            <w:r>
              <w:rPr>
                <w:szCs w:val="20"/>
              </w:rPr>
              <w:t>../../</w:t>
            </w:r>
            <w:r w:rsidRPr="00835228">
              <w:rPr>
                <w:szCs w:val="20"/>
              </w:rPr>
              <w:t>referralOutcomeTypeCode</w:t>
            </w:r>
          </w:p>
        </w:tc>
        <w:tc>
          <w:tcPr>
            <w:tcW w:w="1417" w:type="dxa"/>
          </w:tcPr>
          <w:p w14:paraId="2324694C" w14:textId="0FCA32AC" w:rsidR="001D061B" w:rsidRDefault="001D061B" w:rsidP="008A6494">
            <w:pPr>
              <w:spacing w:line="229" w:lineRule="exact"/>
              <w:ind w:left="102"/>
              <w:rPr>
                <w:szCs w:val="20"/>
              </w:rPr>
            </w:pPr>
            <w:r w:rsidRPr="00835228">
              <w:rPr>
                <w:szCs w:val="20"/>
              </w:rPr>
              <w:t>referralOutcomeTypeCode</w:t>
            </w:r>
            <w:r>
              <w:rPr>
                <w:szCs w:val="20"/>
              </w:rPr>
              <w:t>Enum</w:t>
            </w:r>
          </w:p>
        </w:tc>
        <w:tc>
          <w:tcPr>
            <w:tcW w:w="4111" w:type="dxa"/>
          </w:tcPr>
          <w:p w14:paraId="5B06B4BE" w14:textId="77777777" w:rsidR="001D061B" w:rsidRDefault="001D061B" w:rsidP="008A6494">
            <w:pPr>
              <w:spacing w:line="226" w:lineRule="exact"/>
              <w:ind w:left="102"/>
              <w:rPr>
                <w:rFonts w:ascii="Arial" w:hAnsi="Arial" w:cs="Arial"/>
                <w:color w:val="FF0000"/>
                <w:szCs w:val="20"/>
              </w:rPr>
            </w:pPr>
            <w:r w:rsidRPr="00835228">
              <w:rPr>
                <w:spacing w:val="-1"/>
                <w:szCs w:val="20"/>
              </w:rPr>
              <w:t xml:space="preserve">Anger typ av svar. </w:t>
            </w:r>
            <w:r w:rsidRPr="00835228">
              <w:rPr>
                <w:spacing w:val="-1"/>
                <w:szCs w:val="20"/>
              </w:rPr>
              <w:br/>
              <w:t xml:space="preserve">Giltiga koder: </w:t>
            </w:r>
            <w:r w:rsidRPr="00835228">
              <w:rPr>
                <w:spacing w:val="-1"/>
                <w:szCs w:val="20"/>
              </w:rPr>
              <w:br/>
              <w:t>SR, svar på remissfråga</w:t>
            </w:r>
            <w:r w:rsidRPr="00835228">
              <w:rPr>
                <w:spacing w:val="-1"/>
                <w:szCs w:val="20"/>
              </w:rPr>
              <w:br/>
              <w:t xml:space="preserve">SS, slutsvar på remissfråga </w:t>
            </w:r>
          </w:p>
          <w:p w14:paraId="46E83D82" w14:textId="77777777" w:rsidR="001D061B" w:rsidRDefault="001D061B" w:rsidP="008A6494">
            <w:pPr>
              <w:spacing w:line="226" w:lineRule="exact"/>
              <w:ind w:left="102"/>
              <w:rPr>
                <w:spacing w:val="-1"/>
                <w:szCs w:val="20"/>
              </w:rPr>
            </w:pPr>
          </w:p>
        </w:tc>
        <w:tc>
          <w:tcPr>
            <w:tcW w:w="1418" w:type="dxa"/>
          </w:tcPr>
          <w:p w14:paraId="568C8735" w14:textId="2B50C912" w:rsidR="001D061B" w:rsidRPr="00907C9B" w:rsidRDefault="001D061B" w:rsidP="008A6494">
            <w:pPr>
              <w:spacing w:line="226" w:lineRule="exact"/>
              <w:ind w:left="102"/>
              <w:rPr>
                <w:spacing w:val="-1"/>
                <w:szCs w:val="20"/>
              </w:rPr>
            </w:pPr>
            <w:r>
              <w:rPr>
                <w:spacing w:val="-1"/>
                <w:szCs w:val="20"/>
              </w:rPr>
              <w:t>1..1</w:t>
            </w:r>
          </w:p>
        </w:tc>
      </w:tr>
      <w:tr w:rsidR="001D061B" w14:paraId="0E417CB9" w14:textId="77777777" w:rsidTr="00514BAB">
        <w:tc>
          <w:tcPr>
            <w:tcW w:w="2660" w:type="dxa"/>
          </w:tcPr>
          <w:p w14:paraId="5DA70E04" w14:textId="015A7EAE" w:rsidR="001D061B" w:rsidRDefault="001D061B" w:rsidP="008A6494">
            <w:pPr>
              <w:spacing w:line="229" w:lineRule="exact"/>
              <w:ind w:left="102"/>
              <w:rPr>
                <w:szCs w:val="20"/>
              </w:rPr>
            </w:pPr>
            <w:r>
              <w:rPr>
                <w:szCs w:val="20"/>
              </w:rPr>
              <w:t>../../</w:t>
            </w:r>
            <w:r w:rsidRPr="00907C9B">
              <w:rPr>
                <w:szCs w:val="20"/>
              </w:rPr>
              <w:t>referral</w:t>
            </w:r>
            <w:r>
              <w:rPr>
                <w:szCs w:val="20"/>
              </w:rPr>
              <w:t>Outcome</w:t>
            </w:r>
            <w:r w:rsidRPr="00907C9B">
              <w:rPr>
                <w:szCs w:val="20"/>
              </w:rPr>
              <w:t>Title</w:t>
            </w:r>
          </w:p>
        </w:tc>
        <w:tc>
          <w:tcPr>
            <w:tcW w:w="1417" w:type="dxa"/>
          </w:tcPr>
          <w:p w14:paraId="6CD19919" w14:textId="07BA98E7" w:rsidR="001D061B" w:rsidRPr="00835228" w:rsidRDefault="001D061B" w:rsidP="008A6494">
            <w:pPr>
              <w:spacing w:line="229" w:lineRule="exact"/>
              <w:ind w:left="102"/>
              <w:rPr>
                <w:szCs w:val="20"/>
              </w:rPr>
            </w:pPr>
            <w:r>
              <w:rPr>
                <w:szCs w:val="20"/>
              </w:rPr>
              <w:t>string</w:t>
            </w:r>
          </w:p>
        </w:tc>
        <w:tc>
          <w:tcPr>
            <w:tcW w:w="4111" w:type="dxa"/>
          </w:tcPr>
          <w:p w14:paraId="1C889888" w14:textId="77777777" w:rsidR="001D061B" w:rsidRDefault="001D061B" w:rsidP="008A6494">
            <w:pPr>
              <w:spacing w:line="226" w:lineRule="exact"/>
              <w:ind w:left="102"/>
              <w:rPr>
                <w:spacing w:val="-1"/>
                <w:szCs w:val="20"/>
              </w:rPr>
            </w:pPr>
            <w:r w:rsidRPr="00790A72">
              <w:rPr>
                <w:spacing w:val="-1"/>
                <w:szCs w:val="20"/>
              </w:rPr>
              <w:t>Text som beskriver vilken specialitet som utlåtandet gäller. Typen av specia</w:t>
            </w:r>
            <w:r>
              <w:rPr>
                <w:spacing w:val="-1"/>
                <w:szCs w:val="20"/>
              </w:rPr>
              <w:t>litet som anlitats anges i text.</w:t>
            </w:r>
          </w:p>
          <w:p w14:paraId="3F506ABE" w14:textId="77777777" w:rsidR="001D061B" w:rsidRDefault="001D061B" w:rsidP="008A6494">
            <w:pPr>
              <w:spacing w:line="226" w:lineRule="exact"/>
              <w:ind w:left="102"/>
              <w:rPr>
                <w:spacing w:val="-1"/>
                <w:szCs w:val="20"/>
              </w:rPr>
            </w:pPr>
            <w:r w:rsidRPr="00790A72">
              <w:rPr>
                <w:spacing w:val="-1"/>
                <w:szCs w:val="20"/>
              </w:rPr>
              <w:t xml:space="preserve">Exempel: </w:t>
            </w:r>
          </w:p>
          <w:p w14:paraId="0B1BC83E" w14:textId="77777777" w:rsidR="001D061B" w:rsidRDefault="001D061B" w:rsidP="008A6494">
            <w:pPr>
              <w:spacing w:line="226" w:lineRule="exact"/>
              <w:ind w:left="102"/>
              <w:rPr>
                <w:spacing w:val="-1"/>
                <w:szCs w:val="20"/>
              </w:rPr>
            </w:pPr>
            <w:r>
              <w:rPr>
                <w:spacing w:val="-1"/>
                <w:szCs w:val="20"/>
              </w:rPr>
              <w:t xml:space="preserve"> </w:t>
            </w:r>
            <w:r w:rsidRPr="00790A72">
              <w:rPr>
                <w:spacing w:val="-1"/>
                <w:szCs w:val="20"/>
              </w:rPr>
              <w:t>Patologi</w:t>
            </w:r>
          </w:p>
          <w:p w14:paraId="43DD99C9" w14:textId="77777777" w:rsidR="001D061B" w:rsidRDefault="001D061B" w:rsidP="008A6494">
            <w:pPr>
              <w:spacing w:line="226" w:lineRule="exact"/>
              <w:ind w:left="102"/>
              <w:rPr>
                <w:spacing w:val="-1"/>
                <w:szCs w:val="20"/>
              </w:rPr>
            </w:pPr>
            <w:r w:rsidRPr="00790A72">
              <w:rPr>
                <w:spacing w:val="-1"/>
                <w:szCs w:val="20"/>
              </w:rPr>
              <w:t xml:space="preserve"> Klinisk fysik </w:t>
            </w:r>
          </w:p>
          <w:p w14:paraId="3FEB58A1" w14:textId="276194C1" w:rsidR="001D061B" w:rsidRPr="00835228" w:rsidRDefault="001D061B" w:rsidP="008A6494">
            <w:pPr>
              <w:spacing w:line="226" w:lineRule="exact"/>
              <w:ind w:left="102"/>
              <w:rPr>
                <w:spacing w:val="-1"/>
                <w:szCs w:val="20"/>
              </w:rPr>
            </w:pPr>
            <w:r>
              <w:rPr>
                <w:spacing w:val="-1"/>
                <w:szCs w:val="20"/>
              </w:rPr>
              <w:t xml:space="preserve"> </w:t>
            </w:r>
            <w:r w:rsidRPr="00790A72">
              <w:rPr>
                <w:spacing w:val="-1"/>
                <w:szCs w:val="20"/>
              </w:rPr>
              <w:t xml:space="preserve">Logopedi </w:t>
            </w:r>
          </w:p>
        </w:tc>
        <w:tc>
          <w:tcPr>
            <w:tcW w:w="1418" w:type="dxa"/>
          </w:tcPr>
          <w:p w14:paraId="42B3FEC4" w14:textId="659476B2" w:rsidR="001D061B" w:rsidRDefault="001D061B" w:rsidP="008A6494">
            <w:pPr>
              <w:spacing w:line="226" w:lineRule="exact"/>
              <w:ind w:left="102"/>
              <w:rPr>
                <w:spacing w:val="-1"/>
                <w:szCs w:val="20"/>
              </w:rPr>
            </w:pPr>
            <w:r w:rsidRPr="00907C9B">
              <w:rPr>
                <w:spacing w:val="-1"/>
                <w:szCs w:val="20"/>
              </w:rPr>
              <w:t>1..1</w:t>
            </w:r>
          </w:p>
        </w:tc>
      </w:tr>
      <w:tr w:rsidR="001D061B" w14:paraId="32624AA3" w14:textId="77777777" w:rsidTr="00514BAB">
        <w:tc>
          <w:tcPr>
            <w:tcW w:w="2660" w:type="dxa"/>
          </w:tcPr>
          <w:p w14:paraId="065DB0F2" w14:textId="7FD62155" w:rsidR="001D061B" w:rsidRDefault="001D061B" w:rsidP="008A6494">
            <w:pPr>
              <w:spacing w:line="229" w:lineRule="exact"/>
              <w:ind w:left="102"/>
              <w:rPr>
                <w:szCs w:val="20"/>
              </w:rPr>
            </w:pPr>
            <w:r>
              <w:rPr>
                <w:szCs w:val="20"/>
              </w:rPr>
              <w:t>../../referralOutcome</w:t>
            </w:r>
            <w:r w:rsidRPr="00907C9B">
              <w:rPr>
                <w:szCs w:val="20"/>
              </w:rPr>
              <w:t>Text</w:t>
            </w:r>
          </w:p>
        </w:tc>
        <w:tc>
          <w:tcPr>
            <w:tcW w:w="1417" w:type="dxa"/>
          </w:tcPr>
          <w:p w14:paraId="5359D961" w14:textId="54C9BD14" w:rsidR="001D061B" w:rsidRDefault="001D061B" w:rsidP="008A6494">
            <w:pPr>
              <w:spacing w:line="229" w:lineRule="exact"/>
              <w:ind w:left="102"/>
              <w:rPr>
                <w:szCs w:val="20"/>
              </w:rPr>
            </w:pPr>
            <w:r>
              <w:rPr>
                <w:szCs w:val="20"/>
              </w:rPr>
              <w:t>string</w:t>
            </w:r>
          </w:p>
        </w:tc>
        <w:tc>
          <w:tcPr>
            <w:tcW w:w="4111" w:type="dxa"/>
          </w:tcPr>
          <w:p w14:paraId="38F5312F" w14:textId="5A678434" w:rsidR="001D061B" w:rsidRPr="00790A72" w:rsidRDefault="001D061B" w:rsidP="008A6494">
            <w:pPr>
              <w:spacing w:line="226" w:lineRule="exact"/>
              <w:ind w:left="102"/>
              <w:rPr>
                <w:spacing w:val="-1"/>
                <w:szCs w:val="20"/>
              </w:rPr>
            </w:pPr>
            <w:r w:rsidRPr="00360C3A">
              <w:rPr>
                <w:spacing w:val="-1"/>
                <w:szCs w:val="20"/>
              </w:rPr>
              <w:t>Text som beskriver det sammanfattande utlåtandet kring undersökningsresultatet</w:t>
            </w:r>
          </w:p>
        </w:tc>
        <w:tc>
          <w:tcPr>
            <w:tcW w:w="1418" w:type="dxa"/>
          </w:tcPr>
          <w:p w14:paraId="316CB4D6" w14:textId="504793DC" w:rsidR="001D061B" w:rsidRPr="00907C9B" w:rsidRDefault="001D061B" w:rsidP="008A6494">
            <w:pPr>
              <w:spacing w:line="226" w:lineRule="exact"/>
              <w:ind w:left="102"/>
              <w:rPr>
                <w:spacing w:val="-1"/>
                <w:szCs w:val="20"/>
              </w:rPr>
            </w:pPr>
            <w:r w:rsidRPr="00907C9B">
              <w:rPr>
                <w:spacing w:val="-1"/>
                <w:szCs w:val="20"/>
              </w:rPr>
              <w:t>1..1</w:t>
            </w:r>
          </w:p>
        </w:tc>
      </w:tr>
      <w:tr w:rsidR="001D061B" w14:paraId="083D0516" w14:textId="77777777" w:rsidTr="00514BAB">
        <w:tc>
          <w:tcPr>
            <w:tcW w:w="2660" w:type="dxa"/>
          </w:tcPr>
          <w:p w14:paraId="27F8D723" w14:textId="77777777" w:rsidR="001D061B" w:rsidRPr="00907C9B" w:rsidRDefault="001D061B" w:rsidP="008A6494">
            <w:pPr>
              <w:spacing w:line="229" w:lineRule="exact"/>
              <w:ind w:left="102"/>
              <w:rPr>
                <w:szCs w:val="20"/>
              </w:rPr>
            </w:pPr>
            <w:r>
              <w:rPr>
                <w:szCs w:val="20"/>
              </w:rPr>
              <w:t>../../</w:t>
            </w:r>
            <w:r w:rsidRPr="00907C9B">
              <w:rPr>
                <w:szCs w:val="20"/>
              </w:rPr>
              <w:t>clinicalInformation</w:t>
            </w:r>
          </w:p>
          <w:p w14:paraId="106231C2" w14:textId="77777777" w:rsidR="001D061B" w:rsidRPr="00907C9B" w:rsidRDefault="001D061B" w:rsidP="008A6494">
            <w:pPr>
              <w:spacing w:line="229" w:lineRule="exact"/>
              <w:ind w:left="102"/>
            </w:pPr>
          </w:p>
          <w:p w14:paraId="2BF0B135" w14:textId="77777777" w:rsidR="001D061B" w:rsidRDefault="001D061B" w:rsidP="008A6494">
            <w:pPr>
              <w:spacing w:line="229" w:lineRule="exact"/>
              <w:ind w:left="102"/>
              <w:rPr>
                <w:szCs w:val="20"/>
              </w:rPr>
            </w:pPr>
          </w:p>
        </w:tc>
        <w:tc>
          <w:tcPr>
            <w:tcW w:w="1417" w:type="dxa"/>
          </w:tcPr>
          <w:p w14:paraId="221BA35D" w14:textId="77777777" w:rsidR="001D061B" w:rsidRPr="00907C9B" w:rsidRDefault="001D061B" w:rsidP="008A6494">
            <w:pPr>
              <w:spacing w:line="229" w:lineRule="exact"/>
              <w:ind w:left="102"/>
              <w:rPr>
                <w:szCs w:val="20"/>
              </w:rPr>
            </w:pPr>
            <w:r>
              <w:rPr>
                <w:szCs w:val="20"/>
              </w:rPr>
              <w:t>C</w:t>
            </w:r>
            <w:r w:rsidRPr="00907C9B">
              <w:rPr>
                <w:szCs w:val="20"/>
              </w:rPr>
              <w:t>linicalInformationType</w:t>
            </w:r>
          </w:p>
          <w:p w14:paraId="4BCB1878" w14:textId="77777777" w:rsidR="001D061B" w:rsidRDefault="001D061B" w:rsidP="008A6494">
            <w:pPr>
              <w:spacing w:line="229" w:lineRule="exact"/>
              <w:ind w:left="102"/>
              <w:rPr>
                <w:szCs w:val="20"/>
              </w:rPr>
            </w:pPr>
          </w:p>
        </w:tc>
        <w:tc>
          <w:tcPr>
            <w:tcW w:w="4111" w:type="dxa"/>
          </w:tcPr>
          <w:p w14:paraId="1956EFFE" w14:textId="77777777" w:rsidR="001D061B" w:rsidRPr="00907C9B" w:rsidRDefault="001D061B" w:rsidP="008A6494">
            <w:pPr>
              <w:spacing w:line="226" w:lineRule="exact"/>
              <w:ind w:left="102"/>
              <w:rPr>
                <w:spacing w:val="-1"/>
                <w:szCs w:val="20"/>
              </w:rPr>
            </w:pPr>
            <w:r>
              <w:rPr>
                <w:spacing w:val="-1"/>
                <w:szCs w:val="20"/>
              </w:rPr>
              <w:t>Klinisk information</w:t>
            </w:r>
            <w:r w:rsidRPr="00907C9B">
              <w:rPr>
                <w:spacing w:val="-1"/>
                <w:szCs w:val="20"/>
              </w:rPr>
              <w:t xml:space="preserve"> för remissvaret. Dessa kliniska data är direkt kopplat till svaret.</w:t>
            </w:r>
          </w:p>
          <w:p w14:paraId="497681BE" w14:textId="77777777" w:rsidR="001D061B" w:rsidRPr="00360C3A" w:rsidRDefault="001D061B" w:rsidP="008A6494">
            <w:pPr>
              <w:spacing w:line="226" w:lineRule="exact"/>
              <w:ind w:left="102"/>
              <w:rPr>
                <w:spacing w:val="-1"/>
                <w:szCs w:val="20"/>
              </w:rPr>
            </w:pPr>
          </w:p>
        </w:tc>
        <w:tc>
          <w:tcPr>
            <w:tcW w:w="1418" w:type="dxa"/>
          </w:tcPr>
          <w:p w14:paraId="625C412B" w14:textId="3741A882" w:rsidR="001D061B" w:rsidRPr="00907C9B" w:rsidRDefault="001D061B" w:rsidP="008A6494">
            <w:pPr>
              <w:spacing w:line="226" w:lineRule="exact"/>
              <w:ind w:left="102"/>
              <w:rPr>
                <w:spacing w:val="-1"/>
                <w:szCs w:val="20"/>
              </w:rPr>
            </w:pPr>
            <w:r w:rsidRPr="00907C9B">
              <w:rPr>
                <w:spacing w:val="-1"/>
                <w:szCs w:val="20"/>
              </w:rPr>
              <w:t>0..*</w:t>
            </w:r>
          </w:p>
        </w:tc>
      </w:tr>
      <w:tr w:rsidR="001D061B" w14:paraId="5FE027E2" w14:textId="77777777" w:rsidTr="00514BAB">
        <w:tc>
          <w:tcPr>
            <w:tcW w:w="2660" w:type="dxa"/>
          </w:tcPr>
          <w:p w14:paraId="3566FA52" w14:textId="77777777" w:rsidR="001D061B" w:rsidRPr="00907C9B" w:rsidRDefault="001D061B" w:rsidP="008A6494">
            <w:pPr>
              <w:spacing w:line="229" w:lineRule="exact"/>
              <w:ind w:left="102"/>
              <w:rPr>
                <w:szCs w:val="20"/>
              </w:rPr>
            </w:pPr>
            <w:r>
              <w:rPr>
                <w:szCs w:val="20"/>
              </w:rPr>
              <w:t>../../../</w:t>
            </w:r>
            <w:r w:rsidRPr="00907C9B">
              <w:rPr>
                <w:szCs w:val="20"/>
              </w:rPr>
              <w:t>clinicalInformationCode</w:t>
            </w:r>
          </w:p>
          <w:p w14:paraId="4985294F" w14:textId="77777777" w:rsidR="001D061B" w:rsidRDefault="001D061B" w:rsidP="008A6494">
            <w:pPr>
              <w:spacing w:line="229" w:lineRule="exact"/>
              <w:ind w:left="102"/>
              <w:rPr>
                <w:szCs w:val="20"/>
              </w:rPr>
            </w:pPr>
          </w:p>
        </w:tc>
        <w:tc>
          <w:tcPr>
            <w:tcW w:w="1417" w:type="dxa"/>
          </w:tcPr>
          <w:p w14:paraId="4A9DE0DF" w14:textId="77777777" w:rsidR="001D061B" w:rsidRDefault="001D061B" w:rsidP="008A6494">
            <w:pPr>
              <w:spacing w:line="226" w:lineRule="exact"/>
              <w:ind w:left="102"/>
              <w:rPr>
                <w:rFonts w:ascii="Arial" w:hAnsi="Arial" w:cs="Arial"/>
                <w:color w:val="FF0000"/>
                <w:szCs w:val="20"/>
              </w:rPr>
            </w:pPr>
            <w:r>
              <w:rPr>
                <w:szCs w:val="20"/>
              </w:rPr>
              <w:t>C</w:t>
            </w:r>
            <w:r w:rsidRPr="00835228">
              <w:rPr>
                <w:szCs w:val="20"/>
              </w:rPr>
              <w:t>linicalInformationCodeType</w:t>
            </w:r>
          </w:p>
          <w:p w14:paraId="25C8B6FC" w14:textId="77777777" w:rsidR="001D061B" w:rsidRDefault="001D061B" w:rsidP="008A6494">
            <w:pPr>
              <w:spacing w:line="226" w:lineRule="exact"/>
              <w:ind w:left="102"/>
              <w:rPr>
                <w:rFonts w:ascii="Arial" w:hAnsi="Arial" w:cs="Arial"/>
                <w:color w:val="FF0000"/>
                <w:szCs w:val="20"/>
              </w:rPr>
            </w:pPr>
          </w:p>
          <w:p w14:paraId="148E8FD9" w14:textId="77777777" w:rsidR="001D061B" w:rsidRDefault="001D061B" w:rsidP="008A6494">
            <w:pPr>
              <w:spacing w:line="229" w:lineRule="exact"/>
              <w:ind w:left="102"/>
              <w:rPr>
                <w:szCs w:val="20"/>
              </w:rPr>
            </w:pPr>
          </w:p>
        </w:tc>
        <w:tc>
          <w:tcPr>
            <w:tcW w:w="4111" w:type="dxa"/>
          </w:tcPr>
          <w:p w14:paraId="2020B193" w14:textId="77777777" w:rsidR="001D061B" w:rsidRDefault="001D061B" w:rsidP="008A6494">
            <w:pPr>
              <w:spacing w:line="226" w:lineRule="exact"/>
              <w:ind w:left="102"/>
              <w:rPr>
                <w:spacing w:val="-1"/>
                <w:szCs w:val="20"/>
              </w:rPr>
            </w:pPr>
            <w:r>
              <w:rPr>
                <w:spacing w:val="-1"/>
                <w:szCs w:val="20"/>
              </w:rPr>
              <w:t>Kod för åtgärd.</w:t>
            </w:r>
          </w:p>
          <w:p w14:paraId="21490795" w14:textId="77777777" w:rsidR="001D061B" w:rsidRDefault="001D061B" w:rsidP="008A6494">
            <w:pPr>
              <w:spacing w:line="226" w:lineRule="exact"/>
              <w:ind w:left="102"/>
              <w:rPr>
                <w:spacing w:val="-1"/>
                <w:szCs w:val="20"/>
              </w:rPr>
            </w:pPr>
            <w:r w:rsidRPr="001807E7">
              <w:rPr>
                <w:spacing w:val="-1"/>
                <w:szCs w:val="20"/>
              </w:rPr>
              <w:t>Koden anges i code</w:t>
            </w:r>
            <w:r>
              <w:rPr>
                <w:spacing w:val="-1"/>
                <w:szCs w:val="20"/>
              </w:rPr>
              <w:t>.</w:t>
            </w:r>
            <w:r w:rsidRPr="001807E7">
              <w:rPr>
                <w:spacing w:val="-1"/>
                <w:szCs w:val="20"/>
              </w:rPr>
              <w:t xml:space="preserve"> </w:t>
            </w:r>
          </w:p>
          <w:p w14:paraId="3C312AA2" w14:textId="09B494EE" w:rsidR="001D061B" w:rsidRDefault="001D061B" w:rsidP="008A6494">
            <w:pPr>
              <w:spacing w:line="226" w:lineRule="exact"/>
              <w:ind w:left="102"/>
              <w:rPr>
                <w:spacing w:val="-1"/>
                <w:szCs w:val="20"/>
              </w:rPr>
            </w:pPr>
            <w:r>
              <w:rPr>
                <w:spacing w:val="-1"/>
                <w:szCs w:val="20"/>
              </w:rPr>
              <w:t>K</w:t>
            </w:r>
            <w:r w:rsidRPr="001807E7">
              <w:rPr>
                <w:spacing w:val="-1"/>
                <w:szCs w:val="20"/>
              </w:rPr>
              <w:t>od</w:t>
            </w:r>
            <w:r>
              <w:rPr>
                <w:spacing w:val="-1"/>
                <w:szCs w:val="20"/>
              </w:rPr>
              <w:t>verkets</w:t>
            </w:r>
            <w:r w:rsidRPr="001807E7">
              <w:rPr>
                <w:spacing w:val="-1"/>
                <w:szCs w:val="20"/>
              </w:rPr>
              <w:t xml:space="preserve"> O</w:t>
            </w:r>
            <w:r>
              <w:rPr>
                <w:spacing w:val="-1"/>
                <w:szCs w:val="20"/>
              </w:rPr>
              <w:t>ID</w:t>
            </w:r>
            <w:r w:rsidRPr="001807E7">
              <w:rPr>
                <w:spacing w:val="-1"/>
                <w:szCs w:val="20"/>
              </w:rPr>
              <w:t xml:space="preserve"> i codeSystem. </w:t>
            </w:r>
          </w:p>
        </w:tc>
        <w:tc>
          <w:tcPr>
            <w:tcW w:w="1418" w:type="dxa"/>
          </w:tcPr>
          <w:p w14:paraId="453D6889" w14:textId="6FC231F8" w:rsidR="001D061B" w:rsidRPr="00907C9B" w:rsidRDefault="001D061B" w:rsidP="008A6494">
            <w:pPr>
              <w:spacing w:line="226" w:lineRule="exact"/>
              <w:ind w:left="102"/>
              <w:rPr>
                <w:spacing w:val="-1"/>
                <w:szCs w:val="20"/>
              </w:rPr>
            </w:pPr>
            <w:r w:rsidRPr="00907C9B">
              <w:rPr>
                <w:spacing w:val="-1"/>
                <w:szCs w:val="20"/>
              </w:rPr>
              <w:t>1..1</w:t>
            </w:r>
          </w:p>
        </w:tc>
      </w:tr>
      <w:tr w:rsidR="001D061B" w14:paraId="4562BE7E" w14:textId="77777777" w:rsidTr="00514BAB">
        <w:tc>
          <w:tcPr>
            <w:tcW w:w="2660" w:type="dxa"/>
          </w:tcPr>
          <w:p w14:paraId="6B9D8E2B" w14:textId="7832BDCA" w:rsidR="001D061B" w:rsidRDefault="001D061B" w:rsidP="008A6494">
            <w:pPr>
              <w:spacing w:line="229" w:lineRule="exact"/>
              <w:ind w:left="102"/>
              <w:rPr>
                <w:szCs w:val="20"/>
              </w:rPr>
            </w:pPr>
            <w:r>
              <w:rPr>
                <w:szCs w:val="20"/>
              </w:rPr>
              <w:t>../../../../code</w:t>
            </w:r>
          </w:p>
        </w:tc>
        <w:tc>
          <w:tcPr>
            <w:tcW w:w="1417" w:type="dxa"/>
          </w:tcPr>
          <w:p w14:paraId="1663F9BD" w14:textId="4DA7DC4D" w:rsidR="001D061B" w:rsidRDefault="001D061B" w:rsidP="008A6494">
            <w:pPr>
              <w:spacing w:line="226" w:lineRule="exact"/>
              <w:ind w:left="102"/>
              <w:rPr>
                <w:szCs w:val="20"/>
              </w:rPr>
            </w:pPr>
            <w:r>
              <w:rPr>
                <w:szCs w:val="20"/>
              </w:rPr>
              <w:t>string</w:t>
            </w:r>
          </w:p>
        </w:tc>
        <w:tc>
          <w:tcPr>
            <w:tcW w:w="4111" w:type="dxa"/>
          </w:tcPr>
          <w:p w14:paraId="147093B7" w14:textId="3BBB61CC" w:rsidR="001D061B" w:rsidRDefault="001D061B" w:rsidP="008A6494">
            <w:pPr>
              <w:spacing w:line="226" w:lineRule="exact"/>
              <w:ind w:left="102"/>
              <w:rPr>
                <w:spacing w:val="-1"/>
                <w:szCs w:val="20"/>
              </w:rPr>
            </w:pPr>
            <w:r w:rsidRPr="00BF0EC8">
              <w:rPr>
                <w:spacing w:val="-1"/>
                <w:szCs w:val="20"/>
              </w:rPr>
              <w:t>Kod.</w:t>
            </w:r>
          </w:p>
        </w:tc>
        <w:tc>
          <w:tcPr>
            <w:tcW w:w="1418" w:type="dxa"/>
          </w:tcPr>
          <w:p w14:paraId="3DDF94F8" w14:textId="1EA39133" w:rsidR="001D061B" w:rsidRPr="00907C9B" w:rsidRDefault="001D061B" w:rsidP="008A6494">
            <w:pPr>
              <w:spacing w:line="226" w:lineRule="exact"/>
              <w:ind w:left="102"/>
              <w:rPr>
                <w:spacing w:val="-1"/>
                <w:szCs w:val="20"/>
              </w:rPr>
            </w:pPr>
            <w:r>
              <w:rPr>
                <w:spacing w:val="-1"/>
                <w:szCs w:val="20"/>
              </w:rPr>
              <w:t>1..1</w:t>
            </w:r>
          </w:p>
        </w:tc>
      </w:tr>
      <w:tr w:rsidR="001D061B" w14:paraId="45432B88" w14:textId="77777777" w:rsidTr="00514BAB">
        <w:tc>
          <w:tcPr>
            <w:tcW w:w="2660" w:type="dxa"/>
          </w:tcPr>
          <w:p w14:paraId="4C7DD87F" w14:textId="3CE9C8B6" w:rsidR="001D061B" w:rsidRDefault="001D061B" w:rsidP="008A6494">
            <w:pPr>
              <w:spacing w:line="229" w:lineRule="exact"/>
              <w:ind w:left="102"/>
              <w:rPr>
                <w:szCs w:val="20"/>
              </w:rPr>
            </w:pPr>
            <w:r>
              <w:rPr>
                <w:szCs w:val="20"/>
              </w:rPr>
              <w:t>../../../../codeSystem</w:t>
            </w:r>
          </w:p>
        </w:tc>
        <w:tc>
          <w:tcPr>
            <w:tcW w:w="1417" w:type="dxa"/>
          </w:tcPr>
          <w:p w14:paraId="12E770E8" w14:textId="6FC5D2D1" w:rsidR="001D061B" w:rsidRDefault="001D061B" w:rsidP="008A6494">
            <w:pPr>
              <w:spacing w:line="226" w:lineRule="exact"/>
              <w:ind w:left="102"/>
              <w:rPr>
                <w:szCs w:val="20"/>
              </w:rPr>
            </w:pPr>
            <w:r>
              <w:rPr>
                <w:szCs w:val="20"/>
              </w:rPr>
              <w:t>string</w:t>
            </w:r>
          </w:p>
        </w:tc>
        <w:tc>
          <w:tcPr>
            <w:tcW w:w="4111" w:type="dxa"/>
          </w:tcPr>
          <w:p w14:paraId="53E335EB" w14:textId="1335A0ED" w:rsidR="001D061B" w:rsidRPr="00BF0EC8" w:rsidRDefault="001D061B" w:rsidP="008A6494">
            <w:pPr>
              <w:spacing w:line="226" w:lineRule="exact"/>
              <w:ind w:left="102"/>
              <w:rPr>
                <w:spacing w:val="-1"/>
                <w:szCs w:val="20"/>
              </w:rPr>
            </w:pPr>
            <w:r w:rsidRPr="00BF0EC8">
              <w:rPr>
                <w:spacing w:val="-1"/>
                <w:szCs w:val="20"/>
              </w:rPr>
              <w:t>Kod</w:t>
            </w:r>
            <w:r w:rsidRPr="001807E7">
              <w:rPr>
                <w:spacing w:val="-1"/>
                <w:szCs w:val="20"/>
              </w:rPr>
              <w:t xml:space="preserve"> kan komma från kodverket ICD-10 (1.2.752.116.1.1.1.1.3)</w:t>
            </w:r>
            <w:r>
              <w:rPr>
                <w:spacing w:val="-1"/>
                <w:szCs w:val="20"/>
              </w:rPr>
              <w:t xml:space="preserve"> men andra kodverk kan  förekomma.</w:t>
            </w:r>
          </w:p>
        </w:tc>
        <w:tc>
          <w:tcPr>
            <w:tcW w:w="1418" w:type="dxa"/>
          </w:tcPr>
          <w:p w14:paraId="4E9856B5" w14:textId="0B6B6776" w:rsidR="001D061B" w:rsidRDefault="001D061B" w:rsidP="008A6494">
            <w:pPr>
              <w:spacing w:line="226" w:lineRule="exact"/>
              <w:ind w:left="102"/>
              <w:rPr>
                <w:spacing w:val="-1"/>
                <w:szCs w:val="20"/>
              </w:rPr>
            </w:pPr>
            <w:r>
              <w:rPr>
                <w:spacing w:val="-1"/>
                <w:szCs w:val="20"/>
              </w:rPr>
              <w:t>1..1</w:t>
            </w:r>
          </w:p>
        </w:tc>
      </w:tr>
      <w:tr w:rsidR="001D061B" w14:paraId="5C1DB43D" w14:textId="77777777" w:rsidTr="00514BAB">
        <w:tc>
          <w:tcPr>
            <w:tcW w:w="2660" w:type="dxa"/>
          </w:tcPr>
          <w:p w14:paraId="7A98746E" w14:textId="77777777" w:rsidR="001D061B" w:rsidRPr="00907C9B" w:rsidRDefault="001D061B" w:rsidP="008A6494">
            <w:pPr>
              <w:spacing w:line="229" w:lineRule="exact"/>
              <w:ind w:left="102"/>
              <w:rPr>
                <w:szCs w:val="20"/>
              </w:rPr>
            </w:pPr>
            <w:r>
              <w:rPr>
                <w:szCs w:val="20"/>
              </w:rPr>
              <w:t>../../../</w:t>
            </w:r>
            <w:r w:rsidRPr="00907C9B">
              <w:rPr>
                <w:szCs w:val="20"/>
              </w:rPr>
              <w:t>clinicalInformationText</w:t>
            </w:r>
          </w:p>
          <w:p w14:paraId="11A56443" w14:textId="77777777" w:rsidR="001D061B" w:rsidRDefault="001D061B" w:rsidP="008A6494">
            <w:pPr>
              <w:spacing w:line="229" w:lineRule="exact"/>
              <w:ind w:left="102"/>
              <w:rPr>
                <w:szCs w:val="20"/>
              </w:rPr>
            </w:pPr>
          </w:p>
        </w:tc>
        <w:tc>
          <w:tcPr>
            <w:tcW w:w="1417" w:type="dxa"/>
          </w:tcPr>
          <w:p w14:paraId="11042659" w14:textId="45B78BDC" w:rsidR="001D061B" w:rsidRDefault="001D061B" w:rsidP="008A6494">
            <w:pPr>
              <w:spacing w:line="226" w:lineRule="exact"/>
              <w:ind w:left="102"/>
              <w:rPr>
                <w:szCs w:val="20"/>
              </w:rPr>
            </w:pPr>
            <w:r>
              <w:rPr>
                <w:szCs w:val="20"/>
              </w:rPr>
              <w:t>string</w:t>
            </w:r>
          </w:p>
        </w:tc>
        <w:tc>
          <w:tcPr>
            <w:tcW w:w="4111" w:type="dxa"/>
          </w:tcPr>
          <w:p w14:paraId="2D7D3FFA" w14:textId="77777777" w:rsidR="001D061B" w:rsidRPr="00907C9B" w:rsidRDefault="001D061B" w:rsidP="008A6494">
            <w:pPr>
              <w:spacing w:line="226" w:lineRule="exact"/>
              <w:ind w:left="102"/>
              <w:rPr>
                <w:spacing w:val="-1"/>
                <w:szCs w:val="20"/>
              </w:rPr>
            </w:pPr>
            <w:r w:rsidRPr="00907C9B">
              <w:rPr>
                <w:spacing w:val="-1"/>
                <w:szCs w:val="20"/>
              </w:rPr>
              <w:t>Beskrivning av klinisk information</w:t>
            </w:r>
          </w:p>
          <w:p w14:paraId="673FED29" w14:textId="77777777" w:rsidR="001D061B" w:rsidRPr="00BF0EC8" w:rsidRDefault="001D061B" w:rsidP="008A6494">
            <w:pPr>
              <w:spacing w:line="226" w:lineRule="exact"/>
              <w:ind w:left="102"/>
              <w:rPr>
                <w:spacing w:val="-1"/>
                <w:szCs w:val="20"/>
              </w:rPr>
            </w:pPr>
          </w:p>
        </w:tc>
        <w:tc>
          <w:tcPr>
            <w:tcW w:w="1418" w:type="dxa"/>
          </w:tcPr>
          <w:p w14:paraId="1A7A2D04" w14:textId="390C377B" w:rsidR="001D061B" w:rsidRDefault="001D061B" w:rsidP="008A6494">
            <w:pPr>
              <w:spacing w:line="226" w:lineRule="exact"/>
              <w:ind w:left="102"/>
              <w:rPr>
                <w:spacing w:val="-1"/>
                <w:szCs w:val="20"/>
              </w:rPr>
            </w:pPr>
            <w:r w:rsidRPr="00907C9B">
              <w:rPr>
                <w:spacing w:val="-1"/>
                <w:szCs w:val="20"/>
              </w:rPr>
              <w:t>1..1</w:t>
            </w:r>
          </w:p>
        </w:tc>
      </w:tr>
      <w:tr w:rsidR="001D061B" w14:paraId="4CF2E559" w14:textId="77777777" w:rsidTr="00514BAB">
        <w:tc>
          <w:tcPr>
            <w:tcW w:w="2660" w:type="dxa"/>
          </w:tcPr>
          <w:p w14:paraId="15D81890" w14:textId="1D5561A0" w:rsidR="001D061B" w:rsidRDefault="001D061B" w:rsidP="008A6494">
            <w:pPr>
              <w:spacing w:line="229" w:lineRule="exact"/>
              <w:ind w:left="102"/>
              <w:rPr>
                <w:szCs w:val="20"/>
              </w:rPr>
            </w:pPr>
            <w:r>
              <w:rPr>
                <w:szCs w:val="20"/>
              </w:rPr>
              <w:t>../../</w:t>
            </w:r>
            <w:r w:rsidRPr="00907C9B">
              <w:rPr>
                <w:szCs w:val="20"/>
              </w:rPr>
              <w:t>act</w:t>
            </w:r>
          </w:p>
        </w:tc>
        <w:tc>
          <w:tcPr>
            <w:tcW w:w="1417" w:type="dxa"/>
          </w:tcPr>
          <w:p w14:paraId="1E331585" w14:textId="6F8EE5E1" w:rsidR="001D061B" w:rsidRDefault="001D061B" w:rsidP="008A6494">
            <w:pPr>
              <w:spacing w:line="226" w:lineRule="exact"/>
              <w:ind w:left="102"/>
              <w:rPr>
                <w:szCs w:val="20"/>
              </w:rPr>
            </w:pPr>
            <w:r>
              <w:rPr>
                <w:szCs w:val="20"/>
              </w:rPr>
              <w:t>A</w:t>
            </w:r>
            <w:r w:rsidRPr="00907C9B">
              <w:rPr>
                <w:szCs w:val="20"/>
              </w:rPr>
              <w:t>ctType</w:t>
            </w:r>
          </w:p>
        </w:tc>
        <w:tc>
          <w:tcPr>
            <w:tcW w:w="4111" w:type="dxa"/>
          </w:tcPr>
          <w:p w14:paraId="5815CFC3" w14:textId="77777777" w:rsidR="001D061B" w:rsidRPr="00907C9B" w:rsidRDefault="001D061B" w:rsidP="008A6494">
            <w:pPr>
              <w:spacing w:line="226" w:lineRule="exact"/>
              <w:ind w:left="102"/>
              <w:rPr>
                <w:spacing w:val="-1"/>
                <w:szCs w:val="20"/>
              </w:rPr>
            </w:pPr>
            <w:r w:rsidRPr="00907C9B">
              <w:rPr>
                <w:spacing w:val="-1"/>
                <w:szCs w:val="20"/>
              </w:rPr>
              <w:t>Utförd åtgärd</w:t>
            </w:r>
          </w:p>
          <w:p w14:paraId="28CD548D" w14:textId="77777777" w:rsidR="001D061B" w:rsidRPr="00907C9B" w:rsidRDefault="001D061B" w:rsidP="008A6494">
            <w:pPr>
              <w:spacing w:line="226" w:lineRule="exact"/>
              <w:ind w:left="102"/>
              <w:rPr>
                <w:spacing w:val="-1"/>
                <w:szCs w:val="20"/>
              </w:rPr>
            </w:pPr>
          </w:p>
        </w:tc>
        <w:tc>
          <w:tcPr>
            <w:tcW w:w="1418" w:type="dxa"/>
          </w:tcPr>
          <w:p w14:paraId="683178C4" w14:textId="57D062C0" w:rsidR="001D061B" w:rsidRPr="00907C9B" w:rsidRDefault="001D061B" w:rsidP="008A6494">
            <w:pPr>
              <w:spacing w:line="226" w:lineRule="exact"/>
              <w:ind w:left="102"/>
              <w:rPr>
                <w:spacing w:val="-1"/>
                <w:szCs w:val="20"/>
              </w:rPr>
            </w:pPr>
            <w:r w:rsidRPr="00907C9B">
              <w:rPr>
                <w:spacing w:val="-1"/>
                <w:szCs w:val="20"/>
              </w:rPr>
              <w:t>0..*</w:t>
            </w:r>
          </w:p>
        </w:tc>
      </w:tr>
      <w:tr w:rsidR="001D061B" w14:paraId="0B605341" w14:textId="77777777" w:rsidTr="00514BAB">
        <w:tc>
          <w:tcPr>
            <w:tcW w:w="2660" w:type="dxa"/>
          </w:tcPr>
          <w:p w14:paraId="4FE010AE" w14:textId="09669C83" w:rsidR="001D061B" w:rsidRDefault="001D061B" w:rsidP="008A6494">
            <w:pPr>
              <w:spacing w:line="229" w:lineRule="exact"/>
              <w:ind w:left="102"/>
              <w:rPr>
                <w:szCs w:val="20"/>
              </w:rPr>
            </w:pPr>
            <w:r>
              <w:rPr>
                <w:szCs w:val="20"/>
              </w:rPr>
              <w:lastRenderedPageBreak/>
              <w:t>../../../</w:t>
            </w:r>
            <w:r w:rsidRPr="00EF7DF9">
              <w:rPr>
                <w:szCs w:val="20"/>
              </w:rPr>
              <w:t>act</w:t>
            </w:r>
            <w:r>
              <w:rPr>
                <w:szCs w:val="20"/>
              </w:rPr>
              <w:t>Id</w:t>
            </w:r>
          </w:p>
        </w:tc>
        <w:tc>
          <w:tcPr>
            <w:tcW w:w="1417" w:type="dxa"/>
          </w:tcPr>
          <w:p w14:paraId="408F1466" w14:textId="77777777" w:rsidR="001D061B" w:rsidRDefault="001D061B" w:rsidP="008A6494">
            <w:pPr>
              <w:spacing w:line="226" w:lineRule="exact"/>
              <w:ind w:left="102"/>
              <w:rPr>
                <w:rFonts w:ascii="Arial" w:hAnsi="Arial" w:cs="Arial"/>
                <w:color w:val="FF0000"/>
                <w:szCs w:val="20"/>
              </w:rPr>
            </w:pPr>
            <w:r>
              <w:rPr>
                <w:szCs w:val="20"/>
              </w:rPr>
              <w:t>string</w:t>
            </w:r>
          </w:p>
          <w:p w14:paraId="61ECC25E" w14:textId="77777777" w:rsidR="001D061B" w:rsidRDefault="001D061B" w:rsidP="008A6494">
            <w:pPr>
              <w:spacing w:line="226" w:lineRule="exact"/>
              <w:ind w:left="102"/>
              <w:rPr>
                <w:szCs w:val="20"/>
              </w:rPr>
            </w:pPr>
          </w:p>
        </w:tc>
        <w:tc>
          <w:tcPr>
            <w:tcW w:w="4111" w:type="dxa"/>
          </w:tcPr>
          <w:p w14:paraId="4C0E597B" w14:textId="77777777" w:rsidR="001D061B" w:rsidRPr="00907C9B" w:rsidRDefault="001D061B" w:rsidP="008A6494">
            <w:pPr>
              <w:spacing w:line="226" w:lineRule="exact"/>
              <w:ind w:left="102"/>
              <w:rPr>
                <w:spacing w:val="-1"/>
                <w:szCs w:val="20"/>
              </w:rPr>
            </w:pPr>
            <w:r>
              <w:rPr>
                <w:spacing w:val="-1"/>
                <w:szCs w:val="20"/>
              </w:rPr>
              <w:t>Åtgärden</w:t>
            </w:r>
            <w:r w:rsidRPr="0096469E">
              <w:rPr>
                <w:spacing w:val="-1"/>
                <w:szCs w:val="20"/>
              </w:rPr>
              <w:t>s identitet som är unik inom det lokala avsända</w:t>
            </w:r>
            <w:r>
              <w:rPr>
                <w:spacing w:val="-1"/>
                <w:szCs w:val="20"/>
              </w:rPr>
              <w:t>n</w:t>
            </w:r>
            <w:r w:rsidRPr="0096469E">
              <w:rPr>
                <w:spacing w:val="-1"/>
                <w:szCs w:val="20"/>
              </w:rPr>
              <w:t>de systemet</w:t>
            </w:r>
          </w:p>
          <w:p w14:paraId="52E98436" w14:textId="77777777" w:rsidR="001D061B" w:rsidRPr="00907C9B" w:rsidRDefault="001D061B" w:rsidP="008A6494">
            <w:pPr>
              <w:spacing w:line="226" w:lineRule="exact"/>
              <w:ind w:left="102"/>
              <w:rPr>
                <w:spacing w:val="-1"/>
                <w:szCs w:val="20"/>
              </w:rPr>
            </w:pPr>
          </w:p>
        </w:tc>
        <w:tc>
          <w:tcPr>
            <w:tcW w:w="1418" w:type="dxa"/>
          </w:tcPr>
          <w:p w14:paraId="6381F351" w14:textId="5D8BA803" w:rsidR="001D061B" w:rsidRPr="00907C9B" w:rsidRDefault="001D061B" w:rsidP="008A6494">
            <w:pPr>
              <w:spacing w:line="226" w:lineRule="exact"/>
              <w:ind w:left="102"/>
              <w:rPr>
                <w:spacing w:val="-1"/>
                <w:szCs w:val="20"/>
              </w:rPr>
            </w:pPr>
            <w:r w:rsidRPr="00907C9B">
              <w:rPr>
                <w:spacing w:val="-1"/>
                <w:szCs w:val="20"/>
              </w:rPr>
              <w:t>0..1</w:t>
            </w:r>
          </w:p>
        </w:tc>
      </w:tr>
      <w:tr w:rsidR="001D061B" w14:paraId="1C47A1AA" w14:textId="77777777" w:rsidTr="00514BAB">
        <w:tc>
          <w:tcPr>
            <w:tcW w:w="2660" w:type="dxa"/>
          </w:tcPr>
          <w:p w14:paraId="2E4BC8F6" w14:textId="0311C5A9" w:rsidR="001D061B" w:rsidRDefault="001D061B" w:rsidP="008A6494">
            <w:pPr>
              <w:spacing w:line="229" w:lineRule="exact"/>
              <w:ind w:left="102"/>
              <w:rPr>
                <w:szCs w:val="20"/>
              </w:rPr>
            </w:pPr>
            <w:r>
              <w:rPr>
                <w:szCs w:val="20"/>
                <w:lang w:val="en-US"/>
              </w:rPr>
              <w:t>../../../</w:t>
            </w:r>
            <w:r w:rsidRPr="00907C9B">
              <w:rPr>
                <w:szCs w:val="20"/>
                <w:lang w:val="en-US"/>
              </w:rPr>
              <w:t>actCode</w:t>
            </w:r>
          </w:p>
        </w:tc>
        <w:tc>
          <w:tcPr>
            <w:tcW w:w="1417" w:type="dxa"/>
          </w:tcPr>
          <w:p w14:paraId="5BD8A222" w14:textId="77777777" w:rsidR="001D061B" w:rsidRPr="0096469E" w:rsidRDefault="001D061B" w:rsidP="008A6494">
            <w:pPr>
              <w:spacing w:line="226" w:lineRule="exact"/>
              <w:ind w:left="102"/>
              <w:rPr>
                <w:szCs w:val="20"/>
              </w:rPr>
            </w:pPr>
            <w:r w:rsidRPr="0096469E">
              <w:rPr>
                <w:szCs w:val="20"/>
              </w:rPr>
              <w:t>Act</w:t>
            </w:r>
            <w:r w:rsidRPr="00835228">
              <w:rPr>
                <w:szCs w:val="20"/>
              </w:rPr>
              <w:t>CodeType</w:t>
            </w:r>
          </w:p>
          <w:p w14:paraId="20D0E5F8" w14:textId="77777777" w:rsidR="001D061B" w:rsidRPr="0096469E" w:rsidRDefault="001D061B" w:rsidP="008A6494">
            <w:pPr>
              <w:spacing w:line="226" w:lineRule="exact"/>
              <w:ind w:left="102"/>
              <w:rPr>
                <w:szCs w:val="20"/>
              </w:rPr>
            </w:pPr>
          </w:p>
          <w:p w14:paraId="2C695FF5" w14:textId="77777777" w:rsidR="001D061B" w:rsidRDefault="001D061B" w:rsidP="008A6494">
            <w:pPr>
              <w:spacing w:line="226" w:lineRule="exact"/>
              <w:ind w:left="102"/>
              <w:rPr>
                <w:szCs w:val="20"/>
              </w:rPr>
            </w:pPr>
          </w:p>
        </w:tc>
        <w:tc>
          <w:tcPr>
            <w:tcW w:w="4111" w:type="dxa"/>
          </w:tcPr>
          <w:p w14:paraId="09132FFE" w14:textId="77777777" w:rsidR="001D061B" w:rsidRDefault="001D061B" w:rsidP="008A6494">
            <w:pPr>
              <w:spacing w:line="226" w:lineRule="exact"/>
              <w:ind w:left="102"/>
              <w:rPr>
                <w:spacing w:val="-1"/>
                <w:szCs w:val="20"/>
              </w:rPr>
            </w:pPr>
            <w:r>
              <w:rPr>
                <w:spacing w:val="-1"/>
                <w:szCs w:val="20"/>
              </w:rPr>
              <w:t>K</w:t>
            </w:r>
            <w:r w:rsidRPr="00907C9B">
              <w:rPr>
                <w:spacing w:val="-1"/>
                <w:szCs w:val="20"/>
              </w:rPr>
              <w:t>od</w:t>
            </w:r>
            <w:r>
              <w:rPr>
                <w:spacing w:val="-1"/>
                <w:szCs w:val="20"/>
              </w:rPr>
              <w:t xml:space="preserve"> för åtgärd. </w:t>
            </w:r>
          </w:p>
          <w:p w14:paraId="4024CF08" w14:textId="77777777" w:rsidR="001D061B" w:rsidRDefault="001D061B" w:rsidP="008A6494">
            <w:pPr>
              <w:spacing w:line="226" w:lineRule="exact"/>
              <w:ind w:left="102"/>
              <w:rPr>
                <w:spacing w:val="-1"/>
                <w:szCs w:val="20"/>
              </w:rPr>
            </w:pPr>
            <w:r>
              <w:rPr>
                <w:spacing w:val="-1"/>
                <w:szCs w:val="20"/>
              </w:rPr>
              <w:t xml:space="preserve">Koden anges i code. </w:t>
            </w:r>
          </w:p>
          <w:p w14:paraId="5F2742BE" w14:textId="77777777" w:rsidR="001D061B" w:rsidRDefault="001D061B" w:rsidP="008A6494">
            <w:pPr>
              <w:spacing w:line="226" w:lineRule="exact"/>
              <w:ind w:left="102"/>
              <w:rPr>
                <w:spacing w:val="-1"/>
                <w:szCs w:val="20"/>
              </w:rPr>
            </w:pPr>
            <w:r>
              <w:rPr>
                <w:spacing w:val="-1"/>
                <w:szCs w:val="20"/>
              </w:rPr>
              <w:t>Kodverkets OID anges i codeSystem.</w:t>
            </w:r>
          </w:p>
          <w:p w14:paraId="00384EE4" w14:textId="77777777" w:rsidR="001D061B" w:rsidRDefault="001D061B" w:rsidP="008A6494">
            <w:pPr>
              <w:spacing w:line="226" w:lineRule="exact"/>
              <w:ind w:left="102"/>
              <w:rPr>
                <w:spacing w:val="-1"/>
                <w:szCs w:val="20"/>
              </w:rPr>
            </w:pPr>
          </w:p>
          <w:p w14:paraId="619304A1" w14:textId="77777777" w:rsidR="001D061B" w:rsidRDefault="001D061B" w:rsidP="008A6494">
            <w:pPr>
              <w:spacing w:line="226" w:lineRule="exact"/>
              <w:ind w:left="102"/>
              <w:rPr>
                <w:spacing w:val="-1"/>
                <w:szCs w:val="20"/>
              </w:rPr>
            </w:pPr>
          </w:p>
        </w:tc>
        <w:tc>
          <w:tcPr>
            <w:tcW w:w="1418" w:type="dxa"/>
          </w:tcPr>
          <w:p w14:paraId="60259164" w14:textId="0B372878" w:rsidR="001D061B" w:rsidRPr="00907C9B" w:rsidRDefault="001D061B" w:rsidP="008A6494">
            <w:pPr>
              <w:spacing w:line="226" w:lineRule="exact"/>
              <w:ind w:left="102"/>
              <w:rPr>
                <w:spacing w:val="-1"/>
                <w:szCs w:val="20"/>
              </w:rPr>
            </w:pPr>
            <w:r w:rsidRPr="00907C9B">
              <w:rPr>
                <w:spacing w:val="-1"/>
                <w:szCs w:val="20"/>
              </w:rPr>
              <w:t>0..1</w:t>
            </w:r>
          </w:p>
        </w:tc>
      </w:tr>
      <w:tr w:rsidR="001D061B" w14:paraId="102BC695" w14:textId="77777777" w:rsidTr="00514BAB">
        <w:tc>
          <w:tcPr>
            <w:tcW w:w="2660" w:type="dxa"/>
          </w:tcPr>
          <w:p w14:paraId="753F9344" w14:textId="7A6DF860" w:rsidR="001D061B" w:rsidRDefault="001D061B" w:rsidP="008A6494">
            <w:pPr>
              <w:spacing w:line="229" w:lineRule="exact"/>
              <w:ind w:left="102"/>
              <w:rPr>
                <w:szCs w:val="20"/>
                <w:lang w:val="en-US"/>
              </w:rPr>
            </w:pPr>
            <w:r>
              <w:rPr>
                <w:szCs w:val="20"/>
              </w:rPr>
              <w:t>../../../../code</w:t>
            </w:r>
          </w:p>
        </w:tc>
        <w:tc>
          <w:tcPr>
            <w:tcW w:w="1417" w:type="dxa"/>
          </w:tcPr>
          <w:p w14:paraId="2301992E" w14:textId="67DE6831" w:rsidR="001D061B" w:rsidRPr="0096469E" w:rsidRDefault="001D061B" w:rsidP="008A6494">
            <w:pPr>
              <w:spacing w:line="226" w:lineRule="exact"/>
              <w:ind w:left="102"/>
              <w:rPr>
                <w:szCs w:val="20"/>
              </w:rPr>
            </w:pPr>
            <w:r>
              <w:rPr>
                <w:szCs w:val="20"/>
              </w:rPr>
              <w:t>string</w:t>
            </w:r>
          </w:p>
        </w:tc>
        <w:tc>
          <w:tcPr>
            <w:tcW w:w="4111" w:type="dxa"/>
          </w:tcPr>
          <w:p w14:paraId="0F5E4EC2" w14:textId="5A50209A" w:rsidR="001D061B" w:rsidRDefault="001D061B" w:rsidP="008A6494">
            <w:pPr>
              <w:spacing w:line="226" w:lineRule="exact"/>
              <w:ind w:left="102"/>
              <w:rPr>
                <w:spacing w:val="-1"/>
                <w:szCs w:val="20"/>
              </w:rPr>
            </w:pPr>
            <w:r w:rsidRPr="00907C9B">
              <w:rPr>
                <w:spacing w:val="-1"/>
                <w:szCs w:val="20"/>
              </w:rPr>
              <w:t>Nullvärde är til</w:t>
            </w:r>
            <w:r>
              <w:rPr>
                <w:spacing w:val="-1"/>
                <w:szCs w:val="20"/>
              </w:rPr>
              <w:t>låtet om kod ej är tillgänglig, och å</w:t>
            </w:r>
            <w:r w:rsidRPr="00907C9B">
              <w:rPr>
                <w:spacing w:val="-1"/>
                <w:szCs w:val="20"/>
              </w:rPr>
              <w:t>tgärdskodstext skall då skrivas i &lt;actText&gt;.</w:t>
            </w:r>
          </w:p>
        </w:tc>
        <w:tc>
          <w:tcPr>
            <w:tcW w:w="1418" w:type="dxa"/>
          </w:tcPr>
          <w:p w14:paraId="3000222C" w14:textId="4EFF9700" w:rsidR="001D061B" w:rsidRPr="00907C9B" w:rsidRDefault="001D061B" w:rsidP="008A6494">
            <w:pPr>
              <w:spacing w:line="226" w:lineRule="exact"/>
              <w:ind w:left="102"/>
              <w:rPr>
                <w:spacing w:val="-1"/>
                <w:szCs w:val="20"/>
              </w:rPr>
            </w:pPr>
            <w:r>
              <w:rPr>
                <w:spacing w:val="-1"/>
                <w:szCs w:val="20"/>
              </w:rPr>
              <w:t>1..1</w:t>
            </w:r>
          </w:p>
        </w:tc>
      </w:tr>
      <w:tr w:rsidR="001D061B" w14:paraId="6717062A" w14:textId="77777777" w:rsidTr="00514BAB">
        <w:tc>
          <w:tcPr>
            <w:tcW w:w="2660" w:type="dxa"/>
          </w:tcPr>
          <w:p w14:paraId="5CD1F994" w14:textId="79546AEC" w:rsidR="001D061B" w:rsidRDefault="001D061B" w:rsidP="008A6494">
            <w:pPr>
              <w:spacing w:line="229" w:lineRule="exact"/>
              <w:ind w:left="102"/>
              <w:rPr>
                <w:szCs w:val="20"/>
              </w:rPr>
            </w:pPr>
            <w:r>
              <w:rPr>
                <w:szCs w:val="20"/>
              </w:rPr>
              <w:t>../../../../codeSystem</w:t>
            </w:r>
          </w:p>
        </w:tc>
        <w:tc>
          <w:tcPr>
            <w:tcW w:w="1417" w:type="dxa"/>
          </w:tcPr>
          <w:p w14:paraId="7E6083DF" w14:textId="3696CEA1" w:rsidR="001D061B" w:rsidRDefault="001D061B" w:rsidP="008A6494">
            <w:pPr>
              <w:spacing w:line="226" w:lineRule="exact"/>
              <w:ind w:left="102"/>
              <w:rPr>
                <w:szCs w:val="20"/>
              </w:rPr>
            </w:pPr>
            <w:r>
              <w:rPr>
                <w:szCs w:val="20"/>
              </w:rPr>
              <w:t>string</w:t>
            </w:r>
          </w:p>
        </w:tc>
        <w:tc>
          <w:tcPr>
            <w:tcW w:w="4111" w:type="dxa"/>
          </w:tcPr>
          <w:p w14:paraId="57AFEB6F" w14:textId="5281C9BC" w:rsidR="001D061B" w:rsidRPr="00907C9B" w:rsidRDefault="001D061B" w:rsidP="008A6494">
            <w:pPr>
              <w:spacing w:line="226" w:lineRule="exact"/>
              <w:ind w:left="102"/>
              <w:rPr>
                <w:spacing w:val="-1"/>
                <w:szCs w:val="20"/>
              </w:rPr>
            </w:pPr>
            <w:r w:rsidRPr="00907C9B">
              <w:rPr>
                <w:spacing w:val="-1"/>
                <w:szCs w:val="20"/>
              </w:rPr>
              <w:t xml:space="preserve">Lämpliga kodverk kan vara: KVÅ (1.2.752.116.1.3.2.1.4) </w:t>
            </w:r>
            <w:r>
              <w:rPr>
                <w:spacing w:val="-1"/>
                <w:szCs w:val="20"/>
              </w:rPr>
              <w:t>men andra kodverk kan förekomma.</w:t>
            </w:r>
          </w:p>
        </w:tc>
        <w:tc>
          <w:tcPr>
            <w:tcW w:w="1418" w:type="dxa"/>
          </w:tcPr>
          <w:p w14:paraId="12E7F10C" w14:textId="58250391" w:rsidR="001D061B" w:rsidRDefault="001D061B" w:rsidP="008A6494">
            <w:pPr>
              <w:spacing w:line="226" w:lineRule="exact"/>
              <w:ind w:left="102"/>
              <w:rPr>
                <w:spacing w:val="-1"/>
                <w:szCs w:val="20"/>
              </w:rPr>
            </w:pPr>
            <w:r>
              <w:rPr>
                <w:spacing w:val="-1"/>
                <w:szCs w:val="20"/>
              </w:rPr>
              <w:t>1..1</w:t>
            </w:r>
          </w:p>
        </w:tc>
      </w:tr>
      <w:tr w:rsidR="001D061B" w14:paraId="30DDC09F" w14:textId="77777777" w:rsidTr="00514BAB">
        <w:tc>
          <w:tcPr>
            <w:tcW w:w="2660" w:type="dxa"/>
          </w:tcPr>
          <w:p w14:paraId="104692DC" w14:textId="46336176" w:rsidR="001D061B" w:rsidRDefault="001D061B" w:rsidP="008A6494">
            <w:pPr>
              <w:spacing w:line="229" w:lineRule="exact"/>
              <w:ind w:left="102"/>
              <w:rPr>
                <w:szCs w:val="20"/>
              </w:rPr>
            </w:pPr>
            <w:r>
              <w:rPr>
                <w:szCs w:val="20"/>
              </w:rPr>
              <w:t>../../../</w:t>
            </w:r>
            <w:r w:rsidRPr="00907C9B">
              <w:rPr>
                <w:szCs w:val="20"/>
                <w:lang w:val="en-US"/>
              </w:rPr>
              <w:t>actText</w:t>
            </w:r>
          </w:p>
        </w:tc>
        <w:tc>
          <w:tcPr>
            <w:tcW w:w="1417" w:type="dxa"/>
          </w:tcPr>
          <w:p w14:paraId="7E7CBF0F" w14:textId="3C2ED392" w:rsidR="001D061B" w:rsidRDefault="001D061B" w:rsidP="008A6494">
            <w:pPr>
              <w:spacing w:line="226" w:lineRule="exact"/>
              <w:ind w:left="102"/>
              <w:rPr>
                <w:szCs w:val="20"/>
              </w:rPr>
            </w:pPr>
            <w:r>
              <w:rPr>
                <w:szCs w:val="20"/>
              </w:rPr>
              <w:t>string</w:t>
            </w:r>
          </w:p>
        </w:tc>
        <w:tc>
          <w:tcPr>
            <w:tcW w:w="4111" w:type="dxa"/>
          </w:tcPr>
          <w:p w14:paraId="12BAAB0C" w14:textId="6B774A80" w:rsidR="001D061B" w:rsidRPr="00907C9B" w:rsidRDefault="001D061B" w:rsidP="008A6494">
            <w:pPr>
              <w:spacing w:line="226" w:lineRule="exact"/>
              <w:ind w:left="102"/>
              <w:rPr>
                <w:spacing w:val="-1"/>
                <w:szCs w:val="20"/>
              </w:rPr>
            </w:pPr>
            <w:r w:rsidRPr="00907C9B">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1D061B" w:rsidRDefault="001D061B" w:rsidP="008A6494">
            <w:pPr>
              <w:spacing w:line="226" w:lineRule="exact"/>
              <w:ind w:left="102"/>
              <w:rPr>
                <w:spacing w:val="-1"/>
                <w:szCs w:val="20"/>
              </w:rPr>
            </w:pPr>
            <w:r w:rsidRPr="00907C9B">
              <w:rPr>
                <w:spacing w:val="-1"/>
                <w:szCs w:val="20"/>
              </w:rPr>
              <w:t>1..1</w:t>
            </w:r>
          </w:p>
        </w:tc>
      </w:tr>
      <w:tr w:rsidR="001D061B" w14:paraId="248CA502" w14:textId="77777777" w:rsidTr="00514BAB">
        <w:tc>
          <w:tcPr>
            <w:tcW w:w="2660" w:type="dxa"/>
          </w:tcPr>
          <w:p w14:paraId="5BDEE5C4" w14:textId="42A2F134" w:rsidR="001D061B" w:rsidRDefault="001D061B" w:rsidP="008A6494">
            <w:pPr>
              <w:spacing w:line="229" w:lineRule="exact"/>
              <w:ind w:left="102"/>
              <w:rPr>
                <w:szCs w:val="20"/>
              </w:rPr>
            </w:pPr>
            <w:r>
              <w:rPr>
                <w:szCs w:val="20"/>
                <w:lang w:val="en-US"/>
              </w:rPr>
              <w:t>../../../</w:t>
            </w:r>
            <w:r w:rsidRPr="00907C9B">
              <w:rPr>
                <w:szCs w:val="20"/>
                <w:lang w:val="en-US"/>
              </w:rPr>
              <w:t>actTime</w:t>
            </w:r>
          </w:p>
        </w:tc>
        <w:tc>
          <w:tcPr>
            <w:tcW w:w="1417" w:type="dxa"/>
          </w:tcPr>
          <w:p w14:paraId="000C2991" w14:textId="77777777" w:rsidR="001D061B" w:rsidRPr="0096469E" w:rsidRDefault="001D061B" w:rsidP="008A6494">
            <w:pPr>
              <w:spacing w:line="226" w:lineRule="exact"/>
              <w:ind w:left="102"/>
              <w:rPr>
                <w:szCs w:val="20"/>
              </w:rPr>
            </w:pPr>
            <w:r w:rsidRPr="0096469E">
              <w:rPr>
                <w:szCs w:val="20"/>
              </w:rPr>
              <w:t>TimeStampType</w:t>
            </w:r>
          </w:p>
          <w:p w14:paraId="112169BF" w14:textId="77777777" w:rsidR="001D061B" w:rsidRDefault="001D061B" w:rsidP="008A6494">
            <w:pPr>
              <w:spacing w:line="226" w:lineRule="exact"/>
              <w:ind w:left="102"/>
              <w:rPr>
                <w:szCs w:val="20"/>
              </w:rPr>
            </w:pPr>
          </w:p>
        </w:tc>
        <w:tc>
          <w:tcPr>
            <w:tcW w:w="4111" w:type="dxa"/>
          </w:tcPr>
          <w:p w14:paraId="6DA352B3" w14:textId="77777777" w:rsidR="001D061B" w:rsidRPr="0096469E" w:rsidRDefault="001D061B" w:rsidP="008A6494">
            <w:pPr>
              <w:spacing w:line="226" w:lineRule="exact"/>
              <w:ind w:left="102"/>
              <w:rPr>
                <w:spacing w:val="-1"/>
                <w:szCs w:val="20"/>
              </w:rPr>
            </w:pPr>
            <w:r w:rsidRPr="0096469E">
              <w:rPr>
                <w:spacing w:val="-1"/>
                <w:szCs w:val="20"/>
              </w:rPr>
              <w:t>Tidpunkt då åtgärd genomfördes</w:t>
            </w:r>
          </w:p>
          <w:p w14:paraId="49E27A2F" w14:textId="77777777" w:rsidR="001D061B" w:rsidRPr="00907C9B" w:rsidRDefault="001D061B" w:rsidP="008A6494">
            <w:pPr>
              <w:spacing w:line="226" w:lineRule="exact"/>
              <w:ind w:left="102"/>
              <w:rPr>
                <w:spacing w:val="-1"/>
                <w:szCs w:val="20"/>
              </w:rPr>
            </w:pPr>
          </w:p>
        </w:tc>
        <w:tc>
          <w:tcPr>
            <w:tcW w:w="1418" w:type="dxa"/>
          </w:tcPr>
          <w:p w14:paraId="107646F3" w14:textId="2DA8919E" w:rsidR="001D061B" w:rsidRPr="00907C9B" w:rsidRDefault="001D061B" w:rsidP="008A6494">
            <w:pPr>
              <w:spacing w:line="226" w:lineRule="exact"/>
              <w:ind w:left="102"/>
              <w:rPr>
                <w:spacing w:val="-1"/>
                <w:szCs w:val="20"/>
              </w:rPr>
            </w:pPr>
            <w:r w:rsidRPr="00907C9B">
              <w:rPr>
                <w:spacing w:val="-1"/>
                <w:szCs w:val="20"/>
              </w:rPr>
              <w:t>0..1</w:t>
            </w:r>
          </w:p>
        </w:tc>
      </w:tr>
      <w:tr w:rsidR="001D061B" w14:paraId="34477F99" w14:textId="77777777" w:rsidTr="00514BAB">
        <w:tc>
          <w:tcPr>
            <w:tcW w:w="2660" w:type="dxa"/>
          </w:tcPr>
          <w:p w14:paraId="3CB72206" w14:textId="35F6DCA3" w:rsidR="001D061B" w:rsidRDefault="001D061B" w:rsidP="008A6494">
            <w:pPr>
              <w:spacing w:line="229" w:lineRule="exact"/>
              <w:ind w:left="102"/>
              <w:rPr>
                <w:szCs w:val="20"/>
                <w:lang w:val="en-US"/>
              </w:rPr>
            </w:pPr>
            <w:r>
              <w:rPr>
                <w:szCs w:val="20"/>
                <w:lang w:val="en-US"/>
              </w:rPr>
              <w:t>../../../actResult</w:t>
            </w:r>
          </w:p>
        </w:tc>
        <w:tc>
          <w:tcPr>
            <w:tcW w:w="1417" w:type="dxa"/>
          </w:tcPr>
          <w:p w14:paraId="58A111DA" w14:textId="5A7B1AB3" w:rsidR="001D061B" w:rsidRPr="0096469E" w:rsidRDefault="001D061B" w:rsidP="008A6494">
            <w:pPr>
              <w:spacing w:line="226" w:lineRule="exact"/>
              <w:ind w:left="102"/>
              <w:rPr>
                <w:szCs w:val="20"/>
              </w:rPr>
            </w:pPr>
            <w:r>
              <w:rPr>
                <w:szCs w:val="20"/>
              </w:rPr>
              <w:t>Multimedia</w:t>
            </w:r>
            <w:r w:rsidRPr="0096469E">
              <w:rPr>
                <w:szCs w:val="20"/>
              </w:rPr>
              <w:t>Type</w:t>
            </w:r>
          </w:p>
        </w:tc>
        <w:tc>
          <w:tcPr>
            <w:tcW w:w="4111" w:type="dxa"/>
          </w:tcPr>
          <w:p w14:paraId="3FBC3BCA" w14:textId="77777777" w:rsidR="001D061B" w:rsidRPr="0096469E" w:rsidRDefault="001D061B" w:rsidP="008A6494">
            <w:pPr>
              <w:spacing w:line="226" w:lineRule="exact"/>
              <w:ind w:left="102"/>
              <w:rPr>
                <w:spacing w:val="-1"/>
                <w:szCs w:val="20"/>
              </w:rPr>
            </w:pPr>
            <w:r w:rsidRPr="0096469E">
              <w:rPr>
                <w:spacing w:val="-1"/>
                <w:szCs w:val="20"/>
              </w:rPr>
              <w:t>Resultat av åtgärd. Data i form av bifogade bilder eller liknande</w:t>
            </w:r>
          </w:p>
          <w:p w14:paraId="3636B196" w14:textId="77777777" w:rsidR="001D061B" w:rsidRPr="0096469E" w:rsidRDefault="001D061B" w:rsidP="008A6494">
            <w:pPr>
              <w:spacing w:line="226" w:lineRule="exact"/>
              <w:ind w:left="102"/>
              <w:rPr>
                <w:spacing w:val="-1"/>
                <w:szCs w:val="20"/>
              </w:rPr>
            </w:pPr>
          </w:p>
        </w:tc>
        <w:tc>
          <w:tcPr>
            <w:tcW w:w="1418" w:type="dxa"/>
          </w:tcPr>
          <w:p w14:paraId="6B4795B7" w14:textId="334E8A67" w:rsidR="001D061B" w:rsidRPr="00907C9B" w:rsidRDefault="001D061B" w:rsidP="008A6494">
            <w:pPr>
              <w:spacing w:line="226" w:lineRule="exact"/>
              <w:ind w:left="102"/>
              <w:rPr>
                <w:spacing w:val="-1"/>
                <w:szCs w:val="20"/>
              </w:rPr>
            </w:pPr>
            <w:r>
              <w:rPr>
                <w:spacing w:val="-1"/>
                <w:szCs w:val="20"/>
              </w:rPr>
              <w:t>0..*</w:t>
            </w:r>
          </w:p>
        </w:tc>
      </w:tr>
      <w:tr w:rsidR="001D061B" w14:paraId="3354E243" w14:textId="77777777" w:rsidTr="00514BAB">
        <w:tc>
          <w:tcPr>
            <w:tcW w:w="2660" w:type="dxa"/>
          </w:tcPr>
          <w:p w14:paraId="44E6278C" w14:textId="5A78FFFA" w:rsidR="001D061B" w:rsidRDefault="001D061B" w:rsidP="008A6494">
            <w:pPr>
              <w:spacing w:line="229" w:lineRule="exact"/>
              <w:ind w:left="102"/>
              <w:rPr>
                <w:szCs w:val="20"/>
                <w:lang w:val="en-US"/>
              </w:rPr>
            </w:pPr>
            <w:r>
              <w:rPr>
                <w:szCs w:val="20"/>
                <w:lang w:val="en-US"/>
              </w:rPr>
              <w:t>../../../mediaType</w:t>
            </w:r>
          </w:p>
        </w:tc>
        <w:tc>
          <w:tcPr>
            <w:tcW w:w="1417" w:type="dxa"/>
          </w:tcPr>
          <w:p w14:paraId="4C87F3EF" w14:textId="6F00F947" w:rsidR="001D061B" w:rsidRDefault="001D061B" w:rsidP="008A6494">
            <w:pPr>
              <w:spacing w:line="226" w:lineRule="exact"/>
              <w:ind w:left="102"/>
              <w:rPr>
                <w:szCs w:val="20"/>
              </w:rPr>
            </w:pPr>
            <w:r>
              <w:rPr>
                <w:szCs w:val="20"/>
              </w:rPr>
              <w:t>MediaTypeEnum</w:t>
            </w:r>
          </w:p>
        </w:tc>
        <w:tc>
          <w:tcPr>
            <w:tcW w:w="4111" w:type="dxa"/>
          </w:tcPr>
          <w:p w14:paraId="16A5FC02" w14:textId="1368025F" w:rsidR="001D061B" w:rsidRPr="0096469E" w:rsidRDefault="001D061B" w:rsidP="008A6494">
            <w:pPr>
              <w:spacing w:line="226" w:lineRule="exact"/>
              <w:ind w:left="102"/>
              <w:rPr>
                <w:spacing w:val="-1"/>
                <w:szCs w:val="20"/>
              </w:rPr>
            </w:pPr>
            <w:r w:rsidRPr="00680547">
              <w:rPr>
                <w:spacing w:val="-1"/>
                <w:szCs w:val="20"/>
              </w:rPr>
              <w:t>Typ av multimedia</w:t>
            </w:r>
          </w:p>
        </w:tc>
        <w:tc>
          <w:tcPr>
            <w:tcW w:w="1418" w:type="dxa"/>
          </w:tcPr>
          <w:p w14:paraId="78C18694" w14:textId="182FA771" w:rsidR="001D061B" w:rsidRDefault="001D061B" w:rsidP="008A6494">
            <w:pPr>
              <w:spacing w:line="226" w:lineRule="exact"/>
              <w:ind w:left="102"/>
              <w:rPr>
                <w:spacing w:val="-1"/>
                <w:szCs w:val="20"/>
              </w:rPr>
            </w:pPr>
            <w:r>
              <w:rPr>
                <w:spacing w:val="-1"/>
                <w:szCs w:val="20"/>
              </w:rPr>
              <w:t>1..1</w:t>
            </w:r>
          </w:p>
        </w:tc>
      </w:tr>
      <w:tr w:rsidR="001D061B" w14:paraId="22D52534" w14:textId="77777777" w:rsidTr="00514BAB">
        <w:tc>
          <w:tcPr>
            <w:tcW w:w="2660" w:type="dxa"/>
          </w:tcPr>
          <w:p w14:paraId="59F9A74C" w14:textId="66010551" w:rsidR="001D061B" w:rsidRDefault="001D061B" w:rsidP="008A6494">
            <w:pPr>
              <w:spacing w:line="229" w:lineRule="exact"/>
              <w:ind w:left="102"/>
              <w:rPr>
                <w:szCs w:val="20"/>
                <w:lang w:val="en-US"/>
              </w:rPr>
            </w:pPr>
            <w:r>
              <w:rPr>
                <w:szCs w:val="20"/>
                <w:lang w:val="en-US"/>
              </w:rPr>
              <w:t>../../../value</w:t>
            </w:r>
          </w:p>
        </w:tc>
        <w:tc>
          <w:tcPr>
            <w:tcW w:w="1417" w:type="dxa"/>
          </w:tcPr>
          <w:p w14:paraId="5993FCE7" w14:textId="5035F4ED" w:rsidR="001D061B" w:rsidRDefault="001D061B" w:rsidP="008A6494">
            <w:pPr>
              <w:spacing w:line="226" w:lineRule="exact"/>
              <w:ind w:left="102"/>
              <w:rPr>
                <w:szCs w:val="20"/>
              </w:rPr>
            </w:pPr>
            <w:r>
              <w:rPr>
                <w:szCs w:val="20"/>
              </w:rPr>
              <w:t>base64Binary</w:t>
            </w:r>
          </w:p>
        </w:tc>
        <w:tc>
          <w:tcPr>
            <w:tcW w:w="4111" w:type="dxa"/>
          </w:tcPr>
          <w:p w14:paraId="1D5A1225" w14:textId="410215A5" w:rsidR="001D061B" w:rsidRPr="00680547" w:rsidRDefault="001D061B" w:rsidP="008A6494">
            <w:pPr>
              <w:spacing w:line="226" w:lineRule="exact"/>
              <w:ind w:left="102"/>
              <w:rPr>
                <w:spacing w:val="-1"/>
                <w:szCs w:val="20"/>
              </w:rPr>
            </w:pPr>
            <w:r w:rsidRPr="00680547">
              <w:rPr>
                <w:spacing w:val="-1"/>
                <w:szCs w:val="20"/>
              </w:rPr>
              <w:t>Value är binärdata som representerar objektet. Ett och endast ett av value och reference ska anges.</w:t>
            </w:r>
          </w:p>
        </w:tc>
        <w:tc>
          <w:tcPr>
            <w:tcW w:w="1418" w:type="dxa"/>
          </w:tcPr>
          <w:p w14:paraId="2376E252" w14:textId="080523DA" w:rsidR="001D061B" w:rsidRDefault="001D061B" w:rsidP="008A6494">
            <w:pPr>
              <w:spacing w:line="226" w:lineRule="exact"/>
              <w:ind w:left="102"/>
              <w:rPr>
                <w:spacing w:val="-1"/>
                <w:szCs w:val="20"/>
              </w:rPr>
            </w:pPr>
            <w:r>
              <w:rPr>
                <w:spacing w:val="-1"/>
                <w:szCs w:val="20"/>
              </w:rPr>
              <w:t>0..1</w:t>
            </w:r>
          </w:p>
        </w:tc>
      </w:tr>
      <w:tr w:rsidR="001D061B" w14:paraId="6A8D56E3" w14:textId="77777777" w:rsidTr="00514BAB">
        <w:tc>
          <w:tcPr>
            <w:tcW w:w="2660" w:type="dxa"/>
          </w:tcPr>
          <w:p w14:paraId="5A99A14E" w14:textId="4B4B357B" w:rsidR="001D061B" w:rsidRDefault="001D061B" w:rsidP="008A6494">
            <w:pPr>
              <w:spacing w:line="229" w:lineRule="exact"/>
              <w:ind w:left="102"/>
              <w:rPr>
                <w:szCs w:val="20"/>
                <w:lang w:val="en-US"/>
              </w:rPr>
            </w:pPr>
            <w:r>
              <w:rPr>
                <w:szCs w:val="20"/>
                <w:lang w:val="en-US"/>
              </w:rPr>
              <w:t>../../../reference</w:t>
            </w:r>
          </w:p>
        </w:tc>
        <w:tc>
          <w:tcPr>
            <w:tcW w:w="1417" w:type="dxa"/>
          </w:tcPr>
          <w:p w14:paraId="52CE0CDE" w14:textId="1F4F828E" w:rsidR="001D061B" w:rsidRDefault="001D061B" w:rsidP="008A6494">
            <w:pPr>
              <w:spacing w:line="226" w:lineRule="exact"/>
              <w:ind w:left="102"/>
              <w:rPr>
                <w:szCs w:val="20"/>
              </w:rPr>
            </w:pPr>
            <w:r>
              <w:rPr>
                <w:szCs w:val="20"/>
              </w:rPr>
              <w:t>anyURI</w:t>
            </w:r>
          </w:p>
        </w:tc>
        <w:tc>
          <w:tcPr>
            <w:tcW w:w="4111" w:type="dxa"/>
          </w:tcPr>
          <w:p w14:paraId="45D09131" w14:textId="48505761" w:rsidR="001D061B" w:rsidRPr="00680547" w:rsidRDefault="001D061B" w:rsidP="008A6494">
            <w:pPr>
              <w:spacing w:line="226" w:lineRule="exact"/>
              <w:ind w:left="102"/>
              <w:rPr>
                <w:spacing w:val="-1"/>
                <w:szCs w:val="20"/>
              </w:rPr>
            </w:pPr>
            <w:r w:rsidRPr="00680547">
              <w:rPr>
                <w:spacing w:val="-1"/>
                <w:szCs w:val="20"/>
              </w:rPr>
              <w:t>Referens till extern bild i form av en URL. Ett och endast ett av value och reference ska anges.</w:t>
            </w:r>
          </w:p>
        </w:tc>
        <w:tc>
          <w:tcPr>
            <w:tcW w:w="1418" w:type="dxa"/>
          </w:tcPr>
          <w:p w14:paraId="4D34FD41" w14:textId="77777777" w:rsidR="001D061B" w:rsidRDefault="001D061B" w:rsidP="008A6494">
            <w:pPr>
              <w:spacing w:line="226" w:lineRule="exact"/>
              <w:ind w:left="102"/>
              <w:rPr>
                <w:spacing w:val="-1"/>
                <w:szCs w:val="20"/>
              </w:rPr>
            </w:pPr>
            <w:r>
              <w:rPr>
                <w:spacing w:val="-1"/>
                <w:szCs w:val="20"/>
              </w:rPr>
              <w:t>0..1</w:t>
            </w:r>
          </w:p>
          <w:p w14:paraId="6D5ED7E5" w14:textId="77777777" w:rsidR="001D061B" w:rsidRDefault="001D061B" w:rsidP="008A6494">
            <w:pPr>
              <w:spacing w:line="226" w:lineRule="exact"/>
              <w:ind w:left="102"/>
              <w:rPr>
                <w:spacing w:val="-1"/>
                <w:szCs w:val="20"/>
              </w:rPr>
            </w:pPr>
          </w:p>
        </w:tc>
      </w:tr>
      <w:tr w:rsidR="001D061B" w14:paraId="17D42EDE" w14:textId="77777777" w:rsidTr="00514BAB">
        <w:tc>
          <w:tcPr>
            <w:tcW w:w="2660" w:type="dxa"/>
          </w:tcPr>
          <w:p w14:paraId="6B34FD8C" w14:textId="4216B445" w:rsidR="001D061B" w:rsidRDefault="001D061B" w:rsidP="008A6494">
            <w:pPr>
              <w:spacing w:line="229" w:lineRule="exact"/>
              <w:ind w:left="102"/>
              <w:rPr>
                <w:szCs w:val="20"/>
                <w:lang w:val="en-US"/>
              </w:rPr>
            </w:pPr>
            <w:r>
              <w:rPr>
                <w:szCs w:val="20"/>
              </w:rPr>
              <w:t>../../</w:t>
            </w:r>
            <w:r w:rsidRPr="00907C9B">
              <w:rPr>
                <w:szCs w:val="20"/>
              </w:rPr>
              <w:t>referral</w:t>
            </w:r>
          </w:p>
        </w:tc>
        <w:tc>
          <w:tcPr>
            <w:tcW w:w="1417" w:type="dxa"/>
          </w:tcPr>
          <w:p w14:paraId="7C0E88B0" w14:textId="77777777" w:rsidR="001D061B" w:rsidRDefault="001D061B" w:rsidP="008A6494">
            <w:pPr>
              <w:spacing w:line="226" w:lineRule="exact"/>
              <w:ind w:left="102"/>
              <w:rPr>
                <w:szCs w:val="20"/>
              </w:rPr>
            </w:pPr>
            <w:r>
              <w:rPr>
                <w:szCs w:val="20"/>
              </w:rPr>
              <w:t>R</w:t>
            </w:r>
            <w:r w:rsidRPr="00907C9B">
              <w:rPr>
                <w:szCs w:val="20"/>
              </w:rPr>
              <w:t>eferralType</w:t>
            </w:r>
          </w:p>
          <w:p w14:paraId="6AEFD67F" w14:textId="77777777" w:rsidR="001D061B" w:rsidRDefault="001D061B" w:rsidP="008A6494">
            <w:pPr>
              <w:spacing w:line="226" w:lineRule="exact"/>
              <w:ind w:left="102"/>
              <w:rPr>
                <w:szCs w:val="20"/>
              </w:rPr>
            </w:pPr>
          </w:p>
        </w:tc>
        <w:tc>
          <w:tcPr>
            <w:tcW w:w="4111" w:type="dxa"/>
          </w:tcPr>
          <w:p w14:paraId="549ECF08" w14:textId="77777777" w:rsidR="001D061B" w:rsidRPr="0096469E" w:rsidRDefault="001D061B" w:rsidP="008A6494">
            <w:pPr>
              <w:spacing w:line="226" w:lineRule="exact"/>
              <w:ind w:left="102"/>
              <w:rPr>
                <w:spacing w:val="-1"/>
                <w:szCs w:val="20"/>
              </w:rPr>
            </w:pPr>
            <w:r w:rsidRPr="0096469E">
              <w:rPr>
                <w:spacing w:val="-1"/>
                <w:szCs w:val="20"/>
              </w:rPr>
              <w:t>Information om den vårdbegäran som ligger till grund för svaret</w:t>
            </w:r>
          </w:p>
          <w:p w14:paraId="0E04C30C" w14:textId="77777777" w:rsidR="001D061B" w:rsidRPr="00680547" w:rsidRDefault="001D061B" w:rsidP="008A6494">
            <w:pPr>
              <w:spacing w:line="226" w:lineRule="exact"/>
              <w:ind w:left="102"/>
              <w:rPr>
                <w:spacing w:val="-1"/>
                <w:szCs w:val="20"/>
              </w:rPr>
            </w:pPr>
          </w:p>
        </w:tc>
        <w:tc>
          <w:tcPr>
            <w:tcW w:w="1418" w:type="dxa"/>
          </w:tcPr>
          <w:p w14:paraId="67BB4F0A" w14:textId="6B7952ED" w:rsidR="001D061B" w:rsidRDefault="001D061B" w:rsidP="008A6494">
            <w:pPr>
              <w:spacing w:line="226" w:lineRule="exact"/>
              <w:ind w:left="102"/>
              <w:rPr>
                <w:spacing w:val="-1"/>
                <w:szCs w:val="20"/>
              </w:rPr>
            </w:pPr>
            <w:r>
              <w:rPr>
                <w:spacing w:val="-1"/>
                <w:szCs w:val="20"/>
              </w:rPr>
              <w:t>1..1</w:t>
            </w:r>
          </w:p>
        </w:tc>
      </w:tr>
      <w:tr w:rsidR="001D061B" w14:paraId="322D87DC" w14:textId="77777777" w:rsidTr="00514BAB">
        <w:tc>
          <w:tcPr>
            <w:tcW w:w="2660" w:type="dxa"/>
          </w:tcPr>
          <w:p w14:paraId="17C1CD54" w14:textId="77777777" w:rsidR="001D061B" w:rsidRPr="00907C9B" w:rsidRDefault="001D061B" w:rsidP="008A6494">
            <w:pPr>
              <w:spacing w:line="229" w:lineRule="exact"/>
              <w:ind w:left="102"/>
              <w:rPr>
                <w:szCs w:val="20"/>
              </w:rPr>
            </w:pPr>
            <w:r>
              <w:rPr>
                <w:szCs w:val="20"/>
              </w:rPr>
              <w:t>../../../</w:t>
            </w:r>
            <w:r w:rsidRPr="00907C9B">
              <w:rPr>
                <w:szCs w:val="20"/>
              </w:rPr>
              <w:t>referral</w:t>
            </w:r>
            <w:r>
              <w:rPr>
                <w:szCs w:val="20"/>
              </w:rPr>
              <w:t>Id</w:t>
            </w:r>
          </w:p>
          <w:p w14:paraId="2719C55C" w14:textId="77777777" w:rsidR="001D061B" w:rsidRDefault="001D061B" w:rsidP="008A6494">
            <w:pPr>
              <w:spacing w:line="229" w:lineRule="exact"/>
              <w:ind w:left="102"/>
              <w:rPr>
                <w:szCs w:val="20"/>
              </w:rPr>
            </w:pPr>
          </w:p>
        </w:tc>
        <w:tc>
          <w:tcPr>
            <w:tcW w:w="1417" w:type="dxa"/>
          </w:tcPr>
          <w:p w14:paraId="00EED128" w14:textId="77777777" w:rsidR="001D061B" w:rsidRPr="00907C9B" w:rsidRDefault="001D061B" w:rsidP="008A6494">
            <w:pPr>
              <w:spacing w:line="229" w:lineRule="exact"/>
              <w:ind w:left="102"/>
              <w:rPr>
                <w:szCs w:val="20"/>
              </w:rPr>
            </w:pPr>
            <w:r>
              <w:rPr>
                <w:szCs w:val="20"/>
              </w:rPr>
              <w:t>string</w:t>
            </w:r>
          </w:p>
          <w:p w14:paraId="22B5280D" w14:textId="77777777" w:rsidR="001D061B" w:rsidRDefault="001D061B" w:rsidP="008A6494">
            <w:pPr>
              <w:spacing w:line="226" w:lineRule="exact"/>
              <w:ind w:left="102"/>
              <w:rPr>
                <w:szCs w:val="20"/>
              </w:rPr>
            </w:pPr>
          </w:p>
        </w:tc>
        <w:tc>
          <w:tcPr>
            <w:tcW w:w="4111" w:type="dxa"/>
          </w:tcPr>
          <w:p w14:paraId="64DAA380" w14:textId="77777777" w:rsidR="001D061B" w:rsidRPr="0096469E" w:rsidRDefault="001D061B" w:rsidP="008A6494">
            <w:pPr>
              <w:spacing w:line="226" w:lineRule="exact"/>
              <w:ind w:left="102"/>
              <w:rPr>
                <w:spacing w:val="-1"/>
                <w:szCs w:val="20"/>
              </w:rPr>
            </w:pPr>
            <w:r w:rsidRPr="0096469E">
              <w:rPr>
                <w:spacing w:val="-1"/>
                <w:szCs w:val="20"/>
              </w:rPr>
              <w:t>Remissens identitet som är unik inom det lokala avsändade systemet</w:t>
            </w:r>
          </w:p>
          <w:p w14:paraId="1ACE3518" w14:textId="77777777" w:rsidR="001D061B" w:rsidRPr="0096469E" w:rsidRDefault="001D061B" w:rsidP="008A6494">
            <w:pPr>
              <w:spacing w:line="226" w:lineRule="exact"/>
              <w:ind w:left="102"/>
              <w:rPr>
                <w:spacing w:val="-1"/>
                <w:szCs w:val="20"/>
              </w:rPr>
            </w:pPr>
          </w:p>
        </w:tc>
        <w:tc>
          <w:tcPr>
            <w:tcW w:w="1418" w:type="dxa"/>
          </w:tcPr>
          <w:p w14:paraId="32BF59A4" w14:textId="77777777" w:rsidR="001D061B" w:rsidRPr="00907C9B" w:rsidRDefault="001D061B" w:rsidP="008A6494">
            <w:pPr>
              <w:spacing w:line="229" w:lineRule="exact"/>
              <w:ind w:left="102"/>
              <w:rPr>
                <w:szCs w:val="20"/>
              </w:rPr>
            </w:pPr>
            <w:r w:rsidRPr="00907C9B">
              <w:rPr>
                <w:szCs w:val="20"/>
              </w:rPr>
              <w:t>1..1</w:t>
            </w:r>
          </w:p>
          <w:p w14:paraId="73D7A04C" w14:textId="77777777" w:rsidR="001D061B" w:rsidRDefault="001D061B" w:rsidP="008A6494">
            <w:pPr>
              <w:spacing w:line="226" w:lineRule="exact"/>
              <w:ind w:left="102"/>
              <w:rPr>
                <w:spacing w:val="-1"/>
                <w:szCs w:val="20"/>
              </w:rPr>
            </w:pPr>
          </w:p>
        </w:tc>
      </w:tr>
      <w:tr w:rsidR="001D061B" w14:paraId="51105C3F" w14:textId="77777777" w:rsidTr="00514BAB">
        <w:tc>
          <w:tcPr>
            <w:tcW w:w="2660" w:type="dxa"/>
          </w:tcPr>
          <w:p w14:paraId="17AC5A0F" w14:textId="7BAFC555" w:rsidR="001D061B" w:rsidRDefault="001D061B" w:rsidP="008A6494">
            <w:pPr>
              <w:spacing w:line="229" w:lineRule="exact"/>
              <w:ind w:left="102"/>
              <w:rPr>
                <w:szCs w:val="20"/>
              </w:rPr>
            </w:pPr>
            <w:r>
              <w:rPr>
                <w:szCs w:val="20"/>
              </w:rPr>
              <w:t>../../../</w:t>
            </w:r>
            <w:r w:rsidRPr="00907C9B">
              <w:rPr>
                <w:szCs w:val="20"/>
              </w:rPr>
              <w:t>referralText</w:t>
            </w:r>
          </w:p>
        </w:tc>
        <w:tc>
          <w:tcPr>
            <w:tcW w:w="1417" w:type="dxa"/>
          </w:tcPr>
          <w:p w14:paraId="21325607" w14:textId="77777777" w:rsidR="001D061B" w:rsidRPr="00907C9B" w:rsidRDefault="001D061B" w:rsidP="008A6494">
            <w:pPr>
              <w:spacing w:line="229" w:lineRule="exact"/>
              <w:ind w:left="102"/>
              <w:rPr>
                <w:szCs w:val="20"/>
              </w:rPr>
            </w:pPr>
            <w:r>
              <w:rPr>
                <w:szCs w:val="20"/>
              </w:rPr>
              <w:t>string</w:t>
            </w:r>
          </w:p>
          <w:p w14:paraId="4A07AAD8" w14:textId="77777777" w:rsidR="001D061B" w:rsidRDefault="001D061B" w:rsidP="008A6494">
            <w:pPr>
              <w:spacing w:line="229" w:lineRule="exact"/>
              <w:ind w:left="102"/>
              <w:rPr>
                <w:szCs w:val="20"/>
              </w:rPr>
            </w:pPr>
          </w:p>
        </w:tc>
        <w:tc>
          <w:tcPr>
            <w:tcW w:w="4111" w:type="dxa"/>
          </w:tcPr>
          <w:p w14:paraId="2331FF8E" w14:textId="231AFFAB" w:rsidR="001D061B" w:rsidRPr="0096469E" w:rsidRDefault="001D061B" w:rsidP="008A6494">
            <w:pPr>
              <w:spacing w:line="226" w:lineRule="exact"/>
              <w:ind w:left="102"/>
              <w:rPr>
                <w:spacing w:val="-1"/>
                <w:szCs w:val="20"/>
              </w:rPr>
            </w:pPr>
            <w:r w:rsidRPr="00360C3A">
              <w:rPr>
                <w:spacing w:val="-1"/>
                <w:szCs w:val="20"/>
              </w:rPr>
              <w:t>Text som anger aktuell frågeställning</w:t>
            </w:r>
          </w:p>
        </w:tc>
        <w:tc>
          <w:tcPr>
            <w:tcW w:w="1418" w:type="dxa"/>
          </w:tcPr>
          <w:p w14:paraId="5DCF14A4" w14:textId="77777777" w:rsidR="001D061B" w:rsidRPr="00907C9B" w:rsidRDefault="001D061B" w:rsidP="008A6494">
            <w:pPr>
              <w:spacing w:line="229" w:lineRule="exact"/>
              <w:ind w:left="102"/>
              <w:rPr>
                <w:szCs w:val="20"/>
              </w:rPr>
            </w:pPr>
            <w:r w:rsidRPr="00907C9B">
              <w:rPr>
                <w:szCs w:val="20"/>
              </w:rPr>
              <w:t>1..1</w:t>
            </w:r>
          </w:p>
          <w:p w14:paraId="5025B151" w14:textId="77777777" w:rsidR="001D061B" w:rsidRPr="00907C9B" w:rsidRDefault="001D061B" w:rsidP="008A6494">
            <w:pPr>
              <w:spacing w:line="229" w:lineRule="exact"/>
              <w:ind w:left="102"/>
              <w:rPr>
                <w:szCs w:val="20"/>
              </w:rPr>
            </w:pPr>
          </w:p>
        </w:tc>
      </w:tr>
      <w:tr w:rsidR="001D061B" w14:paraId="47F34E63" w14:textId="77777777" w:rsidTr="00514BAB">
        <w:tc>
          <w:tcPr>
            <w:tcW w:w="2660" w:type="dxa"/>
          </w:tcPr>
          <w:p w14:paraId="5C13135D" w14:textId="77777777" w:rsidR="001D061B" w:rsidRPr="00907C9B" w:rsidRDefault="001D061B" w:rsidP="008A6494">
            <w:pPr>
              <w:spacing w:line="229" w:lineRule="exact"/>
              <w:ind w:left="102"/>
              <w:rPr>
                <w:rFonts w:ascii="Arial" w:hAnsi="Arial" w:cs="Arial"/>
                <w:szCs w:val="20"/>
              </w:rPr>
            </w:pPr>
            <w:r>
              <w:rPr>
                <w:szCs w:val="20"/>
              </w:rPr>
              <w:t>../../../</w:t>
            </w:r>
            <w:r w:rsidRPr="00907C9B">
              <w:rPr>
                <w:szCs w:val="20"/>
              </w:rPr>
              <w:t>referralTime</w:t>
            </w:r>
          </w:p>
          <w:p w14:paraId="62DACA19" w14:textId="77777777" w:rsidR="001D061B" w:rsidRPr="00907C9B" w:rsidRDefault="001D061B" w:rsidP="008A6494">
            <w:pPr>
              <w:spacing w:line="229" w:lineRule="exact"/>
              <w:ind w:left="102"/>
              <w:rPr>
                <w:b/>
                <w:szCs w:val="20"/>
              </w:rPr>
            </w:pPr>
          </w:p>
          <w:p w14:paraId="6CCB1DDB" w14:textId="77777777" w:rsidR="001D061B" w:rsidRDefault="001D061B" w:rsidP="008A6494">
            <w:pPr>
              <w:spacing w:line="229" w:lineRule="exact"/>
              <w:ind w:left="102"/>
              <w:rPr>
                <w:szCs w:val="20"/>
              </w:rPr>
            </w:pPr>
          </w:p>
        </w:tc>
        <w:tc>
          <w:tcPr>
            <w:tcW w:w="1417" w:type="dxa"/>
          </w:tcPr>
          <w:p w14:paraId="7E880FD3" w14:textId="77777777" w:rsidR="001D061B" w:rsidRPr="00693404" w:rsidRDefault="001D061B" w:rsidP="008A6494">
            <w:pPr>
              <w:spacing w:line="229" w:lineRule="exact"/>
              <w:ind w:left="102"/>
              <w:rPr>
                <w:szCs w:val="20"/>
              </w:rPr>
            </w:pPr>
            <w:r w:rsidRPr="000B565A">
              <w:rPr>
                <w:szCs w:val="20"/>
              </w:rPr>
              <w:t>TimeStampType</w:t>
            </w:r>
          </w:p>
          <w:p w14:paraId="4745554B" w14:textId="77777777" w:rsidR="001D061B" w:rsidRDefault="001D061B" w:rsidP="008A6494">
            <w:pPr>
              <w:spacing w:line="229" w:lineRule="exact"/>
              <w:ind w:left="102"/>
              <w:rPr>
                <w:szCs w:val="20"/>
              </w:rPr>
            </w:pPr>
          </w:p>
        </w:tc>
        <w:tc>
          <w:tcPr>
            <w:tcW w:w="4111" w:type="dxa"/>
          </w:tcPr>
          <w:p w14:paraId="44D3FD53" w14:textId="77777777" w:rsidR="001D061B" w:rsidRPr="00907C9B" w:rsidRDefault="001D061B" w:rsidP="008A6494">
            <w:pPr>
              <w:spacing w:line="226" w:lineRule="exact"/>
              <w:ind w:left="102"/>
              <w:rPr>
                <w:spacing w:val="-1"/>
                <w:szCs w:val="20"/>
              </w:rPr>
            </w:pPr>
            <w:r w:rsidRPr="00907C9B">
              <w:rPr>
                <w:spacing w:val="-1"/>
                <w:szCs w:val="20"/>
              </w:rPr>
              <w:t>Tid då vårdbegäran framställdes. Nullvärde tillåtet</w:t>
            </w:r>
          </w:p>
          <w:p w14:paraId="49E5E61A" w14:textId="77777777" w:rsidR="001D061B" w:rsidRPr="00360C3A" w:rsidRDefault="001D061B" w:rsidP="008A6494">
            <w:pPr>
              <w:spacing w:line="226" w:lineRule="exact"/>
              <w:ind w:left="102"/>
              <w:rPr>
                <w:spacing w:val="-1"/>
                <w:szCs w:val="20"/>
              </w:rPr>
            </w:pPr>
          </w:p>
        </w:tc>
        <w:tc>
          <w:tcPr>
            <w:tcW w:w="1418" w:type="dxa"/>
          </w:tcPr>
          <w:p w14:paraId="13AA33BE" w14:textId="77777777" w:rsidR="001D061B" w:rsidRPr="00907C9B" w:rsidRDefault="001D061B" w:rsidP="008A6494">
            <w:pPr>
              <w:spacing w:line="229" w:lineRule="exact"/>
              <w:ind w:left="102"/>
              <w:rPr>
                <w:szCs w:val="20"/>
              </w:rPr>
            </w:pPr>
            <w:r w:rsidRPr="00907C9B">
              <w:rPr>
                <w:szCs w:val="20"/>
              </w:rPr>
              <w:t>1..1</w:t>
            </w:r>
          </w:p>
          <w:p w14:paraId="13B954B5" w14:textId="77777777" w:rsidR="001D061B" w:rsidRPr="00907C9B" w:rsidRDefault="001D061B" w:rsidP="008A6494">
            <w:pPr>
              <w:spacing w:line="229" w:lineRule="exact"/>
              <w:ind w:left="102"/>
              <w:rPr>
                <w:szCs w:val="20"/>
              </w:rPr>
            </w:pPr>
          </w:p>
        </w:tc>
      </w:tr>
      <w:tr w:rsidR="001D061B" w14:paraId="3A800774" w14:textId="77777777" w:rsidTr="00514BAB">
        <w:tc>
          <w:tcPr>
            <w:tcW w:w="2660" w:type="dxa"/>
          </w:tcPr>
          <w:p w14:paraId="0A024F39" w14:textId="5CAAC914" w:rsidR="001D061B" w:rsidRDefault="001D061B" w:rsidP="008A6494">
            <w:pPr>
              <w:spacing w:line="229" w:lineRule="exact"/>
              <w:ind w:left="102"/>
              <w:rPr>
                <w:szCs w:val="20"/>
              </w:rPr>
            </w:pPr>
            <w:r>
              <w:rPr>
                <w:szCs w:val="20"/>
              </w:rPr>
              <w:t>../../../</w:t>
            </w:r>
            <w:r w:rsidRPr="00907C9B">
              <w:rPr>
                <w:szCs w:val="20"/>
              </w:rPr>
              <w:t>referralAuthor</w:t>
            </w:r>
          </w:p>
        </w:tc>
        <w:tc>
          <w:tcPr>
            <w:tcW w:w="1417" w:type="dxa"/>
          </w:tcPr>
          <w:p w14:paraId="15A5E499" w14:textId="1EF0D93D" w:rsidR="001D061B" w:rsidRPr="000B565A" w:rsidRDefault="001D061B" w:rsidP="008A6494">
            <w:pPr>
              <w:spacing w:line="229" w:lineRule="exact"/>
              <w:ind w:left="102"/>
              <w:rPr>
                <w:szCs w:val="20"/>
              </w:rPr>
            </w:pPr>
            <w:r w:rsidRPr="00790A72">
              <w:rPr>
                <w:szCs w:val="20"/>
              </w:rPr>
              <w:t>HealthcareProfessionalType</w:t>
            </w:r>
          </w:p>
        </w:tc>
        <w:tc>
          <w:tcPr>
            <w:tcW w:w="4111" w:type="dxa"/>
          </w:tcPr>
          <w:p w14:paraId="183F7F7A" w14:textId="18CAABE4" w:rsidR="001D061B" w:rsidRPr="00907C9B" w:rsidRDefault="001D061B" w:rsidP="008A6494">
            <w:pPr>
              <w:spacing w:line="226" w:lineRule="exact"/>
              <w:ind w:left="102"/>
              <w:rPr>
                <w:spacing w:val="-1"/>
                <w:szCs w:val="20"/>
              </w:rPr>
            </w:pPr>
            <w:r w:rsidRPr="00790A72">
              <w:rPr>
                <w:spacing w:val="-1"/>
                <w:szCs w:val="20"/>
              </w:rPr>
              <w:t>Information om den hälso- och sjukvårdsperson som framställt vårdbegäran som ligger till grund för svaret, nedan kallas författare.</w:t>
            </w:r>
          </w:p>
        </w:tc>
        <w:tc>
          <w:tcPr>
            <w:tcW w:w="1418" w:type="dxa"/>
          </w:tcPr>
          <w:p w14:paraId="570A2025" w14:textId="3230FC2E" w:rsidR="001D061B" w:rsidRPr="00907C9B" w:rsidRDefault="001D061B" w:rsidP="008A6494">
            <w:pPr>
              <w:spacing w:line="229" w:lineRule="exact"/>
              <w:ind w:left="102"/>
              <w:rPr>
                <w:szCs w:val="20"/>
              </w:rPr>
            </w:pPr>
            <w:r>
              <w:rPr>
                <w:szCs w:val="20"/>
              </w:rPr>
              <w:t>1..1</w:t>
            </w:r>
          </w:p>
        </w:tc>
      </w:tr>
      <w:tr w:rsidR="001D061B" w14:paraId="2FCF9B8A" w14:textId="77777777" w:rsidTr="00514BAB">
        <w:tc>
          <w:tcPr>
            <w:tcW w:w="2660" w:type="dxa"/>
          </w:tcPr>
          <w:p w14:paraId="09C4B27E" w14:textId="4A8EC2E4" w:rsidR="001D061B" w:rsidRDefault="001D061B" w:rsidP="008A6494">
            <w:pPr>
              <w:spacing w:line="229" w:lineRule="exact"/>
              <w:ind w:left="102"/>
              <w:rPr>
                <w:szCs w:val="20"/>
              </w:rPr>
            </w:pPr>
            <w:r>
              <w:rPr>
                <w:szCs w:val="20"/>
              </w:rPr>
              <w:t>../../../../</w:t>
            </w:r>
            <w:r w:rsidRPr="00790A72">
              <w:rPr>
                <w:szCs w:val="20"/>
              </w:rPr>
              <w:t>authorTime</w:t>
            </w:r>
          </w:p>
        </w:tc>
        <w:tc>
          <w:tcPr>
            <w:tcW w:w="1417" w:type="dxa"/>
          </w:tcPr>
          <w:p w14:paraId="5A004C6F" w14:textId="61D782C9" w:rsidR="001D061B" w:rsidRPr="00790A72" w:rsidRDefault="001D061B" w:rsidP="008A6494">
            <w:pPr>
              <w:spacing w:line="229" w:lineRule="exact"/>
              <w:ind w:left="102"/>
              <w:rPr>
                <w:szCs w:val="20"/>
              </w:rPr>
            </w:pPr>
            <w:r w:rsidRPr="00790A72">
              <w:rPr>
                <w:szCs w:val="20"/>
              </w:rPr>
              <w:t>TimeStampType</w:t>
            </w:r>
          </w:p>
        </w:tc>
        <w:tc>
          <w:tcPr>
            <w:tcW w:w="4111" w:type="dxa"/>
          </w:tcPr>
          <w:p w14:paraId="58813529" w14:textId="23C150AF" w:rsidR="001D061B" w:rsidRPr="00790A72" w:rsidRDefault="001D061B" w:rsidP="008A6494">
            <w:pPr>
              <w:spacing w:line="226" w:lineRule="exact"/>
              <w:ind w:left="102"/>
              <w:rPr>
                <w:spacing w:val="-1"/>
                <w:szCs w:val="20"/>
              </w:rPr>
            </w:pPr>
            <w:r w:rsidRPr="00790A72">
              <w:rPr>
                <w:spacing w:val="-1"/>
                <w:szCs w:val="20"/>
              </w:rPr>
              <w:t>Tidpunkt då vårdbegäran registrerades i systemet.</w:t>
            </w:r>
          </w:p>
        </w:tc>
        <w:tc>
          <w:tcPr>
            <w:tcW w:w="1418" w:type="dxa"/>
          </w:tcPr>
          <w:p w14:paraId="6FE142E1" w14:textId="4A41001F" w:rsidR="001D061B" w:rsidRDefault="001D061B" w:rsidP="008A6494">
            <w:pPr>
              <w:spacing w:line="229" w:lineRule="exact"/>
              <w:ind w:left="102"/>
              <w:rPr>
                <w:szCs w:val="20"/>
              </w:rPr>
            </w:pPr>
            <w:r>
              <w:rPr>
                <w:szCs w:val="20"/>
              </w:rPr>
              <w:t>1..1</w:t>
            </w:r>
          </w:p>
        </w:tc>
      </w:tr>
      <w:tr w:rsidR="001D061B" w14:paraId="529C5B84" w14:textId="77777777" w:rsidTr="00514BAB">
        <w:tc>
          <w:tcPr>
            <w:tcW w:w="2660" w:type="dxa"/>
          </w:tcPr>
          <w:p w14:paraId="39927D34" w14:textId="536FAD6B" w:rsidR="001D061B" w:rsidRDefault="001D061B" w:rsidP="008A6494">
            <w:pPr>
              <w:spacing w:line="229" w:lineRule="exact"/>
              <w:ind w:left="102"/>
              <w:rPr>
                <w:szCs w:val="20"/>
              </w:rPr>
            </w:pPr>
            <w:r>
              <w:rPr>
                <w:szCs w:val="20"/>
              </w:rPr>
              <w:t>../../../../</w:t>
            </w:r>
            <w:r w:rsidRPr="00790A72">
              <w:rPr>
                <w:szCs w:val="20"/>
              </w:rPr>
              <w:t>healthcareProfessionalHSAId</w:t>
            </w:r>
          </w:p>
        </w:tc>
        <w:tc>
          <w:tcPr>
            <w:tcW w:w="1417" w:type="dxa"/>
          </w:tcPr>
          <w:p w14:paraId="43DA14D9" w14:textId="7E5CD33C" w:rsidR="001D061B" w:rsidRPr="00790A72" w:rsidRDefault="001D061B" w:rsidP="008A6494">
            <w:pPr>
              <w:spacing w:line="229" w:lineRule="exact"/>
              <w:ind w:left="102"/>
              <w:rPr>
                <w:szCs w:val="20"/>
              </w:rPr>
            </w:pPr>
            <w:r w:rsidRPr="00790A72">
              <w:rPr>
                <w:szCs w:val="20"/>
              </w:rPr>
              <w:t>HSAIdType</w:t>
            </w:r>
          </w:p>
        </w:tc>
        <w:tc>
          <w:tcPr>
            <w:tcW w:w="4111" w:type="dxa"/>
          </w:tcPr>
          <w:p w14:paraId="205EA452" w14:textId="4A209E2E" w:rsidR="001D061B" w:rsidRPr="00790A72"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9D2AF4F" w14:textId="60612E70" w:rsidR="001D061B" w:rsidRDefault="001D061B" w:rsidP="008A6494">
            <w:pPr>
              <w:spacing w:line="229" w:lineRule="exact"/>
              <w:ind w:left="102"/>
              <w:rPr>
                <w:szCs w:val="20"/>
              </w:rPr>
            </w:pPr>
            <w:r>
              <w:rPr>
                <w:szCs w:val="20"/>
              </w:rPr>
              <w:t>0..1</w:t>
            </w:r>
          </w:p>
        </w:tc>
      </w:tr>
      <w:tr w:rsidR="001D061B" w14:paraId="49655447" w14:textId="77777777" w:rsidTr="00514BAB">
        <w:tc>
          <w:tcPr>
            <w:tcW w:w="2660" w:type="dxa"/>
          </w:tcPr>
          <w:p w14:paraId="67B2D730" w14:textId="4F5F047B" w:rsidR="001D061B" w:rsidRDefault="001D061B" w:rsidP="008A6494">
            <w:pPr>
              <w:spacing w:line="229" w:lineRule="exact"/>
              <w:ind w:left="102"/>
              <w:rPr>
                <w:szCs w:val="20"/>
              </w:rPr>
            </w:pPr>
            <w:r>
              <w:rPr>
                <w:szCs w:val="20"/>
              </w:rPr>
              <w:t>../../../../</w:t>
            </w:r>
            <w:r w:rsidRPr="00790A72">
              <w:rPr>
                <w:szCs w:val="20"/>
              </w:rPr>
              <w:t>healthcareProfessionalName</w:t>
            </w:r>
          </w:p>
        </w:tc>
        <w:tc>
          <w:tcPr>
            <w:tcW w:w="1417" w:type="dxa"/>
          </w:tcPr>
          <w:p w14:paraId="52F63E67" w14:textId="0B3BB09D" w:rsidR="001D061B" w:rsidRPr="00790A72" w:rsidRDefault="001D061B" w:rsidP="008A6494">
            <w:pPr>
              <w:spacing w:line="229" w:lineRule="exact"/>
              <w:ind w:left="102"/>
              <w:rPr>
                <w:szCs w:val="20"/>
              </w:rPr>
            </w:pPr>
            <w:r>
              <w:rPr>
                <w:szCs w:val="20"/>
              </w:rPr>
              <w:t>string</w:t>
            </w:r>
          </w:p>
        </w:tc>
        <w:tc>
          <w:tcPr>
            <w:tcW w:w="4111" w:type="dxa"/>
          </w:tcPr>
          <w:p w14:paraId="4BC4D9D2" w14:textId="0BF326EB" w:rsidR="001D061B" w:rsidRPr="006167E0" w:rsidRDefault="001D061B" w:rsidP="008A6494">
            <w:pPr>
              <w:spacing w:line="226" w:lineRule="exact"/>
              <w:ind w:left="102"/>
              <w:rPr>
                <w:spacing w:val="-1"/>
                <w:szCs w:val="20"/>
              </w:rPr>
            </w:pPr>
            <w:r w:rsidRPr="00A54AC6">
              <w:rPr>
                <w:spacing w:val="-1"/>
                <w:szCs w:val="20"/>
              </w:rPr>
              <w:t>Namn på författaren. Om tillgängligt skall detta anges.</w:t>
            </w:r>
          </w:p>
        </w:tc>
        <w:tc>
          <w:tcPr>
            <w:tcW w:w="1418" w:type="dxa"/>
          </w:tcPr>
          <w:p w14:paraId="59E5366A" w14:textId="0A28BB79" w:rsidR="001D061B" w:rsidRDefault="001D061B" w:rsidP="008A6494">
            <w:pPr>
              <w:spacing w:line="229" w:lineRule="exact"/>
              <w:ind w:left="102"/>
              <w:rPr>
                <w:szCs w:val="20"/>
              </w:rPr>
            </w:pPr>
            <w:r>
              <w:rPr>
                <w:szCs w:val="20"/>
              </w:rPr>
              <w:t>0..1</w:t>
            </w:r>
          </w:p>
        </w:tc>
      </w:tr>
      <w:tr w:rsidR="001D061B" w14:paraId="1DE16346" w14:textId="77777777" w:rsidTr="00514BAB">
        <w:tc>
          <w:tcPr>
            <w:tcW w:w="2660" w:type="dxa"/>
          </w:tcPr>
          <w:p w14:paraId="4F4797A0" w14:textId="6AAA420E" w:rsidR="001D061B" w:rsidRDefault="001D061B" w:rsidP="008A6494">
            <w:pPr>
              <w:spacing w:line="229" w:lineRule="exact"/>
              <w:ind w:left="102"/>
              <w:rPr>
                <w:szCs w:val="20"/>
              </w:rPr>
            </w:pPr>
            <w:r>
              <w:rPr>
                <w:szCs w:val="20"/>
              </w:rPr>
              <w:t>../../../../</w:t>
            </w:r>
            <w:r w:rsidRPr="00790A72">
              <w:rPr>
                <w:szCs w:val="20"/>
              </w:rPr>
              <w:t>healthcareProfes</w:t>
            </w:r>
            <w:r w:rsidRPr="00790A72">
              <w:rPr>
                <w:szCs w:val="20"/>
              </w:rPr>
              <w:lastRenderedPageBreak/>
              <w:t>sionalRoleCode</w:t>
            </w:r>
          </w:p>
        </w:tc>
        <w:tc>
          <w:tcPr>
            <w:tcW w:w="1417" w:type="dxa"/>
          </w:tcPr>
          <w:p w14:paraId="0890AAD9" w14:textId="20B4F3D2" w:rsidR="001D061B" w:rsidRDefault="001D061B" w:rsidP="008A6494">
            <w:pPr>
              <w:spacing w:line="229" w:lineRule="exact"/>
              <w:ind w:left="102"/>
              <w:rPr>
                <w:szCs w:val="20"/>
              </w:rPr>
            </w:pPr>
            <w:r w:rsidRPr="00790A72">
              <w:rPr>
                <w:szCs w:val="20"/>
              </w:rPr>
              <w:lastRenderedPageBreak/>
              <w:t>CVType</w:t>
            </w:r>
          </w:p>
        </w:tc>
        <w:tc>
          <w:tcPr>
            <w:tcW w:w="4111" w:type="dxa"/>
          </w:tcPr>
          <w:p w14:paraId="30F6F284" w14:textId="58FA85DF" w:rsidR="001D061B" w:rsidRPr="00A54AC6" w:rsidRDefault="001D061B" w:rsidP="008A6494">
            <w:pPr>
              <w:spacing w:line="226" w:lineRule="exact"/>
              <w:ind w:left="102"/>
              <w:rPr>
                <w:spacing w:val="-1"/>
                <w:szCs w:val="20"/>
              </w:rPr>
            </w:pPr>
            <w:r w:rsidRPr="006167E0">
              <w:rPr>
                <w:spacing w:val="-1"/>
                <w:szCs w:val="20"/>
              </w:rPr>
              <w:t xml:space="preserve">Information om personens befattning. Om </w:t>
            </w:r>
            <w:r w:rsidRPr="006167E0">
              <w:rPr>
                <w:spacing w:val="-1"/>
                <w:szCs w:val="20"/>
              </w:rPr>
              <w:lastRenderedPageBreak/>
              <w:t>möjligt skall KV Befattning (OID 1.2.752.129.2.2.1.4) användas.</w:t>
            </w:r>
          </w:p>
        </w:tc>
        <w:tc>
          <w:tcPr>
            <w:tcW w:w="1418" w:type="dxa"/>
          </w:tcPr>
          <w:p w14:paraId="0CC287D3" w14:textId="1DEE99E6" w:rsidR="001D061B" w:rsidRDefault="001D061B" w:rsidP="008A6494">
            <w:pPr>
              <w:spacing w:line="229" w:lineRule="exact"/>
              <w:ind w:left="102"/>
              <w:rPr>
                <w:szCs w:val="20"/>
              </w:rPr>
            </w:pPr>
            <w:r>
              <w:rPr>
                <w:szCs w:val="20"/>
              </w:rPr>
              <w:lastRenderedPageBreak/>
              <w:t>0..1</w:t>
            </w:r>
          </w:p>
        </w:tc>
      </w:tr>
      <w:tr w:rsidR="001D061B" w14:paraId="62D7D188" w14:textId="77777777" w:rsidTr="00514BAB">
        <w:tc>
          <w:tcPr>
            <w:tcW w:w="2660" w:type="dxa"/>
          </w:tcPr>
          <w:p w14:paraId="4306E4C6" w14:textId="0C8E495E" w:rsidR="001D061B" w:rsidRDefault="001D061B" w:rsidP="008A6494">
            <w:pPr>
              <w:spacing w:line="229" w:lineRule="exact"/>
              <w:ind w:left="102"/>
              <w:rPr>
                <w:szCs w:val="20"/>
              </w:rPr>
            </w:pPr>
            <w:r>
              <w:rPr>
                <w:szCs w:val="20"/>
              </w:rPr>
              <w:lastRenderedPageBreak/>
              <w:t>../../../../../</w:t>
            </w:r>
            <w:r w:rsidRPr="00A54AC6">
              <w:rPr>
                <w:szCs w:val="20"/>
              </w:rPr>
              <w:t>code</w:t>
            </w:r>
          </w:p>
        </w:tc>
        <w:tc>
          <w:tcPr>
            <w:tcW w:w="1417" w:type="dxa"/>
          </w:tcPr>
          <w:p w14:paraId="7A8352DF" w14:textId="49A15165" w:rsidR="001D061B" w:rsidRPr="00790A72" w:rsidRDefault="001D061B" w:rsidP="008A6494">
            <w:pPr>
              <w:spacing w:line="229" w:lineRule="exact"/>
              <w:ind w:left="102"/>
              <w:rPr>
                <w:szCs w:val="20"/>
              </w:rPr>
            </w:pPr>
            <w:r>
              <w:rPr>
                <w:szCs w:val="20"/>
              </w:rPr>
              <w:t>string</w:t>
            </w:r>
          </w:p>
        </w:tc>
        <w:tc>
          <w:tcPr>
            <w:tcW w:w="4111" w:type="dxa"/>
          </w:tcPr>
          <w:p w14:paraId="1B0F3824" w14:textId="4CBC7D03" w:rsidR="001D061B" w:rsidRPr="006167E0" w:rsidRDefault="001D061B" w:rsidP="008A6494">
            <w:pPr>
              <w:spacing w:line="226" w:lineRule="exact"/>
              <w:ind w:left="102"/>
              <w:rPr>
                <w:spacing w:val="-1"/>
                <w:szCs w:val="20"/>
              </w:rPr>
            </w:pPr>
            <w:r w:rsidRPr="00A54AC6">
              <w:rPr>
                <w:spacing w:val="-1"/>
                <w:szCs w:val="20"/>
              </w:rPr>
              <w:t>Befattningskod. Om code anges skall också codeSystem  samt displayName anges.</w:t>
            </w:r>
          </w:p>
        </w:tc>
        <w:tc>
          <w:tcPr>
            <w:tcW w:w="1418" w:type="dxa"/>
          </w:tcPr>
          <w:p w14:paraId="31E96BC2" w14:textId="7614B673" w:rsidR="001D061B" w:rsidRDefault="001D061B" w:rsidP="008A6494">
            <w:pPr>
              <w:spacing w:line="229" w:lineRule="exact"/>
              <w:ind w:left="102"/>
              <w:rPr>
                <w:szCs w:val="20"/>
              </w:rPr>
            </w:pPr>
            <w:r>
              <w:rPr>
                <w:szCs w:val="20"/>
              </w:rPr>
              <w:t>0..1</w:t>
            </w:r>
          </w:p>
        </w:tc>
      </w:tr>
      <w:tr w:rsidR="001D061B" w14:paraId="1EEBC870" w14:textId="77777777" w:rsidTr="00514BAB">
        <w:tc>
          <w:tcPr>
            <w:tcW w:w="2660" w:type="dxa"/>
          </w:tcPr>
          <w:p w14:paraId="77FF4EE3" w14:textId="5675273C" w:rsidR="001D061B" w:rsidRDefault="001D061B" w:rsidP="008A6494">
            <w:pPr>
              <w:spacing w:line="229" w:lineRule="exact"/>
              <w:ind w:left="102"/>
              <w:rPr>
                <w:szCs w:val="20"/>
              </w:rPr>
            </w:pPr>
            <w:r>
              <w:rPr>
                <w:szCs w:val="20"/>
              </w:rPr>
              <w:t>../../../../../</w:t>
            </w:r>
            <w:r w:rsidRPr="00A54AC6">
              <w:rPr>
                <w:szCs w:val="20"/>
              </w:rPr>
              <w:t>codeSystem</w:t>
            </w:r>
          </w:p>
        </w:tc>
        <w:tc>
          <w:tcPr>
            <w:tcW w:w="1417" w:type="dxa"/>
          </w:tcPr>
          <w:p w14:paraId="18824517" w14:textId="676F0BA0" w:rsidR="001D061B" w:rsidRDefault="001D061B" w:rsidP="008A6494">
            <w:pPr>
              <w:spacing w:line="229" w:lineRule="exact"/>
              <w:ind w:left="102"/>
              <w:rPr>
                <w:szCs w:val="20"/>
              </w:rPr>
            </w:pPr>
            <w:r>
              <w:rPr>
                <w:szCs w:val="20"/>
              </w:rPr>
              <w:t>string</w:t>
            </w:r>
          </w:p>
        </w:tc>
        <w:tc>
          <w:tcPr>
            <w:tcW w:w="4111" w:type="dxa"/>
          </w:tcPr>
          <w:p w14:paraId="58A1491D" w14:textId="2A1DE95F" w:rsidR="001D061B" w:rsidRPr="00A54AC6" w:rsidRDefault="001D061B" w:rsidP="008A6494">
            <w:pPr>
              <w:spacing w:line="226" w:lineRule="exact"/>
              <w:ind w:left="102"/>
              <w:rPr>
                <w:spacing w:val="-1"/>
                <w:szCs w:val="20"/>
              </w:rPr>
            </w:pPr>
            <w:r w:rsidRPr="00A54AC6">
              <w:rPr>
                <w:spacing w:val="-1"/>
                <w:szCs w:val="20"/>
              </w:rPr>
              <w:t>Kodsystem för befattningskod. Om codeSystem anges skall också code samt displayName anges.</w:t>
            </w:r>
          </w:p>
        </w:tc>
        <w:tc>
          <w:tcPr>
            <w:tcW w:w="1418" w:type="dxa"/>
          </w:tcPr>
          <w:p w14:paraId="3E7EBB7F" w14:textId="588E98BC" w:rsidR="001D061B" w:rsidRDefault="001D061B" w:rsidP="008A6494">
            <w:pPr>
              <w:spacing w:line="229" w:lineRule="exact"/>
              <w:ind w:left="102"/>
              <w:rPr>
                <w:szCs w:val="20"/>
              </w:rPr>
            </w:pPr>
            <w:r>
              <w:rPr>
                <w:szCs w:val="20"/>
              </w:rPr>
              <w:t>0..1</w:t>
            </w:r>
          </w:p>
        </w:tc>
      </w:tr>
      <w:tr w:rsidR="001D061B" w14:paraId="0D214C58" w14:textId="77777777" w:rsidTr="00514BAB">
        <w:tc>
          <w:tcPr>
            <w:tcW w:w="2660" w:type="dxa"/>
          </w:tcPr>
          <w:p w14:paraId="21FB2A71" w14:textId="517A7434" w:rsidR="001D061B" w:rsidRDefault="001D061B" w:rsidP="008A6494">
            <w:pPr>
              <w:spacing w:line="229" w:lineRule="exact"/>
              <w:ind w:left="102"/>
              <w:rPr>
                <w:szCs w:val="20"/>
              </w:rPr>
            </w:pPr>
            <w:r>
              <w:rPr>
                <w:szCs w:val="20"/>
              </w:rPr>
              <w:t>../../../../../</w:t>
            </w:r>
            <w:r w:rsidRPr="00A54AC6">
              <w:rPr>
                <w:szCs w:val="20"/>
              </w:rPr>
              <w:t>codeSystemName</w:t>
            </w:r>
          </w:p>
        </w:tc>
        <w:tc>
          <w:tcPr>
            <w:tcW w:w="1417" w:type="dxa"/>
          </w:tcPr>
          <w:p w14:paraId="3B97FCF4" w14:textId="61C8DD7C" w:rsidR="001D061B" w:rsidRDefault="001D061B" w:rsidP="008A6494">
            <w:pPr>
              <w:spacing w:line="229" w:lineRule="exact"/>
              <w:ind w:left="102"/>
              <w:rPr>
                <w:szCs w:val="20"/>
              </w:rPr>
            </w:pPr>
            <w:r>
              <w:rPr>
                <w:szCs w:val="20"/>
              </w:rPr>
              <w:t>string</w:t>
            </w:r>
          </w:p>
        </w:tc>
        <w:tc>
          <w:tcPr>
            <w:tcW w:w="4111" w:type="dxa"/>
          </w:tcPr>
          <w:p w14:paraId="50CFF68E" w14:textId="71E5BBC8" w:rsidR="001D061B" w:rsidRPr="00A54AC6" w:rsidRDefault="001D061B" w:rsidP="008A6494">
            <w:pPr>
              <w:spacing w:line="226" w:lineRule="exact"/>
              <w:ind w:left="102"/>
              <w:rPr>
                <w:spacing w:val="-1"/>
                <w:szCs w:val="20"/>
              </w:rPr>
            </w:pPr>
            <w:r w:rsidRPr="00A54AC6">
              <w:rPr>
                <w:spacing w:val="-1"/>
                <w:szCs w:val="20"/>
              </w:rPr>
              <w:t>Namn på kodsystem för befattningskod.</w:t>
            </w:r>
          </w:p>
        </w:tc>
        <w:tc>
          <w:tcPr>
            <w:tcW w:w="1418" w:type="dxa"/>
          </w:tcPr>
          <w:p w14:paraId="55327E3A" w14:textId="1561CA6A" w:rsidR="001D061B" w:rsidRDefault="001D061B" w:rsidP="008A6494">
            <w:pPr>
              <w:spacing w:line="229" w:lineRule="exact"/>
              <w:ind w:left="102"/>
              <w:rPr>
                <w:szCs w:val="20"/>
              </w:rPr>
            </w:pPr>
            <w:r>
              <w:rPr>
                <w:szCs w:val="20"/>
              </w:rPr>
              <w:t>0..1</w:t>
            </w:r>
          </w:p>
        </w:tc>
      </w:tr>
      <w:tr w:rsidR="001D061B" w14:paraId="18E4E3A4" w14:textId="77777777" w:rsidTr="00514BAB">
        <w:tc>
          <w:tcPr>
            <w:tcW w:w="2660" w:type="dxa"/>
          </w:tcPr>
          <w:p w14:paraId="6B12242E" w14:textId="1FFDCE17" w:rsidR="001D061B" w:rsidRDefault="001D061B" w:rsidP="008A6494">
            <w:pPr>
              <w:spacing w:line="229" w:lineRule="exact"/>
              <w:ind w:left="102"/>
              <w:rPr>
                <w:szCs w:val="20"/>
              </w:rPr>
            </w:pPr>
            <w:r>
              <w:rPr>
                <w:szCs w:val="20"/>
              </w:rPr>
              <w:t>../../../../../</w:t>
            </w:r>
            <w:r w:rsidRPr="00A54AC6">
              <w:rPr>
                <w:szCs w:val="20"/>
              </w:rPr>
              <w:t>codeSystemVersion</w:t>
            </w:r>
          </w:p>
        </w:tc>
        <w:tc>
          <w:tcPr>
            <w:tcW w:w="1417" w:type="dxa"/>
          </w:tcPr>
          <w:p w14:paraId="3202F5D8" w14:textId="66D81514" w:rsidR="001D061B" w:rsidRDefault="001D061B" w:rsidP="008A6494">
            <w:pPr>
              <w:spacing w:line="229" w:lineRule="exact"/>
              <w:ind w:left="102"/>
              <w:rPr>
                <w:szCs w:val="20"/>
              </w:rPr>
            </w:pPr>
            <w:r>
              <w:rPr>
                <w:szCs w:val="20"/>
              </w:rPr>
              <w:t>string</w:t>
            </w:r>
          </w:p>
        </w:tc>
        <w:tc>
          <w:tcPr>
            <w:tcW w:w="4111" w:type="dxa"/>
          </w:tcPr>
          <w:p w14:paraId="369E2022" w14:textId="0AADA079" w:rsidR="001D061B" w:rsidRPr="00A54AC6" w:rsidRDefault="001D061B" w:rsidP="008A6494">
            <w:pPr>
              <w:spacing w:line="226" w:lineRule="exact"/>
              <w:ind w:left="102"/>
              <w:rPr>
                <w:spacing w:val="-1"/>
                <w:szCs w:val="20"/>
              </w:rPr>
            </w:pPr>
            <w:r w:rsidRPr="00A54AC6">
              <w:rPr>
                <w:spacing w:val="-1"/>
                <w:szCs w:val="20"/>
              </w:rPr>
              <w:t>Version på kodsystem för befattningskod.</w:t>
            </w:r>
          </w:p>
        </w:tc>
        <w:tc>
          <w:tcPr>
            <w:tcW w:w="1418" w:type="dxa"/>
          </w:tcPr>
          <w:p w14:paraId="6B4388D2" w14:textId="41F1ED44" w:rsidR="001D061B" w:rsidRDefault="001D061B" w:rsidP="008A6494">
            <w:pPr>
              <w:spacing w:line="229" w:lineRule="exact"/>
              <w:ind w:left="102"/>
              <w:rPr>
                <w:szCs w:val="20"/>
              </w:rPr>
            </w:pPr>
            <w:r>
              <w:rPr>
                <w:szCs w:val="20"/>
              </w:rPr>
              <w:t>0..1</w:t>
            </w:r>
          </w:p>
        </w:tc>
      </w:tr>
      <w:tr w:rsidR="001D061B" w14:paraId="1C6C0435" w14:textId="77777777" w:rsidTr="00514BAB">
        <w:tc>
          <w:tcPr>
            <w:tcW w:w="2660" w:type="dxa"/>
          </w:tcPr>
          <w:p w14:paraId="478133F7" w14:textId="76EA2C82" w:rsidR="001D061B" w:rsidRDefault="001D061B" w:rsidP="008A6494">
            <w:pPr>
              <w:spacing w:line="229" w:lineRule="exact"/>
              <w:ind w:left="102"/>
              <w:rPr>
                <w:szCs w:val="20"/>
              </w:rPr>
            </w:pPr>
            <w:r>
              <w:rPr>
                <w:szCs w:val="20"/>
              </w:rPr>
              <w:t>../../../../../</w:t>
            </w:r>
            <w:r w:rsidRPr="00A54AC6">
              <w:rPr>
                <w:szCs w:val="20"/>
              </w:rPr>
              <w:t>displayName</w:t>
            </w:r>
          </w:p>
        </w:tc>
        <w:tc>
          <w:tcPr>
            <w:tcW w:w="1417" w:type="dxa"/>
          </w:tcPr>
          <w:p w14:paraId="42B35F40" w14:textId="10BA6D77" w:rsidR="001D061B" w:rsidRDefault="001D061B" w:rsidP="008A6494">
            <w:pPr>
              <w:spacing w:line="229" w:lineRule="exact"/>
              <w:ind w:left="102"/>
              <w:rPr>
                <w:szCs w:val="20"/>
              </w:rPr>
            </w:pPr>
            <w:r>
              <w:rPr>
                <w:szCs w:val="20"/>
              </w:rPr>
              <w:t>string</w:t>
            </w:r>
          </w:p>
        </w:tc>
        <w:tc>
          <w:tcPr>
            <w:tcW w:w="4111" w:type="dxa"/>
          </w:tcPr>
          <w:p w14:paraId="7659EFE4" w14:textId="5B0639FB" w:rsidR="001D061B" w:rsidRPr="00A54AC6" w:rsidRDefault="001D061B" w:rsidP="008A6494">
            <w:pPr>
              <w:spacing w:line="226" w:lineRule="exact"/>
              <w:ind w:left="102"/>
              <w:rPr>
                <w:spacing w:val="-1"/>
                <w:szCs w:val="20"/>
              </w:rPr>
            </w:pPr>
            <w:r w:rsidRPr="00A54AC6">
              <w:rPr>
                <w:spacing w:val="-1"/>
                <w:szCs w:val="20"/>
              </w:rPr>
              <w:t>Befattningskoden i klartext. Om separat displayName inte finns i producerande system skall samma värde som i code anges.</w:t>
            </w:r>
          </w:p>
        </w:tc>
        <w:tc>
          <w:tcPr>
            <w:tcW w:w="1418" w:type="dxa"/>
          </w:tcPr>
          <w:p w14:paraId="7354EF44" w14:textId="18EB4487" w:rsidR="001D061B" w:rsidRDefault="001D061B" w:rsidP="008A6494">
            <w:pPr>
              <w:spacing w:line="229" w:lineRule="exact"/>
              <w:ind w:left="102"/>
              <w:rPr>
                <w:szCs w:val="20"/>
              </w:rPr>
            </w:pPr>
            <w:r>
              <w:rPr>
                <w:szCs w:val="20"/>
              </w:rPr>
              <w:t>0..1</w:t>
            </w:r>
          </w:p>
        </w:tc>
      </w:tr>
      <w:tr w:rsidR="001D061B" w14:paraId="079A9312" w14:textId="77777777" w:rsidTr="00514BAB">
        <w:tc>
          <w:tcPr>
            <w:tcW w:w="2660" w:type="dxa"/>
          </w:tcPr>
          <w:p w14:paraId="101B94F8" w14:textId="5008BC4E" w:rsidR="001D061B" w:rsidRDefault="001D061B" w:rsidP="008A6494">
            <w:pPr>
              <w:spacing w:line="229" w:lineRule="exact"/>
              <w:ind w:left="102"/>
              <w:rPr>
                <w:szCs w:val="20"/>
              </w:rPr>
            </w:pPr>
            <w:r>
              <w:rPr>
                <w:szCs w:val="20"/>
              </w:rPr>
              <w:t>../../../../../</w:t>
            </w:r>
            <w:r w:rsidRPr="00A54AC6">
              <w:rPr>
                <w:szCs w:val="20"/>
              </w:rPr>
              <w:t>originalText</w:t>
            </w:r>
          </w:p>
        </w:tc>
        <w:tc>
          <w:tcPr>
            <w:tcW w:w="1417" w:type="dxa"/>
          </w:tcPr>
          <w:p w14:paraId="0D2EA758" w14:textId="7A2CE0F6" w:rsidR="001D061B" w:rsidRDefault="001D061B" w:rsidP="008A6494">
            <w:pPr>
              <w:spacing w:line="229" w:lineRule="exact"/>
              <w:ind w:left="102"/>
              <w:rPr>
                <w:szCs w:val="20"/>
              </w:rPr>
            </w:pPr>
            <w:r>
              <w:rPr>
                <w:szCs w:val="20"/>
              </w:rPr>
              <w:t>string</w:t>
            </w:r>
          </w:p>
        </w:tc>
        <w:tc>
          <w:tcPr>
            <w:tcW w:w="4111" w:type="dxa"/>
          </w:tcPr>
          <w:p w14:paraId="51D685C1" w14:textId="26BF3B66" w:rsidR="001D061B" w:rsidRPr="00A54AC6" w:rsidRDefault="001D061B" w:rsidP="008A6494">
            <w:pPr>
              <w:spacing w:line="226" w:lineRule="exact"/>
              <w:ind w:left="102"/>
              <w:rPr>
                <w:spacing w:val="-1"/>
                <w:szCs w:val="20"/>
              </w:rPr>
            </w:pPr>
            <w:r w:rsidRPr="00A54AC6">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1D061B" w:rsidRDefault="001D061B" w:rsidP="008A6494">
            <w:pPr>
              <w:spacing w:line="229" w:lineRule="exact"/>
              <w:ind w:left="102"/>
              <w:rPr>
                <w:szCs w:val="20"/>
              </w:rPr>
            </w:pPr>
            <w:r>
              <w:rPr>
                <w:szCs w:val="20"/>
              </w:rPr>
              <w:t>0..1</w:t>
            </w:r>
          </w:p>
        </w:tc>
      </w:tr>
      <w:tr w:rsidR="001D061B" w14:paraId="12B445E7" w14:textId="77777777" w:rsidTr="00514BAB">
        <w:tc>
          <w:tcPr>
            <w:tcW w:w="2660" w:type="dxa"/>
          </w:tcPr>
          <w:p w14:paraId="4AD36CD6" w14:textId="28EA5A01" w:rsidR="001D061B" w:rsidRDefault="001D061B" w:rsidP="008A6494">
            <w:pPr>
              <w:spacing w:line="229" w:lineRule="exact"/>
              <w:ind w:left="102"/>
              <w:rPr>
                <w:szCs w:val="20"/>
              </w:rPr>
            </w:pPr>
            <w:r>
              <w:rPr>
                <w:szCs w:val="20"/>
              </w:rPr>
              <w:t>../../../../</w:t>
            </w:r>
            <w:r w:rsidRPr="00A54AC6">
              <w:rPr>
                <w:szCs w:val="20"/>
              </w:rPr>
              <w:t>healthcareProfessionalOrgUnit</w:t>
            </w:r>
          </w:p>
        </w:tc>
        <w:tc>
          <w:tcPr>
            <w:tcW w:w="1417" w:type="dxa"/>
          </w:tcPr>
          <w:p w14:paraId="2C033213" w14:textId="418B9CD9" w:rsidR="001D061B" w:rsidRDefault="001D061B" w:rsidP="008A6494">
            <w:pPr>
              <w:spacing w:line="229" w:lineRule="exact"/>
              <w:ind w:left="102"/>
              <w:rPr>
                <w:szCs w:val="20"/>
              </w:rPr>
            </w:pPr>
            <w:r w:rsidRPr="00A54AC6">
              <w:rPr>
                <w:szCs w:val="20"/>
              </w:rPr>
              <w:t>OrgUnitType</w:t>
            </w:r>
          </w:p>
        </w:tc>
        <w:tc>
          <w:tcPr>
            <w:tcW w:w="4111" w:type="dxa"/>
          </w:tcPr>
          <w:p w14:paraId="11A4BEB3" w14:textId="240D0B6C" w:rsidR="001D061B" w:rsidRPr="00A54AC6"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78348A8D" w14:textId="237BF8DD" w:rsidR="001D061B" w:rsidRDefault="001D061B" w:rsidP="008A6494">
            <w:pPr>
              <w:spacing w:line="229" w:lineRule="exact"/>
              <w:ind w:left="102"/>
              <w:rPr>
                <w:szCs w:val="20"/>
              </w:rPr>
            </w:pPr>
            <w:r>
              <w:rPr>
                <w:szCs w:val="20"/>
              </w:rPr>
              <w:t>0..1</w:t>
            </w:r>
          </w:p>
        </w:tc>
      </w:tr>
      <w:tr w:rsidR="001D061B" w14:paraId="593F6972" w14:textId="77777777" w:rsidTr="00514BAB">
        <w:tc>
          <w:tcPr>
            <w:tcW w:w="2660" w:type="dxa"/>
          </w:tcPr>
          <w:p w14:paraId="33F05497" w14:textId="70BD0F61" w:rsidR="001D061B" w:rsidRDefault="001D061B" w:rsidP="008A6494">
            <w:pPr>
              <w:spacing w:line="229" w:lineRule="exact"/>
              <w:ind w:left="102"/>
              <w:rPr>
                <w:szCs w:val="20"/>
              </w:rPr>
            </w:pPr>
            <w:r>
              <w:rPr>
                <w:szCs w:val="20"/>
              </w:rPr>
              <w:t>../../../../../</w:t>
            </w:r>
            <w:r w:rsidRPr="00A54AC6">
              <w:rPr>
                <w:szCs w:val="20"/>
              </w:rPr>
              <w:t>orgUnitHSAId</w:t>
            </w:r>
          </w:p>
        </w:tc>
        <w:tc>
          <w:tcPr>
            <w:tcW w:w="1417" w:type="dxa"/>
          </w:tcPr>
          <w:p w14:paraId="25E9E2C0" w14:textId="2003FBB2" w:rsidR="001D061B" w:rsidRPr="00A54AC6" w:rsidRDefault="001D061B" w:rsidP="008A6494">
            <w:pPr>
              <w:spacing w:line="229" w:lineRule="exact"/>
              <w:ind w:left="102"/>
              <w:rPr>
                <w:szCs w:val="20"/>
              </w:rPr>
            </w:pPr>
            <w:r w:rsidRPr="00A54AC6">
              <w:rPr>
                <w:szCs w:val="20"/>
              </w:rPr>
              <w:t>HSAIdType</w:t>
            </w:r>
          </w:p>
        </w:tc>
        <w:tc>
          <w:tcPr>
            <w:tcW w:w="4111" w:type="dxa"/>
          </w:tcPr>
          <w:p w14:paraId="18AC9494" w14:textId="53DB8E17" w:rsidR="001D061B" w:rsidRPr="006167E0" w:rsidRDefault="001D061B" w:rsidP="008A6494">
            <w:pPr>
              <w:spacing w:line="226" w:lineRule="exact"/>
              <w:ind w:left="102"/>
              <w:rPr>
                <w:spacing w:val="-1"/>
                <w:szCs w:val="20"/>
              </w:rPr>
            </w:pPr>
            <w:r w:rsidRPr="006E04D3">
              <w:rPr>
                <w:spacing w:val="-1"/>
                <w:szCs w:val="20"/>
              </w:rPr>
              <w:t>HSA-id för organisationsenhet. Om tillgängligt skall detta anges.</w:t>
            </w:r>
          </w:p>
        </w:tc>
        <w:tc>
          <w:tcPr>
            <w:tcW w:w="1418" w:type="dxa"/>
          </w:tcPr>
          <w:p w14:paraId="2FCCA76A" w14:textId="28E6EB90" w:rsidR="001D061B" w:rsidRDefault="001D061B" w:rsidP="008A6494">
            <w:pPr>
              <w:spacing w:line="229" w:lineRule="exact"/>
              <w:ind w:left="102"/>
              <w:rPr>
                <w:szCs w:val="20"/>
              </w:rPr>
            </w:pPr>
            <w:r>
              <w:rPr>
                <w:szCs w:val="20"/>
              </w:rPr>
              <w:t>0..1</w:t>
            </w:r>
          </w:p>
        </w:tc>
      </w:tr>
      <w:tr w:rsidR="001D061B" w14:paraId="0787916D" w14:textId="77777777" w:rsidTr="00514BAB">
        <w:tc>
          <w:tcPr>
            <w:tcW w:w="2660" w:type="dxa"/>
          </w:tcPr>
          <w:p w14:paraId="1325A079" w14:textId="76E2BD43" w:rsidR="001D061B" w:rsidRDefault="001D061B" w:rsidP="008A6494">
            <w:pPr>
              <w:spacing w:line="229" w:lineRule="exact"/>
              <w:ind w:left="102"/>
              <w:rPr>
                <w:szCs w:val="20"/>
              </w:rPr>
            </w:pPr>
            <w:r>
              <w:rPr>
                <w:szCs w:val="20"/>
              </w:rPr>
              <w:t>../../../../../</w:t>
            </w:r>
            <w:r w:rsidRPr="00A54AC6">
              <w:rPr>
                <w:szCs w:val="20"/>
              </w:rPr>
              <w:t>orgUnitname</w:t>
            </w:r>
          </w:p>
        </w:tc>
        <w:tc>
          <w:tcPr>
            <w:tcW w:w="1417" w:type="dxa"/>
          </w:tcPr>
          <w:p w14:paraId="2589FC54" w14:textId="7383BC28" w:rsidR="001D061B" w:rsidRPr="00A54AC6" w:rsidRDefault="001D061B" w:rsidP="008A6494">
            <w:pPr>
              <w:spacing w:line="229" w:lineRule="exact"/>
              <w:ind w:left="102"/>
              <w:rPr>
                <w:szCs w:val="20"/>
              </w:rPr>
            </w:pPr>
            <w:r>
              <w:rPr>
                <w:szCs w:val="20"/>
              </w:rPr>
              <w:t>string</w:t>
            </w:r>
          </w:p>
        </w:tc>
        <w:tc>
          <w:tcPr>
            <w:tcW w:w="4111" w:type="dxa"/>
          </w:tcPr>
          <w:p w14:paraId="39A1E919" w14:textId="1FD63E73" w:rsidR="001D061B" w:rsidRPr="006E04D3" w:rsidRDefault="001D061B" w:rsidP="008A6494">
            <w:pPr>
              <w:spacing w:line="226" w:lineRule="exact"/>
              <w:ind w:left="102"/>
              <w:rPr>
                <w:spacing w:val="-1"/>
                <w:szCs w:val="20"/>
              </w:rPr>
            </w:pPr>
            <w:r w:rsidRPr="006167E0">
              <w:rPr>
                <w:spacing w:val="-1"/>
                <w:szCs w:val="20"/>
              </w:rPr>
              <w:t>Namn på organisationsenhet. Om tillgängligt skall detta anges.</w:t>
            </w:r>
          </w:p>
        </w:tc>
        <w:tc>
          <w:tcPr>
            <w:tcW w:w="1418" w:type="dxa"/>
          </w:tcPr>
          <w:p w14:paraId="137841F8" w14:textId="79267540" w:rsidR="001D061B" w:rsidRDefault="001D061B" w:rsidP="008A6494">
            <w:pPr>
              <w:spacing w:line="229" w:lineRule="exact"/>
              <w:ind w:left="102"/>
              <w:rPr>
                <w:szCs w:val="20"/>
              </w:rPr>
            </w:pPr>
            <w:r>
              <w:rPr>
                <w:szCs w:val="20"/>
              </w:rPr>
              <w:t>0..1</w:t>
            </w:r>
          </w:p>
        </w:tc>
      </w:tr>
      <w:tr w:rsidR="001D061B" w14:paraId="3BCF5EA1" w14:textId="77777777" w:rsidTr="00514BAB">
        <w:tc>
          <w:tcPr>
            <w:tcW w:w="2660" w:type="dxa"/>
          </w:tcPr>
          <w:p w14:paraId="7DD8DEA8" w14:textId="1D6E2400" w:rsidR="001D061B" w:rsidRDefault="001D061B" w:rsidP="008A6494">
            <w:pPr>
              <w:spacing w:line="229" w:lineRule="exact"/>
              <w:ind w:left="102"/>
              <w:rPr>
                <w:szCs w:val="20"/>
              </w:rPr>
            </w:pPr>
            <w:r>
              <w:rPr>
                <w:szCs w:val="20"/>
              </w:rPr>
              <w:t>../../../../../</w:t>
            </w:r>
            <w:r w:rsidRPr="00A54AC6">
              <w:rPr>
                <w:szCs w:val="20"/>
              </w:rPr>
              <w:t>orgUnitTelecom</w:t>
            </w:r>
          </w:p>
        </w:tc>
        <w:tc>
          <w:tcPr>
            <w:tcW w:w="1417" w:type="dxa"/>
          </w:tcPr>
          <w:p w14:paraId="03E2DA35" w14:textId="2567E1DA" w:rsidR="001D061B" w:rsidRDefault="001D061B" w:rsidP="008A6494">
            <w:pPr>
              <w:spacing w:line="229" w:lineRule="exact"/>
              <w:ind w:left="102"/>
              <w:rPr>
                <w:szCs w:val="20"/>
              </w:rPr>
            </w:pPr>
            <w:r>
              <w:rPr>
                <w:szCs w:val="20"/>
              </w:rPr>
              <w:t>string</w:t>
            </w:r>
          </w:p>
        </w:tc>
        <w:tc>
          <w:tcPr>
            <w:tcW w:w="4111" w:type="dxa"/>
          </w:tcPr>
          <w:p w14:paraId="30D9CA71" w14:textId="1D503779" w:rsidR="001D061B" w:rsidRPr="006167E0" w:rsidRDefault="001D061B" w:rsidP="008A6494">
            <w:pPr>
              <w:spacing w:line="226" w:lineRule="exact"/>
              <w:ind w:left="102"/>
              <w:rPr>
                <w:spacing w:val="-1"/>
                <w:szCs w:val="20"/>
              </w:rPr>
            </w:pPr>
            <w:r w:rsidRPr="00A54AC6">
              <w:rPr>
                <w:spacing w:val="-1"/>
                <w:szCs w:val="20"/>
              </w:rPr>
              <w:t>Telefon till organisationsenhet</w:t>
            </w:r>
          </w:p>
        </w:tc>
        <w:tc>
          <w:tcPr>
            <w:tcW w:w="1418" w:type="dxa"/>
          </w:tcPr>
          <w:p w14:paraId="2E382AD1" w14:textId="296CD72E" w:rsidR="001D061B" w:rsidRDefault="001D061B" w:rsidP="008A6494">
            <w:pPr>
              <w:spacing w:line="229" w:lineRule="exact"/>
              <w:ind w:left="102"/>
              <w:rPr>
                <w:szCs w:val="20"/>
              </w:rPr>
            </w:pPr>
            <w:r>
              <w:rPr>
                <w:szCs w:val="20"/>
              </w:rPr>
              <w:t>0..1</w:t>
            </w:r>
          </w:p>
        </w:tc>
      </w:tr>
      <w:tr w:rsidR="001D061B" w14:paraId="0C934F8E" w14:textId="77777777" w:rsidTr="00514BAB">
        <w:tc>
          <w:tcPr>
            <w:tcW w:w="2660" w:type="dxa"/>
          </w:tcPr>
          <w:p w14:paraId="6E8FF558" w14:textId="0A5FC01F" w:rsidR="001D061B" w:rsidRDefault="001D061B" w:rsidP="008A6494">
            <w:pPr>
              <w:spacing w:line="229" w:lineRule="exact"/>
              <w:ind w:left="102"/>
              <w:rPr>
                <w:szCs w:val="20"/>
              </w:rPr>
            </w:pPr>
            <w:r>
              <w:rPr>
                <w:szCs w:val="20"/>
              </w:rPr>
              <w:t>../../../../../</w:t>
            </w:r>
            <w:r w:rsidRPr="00A54AC6">
              <w:rPr>
                <w:szCs w:val="20"/>
              </w:rPr>
              <w:t>orgUnitEmail</w:t>
            </w:r>
          </w:p>
        </w:tc>
        <w:tc>
          <w:tcPr>
            <w:tcW w:w="1417" w:type="dxa"/>
          </w:tcPr>
          <w:p w14:paraId="23C420FD" w14:textId="165A2E52" w:rsidR="001D061B" w:rsidRDefault="001D061B" w:rsidP="008A6494">
            <w:pPr>
              <w:spacing w:line="229" w:lineRule="exact"/>
              <w:ind w:left="102"/>
              <w:rPr>
                <w:szCs w:val="20"/>
              </w:rPr>
            </w:pPr>
            <w:r>
              <w:rPr>
                <w:szCs w:val="20"/>
              </w:rPr>
              <w:t>string</w:t>
            </w:r>
          </w:p>
        </w:tc>
        <w:tc>
          <w:tcPr>
            <w:tcW w:w="4111" w:type="dxa"/>
          </w:tcPr>
          <w:p w14:paraId="363252AB" w14:textId="1CAFB717" w:rsidR="001D061B" w:rsidRPr="00A54AC6" w:rsidRDefault="001D061B" w:rsidP="008A6494">
            <w:pPr>
              <w:spacing w:line="226" w:lineRule="exact"/>
              <w:ind w:left="102"/>
              <w:rPr>
                <w:spacing w:val="-1"/>
                <w:szCs w:val="20"/>
              </w:rPr>
            </w:pPr>
            <w:r>
              <w:rPr>
                <w:spacing w:val="-1"/>
                <w:szCs w:val="20"/>
              </w:rPr>
              <w:t>Epost till organisationsenhet.</w:t>
            </w:r>
          </w:p>
        </w:tc>
        <w:tc>
          <w:tcPr>
            <w:tcW w:w="1418" w:type="dxa"/>
          </w:tcPr>
          <w:p w14:paraId="439A2BE9" w14:textId="1C0FA2C8" w:rsidR="001D061B" w:rsidRDefault="001D061B" w:rsidP="008A6494">
            <w:pPr>
              <w:spacing w:line="229" w:lineRule="exact"/>
              <w:ind w:left="102"/>
              <w:rPr>
                <w:szCs w:val="20"/>
              </w:rPr>
            </w:pPr>
            <w:r>
              <w:rPr>
                <w:szCs w:val="20"/>
              </w:rPr>
              <w:t>0..1</w:t>
            </w:r>
          </w:p>
        </w:tc>
      </w:tr>
      <w:tr w:rsidR="001D061B" w14:paraId="4D65409D" w14:textId="77777777" w:rsidTr="00514BAB">
        <w:tc>
          <w:tcPr>
            <w:tcW w:w="2660" w:type="dxa"/>
          </w:tcPr>
          <w:p w14:paraId="121911D7" w14:textId="406C95A3" w:rsidR="001D061B" w:rsidRDefault="001D061B" w:rsidP="008A6494">
            <w:pPr>
              <w:spacing w:line="229" w:lineRule="exact"/>
              <w:ind w:left="102"/>
              <w:rPr>
                <w:szCs w:val="20"/>
              </w:rPr>
            </w:pPr>
            <w:r>
              <w:rPr>
                <w:szCs w:val="20"/>
              </w:rPr>
              <w:t>../../../../../</w:t>
            </w:r>
            <w:r w:rsidRPr="00A54AC6">
              <w:rPr>
                <w:szCs w:val="20"/>
              </w:rPr>
              <w:t>orgUnitAddress</w:t>
            </w:r>
          </w:p>
        </w:tc>
        <w:tc>
          <w:tcPr>
            <w:tcW w:w="1417" w:type="dxa"/>
          </w:tcPr>
          <w:p w14:paraId="66CE3101" w14:textId="20B55673" w:rsidR="001D061B" w:rsidRDefault="001D061B" w:rsidP="008A6494">
            <w:pPr>
              <w:spacing w:line="229" w:lineRule="exact"/>
              <w:ind w:left="102"/>
              <w:rPr>
                <w:szCs w:val="20"/>
              </w:rPr>
            </w:pPr>
            <w:r>
              <w:rPr>
                <w:szCs w:val="20"/>
              </w:rPr>
              <w:t>string</w:t>
            </w:r>
          </w:p>
        </w:tc>
        <w:tc>
          <w:tcPr>
            <w:tcW w:w="4111" w:type="dxa"/>
          </w:tcPr>
          <w:p w14:paraId="67C231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FE46190" w14:textId="77777777" w:rsidR="001D061B" w:rsidRPr="006E04D3" w:rsidRDefault="001D061B" w:rsidP="008A6494">
            <w:pPr>
              <w:spacing w:line="226" w:lineRule="exact"/>
              <w:ind w:left="102"/>
              <w:rPr>
                <w:spacing w:val="-1"/>
                <w:szCs w:val="20"/>
              </w:rPr>
            </w:pPr>
            <w:r w:rsidRPr="006E04D3">
              <w:rPr>
                <w:spacing w:val="-1"/>
                <w:szCs w:val="20"/>
              </w:rPr>
              <w:t>”Storgatan 12</w:t>
            </w:r>
          </w:p>
          <w:p w14:paraId="0F3AF3A5" w14:textId="177F943A" w:rsidR="001D061B" w:rsidRDefault="001D061B" w:rsidP="008A6494">
            <w:pPr>
              <w:spacing w:line="226" w:lineRule="exact"/>
              <w:ind w:left="102"/>
              <w:rPr>
                <w:spacing w:val="-1"/>
                <w:szCs w:val="20"/>
              </w:rPr>
            </w:pPr>
            <w:r w:rsidRPr="006E04D3">
              <w:rPr>
                <w:spacing w:val="-1"/>
                <w:szCs w:val="20"/>
              </w:rPr>
              <w:t>468 91 Lilleby”</w:t>
            </w:r>
          </w:p>
        </w:tc>
        <w:tc>
          <w:tcPr>
            <w:tcW w:w="1418" w:type="dxa"/>
          </w:tcPr>
          <w:p w14:paraId="63A1B337" w14:textId="1466306B" w:rsidR="001D061B" w:rsidRDefault="001D061B" w:rsidP="008A6494">
            <w:pPr>
              <w:spacing w:line="229" w:lineRule="exact"/>
              <w:ind w:left="102"/>
              <w:rPr>
                <w:szCs w:val="20"/>
              </w:rPr>
            </w:pPr>
            <w:r>
              <w:rPr>
                <w:szCs w:val="20"/>
              </w:rPr>
              <w:t>0..1</w:t>
            </w:r>
          </w:p>
        </w:tc>
      </w:tr>
      <w:tr w:rsidR="001D061B" w14:paraId="1CA461DD" w14:textId="77777777" w:rsidTr="00514BAB">
        <w:tc>
          <w:tcPr>
            <w:tcW w:w="2660" w:type="dxa"/>
          </w:tcPr>
          <w:p w14:paraId="12D29FAA" w14:textId="694B120E" w:rsidR="001D061B" w:rsidRDefault="001D061B" w:rsidP="008A6494">
            <w:pPr>
              <w:spacing w:line="229" w:lineRule="exact"/>
              <w:ind w:left="102"/>
              <w:rPr>
                <w:szCs w:val="20"/>
              </w:rPr>
            </w:pPr>
            <w:r>
              <w:rPr>
                <w:szCs w:val="20"/>
              </w:rPr>
              <w:t>../../../../../</w:t>
            </w:r>
            <w:r w:rsidRPr="00A54AC6">
              <w:rPr>
                <w:szCs w:val="20"/>
              </w:rPr>
              <w:t>orgUnitLocation</w:t>
            </w:r>
          </w:p>
        </w:tc>
        <w:tc>
          <w:tcPr>
            <w:tcW w:w="1417" w:type="dxa"/>
          </w:tcPr>
          <w:p w14:paraId="3543F807" w14:textId="00009AD3" w:rsidR="001D061B" w:rsidRDefault="001D061B" w:rsidP="008A6494">
            <w:pPr>
              <w:spacing w:line="229" w:lineRule="exact"/>
              <w:ind w:left="102"/>
              <w:rPr>
                <w:szCs w:val="20"/>
              </w:rPr>
            </w:pPr>
            <w:r>
              <w:rPr>
                <w:szCs w:val="20"/>
              </w:rPr>
              <w:t>string</w:t>
            </w:r>
          </w:p>
        </w:tc>
        <w:tc>
          <w:tcPr>
            <w:tcW w:w="4111" w:type="dxa"/>
          </w:tcPr>
          <w:p w14:paraId="0B8EF206" w14:textId="32404E2B" w:rsidR="001D061B" w:rsidRPr="006E04D3" w:rsidRDefault="001D061B" w:rsidP="008A6494">
            <w:pPr>
              <w:spacing w:line="226" w:lineRule="exact"/>
              <w:ind w:left="102"/>
              <w:rPr>
                <w:spacing w:val="-1"/>
                <w:szCs w:val="20"/>
              </w:rPr>
            </w:pPr>
            <w:r w:rsidRPr="00A54AC6">
              <w:rPr>
                <w:spacing w:val="-1"/>
                <w:szCs w:val="20"/>
              </w:rPr>
              <w:t>Text som anger namnet på plats eller ort för organisationens fysiska placering</w:t>
            </w:r>
          </w:p>
        </w:tc>
        <w:tc>
          <w:tcPr>
            <w:tcW w:w="1418" w:type="dxa"/>
          </w:tcPr>
          <w:p w14:paraId="05E77C9E" w14:textId="6803A654" w:rsidR="001D061B" w:rsidRDefault="001D061B" w:rsidP="008A6494">
            <w:pPr>
              <w:spacing w:line="229" w:lineRule="exact"/>
              <w:ind w:left="102"/>
              <w:rPr>
                <w:szCs w:val="20"/>
              </w:rPr>
            </w:pPr>
            <w:r>
              <w:rPr>
                <w:szCs w:val="20"/>
              </w:rPr>
              <w:t>0..1</w:t>
            </w:r>
          </w:p>
        </w:tc>
      </w:tr>
      <w:tr w:rsidR="001D061B" w14:paraId="4A781436" w14:textId="77777777" w:rsidTr="00514BAB">
        <w:tc>
          <w:tcPr>
            <w:tcW w:w="2660" w:type="dxa"/>
          </w:tcPr>
          <w:p w14:paraId="09A093B7" w14:textId="7BAC311B" w:rsidR="001D061B" w:rsidRDefault="001D061B" w:rsidP="008A6494">
            <w:pPr>
              <w:spacing w:line="229" w:lineRule="exact"/>
              <w:ind w:left="102"/>
              <w:rPr>
                <w:szCs w:val="20"/>
              </w:rPr>
            </w:pPr>
            <w:r>
              <w:rPr>
                <w:szCs w:val="20"/>
              </w:rPr>
              <w:t>../../../</w:t>
            </w:r>
            <w:r w:rsidRPr="00907C9B">
              <w:rPr>
                <w:szCs w:val="20"/>
              </w:rPr>
              <w:t>care</w:t>
            </w:r>
            <w:r>
              <w:rPr>
                <w:szCs w:val="20"/>
              </w:rPr>
              <w:t>ContactId</w:t>
            </w:r>
          </w:p>
        </w:tc>
        <w:tc>
          <w:tcPr>
            <w:tcW w:w="1417" w:type="dxa"/>
          </w:tcPr>
          <w:p w14:paraId="17E4E2AE" w14:textId="77777777" w:rsidR="001D061B" w:rsidRPr="00907C9B" w:rsidRDefault="001D061B" w:rsidP="008A6494">
            <w:pPr>
              <w:spacing w:line="229" w:lineRule="exact"/>
              <w:ind w:left="102"/>
              <w:rPr>
                <w:szCs w:val="20"/>
              </w:rPr>
            </w:pPr>
            <w:r>
              <w:rPr>
                <w:szCs w:val="20"/>
              </w:rPr>
              <w:t>string</w:t>
            </w:r>
          </w:p>
          <w:p w14:paraId="704F97E3" w14:textId="77777777" w:rsidR="001D061B" w:rsidRDefault="001D061B" w:rsidP="008A6494">
            <w:pPr>
              <w:spacing w:line="229" w:lineRule="exact"/>
              <w:ind w:left="102"/>
              <w:rPr>
                <w:szCs w:val="20"/>
              </w:rPr>
            </w:pPr>
          </w:p>
        </w:tc>
        <w:tc>
          <w:tcPr>
            <w:tcW w:w="4111" w:type="dxa"/>
          </w:tcPr>
          <w:p w14:paraId="42D8E914" w14:textId="77777777" w:rsidR="001D061B" w:rsidRDefault="001D061B" w:rsidP="008A6494">
            <w:pPr>
              <w:spacing w:line="226" w:lineRule="exact"/>
              <w:ind w:left="102"/>
              <w:rPr>
                <w:rFonts w:ascii="Arial" w:hAnsi="Arial" w:cs="Arial"/>
                <w:szCs w:val="20"/>
              </w:rPr>
            </w:pPr>
            <w:r w:rsidRPr="006D6198">
              <w:rPr>
                <w:spacing w:val="-1"/>
                <w:szCs w:val="20"/>
              </w:rPr>
              <w:t>Identitet för den vård- och omsorgskontakt som föranlett den information som omfattas av dokumentet. Identiteten är unik inom</w:t>
            </w:r>
            <w:r>
              <w:rPr>
                <w:rFonts w:ascii="Arial" w:hAnsi="Arial" w:cs="Arial"/>
                <w:szCs w:val="20"/>
              </w:rPr>
              <w:t xml:space="preserve"> </w:t>
            </w:r>
            <w:r w:rsidRPr="006B4D5C">
              <w:rPr>
                <w:spacing w:val="-1"/>
                <w:szCs w:val="20"/>
              </w:rPr>
              <w:t>källsystemet</w:t>
            </w:r>
            <w:r>
              <w:rPr>
                <w:spacing w:val="-1"/>
                <w:szCs w:val="20"/>
              </w:rPr>
              <w:t>. Detta ID kan användas för att genom tjänstekontaktet GetCareContacts (annan tjänstedomän) hämta kompletterandekontaktinformation.</w:t>
            </w:r>
          </w:p>
          <w:p w14:paraId="3882D973" w14:textId="77777777" w:rsidR="001D061B" w:rsidRPr="00A54AC6" w:rsidRDefault="001D061B" w:rsidP="008A6494">
            <w:pPr>
              <w:spacing w:line="226" w:lineRule="exact"/>
              <w:ind w:left="102"/>
              <w:rPr>
                <w:spacing w:val="-1"/>
                <w:szCs w:val="20"/>
              </w:rPr>
            </w:pPr>
          </w:p>
        </w:tc>
        <w:tc>
          <w:tcPr>
            <w:tcW w:w="1418" w:type="dxa"/>
          </w:tcPr>
          <w:p w14:paraId="0EDCDF88" w14:textId="16728321" w:rsidR="001D061B" w:rsidRDefault="001D061B" w:rsidP="008A6494">
            <w:pPr>
              <w:spacing w:line="229" w:lineRule="exact"/>
              <w:ind w:left="102"/>
              <w:rPr>
                <w:szCs w:val="20"/>
              </w:rPr>
            </w:pPr>
            <w:r>
              <w:rPr>
                <w:szCs w:val="20"/>
              </w:rPr>
              <w:t>0..1</w:t>
            </w:r>
          </w:p>
        </w:tc>
      </w:tr>
    </w:tbl>
    <w:p w14:paraId="1A9CCDFC" w14:textId="77777777" w:rsidR="007E47C0" w:rsidRDefault="007E47C0" w:rsidP="007E47C0"/>
    <w:p w14:paraId="0C970D8C" w14:textId="77777777" w:rsidR="007E47C0" w:rsidRPr="00ED19D0" w:rsidRDefault="007E47C0" w:rsidP="00424B6F">
      <w:pPr>
        <w:pStyle w:val="BodyText"/>
      </w:pPr>
    </w:p>
    <w:p w14:paraId="19EF74E6" w14:textId="77777777" w:rsidR="007E47C0" w:rsidRDefault="00776D68" w:rsidP="007E47C0">
      <w:pPr>
        <w:pStyle w:val="Heading3"/>
      </w:pPr>
      <w:bookmarkStart w:id="478" w:name="_Toc256335986"/>
      <w:r>
        <w:t>Övriga regler</w:t>
      </w:r>
      <w:bookmarkEnd w:id="478"/>
    </w:p>
    <w:p w14:paraId="12646882" w14:textId="0BEB6F5B" w:rsidR="007E47C0" w:rsidRDefault="00424B6F" w:rsidP="007E47C0">
      <w:r>
        <w:t>Inga fältregler utöver de som är beskrivna ovan</w:t>
      </w:r>
      <w:r w:rsidR="007E47C0">
        <w:t xml:space="preserve">. </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Heading4"/>
      </w:pPr>
      <w:r w:rsidRPr="00776D68">
        <w:lastRenderedPageBreak/>
        <w:t>Icke funktionella krav</w:t>
      </w:r>
    </w:p>
    <w:p w14:paraId="5BD90C34" w14:textId="77777777" w:rsidR="00424B6F" w:rsidRPr="00E146AE" w:rsidRDefault="00424B6F" w:rsidP="00424B6F">
      <w:r w:rsidRPr="00E146AE">
        <w:t>Inga övriga icke funktionella krav.</w:t>
      </w:r>
    </w:p>
    <w:p w14:paraId="3BA914C1" w14:textId="77777777" w:rsidR="007E47C0" w:rsidRPr="00776D68" w:rsidRDefault="007E47C0" w:rsidP="00776D68">
      <w:pPr>
        <w:pStyle w:val="Heading5"/>
      </w:pPr>
      <w:r w:rsidRPr="00776D68">
        <w:t>SLA-krav</w:t>
      </w:r>
    </w:p>
    <w:p w14:paraId="07DAEC0B" w14:textId="79E9582F" w:rsidR="00D4194A" w:rsidRDefault="00424B6F" w:rsidP="007E47C0">
      <w:r w:rsidRPr="00E146AE">
        <w:t>Inga avvikande SLA-krav</w:t>
      </w:r>
      <w:r>
        <w:t>.</w:t>
      </w:r>
      <w:r>
        <w:rPr>
          <w:rFonts w:eastAsia="Times New Roman"/>
          <w:bCs/>
          <w:sz w:val="30"/>
          <w:szCs w:val="28"/>
        </w:rPr>
        <w:t xml:space="preserve"> </w:t>
      </w:r>
    </w:p>
    <w:p w14:paraId="6FFB1101" w14:textId="77777777" w:rsidR="00D4194A" w:rsidRPr="005B0CFE" w:rsidRDefault="00D4194A" w:rsidP="007E47C0"/>
    <w:p w14:paraId="293D763B" w14:textId="77777777" w:rsidR="007E47C0" w:rsidRPr="000B492D" w:rsidRDefault="007E47C0" w:rsidP="007E47C0">
      <w:pPr>
        <w:rPr>
          <w:lang w:eastAsia="sv-SE"/>
        </w:rPr>
      </w:pPr>
    </w:p>
    <w:p w14:paraId="35ED7845" w14:textId="5D198EC7" w:rsidR="007E47C0" w:rsidRDefault="007E47C0" w:rsidP="007E47C0">
      <w:pPr>
        <w:pStyle w:val="Heading2"/>
      </w:pPr>
      <w:r>
        <w:br w:type="page"/>
      </w:r>
      <w:bookmarkStart w:id="479" w:name="_Toc248640910"/>
      <w:bookmarkStart w:id="480" w:name="_Toc256335987"/>
      <w:r w:rsidR="00D4194A" w:rsidRPr="00FC66B5">
        <w:lastRenderedPageBreak/>
        <w:t>GetMaternityMedicalHistory</w:t>
      </w:r>
      <w:bookmarkEnd w:id="479"/>
      <w:bookmarkEnd w:id="480"/>
    </w:p>
    <w:p w14:paraId="32381DA1" w14:textId="77777777" w:rsidR="00D4194A" w:rsidRPr="00907C9B" w:rsidRDefault="00D4194A" w:rsidP="00D4194A">
      <w:pPr>
        <w:spacing w:line="239" w:lineRule="auto"/>
        <w:ind w:right="145"/>
        <w:rPr>
          <w:spacing w:val="-1"/>
        </w:rPr>
      </w:pPr>
      <w:r>
        <w:rPr>
          <w:spacing w:val="-1"/>
        </w:rPr>
        <w:t xml:space="preserve">Tjänsten returnerar mödravårdsinformation. </w:t>
      </w:r>
    </w:p>
    <w:p w14:paraId="32AB18A6" w14:textId="77777777" w:rsidR="00D4194A" w:rsidRDefault="00D4194A" w:rsidP="00D4194A">
      <w:pPr>
        <w:spacing w:line="239" w:lineRule="auto"/>
        <w:ind w:right="145"/>
        <w:rPr>
          <w:spacing w:val="-1"/>
        </w:rPr>
      </w:pPr>
    </w:p>
    <w:p w14:paraId="68DD6B2C" w14:textId="77777777" w:rsidR="00D4194A" w:rsidRDefault="00D4194A" w:rsidP="00D4194A">
      <w:r>
        <w:t>Gemensamma informationskomponenter</w:t>
      </w:r>
    </w:p>
    <w:p w14:paraId="11657325" w14:textId="77777777" w:rsidR="00D4194A" w:rsidRPr="00224DDD" w:rsidRDefault="00D4194A" w:rsidP="00D4194A">
      <w:r>
        <w:t xml:space="preserve">De gemensamma informationskomponenter som används i detta kontrakt beskrivs i bilagan </w:t>
      </w:r>
      <w:r w:rsidRPr="001D07CD">
        <w:t>”Bilaga_Gemensamma_typer_</w:t>
      </w:r>
      <w:r>
        <w:t>1</w:t>
      </w:r>
      <w:r w:rsidRPr="001D07CD">
        <w:t>.pdf”</w:t>
      </w:r>
    </w:p>
    <w:p w14:paraId="7BFF0517" w14:textId="77777777" w:rsidR="00D4194A" w:rsidRDefault="00D4194A" w:rsidP="00D4194A">
      <w:pPr>
        <w:spacing w:line="239" w:lineRule="auto"/>
        <w:ind w:right="145"/>
        <w:rPr>
          <w:spacing w:val="-1"/>
        </w:rPr>
      </w:pPr>
    </w:p>
    <w:p w14:paraId="01733B78" w14:textId="77777777" w:rsidR="00D4194A" w:rsidRPr="00907C9B" w:rsidRDefault="00D4194A" w:rsidP="00D4194A">
      <w:pPr>
        <w:spacing w:line="239" w:lineRule="auto"/>
        <w:ind w:right="145"/>
        <w:rPr>
          <w:spacing w:val="-1"/>
        </w:rPr>
      </w:pPr>
    </w:p>
    <w:p w14:paraId="3CBD24AA" w14:textId="77777777" w:rsidR="00D4194A" w:rsidRDefault="00D4194A" w:rsidP="00D4194A">
      <w:pPr>
        <w:pStyle w:val="Heading3"/>
      </w:pPr>
      <w:bookmarkStart w:id="481" w:name="_Toc256335988"/>
      <w:r>
        <w:t>Version</w:t>
      </w:r>
      <w:bookmarkEnd w:id="481"/>
    </w:p>
    <w:p w14:paraId="3F345ED5" w14:textId="22175496" w:rsidR="00D4194A" w:rsidRDefault="00D1188C" w:rsidP="00D4194A">
      <w:r>
        <w:t>2</w:t>
      </w:r>
      <w:r w:rsidR="00422022">
        <w:t>.1</w:t>
      </w:r>
    </w:p>
    <w:p w14:paraId="0417C7AC" w14:textId="77777777" w:rsidR="00424B6F" w:rsidRDefault="00424B6F" w:rsidP="00D4194A"/>
    <w:p w14:paraId="6D2D9239" w14:textId="6D4A25B0" w:rsidR="00424B6F" w:rsidRPr="00424B6F" w:rsidRDefault="00424B6F" w:rsidP="00424B6F">
      <w:pPr>
        <w:pStyle w:val="Heading3"/>
      </w:pPr>
      <w:bookmarkStart w:id="482" w:name="_Toc248640914"/>
      <w:bookmarkStart w:id="483" w:name="_Toc256335989"/>
      <w:r w:rsidRPr="00424B6F">
        <w:t>V-MIM</w:t>
      </w:r>
      <w:bookmarkEnd w:id="482"/>
      <w:bookmarkEnd w:id="483"/>
    </w:p>
    <w:p w14:paraId="084F95D0" w14:textId="77777777" w:rsidR="00424B6F" w:rsidRPr="00424B6F" w:rsidRDefault="00424B6F" w:rsidP="00424B6F">
      <w:pPr>
        <w:pStyle w:val="BodyText"/>
      </w:pPr>
      <w:r w:rsidRPr="00424B6F">
        <w:t>Modellen beskriver den logiska strukturen för ett svarsmeddelande. Tjänsten baseras inte på RIV Informationsspecifikation för NPÖ eller VTIM, utan på Socialstyrelsens blanketter för mödravårdsjournal.</w:t>
      </w:r>
    </w:p>
    <w:p w14:paraId="7032FED6" w14:textId="77777777" w:rsidR="00424B6F" w:rsidRDefault="00424B6F" w:rsidP="00424B6F">
      <w:pPr>
        <w:pStyle w:val="BodyText"/>
      </w:pPr>
    </w:p>
    <w:p w14:paraId="6F67535F" w14:textId="4D93B589" w:rsidR="00424B6F" w:rsidRPr="00527535" w:rsidRDefault="001946E2" w:rsidP="00424B6F">
      <w:pPr>
        <w:pStyle w:val="BodyText"/>
      </w:pPr>
      <w:r>
        <w:rPr>
          <w:noProof/>
          <w:lang w:val="en-US"/>
        </w:rPr>
        <w:drawing>
          <wp:inline distT="0" distB="0" distL="0" distR="0" wp14:anchorId="36A817BF" wp14:editId="108AA9FF">
            <wp:extent cx="5507990" cy="3268338"/>
            <wp:effectExtent l="0" t="0" r="3810" b="8890"/>
            <wp:docPr id="2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268338"/>
                    </a:xfrm>
                    <a:prstGeom prst="rect">
                      <a:avLst/>
                    </a:prstGeom>
                  </pic:spPr>
                </pic:pic>
              </a:graphicData>
            </a:graphic>
          </wp:inline>
        </w:drawing>
      </w:r>
    </w:p>
    <w:p w14:paraId="69F6589F" w14:textId="77777777" w:rsidR="00424B6F" w:rsidRPr="00527535" w:rsidRDefault="00424B6F" w:rsidP="00424B6F"/>
    <w:p w14:paraId="1F53CEB4" w14:textId="77777777" w:rsidR="00424B6F" w:rsidRPr="00F27703" w:rsidRDefault="00424B6F" w:rsidP="00D4194A"/>
    <w:p w14:paraId="5726E4D9" w14:textId="77777777" w:rsidR="00D4194A" w:rsidRPr="00C55071" w:rsidRDefault="00D4194A" w:rsidP="00D4194A"/>
    <w:p w14:paraId="0A264003" w14:textId="77777777" w:rsidR="00D4194A" w:rsidRDefault="00D4194A" w:rsidP="00D4194A">
      <w:pPr>
        <w:pStyle w:val="Heading3"/>
      </w:pPr>
      <w:bookmarkStart w:id="484" w:name="_Toc256335990"/>
      <w:r>
        <w:t>Fältregler</w:t>
      </w:r>
      <w:bookmarkEnd w:id="484"/>
    </w:p>
    <w:p w14:paraId="78726B22" w14:textId="77777777" w:rsidR="00D4194A" w:rsidRDefault="00D4194A" w:rsidP="00D4194A">
      <w:r>
        <w:t xml:space="preserve">Nedanstående tabell beskriver varje element i begäran och svar. Har namnet en * finns ytterligare regler för detta element och beskrivs mer i detalj i stycket Regler. </w:t>
      </w:r>
    </w:p>
    <w:p w14:paraId="020DC5BA" w14:textId="77777777" w:rsidR="008A6494" w:rsidRDefault="008A6494" w:rsidP="00D4194A"/>
    <w:tbl>
      <w:tblPr>
        <w:tblStyle w:val="TableNormal3"/>
        <w:tblW w:w="9301" w:type="dxa"/>
        <w:tblInd w:w="203" w:type="dxa"/>
        <w:tblLayout w:type="fixed"/>
        <w:tblLook w:val="01E0" w:firstRow="1" w:lastRow="1" w:firstColumn="1" w:lastColumn="1" w:noHBand="0" w:noVBand="0"/>
      </w:tblPr>
      <w:tblGrid>
        <w:gridCol w:w="2922"/>
        <w:gridCol w:w="1843"/>
        <w:gridCol w:w="3685"/>
        <w:gridCol w:w="851"/>
        <w:tblGridChange w:id="485">
          <w:tblGrid>
            <w:gridCol w:w="2922"/>
            <w:gridCol w:w="1843"/>
            <w:gridCol w:w="3685"/>
            <w:gridCol w:w="851"/>
          </w:tblGrid>
        </w:tblGridChange>
      </w:tblGrid>
      <w:tr w:rsidR="008A6494" w:rsidRPr="00907C9B" w14:paraId="33D0634B" w14:textId="77777777" w:rsidTr="008A6494">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32A637" w14:textId="77777777" w:rsidR="008A6494" w:rsidRPr="00907C9B" w:rsidRDefault="008A6494" w:rsidP="008A6494">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1F6BBE" w14:textId="77777777" w:rsidR="008A6494" w:rsidRPr="00907C9B" w:rsidRDefault="008A6494" w:rsidP="008A6494">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57510BF" w14:textId="77777777" w:rsidR="008A6494" w:rsidRPr="00907C9B" w:rsidRDefault="008A6494" w:rsidP="008A6494">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10361E" w14:textId="77777777" w:rsidR="008A6494" w:rsidRPr="00907C9B" w:rsidRDefault="008A6494" w:rsidP="008A6494">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3F908B8" w14:textId="77777777" w:rsidR="008A6494" w:rsidRPr="00907C9B" w:rsidRDefault="008A6494" w:rsidP="008A6494">
            <w:pPr>
              <w:ind w:left="102"/>
              <w:rPr>
                <w:sz w:val="20"/>
                <w:szCs w:val="20"/>
              </w:rPr>
            </w:pPr>
            <w:r w:rsidRPr="00907C9B">
              <w:rPr>
                <w:b/>
                <w:sz w:val="20"/>
                <w:szCs w:val="20"/>
              </w:rPr>
              <w:t>n</w:t>
            </w:r>
            <w:r w:rsidRPr="00907C9B">
              <w:rPr>
                <w:b/>
                <w:spacing w:val="-1"/>
                <w:sz w:val="20"/>
                <w:szCs w:val="20"/>
              </w:rPr>
              <w:t>alitet</w:t>
            </w:r>
          </w:p>
        </w:tc>
      </w:tr>
      <w:tr w:rsidR="008A6494" w:rsidRPr="00907C9B" w14:paraId="04866476" w14:textId="77777777" w:rsidTr="008A6494">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C7E162D" w14:textId="77777777" w:rsidR="008A6494" w:rsidRPr="008A6494" w:rsidRDefault="008A6494" w:rsidP="008A6494">
            <w:pPr>
              <w:spacing w:line="227" w:lineRule="exact"/>
              <w:ind w:left="102"/>
              <w:rPr>
                <w:rFonts w:ascii="Times New Roman" w:hAnsi="Times New Roman" w:cs="Times New Roman"/>
                <w:b/>
                <w:sz w:val="20"/>
                <w:szCs w:val="20"/>
              </w:rPr>
            </w:pPr>
            <w:r w:rsidRPr="008A6494">
              <w:rPr>
                <w:rFonts w:ascii="Times New Roman" w:hAnsi="Times New Roman" w:cs="Times New Roman"/>
                <w:b/>
                <w:spacing w:val="-1"/>
                <w:sz w:val="20"/>
                <w:szCs w:val="20"/>
              </w:rPr>
              <w:t>Beg</w:t>
            </w:r>
            <w:r w:rsidRPr="008A6494">
              <w:rPr>
                <w:rFonts w:ascii="Times New Roman" w:hAnsi="Times New Roman" w:cs="Times New Roman"/>
                <w:b/>
                <w:sz w:val="20"/>
                <w:szCs w:val="20"/>
              </w:rPr>
              <w:t>ä</w:t>
            </w:r>
            <w:r w:rsidRPr="008A6494">
              <w:rPr>
                <w:rFonts w:ascii="Times New Roman" w:hAnsi="Times New Roman" w:cs="Times New Roman"/>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6C25A5B2" w14:textId="77777777" w:rsidR="008A6494" w:rsidRPr="008A6494" w:rsidRDefault="008A6494" w:rsidP="008A6494">
            <w:pPr>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B528656" w14:textId="77777777" w:rsidR="008A6494" w:rsidRPr="008A6494" w:rsidRDefault="008A6494" w:rsidP="008A6494">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F88801" w14:textId="77777777" w:rsidR="008A6494" w:rsidRPr="008A6494" w:rsidRDefault="008A6494" w:rsidP="008A6494">
            <w:pPr>
              <w:rPr>
                <w:rFonts w:ascii="Times New Roman" w:hAnsi="Times New Roman" w:cs="Times New Roman"/>
                <w:sz w:val="20"/>
                <w:szCs w:val="20"/>
              </w:rPr>
            </w:pPr>
          </w:p>
        </w:tc>
      </w:tr>
      <w:tr w:rsidR="008A6494" w:rsidRPr="00907C9B" w14:paraId="5A93ED99" w14:textId="77777777" w:rsidTr="008A6494">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2C8AB08" w14:textId="77777777" w:rsidR="008A6494" w:rsidRPr="008A6494" w:rsidRDefault="008A6494" w:rsidP="008A6494">
            <w:pPr>
              <w:spacing w:line="227"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 xml:space="preserve">careUnitHSAId </w:t>
            </w:r>
          </w:p>
        </w:tc>
        <w:tc>
          <w:tcPr>
            <w:tcW w:w="1843" w:type="dxa"/>
            <w:tcBorders>
              <w:top w:val="single" w:sz="5" w:space="0" w:color="000000"/>
              <w:left w:val="single" w:sz="5" w:space="0" w:color="000000"/>
              <w:bottom w:val="single" w:sz="5" w:space="0" w:color="000000"/>
              <w:right w:val="single" w:sz="5" w:space="0" w:color="000000"/>
            </w:tcBorders>
          </w:tcPr>
          <w:p w14:paraId="5756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2A3A7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B123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p w14:paraId="25AF8BD3" w14:textId="77777777" w:rsidR="008A6494" w:rsidRPr="008A6494" w:rsidRDefault="008A6494" w:rsidP="008A6494">
            <w:pPr>
              <w:ind w:left="102"/>
              <w:rPr>
                <w:rFonts w:ascii="Times New Roman" w:hAnsi="Times New Roman" w:cs="Times New Roman"/>
                <w:sz w:val="20"/>
                <w:szCs w:val="20"/>
              </w:rPr>
            </w:pPr>
          </w:p>
        </w:tc>
      </w:tr>
      <w:tr w:rsidR="008A6494" w:rsidRPr="00907C9B" w14:paraId="314B66C4" w14:textId="77777777" w:rsidTr="008A6494">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780EFF8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26D4B3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65EC265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Id för patienten. </w:t>
            </w:r>
            <w:r w:rsidRPr="008A6494">
              <w:rPr>
                <w:rFonts w:ascii="Times New Roman" w:hAnsi="Times New Roman" w:cs="Times New Roman"/>
                <w:spacing w:val="-1"/>
                <w:sz w:val="20"/>
                <w:szCs w:val="20"/>
              </w:rPr>
              <w:br/>
              <w:t>value sätts till patientens identifierare. Anges med 12 tecken utan avskiljare.</w:t>
            </w:r>
            <w:r w:rsidRPr="008A6494">
              <w:rPr>
                <w:rFonts w:ascii="Times New Roman" w:hAnsi="Times New Roman" w:cs="Times New Roman"/>
                <w:spacing w:val="-1"/>
                <w:sz w:val="20"/>
                <w:szCs w:val="20"/>
              </w:rPr>
              <w:br/>
              <w:t xml:space="preserve">Type sätts till OID för typ av identifierare. </w:t>
            </w:r>
            <w:r w:rsidRPr="008A6494">
              <w:rPr>
                <w:rFonts w:ascii="Times New Roman" w:hAnsi="Times New Roman" w:cs="Times New Roman"/>
                <w:spacing w:val="-1"/>
                <w:sz w:val="20"/>
                <w:szCs w:val="20"/>
              </w:rPr>
              <w:br/>
              <w:t>För personnummer ska Skatteverkets personnummer (1.2.752.129.2.1.3.1).</w:t>
            </w:r>
            <w:r w:rsidRPr="008A6494">
              <w:rPr>
                <w:rFonts w:ascii="Times New Roman" w:hAnsi="Times New Roman" w:cs="Times New Roman"/>
                <w:spacing w:val="-1"/>
                <w:sz w:val="20"/>
                <w:szCs w:val="20"/>
              </w:rPr>
              <w:br/>
              <w:t>För samordningsnummer ska Skatteverkets samordningsnummer (1.2.752.129.2.1.3.3).</w:t>
            </w:r>
            <w:r w:rsidRPr="008A6494">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F88E1C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BBAEFC9" w14:textId="77777777" w:rsidTr="008A6494">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34B2394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344B5A7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49DA57A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 xml:space="preserve">Begränsning av sökningen i tid. Begränsningen sker genom att resultatet innehåller de poster som i något av de tidsfält som ingår i </w:t>
            </w:r>
            <w:r w:rsidRPr="008A6494">
              <w:rPr>
                <w:rFonts w:ascii="Times New Roman" w:hAnsi="Times New Roman" w:cs="Times New Roman"/>
                <w:sz w:val="20"/>
                <w:szCs w:val="20"/>
              </w:rPr>
              <w:t>maternityMedicalRecordHeader</w:t>
            </w:r>
            <w:r w:rsidRPr="008A6494">
              <w:rPr>
                <w:rFonts w:ascii="Times New Roman" w:hAnsi="Times New Roman" w:cs="Times New Roman"/>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5860918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6179592"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D8DB7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60C1CB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5B81C76"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Startdatum.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03288F8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7F89F90"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1D1E639"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3C79DD9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A35DAB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Slutdatum.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6F15876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761742C3" w14:textId="77777777" w:rsidTr="008A6494">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080E17A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tcPr>
          <w:p w14:paraId="1FAF22D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D74C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Begränsar sökningen till dokument som är skapade i angivet system. </w:t>
            </w:r>
          </w:p>
          <w:p w14:paraId="0AA5246D" w14:textId="77777777" w:rsidR="008A6494" w:rsidRPr="008A6494" w:rsidRDefault="008A6494" w:rsidP="008A6494">
            <w:pPr>
              <w:spacing w:line="226" w:lineRule="exact"/>
              <w:ind w:left="102"/>
              <w:rPr>
                <w:rFonts w:ascii="Times New Roman" w:hAnsi="Times New Roman" w:cs="Times New Roman"/>
                <w:sz w:val="20"/>
                <w:szCs w:val="20"/>
              </w:rPr>
            </w:pPr>
          </w:p>
          <w:p w14:paraId="7C731713"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Värdet på detta fält måste överensstämma med värdet på logicalAddress i anropets tekniska kuvertering (ex. SOAP-header).</w:t>
            </w:r>
          </w:p>
          <w:p w14:paraId="66493DEB"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22D950B1"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Det innebär i praktiken att aggregerande tjänster inte används när detta fält anges.</w:t>
            </w:r>
          </w:p>
          <w:p w14:paraId="05F9547F" w14:textId="77777777" w:rsidR="008A6494" w:rsidRPr="008A6494" w:rsidRDefault="008A6494" w:rsidP="008A6494">
            <w:pPr>
              <w:spacing w:line="226" w:lineRule="exact"/>
              <w:ind w:left="102"/>
              <w:rPr>
                <w:rFonts w:ascii="Times New Roman" w:hAnsi="Times New Roman" w:cs="Times New Roman"/>
                <w:sz w:val="20"/>
                <w:szCs w:val="20"/>
              </w:rPr>
            </w:pPr>
          </w:p>
          <w:p w14:paraId="492B367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9D58B7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p w14:paraId="3054F17C" w14:textId="77777777" w:rsidR="008A6494" w:rsidRPr="008A6494" w:rsidRDefault="008A6494" w:rsidP="008A6494">
            <w:pPr>
              <w:spacing w:line="229" w:lineRule="exact"/>
              <w:ind w:left="102"/>
              <w:rPr>
                <w:rFonts w:ascii="Times New Roman" w:hAnsi="Times New Roman" w:cs="Times New Roman"/>
                <w:sz w:val="20"/>
                <w:szCs w:val="20"/>
              </w:rPr>
            </w:pPr>
          </w:p>
          <w:p w14:paraId="45C0E8EE" w14:textId="77777777" w:rsidR="008A6494" w:rsidRPr="008A6494" w:rsidRDefault="008A6494" w:rsidP="008A6494">
            <w:pPr>
              <w:spacing w:line="229" w:lineRule="exact"/>
              <w:ind w:left="102"/>
              <w:rPr>
                <w:rFonts w:ascii="Times New Roman" w:hAnsi="Times New Roman" w:cs="Times New Roman"/>
                <w:sz w:val="20"/>
                <w:szCs w:val="20"/>
              </w:rPr>
            </w:pPr>
          </w:p>
          <w:p w14:paraId="14B4C5DC" w14:textId="77777777" w:rsidR="008A6494" w:rsidRPr="008A6494" w:rsidRDefault="008A6494" w:rsidP="008A6494">
            <w:pPr>
              <w:spacing w:line="229" w:lineRule="exact"/>
              <w:ind w:left="102"/>
              <w:rPr>
                <w:rFonts w:ascii="Times New Roman" w:hAnsi="Times New Roman" w:cs="Times New Roman"/>
                <w:sz w:val="20"/>
                <w:szCs w:val="20"/>
              </w:rPr>
            </w:pPr>
          </w:p>
        </w:tc>
      </w:tr>
      <w:tr w:rsidR="008A6494" w:rsidRPr="00907C9B" w14:paraId="3014B8BA" w14:textId="77777777" w:rsidTr="008A6494">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75693BBB" w14:textId="77777777" w:rsidR="008A6494" w:rsidRPr="008A6494" w:rsidRDefault="008A6494" w:rsidP="008A6494">
            <w:pPr>
              <w:spacing w:line="226" w:lineRule="exact"/>
              <w:ind w:left="102"/>
              <w:rPr>
                <w:rFonts w:ascii="Times New Roman" w:hAnsi="Times New Roman" w:cs="Times New Roman"/>
                <w:b/>
                <w:sz w:val="20"/>
                <w:szCs w:val="20"/>
              </w:rPr>
            </w:pPr>
            <w:r w:rsidRPr="008A6494">
              <w:rPr>
                <w:rFonts w:ascii="Times New Roman" w:hAnsi="Times New Roman" w:cs="Times New Roman"/>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61256FBD"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43C9A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40A741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p>
        </w:tc>
      </w:tr>
      <w:tr w:rsidR="008A6494" w:rsidRPr="00907C9B" w14:paraId="195588BB"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25FF82A6" w14:textId="77777777" w:rsidR="008A6494" w:rsidRPr="008A6494" w:rsidRDefault="008A6494" w:rsidP="008A6494">
            <w:pPr>
              <w:spacing w:line="226" w:lineRule="exact"/>
              <w:ind w:left="102"/>
              <w:rPr>
                <w:rFonts w:ascii="Times New Roman" w:hAnsi="Times New Roman" w:cs="Times New Roman"/>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643F44B"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7FFC0DC"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99662B4" w14:textId="77777777" w:rsidR="008A6494" w:rsidRPr="008A6494" w:rsidRDefault="008A6494" w:rsidP="008A6494">
            <w:pPr>
              <w:rPr>
                <w:rFonts w:ascii="Times New Roman" w:hAnsi="Times New Roman" w:cs="Times New Roman"/>
                <w:sz w:val="20"/>
                <w:szCs w:val="20"/>
              </w:rPr>
            </w:pPr>
          </w:p>
        </w:tc>
      </w:tr>
      <w:tr w:rsidR="008A6494" w:rsidRPr="00907C9B" w14:paraId="20583E37"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16B32C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b/>
                <w:sz w:val="20"/>
                <w:szCs w:val="20"/>
              </w:rPr>
              <w:t>Sv</w:t>
            </w:r>
            <w:r w:rsidRPr="008A6494">
              <w:rPr>
                <w:rFonts w:ascii="Times New Roman" w:hAnsi="Times New Roman" w:cs="Times New Roman"/>
                <w:b/>
                <w:spacing w:val="-1"/>
                <w:sz w:val="20"/>
                <w:szCs w:val="20"/>
              </w:rPr>
              <w:t>a</w:t>
            </w:r>
            <w:r w:rsidRPr="008A6494">
              <w:rPr>
                <w:rFonts w:ascii="Times New Roman" w:hAnsi="Times New Roman" w:cs="Times New Roman"/>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08886CD1"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4C343F3"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12A533" w14:textId="77777777" w:rsidR="008A6494" w:rsidRPr="008A6494" w:rsidRDefault="008A6494" w:rsidP="008A6494">
            <w:pPr>
              <w:rPr>
                <w:rFonts w:ascii="Times New Roman" w:hAnsi="Times New Roman" w:cs="Times New Roman"/>
                <w:sz w:val="20"/>
                <w:szCs w:val="20"/>
              </w:rPr>
            </w:pPr>
          </w:p>
        </w:tc>
      </w:tr>
      <w:tr w:rsidR="008A6494" w:rsidRPr="00907C9B" w14:paraId="030670D8" w14:textId="77777777" w:rsidTr="008A6494">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4578FA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w:t>
            </w:r>
          </w:p>
        </w:tc>
        <w:tc>
          <w:tcPr>
            <w:tcW w:w="1843" w:type="dxa"/>
            <w:tcBorders>
              <w:top w:val="single" w:sz="5" w:space="0" w:color="000000"/>
              <w:left w:val="single" w:sz="5" w:space="0" w:color="000000"/>
              <w:bottom w:val="single" w:sz="5" w:space="0" w:color="000000"/>
              <w:right w:val="single" w:sz="5" w:space="0" w:color="000000"/>
            </w:tcBorders>
          </w:tcPr>
          <w:p w14:paraId="5E2F22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MaternityMedicalRecordType </w:t>
            </w:r>
          </w:p>
        </w:tc>
        <w:tc>
          <w:tcPr>
            <w:tcW w:w="3685" w:type="dxa"/>
            <w:tcBorders>
              <w:top w:val="single" w:sz="5" w:space="0" w:color="000000"/>
              <w:left w:val="single" w:sz="5" w:space="0" w:color="000000"/>
              <w:bottom w:val="single" w:sz="5" w:space="0" w:color="000000"/>
              <w:right w:val="single" w:sz="5" w:space="0" w:color="000000"/>
            </w:tcBorders>
          </w:tcPr>
          <w:p w14:paraId="5147CBB8" w14:textId="77777777" w:rsidR="008A6494" w:rsidRPr="008A6494" w:rsidRDefault="008A6494" w:rsidP="008A6494">
            <w:pPr>
              <w:spacing w:line="229" w:lineRule="exact"/>
              <w:rPr>
                <w:rFonts w:ascii="Times New Roman" w:hAnsi="Times New Roman" w:cs="Times New Roman"/>
                <w:spacing w:val="-1"/>
                <w:sz w:val="20"/>
                <w:szCs w:val="20"/>
              </w:rPr>
            </w:pPr>
            <w:r w:rsidRPr="008A6494">
              <w:rPr>
                <w:rFonts w:ascii="Times New Roman" w:hAnsi="Times New Roman" w:cs="Times New Roman"/>
                <w:sz w:val="20"/>
                <w:szCs w:val="20"/>
              </w:rPr>
              <w:t>En moders mödravårdsjournal.</w:t>
            </w:r>
          </w:p>
          <w:p w14:paraId="4A5F26D0" w14:textId="77777777" w:rsidR="008A6494" w:rsidRPr="008A6494" w:rsidRDefault="008A6494" w:rsidP="008A6494">
            <w:pPr>
              <w:rPr>
                <w:rFonts w:ascii="Times New Roman" w:hAnsi="Times New Roman" w:cs="Times New Roman"/>
                <w:b/>
                <w:bCs/>
                <w:sz w:val="20"/>
                <w:szCs w:val="20"/>
              </w:rPr>
            </w:pPr>
          </w:p>
          <w:p w14:paraId="3F60D2A7"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07E296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tc>
      </w:tr>
      <w:tr w:rsidR="008A6494" w:rsidRPr="00907C9B" w14:paraId="2DD41740" w14:textId="77777777" w:rsidTr="008A6494">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2923B29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../maternityMedicalRecordHeader</w:t>
            </w:r>
          </w:p>
        </w:tc>
        <w:tc>
          <w:tcPr>
            <w:tcW w:w="1843" w:type="dxa"/>
            <w:tcBorders>
              <w:top w:val="single" w:sz="5" w:space="0" w:color="000000"/>
              <w:left w:val="single" w:sz="5" w:space="0" w:color="000000"/>
              <w:bottom w:val="single" w:sz="5" w:space="0" w:color="000000"/>
              <w:right w:val="single" w:sz="5" w:space="0" w:color="000000"/>
            </w:tcBorders>
          </w:tcPr>
          <w:p w14:paraId="5986F89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PatientSummaryHeaderType</w:t>
            </w:r>
          </w:p>
        </w:tc>
        <w:tc>
          <w:tcPr>
            <w:tcW w:w="3685" w:type="dxa"/>
            <w:tcBorders>
              <w:top w:val="single" w:sz="5" w:space="0" w:color="000000"/>
              <w:left w:val="single" w:sz="5" w:space="0" w:color="000000"/>
              <w:bottom w:val="single" w:sz="5" w:space="0" w:color="000000"/>
              <w:right w:val="single" w:sz="5" w:space="0" w:color="000000"/>
            </w:tcBorders>
          </w:tcPr>
          <w:p w14:paraId="29FBD771" w14:textId="77777777" w:rsidR="008A6494" w:rsidRPr="008A6494" w:rsidRDefault="008A6494" w:rsidP="008A6494">
            <w:pPr>
              <w:spacing w:line="229" w:lineRule="exact"/>
              <w:rPr>
                <w:rFonts w:ascii="Times New Roman" w:hAnsi="Times New Roman" w:cs="Times New Roman"/>
                <w:sz w:val="20"/>
                <w:szCs w:val="20"/>
              </w:rPr>
            </w:pPr>
            <w:r w:rsidRPr="008A6494">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D84E1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B10D07F" w14:textId="77777777" w:rsidTr="008A6494">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3C8CD010" w14:textId="77777777" w:rsidR="008A6494" w:rsidRPr="008A6494" w:rsidRDefault="008A6494" w:rsidP="008A6494">
            <w:pPr>
              <w:spacing w:line="229" w:lineRule="exact"/>
              <w:ind w:left="102"/>
              <w:rPr>
                <w:rFonts w:ascii="Times New Roman" w:hAnsi="Times New Roman" w:cs="Times New Roman"/>
                <w:b/>
                <w:sz w:val="20"/>
                <w:szCs w:val="20"/>
              </w:rPr>
            </w:pPr>
            <w:r w:rsidRPr="008A6494">
              <w:rPr>
                <w:rFonts w:ascii="Times New Roman" w:hAnsi="Times New Roman" w:cs="Times New Roman"/>
                <w:sz w:val="20"/>
                <w:szCs w:val="20"/>
              </w:rPr>
              <w:t>../../documentId</w:t>
            </w:r>
          </w:p>
        </w:tc>
        <w:tc>
          <w:tcPr>
            <w:tcW w:w="1843" w:type="dxa"/>
            <w:tcBorders>
              <w:top w:val="single" w:sz="5" w:space="0" w:color="000000"/>
              <w:left w:val="single" w:sz="5" w:space="0" w:color="000000"/>
              <w:bottom w:val="single" w:sz="5" w:space="0" w:color="000000"/>
              <w:right w:val="single" w:sz="5" w:space="0" w:color="000000"/>
            </w:tcBorders>
          </w:tcPr>
          <w:p w14:paraId="0116B92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FCAB223"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Dokumentets identitet som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E20CA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588CD50"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1C83424"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../../documentTitle</w:t>
            </w:r>
          </w:p>
          <w:p w14:paraId="66159AA9"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231EC8E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Titel som beskriver den information som sänds i dokumentet.</w:t>
            </w:r>
          </w:p>
          <w:p w14:paraId="6F0DFAE4"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A49ACA1"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50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../../documentTime</w:t>
            </w:r>
          </w:p>
          <w:p w14:paraId="22523452"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6ADF5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TimeStampType</w:t>
            </w:r>
          </w:p>
          <w:p w14:paraId="1A9E9D3C"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202D26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514E777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301C055A"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770704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F8F70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3CE1F7AF"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 xml:space="preserve">Id för </w:t>
            </w:r>
            <w:r w:rsidRPr="008A6494">
              <w:rPr>
                <w:rFonts w:ascii="Times New Roman" w:hAnsi="Times New Roman" w:cs="Times New Roman"/>
                <w:b/>
                <w:sz w:val="20"/>
                <w:szCs w:val="20"/>
              </w:rPr>
              <w:t>modern</w:t>
            </w:r>
            <w:r w:rsidRPr="008A6494">
              <w:rPr>
                <w:rFonts w:ascii="Times New Roman" w:hAnsi="Times New Roman" w:cs="Times New Roman"/>
                <w:sz w:val="20"/>
                <w:szCs w:val="20"/>
              </w:rPr>
              <w:t>.</w:t>
            </w:r>
            <w:r w:rsidRPr="008A6494">
              <w:rPr>
                <w:rFonts w:ascii="Times New Roman" w:hAnsi="Times New Roman" w:cs="Times New Roman"/>
                <w:sz w:val="20"/>
                <w:szCs w:val="20"/>
              </w:rPr>
              <w:br/>
              <w:t>id sätts till patientens identifierare, anges med 12 siffror utan avskiljare.</w:t>
            </w:r>
            <w:r w:rsidRPr="008A6494">
              <w:rPr>
                <w:rFonts w:ascii="Times New Roman" w:hAnsi="Times New Roman" w:cs="Times New Roman"/>
                <w:sz w:val="20"/>
                <w:szCs w:val="20"/>
              </w:rPr>
              <w:b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43E7CA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E5C906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B665CC"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E0609F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08B8178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96B59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Sätts till </w:t>
            </w:r>
            <w:r w:rsidRPr="008A6494">
              <w:rPr>
                <w:rFonts w:ascii="Times New Roman" w:hAnsi="Times New Roman" w:cs="Times New Roman"/>
                <w:b/>
                <w:sz w:val="20"/>
                <w:szCs w:val="20"/>
              </w:rPr>
              <w:t>moderns</w:t>
            </w:r>
            <w:r w:rsidRPr="008A6494">
              <w:rPr>
                <w:rFonts w:ascii="Times New Roman" w:hAnsi="Times New Roman" w:cs="Times New Roman"/>
                <w:sz w:val="20"/>
                <w:szCs w:val="20"/>
              </w:rPr>
              <w:t xml:space="preserve">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465A492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CE379B" w14:textId="77777777" w:rsidTr="008A6494">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406BEE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07B4B79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AF4E205"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5F8FA77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77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42AC6BE" w14:textId="77777777" w:rsidTr="008A6494">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5237ECD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../../accountableHealthcareProfessional</w:t>
            </w:r>
          </w:p>
          <w:p w14:paraId="468571B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8680DC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HealthcareProfessionalType</w:t>
            </w:r>
          </w:p>
          <w:p w14:paraId="1AE5BA7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A2FA7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3399C3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0F2F4FB" w14:textId="77777777" w:rsidTr="008A6494">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173BE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../../../author</w:t>
            </w:r>
            <w:r w:rsidRPr="008A6494">
              <w:rPr>
                <w:rFonts w:ascii="Times New Roman" w:hAnsi="Times New Roman" w:cs="Times New Roman"/>
                <w:spacing w:val="-1"/>
                <w:sz w:val="20"/>
                <w:szCs w:val="20"/>
              </w:rPr>
              <w:t>Time</w:t>
            </w:r>
          </w:p>
          <w:p w14:paraId="6E62787D"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2B5569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1C87A9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31487A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Tidpunkt då dokumentet skapades.</w:t>
            </w:r>
          </w:p>
          <w:p w14:paraId="55A477AB"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8FB3D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1..1</w:t>
            </w:r>
          </w:p>
        </w:tc>
      </w:tr>
      <w:tr w:rsidR="008A6494" w:rsidRPr="00907C9B" w14:paraId="0FECC5AA"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23AD0BA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healthcareProfessionalHSAId</w:t>
            </w:r>
          </w:p>
          <w:p w14:paraId="40A5415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EC9670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F813927"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B7A51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HSA-id.</w:t>
            </w:r>
          </w:p>
          <w:p w14:paraId="6EA6CDB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2FAC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01D0E44"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0967CE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healthcareProfessionalName</w:t>
            </w:r>
          </w:p>
          <w:p w14:paraId="6E6F592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0BBC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p w14:paraId="7F8F6F2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CA8FF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namn.</w:t>
            </w:r>
          </w:p>
          <w:p w14:paraId="3A5E5F3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777DA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856A152" w14:textId="77777777" w:rsidTr="008A6494">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25B93E4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healthcareProfessionalRoleCode</w:t>
            </w:r>
          </w:p>
          <w:p w14:paraId="4E9772D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1CEF9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CVType </w:t>
            </w:r>
          </w:p>
          <w:p w14:paraId="2820D6D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EDDCA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Information om författarens befattning. Om möjligt skall KV Befattning (OID 1.2.752.129.2.2.1.4), se </w:t>
            </w:r>
          </w:p>
          <w:p w14:paraId="6DB4EB8B" w14:textId="77777777" w:rsidR="008A6494" w:rsidRPr="008A6494" w:rsidRDefault="00002485" w:rsidP="008A6494">
            <w:pPr>
              <w:spacing w:line="226" w:lineRule="exact"/>
              <w:ind w:left="102"/>
              <w:rPr>
                <w:rFonts w:ascii="Times New Roman" w:hAnsi="Times New Roman" w:cs="Times New Roman"/>
                <w:spacing w:val="-1"/>
                <w:sz w:val="20"/>
                <w:szCs w:val="20"/>
              </w:rPr>
            </w:pPr>
            <w:hyperlink r:id="rId21" w:history="1">
              <w:r w:rsidR="008A6494" w:rsidRPr="008A6494">
                <w:rPr>
                  <w:rStyle w:val="Hyperlink"/>
                  <w:rFonts w:ascii="Times New Roman" w:hAnsi="Times New Roman" w:cs="Times New Roman"/>
                  <w:sz w:val="20"/>
                  <w:szCs w:val="20"/>
                </w:rPr>
                <w:t>http://www.inera.se/Documents/TJANSTER_PROJEKT/Katalogtjanst_HSA/Innehall/hsa_innehall_befattning.pdf</w:t>
              </w:r>
            </w:hyperlink>
          </w:p>
          <w:p w14:paraId="50BD232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F9E8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F0F0EA3"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3E77AD1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03753B3"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92AA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6A124D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13403C" w14:textId="77777777" w:rsidTr="008A6494">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7FB18EC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w:t>
            </w:r>
          </w:p>
        </w:tc>
        <w:tc>
          <w:tcPr>
            <w:tcW w:w="1843" w:type="dxa"/>
            <w:tcBorders>
              <w:top w:val="single" w:sz="5" w:space="0" w:color="000000"/>
              <w:left w:val="single" w:sz="5" w:space="0" w:color="000000"/>
              <w:bottom w:val="single" w:sz="5" w:space="0" w:color="000000"/>
              <w:right w:val="single" w:sz="5" w:space="0" w:color="000000"/>
            </w:tcBorders>
          </w:tcPr>
          <w:p w14:paraId="59C05DF6"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3E17A3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C1A4D4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2E06CCD"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7594146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4CDFFF7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57A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61370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DC0A22"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6BA9E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005157E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A5A1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C4450C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E42A16" w14:textId="77777777" w:rsidTr="008A6494">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3B7D8F6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5AF2F5C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CA9B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8B65B9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11558B" w14:textId="77777777" w:rsidTr="008A6494">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3A2F68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47C347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98D395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Om befattning är beskriven i ett lokalt kodverk utan OID, eller när kod helt saknas, kan en beskrivande text anges i originalText.</w:t>
            </w:r>
          </w:p>
          <w:p w14:paraId="29DDDC2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Om originalText anges skall inget annat värde i </w:t>
            </w:r>
            <w:r w:rsidRPr="008A6494">
              <w:rPr>
                <w:rFonts w:ascii="Times New Roman" w:hAnsi="Times New Roman" w:cs="Times New Roman"/>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F54AA2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837F3E"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A0B7D2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55CC27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40E11F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AD41701"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186D4A25"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0B54D5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../../../../orgUnitHSAId</w:t>
            </w:r>
          </w:p>
        </w:tc>
        <w:tc>
          <w:tcPr>
            <w:tcW w:w="1843" w:type="dxa"/>
            <w:tcBorders>
              <w:top w:val="single" w:sz="5" w:space="0" w:color="000000"/>
              <w:left w:val="single" w:sz="5" w:space="0" w:color="000000"/>
              <w:bottom w:val="single" w:sz="5" w:space="0" w:color="000000"/>
              <w:right w:val="single" w:sz="5" w:space="0" w:color="000000"/>
            </w:tcBorders>
          </w:tcPr>
          <w:p w14:paraId="166582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4F3D55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EF858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C64EA61" w14:textId="77777777" w:rsidTr="008A6494">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C23AB2" w14:textId="77777777" w:rsidR="008A6494" w:rsidRPr="008A6494" w:rsidRDefault="008A6494" w:rsidP="008A6494">
            <w:pPr>
              <w:pStyle w:val="TableParagraph"/>
              <w:spacing w:line="229" w:lineRule="exact"/>
              <w:ind w:left="102"/>
              <w:rPr>
                <w:rFonts w:ascii="Times New Roman" w:eastAsia="Times New Roman" w:hAnsi="Times New Roman" w:cs="Times New Roman"/>
                <w:spacing w:val="-1"/>
                <w:sz w:val="20"/>
                <w:szCs w:val="20"/>
              </w:rPr>
            </w:pPr>
            <w:r w:rsidRPr="008A6494">
              <w:rPr>
                <w:rFonts w:ascii="Times New Roman" w:hAnsi="Times New Roman" w:cs="Times New Roman"/>
                <w:spacing w:val="-1"/>
                <w:sz w:val="20"/>
                <w:szCs w:val="20"/>
              </w:rPr>
              <w:t>../</w:t>
            </w:r>
            <w:r w:rsidRPr="008A6494">
              <w:rPr>
                <w:rFonts w:ascii="Times New Roman" w:eastAsia="Times New Roman" w:hAnsi="Times New Roman" w:cs="Times New Roman"/>
                <w:spacing w:val="-1"/>
                <w:sz w:val="20"/>
                <w:szCs w:val="20"/>
              </w:rPr>
              <w:t>../../../orgUnitName</w:t>
            </w:r>
          </w:p>
          <w:p w14:paraId="3D527C8E"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0812E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EC3DF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01122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A4D5B2F"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680645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../../../../orgUnitTelecom</w:t>
            </w:r>
          </w:p>
        </w:tc>
        <w:tc>
          <w:tcPr>
            <w:tcW w:w="1843" w:type="dxa"/>
            <w:tcBorders>
              <w:top w:val="single" w:sz="5" w:space="0" w:color="000000"/>
              <w:left w:val="single" w:sz="5" w:space="0" w:color="000000"/>
              <w:bottom w:val="single" w:sz="5" w:space="0" w:color="000000"/>
              <w:right w:val="single" w:sz="5" w:space="0" w:color="000000"/>
            </w:tcBorders>
          </w:tcPr>
          <w:p w14:paraId="7695D0D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7AB32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Telefon till </w:t>
            </w:r>
            <w:r w:rsidRPr="008A6494">
              <w:rPr>
                <w:rFonts w:ascii="Times New Roman" w:hAnsi="Times New Roman" w:cs="Times New Roman"/>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A36FB2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09FF4F4"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4B0026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../../../../orgUnitEmail</w:t>
            </w:r>
          </w:p>
        </w:tc>
        <w:tc>
          <w:tcPr>
            <w:tcW w:w="1843" w:type="dxa"/>
            <w:tcBorders>
              <w:top w:val="single" w:sz="5" w:space="0" w:color="000000"/>
              <w:left w:val="single" w:sz="5" w:space="0" w:color="000000"/>
              <w:bottom w:val="single" w:sz="5" w:space="0" w:color="000000"/>
              <w:right w:val="single" w:sz="5" w:space="0" w:color="000000"/>
            </w:tcBorders>
          </w:tcPr>
          <w:p w14:paraId="5F57F0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BAA67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292464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E1E85AF" w14:textId="77777777" w:rsidTr="008A6494">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23850D9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../../../../orgUnitAddress</w:t>
            </w:r>
          </w:p>
        </w:tc>
        <w:tc>
          <w:tcPr>
            <w:tcW w:w="1843" w:type="dxa"/>
            <w:tcBorders>
              <w:top w:val="single" w:sz="5" w:space="0" w:color="000000"/>
              <w:left w:val="single" w:sz="5" w:space="0" w:color="000000"/>
              <w:bottom w:val="single" w:sz="5" w:space="0" w:color="000000"/>
              <w:right w:val="single" w:sz="5" w:space="0" w:color="000000"/>
            </w:tcBorders>
          </w:tcPr>
          <w:p w14:paraId="4266D7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75C3C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Postadress för den organisation som författaren är uppdragstagare på. </w:t>
            </w:r>
            <w:r w:rsidRPr="008A6494">
              <w:rPr>
                <w:rFonts w:ascii="Times New Roman" w:hAnsi="Times New Roman" w:cs="Times New Roman"/>
                <w:sz w:val="20"/>
                <w:szCs w:val="20"/>
              </w:rPr>
              <w:t>Skrivs på ett så naturligt sätt som möjligt, exempelvis:</w:t>
            </w:r>
            <w:r w:rsidRPr="008A6494">
              <w:rPr>
                <w:rFonts w:ascii="Times New Roman" w:hAnsi="Times New Roman" w:cs="Times New Roman"/>
                <w:sz w:val="20"/>
                <w:szCs w:val="20"/>
              </w:rPr>
              <w:br/>
              <w:t>”Storgatan 12</w:t>
            </w:r>
            <w:r w:rsidRPr="008A6494">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06E3D99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D83796F" w14:textId="77777777" w:rsidTr="008A6494">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23FB8E0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../../../../orgUnitLocation</w:t>
            </w:r>
          </w:p>
        </w:tc>
        <w:tc>
          <w:tcPr>
            <w:tcW w:w="1843" w:type="dxa"/>
            <w:tcBorders>
              <w:top w:val="single" w:sz="5" w:space="0" w:color="000000"/>
              <w:left w:val="single" w:sz="5" w:space="0" w:color="000000"/>
              <w:bottom w:val="single" w:sz="5" w:space="0" w:color="000000"/>
              <w:right w:val="single" w:sz="5" w:space="0" w:color="000000"/>
            </w:tcBorders>
          </w:tcPr>
          <w:p w14:paraId="0483608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F1BF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Text som anger namnet på plats eller ort för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EE5B5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28197A8"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7D67EF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../../../healthcareProfessionalCareUnitHSAId</w:t>
            </w:r>
          </w:p>
          <w:p w14:paraId="7AD1122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1B184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HSAIdType</w:t>
            </w:r>
          </w:p>
          <w:p w14:paraId="5243A68C"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859178A"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E8B1F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Vårdenhet.</w:t>
            </w:r>
          </w:p>
          <w:p w14:paraId="660050B5" w14:textId="77777777" w:rsidR="008A6494" w:rsidRPr="008A6494" w:rsidRDefault="008A6494" w:rsidP="008A6494">
            <w:pPr>
              <w:spacing w:line="229" w:lineRule="exact"/>
              <w:ind w:left="102"/>
              <w:rPr>
                <w:rFonts w:ascii="Times New Roman" w:hAnsi="Times New Roman" w:cs="Times New Roman"/>
                <w:sz w:val="20"/>
                <w:szCs w:val="20"/>
              </w:rPr>
            </w:pPr>
          </w:p>
          <w:p w14:paraId="352512E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24D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5412F9FF" w14:textId="77777777" w:rsidTr="008A6494">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70A404B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../../../healthcareProfessionalCareGiverHSAId</w:t>
            </w:r>
          </w:p>
        </w:tc>
        <w:tc>
          <w:tcPr>
            <w:tcW w:w="1843" w:type="dxa"/>
            <w:tcBorders>
              <w:top w:val="single" w:sz="5" w:space="0" w:color="000000"/>
              <w:left w:val="single" w:sz="5" w:space="0" w:color="000000"/>
              <w:bottom w:val="single" w:sz="5" w:space="0" w:color="000000"/>
              <w:right w:val="single" w:sz="5" w:space="0" w:color="000000"/>
            </w:tcBorders>
          </w:tcPr>
          <w:p w14:paraId="5F559D8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p w14:paraId="7289DF3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E446B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vårdgivaren, som är vårdgivare för den enhet som författaren är uppdragstagare för.</w:t>
            </w:r>
          </w:p>
          <w:p w14:paraId="11CE0B6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8976BE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0FF1322E" w14:textId="77777777" w:rsidTr="008A6494">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770D824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5C4AD08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LegalAuthenticatorType</w:t>
            </w:r>
          </w:p>
        </w:tc>
        <w:tc>
          <w:tcPr>
            <w:tcW w:w="3685" w:type="dxa"/>
            <w:tcBorders>
              <w:top w:val="single" w:sz="5" w:space="0" w:color="000000"/>
              <w:left w:val="single" w:sz="5" w:space="0" w:color="000000"/>
              <w:bottom w:val="single" w:sz="5" w:space="0" w:color="000000"/>
              <w:right w:val="single" w:sz="5" w:space="0" w:color="000000"/>
            </w:tcBorders>
          </w:tcPr>
          <w:p w14:paraId="3D2FA27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Information om vem som signerat informationen i dokumentet.</w:t>
            </w:r>
          </w:p>
          <w:p w14:paraId="67778E2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0949A5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0..1</w:t>
            </w:r>
          </w:p>
        </w:tc>
      </w:tr>
      <w:tr w:rsidR="008A6494" w:rsidRPr="00907C9B" w14:paraId="2524454A" w14:textId="77777777" w:rsidTr="008A6494">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331EC1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w:t>
            </w:r>
            <w:r w:rsidRPr="008A6494">
              <w:rPr>
                <w:rFonts w:ascii="Times New Roman" w:hAnsi="Times New Roman" w:cs="Times New Roman"/>
                <w:sz w:val="20"/>
                <w:szCs w:val="20"/>
              </w:rPr>
              <w:t>signatureTime</w:t>
            </w:r>
          </w:p>
          <w:p w14:paraId="3E00FDA1"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70ECD00"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DDB45BB"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00ECA6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för signering.</w:t>
            </w:r>
          </w:p>
          <w:p w14:paraId="5277EF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37FE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752EAEA" w14:textId="77777777" w:rsidTr="008A6494">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7B82F5E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../../../legalAuthenticatorHSAId</w:t>
            </w:r>
          </w:p>
          <w:p w14:paraId="6A1FBC4F"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E88216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7764C2E" w14:textId="77777777" w:rsidR="008A6494" w:rsidRPr="008A6494" w:rsidRDefault="008A6494" w:rsidP="008A6494">
            <w:pPr>
              <w:spacing w:line="229" w:lineRule="exact"/>
              <w:ind w:left="102"/>
              <w:rPr>
                <w:rFonts w:ascii="Times New Roman" w:hAnsi="Times New Roman" w:cs="Times New Roman"/>
                <w:sz w:val="20"/>
                <w:szCs w:val="20"/>
                <w:highlight w:val="yellow"/>
              </w:rPr>
            </w:pPr>
          </w:p>
        </w:tc>
        <w:tc>
          <w:tcPr>
            <w:tcW w:w="3685" w:type="dxa"/>
            <w:tcBorders>
              <w:top w:val="single" w:sz="5" w:space="0" w:color="000000"/>
              <w:left w:val="single" w:sz="5" w:space="0" w:color="000000"/>
              <w:bottom w:val="single" w:sz="5" w:space="0" w:color="000000"/>
              <w:right w:val="single" w:sz="5" w:space="0" w:color="000000"/>
            </w:tcBorders>
          </w:tcPr>
          <w:p w14:paraId="005539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891E0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72F314CE" w14:textId="77777777" w:rsidTr="008A6494">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130ABD1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E0604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F63BE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6C64D2A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01BC7EE7" w14:textId="77777777" w:rsidTr="008A6494">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72721AA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approvedForPatient</w:t>
            </w:r>
          </w:p>
          <w:p w14:paraId="1E7516DE"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CFAFDE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boolean</w:t>
            </w:r>
          </w:p>
          <w:p w14:paraId="13EBEDD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D1070A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Anger om information får delas till patient. Värdet sätts i sådant fall till true, i annat fall till false.</w:t>
            </w:r>
          </w:p>
          <w:p w14:paraId="5ABD9F50"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959D3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157FC309" w14:textId="77777777" w:rsidTr="008A6494">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75D21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0AD87E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E68008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6E90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FFC16B" w14:textId="77777777" w:rsidTr="008A6494">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6169FD3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w:t>
            </w:r>
          </w:p>
          <w:p w14:paraId="3A243C17"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B2203A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MaternityMedicalRecordBodyType</w:t>
            </w:r>
          </w:p>
          <w:p w14:paraId="02F36B4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F67201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Kan bestå av antingen en </w:t>
            </w:r>
            <w:r w:rsidRPr="008A6494">
              <w:rPr>
                <w:rFonts w:ascii="Times New Roman" w:hAnsi="Times New Roman" w:cs="Times New Roman"/>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4246ED0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F2C16F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ABEF3A"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7205573D" w14:textId="77777777" w:rsidR="008A6494" w:rsidRPr="008A6494" w:rsidRDefault="008A6494" w:rsidP="008A6494">
            <w:pPr>
              <w:spacing w:line="229"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51F0B0D3"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19BC7DA0"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0DBD985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97A42F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32680F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D206D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40155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CFA6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D88F56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4A3C31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0246286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88979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07781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619FA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../../../contraceptiveDiscontinued</w:t>
            </w:r>
          </w:p>
        </w:tc>
        <w:tc>
          <w:tcPr>
            <w:tcW w:w="1843" w:type="dxa"/>
            <w:tcBorders>
              <w:top w:val="single" w:sz="5" w:space="0" w:color="000000"/>
              <w:left w:val="single" w:sz="5" w:space="0" w:color="000000"/>
              <w:bottom w:val="single" w:sz="5" w:space="0" w:color="000000"/>
              <w:right w:val="single" w:sz="5" w:space="0" w:color="000000"/>
            </w:tcBorders>
          </w:tcPr>
          <w:p w14:paraId="6837709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E701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064206B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00A8FB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97B2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29B21F49"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6706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587B5F7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481FE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8CC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1E0C3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4F3E3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B68170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F51A18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0FC381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370057B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233107E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B080F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F7658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9AF85C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../../../length</w:t>
            </w:r>
          </w:p>
        </w:tc>
        <w:tc>
          <w:tcPr>
            <w:tcW w:w="1843" w:type="dxa"/>
            <w:tcBorders>
              <w:top w:val="single" w:sz="5" w:space="0" w:color="000000"/>
              <w:left w:val="single" w:sz="5" w:space="0" w:color="000000"/>
              <w:bottom w:val="single" w:sz="5" w:space="0" w:color="000000"/>
              <w:right w:val="single" w:sz="5" w:space="0" w:color="000000"/>
            </w:tcBorders>
          </w:tcPr>
          <w:p w14:paraId="4DABD7F8"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489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9B13CC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FA14AF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355E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7C74A3E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1C013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Vikt vid inskrivning [massa]</w:t>
            </w:r>
          </w:p>
        </w:tc>
        <w:tc>
          <w:tcPr>
            <w:tcW w:w="851" w:type="dxa"/>
            <w:tcBorders>
              <w:top w:val="single" w:sz="5" w:space="0" w:color="000000"/>
              <w:left w:val="single" w:sz="5" w:space="0" w:color="000000"/>
              <w:bottom w:val="single" w:sz="5" w:space="0" w:color="000000"/>
              <w:right w:val="single" w:sz="5" w:space="0" w:color="000000"/>
            </w:tcBorders>
          </w:tcPr>
          <w:p w14:paraId="60CA65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ACC6A2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C55C5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../../../bodyMassIndex</w:t>
            </w:r>
          </w:p>
        </w:tc>
        <w:tc>
          <w:tcPr>
            <w:tcW w:w="1843" w:type="dxa"/>
            <w:tcBorders>
              <w:top w:val="single" w:sz="5" w:space="0" w:color="000000"/>
              <w:left w:val="single" w:sz="5" w:space="0" w:color="000000"/>
              <w:bottom w:val="single" w:sz="5" w:space="0" w:color="000000"/>
              <w:right w:val="single" w:sz="5" w:space="0" w:color="000000"/>
            </w:tcBorders>
          </w:tcPr>
          <w:p w14:paraId="237540F1"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4919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6360FC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98B635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101F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../../../infertility</w:t>
            </w:r>
          </w:p>
        </w:tc>
        <w:tc>
          <w:tcPr>
            <w:tcW w:w="1843" w:type="dxa"/>
            <w:tcBorders>
              <w:top w:val="single" w:sz="5" w:space="0" w:color="000000"/>
              <w:left w:val="single" w:sz="5" w:space="0" w:color="000000"/>
              <w:bottom w:val="single" w:sz="5" w:space="0" w:color="000000"/>
              <w:right w:val="single" w:sz="5" w:space="0" w:color="000000"/>
            </w:tcBorders>
          </w:tcPr>
          <w:p w14:paraId="18933FBE"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decimal</w:t>
            </w:r>
          </w:p>
        </w:tc>
        <w:tc>
          <w:tcPr>
            <w:tcW w:w="3685" w:type="dxa"/>
            <w:tcBorders>
              <w:top w:val="single" w:sz="5" w:space="0" w:color="000000"/>
              <w:left w:val="single" w:sz="5" w:space="0" w:color="000000"/>
              <w:bottom w:val="single" w:sz="5" w:space="0" w:color="000000"/>
              <w:right w:val="single" w:sz="5" w:space="0" w:color="000000"/>
            </w:tcBorders>
          </w:tcPr>
          <w:p w14:paraId="6401220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1A82733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DEECAE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FEB3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479E4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D63DC6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1B0AF1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749C1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EB3BF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../../../../year</w:t>
            </w:r>
          </w:p>
        </w:tc>
        <w:tc>
          <w:tcPr>
            <w:tcW w:w="1843" w:type="dxa"/>
            <w:tcBorders>
              <w:top w:val="single" w:sz="5" w:space="0" w:color="000000"/>
              <w:left w:val="single" w:sz="5" w:space="0" w:color="000000"/>
              <w:bottom w:val="single" w:sz="5" w:space="0" w:color="000000"/>
              <w:right w:val="single" w:sz="5" w:space="0" w:color="000000"/>
            </w:tcBorders>
          </w:tcPr>
          <w:p w14:paraId="07692F9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95406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5797C63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42D44BD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EA7F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../../../../month</w:t>
            </w:r>
          </w:p>
        </w:tc>
        <w:tc>
          <w:tcPr>
            <w:tcW w:w="1843" w:type="dxa"/>
            <w:tcBorders>
              <w:top w:val="single" w:sz="5" w:space="0" w:color="000000"/>
              <w:left w:val="single" w:sz="5" w:space="0" w:color="000000"/>
              <w:bottom w:val="single" w:sz="5" w:space="0" w:color="000000"/>
              <w:right w:val="single" w:sz="5" w:space="0" w:color="000000"/>
            </w:tcBorders>
          </w:tcPr>
          <w:p w14:paraId="58BDF6C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0AB0566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29EEA24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D5407F8" w14:textId="77777777" w:rsidTr="008A6494">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56F67D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../../../../delivery</w:t>
            </w:r>
          </w:p>
        </w:tc>
        <w:tc>
          <w:tcPr>
            <w:tcW w:w="1843" w:type="dxa"/>
            <w:tcBorders>
              <w:top w:val="single" w:sz="5" w:space="0" w:color="000000"/>
              <w:left w:val="single" w:sz="5" w:space="0" w:color="000000"/>
              <w:bottom w:val="single" w:sz="5" w:space="0" w:color="000000"/>
              <w:right w:val="single" w:sz="5" w:space="0" w:color="000000"/>
            </w:tcBorders>
          </w:tcPr>
          <w:p w14:paraId="7DEF043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558251E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Graviditet förlossning enligt kodverk: </w:t>
            </w:r>
          </w:p>
          <w:p w14:paraId="038DF31A" w14:textId="77777777" w:rsidR="008A6494" w:rsidRPr="008A6494" w:rsidRDefault="008A6494" w:rsidP="008A6494">
            <w:pPr>
              <w:spacing w:line="229" w:lineRule="exact"/>
              <w:ind w:left="102"/>
              <w:rPr>
                <w:rFonts w:ascii="Times New Roman" w:hAnsi="Times New Roman" w:cs="Times New Roman"/>
                <w:sz w:val="20"/>
                <w:szCs w:val="20"/>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8A6494"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 xml:space="preserve">0 = Ej angivet, </w:t>
                  </w:r>
                </w:p>
              </w:tc>
            </w:tr>
            <w:tr w:rsidR="008A6494" w:rsidRPr="008A6494"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1 = X-gravid,</w:t>
                  </w:r>
                </w:p>
              </w:tc>
            </w:tr>
            <w:tr w:rsidR="008A6494" w:rsidRPr="008A6494"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2 = Spontan abort,</w:t>
                  </w:r>
                </w:p>
              </w:tc>
            </w:tr>
            <w:tr w:rsidR="008A6494" w:rsidRPr="008A6494"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4 = Dödfött,</w:t>
                  </w:r>
                </w:p>
              </w:tc>
            </w:tr>
            <w:tr w:rsidR="008A6494" w:rsidRPr="008A6494"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5 = Levande fött</w:t>
                  </w:r>
                </w:p>
              </w:tc>
            </w:tr>
          </w:tbl>
          <w:p w14:paraId="6F7F1FE4"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F753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04F87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C2A99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15F18A8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E5C5A7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6807B0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C32F33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BBC8E3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../../../../progress</w:t>
            </w:r>
          </w:p>
        </w:tc>
        <w:tc>
          <w:tcPr>
            <w:tcW w:w="1843" w:type="dxa"/>
            <w:tcBorders>
              <w:top w:val="single" w:sz="5" w:space="0" w:color="000000"/>
              <w:left w:val="single" w:sz="5" w:space="0" w:color="000000"/>
              <w:bottom w:val="single" w:sz="5" w:space="0" w:color="000000"/>
              <w:right w:val="single" w:sz="5" w:space="0" w:color="000000"/>
            </w:tcBorders>
          </w:tcPr>
          <w:p w14:paraId="0BA8115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9AF31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60FA44E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5DE8D9" w14:textId="77777777" w:rsidTr="008A6494">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49A96A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w:t>
            </w:r>
          </w:p>
        </w:tc>
        <w:tc>
          <w:tcPr>
            <w:tcW w:w="1843" w:type="dxa"/>
            <w:tcBorders>
              <w:top w:val="single" w:sz="5" w:space="0" w:color="000000"/>
              <w:left w:val="single" w:sz="5" w:space="0" w:color="000000"/>
              <w:bottom w:val="single" w:sz="5" w:space="0" w:color="000000"/>
              <w:right w:val="single" w:sz="5" w:space="0" w:color="000000"/>
            </w:tcBorders>
          </w:tcPr>
          <w:p w14:paraId="03763B2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SexCodeEnum</w:t>
            </w:r>
          </w:p>
        </w:tc>
        <w:tc>
          <w:tcPr>
            <w:tcW w:w="3685" w:type="dxa"/>
            <w:tcBorders>
              <w:top w:val="single" w:sz="5" w:space="0" w:color="000000"/>
              <w:left w:val="single" w:sz="5" w:space="0" w:color="000000"/>
              <w:bottom w:val="single" w:sz="5" w:space="0" w:color="000000"/>
              <w:right w:val="single" w:sz="5" w:space="0" w:color="000000"/>
            </w:tcBorders>
          </w:tcPr>
          <w:p w14:paraId="69C7A22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Kön, giltiga värden 0,1,2 och 9 enligt kodverk med OID 1.2.752.129.2.2.1.1:</w:t>
            </w:r>
          </w:p>
          <w:p w14:paraId="2AA49659"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728A88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okänt,</w:t>
            </w:r>
          </w:p>
          <w:p w14:paraId="3DD709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man,</w:t>
            </w:r>
          </w:p>
          <w:p w14:paraId="7D8EC39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kvinna,</w:t>
            </w:r>
          </w:p>
          <w:p w14:paraId="68F3834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9 = ej tillämpligt</w:t>
            </w:r>
          </w:p>
          <w:p w14:paraId="60FF1C05"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E2C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B249DD7"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5BAB1F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../../../../weightOfChild</w:t>
            </w:r>
          </w:p>
        </w:tc>
        <w:tc>
          <w:tcPr>
            <w:tcW w:w="1843" w:type="dxa"/>
            <w:tcBorders>
              <w:top w:val="single" w:sz="5" w:space="0" w:color="000000"/>
              <w:left w:val="single" w:sz="5" w:space="0" w:color="000000"/>
              <w:bottom w:val="single" w:sz="5" w:space="0" w:color="000000"/>
              <w:right w:val="single" w:sz="5" w:space="0" w:color="000000"/>
            </w:tcBorders>
          </w:tcPr>
          <w:p w14:paraId="064AF2A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044ADB6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46D02B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41727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6C809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../../../../gestation</w:t>
            </w:r>
          </w:p>
        </w:tc>
        <w:tc>
          <w:tcPr>
            <w:tcW w:w="1843" w:type="dxa"/>
            <w:tcBorders>
              <w:top w:val="single" w:sz="5" w:space="0" w:color="000000"/>
              <w:left w:val="single" w:sz="5" w:space="0" w:color="000000"/>
              <w:bottom w:val="single" w:sz="5" w:space="0" w:color="000000"/>
              <w:right w:val="single" w:sz="5" w:space="0" w:color="000000"/>
            </w:tcBorders>
          </w:tcPr>
          <w:p w14:paraId="43126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33EDEC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9A642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76113B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D06B5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55B1A5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B184D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Trombos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E6442B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94EFFF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D4EA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24FE74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50D4593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Endokrina sjukdomar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7D6F13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E50282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6BF640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076E2A1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285115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Upprepade urinvägsinfektioner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9B4F60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DECBF4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421AC2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3AD50B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A2489E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Diabetes mellitus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6CC127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004FDA" w14:textId="77777777" w:rsidTr="008A6494">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5E742B5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29B07DA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72D24F7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 inskrivning under graviditet: medicinering</w:t>
            </w:r>
          </w:p>
        </w:tc>
        <w:tc>
          <w:tcPr>
            <w:tcW w:w="851" w:type="dxa"/>
            <w:tcBorders>
              <w:top w:val="single" w:sz="5" w:space="0" w:color="000000"/>
              <w:left w:val="single" w:sz="5" w:space="0" w:color="000000"/>
              <w:bottom w:val="single" w:sz="5" w:space="0" w:color="000000"/>
              <w:right w:val="single" w:sz="5" w:space="0" w:color="000000"/>
            </w:tcBorders>
          </w:tcPr>
          <w:p w14:paraId="093F0D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0CA8540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43FC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140E95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E8ECB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728A0A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5054E0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0AD5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05CA21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3662203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Bedömning vid 1:a besök: basprogram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6D7B0F4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47C6761" w14:textId="77777777" w:rsidTr="008A6494">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578FA13C" w14:textId="77777777" w:rsidR="008A6494" w:rsidRPr="008A6494" w:rsidRDefault="008A6494" w:rsidP="008A6494">
            <w:pPr>
              <w:spacing w:line="229" w:lineRule="exact"/>
              <w:ind w:left="102"/>
              <w:rPr>
                <w:rFonts w:ascii="Times New Roman" w:hAnsi="Times New Roman" w:cs="Times New Roman"/>
                <w:b/>
                <w:i/>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C295F34" w14:textId="77777777" w:rsidR="008A6494" w:rsidRPr="008A6494" w:rsidRDefault="008A6494" w:rsidP="008A6494">
            <w:pPr>
              <w:spacing w:line="229" w:lineRule="exact"/>
              <w:ind w:left="102"/>
              <w:rPr>
                <w:rFonts w:ascii="Times New Roman" w:hAnsi="Times New Roman" w:cs="Times New Roman"/>
                <w:i/>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A3610A8" w14:textId="77777777" w:rsidR="008A6494" w:rsidRPr="008A6494" w:rsidRDefault="008A6494" w:rsidP="008A6494">
            <w:pPr>
              <w:spacing w:line="226" w:lineRule="exact"/>
              <w:ind w:left="102"/>
              <w:rPr>
                <w:rFonts w:ascii="Times New Roman" w:hAnsi="Times New Roman" w:cs="Times New Roman"/>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29AA71" w14:textId="77777777" w:rsidR="008A6494" w:rsidRPr="008A6494" w:rsidRDefault="008A6494" w:rsidP="008A6494">
            <w:pPr>
              <w:spacing w:line="226" w:lineRule="exact"/>
              <w:ind w:left="102"/>
              <w:rPr>
                <w:rFonts w:ascii="Times New Roman" w:hAnsi="Times New Roman" w:cs="Times New Roman"/>
                <w:i/>
                <w:spacing w:val="-1"/>
                <w:sz w:val="20"/>
                <w:szCs w:val="20"/>
              </w:rPr>
            </w:pPr>
          </w:p>
        </w:tc>
      </w:tr>
      <w:tr w:rsidR="008A6494" w:rsidRPr="00907C9B" w14:paraId="3848186E" w14:textId="77777777" w:rsidTr="008A6494">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69BCD"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../../pregnancyCheckupRecord</w:t>
            </w:r>
          </w:p>
        </w:tc>
        <w:tc>
          <w:tcPr>
            <w:tcW w:w="1843" w:type="dxa"/>
            <w:tcBorders>
              <w:top w:val="single" w:sz="5" w:space="0" w:color="000000"/>
              <w:left w:val="single" w:sz="5" w:space="0" w:color="000000"/>
              <w:bottom w:val="single" w:sz="5" w:space="0" w:color="000000"/>
              <w:right w:val="single" w:sz="5" w:space="0" w:color="000000"/>
            </w:tcBorders>
          </w:tcPr>
          <w:p w14:paraId="33E3DDB7" w14:textId="77777777" w:rsidR="008A6494" w:rsidRPr="008A6494" w:rsidRDefault="008A6494"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PregnancyCheckupRecordType</w:t>
            </w:r>
          </w:p>
        </w:tc>
        <w:tc>
          <w:tcPr>
            <w:tcW w:w="3685" w:type="dxa"/>
            <w:tcBorders>
              <w:top w:val="single" w:sz="5" w:space="0" w:color="000000"/>
              <w:left w:val="single" w:sz="5" w:space="0" w:color="000000"/>
              <w:bottom w:val="single" w:sz="5" w:space="0" w:color="000000"/>
              <w:right w:val="single" w:sz="5" w:space="0" w:color="000000"/>
            </w:tcBorders>
          </w:tcPr>
          <w:p w14:paraId="47BD91F1"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4E94A9EF"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49DBE17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0DE0F4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21FDC0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1ED101A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5338EC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677C34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481E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11D8F4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B2314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1BDD5E4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FDCB4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8B7F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0195935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241B82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0E43C58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F0E9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6C003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../../../haemoglobin</w:t>
            </w:r>
          </w:p>
        </w:tc>
        <w:tc>
          <w:tcPr>
            <w:tcW w:w="1843" w:type="dxa"/>
            <w:tcBorders>
              <w:top w:val="single" w:sz="5" w:space="0" w:color="000000"/>
              <w:left w:val="single" w:sz="5" w:space="0" w:color="000000"/>
              <w:bottom w:val="single" w:sz="5" w:space="0" w:color="000000"/>
              <w:right w:val="single" w:sz="5" w:space="0" w:color="000000"/>
            </w:tcBorders>
          </w:tcPr>
          <w:p w14:paraId="19520CC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BC05E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DEA775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734DE7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4228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C0A6B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6C5551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B5DC40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2507C2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8148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1247B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D578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C826B0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93168E" w:rsidRPr="00907C9B" w14:paraId="69F80E10" w14:textId="77777777" w:rsidTr="0093168E">
        <w:tblPrEx>
          <w:tblW w:w="9301" w:type="dxa"/>
          <w:tblInd w:w="203" w:type="dxa"/>
          <w:tblLayout w:type="fixed"/>
          <w:tblLook w:val="01E0" w:firstRow="1" w:lastRow="1" w:firstColumn="1" w:lastColumn="1" w:noHBand="0" w:noVBand="0"/>
          <w:tblPrExChange w:id="486" w:author="Khaled Daham" w:date="2014-03-13T13:10:00Z">
            <w:tblPrEx>
              <w:tblW w:w="9301" w:type="dxa"/>
              <w:tblInd w:w="203" w:type="dxa"/>
              <w:tblLayout w:type="fixed"/>
              <w:tblLook w:val="01E0" w:firstRow="1" w:lastRow="1" w:firstColumn="1" w:lastColumn="1" w:noHBand="0" w:noVBand="0"/>
            </w:tblPrEx>
          </w:tblPrExChange>
        </w:tblPrEx>
        <w:trPr>
          <w:trHeight w:hRule="exact" w:val="1163"/>
          <w:tblHeader/>
          <w:ins w:id="487" w:author="Khaled Daham" w:date="2014-03-13T13:09:00Z"/>
          <w:trPrChange w:id="488" w:author="Khaled Daham" w:date="2014-03-13T13:10:00Z">
            <w:trPr>
              <w:trHeight w:hRule="exact" w:val="313"/>
              <w:tblHeader/>
            </w:trPr>
          </w:trPrChange>
        </w:trPr>
        <w:tc>
          <w:tcPr>
            <w:tcW w:w="2922" w:type="dxa"/>
            <w:tcBorders>
              <w:top w:val="single" w:sz="5" w:space="0" w:color="000000"/>
              <w:left w:val="single" w:sz="5" w:space="0" w:color="000000"/>
              <w:bottom w:val="single" w:sz="5" w:space="0" w:color="000000"/>
              <w:right w:val="single" w:sz="5" w:space="0" w:color="000000"/>
            </w:tcBorders>
            <w:tcPrChange w:id="489" w:author="Khaled Daham" w:date="2014-03-13T13:10:00Z">
              <w:tcPr>
                <w:tcW w:w="2922" w:type="dxa"/>
                <w:tcBorders>
                  <w:top w:val="single" w:sz="5" w:space="0" w:color="000000"/>
                  <w:left w:val="single" w:sz="5" w:space="0" w:color="000000"/>
                  <w:bottom w:val="single" w:sz="5" w:space="0" w:color="000000"/>
                  <w:right w:val="single" w:sz="5" w:space="0" w:color="000000"/>
                </w:tcBorders>
              </w:tcPr>
            </w:tcPrChange>
          </w:tcPr>
          <w:p w14:paraId="7A7D50C8" w14:textId="01733C19" w:rsidR="0093168E" w:rsidRPr="00000D1C" w:rsidRDefault="0093168E" w:rsidP="008A6494">
            <w:pPr>
              <w:spacing w:line="229" w:lineRule="exact"/>
              <w:ind w:left="102"/>
              <w:rPr>
                <w:ins w:id="490" w:author="Khaled Daham" w:date="2014-03-13T13:09:00Z"/>
                <w:rFonts w:ascii="Times New Roman" w:hAnsi="Times New Roman"/>
                <w:szCs w:val="20"/>
                <w:highlight w:val="yellow"/>
              </w:rPr>
            </w:pPr>
            <w:ins w:id="491" w:author="Khaled Daham" w:date="2014-03-13T13:10:00Z">
              <w:r>
                <w:rPr>
                  <w:sz w:val="20"/>
                  <w:szCs w:val="20"/>
                </w:rPr>
                <w:t>../../../proteinuria</w:t>
              </w:r>
            </w:ins>
          </w:p>
        </w:tc>
        <w:tc>
          <w:tcPr>
            <w:tcW w:w="1843" w:type="dxa"/>
            <w:tcBorders>
              <w:top w:val="single" w:sz="5" w:space="0" w:color="000000"/>
              <w:left w:val="single" w:sz="5" w:space="0" w:color="000000"/>
              <w:bottom w:val="single" w:sz="5" w:space="0" w:color="000000"/>
              <w:right w:val="single" w:sz="5" w:space="0" w:color="000000"/>
            </w:tcBorders>
            <w:tcPrChange w:id="492" w:author="Khaled Daham" w:date="2014-03-13T13:10:00Z">
              <w:tcPr>
                <w:tcW w:w="1843" w:type="dxa"/>
                <w:tcBorders>
                  <w:top w:val="single" w:sz="5" w:space="0" w:color="000000"/>
                  <w:left w:val="single" w:sz="5" w:space="0" w:color="000000"/>
                  <w:bottom w:val="single" w:sz="5" w:space="0" w:color="000000"/>
                  <w:right w:val="single" w:sz="5" w:space="0" w:color="000000"/>
                </w:tcBorders>
              </w:tcPr>
            </w:tcPrChange>
          </w:tcPr>
          <w:p w14:paraId="3490EFD5" w14:textId="3CD539C3" w:rsidR="0093168E" w:rsidRPr="00000D1C" w:rsidRDefault="0093168E" w:rsidP="008A6494">
            <w:pPr>
              <w:spacing w:line="229" w:lineRule="exact"/>
              <w:ind w:left="102"/>
              <w:rPr>
                <w:ins w:id="493" w:author="Khaled Daham" w:date="2014-03-13T13:09:00Z"/>
                <w:rFonts w:ascii="Times New Roman" w:hAnsi="Times New Roman"/>
                <w:szCs w:val="20"/>
                <w:highlight w:val="yellow"/>
              </w:rPr>
            </w:pPr>
            <w:ins w:id="494" w:author="Khaled Daham" w:date="2014-03-13T13:10:00Z">
              <w:r>
                <w:rPr>
                  <w:sz w:val="20"/>
                  <w:szCs w:val="20"/>
                </w:rPr>
                <w:t>PQType</w:t>
              </w:r>
            </w:ins>
          </w:p>
        </w:tc>
        <w:tc>
          <w:tcPr>
            <w:tcW w:w="3685" w:type="dxa"/>
            <w:tcBorders>
              <w:top w:val="single" w:sz="5" w:space="0" w:color="000000"/>
              <w:left w:val="single" w:sz="5" w:space="0" w:color="000000"/>
              <w:bottom w:val="single" w:sz="5" w:space="0" w:color="000000"/>
              <w:right w:val="single" w:sz="5" w:space="0" w:color="000000"/>
            </w:tcBorders>
            <w:tcPrChange w:id="495" w:author="Khaled Daham" w:date="2014-03-13T13:10:00Z">
              <w:tcPr>
                <w:tcW w:w="3685" w:type="dxa"/>
                <w:tcBorders>
                  <w:top w:val="single" w:sz="5" w:space="0" w:color="000000"/>
                  <w:left w:val="single" w:sz="5" w:space="0" w:color="000000"/>
                  <w:bottom w:val="single" w:sz="5" w:space="0" w:color="000000"/>
                  <w:right w:val="single" w:sz="5" w:space="0" w:color="000000"/>
                </w:tcBorders>
              </w:tcPr>
            </w:tcPrChange>
          </w:tcPr>
          <w:p w14:paraId="5B15CDE6" w14:textId="77777777" w:rsidR="0093168E" w:rsidRPr="00686E9E" w:rsidRDefault="0093168E" w:rsidP="00341A72">
            <w:pPr>
              <w:spacing w:line="226" w:lineRule="exact"/>
              <w:ind w:left="102"/>
              <w:rPr>
                <w:ins w:id="496" w:author="Khaled Daham" w:date="2014-03-13T13:10:00Z"/>
                <w:spacing w:val="-1"/>
                <w:sz w:val="20"/>
                <w:szCs w:val="20"/>
              </w:rPr>
            </w:pPr>
            <w:ins w:id="497" w:author="Khaled Daham" w:date="2014-03-13T13:10:00Z">
              <w:r w:rsidRPr="00686E9E">
                <w:rPr>
                  <w:spacing w:val="-1"/>
                  <w:sz w:val="20"/>
                  <w:szCs w:val="20"/>
                </w:rPr>
                <w:t>Proteinuri - Protein i urinet [massa / volym]</w:t>
              </w:r>
            </w:ins>
          </w:p>
          <w:p w14:paraId="374D9CDD" w14:textId="6E88D09C" w:rsidR="0093168E" w:rsidRPr="00000D1C" w:rsidRDefault="0093168E" w:rsidP="008A6494">
            <w:pPr>
              <w:spacing w:line="226" w:lineRule="exact"/>
              <w:ind w:left="102"/>
              <w:rPr>
                <w:ins w:id="498" w:author="Khaled Daham" w:date="2014-03-13T13:09:00Z"/>
                <w:rFonts w:ascii="Times New Roman" w:hAnsi="Times New Roman"/>
                <w:spacing w:val="-1"/>
                <w:szCs w:val="20"/>
                <w:highlight w:val="yellow"/>
              </w:rPr>
            </w:pPr>
            <w:ins w:id="499" w:author="Khaled Daham" w:date="2014-03-13T13:10:00Z">
              <w:r w:rsidRPr="00686E9E">
                <w:rPr>
                  <w:spacing w:val="-1"/>
                  <w:sz w:val="20"/>
                  <w:szCs w:val="20"/>
                </w:rPr>
                <w:t>Mängden protein skall alltså anges i g/l eller motsvarande. Använd INTE mätstickans kodning (0, 1+, 2+…)</w:t>
              </w:r>
            </w:ins>
          </w:p>
        </w:tc>
        <w:tc>
          <w:tcPr>
            <w:tcW w:w="851" w:type="dxa"/>
            <w:tcBorders>
              <w:top w:val="single" w:sz="5" w:space="0" w:color="000000"/>
              <w:left w:val="single" w:sz="5" w:space="0" w:color="000000"/>
              <w:bottom w:val="single" w:sz="5" w:space="0" w:color="000000"/>
              <w:right w:val="single" w:sz="5" w:space="0" w:color="000000"/>
            </w:tcBorders>
            <w:tcPrChange w:id="500" w:author="Khaled Daham" w:date="2014-03-13T13:10:00Z">
              <w:tcPr>
                <w:tcW w:w="851" w:type="dxa"/>
                <w:tcBorders>
                  <w:top w:val="single" w:sz="5" w:space="0" w:color="000000"/>
                  <w:left w:val="single" w:sz="5" w:space="0" w:color="000000"/>
                  <w:bottom w:val="single" w:sz="5" w:space="0" w:color="000000"/>
                  <w:right w:val="single" w:sz="5" w:space="0" w:color="000000"/>
                </w:tcBorders>
              </w:tcPr>
            </w:tcPrChange>
          </w:tcPr>
          <w:p w14:paraId="3787A600" w14:textId="11B7EBA2" w:rsidR="0093168E" w:rsidRPr="00000D1C" w:rsidRDefault="0093168E" w:rsidP="008A6494">
            <w:pPr>
              <w:spacing w:line="226" w:lineRule="exact"/>
              <w:ind w:left="102"/>
              <w:rPr>
                <w:ins w:id="501" w:author="Khaled Daham" w:date="2014-03-13T13:09:00Z"/>
                <w:rFonts w:ascii="Times New Roman" w:hAnsi="Times New Roman"/>
                <w:spacing w:val="-1"/>
                <w:szCs w:val="20"/>
                <w:highlight w:val="yellow"/>
              </w:rPr>
            </w:pPr>
            <w:ins w:id="502" w:author="Khaled Daham" w:date="2014-03-13T13:10:00Z">
              <w:r>
                <w:rPr>
                  <w:spacing w:val="-1"/>
                  <w:sz w:val="20"/>
                  <w:szCs w:val="20"/>
                </w:rPr>
                <w:t>0..1</w:t>
              </w:r>
            </w:ins>
          </w:p>
        </w:tc>
      </w:tr>
      <w:tr w:rsidR="0093168E" w:rsidRPr="00907C9B" w14:paraId="0A2F5C4D" w14:textId="77777777" w:rsidTr="0093168E">
        <w:tblPrEx>
          <w:tblW w:w="9301" w:type="dxa"/>
          <w:tblInd w:w="203" w:type="dxa"/>
          <w:tblLayout w:type="fixed"/>
          <w:tblLook w:val="01E0" w:firstRow="1" w:lastRow="1" w:firstColumn="1" w:lastColumn="1" w:noHBand="0" w:noVBand="0"/>
          <w:tblPrExChange w:id="503" w:author="Khaled Daham" w:date="2014-03-13T13:10:00Z">
            <w:tblPrEx>
              <w:tblW w:w="9301" w:type="dxa"/>
              <w:tblInd w:w="203" w:type="dxa"/>
              <w:tblLayout w:type="fixed"/>
              <w:tblLook w:val="01E0" w:firstRow="1" w:lastRow="1" w:firstColumn="1" w:lastColumn="1" w:noHBand="0" w:noVBand="0"/>
            </w:tblPrEx>
          </w:tblPrExChange>
        </w:tblPrEx>
        <w:trPr>
          <w:trHeight w:hRule="exact" w:val="1551"/>
          <w:tblHeader/>
          <w:ins w:id="504" w:author="Khaled Daham" w:date="2014-03-13T13:10:00Z"/>
          <w:trPrChange w:id="505" w:author="Khaled Daham" w:date="2014-03-13T13:10:00Z">
            <w:trPr>
              <w:trHeight w:hRule="exact" w:val="313"/>
              <w:tblHeader/>
            </w:trPr>
          </w:trPrChange>
        </w:trPr>
        <w:tc>
          <w:tcPr>
            <w:tcW w:w="2922" w:type="dxa"/>
            <w:tcBorders>
              <w:top w:val="single" w:sz="5" w:space="0" w:color="000000"/>
              <w:left w:val="single" w:sz="5" w:space="0" w:color="000000"/>
              <w:bottom w:val="single" w:sz="5" w:space="0" w:color="000000"/>
              <w:right w:val="single" w:sz="5" w:space="0" w:color="000000"/>
            </w:tcBorders>
            <w:tcPrChange w:id="506" w:author="Khaled Daham" w:date="2014-03-13T13:10:00Z">
              <w:tcPr>
                <w:tcW w:w="2922" w:type="dxa"/>
                <w:tcBorders>
                  <w:top w:val="single" w:sz="5" w:space="0" w:color="000000"/>
                  <w:left w:val="single" w:sz="5" w:space="0" w:color="000000"/>
                  <w:bottom w:val="single" w:sz="5" w:space="0" w:color="000000"/>
                  <w:right w:val="single" w:sz="5" w:space="0" w:color="000000"/>
                </w:tcBorders>
              </w:tcPr>
            </w:tcPrChange>
          </w:tcPr>
          <w:p w14:paraId="7458AA5C" w14:textId="57D75C2C" w:rsidR="0093168E" w:rsidRPr="00000D1C" w:rsidRDefault="0093168E" w:rsidP="008A6494">
            <w:pPr>
              <w:spacing w:line="229" w:lineRule="exact"/>
              <w:ind w:left="102"/>
              <w:rPr>
                <w:ins w:id="507" w:author="Khaled Daham" w:date="2014-03-13T13:10:00Z"/>
                <w:rFonts w:ascii="Times New Roman" w:hAnsi="Times New Roman"/>
                <w:szCs w:val="20"/>
                <w:highlight w:val="yellow"/>
              </w:rPr>
            </w:pPr>
            <w:ins w:id="508" w:author="Khaled Daham" w:date="2014-03-13T13:10:00Z">
              <w:r>
                <w:rPr>
                  <w:sz w:val="20"/>
                  <w:szCs w:val="20"/>
                </w:rPr>
                <w:t>../../../glycosuria</w:t>
              </w:r>
            </w:ins>
          </w:p>
        </w:tc>
        <w:tc>
          <w:tcPr>
            <w:tcW w:w="1843" w:type="dxa"/>
            <w:tcBorders>
              <w:top w:val="single" w:sz="5" w:space="0" w:color="000000"/>
              <w:left w:val="single" w:sz="5" w:space="0" w:color="000000"/>
              <w:bottom w:val="single" w:sz="5" w:space="0" w:color="000000"/>
              <w:right w:val="single" w:sz="5" w:space="0" w:color="000000"/>
            </w:tcBorders>
            <w:tcPrChange w:id="509" w:author="Khaled Daham" w:date="2014-03-13T13:10:00Z">
              <w:tcPr>
                <w:tcW w:w="1843" w:type="dxa"/>
                <w:tcBorders>
                  <w:top w:val="single" w:sz="5" w:space="0" w:color="000000"/>
                  <w:left w:val="single" w:sz="5" w:space="0" w:color="000000"/>
                  <w:bottom w:val="single" w:sz="5" w:space="0" w:color="000000"/>
                  <w:right w:val="single" w:sz="5" w:space="0" w:color="000000"/>
                </w:tcBorders>
              </w:tcPr>
            </w:tcPrChange>
          </w:tcPr>
          <w:p w14:paraId="088C72C0" w14:textId="7BF7F845" w:rsidR="0093168E" w:rsidRPr="00000D1C" w:rsidRDefault="0093168E" w:rsidP="008A6494">
            <w:pPr>
              <w:spacing w:line="229" w:lineRule="exact"/>
              <w:ind w:left="102"/>
              <w:rPr>
                <w:ins w:id="510" w:author="Khaled Daham" w:date="2014-03-13T13:10:00Z"/>
                <w:rFonts w:ascii="Times New Roman" w:hAnsi="Times New Roman"/>
                <w:szCs w:val="20"/>
                <w:highlight w:val="yellow"/>
              </w:rPr>
            </w:pPr>
            <w:ins w:id="511" w:author="Khaled Daham" w:date="2014-03-13T13:10:00Z">
              <w:r>
                <w:rPr>
                  <w:sz w:val="20"/>
                  <w:szCs w:val="20"/>
                </w:rPr>
                <w:t>PQType</w:t>
              </w:r>
            </w:ins>
          </w:p>
        </w:tc>
        <w:tc>
          <w:tcPr>
            <w:tcW w:w="3685" w:type="dxa"/>
            <w:tcBorders>
              <w:top w:val="single" w:sz="5" w:space="0" w:color="000000"/>
              <w:left w:val="single" w:sz="5" w:space="0" w:color="000000"/>
              <w:bottom w:val="single" w:sz="5" w:space="0" w:color="000000"/>
              <w:right w:val="single" w:sz="5" w:space="0" w:color="000000"/>
            </w:tcBorders>
            <w:tcPrChange w:id="512" w:author="Khaled Daham" w:date="2014-03-13T13:10:00Z">
              <w:tcPr>
                <w:tcW w:w="3685" w:type="dxa"/>
                <w:tcBorders>
                  <w:top w:val="single" w:sz="5" w:space="0" w:color="000000"/>
                  <w:left w:val="single" w:sz="5" w:space="0" w:color="000000"/>
                  <w:bottom w:val="single" w:sz="5" w:space="0" w:color="000000"/>
                  <w:right w:val="single" w:sz="5" w:space="0" w:color="000000"/>
                </w:tcBorders>
              </w:tcPr>
            </w:tcPrChange>
          </w:tcPr>
          <w:p w14:paraId="72FC6BAB" w14:textId="77777777" w:rsidR="0093168E" w:rsidRDefault="0093168E" w:rsidP="00341A72">
            <w:pPr>
              <w:spacing w:line="226" w:lineRule="exact"/>
              <w:ind w:left="102"/>
              <w:rPr>
                <w:ins w:id="513" w:author="Khaled Daham" w:date="2014-03-13T13:10:00Z"/>
                <w:spacing w:val="-1"/>
                <w:sz w:val="20"/>
                <w:szCs w:val="20"/>
              </w:rPr>
            </w:pPr>
            <w:ins w:id="514" w:author="Khaled Daham" w:date="2014-03-13T13:10:00Z">
              <w:r>
                <w:rPr>
                  <w:spacing w:val="-1"/>
                  <w:sz w:val="20"/>
                  <w:szCs w:val="20"/>
                </w:rPr>
                <w:t>Glucosuri - Glucos i urinet [antal / volym]</w:t>
              </w:r>
            </w:ins>
          </w:p>
          <w:p w14:paraId="58BB8205" w14:textId="77777777" w:rsidR="0093168E" w:rsidRDefault="0093168E" w:rsidP="00341A72">
            <w:pPr>
              <w:spacing w:line="226" w:lineRule="exact"/>
              <w:ind w:left="102"/>
              <w:rPr>
                <w:ins w:id="515" w:author="Khaled Daham" w:date="2014-03-13T13:10:00Z"/>
                <w:spacing w:val="-1"/>
                <w:sz w:val="20"/>
                <w:szCs w:val="20"/>
              </w:rPr>
            </w:pPr>
            <w:ins w:id="516" w:author="Khaled Daham" w:date="2014-03-13T13:10:00Z">
              <w:r>
                <w:rPr>
                  <w:spacing w:val="-1"/>
                  <w:sz w:val="20"/>
                  <w:szCs w:val="20"/>
                </w:rPr>
                <w:t>Förväntad enhet är mmol/l. Använd INTE mätstickans kodning (0, 1+, 2+…)</w:t>
              </w:r>
            </w:ins>
          </w:p>
          <w:p w14:paraId="0F1AF5D0" w14:textId="2C77E03F" w:rsidR="0093168E" w:rsidRPr="00000D1C" w:rsidRDefault="0093168E" w:rsidP="008A6494">
            <w:pPr>
              <w:spacing w:line="226" w:lineRule="exact"/>
              <w:ind w:left="102"/>
              <w:rPr>
                <w:ins w:id="517" w:author="Khaled Daham" w:date="2014-03-13T13:10:00Z"/>
                <w:rFonts w:ascii="Times New Roman" w:hAnsi="Times New Roman"/>
                <w:spacing w:val="-1"/>
                <w:szCs w:val="20"/>
                <w:highlight w:val="yellow"/>
              </w:rPr>
            </w:pPr>
            <w:ins w:id="518" w:author="Khaled Daham" w:date="2014-03-13T13:10:00Z">
              <w:r>
                <w:rPr>
                  <w:spacing w:val="-1"/>
                  <w:sz w:val="20"/>
                  <w:szCs w:val="20"/>
                </w:rPr>
                <w:t>OBS! U på svenska men y på engelska (ICD10).</w:t>
              </w:r>
            </w:ins>
          </w:p>
        </w:tc>
        <w:tc>
          <w:tcPr>
            <w:tcW w:w="851" w:type="dxa"/>
            <w:tcBorders>
              <w:top w:val="single" w:sz="5" w:space="0" w:color="000000"/>
              <w:left w:val="single" w:sz="5" w:space="0" w:color="000000"/>
              <w:bottom w:val="single" w:sz="5" w:space="0" w:color="000000"/>
              <w:right w:val="single" w:sz="5" w:space="0" w:color="000000"/>
            </w:tcBorders>
            <w:tcPrChange w:id="519" w:author="Khaled Daham" w:date="2014-03-13T13:10:00Z">
              <w:tcPr>
                <w:tcW w:w="851" w:type="dxa"/>
                <w:tcBorders>
                  <w:top w:val="single" w:sz="5" w:space="0" w:color="000000"/>
                  <w:left w:val="single" w:sz="5" w:space="0" w:color="000000"/>
                  <w:bottom w:val="single" w:sz="5" w:space="0" w:color="000000"/>
                  <w:right w:val="single" w:sz="5" w:space="0" w:color="000000"/>
                </w:tcBorders>
              </w:tcPr>
            </w:tcPrChange>
          </w:tcPr>
          <w:p w14:paraId="1854D9AC" w14:textId="0DE28FFB" w:rsidR="0093168E" w:rsidRPr="00000D1C" w:rsidRDefault="0093168E" w:rsidP="008A6494">
            <w:pPr>
              <w:spacing w:line="226" w:lineRule="exact"/>
              <w:ind w:left="102"/>
              <w:rPr>
                <w:ins w:id="520" w:author="Khaled Daham" w:date="2014-03-13T13:10:00Z"/>
                <w:rFonts w:ascii="Times New Roman" w:hAnsi="Times New Roman"/>
                <w:spacing w:val="-1"/>
                <w:szCs w:val="20"/>
                <w:highlight w:val="yellow"/>
              </w:rPr>
            </w:pPr>
            <w:ins w:id="521" w:author="Khaled Daham" w:date="2014-03-13T13:10:00Z">
              <w:r>
                <w:rPr>
                  <w:spacing w:val="-1"/>
                  <w:sz w:val="20"/>
                  <w:szCs w:val="20"/>
                </w:rPr>
                <w:t>0..1</w:t>
              </w:r>
            </w:ins>
          </w:p>
        </w:tc>
      </w:tr>
      <w:tr w:rsidR="00000D1C" w:rsidRPr="00907C9B" w14:paraId="4A1B111F" w14:textId="77777777" w:rsidTr="00000D1C">
        <w:trPr>
          <w:trHeight w:hRule="exact" w:val="313"/>
          <w:tblHeader/>
        </w:trPr>
        <w:tc>
          <w:tcPr>
            <w:tcW w:w="2922" w:type="dxa"/>
            <w:tcBorders>
              <w:top w:val="single" w:sz="5" w:space="0" w:color="000000"/>
              <w:left w:val="single" w:sz="5" w:space="0" w:color="000000"/>
              <w:bottom w:val="single" w:sz="5" w:space="0" w:color="000000"/>
              <w:right w:val="single" w:sz="5" w:space="0" w:color="000000"/>
            </w:tcBorders>
          </w:tcPr>
          <w:p w14:paraId="7A35E631" w14:textId="4631D886" w:rsidR="00000D1C" w:rsidRPr="00000D1C" w:rsidRDefault="00000D1C" w:rsidP="008A6494">
            <w:pPr>
              <w:spacing w:line="229" w:lineRule="exact"/>
              <w:ind w:left="102"/>
              <w:rPr>
                <w:rFonts w:ascii="Times New Roman" w:hAnsi="Times New Roman" w:cs="Times New Roman"/>
                <w:szCs w:val="20"/>
              </w:rPr>
            </w:pPr>
            <w:r w:rsidRPr="00000D1C">
              <w:rPr>
                <w:rFonts w:ascii="Times New Roman" w:hAnsi="Times New Roman" w:cs="Times New Roman"/>
                <w:sz w:val="20"/>
                <w:szCs w:val="20"/>
                <w:highlight w:val="yellow"/>
              </w:rPr>
              <w:t>../../../plasmaGlucose</w:t>
            </w:r>
          </w:p>
        </w:tc>
        <w:tc>
          <w:tcPr>
            <w:tcW w:w="1843" w:type="dxa"/>
            <w:tcBorders>
              <w:top w:val="single" w:sz="5" w:space="0" w:color="000000"/>
              <w:left w:val="single" w:sz="5" w:space="0" w:color="000000"/>
              <w:bottom w:val="single" w:sz="5" w:space="0" w:color="000000"/>
              <w:right w:val="single" w:sz="5" w:space="0" w:color="000000"/>
            </w:tcBorders>
          </w:tcPr>
          <w:p w14:paraId="00CCE196" w14:textId="014C5404" w:rsidR="00000D1C" w:rsidRPr="00000D1C" w:rsidRDefault="00000D1C" w:rsidP="008A6494">
            <w:pPr>
              <w:spacing w:line="229" w:lineRule="exact"/>
              <w:ind w:left="102"/>
              <w:rPr>
                <w:rFonts w:ascii="Times New Roman" w:hAnsi="Times New Roman" w:cs="Times New Roman"/>
                <w:szCs w:val="20"/>
              </w:rPr>
            </w:pPr>
            <w:r w:rsidRPr="00000D1C">
              <w:rPr>
                <w:rFonts w:ascii="Times New Roman" w:hAnsi="Times New Roman" w:cs="Times New Roman"/>
                <w:sz w:val="20"/>
                <w:szCs w:val="20"/>
                <w:highlight w:val="yellow"/>
              </w:rPr>
              <w:t>MeasurementType</w:t>
            </w:r>
          </w:p>
        </w:tc>
        <w:tc>
          <w:tcPr>
            <w:tcW w:w="3685" w:type="dxa"/>
            <w:tcBorders>
              <w:top w:val="single" w:sz="5" w:space="0" w:color="000000"/>
              <w:left w:val="single" w:sz="5" w:space="0" w:color="000000"/>
              <w:bottom w:val="single" w:sz="5" w:space="0" w:color="000000"/>
              <w:right w:val="single" w:sz="5" w:space="0" w:color="000000"/>
            </w:tcBorders>
          </w:tcPr>
          <w:p w14:paraId="4EF6EDAA" w14:textId="683FCDEE" w:rsidR="00000D1C" w:rsidRPr="00000D1C" w:rsidRDefault="00000D1C" w:rsidP="008A6494">
            <w:pPr>
              <w:spacing w:line="226" w:lineRule="exact"/>
              <w:ind w:left="102"/>
              <w:rPr>
                <w:rFonts w:ascii="Times New Roman" w:hAnsi="Times New Roman" w:cs="Times New Roman"/>
                <w:spacing w:val="-1"/>
                <w:szCs w:val="20"/>
              </w:rPr>
            </w:pPr>
            <w:r w:rsidRPr="00000D1C">
              <w:rPr>
                <w:rFonts w:ascii="Times New Roman" w:hAnsi="Times New Roman" w:cs="Times New Roman"/>
                <w:spacing w:val="-1"/>
                <w:sz w:val="20"/>
                <w:szCs w:val="20"/>
                <w:highlight w:val="yellow"/>
              </w:rPr>
              <w:t>p-Glukos, blodsocker</w:t>
            </w:r>
          </w:p>
        </w:tc>
        <w:tc>
          <w:tcPr>
            <w:tcW w:w="851" w:type="dxa"/>
            <w:tcBorders>
              <w:top w:val="single" w:sz="5" w:space="0" w:color="000000"/>
              <w:left w:val="single" w:sz="5" w:space="0" w:color="000000"/>
              <w:bottom w:val="single" w:sz="5" w:space="0" w:color="000000"/>
              <w:right w:val="single" w:sz="5" w:space="0" w:color="000000"/>
            </w:tcBorders>
          </w:tcPr>
          <w:p w14:paraId="7208791C" w14:textId="72CC114E" w:rsidR="00000D1C" w:rsidRPr="00000D1C" w:rsidRDefault="00000D1C" w:rsidP="008A6494">
            <w:pPr>
              <w:spacing w:line="226" w:lineRule="exact"/>
              <w:ind w:left="102"/>
              <w:rPr>
                <w:rFonts w:ascii="Times New Roman" w:hAnsi="Times New Roman" w:cs="Times New Roman"/>
                <w:spacing w:val="-1"/>
                <w:szCs w:val="20"/>
              </w:rPr>
            </w:pPr>
            <w:r w:rsidRPr="00000D1C">
              <w:rPr>
                <w:rFonts w:ascii="Times New Roman" w:hAnsi="Times New Roman" w:cs="Times New Roman"/>
                <w:spacing w:val="-1"/>
                <w:sz w:val="20"/>
                <w:szCs w:val="20"/>
                <w:highlight w:val="yellow"/>
              </w:rPr>
              <w:t>0..1</w:t>
            </w:r>
          </w:p>
        </w:tc>
      </w:tr>
      <w:tr w:rsidR="00000D1C" w:rsidRPr="00907C9B" w14:paraId="4EE1879D" w14:textId="77777777" w:rsidTr="00000D1C">
        <w:trPr>
          <w:trHeight w:hRule="exact" w:val="417"/>
          <w:tblHeader/>
        </w:trPr>
        <w:tc>
          <w:tcPr>
            <w:tcW w:w="2922" w:type="dxa"/>
            <w:tcBorders>
              <w:top w:val="single" w:sz="5" w:space="0" w:color="000000"/>
              <w:left w:val="single" w:sz="5" w:space="0" w:color="000000"/>
              <w:bottom w:val="single" w:sz="5" w:space="0" w:color="000000"/>
              <w:right w:val="single" w:sz="5" w:space="0" w:color="000000"/>
            </w:tcBorders>
          </w:tcPr>
          <w:p w14:paraId="44B8B0C6" w14:textId="149B8481"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../../../../method</w:t>
            </w:r>
          </w:p>
        </w:tc>
        <w:tc>
          <w:tcPr>
            <w:tcW w:w="1843" w:type="dxa"/>
            <w:tcBorders>
              <w:top w:val="single" w:sz="5" w:space="0" w:color="000000"/>
              <w:left w:val="single" w:sz="5" w:space="0" w:color="000000"/>
              <w:bottom w:val="single" w:sz="5" w:space="0" w:color="000000"/>
              <w:right w:val="single" w:sz="5" w:space="0" w:color="000000"/>
            </w:tcBorders>
          </w:tcPr>
          <w:p w14:paraId="7C628161" w14:textId="32D177E3"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CVType</w:t>
            </w:r>
          </w:p>
        </w:tc>
        <w:tc>
          <w:tcPr>
            <w:tcW w:w="3685" w:type="dxa"/>
            <w:tcBorders>
              <w:top w:val="single" w:sz="5" w:space="0" w:color="000000"/>
              <w:left w:val="single" w:sz="5" w:space="0" w:color="000000"/>
              <w:bottom w:val="single" w:sz="5" w:space="0" w:color="000000"/>
              <w:right w:val="single" w:sz="5" w:space="0" w:color="000000"/>
            </w:tcBorders>
          </w:tcPr>
          <w:p w14:paraId="2BB292AE" w14:textId="4592696E"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NPU-kod som beskriver mätmetoden.</w:t>
            </w:r>
          </w:p>
        </w:tc>
        <w:tc>
          <w:tcPr>
            <w:tcW w:w="851" w:type="dxa"/>
            <w:tcBorders>
              <w:top w:val="single" w:sz="5" w:space="0" w:color="000000"/>
              <w:left w:val="single" w:sz="5" w:space="0" w:color="000000"/>
              <w:bottom w:val="single" w:sz="5" w:space="0" w:color="000000"/>
              <w:right w:val="single" w:sz="5" w:space="0" w:color="000000"/>
            </w:tcBorders>
          </w:tcPr>
          <w:p w14:paraId="7CB1DFBE" w14:textId="5C3E8F6A"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1..1</w:t>
            </w:r>
          </w:p>
        </w:tc>
      </w:tr>
      <w:tr w:rsidR="00000D1C" w:rsidRPr="00907C9B" w14:paraId="5B28B0A1" w14:textId="77777777" w:rsidTr="00000D1C">
        <w:trPr>
          <w:trHeight w:hRule="exact" w:val="578"/>
          <w:tblHeader/>
        </w:trPr>
        <w:tc>
          <w:tcPr>
            <w:tcW w:w="2922" w:type="dxa"/>
            <w:tcBorders>
              <w:top w:val="single" w:sz="5" w:space="0" w:color="000000"/>
              <w:left w:val="single" w:sz="5" w:space="0" w:color="000000"/>
              <w:bottom w:val="single" w:sz="5" w:space="0" w:color="000000"/>
              <w:right w:val="single" w:sz="5" w:space="0" w:color="000000"/>
            </w:tcBorders>
          </w:tcPr>
          <w:p w14:paraId="3D1C7B29" w14:textId="061B1B65"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../../../../value</w:t>
            </w:r>
          </w:p>
        </w:tc>
        <w:tc>
          <w:tcPr>
            <w:tcW w:w="1843" w:type="dxa"/>
            <w:tcBorders>
              <w:top w:val="single" w:sz="5" w:space="0" w:color="000000"/>
              <w:left w:val="single" w:sz="5" w:space="0" w:color="000000"/>
              <w:bottom w:val="single" w:sz="5" w:space="0" w:color="000000"/>
              <w:right w:val="single" w:sz="5" w:space="0" w:color="000000"/>
            </w:tcBorders>
          </w:tcPr>
          <w:p w14:paraId="08ADA7AB" w14:textId="0AF43FBC"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PQtype</w:t>
            </w:r>
          </w:p>
        </w:tc>
        <w:tc>
          <w:tcPr>
            <w:tcW w:w="3685" w:type="dxa"/>
            <w:tcBorders>
              <w:top w:val="single" w:sz="5" w:space="0" w:color="000000"/>
              <w:left w:val="single" w:sz="5" w:space="0" w:color="000000"/>
              <w:bottom w:val="single" w:sz="5" w:space="0" w:color="000000"/>
              <w:right w:val="single" w:sz="5" w:space="0" w:color="000000"/>
            </w:tcBorders>
          </w:tcPr>
          <w:p w14:paraId="76DEDDAD" w14:textId="77777777" w:rsidR="00000D1C" w:rsidRPr="00000D1C" w:rsidRDefault="00000D1C" w:rsidP="005B612A">
            <w:pPr>
              <w:spacing w:line="226" w:lineRule="exact"/>
              <w:ind w:left="102"/>
              <w:rPr>
                <w:rFonts w:ascii="Times New Roman" w:hAnsi="Times New Roman" w:cs="Times New Roman"/>
                <w:spacing w:val="-1"/>
                <w:sz w:val="20"/>
                <w:szCs w:val="20"/>
                <w:highlight w:val="yellow"/>
              </w:rPr>
            </w:pPr>
            <w:r w:rsidRPr="00000D1C">
              <w:rPr>
                <w:rFonts w:ascii="Times New Roman" w:hAnsi="Times New Roman" w:cs="Times New Roman"/>
                <w:spacing w:val="-1"/>
                <w:sz w:val="20"/>
                <w:szCs w:val="20"/>
                <w:highlight w:val="yellow"/>
              </w:rPr>
              <w:t>p-glukos – blodsocker [antal / volym]</w:t>
            </w:r>
          </w:p>
          <w:p w14:paraId="281B1FDA" w14:textId="5EEB3779"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Förväntad enhet är mmol/l.</w:t>
            </w:r>
          </w:p>
        </w:tc>
        <w:tc>
          <w:tcPr>
            <w:tcW w:w="851" w:type="dxa"/>
            <w:tcBorders>
              <w:top w:val="single" w:sz="5" w:space="0" w:color="000000"/>
              <w:left w:val="single" w:sz="5" w:space="0" w:color="000000"/>
              <w:bottom w:val="single" w:sz="5" w:space="0" w:color="000000"/>
              <w:right w:val="single" w:sz="5" w:space="0" w:color="000000"/>
            </w:tcBorders>
          </w:tcPr>
          <w:p w14:paraId="33A1A44B" w14:textId="475C31BF"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1..1</w:t>
            </w:r>
          </w:p>
        </w:tc>
      </w:tr>
      <w:tr w:rsidR="00000D1C" w:rsidRPr="00907C9B" w14:paraId="77295A84"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30CF31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w:t>
            </w:r>
          </w:p>
        </w:tc>
        <w:tc>
          <w:tcPr>
            <w:tcW w:w="1843" w:type="dxa"/>
            <w:tcBorders>
              <w:top w:val="single" w:sz="5" w:space="0" w:color="000000"/>
              <w:left w:val="single" w:sz="5" w:space="0" w:color="000000"/>
              <w:bottom w:val="single" w:sz="5" w:space="0" w:color="000000"/>
              <w:right w:val="single" w:sz="5" w:space="0" w:color="000000"/>
            </w:tcBorders>
          </w:tcPr>
          <w:p w14:paraId="62D6BB0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FetalPositionCodeEnum</w:t>
            </w:r>
          </w:p>
          <w:p w14:paraId="62D2F208" w14:textId="77777777" w:rsidR="00000D1C" w:rsidRPr="008A6494" w:rsidRDefault="00000D1C"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19C16F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Fosterläge enligt kodverk:</w:t>
            </w:r>
          </w:p>
          <w:p w14:paraId="6C29D772" w14:textId="77777777" w:rsidR="00000D1C" w:rsidRPr="008A6494" w:rsidRDefault="00000D1C" w:rsidP="008A6494">
            <w:pPr>
              <w:spacing w:line="226" w:lineRule="exact"/>
              <w:ind w:left="102"/>
              <w:rPr>
                <w:rFonts w:ascii="Times New Roman" w:hAnsi="Times New Roman" w:cs="Times New Roman"/>
                <w:spacing w:val="-1"/>
                <w:sz w:val="20"/>
                <w:szCs w:val="20"/>
              </w:rPr>
            </w:pPr>
          </w:p>
          <w:p w14:paraId="1C3B28D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head (huvud )</w:t>
            </w:r>
          </w:p>
          <w:p w14:paraId="2499FC9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breech (säte)</w:t>
            </w:r>
          </w:p>
          <w:p w14:paraId="427C3A2C"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2 = oblique (snedläge) </w:t>
            </w:r>
          </w:p>
          <w:p w14:paraId="32D0737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3 = transverse (tvärläge)</w:t>
            </w:r>
          </w:p>
          <w:p w14:paraId="01EB6385" w14:textId="77777777" w:rsidR="00000D1C" w:rsidRPr="008A6494" w:rsidRDefault="00000D1C" w:rsidP="008A6494">
            <w:pPr>
              <w:spacing w:line="226" w:lineRule="exact"/>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55A86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146F8C63" w14:textId="77777777" w:rsidTr="008A6494">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8828386"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11FC720A"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1CAFB29E"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Föregående fosterdel enligt kodverk:</w:t>
            </w:r>
          </w:p>
          <w:p w14:paraId="1B6407BB" w14:textId="77777777" w:rsidR="00000D1C" w:rsidRPr="008A6494" w:rsidRDefault="00000D1C" w:rsidP="008A6494">
            <w:pPr>
              <w:spacing w:line="226" w:lineRule="exact"/>
              <w:ind w:left="102"/>
              <w:rPr>
                <w:rFonts w:ascii="Times New Roman" w:hAnsi="Times New Roman" w:cs="Times New Roman"/>
                <w:spacing w:val="-1"/>
                <w:sz w:val="20"/>
                <w:szCs w:val="20"/>
              </w:rPr>
            </w:pPr>
          </w:p>
          <w:p w14:paraId="67894A7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mobile (rörligt),</w:t>
            </w:r>
          </w:p>
          <w:p w14:paraId="18FB175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movable (ruckbart),</w:t>
            </w:r>
          </w:p>
          <w:p w14:paraId="73BB497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fixed (fix)</w:t>
            </w:r>
          </w:p>
        </w:tc>
        <w:tc>
          <w:tcPr>
            <w:tcW w:w="851" w:type="dxa"/>
            <w:tcBorders>
              <w:top w:val="single" w:sz="5" w:space="0" w:color="000000"/>
              <w:left w:val="single" w:sz="5" w:space="0" w:color="000000"/>
              <w:bottom w:val="single" w:sz="5" w:space="0" w:color="000000"/>
              <w:right w:val="single" w:sz="5" w:space="0" w:color="000000"/>
            </w:tcBorders>
          </w:tcPr>
          <w:p w14:paraId="72FDFA1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0498E0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669719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66371CC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B57A1E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1BEA3FA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3533829E" w14:textId="77777777" w:rsidTr="008A649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77F7F13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w:t>
            </w:r>
          </w:p>
        </w:tc>
        <w:tc>
          <w:tcPr>
            <w:tcW w:w="1843" w:type="dxa"/>
            <w:tcBorders>
              <w:top w:val="single" w:sz="5" w:space="0" w:color="000000"/>
              <w:left w:val="single" w:sz="5" w:space="0" w:color="000000"/>
              <w:bottom w:val="single" w:sz="5" w:space="0" w:color="000000"/>
              <w:right w:val="single" w:sz="5" w:space="0" w:color="000000"/>
            </w:tcBorders>
          </w:tcPr>
          <w:p w14:paraId="7DED2D1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0EE76CB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Typ av ledighet enligt kodverk</w:t>
            </w:r>
          </w:p>
          <w:p w14:paraId="5F41E26C" w14:textId="77777777" w:rsidR="00000D1C" w:rsidRPr="008A6494" w:rsidRDefault="00000D1C" w:rsidP="008A6494">
            <w:pPr>
              <w:spacing w:line="226" w:lineRule="exact"/>
              <w:ind w:left="102"/>
              <w:rPr>
                <w:rFonts w:ascii="Times New Roman" w:hAnsi="Times New Roman" w:cs="Times New Roman"/>
                <w:spacing w:val="-1"/>
                <w:sz w:val="20"/>
                <w:szCs w:val="20"/>
              </w:rPr>
            </w:pPr>
          </w:p>
          <w:p w14:paraId="7D982970"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Sjukskrivning,</w:t>
            </w:r>
          </w:p>
          <w:p w14:paraId="517AB69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Havandekapsledighet,</w:t>
            </w:r>
          </w:p>
          <w:p w14:paraId="6BBB469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Föräldrarledighet</w:t>
            </w:r>
          </w:p>
        </w:tc>
        <w:tc>
          <w:tcPr>
            <w:tcW w:w="851" w:type="dxa"/>
            <w:tcBorders>
              <w:top w:val="single" w:sz="5" w:space="0" w:color="000000"/>
              <w:left w:val="single" w:sz="5" w:space="0" w:color="000000"/>
              <w:bottom w:val="single" w:sz="5" w:space="0" w:color="000000"/>
              <w:right w:val="single" w:sz="5" w:space="0" w:color="000000"/>
            </w:tcBorders>
          </w:tcPr>
          <w:p w14:paraId="0A8F441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2522D41A" w14:textId="77777777" w:rsidTr="008A6494">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1426A897"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2A1E5D6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9F138B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661A971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4E767AB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42FAA4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73A3846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31A9EB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0F47706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p w14:paraId="42AEFEEC" w14:textId="77777777" w:rsidR="00000D1C" w:rsidRPr="008A6494" w:rsidRDefault="00000D1C" w:rsidP="008A6494">
            <w:pPr>
              <w:spacing w:line="226" w:lineRule="exact"/>
              <w:ind w:left="102"/>
              <w:rPr>
                <w:rFonts w:ascii="Times New Roman" w:hAnsi="Times New Roman" w:cs="Times New Roman"/>
                <w:spacing w:val="-1"/>
                <w:sz w:val="20"/>
                <w:szCs w:val="20"/>
              </w:rPr>
            </w:pPr>
          </w:p>
        </w:tc>
      </w:tr>
      <w:tr w:rsidR="00000D1C" w:rsidRPr="00907C9B" w14:paraId="73023BA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F06FD"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../../../../dosage</w:t>
            </w:r>
          </w:p>
        </w:tc>
        <w:tc>
          <w:tcPr>
            <w:tcW w:w="1843" w:type="dxa"/>
            <w:tcBorders>
              <w:top w:val="single" w:sz="5" w:space="0" w:color="000000"/>
              <w:left w:val="single" w:sz="5" w:space="0" w:color="000000"/>
              <w:bottom w:val="single" w:sz="5" w:space="0" w:color="000000"/>
              <w:right w:val="single" w:sz="5" w:space="0" w:color="000000"/>
            </w:tcBorders>
          </w:tcPr>
          <w:p w14:paraId="1CCBF47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76D9FC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39700B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A646F19" w14:textId="77777777" w:rsidTr="008A6494">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37B735BC"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952C77" w14:textId="77777777" w:rsidR="00000D1C" w:rsidRPr="008A6494" w:rsidRDefault="00000D1C"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7D7896E" w14:textId="77777777" w:rsidR="00000D1C" w:rsidRPr="008A6494" w:rsidRDefault="00000D1C"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2BFFD47" w14:textId="77777777" w:rsidR="00000D1C" w:rsidRPr="008A6494" w:rsidRDefault="00000D1C" w:rsidP="008A6494">
            <w:pPr>
              <w:spacing w:line="226" w:lineRule="exact"/>
              <w:ind w:left="102"/>
              <w:rPr>
                <w:rFonts w:ascii="Times New Roman" w:hAnsi="Times New Roman" w:cs="Times New Roman"/>
                <w:spacing w:val="-1"/>
                <w:sz w:val="20"/>
                <w:szCs w:val="20"/>
              </w:rPr>
            </w:pPr>
          </w:p>
        </w:tc>
      </w:tr>
      <w:tr w:rsidR="00000D1C" w:rsidRPr="00907C9B" w14:paraId="20ED796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06F7E9" w14:textId="77777777" w:rsidR="00000D1C" w:rsidRPr="008A6494" w:rsidRDefault="00000D1C"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586179B7" w14:textId="77777777" w:rsidR="00000D1C" w:rsidRPr="008A6494" w:rsidRDefault="00000D1C"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2E8733AE" w14:textId="77777777" w:rsidR="00000D1C" w:rsidRPr="008A6494" w:rsidRDefault="00000D1C"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13D657A8" w14:textId="77777777" w:rsidR="00000D1C" w:rsidRPr="008A6494" w:rsidRDefault="00000D1C"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000D1C" w:rsidRPr="00907C9B" w14:paraId="491772F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577F8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24C3EB0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0B1B6F7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368FE380"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000D1C" w:rsidRPr="00907C9B" w14:paraId="0E684E4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A2B39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../../../../breastfeeding</w:t>
            </w:r>
          </w:p>
          <w:p w14:paraId="33D18339"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A3FED9"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397475D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43D99CFC"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14566CF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8F043B"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p w14:paraId="53A2257F"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E855FB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DB5BC8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300D969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A817D6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9EA787"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2B8DCC8C"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9ECDCE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EE3F6D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5C95B3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4B5D14F"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3E2B9034"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847DFD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Haemoglobin, t.ex. g/L [massa / volym]</w:t>
            </w:r>
          </w:p>
        </w:tc>
        <w:tc>
          <w:tcPr>
            <w:tcW w:w="851" w:type="dxa"/>
            <w:tcBorders>
              <w:top w:val="single" w:sz="5" w:space="0" w:color="000000"/>
              <w:left w:val="single" w:sz="5" w:space="0" w:color="000000"/>
              <w:bottom w:val="single" w:sz="5" w:space="0" w:color="000000"/>
              <w:right w:val="single" w:sz="5" w:space="0" w:color="000000"/>
            </w:tcBorders>
          </w:tcPr>
          <w:p w14:paraId="68627FAF"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EC7803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8BCB2A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3A1FA06B"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59EF3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Sår/bristningar/klipp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173B736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1F3CF068"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68E047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314D0359"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2862BD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Suturer borttagna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4C03D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023DB7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DF8551"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D0A75D4"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557142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Bäckenbotten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8AD7A6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3E4DFB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C4134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../../../../vulvaVaginaPortioOK</w:t>
            </w:r>
          </w:p>
        </w:tc>
        <w:tc>
          <w:tcPr>
            <w:tcW w:w="1843" w:type="dxa"/>
            <w:tcBorders>
              <w:top w:val="single" w:sz="5" w:space="0" w:color="000000"/>
              <w:left w:val="single" w:sz="5" w:space="0" w:color="000000"/>
              <w:bottom w:val="single" w:sz="5" w:space="0" w:color="000000"/>
              <w:right w:val="single" w:sz="5" w:space="0" w:color="000000"/>
            </w:tcBorders>
          </w:tcPr>
          <w:p w14:paraId="41232FEE"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DF2985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vulvaVaginaPortio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5ECB74D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1E2CEB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C1BAF1"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../../../../uterusContracted</w:t>
            </w:r>
          </w:p>
        </w:tc>
        <w:tc>
          <w:tcPr>
            <w:tcW w:w="1843" w:type="dxa"/>
            <w:tcBorders>
              <w:top w:val="single" w:sz="5" w:space="0" w:color="000000"/>
              <w:left w:val="single" w:sz="5" w:space="0" w:color="000000"/>
              <w:bottom w:val="single" w:sz="5" w:space="0" w:color="000000"/>
              <w:right w:val="single" w:sz="5" w:space="0" w:color="000000"/>
            </w:tcBorders>
          </w:tcPr>
          <w:p w14:paraId="332D96B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6FC3BF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Uterus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4595E0E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25C973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154E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3AC285D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3949EB5" w14:textId="77777777" w:rsidR="00000D1C" w:rsidRPr="008A6494" w:rsidRDefault="00000D1C" w:rsidP="008A6494">
            <w:pPr>
              <w:spacing w:line="226" w:lineRule="exact"/>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Kommentar till uterus med anmärkning. Kan endast anges då </w:t>
            </w:r>
            <w:r w:rsidRPr="008A6494">
              <w:rPr>
                <w:rFonts w:ascii="Times New Roman" w:hAnsi="Times New Roman" w:cs="Times New Roman"/>
                <w:sz w:val="20"/>
                <w:szCs w:val="20"/>
              </w:rPr>
              <w:t>uterusContracted</w:t>
            </w:r>
            <w:r w:rsidRPr="008A6494">
              <w:rPr>
                <w:rFonts w:ascii="Times New Roman" w:hAnsi="Times New Roman" w:cs="Times New Roman"/>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0799624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05BE3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22B74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2FDE20DF"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779FCB13"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483E7D5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w:t>
            </w:r>
          </w:p>
        </w:tc>
      </w:tr>
      <w:tr w:rsidR="00000D1C" w:rsidRPr="00907C9B" w14:paraId="0E90ECC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EFDDA"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0B9D4786"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integer</w:t>
            </w:r>
          </w:p>
        </w:tc>
        <w:tc>
          <w:tcPr>
            <w:tcW w:w="3685" w:type="dxa"/>
            <w:tcBorders>
              <w:top w:val="single" w:sz="5" w:space="0" w:color="000000"/>
              <w:left w:val="single" w:sz="5" w:space="0" w:color="000000"/>
              <w:bottom w:val="single" w:sz="5" w:space="0" w:color="000000"/>
              <w:right w:val="single" w:sz="5" w:space="0" w:color="000000"/>
            </w:tcBorders>
          </w:tcPr>
          <w:p w14:paraId="2BCDA36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B03098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000D1C" w:rsidRPr="00907C9B" w14:paraId="5EDDAEF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D7512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2750839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6D43DB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2750B933"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7533735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8D567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3E3A6021"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086B09F"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2A32AD6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75EDECD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DC43B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0A1EBA65"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57E1724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7EEA19D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FA37EC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3A527D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31F539B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27B3210E"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1E07E33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bl>
    <w:p w14:paraId="65671A9A" w14:textId="77777777" w:rsidR="008A6494" w:rsidRDefault="008A6494" w:rsidP="00D4194A"/>
    <w:p w14:paraId="2C4B7E5D" w14:textId="77777777" w:rsidR="00E13C32" w:rsidRDefault="00E13C32" w:rsidP="00E13C32">
      <w:pPr>
        <w:pStyle w:val="Heading3"/>
      </w:pPr>
      <w:bookmarkStart w:id="522" w:name="_Toc256335991"/>
      <w:r>
        <w:t>Övriga regler</w:t>
      </w:r>
      <w:bookmarkEnd w:id="522"/>
    </w:p>
    <w:p w14:paraId="673B6D88" w14:textId="77777777" w:rsidR="00E13C32" w:rsidRDefault="00E13C32" w:rsidP="00E13C32">
      <w:r>
        <w:t xml:space="preserve">Inga fältregler utöver de som är beskrivna ovan. </w:t>
      </w:r>
    </w:p>
    <w:p w14:paraId="6DE5D9A3" w14:textId="77777777" w:rsidR="00E13C32" w:rsidRDefault="00E13C32" w:rsidP="00E13C32">
      <w:pPr>
        <w:rPr>
          <w:color w:val="4F81BD" w:themeColor="accent1"/>
        </w:rPr>
      </w:pPr>
    </w:p>
    <w:p w14:paraId="25DB3D40" w14:textId="77777777" w:rsidR="00E13C32" w:rsidRPr="00776D68" w:rsidRDefault="00E13C32" w:rsidP="00E13C32">
      <w:pPr>
        <w:pStyle w:val="Heading4"/>
      </w:pPr>
      <w:r w:rsidRPr="00776D68">
        <w:t>Icke funktionella krav</w:t>
      </w:r>
    </w:p>
    <w:p w14:paraId="66C97D9D" w14:textId="77777777" w:rsidR="00E13C32" w:rsidRPr="00E146AE" w:rsidRDefault="00E13C32" w:rsidP="00E13C32">
      <w:r w:rsidRPr="00E146AE">
        <w:t>Inga övriga icke funktionella krav.</w:t>
      </w:r>
    </w:p>
    <w:p w14:paraId="5AE4E72B" w14:textId="77777777" w:rsidR="00E13C32" w:rsidRPr="00776D68" w:rsidRDefault="00E13C32" w:rsidP="00E13C32">
      <w:pPr>
        <w:pStyle w:val="Heading5"/>
      </w:pPr>
      <w:r w:rsidRPr="00776D68">
        <w:lastRenderedPageBreak/>
        <w:t>SLA-krav</w:t>
      </w:r>
    </w:p>
    <w:p w14:paraId="1A85557C" w14:textId="77777777" w:rsidR="00E13C32" w:rsidRDefault="00E13C32" w:rsidP="00E13C32">
      <w:r w:rsidRPr="00E146AE">
        <w:t>Inga avvikande SLA-krav</w:t>
      </w:r>
      <w:r>
        <w:t>.</w:t>
      </w:r>
      <w:r>
        <w:rPr>
          <w:rFonts w:eastAsia="Times New Roman"/>
          <w:bCs/>
          <w:sz w:val="30"/>
          <w:szCs w:val="28"/>
        </w:rPr>
        <w:t xml:space="preserve"> </w:t>
      </w:r>
    </w:p>
    <w:p w14:paraId="3F748254" w14:textId="77777777" w:rsidR="008A6494" w:rsidRDefault="008A6494" w:rsidP="00D4194A"/>
    <w:p w14:paraId="478A231A" w14:textId="77777777" w:rsidR="00D4194A" w:rsidRPr="00D4194A" w:rsidRDefault="00D4194A" w:rsidP="00D4194A">
      <w:pPr>
        <w:rPr>
          <w:highlight w:val="yellow"/>
        </w:rPr>
      </w:pPr>
    </w:p>
    <w:p w14:paraId="000EB474" w14:textId="7204FC14" w:rsidR="00D4194A" w:rsidRPr="00F27703" w:rsidRDefault="00424B6F" w:rsidP="00D4194A">
      <w:pPr>
        <w:pStyle w:val="Heading2"/>
      </w:pPr>
      <w:bookmarkStart w:id="523" w:name="_Toc248640916"/>
      <w:bookmarkStart w:id="524" w:name="_Toc256335992"/>
      <w:r>
        <w:t>GetLaboratoryOrderOutcome</w:t>
      </w:r>
      <w:bookmarkEnd w:id="523"/>
      <w:bookmarkEnd w:id="524"/>
    </w:p>
    <w:p w14:paraId="4F2D78F1" w14:textId="77777777" w:rsidR="00D4194A" w:rsidRDefault="00D4194A" w:rsidP="00D4194A">
      <w:pPr>
        <w:spacing w:line="239" w:lineRule="auto"/>
        <w:ind w:right="145"/>
        <w:rPr>
          <w:spacing w:val="-1"/>
        </w:rPr>
      </w:pPr>
    </w:p>
    <w:p w14:paraId="6D86C3B4" w14:textId="77777777" w:rsidR="00424B6F" w:rsidRDefault="00424B6F" w:rsidP="00424B6F">
      <w:pPr>
        <w:spacing w:line="239" w:lineRule="auto"/>
        <w:ind w:right="145"/>
        <w:rPr>
          <w:spacing w:val="-1"/>
        </w:rPr>
      </w:pPr>
      <w:r w:rsidRPr="00907C9B">
        <w:rPr>
          <w:spacing w:val="-1"/>
        </w:rPr>
        <w:t>Get</w:t>
      </w:r>
      <w:r>
        <w:rPr>
          <w:spacing w:val="-1"/>
        </w:rPr>
        <w:t>LaboratoryOrderOutcome</w:t>
      </w:r>
      <w:r w:rsidRPr="00907C9B">
        <w:rPr>
          <w:spacing w:val="-1"/>
        </w:rPr>
        <w:t xml:space="preserve"> returnerar </w:t>
      </w:r>
      <w:r>
        <w:rPr>
          <w:spacing w:val="-1"/>
        </w:rPr>
        <w:t>patienters kemilaboratoriesvar. Notera att denna version av GetLaboratoryOrderOutcome endast returnerar kemilaboratoriesvar, och inte svar från exempelvis mikrobiologi.</w:t>
      </w:r>
    </w:p>
    <w:p w14:paraId="660EC43B" w14:textId="77777777" w:rsidR="00424B6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Pr>
          <w:spacing w:val="-1"/>
        </w:rPr>
        <w:t>GetLaboratoryOrderOutcome returnerar laboratoriesvar lagrade i beställande enhets journal, och skall ej implementeras för att returnera laboratoriesvar från laboratoriets journal.</w:t>
      </w:r>
    </w:p>
    <w:p w14:paraId="20D0AC48" w14:textId="77777777" w:rsidR="00A86FCE" w:rsidRDefault="00A86FCE" w:rsidP="00A86FCE">
      <w:pPr>
        <w:spacing w:line="239" w:lineRule="auto"/>
        <w:ind w:right="145"/>
        <w:rPr>
          <w:spacing w:val="-1"/>
        </w:rPr>
      </w:pPr>
    </w:p>
    <w:p w14:paraId="006E01E1" w14:textId="06AA2D93" w:rsidR="00A86FCE" w:rsidRDefault="00A86FCE" w:rsidP="00A86FCE">
      <w:pPr>
        <w:pStyle w:val="Heading3"/>
      </w:pPr>
      <w:bookmarkStart w:id="525" w:name="_Toc256335993"/>
      <w:r>
        <w:t>Version</w:t>
      </w:r>
      <w:bookmarkEnd w:id="525"/>
    </w:p>
    <w:p w14:paraId="174ABF4D" w14:textId="1D5FD599" w:rsidR="00A86FCE" w:rsidRDefault="00084429" w:rsidP="00A86FCE">
      <w:pPr>
        <w:spacing w:line="239" w:lineRule="auto"/>
        <w:ind w:right="145"/>
        <w:rPr>
          <w:spacing w:val="-1"/>
        </w:rPr>
      </w:pPr>
      <w:r>
        <w:rPr>
          <w:spacing w:val="-1"/>
        </w:rPr>
        <w:t>2.0</w:t>
      </w:r>
    </w:p>
    <w:p w14:paraId="293F348D" w14:textId="77777777" w:rsidR="00A86FCE" w:rsidRDefault="00A86FCE" w:rsidP="00A86FCE">
      <w:pPr>
        <w:spacing w:line="239" w:lineRule="auto"/>
        <w:ind w:right="145"/>
        <w:rPr>
          <w:spacing w:val="-1"/>
        </w:rPr>
      </w:pPr>
    </w:p>
    <w:p w14:paraId="59F23761" w14:textId="4A69DF66" w:rsidR="00A86FCE" w:rsidRDefault="00A86FCE" w:rsidP="00A86FCE">
      <w:pPr>
        <w:pStyle w:val="Heading3"/>
      </w:pPr>
      <w:bookmarkStart w:id="526" w:name="_Toc256335994"/>
      <w:r>
        <w:t>Fältregler</w:t>
      </w:r>
      <w:bookmarkEnd w:id="526"/>
    </w:p>
    <w:p w14:paraId="3C436DF6" w14:textId="77777777" w:rsidR="00A86FCE" w:rsidRDefault="00A86FCE" w:rsidP="00A86FCE">
      <w:pPr>
        <w:spacing w:line="239" w:lineRule="auto"/>
        <w:ind w:right="145"/>
        <w:rPr>
          <w:spacing w:val="-1"/>
        </w:rPr>
      </w:pPr>
    </w:p>
    <w:p w14:paraId="324899A5" w14:textId="6C8E626C" w:rsidR="00A86FCE" w:rsidRPr="00A86FCE" w:rsidRDefault="00A86FCE" w:rsidP="00A86FCE">
      <w:pPr>
        <w:spacing w:line="239" w:lineRule="auto"/>
        <w:ind w:right="145"/>
        <w:rPr>
          <w:spacing w:val="-1"/>
        </w:rPr>
      </w:pPr>
    </w:p>
    <w:tbl>
      <w:tblPr>
        <w:tblStyle w:val="TableNormal3"/>
        <w:tblpPr w:leftFromText="180" w:rightFromText="180" w:vertAnchor="text" w:horzAnchor="page" w:tblpX="1522" w:tblpY="-552"/>
        <w:tblW w:w="9301" w:type="dxa"/>
        <w:tblLayout w:type="fixed"/>
        <w:tblLook w:val="01E0" w:firstRow="1" w:lastRow="1" w:firstColumn="1" w:lastColumn="1" w:noHBand="0" w:noVBand="0"/>
      </w:tblPr>
      <w:tblGrid>
        <w:gridCol w:w="2922"/>
        <w:gridCol w:w="1559"/>
        <w:gridCol w:w="3969"/>
        <w:gridCol w:w="851"/>
      </w:tblGrid>
      <w:tr w:rsidR="00424B6F" w:rsidRPr="00907C9B" w14:paraId="0E223065" w14:textId="77777777" w:rsidTr="00424B6F">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A2EE241"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lastRenderedPageBreak/>
              <w:t>Na</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AABE0B"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T</w:t>
            </w:r>
            <w:r w:rsidRPr="00424B6F">
              <w:rPr>
                <w:rFonts w:ascii="Times New Roman" w:hAnsi="Times New Roman" w:cs="Times New Roman"/>
                <w:b/>
                <w:spacing w:val="-1"/>
                <w:sz w:val="20"/>
                <w:szCs w:val="20"/>
              </w:rPr>
              <w:t>y</w:t>
            </w:r>
            <w:r w:rsidRPr="00424B6F">
              <w:rPr>
                <w:rFonts w:ascii="Times New Roman" w:hAnsi="Times New Roman" w:cs="Times New Roman"/>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496B15"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Ko</w:t>
            </w:r>
            <w:r w:rsidRPr="00424B6F">
              <w:rPr>
                <w:rFonts w:ascii="Times New Roman" w:hAnsi="Times New Roman" w:cs="Times New Roman"/>
                <w:b/>
                <w:spacing w:val="-2"/>
                <w:sz w:val="20"/>
                <w:szCs w:val="20"/>
              </w:rPr>
              <w:t>m</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9E0295" w14:textId="77777777" w:rsidR="00424B6F" w:rsidRPr="00424B6F" w:rsidRDefault="00424B6F" w:rsidP="00424B6F">
            <w:pPr>
              <w:spacing w:line="226" w:lineRule="exact"/>
              <w:ind w:left="101"/>
              <w:rPr>
                <w:rFonts w:ascii="Times New Roman" w:hAnsi="Times New Roman" w:cs="Times New Roman"/>
                <w:b/>
                <w:sz w:val="20"/>
                <w:szCs w:val="20"/>
              </w:rPr>
            </w:pPr>
            <w:r w:rsidRPr="00424B6F">
              <w:rPr>
                <w:rFonts w:ascii="Times New Roman" w:hAnsi="Times New Roman" w:cs="Times New Roman"/>
                <w:b/>
                <w:sz w:val="20"/>
                <w:szCs w:val="20"/>
              </w:rPr>
              <w:t>Ka</w:t>
            </w:r>
            <w:r w:rsidRPr="00424B6F">
              <w:rPr>
                <w:rFonts w:ascii="Times New Roman" w:hAnsi="Times New Roman" w:cs="Times New Roman"/>
                <w:b/>
                <w:spacing w:val="-1"/>
                <w:sz w:val="20"/>
                <w:szCs w:val="20"/>
              </w:rPr>
              <w:t>r</w:t>
            </w:r>
            <w:r w:rsidRPr="00424B6F">
              <w:rPr>
                <w:rFonts w:ascii="Times New Roman" w:hAnsi="Times New Roman" w:cs="Times New Roman"/>
                <w:b/>
                <w:sz w:val="20"/>
                <w:szCs w:val="20"/>
              </w:rPr>
              <w:t>di-</w:t>
            </w:r>
          </w:p>
          <w:p w14:paraId="3FD5F4EE" w14:textId="77777777" w:rsidR="00424B6F" w:rsidRPr="00424B6F" w:rsidRDefault="00424B6F" w:rsidP="00424B6F">
            <w:pPr>
              <w:ind w:left="102"/>
              <w:rPr>
                <w:rFonts w:ascii="Times New Roman" w:hAnsi="Times New Roman" w:cs="Times New Roman"/>
                <w:sz w:val="20"/>
                <w:szCs w:val="20"/>
              </w:rPr>
            </w:pPr>
            <w:r w:rsidRPr="00424B6F">
              <w:rPr>
                <w:rFonts w:ascii="Times New Roman" w:hAnsi="Times New Roman" w:cs="Times New Roman"/>
                <w:b/>
                <w:sz w:val="20"/>
                <w:szCs w:val="20"/>
              </w:rPr>
              <w:t>n</w:t>
            </w:r>
            <w:r w:rsidRPr="00424B6F">
              <w:rPr>
                <w:rFonts w:ascii="Times New Roman" w:hAnsi="Times New Roman" w:cs="Times New Roman"/>
                <w:b/>
                <w:spacing w:val="-1"/>
                <w:sz w:val="20"/>
                <w:szCs w:val="20"/>
              </w:rPr>
              <w:t>alitet</w:t>
            </w:r>
          </w:p>
        </w:tc>
      </w:tr>
      <w:tr w:rsidR="00424B6F" w:rsidRPr="00907C9B" w14:paraId="050E0A30" w14:textId="77777777" w:rsidTr="00424B6F">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0A755AD" w14:textId="77777777" w:rsidR="00424B6F" w:rsidRPr="00424B6F" w:rsidRDefault="00424B6F" w:rsidP="00424B6F">
            <w:pPr>
              <w:spacing w:line="227" w:lineRule="exact"/>
              <w:ind w:left="102"/>
              <w:rPr>
                <w:rFonts w:ascii="Times New Roman" w:hAnsi="Times New Roman" w:cs="Times New Roman"/>
                <w:b/>
                <w:sz w:val="20"/>
                <w:szCs w:val="20"/>
              </w:rPr>
            </w:pPr>
            <w:r w:rsidRPr="00424B6F">
              <w:rPr>
                <w:rFonts w:ascii="Times New Roman" w:hAnsi="Times New Roman" w:cs="Times New Roman"/>
                <w:b/>
                <w:spacing w:val="-1"/>
                <w:sz w:val="20"/>
                <w:szCs w:val="20"/>
              </w:rPr>
              <w:t>Beg</w:t>
            </w:r>
            <w:r w:rsidRPr="00424B6F">
              <w:rPr>
                <w:rFonts w:ascii="Times New Roman" w:hAnsi="Times New Roman" w:cs="Times New Roman"/>
                <w:b/>
                <w:sz w:val="20"/>
                <w:szCs w:val="20"/>
              </w:rPr>
              <w:t>ä</w:t>
            </w:r>
            <w:r w:rsidRPr="00424B6F">
              <w:rPr>
                <w:rFonts w:ascii="Times New Roman" w:hAnsi="Times New Roman" w:cs="Times New Roman"/>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3E8EB686" w14:textId="77777777" w:rsidR="00424B6F" w:rsidRPr="00424B6F" w:rsidRDefault="00424B6F" w:rsidP="00424B6F">
            <w:pPr>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FD0302" w14:textId="77777777" w:rsidR="00424B6F" w:rsidRPr="00424B6F" w:rsidRDefault="00424B6F" w:rsidP="00424B6F">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C690C6A" w14:textId="77777777" w:rsidR="00424B6F" w:rsidRPr="00424B6F" w:rsidRDefault="00424B6F" w:rsidP="00424B6F">
            <w:pPr>
              <w:rPr>
                <w:rFonts w:ascii="Times New Roman" w:hAnsi="Times New Roman" w:cs="Times New Roman"/>
                <w:sz w:val="20"/>
                <w:szCs w:val="20"/>
              </w:rPr>
            </w:pPr>
          </w:p>
        </w:tc>
      </w:tr>
      <w:tr w:rsidR="00424B6F" w:rsidRPr="00907C9B" w14:paraId="51E6DBBE" w14:textId="77777777" w:rsidTr="00424B6F">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6A99873" w14:textId="77777777" w:rsidR="00424B6F" w:rsidRPr="00424B6F" w:rsidRDefault="00424B6F" w:rsidP="00424B6F">
            <w:pPr>
              <w:spacing w:line="227"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34A326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07D0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782FD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p w14:paraId="17487616" w14:textId="77777777" w:rsidR="00424B6F" w:rsidRPr="00424B6F" w:rsidRDefault="00424B6F" w:rsidP="00424B6F">
            <w:pPr>
              <w:ind w:left="102"/>
              <w:rPr>
                <w:rFonts w:ascii="Times New Roman" w:hAnsi="Times New Roman" w:cs="Times New Roman"/>
                <w:sz w:val="20"/>
                <w:szCs w:val="20"/>
              </w:rPr>
            </w:pPr>
          </w:p>
        </w:tc>
      </w:tr>
      <w:tr w:rsidR="00424B6F" w:rsidRPr="00907C9B" w14:paraId="391B1A40" w14:textId="77777777" w:rsidTr="00424B6F">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2088F9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41CE8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AC21A4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Id för patienten. </w:t>
            </w:r>
            <w:r w:rsidRPr="00424B6F">
              <w:rPr>
                <w:rFonts w:ascii="Times New Roman" w:hAnsi="Times New Roman" w:cs="Times New Roman"/>
                <w:spacing w:val="-1"/>
                <w:sz w:val="20"/>
                <w:szCs w:val="20"/>
              </w:rPr>
              <w:br/>
              <w:t>value sätts till patientens identifierare. Anges med 12 tecken utan avskiljare.</w:t>
            </w:r>
            <w:r w:rsidRPr="00424B6F">
              <w:rPr>
                <w:rFonts w:ascii="Times New Roman" w:hAnsi="Times New Roman" w:cs="Times New Roman"/>
                <w:spacing w:val="-1"/>
                <w:sz w:val="20"/>
                <w:szCs w:val="20"/>
              </w:rPr>
              <w:br/>
              <w:t xml:space="preserve">Type sätts till OID för typ av identifierare. </w:t>
            </w:r>
            <w:r w:rsidRPr="00424B6F">
              <w:rPr>
                <w:rFonts w:ascii="Times New Roman" w:hAnsi="Times New Roman" w:cs="Times New Roman"/>
                <w:spacing w:val="-1"/>
                <w:sz w:val="20"/>
                <w:szCs w:val="20"/>
              </w:rPr>
              <w:br/>
              <w:t>För personnummer ska Skatteverkets personnummer (1.2.752.129.2.1.3.1).</w:t>
            </w:r>
            <w:r w:rsidRPr="00424B6F">
              <w:rPr>
                <w:rFonts w:ascii="Times New Roman" w:hAnsi="Times New Roman" w:cs="Times New Roman"/>
                <w:spacing w:val="-1"/>
                <w:sz w:val="20"/>
                <w:szCs w:val="20"/>
              </w:rPr>
              <w:br/>
              <w:t>För samordningsnummer ska Skatteverkets samordningsnummer (1.2.752.129.2.1.3.3).</w:t>
            </w:r>
            <w:r w:rsidRPr="00424B6F">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3770C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0D0E148" w14:textId="77777777" w:rsidTr="00424B6F">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5FCAE57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5D2B6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FBF116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600CA98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8BB6E32"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85F724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0B0EA7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1E84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Startdatum. Format YYYYMMDD.</w:t>
            </w:r>
          </w:p>
        </w:tc>
        <w:tc>
          <w:tcPr>
            <w:tcW w:w="851" w:type="dxa"/>
            <w:tcBorders>
              <w:top w:val="single" w:sz="5" w:space="0" w:color="000000"/>
              <w:left w:val="single" w:sz="5" w:space="0" w:color="000000"/>
              <w:bottom w:val="single" w:sz="5" w:space="0" w:color="000000"/>
              <w:right w:val="single" w:sz="5" w:space="0" w:color="000000"/>
            </w:tcBorders>
          </w:tcPr>
          <w:p w14:paraId="23DAB7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B38DDE9"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97F445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26D7EB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A32CC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Slutdatum. Format YYYYMMDD.</w:t>
            </w:r>
          </w:p>
        </w:tc>
        <w:tc>
          <w:tcPr>
            <w:tcW w:w="851" w:type="dxa"/>
            <w:tcBorders>
              <w:top w:val="single" w:sz="5" w:space="0" w:color="000000"/>
              <w:left w:val="single" w:sz="5" w:space="0" w:color="000000"/>
              <w:bottom w:val="single" w:sz="5" w:space="0" w:color="000000"/>
              <w:right w:val="single" w:sz="5" w:space="0" w:color="000000"/>
            </w:tcBorders>
          </w:tcPr>
          <w:p w14:paraId="07F91F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97183F8"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FA6310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35B2A27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109F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Begränsar sökningen till dokument som är skapade i angivet system. </w:t>
            </w:r>
          </w:p>
          <w:p w14:paraId="15BB4907" w14:textId="77777777" w:rsidR="00424B6F" w:rsidRPr="00424B6F" w:rsidRDefault="00424B6F" w:rsidP="00424B6F">
            <w:pPr>
              <w:spacing w:line="226" w:lineRule="exact"/>
              <w:ind w:left="102"/>
              <w:rPr>
                <w:rFonts w:ascii="Times New Roman" w:hAnsi="Times New Roman" w:cs="Times New Roman"/>
                <w:sz w:val="20"/>
                <w:szCs w:val="20"/>
              </w:rPr>
            </w:pPr>
          </w:p>
          <w:p w14:paraId="4CED4A0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Värdet på detta fält måste överensstämma med värdet på logicalAddress i anropets tekniska kuvertering (ex. SOAP-header).</w:t>
            </w:r>
          </w:p>
          <w:p w14:paraId="463E39D3"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5C3D257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Det innebär i praktiken att aggregerande tjänster inte används när detta fält anges.</w:t>
            </w:r>
          </w:p>
          <w:p w14:paraId="30D37A49" w14:textId="77777777" w:rsidR="00424B6F" w:rsidRPr="00424B6F" w:rsidRDefault="00424B6F" w:rsidP="00424B6F">
            <w:pPr>
              <w:spacing w:line="226" w:lineRule="exact"/>
              <w:ind w:left="102"/>
              <w:rPr>
                <w:rFonts w:ascii="Times New Roman" w:hAnsi="Times New Roman" w:cs="Times New Roman"/>
                <w:sz w:val="20"/>
                <w:szCs w:val="20"/>
              </w:rPr>
            </w:pPr>
          </w:p>
          <w:p w14:paraId="3C0708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74DE09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051A2016" w14:textId="77777777" w:rsidR="00424B6F" w:rsidRPr="00424B6F" w:rsidRDefault="00424B6F" w:rsidP="00424B6F">
            <w:pPr>
              <w:spacing w:line="229" w:lineRule="exact"/>
              <w:ind w:left="102"/>
              <w:rPr>
                <w:rFonts w:ascii="Times New Roman" w:hAnsi="Times New Roman" w:cs="Times New Roman"/>
                <w:sz w:val="20"/>
                <w:szCs w:val="20"/>
              </w:rPr>
            </w:pPr>
          </w:p>
          <w:p w14:paraId="564DA3AA" w14:textId="77777777" w:rsidR="00424B6F" w:rsidRPr="00424B6F" w:rsidRDefault="00424B6F" w:rsidP="00424B6F">
            <w:pPr>
              <w:spacing w:line="229" w:lineRule="exact"/>
              <w:ind w:left="102"/>
              <w:rPr>
                <w:rFonts w:ascii="Times New Roman" w:hAnsi="Times New Roman" w:cs="Times New Roman"/>
                <w:sz w:val="20"/>
                <w:szCs w:val="20"/>
              </w:rPr>
            </w:pPr>
          </w:p>
          <w:p w14:paraId="7B8C8905"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rsidRPr="00907C9B" w14:paraId="48D9D67A" w14:textId="77777777" w:rsidTr="00424B6F">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2E0A45F"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0EC43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89C3BF"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Begränsar sökningen till den vård- och omsorgskontakt där den vårdbegäran som låg till grund för laboratoriesvaret skapades.</w:t>
            </w:r>
          </w:p>
          <w:p w14:paraId="142773D2"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2F5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500182A3" w14:textId="77777777" w:rsidTr="00424B6F">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805ED0B"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63C05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BD5F742" w14:textId="77777777" w:rsidR="00424B6F" w:rsidRPr="00424B6F" w:rsidRDefault="00424B6F" w:rsidP="00424B6F">
            <w:pPr>
              <w:spacing w:line="229"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7B8747"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14:paraId="6F458277" w14:textId="77777777" w:rsidTr="00424B6F">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4FD8AD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b/>
                <w:sz w:val="20"/>
                <w:szCs w:val="20"/>
              </w:rPr>
              <w:t>Sv</w:t>
            </w:r>
            <w:r w:rsidRPr="00424B6F">
              <w:rPr>
                <w:rFonts w:ascii="Times New Roman" w:hAnsi="Times New Roman" w:cs="Times New Roman"/>
                <w:b/>
                <w:spacing w:val="-1"/>
                <w:sz w:val="20"/>
                <w:szCs w:val="20"/>
              </w:rPr>
              <w:t>a</w:t>
            </w:r>
            <w:r w:rsidRPr="00424B6F">
              <w:rPr>
                <w:rFonts w:ascii="Times New Roman" w:hAnsi="Times New Roman" w:cs="Times New Roman"/>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6DC556D0" w14:textId="77777777" w:rsidR="00424B6F" w:rsidRPr="00424B6F" w:rsidRDefault="00424B6F" w:rsidP="00424B6F">
            <w:pPr>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6A0668B" w14:textId="77777777" w:rsidR="00424B6F" w:rsidRPr="00424B6F" w:rsidRDefault="00424B6F" w:rsidP="00424B6F">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ABB70" w14:textId="77777777" w:rsidR="00424B6F" w:rsidRPr="00424B6F" w:rsidRDefault="00424B6F" w:rsidP="00424B6F">
            <w:pPr>
              <w:rPr>
                <w:rFonts w:ascii="Times New Roman" w:hAnsi="Times New Roman" w:cs="Times New Roman"/>
                <w:sz w:val="20"/>
                <w:szCs w:val="20"/>
              </w:rPr>
            </w:pPr>
          </w:p>
        </w:tc>
      </w:tr>
      <w:tr w:rsidR="00424B6F" w:rsidRPr="00907C9B" w14:paraId="2E2543D8"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8AAF3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315456E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B97725B"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Returnerar en patients laboratoriesvar.</w:t>
            </w:r>
          </w:p>
          <w:p w14:paraId="4C0ABFA3" w14:textId="77777777" w:rsidR="00424B6F" w:rsidRPr="00424B6F" w:rsidRDefault="00424B6F" w:rsidP="00424B6F">
            <w:pPr>
              <w:rPr>
                <w:rFonts w:ascii="Times New Roman" w:hAnsi="Times New Roman" w:cs="Times New Roman"/>
                <w:b/>
                <w:bCs/>
                <w:sz w:val="20"/>
                <w:szCs w:val="20"/>
              </w:rPr>
            </w:pPr>
          </w:p>
          <w:p w14:paraId="53669AFE"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54E6C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tc>
      </w:tr>
      <w:tr w:rsidR="00424B6F" w:rsidRPr="00907C9B" w14:paraId="3587AD03" w14:textId="77777777" w:rsidTr="00424B6F">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66A885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A07A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38323C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1900249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1639599"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310519DE"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2BBE21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297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914789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0A59159"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346EC66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8BE43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634FB4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4999E9A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FC9953" w14:textId="77777777" w:rsidTr="00424B6F">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5AC5C9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../../documentTime</w:t>
            </w:r>
          </w:p>
          <w:p w14:paraId="70CEB4AB"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F5E7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28B28849"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2311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305C1E2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F37D3EC" w14:textId="77777777" w:rsidTr="00424B6F">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D92EDF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8C06E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94BE2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 xml:space="preserve">Id för patienten. </w:t>
            </w:r>
          </w:p>
          <w:p w14:paraId="7F406EDA"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E9A3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99F327D" w14:textId="77777777" w:rsidTr="00424B6F">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2BC9DC8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A1EE29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E6AA3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51DF7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A033FA2" w14:textId="77777777" w:rsidTr="00424B6F">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B60B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../../../type</w:t>
            </w:r>
          </w:p>
        </w:tc>
        <w:tc>
          <w:tcPr>
            <w:tcW w:w="1559" w:type="dxa"/>
            <w:tcBorders>
              <w:top w:val="single" w:sz="5" w:space="0" w:color="000000"/>
              <w:left w:val="single" w:sz="5" w:space="0" w:color="000000"/>
              <w:bottom w:val="single" w:sz="5" w:space="0" w:color="000000"/>
              <w:right w:val="single" w:sz="5" w:space="0" w:color="000000"/>
            </w:tcBorders>
          </w:tcPr>
          <w:p w14:paraId="492890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493E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Type sätts till OID för typ av identifierare. </w:t>
            </w:r>
          </w:p>
          <w:p w14:paraId="78E710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personnummer ska Skatteverkets personnummer (1.2.752.129.2.1.3.1).</w:t>
            </w:r>
          </w:p>
          <w:p w14:paraId="536339E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samordningsnummer ska Skatteverkets samordningsnummer (1.2.752.129.2.1.3.3).</w:t>
            </w:r>
          </w:p>
          <w:p w14:paraId="20B214E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reservnummer används lokalt definierade reservnummet, exempelvis SLL reservnummer (1.2.752.97.3.1.3)</w:t>
            </w:r>
          </w:p>
          <w:p w14:paraId="6AD80F7F"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DD75C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14CE595"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79AD142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../../accountableHealthcareProfessional</w:t>
            </w:r>
          </w:p>
          <w:p w14:paraId="7FEBD284"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F81FF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DEE427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0879520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6C35238" w14:textId="77777777" w:rsidTr="00424B6F">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10557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w:t>
            </w:r>
            <w:r w:rsidRPr="00424B6F">
              <w:rPr>
                <w:rFonts w:ascii="Times New Roman" w:hAnsi="Times New Roman" w:cs="Times New Roman"/>
                <w:spacing w:val="-1"/>
                <w:sz w:val="20"/>
                <w:szCs w:val="20"/>
              </w:rPr>
              <w:t>uthorTime</w:t>
            </w:r>
          </w:p>
          <w:p w14:paraId="03AB1232"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E5AD8D"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A3FEC9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63313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65631F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1..1</w:t>
            </w:r>
          </w:p>
        </w:tc>
      </w:tr>
      <w:tr w:rsidR="00424B6F" w:rsidRPr="00907C9B" w14:paraId="2C554869" w14:textId="77777777" w:rsidTr="00424B6F">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E35F9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healthcareProfessionalHSAId</w:t>
            </w:r>
          </w:p>
          <w:p w14:paraId="67AE7E3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D30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5CA3649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562A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Författarens HSA-id</w:t>
            </w:r>
          </w:p>
          <w:p w14:paraId="1BA48FF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3266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7C1E67BA" w14:textId="77777777" w:rsidTr="00424B6F">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5EC7BB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2F7CE1F8"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5C4E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38FBBA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AFF2973" w14:textId="77777777" w:rsidTr="00424B6F">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357E53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healthcareProfessionalRoleCode</w:t>
            </w:r>
          </w:p>
          <w:p w14:paraId="4A43917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D2FD02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CVType </w:t>
            </w:r>
          </w:p>
          <w:p w14:paraId="4E5241A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ADDF2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5D562D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4E18097A"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0B30775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D5F45A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F783229"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9E5F33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AFBDE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1405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52D8C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B8170C2" w14:textId="77777777" w:rsidTr="00424B6F">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312921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1F892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149E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A23D3C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05CFC219" w14:textId="77777777" w:rsidTr="00424B6F">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5FCFA40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BD4B3E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76F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A5EA9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5CA6CB3D"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7EA3B3A4" w14:textId="77777777" w:rsidTr="00424B6F">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0E55F1E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2D127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293A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6B1D0C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133954B" w14:textId="77777777" w:rsidTr="00424B6F">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692F87B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F779D4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AD88B8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6E5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2EC47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67B535B3"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2F341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1922C58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FF88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1723AD6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BF1BC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1499B4A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31C62531"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DA009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F55CE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9F29ED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BC4A3A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0872F8EE"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98D8A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5F9498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787116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3B3168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6F21EF4B"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DC480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367FB7C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B93F0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9B2E5A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152EDDD5"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3E5FB1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../../../../orgUnitTelecom</w:t>
            </w:r>
          </w:p>
        </w:tc>
        <w:tc>
          <w:tcPr>
            <w:tcW w:w="1559" w:type="dxa"/>
            <w:tcBorders>
              <w:top w:val="single" w:sz="5" w:space="0" w:color="000000"/>
              <w:left w:val="single" w:sz="5" w:space="0" w:color="000000"/>
              <w:bottom w:val="single" w:sz="5" w:space="0" w:color="000000"/>
              <w:right w:val="single" w:sz="5" w:space="0" w:color="000000"/>
            </w:tcBorders>
          </w:tcPr>
          <w:p w14:paraId="28DEA27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0B3B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49E5EFD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50C9EA1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200E38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724D5B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2849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738BAF1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76B9F659" w14:textId="77777777" w:rsidTr="00424B6F">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6D26464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061F3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903B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Postadress för den organisation som författaren är uppdragstagare på. Skrivs på ett så naturligt sätt som möjligt, exempelvis:</w:t>
            </w:r>
            <w:r w:rsidRPr="00424B6F">
              <w:rPr>
                <w:rFonts w:ascii="Times New Roman" w:hAnsi="Times New Roman" w:cs="Times New Roman"/>
                <w:sz w:val="20"/>
                <w:szCs w:val="20"/>
              </w:rPr>
              <w:br/>
              <w:t>”Storgatan 12</w:t>
            </w:r>
            <w:r w:rsidRPr="00424B6F">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52A09D2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042DA37C"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72CA6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../../../../orgUnitLocation</w:t>
            </w:r>
          </w:p>
          <w:p w14:paraId="670E74FF"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AB52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9AE95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CF72C2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41661482" w14:textId="77777777" w:rsidR="00424B6F" w:rsidRPr="00424B6F" w:rsidRDefault="00424B6F" w:rsidP="00424B6F">
            <w:pPr>
              <w:spacing w:line="226" w:lineRule="exact"/>
              <w:ind w:left="102"/>
              <w:rPr>
                <w:rFonts w:ascii="Times New Roman" w:hAnsi="Times New Roman" w:cs="Times New Roman"/>
                <w:sz w:val="20"/>
                <w:szCs w:val="20"/>
              </w:rPr>
            </w:pPr>
          </w:p>
        </w:tc>
      </w:tr>
      <w:tr w:rsidR="00424B6F" w:rsidRPr="00907C9B" w14:paraId="08382605" w14:textId="77777777" w:rsidTr="00424B6F">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5E580D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healthcareProfessionalCareUnitHSAId</w:t>
            </w:r>
          </w:p>
          <w:p w14:paraId="308DC70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A190D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HSAIdType</w:t>
            </w:r>
          </w:p>
          <w:p w14:paraId="3E190CDE"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620F79B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BE20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Vårdenhet.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6ECDF1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4FF05EF5" w14:textId="77777777" w:rsidTr="00424B6F">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6D17300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2D9B89A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p w14:paraId="42FD0CE8"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E50B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 xml:space="preserve">HSA-id för vårdgivaren, som är vårdgivare för den enhet som författaren är uppdragstagare för. </w:t>
            </w:r>
            <w:r w:rsidRPr="00424B6F">
              <w:rPr>
                <w:rFonts w:ascii="Times New Roman" w:hAnsi="Times New Roman" w:cs="Times New Roman"/>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DF44B0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0..1</w:t>
            </w:r>
          </w:p>
        </w:tc>
      </w:tr>
      <w:tr w:rsidR="00424B6F" w:rsidRPr="00907C9B" w14:paraId="7034D4E2" w14:textId="77777777" w:rsidTr="00424B6F">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5377C09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423FD54" w14:textId="77777777" w:rsidR="00424B6F" w:rsidRPr="00424B6F" w:rsidRDefault="00424B6F" w:rsidP="00424B6F">
            <w:pPr>
              <w:spacing w:line="229" w:lineRule="exact"/>
              <w:ind w:left="102"/>
              <w:rPr>
                <w:rFonts w:ascii="Times New Roman" w:hAnsi="Times New Roman" w:cs="Times New Roman"/>
                <w:sz w:val="20"/>
                <w:szCs w:val="20"/>
                <w:highlight w:val="yellow"/>
              </w:rPr>
            </w:pPr>
            <w:r w:rsidRPr="00424B6F">
              <w:rPr>
                <w:rFonts w:ascii="Times New Roman" w:hAnsi="Times New Roman" w:cs="Times New Roman"/>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BA5A4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vem som signerat informationen i dokumentet.</w:t>
            </w:r>
          </w:p>
          <w:p w14:paraId="7F25482D"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4EDB0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E7B841B" w14:textId="77777777" w:rsidTr="00424B6F">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35D7D74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../../../signatureTime</w:t>
            </w:r>
          </w:p>
          <w:p w14:paraId="346B0F05"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A2C0431"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55A9895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5C72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för signering av svaret</w:t>
            </w:r>
          </w:p>
          <w:p w14:paraId="4CB553F8"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632B2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1..1</w:t>
            </w:r>
          </w:p>
        </w:tc>
      </w:tr>
      <w:tr w:rsidR="00424B6F" w:rsidRPr="00907C9B" w14:paraId="31168805" w14:textId="77777777" w:rsidTr="00424B6F">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1387F33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../../../legalAuthenticatorHSAId</w:t>
            </w:r>
          </w:p>
          <w:p w14:paraId="6189BAE0"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BD30A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6A5700FC"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CDAA2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B045AA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0..1</w:t>
            </w:r>
          </w:p>
        </w:tc>
      </w:tr>
      <w:tr w:rsidR="00424B6F" w:rsidRPr="00907C9B" w14:paraId="368B3CB1"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486CE90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approvedForPatient</w:t>
            </w:r>
          </w:p>
          <w:p w14:paraId="1533A641"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97DCBC0"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boolean</w:t>
            </w:r>
          </w:p>
          <w:p w14:paraId="69FE712B"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148788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Anger om information får delas till patient. Värdet sätts i sådant fall till true, i annat fall till false. </w:t>
            </w:r>
          </w:p>
          <w:p w14:paraId="3444C13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CB428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D84281A" w14:textId="77777777" w:rsidTr="00424B6F">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16A412F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785E3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C2CDE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60F42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497FB38" w14:textId="77777777" w:rsidTr="00424B6F">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020371C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9306403"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79B1F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7AC35C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6D3BEDC0" w14:textId="77777777" w:rsidTr="00424B6F">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458D6A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w:t>
            </w:r>
          </w:p>
          <w:p w14:paraId="5D439A03"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578536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tcPr>
          <w:p w14:paraId="7423BED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A5C9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8A54556" w14:textId="77777777" w:rsidTr="00424B6F">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2F1CDC7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01432CB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17D7C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svar som avses. </w:t>
            </w:r>
          </w:p>
          <w:p w14:paraId="72BEB3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DEF = definitivtsvar</w:t>
            </w:r>
          </w:p>
          <w:p w14:paraId="18F768A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 = tilläggssvar</w:t>
            </w:r>
          </w:p>
          <w:p w14:paraId="6675D7E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51E8BCF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3A5434CF" w14:textId="77777777" w:rsidTr="00424B6F">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2761E1A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711A0B8B"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F39D1D4"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336F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283953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1A49F00E" w14:textId="77777777" w:rsidTr="00424B6F">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4B7AC1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3F4B8BC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3EE6A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labenhet som undersökningsresultatet härrör från. </w:t>
            </w:r>
          </w:p>
          <w:p w14:paraId="182465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474FD8E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5D40CEC9"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261AAE1A" w14:textId="77777777" w:rsidTr="00424B6F">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218B06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../../resultReport</w:t>
            </w:r>
          </w:p>
        </w:tc>
        <w:tc>
          <w:tcPr>
            <w:tcW w:w="1559" w:type="dxa"/>
            <w:tcBorders>
              <w:top w:val="single" w:sz="5" w:space="0" w:color="000000"/>
              <w:left w:val="single" w:sz="5" w:space="0" w:color="000000"/>
              <w:bottom w:val="single" w:sz="5" w:space="0" w:color="000000"/>
              <w:right w:val="single" w:sz="5" w:space="0" w:color="000000"/>
            </w:tcBorders>
          </w:tcPr>
          <w:p w14:paraId="6D7DA1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9CEF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AA564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BD3BD19"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6895EA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A40969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DDFC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31300F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8E027D3"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250A31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131488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15D8215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1F83A86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8A91FD8" w14:textId="77777777" w:rsidTr="00424B6F">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6A648A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2E15562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39721C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57F6F88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A224F4F" w14:textId="77777777" w:rsidTr="00424B6F">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4B37824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2B8DAB5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F328B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Vård- och omsorgspersonens HSA-id</w:t>
            </w:r>
          </w:p>
        </w:tc>
        <w:tc>
          <w:tcPr>
            <w:tcW w:w="851" w:type="dxa"/>
            <w:tcBorders>
              <w:top w:val="single" w:sz="5" w:space="0" w:color="000000"/>
              <w:left w:val="single" w:sz="5" w:space="0" w:color="000000"/>
              <w:bottom w:val="single" w:sz="5" w:space="0" w:color="000000"/>
              <w:right w:val="single" w:sz="5" w:space="0" w:color="000000"/>
            </w:tcBorders>
          </w:tcPr>
          <w:p w14:paraId="2F6E7F0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3D0B0096"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436D0A33" w14:textId="77777777" w:rsidTr="00424B6F">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1497B3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B08CDF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D14BA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750FD6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4914F0F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0250F2D9" w14:textId="77777777" w:rsidTr="00424B6F">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492D118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610661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CD4765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0DCC454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708AFA6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B434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AD0328C" w14:textId="77777777" w:rsidTr="00424B6F">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7681185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18FB39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8E37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16A6C7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5D0E12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03027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27503B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1BC46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A4A0C9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59BE578" w14:textId="77777777" w:rsidTr="00424B6F">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195A842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08C0CE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8D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4614FD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143FFB64"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116C7E7C" w14:textId="77777777" w:rsidTr="00424B6F">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8BF2AF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8E162F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99E47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82E407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571AA8A2" w14:textId="77777777" w:rsidTr="00424B6F">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0A3D1F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5F53EB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C749B0D"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06CF2A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EA5BB9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6E9875"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34C436B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667367C9"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461866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5C6DE4F9"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EF6104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0DB5C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F1620FF"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FDB837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63503B1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7F78B5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EA871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0632BBDB"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EFCC20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1ABABC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31EAD8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1991B7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44EEF991"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35D65B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../../../../orgUnitName</w:t>
            </w:r>
          </w:p>
        </w:tc>
        <w:tc>
          <w:tcPr>
            <w:tcW w:w="1559" w:type="dxa"/>
            <w:tcBorders>
              <w:top w:val="single" w:sz="5" w:space="0" w:color="000000"/>
              <w:left w:val="single" w:sz="5" w:space="0" w:color="000000"/>
              <w:bottom w:val="single" w:sz="5" w:space="0" w:color="000000"/>
              <w:right w:val="single" w:sz="5" w:space="0" w:color="000000"/>
            </w:tcBorders>
          </w:tcPr>
          <w:p w14:paraId="111447A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20D4BD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322B10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72CDA623"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1EE912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E6C4F9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3774D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0689E2C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14:paraId="5139D160"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66B6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7297985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BBC3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0A49EDF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42CC544"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32222A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3CF615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D6330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5706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B389B0" w14:textId="77777777" w:rsidTr="00424B6F">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2498A01D"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E434D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8875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76CF9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E95888B" w14:textId="77777777" w:rsidTr="00424B6F">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14B5F9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443F23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5DB1091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6BB7A08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4408ECFD" w14:textId="77777777" w:rsidTr="00424B6F">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49A43D4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CD06FB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35B8B6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0A002E9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8689AE" w14:textId="77777777" w:rsidTr="00424B6F">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257889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1C39A9D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368CA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26BDD4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1A25F9" w14:paraId="4FFF7160" w14:textId="77777777" w:rsidTr="00424B6F">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535CAD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58395C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p w14:paraId="44155E50"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D0024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0F4F2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431D294"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5AD49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3F189A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43BCB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150462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C487C19" w14:textId="77777777" w:rsidTr="00424B6F">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668536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4B5475E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AFBF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2BE0707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7E8A70D"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63CDB24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3C6C6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A16E6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3B9D98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56C289C" w14:textId="77777777" w:rsidTr="00424B6F">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235D78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3F17EC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299C5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102A64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EE0D0C" w14:textId="77777777" w:rsidTr="00424B6F">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15EB69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98FE1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D7381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E908F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8A459F4" w14:textId="77777777" w:rsidTr="00424B6F">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9778E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A90886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C789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003ABE5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3974A4" w14:textId="77777777" w:rsidTr="00424B6F">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41BE3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CFCF32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08CDB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1FC81E2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41FCB03" w14:textId="77777777" w:rsidTr="00424B6F">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463C937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1CF1240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0E3E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3F3520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7BF4667" w14:textId="77777777" w:rsidTr="00424B6F">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02BC378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09AB6FF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F23C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åtgärdens status. Då det är möjligt ska KV åtgärdsstatus följas. Exempel från KV åtgärdsstatus:</w:t>
            </w:r>
          </w:p>
          <w:p w14:paraId="381A3E2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61CEDB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A9BFFB8"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FFCB0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../../../analysisComment</w:t>
            </w:r>
          </w:p>
        </w:tc>
        <w:tc>
          <w:tcPr>
            <w:tcW w:w="1559" w:type="dxa"/>
            <w:tcBorders>
              <w:top w:val="single" w:sz="5" w:space="0" w:color="000000"/>
              <w:left w:val="single" w:sz="5" w:space="0" w:color="000000"/>
              <w:bottom w:val="single" w:sz="5" w:space="0" w:color="000000"/>
              <w:right w:val="single" w:sz="5" w:space="0" w:color="000000"/>
            </w:tcBorders>
          </w:tcPr>
          <w:p w14:paraId="7C17FB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22971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2D0B6E8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A3DE14D" w14:textId="77777777" w:rsidTr="00424B6F">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3DAE05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5804509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9553C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vilket typ av material som användes vid analysen. Ange provmaterial i klartext. Exempel: Plasma</w:t>
            </w:r>
          </w:p>
          <w:p w14:paraId="53BCC53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0BE70F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8E44B8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2F92A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BDC8C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0DD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284B395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6347104"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9322A0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3481FF1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7A230A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2D544DA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1D6EA913"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E05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E45AC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3205853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8D423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D2E9680" w14:textId="77777777" w:rsidTr="00424B6F">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3958EE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3C0C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838D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6FD082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4DC5626"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F50767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CDD24B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D5918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7E3C282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072DDCE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3E1D9D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3A6E74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A7F08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36877F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D82A2C7"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057FE2F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1632997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610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6B1631D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CF9150C"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7AB837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79DE1CA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F13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4C9C23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C56BD7C" w14:textId="77777777" w:rsidTr="00424B6F">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1AA91BB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49A0C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04D33256"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3EC1F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43A502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186E499" w14:textId="77777777" w:rsidTr="00424B6F">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16B012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7BC7FA3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1D5F0C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Kod som anger om resultatet ligger utanför referensintervall. Sant = Ja, resultatet ligger utanför referens-intervall</w:t>
            </w:r>
          </w:p>
          <w:p w14:paraId="47821CE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659C201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56E66F" w14:textId="77777777" w:rsidTr="00424B6F">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1EFC92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A98BE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DBB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79449D6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A85D9B"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8D319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758FA40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94931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8DC68A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5786E6E" w14:textId="77777777" w:rsidTr="00424B6F">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81BFC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54AB96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C3301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3C18FB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FB30BCC" w14:textId="77777777" w:rsidTr="00424B6F">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183129A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../../order</w:t>
            </w:r>
          </w:p>
        </w:tc>
        <w:tc>
          <w:tcPr>
            <w:tcW w:w="1559" w:type="dxa"/>
            <w:tcBorders>
              <w:top w:val="single" w:sz="5" w:space="0" w:color="000000"/>
              <w:left w:val="single" w:sz="5" w:space="0" w:color="000000"/>
              <w:bottom w:val="single" w:sz="5" w:space="0" w:color="000000"/>
              <w:right w:val="single" w:sz="5" w:space="0" w:color="000000"/>
            </w:tcBorders>
          </w:tcPr>
          <w:p w14:paraId="311704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5B05CBB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086402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AD57765"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2D880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16C4B8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3F963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158E8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F1FDD5E"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A521CD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B29DC1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EE4D9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6423091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bookmarkEnd w:id="0"/>
    </w:tbl>
    <w:p w14:paraId="65ED89DE" w14:textId="77777777" w:rsidR="00793064" w:rsidRDefault="00793064">
      <w:pPr>
        <w:spacing w:line="240" w:lineRule="auto"/>
        <w:rPr>
          <w:rFonts w:eastAsia="Times New Roman"/>
          <w:bCs/>
          <w:sz w:val="30"/>
          <w:szCs w:val="28"/>
        </w:rPr>
      </w:pPr>
    </w:p>
    <w:p w14:paraId="478AAC42" w14:textId="77777777" w:rsidR="00E13C32" w:rsidRDefault="00E13C32" w:rsidP="00E13C32">
      <w:pPr>
        <w:pStyle w:val="Heading3"/>
      </w:pPr>
      <w:bookmarkStart w:id="527" w:name="_Toc256335995"/>
      <w:r>
        <w:t>Övriga regler</w:t>
      </w:r>
      <w:bookmarkEnd w:id="527"/>
    </w:p>
    <w:p w14:paraId="2DFF2FDA" w14:textId="77777777" w:rsidR="00E13C32" w:rsidRDefault="00E13C32" w:rsidP="00E13C32">
      <w:r>
        <w:t xml:space="preserve">Inga fältregler utöver de som är beskrivna ovan. </w:t>
      </w:r>
    </w:p>
    <w:p w14:paraId="31DB89CD" w14:textId="77777777" w:rsidR="00E13C32" w:rsidRDefault="00E13C32" w:rsidP="00E13C32">
      <w:pPr>
        <w:rPr>
          <w:color w:val="4F81BD" w:themeColor="accent1"/>
        </w:rPr>
      </w:pPr>
    </w:p>
    <w:p w14:paraId="4E423B83" w14:textId="77777777" w:rsidR="00E13C32" w:rsidRPr="00776D68" w:rsidRDefault="00E13C32" w:rsidP="00E13C32">
      <w:pPr>
        <w:pStyle w:val="Heading4"/>
      </w:pPr>
      <w:r w:rsidRPr="00776D68">
        <w:t>Icke funktionella krav</w:t>
      </w:r>
    </w:p>
    <w:p w14:paraId="5DF1F9B6" w14:textId="77777777" w:rsidR="00E13C32" w:rsidRPr="00E146AE" w:rsidRDefault="00E13C32" w:rsidP="00E13C32">
      <w:r w:rsidRPr="00E146AE">
        <w:t>Inga övriga icke funktionella krav.</w:t>
      </w:r>
    </w:p>
    <w:p w14:paraId="2705B541" w14:textId="77777777" w:rsidR="00E13C32" w:rsidRPr="00776D68" w:rsidRDefault="00E13C32" w:rsidP="00E13C32">
      <w:pPr>
        <w:pStyle w:val="Heading5"/>
      </w:pPr>
      <w:r w:rsidRPr="00776D68">
        <w:t>SLA-krav</w:t>
      </w:r>
    </w:p>
    <w:p w14:paraId="210734F0" w14:textId="77777777" w:rsidR="00E13C32" w:rsidRDefault="00E13C32" w:rsidP="00E13C32">
      <w:r w:rsidRPr="00E146AE">
        <w:t>Inga avvikande SLA-krav</w:t>
      </w:r>
      <w:r>
        <w:t>.</w:t>
      </w:r>
      <w:r>
        <w:rPr>
          <w:rFonts w:eastAsia="Times New Roman"/>
          <w:bCs/>
          <w:sz w:val="30"/>
          <w:szCs w:val="28"/>
        </w:rPr>
        <w:t xml:space="preserve"> </w:t>
      </w:r>
    </w:p>
    <w:p w14:paraId="082D2900" w14:textId="77777777" w:rsidR="00E13C32" w:rsidRDefault="00E13C32">
      <w:pPr>
        <w:spacing w:line="240" w:lineRule="auto"/>
        <w:rPr>
          <w:rFonts w:eastAsia="Times New Roman"/>
          <w:bCs/>
          <w:sz w:val="30"/>
          <w:szCs w:val="28"/>
        </w:rPr>
      </w:pPr>
    </w:p>
    <w:sectPr w:rsidR="00E13C32" w:rsidSect="00D654EF">
      <w:headerReference w:type="default" r:id="rId22"/>
      <w:headerReference w:type="first" r:id="rId23"/>
      <w:footerReference w:type="first" r:id="rId24"/>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46052C" w14:textId="77777777" w:rsidR="005B612A" w:rsidRDefault="005B612A" w:rsidP="00C72B17">
      <w:pPr>
        <w:spacing w:line="240" w:lineRule="auto"/>
      </w:pPr>
      <w:r>
        <w:separator/>
      </w:r>
    </w:p>
  </w:endnote>
  <w:endnote w:type="continuationSeparator" w:id="0">
    <w:p w14:paraId="0015BF39" w14:textId="77777777" w:rsidR="005B612A" w:rsidRDefault="005B612A"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B612A" w:rsidRDefault="005B612A">
    <w:pPr>
      <w:pStyle w:val="Footer"/>
    </w:pPr>
  </w:p>
  <w:p w14:paraId="12C113D0" w14:textId="77777777" w:rsidR="005B612A" w:rsidRDefault="005B612A">
    <w:pPr>
      <w:pStyle w:val="Footer"/>
    </w:pPr>
  </w:p>
  <w:p w14:paraId="1421CB49" w14:textId="77777777" w:rsidR="005B612A" w:rsidRDefault="005B612A">
    <w:pPr>
      <w:pStyle w:val="Footer"/>
    </w:pPr>
  </w:p>
  <w:p w14:paraId="6F807640" w14:textId="77777777" w:rsidR="005B612A" w:rsidRDefault="005B612A">
    <w:pPr>
      <w:pStyle w:val="Footer"/>
    </w:pPr>
  </w:p>
  <w:p w14:paraId="2E456113" w14:textId="77777777" w:rsidR="005B612A" w:rsidRDefault="005B612A">
    <w:pPr>
      <w:pStyle w:val="Footer"/>
    </w:pPr>
  </w:p>
  <w:p w14:paraId="36A9D811" w14:textId="77777777" w:rsidR="005B612A" w:rsidRDefault="005B612A">
    <w:pPr>
      <w:pStyle w:val="Footer"/>
    </w:pPr>
  </w:p>
  <w:p w14:paraId="2CD2C690" w14:textId="77777777" w:rsidR="005B612A" w:rsidRDefault="005B612A" w:rsidP="00956547">
    <w:pPr>
      <w:pStyle w:val="Footer"/>
    </w:pPr>
    <w:bookmarkStart w:id="569"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569"/>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9C2A4" w14:textId="77777777" w:rsidR="005B612A" w:rsidRDefault="005B612A" w:rsidP="00C72B17">
      <w:pPr>
        <w:spacing w:line="240" w:lineRule="auto"/>
      </w:pPr>
      <w:r>
        <w:separator/>
      </w:r>
    </w:p>
  </w:footnote>
  <w:footnote w:type="continuationSeparator" w:id="0">
    <w:p w14:paraId="4079909C" w14:textId="77777777" w:rsidR="005B612A" w:rsidRDefault="005B612A"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53378364" w:rsidR="005B612A" w:rsidRDefault="005B612A"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528" w:name="Date1"/>
    <w:ins w:id="529" w:author="Khaled Daham" w:date="2014-03-13T13:26:00Z">
      <w:r w:rsidR="00D7754C">
        <w:t>13</w:t>
      </w:r>
    </w:ins>
    <w:del w:id="530" w:author="Khaled Daham" w:date="2014-03-13T13:25:00Z">
      <w:r w:rsidDel="00D7754C">
        <w:delText>2</w:delText>
      </w:r>
    </w:del>
    <w:del w:id="531" w:author="Khaled Daham" w:date="2014-02-24T10:49:00Z">
      <w:r w:rsidDel="00903125">
        <w:delText>3</w:delText>
      </w:r>
    </w:del>
    <w:r>
      <w:t xml:space="preserve"> </w:t>
    </w:r>
    <w:ins w:id="532" w:author="Khaled Daham" w:date="2014-03-13T13:26:00Z">
      <w:r w:rsidR="00D7754C">
        <w:t>mars</w:t>
      </w:r>
    </w:ins>
    <w:del w:id="533" w:author="Khaled Daham" w:date="2014-02-24T10:49:00Z">
      <w:r w:rsidDel="00903125">
        <w:delText>maj</w:delText>
      </w:r>
    </w:del>
    <w:r>
      <w:t xml:space="preserve"> 201</w:t>
    </w:r>
    <w:ins w:id="534" w:author="Khaled Daham" w:date="2014-02-24T10:49:00Z">
      <w:r w:rsidR="00903125">
        <w:t>4</w:t>
      </w:r>
    </w:ins>
    <w:del w:id="535" w:author="Khaled Daham" w:date="2014-02-24T10:49:00Z">
      <w:r w:rsidDel="00903125">
        <w:delText>3</w:delText>
      </w:r>
    </w:del>
    <w:bookmarkEnd w:id="528"/>
  </w:p>
  <w:p w14:paraId="005707D8" w14:textId="588DF0F6" w:rsidR="005B612A" w:rsidRDefault="005B612A" w:rsidP="008303EF">
    <w:pPr>
      <w:tabs>
        <w:tab w:val="left" w:pos="6237"/>
      </w:tabs>
    </w:pPr>
    <w:r>
      <w:tab/>
    </w:r>
    <w:bookmarkStart w:id="536" w:name="LDnr1"/>
    <w:bookmarkEnd w:id="536"/>
    <w:r>
      <w:t xml:space="preserve"> </w:t>
    </w:r>
    <w:bookmarkStart w:id="537" w:name="Dnr1"/>
    <w:bookmarkEnd w:id="537"/>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5B612A" w:rsidRPr="00C05223" w:rsidRDefault="005B612A"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02485">
                            <w:rPr>
                              <w:noProof/>
                              <w:sz w:val="16"/>
                              <w:szCs w:val="16"/>
                            </w:rPr>
                            <w:t>48</w:t>
                          </w:r>
                          <w:r w:rsidRPr="00E12C4A">
                            <w:rPr>
                              <w:sz w:val="16"/>
                              <w:szCs w:val="16"/>
                            </w:rPr>
                            <w:fldChar w:fldCharType="end"/>
                          </w:r>
                          <w:r w:rsidRPr="00E12C4A">
                            <w:rPr>
                              <w:sz w:val="16"/>
                              <w:szCs w:val="16"/>
                            </w:rPr>
                            <w:t xml:space="preserve"> (</w:t>
                          </w:r>
                          <w:r w:rsidR="00002485">
                            <w:fldChar w:fldCharType="begin"/>
                          </w:r>
                          <w:r w:rsidR="00002485">
                            <w:instrText xml:space="preserve"> SECTIONPAGES   \* MERGEFORMAT </w:instrText>
                          </w:r>
                          <w:r w:rsidR="00002485">
                            <w:fldChar w:fldCharType="separate"/>
                          </w:r>
                          <w:ins w:id="538" w:author="Khaled Daham" w:date="2014-03-13T13:26:00Z">
                            <w:r w:rsidR="00002485" w:rsidRPr="00002485">
                              <w:rPr>
                                <w:noProof/>
                                <w:sz w:val="16"/>
                                <w:szCs w:val="16"/>
                                <w:rPrChange w:id="539" w:author="Khaled Daham" w:date="2014-03-13T13:26:00Z">
                                  <w:rPr/>
                                </w:rPrChange>
                              </w:rPr>
                              <w:t>51</w:t>
                            </w:r>
                          </w:ins>
                          <w:del w:id="540" w:author="Khaled Daham" w:date="2014-02-24T10:48:00Z">
                            <w:r w:rsidR="00117A24" w:rsidRPr="00117A24" w:rsidDel="00117A24">
                              <w:rPr>
                                <w:noProof/>
                                <w:sz w:val="16"/>
                                <w:szCs w:val="16"/>
                              </w:rPr>
                              <w:delText>51</w:delText>
                            </w:r>
                          </w:del>
                          <w:r w:rsidR="00002485">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77777777" w:rsidR="005B612A" w:rsidRPr="00C05223" w:rsidRDefault="005B612A"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02485">
                      <w:rPr>
                        <w:noProof/>
                        <w:sz w:val="16"/>
                        <w:szCs w:val="16"/>
                      </w:rPr>
                      <w:t>48</w:t>
                    </w:r>
                    <w:r w:rsidRPr="00E12C4A">
                      <w:rPr>
                        <w:sz w:val="16"/>
                        <w:szCs w:val="16"/>
                      </w:rPr>
                      <w:fldChar w:fldCharType="end"/>
                    </w:r>
                    <w:r w:rsidRPr="00E12C4A">
                      <w:rPr>
                        <w:sz w:val="16"/>
                        <w:szCs w:val="16"/>
                      </w:rPr>
                      <w:t xml:space="preserve"> (</w:t>
                    </w:r>
                    <w:r w:rsidR="00002485">
                      <w:fldChar w:fldCharType="begin"/>
                    </w:r>
                    <w:r w:rsidR="00002485">
                      <w:instrText xml:space="preserve"> SECTIONPAGES   \* MERGEFORMAT </w:instrText>
                    </w:r>
                    <w:r w:rsidR="00002485">
                      <w:fldChar w:fldCharType="separate"/>
                    </w:r>
                    <w:ins w:id="541" w:author="Khaled Daham" w:date="2014-03-13T13:26:00Z">
                      <w:r w:rsidR="00002485" w:rsidRPr="00002485">
                        <w:rPr>
                          <w:noProof/>
                          <w:sz w:val="16"/>
                          <w:szCs w:val="16"/>
                          <w:rPrChange w:id="542" w:author="Khaled Daham" w:date="2014-03-13T13:26:00Z">
                            <w:rPr/>
                          </w:rPrChange>
                        </w:rPr>
                        <w:t>51</w:t>
                      </w:r>
                    </w:ins>
                    <w:del w:id="543" w:author="Khaled Daham" w:date="2014-02-24T10:48:00Z">
                      <w:r w:rsidR="00117A24" w:rsidRPr="00117A24" w:rsidDel="00117A24">
                        <w:rPr>
                          <w:noProof/>
                          <w:sz w:val="16"/>
                          <w:szCs w:val="16"/>
                        </w:rPr>
                        <w:delText>51</w:delText>
                      </w:r>
                    </w:del>
                    <w:r w:rsidR="00002485">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00B33B3D" w:rsidR="005B612A" w:rsidRDefault="005B612A"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544" w:name="Date"/>
    <w:ins w:id="545" w:author="Khaled Daham" w:date="2014-03-13T13:26:00Z">
      <w:r w:rsidR="00054DF1">
        <w:t>13</w:t>
      </w:r>
    </w:ins>
    <w:del w:id="546" w:author="Khaled Daham" w:date="2014-03-13T13:26:00Z">
      <w:r w:rsidDel="00054DF1">
        <w:delText>2</w:delText>
      </w:r>
    </w:del>
    <w:del w:id="547" w:author="Khaled Daham" w:date="2014-02-24T10:48:00Z">
      <w:r w:rsidDel="00117A24">
        <w:delText>3</w:delText>
      </w:r>
    </w:del>
    <w:r>
      <w:t xml:space="preserve"> </w:t>
    </w:r>
    <w:ins w:id="548" w:author="Khaled Daham" w:date="2014-03-13T13:26:00Z">
      <w:r w:rsidR="00054DF1">
        <w:t>Mars</w:t>
      </w:r>
    </w:ins>
    <w:del w:id="549" w:author="Khaled Daham" w:date="2014-02-24T10:48:00Z">
      <w:r w:rsidDel="00117A24">
        <w:delText>maj</w:delText>
      </w:r>
    </w:del>
    <w:r>
      <w:t xml:space="preserve"> 201</w:t>
    </w:r>
    <w:ins w:id="550" w:author="Khaled Daham" w:date="2014-02-24T10:49:00Z">
      <w:r w:rsidR="00117A24">
        <w:t>4</w:t>
      </w:r>
    </w:ins>
    <w:del w:id="551" w:author="Khaled Daham" w:date="2014-02-24T10:49:00Z">
      <w:r w:rsidDel="00117A24">
        <w:delText>3</w:delText>
      </w:r>
    </w:del>
    <w:bookmarkEnd w:id="544"/>
  </w:p>
  <w:p w14:paraId="587ABBD2" w14:textId="77777777" w:rsidR="005B612A" w:rsidRDefault="005B612A" w:rsidP="00D774BC">
    <w:pPr>
      <w:tabs>
        <w:tab w:val="left" w:pos="6237"/>
      </w:tabs>
    </w:pPr>
    <w:r>
      <w:tab/>
    </w:r>
    <w:bookmarkStart w:id="552" w:name="LDnr"/>
    <w:bookmarkEnd w:id="552"/>
    <w:r>
      <w:t xml:space="preserve"> </w:t>
    </w:r>
    <w:bookmarkStart w:id="553" w:name="Dnr"/>
    <w:bookmarkEnd w:id="553"/>
  </w:p>
  <w:p w14:paraId="77845D5F" w14:textId="77777777" w:rsidR="005B612A" w:rsidRDefault="005B612A"/>
  <w:tbl>
    <w:tblPr>
      <w:tblW w:w="9180" w:type="dxa"/>
      <w:tblLayout w:type="fixed"/>
      <w:tblLook w:val="04A0" w:firstRow="1" w:lastRow="0" w:firstColumn="1" w:lastColumn="0" w:noHBand="0" w:noVBand="1"/>
    </w:tblPr>
    <w:tblGrid>
      <w:gridCol w:w="956"/>
      <w:gridCol w:w="1199"/>
      <w:gridCol w:w="4049"/>
      <w:gridCol w:w="2976"/>
    </w:tblGrid>
    <w:tr w:rsidR="005B612A" w:rsidRPr="0024387D" w14:paraId="7770CDCA" w14:textId="77777777" w:rsidTr="00364AE6">
      <w:tc>
        <w:tcPr>
          <w:tcW w:w="2155" w:type="dxa"/>
          <w:gridSpan w:val="2"/>
        </w:tcPr>
        <w:p w14:paraId="2BFF0FE8" w14:textId="77777777" w:rsidR="005B612A" w:rsidRPr="0024387D" w:rsidRDefault="005B612A" w:rsidP="00514BAB">
          <w:pPr>
            <w:pStyle w:val="Header"/>
            <w:rPr>
              <w:rFonts w:cs="Georgia"/>
              <w:sz w:val="14"/>
              <w:szCs w:val="14"/>
            </w:rPr>
          </w:pPr>
          <w:r w:rsidRPr="0024387D">
            <w:rPr>
              <w:rFonts w:cs="Georgia"/>
              <w:sz w:val="14"/>
              <w:szCs w:val="14"/>
            </w:rPr>
            <w:t>Center för eHälsa i samverkan</w:t>
          </w:r>
        </w:p>
        <w:p w14:paraId="7311FDA3" w14:textId="77777777" w:rsidR="005B612A" w:rsidRPr="0024387D" w:rsidRDefault="005B612A" w:rsidP="00514BAB">
          <w:pPr>
            <w:pStyle w:val="Header"/>
            <w:rPr>
              <w:rFonts w:cs="Georgia"/>
              <w:sz w:val="12"/>
              <w:szCs w:val="12"/>
            </w:rPr>
          </w:pPr>
          <w:r w:rsidRPr="0024387D">
            <w:rPr>
              <w:rFonts w:cs="Georgia"/>
              <w:sz w:val="12"/>
              <w:szCs w:val="12"/>
            </w:rPr>
            <w:t>Hornsgatan 20, 118 82 Stockholm</w:t>
          </w:r>
        </w:p>
        <w:p w14:paraId="143C4590" w14:textId="77777777" w:rsidR="005B612A" w:rsidRPr="0024387D" w:rsidRDefault="005B612A" w:rsidP="00514BAB">
          <w:pPr>
            <w:pStyle w:val="Header"/>
            <w:rPr>
              <w:rFonts w:cs="Georgia"/>
              <w:sz w:val="12"/>
              <w:szCs w:val="12"/>
            </w:rPr>
          </w:pPr>
          <w:r>
            <w:rPr>
              <w:rFonts w:cs="Georgia"/>
              <w:sz w:val="12"/>
              <w:szCs w:val="12"/>
            </w:rPr>
            <w:t>Vxl: 08-452 70 00</w:t>
          </w:r>
          <w:bookmarkStart w:id="554" w:name="PhoneDirect"/>
          <w:bookmarkStart w:id="555" w:name="LMobile"/>
          <w:bookmarkEnd w:id="554"/>
          <w:bookmarkEnd w:id="555"/>
          <w:r w:rsidRPr="0024387D">
            <w:rPr>
              <w:rFonts w:cs="Georgia"/>
              <w:sz w:val="12"/>
              <w:szCs w:val="12"/>
            </w:rPr>
            <w:t xml:space="preserve"> </w:t>
          </w:r>
          <w:bookmarkStart w:id="556" w:name="Mobile"/>
          <w:bookmarkEnd w:id="556"/>
        </w:p>
        <w:p w14:paraId="674555CA" w14:textId="77777777" w:rsidR="005B612A" w:rsidRDefault="005B612A" w:rsidP="00514BAB">
          <w:pPr>
            <w:pStyle w:val="Header"/>
            <w:rPr>
              <w:rFonts w:cs="Georgia"/>
              <w:sz w:val="12"/>
              <w:szCs w:val="12"/>
            </w:rPr>
          </w:pPr>
        </w:p>
        <w:p w14:paraId="69F9143A" w14:textId="01478C95" w:rsidR="005B612A" w:rsidRPr="002F2EFD" w:rsidDel="00117A24" w:rsidRDefault="005B612A" w:rsidP="00514BAB">
          <w:pPr>
            <w:pStyle w:val="Header"/>
            <w:rPr>
              <w:del w:id="557" w:author="Khaled Daham" w:date="2014-02-24T10:48:00Z"/>
              <w:rFonts w:cs="Georgia"/>
              <w:color w:val="008000"/>
              <w:sz w:val="12"/>
              <w:szCs w:val="12"/>
            </w:rPr>
          </w:pPr>
          <w:del w:id="558" w:author="Khaled Daham" w:date="2014-02-24T10:48:00Z">
            <w:r w:rsidRPr="002F2EFD" w:rsidDel="00117A24">
              <w:rPr>
                <w:rFonts w:cs="Georgia"/>
                <w:color w:val="008000"/>
                <w:sz w:val="12"/>
                <w:szCs w:val="12"/>
              </w:rPr>
              <w:fldChar w:fldCharType="begin"/>
            </w:r>
            <w:r w:rsidRPr="002F2EFD" w:rsidDel="00117A24">
              <w:rPr>
                <w:rFonts w:cs="Georgia"/>
                <w:color w:val="008000"/>
                <w:sz w:val="12"/>
                <w:szCs w:val="12"/>
              </w:rPr>
              <w:delInstrText xml:space="preserve"> DOCPROPERTY  "arknummer" \* MERGEFORMAT </w:delInstrText>
            </w:r>
            <w:r w:rsidRPr="002F2EFD" w:rsidDel="00117A24">
              <w:rPr>
                <w:rFonts w:cs="Georgia"/>
                <w:color w:val="008000"/>
                <w:sz w:val="12"/>
                <w:szCs w:val="12"/>
              </w:rPr>
              <w:fldChar w:fldCharType="separate"/>
            </w:r>
            <w:r w:rsidRPr="002F2EFD" w:rsidDel="00117A24">
              <w:rPr>
                <w:rFonts w:cs="Georgia"/>
                <w:color w:val="008000"/>
                <w:sz w:val="12"/>
                <w:szCs w:val="12"/>
              </w:rPr>
              <w:delText>ARK_0015</w:delText>
            </w:r>
            <w:r w:rsidRPr="002F2EFD" w:rsidDel="00117A24">
              <w:rPr>
                <w:rFonts w:cs="Georgia"/>
                <w:color w:val="008000"/>
                <w:sz w:val="12"/>
                <w:szCs w:val="12"/>
              </w:rPr>
              <w:fldChar w:fldCharType="end"/>
            </w:r>
          </w:del>
        </w:p>
        <w:bookmarkStart w:id="559" w:name="Email"/>
        <w:bookmarkEnd w:id="559"/>
        <w:p w14:paraId="1389D9DA" w14:textId="77777777" w:rsidR="005B612A" w:rsidRDefault="005B612A"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B612A" w:rsidRPr="0024387D" w:rsidRDefault="005B612A" w:rsidP="00514BAB">
          <w:pPr>
            <w:pStyle w:val="Header"/>
            <w:rPr>
              <w:rFonts w:cs="Georgia"/>
              <w:sz w:val="12"/>
              <w:szCs w:val="12"/>
            </w:rPr>
          </w:pPr>
        </w:p>
      </w:tc>
      <w:tc>
        <w:tcPr>
          <w:tcW w:w="4049" w:type="dxa"/>
        </w:tcPr>
        <w:p w14:paraId="3BC96ADA" w14:textId="77777777" w:rsidR="005B612A" w:rsidRPr="0024387D" w:rsidRDefault="005B612A" w:rsidP="00514BAB">
          <w:pPr>
            <w:pStyle w:val="Header"/>
            <w:rPr>
              <w:rFonts w:cs="Georgia"/>
              <w:sz w:val="14"/>
              <w:szCs w:val="14"/>
            </w:rPr>
          </w:pPr>
        </w:p>
      </w:tc>
      <w:tc>
        <w:tcPr>
          <w:tcW w:w="2976" w:type="dxa"/>
        </w:tcPr>
        <w:p w14:paraId="39150BC1" w14:textId="77777777" w:rsidR="005B612A" w:rsidRDefault="005B612A" w:rsidP="00514BAB">
          <w:r>
            <w:t xml:space="preserve"> </w:t>
          </w:r>
          <w:bookmarkStart w:id="560" w:name="slask"/>
          <w:bookmarkStart w:id="561" w:name="Addressee"/>
          <w:bookmarkEnd w:id="560"/>
          <w:bookmarkEnd w:id="561"/>
        </w:p>
      </w:tc>
    </w:tr>
    <w:tr w:rsidR="005B612A" w:rsidRPr="00F456CC" w14:paraId="726051DA" w14:textId="77777777" w:rsidTr="00364AE6">
      <w:tc>
        <w:tcPr>
          <w:tcW w:w="956" w:type="dxa"/>
          <w:tcBorders>
            <w:right w:val="single" w:sz="4" w:space="0" w:color="auto"/>
          </w:tcBorders>
        </w:tcPr>
        <w:p w14:paraId="3D93C70D" w14:textId="77777777" w:rsidR="005B612A" w:rsidRPr="00F456CC" w:rsidRDefault="005B612A"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B612A" w:rsidRPr="00F456CC" w:rsidRDefault="005B612A"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5B612A" w:rsidRPr="002C11AF" w:rsidRDefault="005B612A" w:rsidP="00514BAB">
          <w:pPr>
            <w:pStyle w:val="Header"/>
            <w:rPr>
              <w:rFonts w:cs="Georgia"/>
              <w:sz w:val="12"/>
              <w:szCs w:val="12"/>
            </w:rPr>
          </w:pPr>
        </w:p>
      </w:tc>
      <w:tc>
        <w:tcPr>
          <w:tcW w:w="2976" w:type="dxa"/>
        </w:tcPr>
        <w:p w14:paraId="09468B72" w14:textId="77777777" w:rsidR="005B612A" w:rsidRPr="002C11AF" w:rsidRDefault="005B612A" w:rsidP="00514BAB">
          <w:pPr>
            <w:pStyle w:val="Header"/>
            <w:rPr>
              <w:rFonts w:cs="Georgia"/>
              <w:sz w:val="12"/>
              <w:szCs w:val="12"/>
            </w:rPr>
          </w:pPr>
        </w:p>
      </w:tc>
    </w:tr>
  </w:tbl>
  <w:p w14:paraId="7431164C" w14:textId="77777777" w:rsidR="005B612A" w:rsidRDefault="005B612A" w:rsidP="003755FD">
    <w:pPr>
      <w:pStyle w:val="Header"/>
    </w:pPr>
    <w:bookmarkStart w:id="562" w:name="Radera2"/>
    <w:bookmarkEnd w:id="562"/>
  </w:p>
  <w:p w14:paraId="1A31566D" w14:textId="77777777" w:rsidR="005B612A" w:rsidRDefault="005B612A" w:rsidP="003755FD">
    <w:pPr>
      <w:pStyle w:val="Header"/>
    </w:pPr>
  </w:p>
  <w:p w14:paraId="71CD4DF7" w14:textId="77777777" w:rsidR="005B612A" w:rsidRDefault="005B612A" w:rsidP="003755FD">
    <w:pPr>
      <w:pStyle w:val="Header"/>
    </w:pPr>
  </w:p>
  <w:p w14:paraId="6C34E9AD" w14:textId="7ABCC737" w:rsidR="005B612A" w:rsidRPr="003755FD" w:rsidRDefault="005B612A"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5B612A" w:rsidRPr="00C05223" w:rsidRDefault="005B612A"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02485">
                            <w:rPr>
                              <w:noProof/>
                              <w:sz w:val="16"/>
                              <w:szCs w:val="16"/>
                            </w:rPr>
                            <w:t>1</w:t>
                          </w:r>
                          <w:r w:rsidRPr="00E12C4A">
                            <w:rPr>
                              <w:sz w:val="16"/>
                              <w:szCs w:val="16"/>
                            </w:rPr>
                            <w:fldChar w:fldCharType="end"/>
                          </w:r>
                          <w:r w:rsidRPr="00E12C4A">
                            <w:rPr>
                              <w:sz w:val="16"/>
                              <w:szCs w:val="16"/>
                            </w:rPr>
                            <w:t xml:space="preserve"> (</w:t>
                          </w:r>
                          <w:r w:rsidR="00002485">
                            <w:fldChar w:fldCharType="begin"/>
                          </w:r>
                          <w:r w:rsidR="00002485">
                            <w:instrText xml:space="preserve"> SECTIONPAGES   \* MERGEFORMAT </w:instrText>
                          </w:r>
                          <w:r w:rsidR="00002485">
                            <w:fldChar w:fldCharType="separate"/>
                          </w:r>
                          <w:ins w:id="563" w:author="Khaled Daham" w:date="2014-03-13T13:26:00Z">
                            <w:r w:rsidR="00002485" w:rsidRPr="00002485">
                              <w:rPr>
                                <w:noProof/>
                                <w:sz w:val="16"/>
                                <w:szCs w:val="16"/>
                                <w:rPrChange w:id="564" w:author="Khaled Daham" w:date="2014-03-13T13:26:00Z">
                                  <w:rPr/>
                                </w:rPrChange>
                              </w:rPr>
                              <w:t>51</w:t>
                            </w:r>
                          </w:ins>
                          <w:del w:id="565" w:author="Khaled Daham" w:date="2014-02-24T10:48:00Z">
                            <w:r w:rsidR="00117A24" w:rsidRPr="00117A24" w:rsidDel="00117A24">
                              <w:rPr>
                                <w:noProof/>
                                <w:sz w:val="16"/>
                                <w:szCs w:val="16"/>
                              </w:rPr>
                              <w:delText>51</w:delText>
                            </w:r>
                          </w:del>
                          <w:r w:rsidR="00002485">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77777777" w:rsidR="005B612A" w:rsidRPr="00C05223" w:rsidRDefault="005B612A"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02485">
                      <w:rPr>
                        <w:noProof/>
                        <w:sz w:val="16"/>
                        <w:szCs w:val="16"/>
                      </w:rPr>
                      <w:t>1</w:t>
                    </w:r>
                    <w:r w:rsidRPr="00E12C4A">
                      <w:rPr>
                        <w:sz w:val="16"/>
                        <w:szCs w:val="16"/>
                      </w:rPr>
                      <w:fldChar w:fldCharType="end"/>
                    </w:r>
                    <w:r w:rsidRPr="00E12C4A">
                      <w:rPr>
                        <w:sz w:val="16"/>
                        <w:szCs w:val="16"/>
                      </w:rPr>
                      <w:t xml:space="preserve"> (</w:t>
                    </w:r>
                    <w:r w:rsidR="00002485">
                      <w:fldChar w:fldCharType="begin"/>
                    </w:r>
                    <w:r w:rsidR="00002485">
                      <w:instrText xml:space="preserve"> SECTIONPAGES   \* MERGEFORMAT </w:instrText>
                    </w:r>
                    <w:r w:rsidR="00002485">
                      <w:fldChar w:fldCharType="separate"/>
                    </w:r>
                    <w:ins w:id="566" w:author="Khaled Daham" w:date="2014-03-13T13:26:00Z">
                      <w:r w:rsidR="00002485" w:rsidRPr="00002485">
                        <w:rPr>
                          <w:noProof/>
                          <w:sz w:val="16"/>
                          <w:szCs w:val="16"/>
                          <w:rPrChange w:id="567" w:author="Khaled Daham" w:date="2014-03-13T13:26:00Z">
                            <w:rPr/>
                          </w:rPrChange>
                        </w:rPr>
                        <w:t>51</w:t>
                      </w:r>
                    </w:ins>
                    <w:del w:id="568" w:author="Khaled Daham" w:date="2014-02-24T10:48:00Z">
                      <w:r w:rsidR="00117A24" w:rsidRPr="00117A24" w:rsidDel="00117A24">
                        <w:rPr>
                          <w:noProof/>
                          <w:sz w:val="16"/>
                          <w:szCs w:val="16"/>
                        </w:rPr>
                        <w:delText>51</w:delText>
                      </w:r>
                    </w:del>
                    <w:r w:rsidR="00002485">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1">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TOC1Para"/>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14"/>
  </w:num>
  <w:num w:numId="4">
    <w:abstractNumId w:val="6"/>
  </w:num>
  <w:num w:numId="5">
    <w:abstractNumId w:val="24"/>
  </w:num>
  <w:num w:numId="6">
    <w:abstractNumId w:val="16"/>
  </w:num>
  <w:num w:numId="7">
    <w:abstractNumId w:val="26"/>
  </w:num>
  <w:num w:numId="8">
    <w:abstractNumId w:val="27"/>
  </w:num>
  <w:num w:numId="9">
    <w:abstractNumId w:val="18"/>
  </w:num>
  <w:num w:numId="10">
    <w:abstractNumId w:val="17"/>
  </w:num>
  <w:num w:numId="11">
    <w:abstractNumId w:val="13"/>
  </w:num>
  <w:num w:numId="12">
    <w:abstractNumId w:val="28"/>
  </w:num>
  <w:num w:numId="13">
    <w:abstractNumId w:val="15"/>
  </w:num>
  <w:num w:numId="14">
    <w:abstractNumId w:val="4"/>
  </w:num>
  <w:num w:numId="15">
    <w:abstractNumId w:val="21"/>
  </w:num>
  <w:num w:numId="16">
    <w:abstractNumId w:val="25"/>
  </w:num>
  <w:num w:numId="17">
    <w:abstractNumId w:val="31"/>
  </w:num>
  <w:num w:numId="18">
    <w:abstractNumId w:val="22"/>
  </w:num>
  <w:num w:numId="19">
    <w:abstractNumId w:val="5"/>
  </w:num>
  <w:num w:numId="20">
    <w:abstractNumId w:val="8"/>
  </w:num>
  <w:num w:numId="21">
    <w:abstractNumId w:val="7"/>
  </w:num>
  <w:num w:numId="22">
    <w:abstractNumId w:val="3"/>
  </w:num>
  <w:num w:numId="23">
    <w:abstractNumId w:val="20"/>
  </w:num>
  <w:num w:numId="24">
    <w:abstractNumId w:val="11"/>
  </w:num>
  <w:num w:numId="25">
    <w:abstractNumId w:val="12"/>
  </w:num>
  <w:num w:numId="26">
    <w:abstractNumId w:val="29"/>
  </w:num>
  <w:num w:numId="27">
    <w:abstractNumId w:val="30"/>
  </w:num>
  <w:num w:numId="28">
    <w:abstractNumId w:val="9"/>
  </w:num>
  <w:num w:numId="29">
    <w:abstractNumId w:val="10"/>
  </w:num>
  <w:num w:numId="30">
    <w:abstractNumId w:val="0"/>
  </w:num>
  <w:num w:numId="31">
    <w:abstractNumId w:val="19"/>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2485"/>
    <w:rsid w:val="00003FF5"/>
    <w:rsid w:val="000065DE"/>
    <w:rsid w:val="00013301"/>
    <w:rsid w:val="00013CA9"/>
    <w:rsid w:val="00016347"/>
    <w:rsid w:val="00030D6C"/>
    <w:rsid w:val="00035299"/>
    <w:rsid w:val="00036FF1"/>
    <w:rsid w:val="00047E25"/>
    <w:rsid w:val="00053977"/>
    <w:rsid w:val="00054DF1"/>
    <w:rsid w:val="00055E49"/>
    <w:rsid w:val="00066D85"/>
    <w:rsid w:val="0007349B"/>
    <w:rsid w:val="00073910"/>
    <w:rsid w:val="0008100A"/>
    <w:rsid w:val="00084429"/>
    <w:rsid w:val="000844ED"/>
    <w:rsid w:val="000954B2"/>
    <w:rsid w:val="000A69BD"/>
    <w:rsid w:val="000C1ACF"/>
    <w:rsid w:val="000C776C"/>
    <w:rsid w:val="000D4323"/>
    <w:rsid w:val="000E020A"/>
    <w:rsid w:val="000E190F"/>
    <w:rsid w:val="000E4FE6"/>
    <w:rsid w:val="00100B52"/>
    <w:rsid w:val="001127AD"/>
    <w:rsid w:val="00116504"/>
    <w:rsid w:val="001170E4"/>
    <w:rsid w:val="00117A24"/>
    <w:rsid w:val="00122A00"/>
    <w:rsid w:val="001233FB"/>
    <w:rsid w:val="00137C8C"/>
    <w:rsid w:val="00140785"/>
    <w:rsid w:val="001502F9"/>
    <w:rsid w:val="00160052"/>
    <w:rsid w:val="001714C5"/>
    <w:rsid w:val="001752B9"/>
    <w:rsid w:val="00183401"/>
    <w:rsid w:val="00184750"/>
    <w:rsid w:val="00184BA7"/>
    <w:rsid w:val="00191B2C"/>
    <w:rsid w:val="001946E2"/>
    <w:rsid w:val="001B2C00"/>
    <w:rsid w:val="001C046C"/>
    <w:rsid w:val="001C1E6E"/>
    <w:rsid w:val="001C4712"/>
    <w:rsid w:val="001D061B"/>
    <w:rsid w:val="001E1878"/>
    <w:rsid w:val="002047F2"/>
    <w:rsid w:val="00212825"/>
    <w:rsid w:val="00224476"/>
    <w:rsid w:val="00226F03"/>
    <w:rsid w:val="0024387D"/>
    <w:rsid w:val="00246426"/>
    <w:rsid w:val="00261EA5"/>
    <w:rsid w:val="00265F2C"/>
    <w:rsid w:val="00265F33"/>
    <w:rsid w:val="00267208"/>
    <w:rsid w:val="00277ADB"/>
    <w:rsid w:val="0029087A"/>
    <w:rsid w:val="00291C0D"/>
    <w:rsid w:val="002A59E4"/>
    <w:rsid w:val="002A77D2"/>
    <w:rsid w:val="002C11AF"/>
    <w:rsid w:val="002D5403"/>
    <w:rsid w:val="002D5B10"/>
    <w:rsid w:val="002D631E"/>
    <w:rsid w:val="002E33F3"/>
    <w:rsid w:val="002E6348"/>
    <w:rsid w:val="002E73BA"/>
    <w:rsid w:val="002F2EFD"/>
    <w:rsid w:val="002F7E28"/>
    <w:rsid w:val="0030710D"/>
    <w:rsid w:val="00322A41"/>
    <w:rsid w:val="00325EBF"/>
    <w:rsid w:val="00326A97"/>
    <w:rsid w:val="003311B8"/>
    <w:rsid w:val="00335A01"/>
    <w:rsid w:val="00363A55"/>
    <w:rsid w:val="00364AE6"/>
    <w:rsid w:val="00364D31"/>
    <w:rsid w:val="003755FD"/>
    <w:rsid w:val="00390030"/>
    <w:rsid w:val="00394F76"/>
    <w:rsid w:val="003A1F89"/>
    <w:rsid w:val="003A2132"/>
    <w:rsid w:val="003A2948"/>
    <w:rsid w:val="003C2D14"/>
    <w:rsid w:val="003D21E1"/>
    <w:rsid w:val="003F58B4"/>
    <w:rsid w:val="003F5B63"/>
    <w:rsid w:val="00403D9C"/>
    <w:rsid w:val="00405057"/>
    <w:rsid w:val="004078E1"/>
    <w:rsid w:val="00415214"/>
    <w:rsid w:val="00415791"/>
    <w:rsid w:val="00420C18"/>
    <w:rsid w:val="00422022"/>
    <w:rsid w:val="00424B6F"/>
    <w:rsid w:val="004255A2"/>
    <w:rsid w:val="00431F05"/>
    <w:rsid w:val="004375C9"/>
    <w:rsid w:val="004433BE"/>
    <w:rsid w:val="00444C74"/>
    <w:rsid w:val="00457DD1"/>
    <w:rsid w:val="00460BEE"/>
    <w:rsid w:val="00482B99"/>
    <w:rsid w:val="00491FA2"/>
    <w:rsid w:val="004922BF"/>
    <w:rsid w:val="0049416E"/>
    <w:rsid w:val="004B0B17"/>
    <w:rsid w:val="004B347C"/>
    <w:rsid w:val="004C349F"/>
    <w:rsid w:val="004C7A30"/>
    <w:rsid w:val="004F2686"/>
    <w:rsid w:val="004F39E1"/>
    <w:rsid w:val="00502896"/>
    <w:rsid w:val="00505F17"/>
    <w:rsid w:val="00514BAB"/>
    <w:rsid w:val="00517A9A"/>
    <w:rsid w:val="00525CF4"/>
    <w:rsid w:val="00537CC7"/>
    <w:rsid w:val="005408F3"/>
    <w:rsid w:val="005477ED"/>
    <w:rsid w:val="005521B0"/>
    <w:rsid w:val="005535AF"/>
    <w:rsid w:val="0056497A"/>
    <w:rsid w:val="0057032F"/>
    <w:rsid w:val="00576D6B"/>
    <w:rsid w:val="0059544B"/>
    <w:rsid w:val="005957FC"/>
    <w:rsid w:val="005A0069"/>
    <w:rsid w:val="005A11F9"/>
    <w:rsid w:val="005A2DFC"/>
    <w:rsid w:val="005A6077"/>
    <w:rsid w:val="005A6380"/>
    <w:rsid w:val="005B612A"/>
    <w:rsid w:val="005B6762"/>
    <w:rsid w:val="005B7B08"/>
    <w:rsid w:val="005C5369"/>
    <w:rsid w:val="005D57CE"/>
    <w:rsid w:val="005D655F"/>
    <w:rsid w:val="005D6C3E"/>
    <w:rsid w:val="005E710A"/>
    <w:rsid w:val="00602874"/>
    <w:rsid w:val="006217E0"/>
    <w:rsid w:val="00633EAD"/>
    <w:rsid w:val="00650709"/>
    <w:rsid w:val="00653081"/>
    <w:rsid w:val="00661F2C"/>
    <w:rsid w:val="006648CB"/>
    <w:rsid w:val="00686189"/>
    <w:rsid w:val="0069359C"/>
    <w:rsid w:val="006A4A7F"/>
    <w:rsid w:val="006A4E14"/>
    <w:rsid w:val="006B5BA5"/>
    <w:rsid w:val="006C4B94"/>
    <w:rsid w:val="006D0182"/>
    <w:rsid w:val="006E7C71"/>
    <w:rsid w:val="00702AFD"/>
    <w:rsid w:val="00707704"/>
    <w:rsid w:val="00714301"/>
    <w:rsid w:val="0072035C"/>
    <w:rsid w:val="007231DB"/>
    <w:rsid w:val="00727057"/>
    <w:rsid w:val="007306AD"/>
    <w:rsid w:val="00776D68"/>
    <w:rsid w:val="007804CB"/>
    <w:rsid w:val="007861EA"/>
    <w:rsid w:val="007871FB"/>
    <w:rsid w:val="00793064"/>
    <w:rsid w:val="007A0162"/>
    <w:rsid w:val="007A2939"/>
    <w:rsid w:val="007B025E"/>
    <w:rsid w:val="007B2DED"/>
    <w:rsid w:val="007C2A05"/>
    <w:rsid w:val="007C34B3"/>
    <w:rsid w:val="007C5E55"/>
    <w:rsid w:val="007C7D7A"/>
    <w:rsid w:val="007E47C0"/>
    <w:rsid w:val="007E481B"/>
    <w:rsid w:val="007F0F3A"/>
    <w:rsid w:val="007F22B3"/>
    <w:rsid w:val="00804C10"/>
    <w:rsid w:val="00805333"/>
    <w:rsid w:val="00813487"/>
    <w:rsid w:val="00817886"/>
    <w:rsid w:val="00822E12"/>
    <w:rsid w:val="008303EF"/>
    <w:rsid w:val="00832F02"/>
    <w:rsid w:val="00836205"/>
    <w:rsid w:val="008465AF"/>
    <w:rsid w:val="008636CB"/>
    <w:rsid w:val="00892362"/>
    <w:rsid w:val="008957E8"/>
    <w:rsid w:val="008962E0"/>
    <w:rsid w:val="008977F7"/>
    <w:rsid w:val="008A6494"/>
    <w:rsid w:val="008B23F2"/>
    <w:rsid w:val="008B34A4"/>
    <w:rsid w:val="008B463B"/>
    <w:rsid w:val="008C400C"/>
    <w:rsid w:val="008C41FF"/>
    <w:rsid w:val="008C7C3E"/>
    <w:rsid w:val="008D7540"/>
    <w:rsid w:val="008D797D"/>
    <w:rsid w:val="008E73EF"/>
    <w:rsid w:val="008F38AA"/>
    <w:rsid w:val="008F6ADA"/>
    <w:rsid w:val="009003B9"/>
    <w:rsid w:val="00903125"/>
    <w:rsid w:val="009036DE"/>
    <w:rsid w:val="00910187"/>
    <w:rsid w:val="009171DF"/>
    <w:rsid w:val="00917AF8"/>
    <w:rsid w:val="009205CF"/>
    <w:rsid w:val="00924A82"/>
    <w:rsid w:val="00926B52"/>
    <w:rsid w:val="0093168E"/>
    <w:rsid w:val="0093229E"/>
    <w:rsid w:val="0093401A"/>
    <w:rsid w:val="00934DF5"/>
    <w:rsid w:val="00942C22"/>
    <w:rsid w:val="00956547"/>
    <w:rsid w:val="00962AAB"/>
    <w:rsid w:val="009863CF"/>
    <w:rsid w:val="009866B4"/>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2346"/>
    <w:rsid w:val="00A03D94"/>
    <w:rsid w:val="00A14B9C"/>
    <w:rsid w:val="00A16E37"/>
    <w:rsid w:val="00A24C6D"/>
    <w:rsid w:val="00A30DC6"/>
    <w:rsid w:val="00A35D2A"/>
    <w:rsid w:val="00A50E40"/>
    <w:rsid w:val="00A7260B"/>
    <w:rsid w:val="00A7296B"/>
    <w:rsid w:val="00A7347F"/>
    <w:rsid w:val="00A80E12"/>
    <w:rsid w:val="00A81BE1"/>
    <w:rsid w:val="00A86FCE"/>
    <w:rsid w:val="00A8749F"/>
    <w:rsid w:val="00A92ED7"/>
    <w:rsid w:val="00A95903"/>
    <w:rsid w:val="00AA3E23"/>
    <w:rsid w:val="00AB63BF"/>
    <w:rsid w:val="00AD6605"/>
    <w:rsid w:val="00AD6D79"/>
    <w:rsid w:val="00AE4909"/>
    <w:rsid w:val="00AF1559"/>
    <w:rsid w:val="00AF3B49"/>
    <w:rsid w:val="00AF7B2A"/>
    <w:rsid w:val="00B0697D"/>
    <w:rsid w:val="00B10EEB"/>
    <w:rsid w:val="00B1310A"/>
    <w:rsid w:val="00B14DBA"/>
    <w:rsid w:val="00B212C7"/>
    <w:rsid w:val="00B57CBF"/>
    <w:rsid w:val="00B6227B"/>
    <w:rsid w:val="00B72189"/>
    <w:rsid w:val="00B767DA"/>
    <w:rsid w:val="00B77D5E"/>
    <w:rsid w:val="00B86215"/>
    <w:rsid w:val="00B90A42"/>
    <w:rsid w:val="00BA1591"/>
    <w:rsid w:val="00BB02BA"/>
    <w:rsid w:val="00BB5903"/>
    <w:rsid w:val="00BB6694"/>
    <w:rsid w:val="00BD3476"/>
    <w:rsid w:val="00BD68EB"/>
    <w:rsid w:val="00C00D40"/>
    <w:rsid w:val="00C04B41"/>
    <w:rsid w:val="00C10D6D"/>
    <w:rsid w:val="00C136A6"/>
    <w:rsid w:val="00C14894"/>
    <w:rsid w:val="00C14D25"/>
    <w:rsid w:val="00C20DBF"/>
    <w:rsid w:val="00C26EAC"/>
    <w:rsid w:val="00C27116"/>
    <w:rsid w:val="00C311DC"/>
    <w:rsid w:val="00C33FFF"/>
    <w:rsid w:val="00C375AB"/>
    <w:rsid w:val="00C427B8"/>
    <w:rsid w:val="00C52D77"/>
    <w:rsid w:val="00C5331E"/>
    <w:rsid w:val="00C54788"/>
    <w:rsid w:val="00C54F68"/>
    <w:rsid w:val="00C66377"/>
    <w:rsid w:val="00C71635"/>
    <w:rsid w:val="00C72B17"/>
    <w:rsid w:val="00C72FDC"/>
    <w:rsid w:val="00C875DE"/>
    <w:rsid w:val="00CA5F92"/>
    <w:rsid w:val="00CB6E89"/>
    <w:rsid w:val="00CC270E"/>
    <w:rsid w:val="00CC7016"/>
    <w:rsid w:val="00CC70DA"/>
    <w:rsid w:val="00CE0FA6"/>
    <w:rsid w:val="00CE1031"/>
    <w:rsid w:val="00CE7DFC"/>
    <w:rsid w:val="00CF4460"/>
    <w:rsid w:val="00CF47A0"/>
    <w:rsid w:val="00D01ED8"/>
    <w:rsid w:val="00D037DF"/>
    <w:rsid w:val="00D1188C"/>
    <w:rsid w:val="00D16694"/>
    <w:rsid w:val="00D21C11"/>
    <w:rsid w:val="00D4194A"/>
    <w:rsid w:val="00D43587"/>
    <w:rsid w:val="00D53A9A"/>
    <w:rsid w:val="00D5572D"/>
    <w:rsid w:val="00D622F8"/>
    <w:rsid w:val="00D654EF"/>
    <w:rsid w:val="00D76FD4"/>
    <w:rsid w:val="00D774BC"/>
    <w:rsid w:val="00D7754C"/>
    <w:rsid w:val="00D91240"/>
    <w:rsid w:val="00D93512"/>
    <w:rsid w:val="00DA1759"/>
    <w:rsid w:val="00DA5D2D"/>
    <w:rsid w:val="00DB56E2"/>
    <w:rsid w:val="00DB6CA6"/>
    <w:rsid w:val="00DC3968"/>
    <w:rsid w:val="00DD081E"/>
    <w:rsid w:val="00E1012B"/>
    <w:rsid w:val="00E127E3"/>
    <w:rsid w:val="00E12C4A"/>
    <w:rsid w:val="00E131FD"/>
    <w:rsid w:val="00E13C32"/>
    <w:rsid w:val="00E2294E"/>
    <w:rsid w:val="00E23759"/>
    <w:rsid w:val="00E3060F"/>
    <w:rsid w:val="00E445EA"/>
    <w:rsid w:val="00E46C51"/>
    <w:rsid w:val="00E62163"/>
    <w:rsid w:val="00E738E4"/>
    <w:rsid w:val="00E809F3"/>
    <w:rsid w:val="00E875F8"/>
    <w:rsid w:val="00E901DA"/>
    <w:rsid w:val="00E9789B"/>
    <w:rsid w:val="00EA0175"/>
    <w:rsid w:val="00EB1451"/>
    <w:rsid w:val="00EB1E88"/>
    <w:rsid w:val="00EB63D6"/>
    <w:rsid w:val="00EC3FBC"/>
    <w:rsid w:val="00EC5E28"/>
    <w:rsid w:val="00ED3446"/>
    <w:rsid w:val="00EE04DB"/>
    <w:rsid w:val="00EE0737"/>
    <w:rsid w:val="00EE64E3"/>
    <w:rsid w:val="00EE7F9F"/>
    <w:rsid w:val="00EE7FE7"/>
    <w:rsid w:val="00F07598"/>
    <w:rsid w:val="00F15150"/>
    <w:rsid w:val="00F15814"/>
    <w:rsid w:val="00F25F5B"/>
    <w:rsid w:val="00F27703"/>
    <w:rsid w:val="00F34EBF"/>
    <w:rsid w:val="00F41B44"/>
    <w:rsid w:val="00F422D0"/>
    <w:rsid w:val="00F456CC"/>
    <w:rsid w:val="00F46893"/>
    <w:rsid w:val="00F61790"/>
    <w:rsid w:val="00F85F1F"/>
    <w:rsid w:val="00F94286"/>
    <w:rsid w:val="00FA39CF"/>
    <w:rsid w:val="00FB1144"/>
    <w:rsid w:val="00FB20B9"/>
    <w:rsid w:val="00FB3539"/>
    <w:rsid w:val="00FB69B3"/>
    <w:rsid w:val="00FD2E7E"/>
    <w:rsid w:val="00FD4E8C"/>
    <w:rsid w:val="00FE07DD"/>
    <w:rsid w:val="00FE29F5"/>
    <w:rsid w:val="00FF003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ehis.se/arkitektur_och_regelverk/regelverk/" TargetMode="External"/><Relationship Id="rId20" Type="http://schemas.openxmlformats.org/officeDocument/2006/relationships/image" Target="media/image10.png"/><Relationship Id="rId21" Type="http://schemas.openxmlformats.org/officeDocument/2006/relationships/hyperlink" Target="http://www.inera.se/Documents/TJANSTER_PROJEKT/Katalogtjanst_HSA/Innehall/hsa_innehall_befattning.pdf"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76A3FA-E3F0-394E-AD2F-888029379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28</TotalTime>
  <Pages>51</Pages>
  <Words>10408</Words>
  <Characters>66716</Characters>
  <Application>Microsoft Macintosh Word</Application>
  <DocSecurity>0</DocSecurity>
  <Lines>4169</Lines>
  <Paragraphs>2084</Paragraphs>
  <ScaleCrop>false</ScaleCrop>
  <HeadingPairs>
    <vt:vector size="2" baseType="variant">
      <vt:variant>
        <vt:lpstr>Title</vt:lpstr>
      </vt:variant>
      <vt:variant>
        <vt:i4>1</vt:i4>
      </vt:variant>
    </vt:vector>
  </HeadingPairs>
  <TitlesOfParts>
    <vt:vector size="1" baseType="lpstr">
      <vt:lpstr>Tjänstekontraktsbeskrivning - Hantera hälsorelaterat tillstånd, utfall av aktivitet</vt:lpstr>
    </vt:vector>
  </TitlesOfParts>
  <Manager/>
  <Company>Center för eHälsa i samverkan</Company>
  <LinksUpToDate>false</LinksUpToDate>
  <CharactersWithSpaces>75040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Hantera hälsorelaterat tillstånd, utfall av aktivitet</dc:title>
  <dc:subject>Arkitektur</dc:subject>
  <dc:creator>CeHis AR</dc:creator>
  <cp:keywords>Tjänstekontrakt, clinicalprocess, healthcond, actoutcome, Arkitektur, ARK_0015</cp:keywords>
  <dc:description/>
  <cp:lastModifiedBy>Khaled Daham</cp:lastModifiedBy>
  <cp:revision>18</cp:revision>
  <dcterms:created xsi:type="dcterms:W3CDTF">2014-02-19T09:15:00Z</dcterms:created>
  <dcterms:modified xsi:type="dcterms:W3CDTF">2014-03-13T12:26:00Z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2</vt:lpwstr>
  </property>
  <property fmtid="{D5CDD505-2E9C-101B-9397-08002B2CF9AE}" pid="3" name="Version_2">
    <vt:lpwstr>1</vt:lpwstr>
  </property>
  <property fmtid="{D5CDD505-2E9C-101B-9397-08002B2CF9AE}" pid="4" name="Version_3">
    <vt:lpwstr>RC3</vt:lpwstr>
  </property>
  <property fmtid="{D5CDD505-2E9C-101B-9397-08002B2CF9AE}" pid="5" name="arknummer">
    <vt:lpwstr>ARK_0015</vt:lpwstr>
  </property>
</Properties>
</file>