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2B0DF4" w:rsidP="00F25F5B">
      <w:pPr>
        <w:tabs>
          <w:tab w:val="left" w:pos="2552"/>
        </w:tabs>
        <w:spacing w:line="240" w:lineRule="auto"/>
        <w:jc w:val="center"/>
        <w:rPr>
          <w:sz w:val="48"/>
          <w:szCs w:val="48"/>
        </w:rPr>
      </w:pPr>
      <w:r>
        <w:fldChar w:fldCharType="begin"/>
      </w:r>
      <w:r>
        <w:instrText xml:space="preserve"> TITLE   \* MERGEFORMAT </w:instrText>
      </w:r>
      <w:r>
        <w:fldChar w:fldCharType="separate"/>
      </w:r>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r>
        <w:rPr>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5DEEDB72"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27AD">
          <w:rPr>
            <w:rFonts w:ascii="Arial" w:hAnsi="Arial"/>
            <w:b/>
            <w:sz w:val="36"/>
            <w:szCs w:val="36"/>
          </w:rPr>
          <w:t>3</w:t>
        </w:r>
      </w:ins>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219411F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w:t>
      </w:r>
      <w:ins w:id="13" w:author="Khaled Daham" w:date="2014-03-13T13:26:00Z">
        <w:r w:rsidR="00002485">
          <w:rPr>
            <w:sz w:val="32"/>
            <w:szCs w:val="32"/>
          </w:rPr>
          <w:t>3</w:t>
        </w:r>
      </w:ins>
      <w:del w:id="14" w:author="Khaled Daham" w:date="2014-03-13T13:26:00Z">
        <w:r w:rsidR="00D76FD4" w:rsidDel="00002485">
          <w:rPr>
            <w:sz w:val="32"/>
            <w:szCs w:val="32"/>
          </w:rPr>
          <w:delText>2</w:delText>
        </w:r>
      </w:del>
      <w:r w:rsidR="00D76FD4">
        <w:rPr>
          <w:sz w:val="32"/>
          <w:szCs w:val="32"/>
        </w:rPr>
        <w:t>-</w:t>
      </w:r>
      <w:ins w:id="15" w:author="Khaled Daham" w:date="2014-02-24T10:49:00Z">
        <w:r w:rsidR="00002485">
          <w:rPr>
            <w:sz w:val="32"/>
            <w:szCs w:val="32"/>
          </w:rPr>
          <w:t>13</w:t>
        </w:r>
      </w:ins>
      <w:del w:id="16"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47E9ECC0" w14:textId="77777777" w:rsidR="001127AD" w:rsidRDefault="00C54F68">
          <w:pPr>
            <w:pStyle w:val="TOC1"/>
            <w:tabs>
              <w:tab w:val="left" w:pos="326"/>
              <w:tab w:val="right" w:leader="dot" w:pos="8664"/>
            </w:tabs>
            <w:rPr>
              <w:ins w:id="17" w:author="Khaled Daham" w:date="2014-03-13T13:16: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8" w:author="Khaled Daham" w:date="2014-03-13T13:16:00Z">
            <w:r w:rsidR="001127AD">
              <w:rPr>
                <w:noProof/>
              </w:rPr>
              <w:t>1</w:t>
            </w:r>
            <w:r w:rsidR="001127AD">
              <w:rPr>
                <w:rFonts w:asciiTheme="minorHAnsi" w:eastAsiaTheme="minorEastAsia" w:hAnsiTheme="minorHAnsi" w:cstheme="minorBidi"/>
                <w:noProof/>
                <w:sz w:val="24"/>
                <w:szCs w:val="24"/>
                <w:lang w:val="en-US" w:eastAsia="ja-JP"/>
              </w:rPr>
              <w:tab/>
            </w:r>
            <w:r w:rsidR="001127AD">
              <w:rPr>
                <w:noProof/>
              </w:rPr>
              <w:t>Inledning</w:t>
            </w:r>
            <w:r w:rsidR="001127AD">
              <w:rPr>
                <w:noProof/>
              </w:rPr>
              <w:tab/>
            </w:r>
            <w:r w:rsidR="001127AD">
              <w:rPr>
                <w:noProof/>
              </w:rPr>
              <w:fldChar w:fldCharType="begin"/>
            </w:r>
            <w:r w:rsidR="001127AD">
              <w:rPr>
                <w:noProof/>
              </w:rPr>
              <w:instrText xml:space="preserve"> PAGEREF _Toc256335945 \h </w:instrText>
            </w:r>
            <w:r w:rsidR="001127AD">
              <w:rPr>
                <w:noProof/>
              </w:rPr>
            </w:r>
          </w:ins>
          <w:r w:rsidR="001127AD">
            <w:rPr>
              <w:noProof/>
            </w:rPr>
            <w:fldChar w:fldCharType="separate"/>
          </w:r>
          <w:ins w:id="19" w:author="Khaled Daham" w:date="2014-03-13T13:16:00Z">
            <w:r w:rsidR="001127AD">
              <w:rPr>
                <w:noProof/>
              </w:rPr>
              <w:t>10</w:t>
            </w:r>
            <w:r w:rsidR="001127AD">
              <w:rPr>
                <w:noProof/>
              </w:rPr>
              <w:fldChar w:fldCharType="end"/>
            </w:r>
          </w:ins>
        </w:p>
        <w:p w14:paraId="742C5DE9" w14:textId="77777777" w:rsidR="001127AD" w:rsidRDefault="001127AD">
          <w:pPr>
            <w:pStyle w:val="TOC1"/>
            <w:tabs>
              <w:tab w:val="left" w:pos="352"/>
              <w:tab w:val="right" w:leader="dot" w:pos="8664"/>
            </w:tabs>
            <w:rPr>
              <w:ins w:id="20" w:author="Khaled Daham" w:date="2014-03-13T13:16:00Z"/>
              <w:rFonts w:asciiTheme="minorHAnsi" w:eastAsiaTheme="minorEastAsia" w:hAnsiTheme="minorHAnsi" w:cstheme="minorBidi"/>
              <w:noProof/>
              <w:sz w:val="24"/>
              <w:szCs w:val="24"/>
              <w:lang w:val="en-US" w:eastAsia="ja-JP"/>
            </w:rPr>
          </w:pPr>
          <w:ins w:id="21" w:author="Khaled Daham" w:date="2014-03-13T13:16: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_Toc256335946 \h </w:instrText>
            </w:r>
            <w:r>
              <w:rPr>
                <w:noProof/>
              </w:rPr>
            </w:r>
          </w:ins>
          <w:r>
            <w:rPr>
              <w:noProof/>
            </w:rPr>
            <w:fldChar w:fldCharType="separate"/>
          </w:r>
          <w:ins w:id="22" w:author="Khaled Daham" w:date="2014-03-13T13:16:00Z">
            <w:r>
              <w:rPr>
                <w:noProof/>
              </w:rPr>
              <w:t>11</w:t>
            </w:r>
            <w:r>
              <w:rPr>
                <w:noProof/>
              </w:rPr>
              <w:fldChar w:fldCharType="end"/>
            </w:r>
          </w:ins>
        </w:p>
        <w:p w14:paraId="651B9D84" w14:textId="77777777" w:rsidR="001127AD" w:rsidRDefault="001127AD">
          <w:pPr>
            <w:pStyle w:val="TOC2"/>
            <w:tabs>
              <w:tab w:val="left" w:pos="692"/>
              <w:tab w:val="right" w:leader="dot" w:pos="8664"/>
            </w:tabs>
            <w:rPr>
              <w:ins w:id="23" w:author="Khaled Daham" w:date="2014-03-13T13:16:00Z"/>
              <w:rFonts w:asciiTheme="minorHAnsi" w:eastAsiaTheme="minorEastAsia" w:hAnsiTheme="minorHAnsi" w:cstheme="minorBidi"/>
              <w:noProof/>
              <w:sz w:val="24"/>
              <w:szCs w:val="24"/>
              <w:lang w:val="en-US" w:eastAsia="ja-JP"/>
            </w:rPr>
          </w:pPr>
          <w:ins w:id="24" w:author="Khaled Daham" w:date="2014-03-13T13:16: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C95565">
              <w:rPr>
                <w:b/>
                <w:noProof/>
                <w:color w:val="76923C" w:themeColor="accent3" w:themeShade="BF"/>
              </w:rPr>
              <w:t>2</w:t>
            </w:r>
            <w:r>
              <w:rPr>
                <w:noProof/>
              </w:rPr>
              <w:t>.</w:t>
            </w:r>
            <w:r w:rsidRPr="00C95565">
              <w:rPr>
                <w:b/>
                <w:noProof/>
                <w:color w:val="76923C" w:themeColor="accent3" w:themeShade="BF"/>
              </w:rPr>
              <w:t>1.RC3</w:t>
            </w:r>
            <w:r>
              <w:rPr>
                <w:noProof/>
              </w:rPr>
              <w:tab/>
            </w:r>
            <w:r>
              <w:rPr>
                <w:noProof/>
              </w:rPr>
              <w:fldChar w:fldCharType="begin"/>
            </w:r>
            <w:r>
              <w:rPr>
                <w:noProof/>
              </w:rPr>
              <w:instrText xml:space="preserve"> PAGEREF _Toc256335947 \h </w:instrText>
            </w:r>
            <w:r>
              <w:rPr>
                <w:noProof/>
              </w:rPr>
            </w:r>
          </w:ins>
          <w:r>
            <w:rPr>
              <w:noProof/>
            </w:rPr>
            <w:fldChar w:fldCharType="separate"/>
          </w:r>
          <w:ins w:id="25" w:author="Khaled Daham" w:date="2014-03-13T13:16:00Z">
            <w:r>
              <w:rPr>
                <w:noProof/>
              </w:rPr>
              <w:t>11</w:t>
            </w:r>
            <w:r>
              <w:rPr>
                <w:noProof/>
              </w:rPr>
              <w:fldChar w:fldCharType="end"/>
            </w:r>
          </w:ins>
        </w:p>
        <w:p w14:paraId="6F76C41E" w14:textId="77777777" w:rsidR="001127AD" w:rsidRDefault="001127AD">
          <w:pPr>
            <w:pStyle w:val="TOC3"/>
            <w:tabs>
              <w:tab w:val="left" w:pos="1031"/>
              <w:tab w:val="right" w:leader="dot" w:pos="8664"/>
            </w:tabs>
            <w:rPr>
              <w:ins w:id="26" w:author="Khaled Daham" w:date="2014-03-13T13:16:00Z"/>
              <w:rFonts w:asciiTheme="minorHAnsi" w:eastAsiaTheme="minorEastAsia" w:hAnsiTheme="minorHAnsi" w:cstheme="minorBidi"/>
              <w:noProof/>
              <w:sz w:val="24"/>
              <w:szCs w:val="24"/>
              <w:lang w:val="en-US" w:eastAsia="ja-JP"/>
            </w:rPr>
          </w:pPr>
          <w:ins w:id="27" w:author="Khaled Daham" w:date="2014-03-13T13:16: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_Toc256335948 \h </w:instrText>
            </w:r>
            <w:r>
              <w:rPr>
                <w:noProof/>
              </w:rPr>
            </w:r>
          </w:ins>
          <w:r>
            <w:rPr>
              <w:noProof/>
            </w:rPr>
            <w:fldChar w:fldCharType="separate"/>
          </w:r>
          <w:ins w:id="28" w:author="Khaled Daham" w:date="2014-03-13T13:16:00Z">
            <w:r>
              <w:rPr>
                <w:noProof/>
              </w:rPr>
              <w:t>11</w:t>
            </w:r>
            <w:r>
              <w:rPr>
                <w:noProof/>
              </w:rPr>
              <w:fldChar w:fldCharType="end"/>
            </w:r>
          </w:ins>
        </w:p>
        <w:p w14:paraId="3A4E93B5" w14:textId="77777777" w:rsidR="001127AD" w:rsidRDefault="001127AD">
          <w:pPr>
            <w:pStyle w:val="TOC3"/>
            <w:tabs>
              <w:tab w:val="left" w:pos="1057"/>
              <w:tab w:val="right" w:leader="dot" w:pos="8664"/>
            </w:tabs>
            <w:rPr>
              <w:ins w:id="29" w:author="Khaled Daham" w:date="2014-03-13T13:16:00Z"/>
              <w:rFonts w:asciiTheme="minorHAnsi" w:eastAsiaTheme="minorEastAsia" w:hAnsiTheme="minorHAnsi" w:cstheme="minorBidi"/>
              <w:noProof/>
              <w:sz w:val="24"/>
              <w:szCs w:val="24"/>
              <w:lang w:val="en-US" w:eastAsia="ja-JP"/>
            </w:rPr>
          </w:pPr>
          <w:ins w:id="30" w:author="Khaled Daham" w:date="2014-03-13T13:16: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_Toc256335949 \h </w:instrText>
            </w:r>
            <w:r>
              <w:rPr>
                <w:noProof/>
              </w:rPr>
            </w:r>
          </w:ins>
          <w:r>
            <w:rPr>
              <w:noProof/>
            </w:rPr>
            <w:fldChar w:fldCharType="separate"/>
          </w:r>
          <w:ins w:id="31" w:author="Khaled Daham" w:date="2014-03-13T13:16:00Z">
            <w:r>
              <w:rPr>
                <w:noProof/>
              </w:rPr>
              <w:t>11</w:t>
            </w:r>
            <w:r>
              <w:rPr>
                <w:noProof/>
              </w:rPr>
              <w:fldChar w:fldCharType="end"/>
            </w:r>
          </w:ins>
        </w:p>
        <w:p w14:paraId="7385544D" w14:textId="77777777" w:rsidR="001127AD" w:rsidRDefault="001127AD">
          <w:pPr>
            <w:pStyle w:val="TOC3"/>
            <w:tabs>
              <w:tab w:val="left" w:pos="1056"/>
              <w:tab w:val="right" w:leader="dot" w:pos="8664"/>
            </w:tabs>
            <w:rPr>
              <w:ins w:id="32" w:author="Khaled Daham" w:date="2014-03-13T13:16:00Z"/>
              <w:rFonts w:asciiTheme="minorHAnsi" w:eastAsiaTheme="minorEastAsia" w:hAnsiTheme="minorHAnsi" w:cstheme="minorBidi"/>
              <w:noProof/>
              <w:sz w:val="24"/>
              <w:szCs w:val="24"/>
              <w:lang w:val="en-US" w:eastAsia="ja-JP"/>
            </w:rPr>
          </w:pPr>
          <w:ins w:id="33" w:author="Khaled Daham" w:date="2014-03-13T13:16: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_Toc256335950 \h </w:instrText>
            </w:r>
            <w:r>
              <w:rPr>
                <w:noProof/>
              </w:rPr>
            </w:r>
          </w:ins>
          <w:r>
            <w:rPr>
              <w:noProof/>
            </w:rPr>
            <w:fldChar w:fldCharType="separate"/>
          </w:r>
          <w:ins w:id="34" w:author="Khaled Daham" w:date="2014-03-13T13:16:00Z">
            <w:r>
              <w:rPr>
                <w:noProof/>
              </w:rPr>
              <w:t>11</w:t>
            </w:r>
            <w:r>
              <w:rPr>
                <w:noProof/>
              </w:rPr>
              <w:fldChar w:fldCharType="end"/>
            </w:r>
          </w:ins>
        </w:p>
        <w:p w14:paraId="5D000E19" w14:textId="77777777" w:rsidR="001127AD" w:rsidRDefault="001127AD">
          <w:pPr>
            <w:pStyle w:val="TOC3"/>
            <w:tabs>
              <w:tab w:val="left" w:pos="1058"/>
              <w:tab w:val="right" w:leader="dot" w:pos="8664"/>
            </w:tabs>
            <w:rPr>
              <w:ins w:id="35" w:author="Khaled Daham" w:date="2014-03-13T13:16:00Z"/>
              <w:rFonts w:asciiTheme="minorHAnsi" w:eastAsiaTheme="minorEastAsia" w:hAnsiTheme="minorHAnsi" w:cstheme="minorBidi"/>
              <w:noProof/>
              <w:sz w:val="24"/>
              <w:szCs w:val="24"/>
              <w:lang w:val="en-US" w:eastAsia="ja-JP"/>
            </w:rPr>
          </w:pPr>
          <w:ins w:id="36" w:author="Khaled Daham" w:date="2014-03-13T13:16: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_Toc256335951 \h </w:instrText>
            </w:r>
            <w:r>
              <w:rPr>
                <w:noProof/>
              </w:rPr>
            </w:r>
          </w:ins>
          <w:r>
            <w:rPr>
              <w:noProof/>
            </w:rPr>
            <w:fldChar w:fldCharType="separate"/>
          </w:r>
          <w:ins w:id="37" w:author="Khaled Daham" w:date="2014-03-13T13:16:00Z">
            <w:r>
              <w:rPr>
                <w:noProof/>
              </w:rPr>
              <w:t>12</w:t>
            </w:r>
            <w:r>
              <w:rPr>
                <w:noProof/>
              </w:rPr>
              <w:fldChar w:fldCharType="end"/>
            </w:r>
          </w:ins>
        </w:p>
        <w:p w14:paraId="6629C64C" w14:textId="77777777" w:rsidR="001127AD" w:rsidRDefault="001127AD">
          <w:pPr>
            <w:pStyle w:val="TOC2"/>
            <w:tabs>
              <w:tab w:val="left" w:pos="717"/>
              <w:tab w:val="right" w:leader="dot" w:pos="8664"/>
            </w:tabs>
            <w:rPr>
              <w:ins w:id="38" w:author="Khaled Daham" w:date="2014-03-13T13:16:00Z"/>
              <w:rFonts w:asciiTheme="minorHAnsi" w:eastAsiaTheme="minorEastAsia" w:hAnsiTheme="minorHAnsi" w:cstheme="minorBidi"/>
              <w:noProof/>
              <w:sz w:val="24"/>
              <w:szCs w:val="24"/>
              <w:lang w:val="en-US" w:eastAsia="ja-JP"/>
            </w:rPr>
          </w:pPr>
          <w:ins w:id="39" w:author="Khaled Daham" w:date="2014-03-13T13:16: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_Toc256335952 \h </w:instrText>
            </w:r>
            <w:r>
              <w:rPr>
                <w:noProof/>
              </w:rPr>
            </w:r>
          </w:ins>
          <w:r>
            <w:rPr>
              <w:noProof/>
            </w:rPr>
            <w:fldChar w:fldCharType="separate"/>
          </w:r>
          <w:ins w:id="40" w:author="Khaled Daham" w:date="2014-03-13T13:16:00Z">
            <w:r>
              <w:rPr>
                <w:noProof/>
              </w:rPr>
              <w:t>12</w:t>
            </w:r>
            <w:r>
              <w:rPr>
                <w:noProof/>
              </w:rPr>
              <w:fldChar w:fldCharType="end"/>
            </w:r>
          </w:ins>
        </w:p>
        <w:p w14:paraId="6BA93D0E" w14:textId="77777777" w:rsidR="001127AD" w:rsidRDefault="001127AD">
          <w:pPr>
            <w:pStyle w:val="TOC1"/>
            <w:tabs>
              <w:tab w:val="left" w:pos="350"/>
              <w:tab w:val="right" w:leader="dot" w:pos="8664"/>
            </w:tabs>
            <w:rPr>
              <w:ins w:id="41" w:author="Khaled Daham" w:date="2014-03-13T13:16:00Z"/>
              <w:rFonts w:asciiTheme="minorHAnsi" w:eastAsiaTheme="minorEastAsia" w:hAnsiTheme="minorHAnsi" w:cstheme="minorBidi"/>
              <w:noProof/>
              <w:sz w:val="24"/>
              <w:szCs w:val="24"/>
              <w:lang w:val="en-US" w:eastAsia="ja-JP"/>
            </w:rPr>
          </w:pPr>
          <w:ins w:id="42" w:author="Khaled Daham" w:date="2014-03-13T13:16: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_Toc256335953 \h </w:instrText>
            </w:r>
            <w:r>
              <w:rPr>
                <w:noProof/>
              </w:rPr>
            </w:r>
          </w:ins>
          <w:r>
            <w:rPr>
              <w:noProof/>
            </w:rPr>
            <w:fldChar w:fldCharType="separate"/>
          </w:r>
          <w:ins w:id="43" w:author="Khaled Daham" w:date="2014-03-13T13:16:00Z">
            <w:r>
              <w:rPr>
                <w:noProof/>
              </w:rPr>
              <w:t>12</w:t>
            </w:r>
            <w:r>
              <w:rPr>
                <w:noProof/>
              </w:rPr>
              <w:fldChar w:fldCharType="end"/>
            </w:r>
          </w:ins>
        </w:p>
        <w:p w14:paraId="56982E0E" w14:textId="77777777" w:rsidR="001127AD" w:rsidRDefault="001127AD">
          <w:pPr>
            <w:pStyle w:val="TOC2"/>
            <w:tabs>
              <w:tab w:val="left" w:pos="690"/>
              <w:tab w:val="right" w:leader="dot" w:pos="8664"/>
            </w:tabs>
            <w:rPr>
              <w:ins w:id="44" w:author="Khaled Daham" w:date="2014-03-13T13:16:00Z"/>
              <w:rFonts w:asciiTheme="minorHAnsi" w:eastAsiaTheme="minorEastAsia" w:hAnsiTheme="minorHAnsi" w:cstheme="minorBidi"/>
              <w:noProof/>
              <w:sz w:val="24"/>
              <w:szCs w:val="24"/>
              <w:lang w:val="en-US" w:eastAsia="ja-JP"/>
            </w:rPr>
          </w:pPr>
          <w:ins w:id="45" w:author="Khaled Daham" w:date="2014-03-13T13:16: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_Toc256335954 \h </w:instrText>
            </w:r>
            <w:r>
              <w:rPr>
                <w:noProof/>
              </w:rPr>
            </w:r>
          </w:ins>
          <w:r>
            <w:rPr>
              <w:noProof/>
            </w:rPr>
            <w:fldChar w:fldCharType="separate"/>
          </w:r>
          <w:ins w:id="46" w:author="Khaled Daham" w:date="2014-03-13T13:16:00Z">
            <w:r>
              <w:rPr>
                <w:noProof/>
              </w:rPr>
              <w:t>12</w:t>
            </w:r>
            <w:r>
              <w:rPr>
                <w:noProof/>
              </w:rPr>
              <w:fldChar w:fldCharType="end"/>
            </w:r>
          </w:ins>
        </w:p>
        <w:p w14:paraId="272BC58D" w14:textId="77777777" w:rsidR="001127AD" w:rsidRDefault="001127AD">
          <w:pPr>
            <w:pStyle w:val="TOC3"/>
            <w:tabs>
              <w:tab w:val="left" w:pos="1030"/>
              <w:tab w:val="right" w:leader="dot" w:pos="8664"/>
            </w:tabs>
            <w:rPr>
              <w:ins w:id="47" w:author="Khaled Daham" w:date="2014-03-13T13:16:00Z"/>
              <w:rFonts w:asciiTheme="minorHAnsi" w:eastAsiaTheme="minorEastAsia" w:hAnsiTheme="minorHAnsi" w:cstheme="minorBidi"/>
              <w:noProof/>
              <w:sz w:val="24"/>
              <w:szCs w:val="24"/>
              <w:lang w:val="en-US" w:eastAsia="ja-JP"/>
            </w:rPr>
          </w:pPr>
          <w:ins w:id="48" w:author="Khaled Daham" w:date="2014-03-13T13:16: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_Toc256335955 \h </w:instrText>
            </w:r>
            <w:r>
              <w:rPr>
                <w:noProof/>
              </w:rPr>
            </w:r>
          </w:ins>
          <w:r>
            <w:rPr>
              <w:noProof/>
            </w:rPr>
            <w:fldChar w:fldCharType="separate"/>
          </w:r>
          <w:ins w:id="49" w:author="Khaled Daham" w:date="2014-03-13T13:16:00Z">
            <w:r>
              <w:rPr>
                <w:noProof/>
              </w:rPr>
              <w:t>12</w:t>
            </w:r>
            <w:r>
              <w:rPr>
                <w:noProof/>
              </w:rPr>
              <w:fldChar w:fldCharType="end"/>
            </w:r>
          </w:ins>
        </w:p>
        <w:p w14:paraId="55466C5E" w14:textId="77777777" w:rsidR="001127AD" w:rsidRDefault="001127AD">
          <w:pPr>
            <w:pStyle w:val="TOC3"/>
            <w:tabs>
              <w:tab w:val="left" w:pos="1056"/>
              <w:tab w:val="right" w:leader="dot" w:pos="8664"/>
            </w:tabs>
            <w:rPr>
              <w:ins w:id="50" w:author="Khaled Daham" w:date="2014-03-13T13:16:00Z"/>
              <w:rFonts w:asciiTheme="minorHAnsi" w:eastAsiaTheme="minorEastAsia" w:hAnsiTheme="minorHAnsi" w:cstheme="minorBidi"/>
              <w:noProof/>
              <w:sz w:val="24"/>
              <w:szCs w:val="24"/>
              <w:lang w:val="en-US" w:eastAsia="ja-JP"/>
            </w:rPr>
          </w:pPr>
          <w:ins w:id="51" w:author="Khaled Daham" w:date="2014-03-13T13:16: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_Toc256335956 \h </w:instrText>
            </w:r>
            <w:r>
              <w:rPr>
                <w:noProof/>
              </w:rPr>
            </w:r>
          </w:ins>
          <w:r>
            <w:rPr>
              <w:noProof/>
            </w:rPr>
            <w:fldChar w:fldCharType="separate"/>
          </w:r>
          <w:ins w:id="52" w:author="Khaled Daham" w:date="2014-03-13T13:16:00Z">
            <w:r>
              <w:rPr>
                <w:noProof/>
              </w:rPr>
              <w:t>14</w:t>
            </w:r>
            <w:r>
              <w:rPr>
                <w:noProof/>
              </w:rPr>
              <w:fldChar w:fldCharType="end"/>
            </w:r>
          </w:ins>
        </w:p>
        <w:p w14:paraId="09B82A31" w14:textId="77777777" w:rsidR="001127AD" w:rsidRDefault="001127AD">
          <w:pPr>
            <w:pStyle w:val="TOC3"/>
            <w:tabs>
              <w:tab w:val="left" w:pos="1054"/>
              <w:tab w:val="right" w:leader="dot" w:pos="8664"/>
            </w:tabs>
            <w:rPr>
              <w:ins w:id="53" w:author="Khaled Daham" w:date="2014-03-13T13:16:00Z"/>
              <w:rFonts w:asciiTheme="minorHAnsi" w:eastAsiaTheme="minorEastAsia" w:hAnsiTheme="minorHAnsi" w:cstheme="minorBidi"/>
              <w:noProof/>
              <w:sz w:val="24"/>
              <w:szCs w:val="24"/>
              <w:lang w:val="en-US" w:eastAsia="ja-JP"/>
            </w:rPr>
          </w:pPr>
          <w:ins w:id="54" w:author="Khaled Daham" w:date="2014-03-13T13:16: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_Toc256335957 \h </w:instrText>
            </w:r>
            <w:r>
              <w:rPr>
                <w:noProof/>
              </w:rPr>
            </w:r>
          </w:ins>
          <w:r>
            <w:rPr>
              <w:noProof/>
            </w:rPr>
            <w:fldChar w:fldCharType="separate"/>
          </w:r>
          <w:ins w:id="55" w:author="Khaled Daham" w:date="2014-03-13T13:16:00Z">
            <w:r>
              <w:rPr>
                <w:noProof/>
              </w:rPr>
              <w:t>16</w:t>
            </w:r>
            <w:r>
              <w:rPr>
                <w:noProof/>
              </w:rPr>
              <w:fldChar w:fldCharType="end"/>
            </w:r>
          </w:ins>
        </w:p>
        <w:p w14:paraId="79375DAF" w14:textId="77777777" w:rsidR="001127AD" w:rsidRDefault="001127AD">
          <w:pPr>
            <w:pStyle w:val="TOC3"/>
            <w:tabs>
              <w:tab w:val="left" w:pos="1057"/>
              <w:tab w:val="right" w:leader="dot" w:pos="8664"/>
            </w:tabs>
            <w:rPr>
              <w:ins w:id="56" w:author="Khaled Daham" w:date="2014-03-13T13:16:00Z"/>
              <w:rFonts w:asciiTheme="minorHAnsi" w:eastAsiaTheme="minorEastAsia" w:hAnsiTheme="minorHAnsi" w:cstheme="minorBidi"/>
              <w:noProof/>
              <w:sz w:val="24"/>
              <w:szCs w:val="24"/>
              <w:lang w:val="en-US" w:eastAsia="ja-JP"/>
            </w:rPr>
          </w:pPr>
          <w:ins w:id="57" w:author="Khaled Daham" w:date="2014-03-13T13:16: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_Toc256335958 \h </w:instrText>
            </w:r>
            <w:r>
              <w:rPr>
                <w:noProof/>
              </w:rPr>
            </w:r>
          </w:ins>
          <w:r>
            <w:rPr>
              <w:noProof/>
            </w:rPr>
            <w:fldChar w:fldCharType="separate"/>
          </w:r>
          <w:ins w:id="58" w:author="Khaled Daham" w:date="2014-03-13T13:16:00Z">
            <w:r>
              <w:rPr>
                <w:noProof/>
              </w:rPr>
              <w:t>18</w:t>
            </w:r>
            <w:r>
              <w:rPr>
                <w:noProof/>
              </w:rPr>
              <w:fldChar w:fldCharType="end"/>
            </w:r>
          </w:ins>
        </w:p>
        <w:p w14:paraId="5C11F224" w14:textId="77777777" w:rsidR="001127AD" w:rsidRDefault="001127AD">
          <w:pPr>
            <w:pStyle w:val="TOC2"/>
            <w:tabs>
              <w:tab w:val="left" w:pos="716"/>
              <w:tab w:val="right" w:leader="dot" w:pos="8664"/>
            </w:tabs>
            <w:rPr>
              <w:ins w:id="59" w:author="Khaled Daham" w:date="2014-03-13T13:16:00Z"/>
              <w:rFonts w:asciiTheme="minorHAnsi" w:eastAsiaTheme="minorEastAsia" w:hAnsiTheme="minorHAnsi" w:cstheme="minorBidi"/>
              <w:noProof/>
              <w:sz w:val="24"/>
              <w:szCs w:val="24"/>
              <w:lang w:val="en-US" w:eastAsia="ja-JP"/>
            </w:rPr>
          </w:pPr>
          <w:ins w:id="60" w:author="Khaled Daham" w:date="2014-03-13T13:16: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_Toc256335959 \h </w:instrText>
            </w:r>
            <w:r>
              <w:rPr>
                <w:noProof/>
              </w:rPr>
            </w:r>
          </w:ins>
          <w:r>
            <w:rPr>
              <w:noProof/>
            </w:rPr>
            <w:fldChar w:fldCharType="separate"/>
          </w:r>
          <w:ins w:id="61" w:author="Khaled Daham" w:date="2014-03-13T13:16:00Z">
            <w:r>
              <w:rPr>
                <w:noProof/>
              </w:rPr>
              <w:t>18</w:t>
            </w:r>
            <w:r>
              <w:rPr>
                <w:noProof/>
              </w:rPr>
              <w:fldChar w:fldCharType="end"/>
            </w:r>
          </w:ins>
        </w:p>
        <w:p w14:paraId="37833AC0" w14:textId="77777777" w:rsidR="001127AD" w:rsidRDefault="001127AD">
          <w:pPr>
            <w:pStyle w:val="TOC1"/>
            <w:tabs>
              <w:tab w:val="right" w:leader="dot" w:pos="8664"/>
            </w:tabs>
            <w:rPr>
              <w:ins w:id="62" w:author="Khaled Daham" w:date="2014-03-13T13:16:00Z"/>
              <w:rFonts w:asciiTheme="minorHAnsi" w:eastAsiaTheme="minorEastAsia" w:hAnsiTheme="minorHAnsi" w:cstheme="minorBidi"/>
              <w:noProof/>
              <w:sz w:val="24"/>
              <w:szCs w:val="24"/>
              <w:lang w:val="en-US" w:eastAsia="ja-JP"/>
            </w:rPr>
          </w:pPr>
          <w:ins w:id="63" w:author="Khaled Daham" w:date="2014-03-13T13:16:00Z">
            <w:r w:rsidRPr="00C95565">
              <w:rPr>
                <w:noProof/>
              </w:rPr>
              <w:t>Adressering vid nationell användning</w:t>
            </w:r>
            <w:r>
              <w:rPr>
                <w:noProof/>
              </w:rPr>
              <w:tab/>
            </w:r>
            <w:r>
              <w:rPr>
                <w:noProof/>
              </w:rPr>
              <w:fldChar w:fldCharType="begin"/>
            </w:r>
            <w:r>
              <w:rPr>
                <w:noProof/>
              </w:rPr>
              <w:instrText xml:space="preserve"> PAGEREF _Toc256335960 \h </w:instrText>
            </w:r>
            <w:r>
              <w:rPr>
                <w:noProof/>
              </w:rPr>
            </w:r>
          </w:ins>
          <w:r>
            <w:rPr>
              <w:noProof/>
            </w:rPr>
            <w:fldChar w:fldCharType="separate"/>
          </w:r>
          <w:ins w:id="64" w:author="Khaled Daham" w:date="2014-03-13T13:16:00Z">
            <w:r>
              <w:rPr>
                <w:noProof/>
              </w:rPr>
              <w:t>19</w:t>
            </w:r>
            <w:r>
              <w:rPr>
                <w:noProof/>
              </w:rPr>
              <w:fldChar w:fldCharType="end"/>
            </w:r>
          </w:ins>
        </w:p>
        <w:p w14:paraId="4071B244" w14:textId="77777777" w:rsidR="001127AD" w:rsidRDefault="001127AD">
          <w:pPr>
            <w:pStyle w:val="TOC1"/>
            <w:tabs>
              <w:tab w:val="right" w:leader="dot" w:pos="8664"/>
            </w:tabs>
            <w:rPr>
              <w:ins w:id="65" w:author="Khaled Daham" w:date="2014-03-13T13:16:00Z"/>
              <w:rFonts w:asciiTheme="minorHAnsi" w:eastAsiaTheme="minorEastAsia" w:hAnsiTheme="minorHAnsi" w:cstheme="minorBidi"/>
              <w:noProof/>
              <w:sz w:val="24"/>
              <w:szCs w:val="24"/>
              <w:lang w:val="en-US" w:eastAsia="ja-JP"/>
            </w:rPr>
          </w:pPr>
          <w:ins w:id="66" w:author="Khaled Daham" w:date="2014-03-13T13:16:00Z">
            <w:r w:rsidRPr="00C95565">
              <w:rPr>
                <w:noProof/>
              </w:rPr>
              <w:t>Adressering vid regional användning</w:t>
            </w:r>
            <w:r>
              <w:rPr>
                <w:noProof/>
              </w:rPr>
              <w:tab/>
            </w:r>
            <w:r>
              <w:rPr>
                <w:noProof/>
              </w:rPr>
              <w:fldChar w:fldCharType="begin"/>
            </w:r>
            <w:r>
              <w:rPr>
                <w:noProof/>
              </w:rPr>
              <w:instrText xml:space="preserve"> PAGEREF _Toc256335961 \h </w:instrText>
            </w:r>
            <w:r>
              <w:rPr>
                <w:noProof/>
              </w:rPr>
            </w:r>
          </w:ins>
          <w:r>
            <w:rPr>
              <w:noProof/>
            </w:rPr>
            <w:fldChar w:fldCharType="separate"/>
          </w:r>
          <w:ins w:id="67" w:author="Khaled Daham" w:date="2014-03-13T13:16:00Z">
            <w:r>
              <w:rPr>
                <w:noProof/>
              </w:rPr>
              <w:t>19</w:t>
            </w:r>
            <w:r>
              <w:rPr>
                <w:noProof/>
              </w:rPr>
              <w:fldChar w:fldCharType="end"/>
            </w:r>
          </w:ins>
        </w:p>
        <w:p w14:paraId="64D09E5D" w14:textId="77777777" w:rsidR="001127AD" w:rsidRDefault="001127AD">
          <w:pPr>
            <w:pStyle w:val="TOC1"/>
            <w:tabs>
              <w:tab w:val="right" w:leader="dot" w:pos="8664"/>
            </w:tabs>
            <w:rPr>
              <w:ins w:id="68" w:author="Khaled Daham" w:date="2014-03-13T13:16:00Z"/>
              <w:rFonts w:asciiTheme="minorHAnsi" w:eastAsiaTheme="minorEastAsia" w:hAnsiTheme="minorHAnsi" w:cstheme="minorBidi"/>
              <w:noProof/>
              <w:sz w:val="24"/>
              <w:szCs w:val="24"/>
              <w:lang w:val="en-US" w:eastAsia="ja-JP"/>
            </w:rPr>
          </w:pPr>
          <w:ins w:id="69" w:author="Khaled Daham" w:date="2014-03-13T13:16:00Z">
            <w:r w:rsidRPr="00C95565">
              <w:rPr>
                <w:noProof/>
              </w:rPr>
              <w:t>Adressering direkt till ett källsystem</w:t>
            </w:r>
            <w:r>
              <w:rPr>
                <w:noProof/>
              </w:rPr>
              <w:tab/>
            </w:r>
            <w:r>
              <w:rPr>
                <w:noProof/>
              </w:rPr>
              <w:fldChar w:fldCharType="begin"/>
            </w:r>
            <w:r>
              <w:rPr>
                <w:noProof/>
              </w:rPr>
              <w:instrText xml:space="preserve"> PAGEREF _Toc256335962 \h </w:instrText>
            </w:r>
            <w:r>
              <w:rPr>
                <w:noProof/>
              </w:rPr>
            </w:r>
          </w:ins>
          <w:r>
            <w:rPr>
              <w:noProof/>
            </w:rPr>
            <w:fldChar w:fldCharType="separate"/>
          </w:r>
          <w:ins w:id="70" w:author="Khaled Daham" w:date="2014-03-13T13:16:00Z">
            <w:r>
              <w:rPr>
                <w:noProof/>
              </w:rPr>
              <w:t>20</w:t>
            </w:r>
            <w:r>
              <w:rPr>
                <w:noProof/>
              </w:rPr>
              <w:fldChar w:fldCharType="end"/>
            </w:r>
          </w:ins>
        </w:p>
        <w:p w14:paraId="32583073" w14:textId="77777777" w:rsidR="001127AD" w:rsidRDefault="001127AD">
          <w:pPr>
            <w:pStyle w:val="TOC1"/>
            <w:tabs>
              <w:tab w:val="right" w:leader="dot" w:pos="8664"/>
            </w:tabs>
            <w:rPr>
              <w:ins w:id="71" w:author="Khaled Daham" w:date="2014-03-13T13:16:00Z"/>
              <w:rFonts w:asciiTheme="minorHAnsi" w:eastAsiaTheme="minorEastAsia" w:hAnsiTheme="minorHAnsi" w:cstheme="minorBidi"/>
              <w:noProof/>
              <w:sz w:val="24"/>
              <w:szCs w:val="24"/>
              <w:lang w:val="en-US" w:eastAsia="ja-JP"/>
            </w:rPr>
          </w:pPr>
          <w:ins w:id="72" w:author="Khaled Daham" w:date="2014-03-13T13:16:00Z">
            <w:r>
              <w:rPr>
                <w:noProof/>
              </w:rPr>
              <w:t>Sammanfattning av adresseringsmodell</w:t>
            </w:r>
            <w:r>
              <w:rPr>
                <w:noProof/>
              </w:rPr>
              <w:tab/>
            </w:r>
            <w:r>
              <w:rPr>
                <w:noProof/>
              </w:rPr>
              <w:fldChar w:fldCharType="begin"/>
            </w:r>
            <w:r>
              <w:rPr>
                <w:noProof/>
              </w:rPr>
              <w:instrText xml:space="preserve"> PAGEREF _Toc256335963 \h </w:instrText>
            </w:r>
            <w:r>
              <w:rPr>
                <w:noProof/>
              </w:rPr>
            </w:r>
          </w:ins>
          <w:r>
            <w:rPr>
              <w:noProof/>
            </w:rPr>
            <w:fldChar w:fldCharType="separate"/>
          </w:r>
          <w:ins w:id="73" w:author="Khaled Daham" w:date="2014-03-13T13:16:00Z">
            <w:r>
              <w:rPr>
                <w:noProof/>
              </w:rPr>
              <w:t>22</w:t>
            </w:r>
            <w:r>
              <w:rPr>
                <w:noProof/>
              </w:rPr>
              <w:fldChar w:fldCharType="end"/>
            </w:r>
          </w:ins>
        </w:p>
        <w:p w14:paraId="7C477D5F" w14:textId="77777777" w:rsidR="001127AD" w:rsidRDefault="001127AD">
          <w:pPr>
            <w:pStyle w:val="TOC2"/>
            <w:tabs>
              <w:tab w:val="left" w:pos="715"/>
              <w:tab w:val="right" w:leader="dot" w:pos="8664"/>
            </w:tabs>
            <w:rPr>
              <w:ins w:id="74" w:author="Khaled Daham" w:date="2014-03-13T13:16:00Z"/>
              <w:rFonts w:asciiTheme="minorHAnsi" w:eastAsiaTheme="minorEastAsia" w:hAnsiTheme="minorHAnsi" w:cstheme="minorBidi"/>
              <w:noProof/>
              <w:sz w:val="24"/>
              <w:szCs w:val="24"/>
              <w:lang w:val="en-US" w:eastAsia="ja-JP"/>
            </w:rPr>
          </w:pPr>
          <w:ins w:id="75" w:author="Khaled Daham" w:date="2014-03-13T13:16: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_Toc256335964 \h </w:instrText>
            </w:r>
            <w:r>
              <w:rPr>
                <w:noProof/>
              </w:rPr>
            </w:r>
          </w:ins>
          <w:r>
            <w:rPr>
              <w:noProof/>
            </w:rPr>
            <w:fldChar w:fldCharType="separate"/>
          </w:r>
          <w:ins w:id="76" w:author="Khaled Daham" w:date="2014-03-13T13:16:00Z">
            <w:r>
              <w:rPr>
                <w:noProof/>
              </w:rPr>
              <w:t>22</w:t>
            </w:r>
            <w:r>
              <w:rPr>
                <w:noProof/>
              </w:rPr>
              <w:fldChar w:fldCharType="end"/>
            </w:r>
          </w:ins>
        </w:p>
        <w:p w14:paraId="5DA19E4B" w14:textId="77777777" w:rsidR="001127AD" w:rsidRDefault="001127AD">
          <w:pPr>
            <w:pStyle w:val="TOC3"/>
            <w:tabs>
              <w:tab w:val="left" w:pos="1054"/>
              <w:tab w:val="right" w:leader="dot" w:pos="8664"/>
            </w:tabs>
            <w:rPr>
              <w:ins w:id="77" w:author="Khaled Daham" w:date="2014-03-13T13:16:00Z"/>
              <w:rFonts w:asciiTheme="minorHAnsi" w:eastAsiaTheme="minorEastAsia" w:hAnsiTheme="minorHAnsi" w:cstheme="minorBidi"/>
              <w:noProof/>
              <w:sz w:val="24"/>
              <w:szCs w:val="24"/>
              <w:lang w:val="en-US" w:eastAsia="ja-JP"/>
            </w:rPr>
          </w:pPr>
          <w:ins w:id="78" w:author="Khaled Daham" w:date="2014-03-13T13:16: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_Toc256335965 \h </w:instrText>
            </w:r>
            <w:r>
              <w:rPr>
                <w:noProof/>
              </w:rPr>
            </w:r>
          </w:ins>
          <w:r>
            <w:rPr>
              <w:noProof/>
            </w:rPr>
            <w:fldChar w:fldCharType="separate"/>
          </w:r>
          <w:ins w:id="79" w:author="Khaled Daham" w:date="2014-03-13T13:16:00Z">
            <w:r>
              <w:rPr>
                <w:noProof/>
              </w:rPr>
              <w:t>22</w:t>
            </w:r>
            <w:r>
              <w:rPr>
                <w:noProof/>
              </w:rPr>
              <w:fldChar w:fldCharType="end"/>
            </w:r>
          </w:ins>
        </w:p>
        <w:p w14:paraId="1C429BF5" w14:textId="77777777" w:rsidR="001127AD" w:rsidRDefault="001127AD">
          <w:pPr>
            <w:pStyle w:val="TOC1"/>
            <w:tabs>
              <w:tab w:val="left" w:pos="353"/>
              <w:tab w:val="right" w:leader="dot" w:pos="8664"/>
            </w:tabs>
            <w:rPr>
              <w:ins w:id="80" w:author="Khaled Daham" w:date="2014-03-13T13:16:00Z"/>
              <w:rFonts w:asciiTheme="minorHAnsi" w:eastAsiaTheme="minorEastAsia" w:hAnsiTheme="minorHAnsi" w:cstheme="minorBidi"/>
              <w:noProof/>
              <w:sz w:val="24"/>
              <w:szCs w:val="24"/>
              <w:lang w:val="en-US" w:eastAsia="ja-JP"/>
            </w:rPr>
          </w:pPr>
          <w:ins w:id="81" w:author="Khaled Daham" w:date="2014-03-13T13:16: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_Toc256335966 \h </w:instrText>
            </w:r>
            <w:r>
              <w:rPr>
                <w:noProof/>
              </w:rPr>
            </w:r>
          </w:ins>
          <w:r>
            <w:rPr>
              <w:noProof/>
            </w:rPr>
            <w:fldChar w:fldCharType="separate"/>
          </w:r>
          <w:ins w:id="82" w:author="Khaled Daham" w:date="2014-03-13T13:16:00Z">
            <w:r>
              <w:rPr>
                <w:noProof/>
              </w:rPr>
              <w:t>24</w:t>
            </w:r>
            <w:r>
              <w:rPr>
                <w:noProof/>
              </w:rPr>
              <w:fldChar w:fldCharType="end"/>
            </w:r>
          </w:ins>
        </w:p>
        <w:p w14:paraId="4265D162" w14:textId="77777777" w:rsidR="001127AD" w:rsidRDefault="001127AD">
          <w:pPr>
            <w:pStyle w:val="TOC2"/>
            <w:tabs>
              <w:tab w:val="left" w:pos="693"/>
              <w:tab w:val="right" w:leader="dot" w:pos="8664"/>
            </w:tabs>
            <w:rPr>
              <w:ins w:id="83" w:author="Khaled Daham" w:date="2014-03-13T13:16:00Z"/>
              <w:rFonts w:asciiTheme="minorHAnsi" w:eastAsiaTheme="minorEastAsia" w:hAnsiTheme="minorHAnsi" w:cstheme="minorBidi"/>
              <w:noProof/>
              <w:sz w:val="24"/>
              <w:szCs w:val="24"/>
              <w:lang w:val="en-US" w:eastAsia="ja-JP"/>
            </w:rPr>
          </w:pPr>
          <w:ins w:id="84" w:author="Khaled Daham" w:date="2014-03-13T13:16: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_Toc256335967 \h </w:instrText>
            </w:r>
            <w:r>
              <w:rPr>
                <w:noProof/>
              </w:rPr>
            </w:r>
          </w:ins>
          <w:r>
            <w:rPr>
              <w:noProof/>
            </w:rPr>
            <w:fldChar w:fldCharType="separate"/>
          </w:r>
          <w:ins w:id="85" w:author="Khaled Daham" w:date="2014-03-13T13:16:00Z">
            <w:r>
              <w:rPr>
                <w:noProof/>
              </w:rPr>
              <w:t>24</w:t>
            </w:r>
            <w:r>
              <w:rPr>
                <w:noProof/>
              </w:rPr>
              <w:fldChar w:fldCharType="end"/>
            </w:r>
          </w:ins>
        </w:p>
        <w:p w14:paraId="571E6C19" w14:textId="77777777" w:rsidR="001127AD" w:rsidRDefault="001127AD">
          <w:pPr>
            <w:pStyle w:val="TOC1"/>
            <w:tabs>
              <w:tab w:val="right" w:leader="dot" w:pos="8664"/>
            </w:tabs>
            <w:rPr>
              <w:ins w:id="86" w:author="Khaled Daham" w:date="2014-03-13T13:16:00Z"/>
              <w:rFonts w:asciiTheme="minorHAnsi" w:eastAsiaTheme="minorEastAsia" w:hAnsiTheme="minorHAnsi" w:cstheme="minorBidi"/>
              <w:noProof/>
              <w:sz w:val="24"/>
              <w:szCs w:val="24"/>
              <w:lang w:val="en-US" w:eastAsia="ja-JP"/>
            </w:rPr>
          </w:pPr>
          <w:ins w:id="87" w:author="Khaled Daham" w:date="2014-03-13T13:16:00Z">
            <w:r w:rsidRPr="00C95565">
              <w:rPr>
                <w:noProof/>
              </w:rPr>
              <w:t>Medarbetarens direktåtkomst</w:t>
            </w:r>
            <w:r>
              <w:rPr>
                <w:noProof/>
              </w:rPr>
              <w:tab/>
            </w:r>
            <w:r>
              <w:rPr>
                <w:noProof/>
              </w:rPr>
              <w:fldChar w:fldCharType="begin"/>
            </w:r>
            <w:r>
              <w:rPr>
                <w:noProof/>
              </w:rPr>
              <w:instrText xml:space="preserve"> PAGEREF _Toc256335968 \h </w:instrText>
            </w:r>
            <w:r>
              <w:rPr>
                <w:noProof/>
              </w:rPr>
            </w:r>
          </w:ins>
          <w:r>
            <w:rPr>
              <w:noProof/>
            </w:rPr>
            <w:fldChar w:fldCharType="separate"/>
          </w:r>
          <w:ins w:id="88" w:author="Khaled Daham" w:date="2014-03-13T13:16:00Z">
            <w:r>
              <w:rPr>
                <w:noProof/>
              </w:rPr>
              <w:t>24</w:t>
            </w:r>
            <w:r>
              <w:rPr>
                <w:noProof/>
              </w:rPr>
              <w:fldChar w:fldCharType="end"/>
            </w:r>
          </w:ins>
        </w:p>
        <w:p w14:paraId="4525F092" w14:textId="77777777" w:rsidR="001127AD" w:rsidRDefault="001127AD">
          <w:pPr>
            <w:pStyle w:val="TOC1"/>
            <w:tabs>
              <w:tab w:val="right" w:leader="dot" w:pos="8664"/>
            </w:tabs>
            <w:rPr>
              <w:ins w:id="89" w:author="Khaled Daham" w:date="2014-03-13T13:16:00Z"/>
              <w:rFonts w:asciiTheme="minorHAnsi" w:eastAsiaTheme="minorEastAsia" w:hAnsiTheme="minorHAnsi" w:cstheme="minorBidi"/>
              <w:noProof/>
              <w:sz w:val="24"/>
              <w:szCs w:val="24"/>
              <w:lang w:val="en-US" w:eastAsia="ja-JP"/>
            </w:rPr>
          </w:pPr>
          <w:ins w:id="90" w:author="Khaled Daham" w:date="2014-03-13T13:16:00Z">
            <w:r w:rsidRPr="00C95565">
              <w:rPr>
                <w:noProof/>
              </w:rPr>
              <w:t>Patientens direktåtkomst</w:t>
            </w:r>
            <w:r>
              <w:rPr>
                <w:noProof/>
              </w:rPr>
              <w:tab/>
            </w:r>
            <w:r>
              <w:rPr>
                <w:noProof/>
              </w:rPr>
              <w:fldChar w:fldCharType="begin"/>
            </w:r>
            <w:r>
              <w:rPr>
                <w:noProof/>
              </w:rPr>
              <w:instrText xml:space="preserve"> PAGEREF _Toc256335969 \h </w:instrText>
            </w:r>
            <w:r>
              <w:rPr>
                <w:noProof/>
              </w:rPr>
            </w:r>
          </w:ins>
          <w:r>
            <w:rPr>
              <w:noProof/>
            </w:rPr>
            <w:fldChar w:fldCharType="separate"/>
          </w:r>
          <w:ins w:id="91" w:author="Khaled Daham" w:date="2014-03-13T13:16:00Z">
            <w:r>
              <w:rPr>
                <w:noProof/>
              </w:rPr>
              <w:t>25</w:t>
            </w:r>
            <w:r>
              <w:rPr>
                <w:noProof/>
              </w:rPr>
              <w:fldChar w:fldCharType="end"/>
            </w:r>
          </w:ins>
        </w:p>
        <w:p w14:paraId="5B8AE3AF" w14:textId="77777777" w:rsidR="001127AD" w:rsidRDefault="001127AD">
          <w:pPr>
            <w:pStyle w:val="TOC1"/>
            <w:tabs>
              <w:tab w:val="right" w:leader="dot" w:pos="8664"/>
            </w:tabs>
            <w:rPr>
              <w:ins w:id="92" w:author="Khaled Daham" w:date="2014-03-13T13:16:00Z"/>
              <w:rFonts w:asciiTheme="minorHAnsi" w:eastAsiaTheme="minorEastAsia" w:hAnsiTheme="minorHAnsi" w:cstheme="minorBidi"/>
              <w:noProof/>
              <w:sz w:val="24"/>
              <w:szCs w:val="24"/>
              <w:lang w:val="en-US" w:eastAsia="ja-JP"/>
            </w:rPr>
          </w:pPr>
          <w:ins w:id="93" w:author="Khaled Daham" w:date="2014-03-13T13:16:00Z">
            <w:r w:rsidRPr="00C95565">
              <w:rPr>
                <w:noProof/>
              </w:rPr>
              <w:t>Generellt</w:t>
            </w:r>
            <w:r>
              <w:rPr>
                <w:noProof/>
              </w:rPr>
              <w:tab/>
            </w:r>
            <w:r>
              <w:rPr>
                <w:noProof/>
              </w:rPr>
              <w:fldChar w:fldCharType="begin"/>
            </w:r>
            <w:r>
              <w:rPr>
                <w:noProof/>
              </w:rPr>
              <w:instrText xml:space="preserve"> PAGEREF _Toc256335970 \h </w:instrText>
            </w:r>
            <w:r>
              <w:rPr>
                <w:noProof/>
              </w:rPr>
            </w:r>
          </w:ins>
          <w:r>
            <w:rPr>
              <w:noProof/>
            </w:rPr>
            <w:fldChar w:fldCharType="separate"/>
          </w:r>
          <w:ins w:id="94" w:author="Khaled Daham" w:date="2014-03-13T13:16:00Z">
            <w:r>
              <w:rPr>
                <w:noProof/>
              </w:rPr>
              <w:t>25</w:t>
            </w:r>
            <w:r>
              <w:rPr>
                <w:noProof/>
              </w:rPr>
              <w:fldChar w:fldCharType="end"/>
            </w:r>
          </w:ins>
        </w:p>
        <w:p w14:paraId="7A4D97D2" w14:textId="77777777" w:rsidR="001127AD" w:rsidRDefault="001127AD">
          <w:pPr>
            <w:pStyle w:val="TOC2"/>
            <w:tabs>
              <w:tab w:val="left" w:pos="719"/>
              <w:tab w:val="right" w:leader="dot" w:pos="8664"/>
            </w:tabs>
            <w:rPr>
              <w:ins w:id="95" w:author="Khaled Daham" w:date="2014-03-13T13:16:00Z"/>
              <w:rFonts w:asciiTheme="minorHAnsi" w:eastAsiaTheme="minorEastAsia" w:hAnsiTheme="minorHAnsi" w:cstheme="minorBidi"/>
              <w:noProof/>
              <w:sz w:val="24"/>
              <w:szCs w:val="24"/>
              <w:lang w:val="en-US" w:eastAsia="ja-JP"/>
            </w:rPr>
          </w:pPr>
          <w:ins w:id="96" w:author="Khaled Daham" w:date="2014-03-13T13:16: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_Toc256335971 \h </w:instrText>
            </w:r>
            <w:r>
              <w:rPr>
                <w:noProof/>
              </w:rPr>
            </w:r>
          </w:ins>
          <w:r>
            <w:rPr>
              <w:noProof/>
            </w:rPr>
            <w:fldChar w:fldCharType="separate"/>
          </w:r>
          <w:ins w:id="97" w:author="Khaled Daham" w:date="2014-03-13T13:16:00Z">
            <w:r>
              <w:rPr>
                <w:noProof/>
              </w:rPr>
              <w:t>25</w:t>
            </w:r>
            <w:r>
              <w:rPr>
                <w:noProof/>
              </w:rPr>
              <w:fldChar w:fldCharType="end"/>
            </w:r>
          </w:ins>
        </w:p>
        <w:p w14:paraId="0DC65F09" w14:textId="77777777" w:rsidR="001127AD" w:rsidRDefault="001127AD">
          <w:pPr>
            <w:pStyle w:val="TOC3"/>
            <w:tabs>
              <w:tab w:val="left" w:pos="1058"/>
              <w:tab w:val="right" w:leader="dot" w:pos="8664"/>
            </w:tabs>
            <w:rPr>
              <w:ins w:id="98" w:author="Khaled Daham" w:date="2014-03-13T13:16:00Z"/>
              <w:rFonts w:asciiTheme="minorHAnsi" w:eastAsiaTheme="minorEastAsia" w:hAnsiTheme="minorHAnsi" w:cstheme="minorBidi"/>
              <w:noProof/>
              <w:sz w:val="24"/>
              <w:szCs w:val="24"/>
              <w:lang w:val="en-US" w:eastAsia="ja-JP"/>
            </w:rPr>
          </w:pPr>
          <w:ins w:id="99" w:author="Khaled Daham" w:date="2014-03-13T13:16: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_Toc256335972 \h </w:instrText>
            </w:r>
            <w:r>
              <w:rPr>
                <w:noProof/>
              </w:rPr>
            </w:r>
          </w:ins>
          <w:r>
            <w:rPr>
              <w:noProof/>
            </w:rPr>
            <w:fldChar w:fldCharType="separate"/>
          </w:r>
          <w:ins w:id="100" w:author="Khaled Daham" w:date="2014-03-13T13:16:00Z">
            <w:r>
              <w:rPr>
                <w:noProof/>
              </w:rPr>
              <w:t>25</w:t>
            </w:r>
            <w:r>
              <w:rPr>
                <w:noProof/>
              </w:rPr>
              <w:fldChar w:fldCharType="end"/>
            </w:r>
          </w:ins>
        </w:p>
        <w:p w14:paraId="0E38869B" w14:textId="77777777" w:rsidR="001127AD" w:rsidRDefault="001127AD">
          <w:pPr>
            <w:pStyle w:val="TOC3"/>
            <w:tabs>
              <w:tab w:val="left" w:pos="1084"/>
              <w:tab w:val="right" w:leader="dot" w:pos="8664"/>
            </w:tabs>
            <w:rPr>
              <w:ins w:id="101" w:author="Khaled Daham" w:date="2014-03-13T13:16:00Z"/>
              <w:rFonts w:asciiTheme="minorHAnsi" w:eastAsiaTheme="minorEastAsia" w:hAnsiTheme="minorHAnsi" w:cstheme="minorBidi"/>
              <w:noProof/>
              <w:sz w:val="24"/>
              <w:szCs w:val="24"/>
              <w:lang w:val="en-US" w:eastAsia="ja-JP"/>
            </w:rPr>
          </w:pPr>
          <w:ins w:id="102" w:author="Khaled Daham" w:date="2014-03-13T13:16: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_Toc256335973 \h </w:instrText>
            </w:r>
            <w:r>
              <w:rPr>
                <w:noProof/>
              </w:rPr>
            </w:r>
          </w:ins>
          <w:r>
            <w:rPr>
              <w:noProof/>
            </w:rPr>
            <w:fldChar w:fldCharType="separate"/>
          </w:r>
          <w:ins w:id="103" w:author="Khaled Daham" w:date="2014-03-13T13:16:00Z">
            <w:r>
              <w:rPr>
                <w:noProof/>
              </w:rPr>
              <w:t>26</w:t>
            </w:r>
            <w:r>
              <w:rPr>
                <w:noProof/>
              </w:rPr>
              <w:fldChar w:fldCharType="end"/>
            </w:r>
          </w:ins>
        </w:p>
        <w:p w14:paraId="2990B3D7" w14:textId="77777777" w:rsidR="001127AD" w:rsidRDefault="001127AD">
          <w:pPr>
            <w:pStyle w:val="TOC2"/>
            <w:tabs>
              <w:tab w:val="left" w:pos="717"/>
              <w:tab w:val="right" w:leader="dot" w:pos="8664"/>
            </w:tabs>
            <w:rPr>
              <w:ins w:id="104" w:author="Khaled Daham" w:date="2014-03-13T13:16:00Z"/>
              <w:rFonts w:asciiTheme="minorHAnsi" w:eastAsiaTheme="minorEastAsia" w:hAnsiTheme="minorHAnsi" w:cstheme="minorBidi"/>
              <w:noProof/>
              <w:sz w:val="24"/>
              <w:szCs w:val="24"/>
              <w:lang w:val="en-US" w:eastAsia="ja-JP"/>
            </w:rPr>
          </w:pPr>
          <w:ins w:id="105" w:author="Khaled Daham" w:date="2014-03-13T13:16: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_Toc256335974 \h </w:instrText>
            </w:r>
            <w:r>
              <w:rPr>
                <w:noProof/>
              </w:rPr>
            </w:r>
          </w:ins>
          <w:r>
            <w:rPr>
              <w:noProof/>
            </w:rPr>
            <w:fldChar w:fldCharType="separate"/>
          </w:r>
          <w:ins w:id="106" w:author="Khaled Daham" w:date="2014-03-13T13:16:00Z">
            <w:r>
              <w:rPr>
                <w:noProof/>
              </w:rPr>
              <w:t>27</w:t>
            </w:r>
            <w:r>
              <w:rPr>
                <w:noProof/>
              </w:rPr>
              <w:fldChar w:fldCharType="end"/>
            </w:r>
          </w:ins>
        </w:p>
        <w:p w14:paraId="2F4FF62E" w14:textId="77777777" w:rsidR="001127AD" w:rsidRDefault="001127AD">
          <w:pPr>
            <w:pStyle w:val="TOC3"/>
            <w:tabs>
              <w:tab w:val="left" w:pos="1057"/>
              <w:tab w:val="right" w:leader="dot" w:pos="8664"/>
            </w:tabs>
            <w:rPr>
              <w:ins w:id="107" w:author="Khaled Daham" w:date="2014-03-13T13:16:00Z"/>
              <w:rFonts w:asciiTheme="minorHAnsi" w:eastAsiaTheme="minorEastAsia" w:hAnsiTheme="minorHAnsi" w:cstheme="minorBidi"/>
              <w:noProof/>
              <w:sz w:val="24"/>
              <w:szCs w:val="24"/>
              <w:lang w:val="en-US" w:eastAsia="ja-JP"/>
            </w:rPr>
          </w:pPr>
          <w:ins w:id="108" w:author="Khaled Daham" w:date="2014-03-13T13:16: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_Toc256335975 \h </w:instrText>
            </w:r>
            <w:r>
              <w:rPr>
                <w:noProof/>
              </w:rPr>
            </w:r>
          </w:ins>
          <w:r>
            <w:rPr>
              <w:noProof/>
            </w:rPr>
            <w:fldChar w:fldCharType="separate"/>
          </w:r>
          <w:ins w:id="109" w:author="Khaled Daham" w:date="2014-03-13T13:16:00Z">
            <w:r>
              <w:rPr>
                <w:noProof/>
              </w:rPr>
              <w:t>27</w:t>
            </w:r>
            <w:r>
              <w:rPr>
                <w:noProof/>
              </w:rPr>
              <w:fldChar w:fldCharType="end"/>
            </w:r>
          </w:ins>
        </w:p>
        <w:p w14:paraId="29A40998" w14:textId="77777777" w:rsidR="001127AD" w:rsidRDefault="001127AD">
          <w:pPr>
            <w:pStyle w:val="TOC3"/>
            <w:tabs>
              <w:tab w:val="left" w:pos="1083"/>
              <w:tab w:val="right" w:leader="dot" w:pos="8664"/>
            </w:tabs>
            <w:rPr>
              <w:ins w:id="110" w:author="Khaled Daham" w:date="2014-03-13T13:16:00Z"/>
              <w:rFonts w:asciiTheme="minorHAnsi" w:eastAsiaTheme="minorEastAsia" w:hAnsiTheme="minorHAnsi" w:cstheme="minorBidi"/>
              <w:noProof/>
              <w:sz w:val="24"/>
              <w:szCs w:val="24"/>
              <w:lang w:val="en-US" w:eastAsia="ja-JP"/>
            </w:rPr>
          </w:pPr>
          <w:ins w:id="111" w:author="Khaled Daham" w:date="2014-03-13T13:16: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_Toc256335976 \h </w:instrText>
            </w:r>
            <w:r>
              <w:rPr>
                <w:noProof/>
              </w:rPr>
            </w:r>
          </w:ins>
          <w:r>
            <w:rPr>
              <w:noProof/>
            </w:rPr>
            <w:fldChar w:fldCharType="separate"/>
          </w:r>
          <w:ins w:id="112" w:author="Khaled Daham" w:date="2014-03-13T13:16:00Z">
            <w:r>
              <w:rPr>
                <w:noProof/>
              </w:rPr>
              <w:t>27</w:t>
            </w:r>
            <w:r>
              <w:rPr>
                <w:noProof/>
              </w:rPr>
              <w:fldChar w:fldCharType="end"/>
            </w:r>
          </w:ins>
        </w:p>
        <w:p w14:paraId="1510DF9E" w14:textId="77777777" w:rsidR="001127AD" w:rsidRDefault="001127AD">
          <w:pPr>
            <w:pStyle w:val="TOC1"/>
            <w:tabs>
              <w:tab w:val="left" w:pos="346"/>
              <w:tab w:val="right" w:leader="dot" w:pos="8664"/>
            </w:tabs>
            <w:rPr>
              <w:ins w:id="113" w:author="Khaled Daham" w:date="2014-03-13T13:16:00Z"/>
              <w:rFonts w:asciiTheme="minorHAnsi" w:eastAsiaTheme="minorEastAsia" w:hAnsiTheme="minorHAnsi" w:cstheme="minorBidi"/>
              <w:noProof/>
              <w:sz w:val="24"/>
              <w:szCs w:val="24"/>
              <w:lang w:val="en-US" w:eastAsia="ja-JP"/>
            </w:rPr>
          </w:pPr>
          <w:ins w:id="114" w:author="Khaled Daham" w:date="2014-03-13T13:16: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_Toc256335977 \h </w:instrText>
            </w:r>
            <w:r>
              <w:rPr>
                <w:noProof/>
              </w:rPr>
            </w:r>
          </w:ins>
          <w:r>
            <w:rPr>
              <w:noProof/>
            </w:rPr>
            <w:fldChar w:fldCharType="separate"/>
          </w:r>
          <w:ins w:id="115" w:author="Khaled Daham" w:date="2014-03-13T13:16:00Z">
            <w:r>
              <w:rPr>
                <w:noProof/>
              </w:rPr>
              <w:t>28</w:t>
            </w:r>
            <w:r>
              <w:rPr>
                <w:noProof/>
              </w:rPr>
              <w:fldChar w:fldCharType="end"/>
            </w:r>
          </w:ins>
        </w:p>
        <w:p w14:paraId="435F6A3E" w14:textId="77777777" w:rsidR="001127AD" w:rsidRDefault="001127AD">
          <w:pPr>
            <w:pStyle w:val="TOC2"/>
            <w:tabs>
              <w:tab w:val="left" w:pos="686"/>
              <w:tab w:val="right" w:leader="dot" w:pos="8664"/>
            </w:tabs>
            <w:rPr>
              <w:ins w:id="116" w:author="Khaled Daham" w:date="2014-03-13T13:16:00Z"/>
              <w:rFonts w:asciiTheme="minorHAnsi" w:eastAsiaTheme="minorEastAsia" w:hAnsiTheme="minorHAnsi" w:cstheme="minorBidi"/>
              <w:noProof/>
              <w:sz w:val="24"/>
              <w:szCs w:val="24"/>
              <w:lang w:val="en-US" w:eastAsia="ja-JP"/>
            </w:rPr>
          </w:pPr>
          <w:ins w:id="117" w:author="Khaled Daham" w:date="2014-03-13T13:16: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_Toc256335978 \h </w:instrText>
            </w:r>
            <w:r>
              <w:rPr>
                <w:noProof/>
              </w:rPr>
            </w:r>
          </w:ins>
          <w:r>
            <w:rPr>
              <w:noProof/>
            </w:rPr>
            <w:fldChar w:fldCharType="separate"/>
          </w:r>
          <w:ins w:id="118" w:author="Khaled Daham" w:date="2014-03-13T13:16:00Z">
            <w:r>
              <w:rPr>
                <w:noProof/>
              </w:rPr>
              <w:t>28</w:t>
            </w:r>
            <w:r>
              <w:rPr>
                <w:noProof/>
              </w:rPr>
              <w:fldChar w:fldCharType="end"/>
            </w:r>
          </w:ins>
        </w:p>
        <w:p w14:paraId="3E7BAF0E" w14:textId="77777777" w:rsidR="001127AD" w:rsidRDefault="001127AD">
          <w:pPr>
            <w:pStyle w:val="TOC3"/>
            <w:tabs>
              <w:tab w:val="right" w:leader="dot" w:pos="8664"/>
            </w:tabs>
            <w:rPr>
              <w:ins w:id="119" w:author="Khaled Daham" w:date="2014-03-13T13:16:00Z"/>
              <w:rFonts w:asciiTheme="minorHAnsi" w:eastAsiaTheme="minorEastAsia" w:hAnsiTheme="minorHAnsi" w:cstheme="minorBidi"/>
              <w:noProof/>
              <w:sz w:val="24"/>
              <w:szCs w:val="24"/>
              <w:lang w:val="en-US" w:eastAsia="ja-JP"/>
            </w:rPr>
          </w:pPr>
          <w:ins w:id="120" w:author="Khaled Daham" w:date="2014-03-13T13:16:00Z">
            <w:r>
              <w:rPr>
                <w:noProof/>
              </w:rPr>
              <w:t>5.1.1 GetReferallOutcome</w:t>
            </w:r>
            <w:r>
              <w:rPr>
                <w:noProof/>
              </w:rPr>
              <w:tab/>
            </w:r>
            <w:r>
              <w:rPr>
                <w:noProof/>
              </w:rPr>
              <w:fldChar w:fldCharType="begin"/>
            </w:r>
            <w:r>
              <w:rPr>
                <w:noProof/>
              </w:rPr>
              <w:instrText xml:space="preserve"> PAGEREF _Toc256335979 \h </w:instrText>
            </w:r>
            <w:r>
              <w:rPr>
                <w:noProof/>
              </w:rPr>
            </w:r>
          </w:ins>
          <w:r>
            <w:rPr>
              <w:noProof/>
            </w:rPr>
            <w:fldChar w:fldCharType="separate"/>
          </w:r>
          <w:ins w:id="121" w:author="Khaled Daham" w:date="2014-03-13T13:16:00Z">
            <w:r>
              <w:rPr>
                <w:noProof/>
              </w:rPr>
              <w:t>28</w:t>
            </w:r>
            <w:r>
              <w:rPr>
                <w:noProof/>
              </w:rPr>
              <w:fldChar w:fldCharType="end"/>
            </w:r>
          </w:ins>
        </w:p>
        <w:p w14:paraId="29F78075" w14:textId="77777777" w:rsidR="001127AD" w:rsidRDefault="001127AD">
          <w:pPr>
            <w:pStyle w:val="TOC3"/>
            <w:tabs>
              <w:tab w:val="right" w:leader="dot" w:pos="8664"/>
            </w:tabs>
            <w:rPr>
              <w:ins w:id="122" w:author="Khaled Daham" w:date="2014-03-13T13:16:00Z"/>
              <w:rFonts w:asciiTheme="minorHAnsi" w:eastAsiaTheme="minorEastAsia" w:hAnsiTheme="minorHAnsi" w:cstheme="minorBidi"/>
              <w:noProof/>
              <w:sz w:val="24"/>
              <w:szCs w:val="24"/>
              <w:lang w:val="en-US" w:eastAsia="ja-JP"/>
            </w:rPr>
          </w:pPr>
          <w:ins w:id="123" w:author="Khaled Daham" w:date="2014-03-13T13:16:00Z">
            <w:r>
              <w:rPr>
                <w:noProof/>
              </w:rPr>
              <w:t>5.1.2 GetMaternityMedicalHistory</w:t>
            </w:r>
            <w:r>
              <w:rPr>
                <w:noProof/>
              </w:rPr>
              <w:tab/>
            </w:r>
            <w:r>
              <w:rPr>
                <w:noProof/>
              </w:rPr>
              <w:fldChar w:fldCharType="begin"/>
            </w:r>
            <w:r>
              <w:rPr>
                <w:noProof/>
              </w:rPr>
              <w:instrText xml:space="preserve"> PAGEREF _Toc256335980 \h </w:instrText>
            </w:r>
            <w:r>
              <w:rPr>
                <w:noProof/>
              </w:rPr>
            </w:r>
          </w:ins>
          <w:r>
            <w:rPr>
              <w:noProof/>
            </w:rPr>
            <w:fldChar w:fldCharType="separate"/>
          </w:r>
          <w:ins w:id="124" w:author="Khaled Daham" w:date="2014-03-13T13:16:00Z">
            <w:r>
              <w:rPr>
                <w:noProof/>
              </w:rPr>
              <w:t>28</w:t>
            </w:r>
            <w:r>
              <w:rPr>
                <w:noProof/>
              </w:rPr>
              <w:fldChar w:fldCharType="end"/>
            </w:r>
          </w:ins>
        </w:p>
        <w:p w14:paraId="1707D037" w14:textId="77777777" w:rsidR="001127AD" w:rsidRDefault="001127AD">
          <w:pPr>
            <w:pStyle w:val="TOC3"/>
            <w:tabs>
              <w:tab w:val="right" w:leader="dot" w:pos="8664"/>
            </w:tabs>
            <w:rPr>
              <w:ins w:id="125" w:author="Khaled Daham" w:date="2014-03-13T13:16:00Z"/>
              <w:rFonts w:asciiTheme="minorHAnsi" w:eastAsiaTheme="minorEastAsia" w:hAnsiTheme="minorHAnsi" w:cstheme="minorBidi"/>
              <w:noProof/>
              <w:sz w:val="24"/>
              <w:szCs w:val="24"/>
              <w:lang w:val="en-US" w:eastAsia="ja-JP"/>
            </w:rPr>
          </w:pPr>
          <w:ins w:id="126" w:author="Khaled Daham" w:date="2014-03-13T13:16:00Z">
            <w:r>
              <w:rPr>
                <w:noProof/>
              </w:rPr>
              <w:t>5.1.2 GetLaboratoryOrderOutcome</w:t>
            </w:r>
            <w:r>
              <w:rPr>
                <w:noProof/>
              </w:rPr>
              <w:tab/>
            </w:r>
            <w:r>
              <w:rPr>
                <w:noProof/>
              </w:rPr>
              <w:fldChar w:fldCharType="begin"/>
            </w:r>
            <w:r>
              <w:rPr>
                <w:noProof/>
              </w:rPr>
              <w:instrText xml:space="preserve"> PAGEREF _Toc256335981 \h </w:instrText>
            </w:r>
            <w:r>
              <w:rPr>
                <w:noProof/>
              </w:rPr>
            </w:r>
          </w:ins>
          <w:r>
            <w:rPr>
              <w:noProof/>
            </w:rPr>
            <w:fldChar w:fldCharType="separate"/>
          </w:r>
          <w:ins w:id="127" w:author="Khaled Daham" w:date="2014-03-13T13:16:00Z">
            <w:r>
              <w:rPr>
                <w:noProof/>
              </w:rPr>
              <w:t>28</w:t>
            </w:r>
            <w:r>
              <w:rPr>
                <w:noProof/>
              </w:rPr>
              <w:fldChar w:fldCharType="end"/>
            </w:r>
          </w:ins>
        </w:p>
        <w:p w14:paraId="21CB7AF1" w14:textId="77777777" w:rsidR="001127AD" w:rsidRDefault="001127AD">
          <w:pPr>
            <w:pStyle w:val="TOC1"/>
            <w:tabs>
              <w:tab w:val="left" w:pos="353"/>
              <w:tab w:val="right" w:leader="dot" w:pos="8664"/>
            </w:tabs>
            <w:rPr>
              <w:ins w:id="128" w:author="Khaled Daham" w:date="2014-03-13T13:16:00Z"/>
              <w:rFonts w:asciiTheme="minorHAnsi" w:eastAsiaTheme="minorEastAsia" w:hAnsiTheme="minorHAnsi" w:cstheme="minorBidi"/>
              <w:noProof/>
              <w:sz w:val="24"/>
              <w:szCs w:val="24"/>
              <w:lang w:val="en-US" w:eastAsia="ja-JP"/>
            </w:rPr>
          </w:pPr>
          <w:ins w:id="129" w:author="Khaled Daham" w:date="2014-03-13T13:16: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_Toc256335982 \h </w:instrText>
            </w:r>
            <w:r>
              <w:rPr>
                <w:noProof/>
              </w:rPr>
            </w:r>
          </w:ins>
          <w:r>
            <w:rPr>
              <w:noProof/>
            </w:rPr>
            <w:fldChar w:fldCharType="separate"/>
          </w:r>
          <w:ins w:id="130" w:author="Khaled Daham" w:date="2014-03-13T13:16:00Z">
            <w:r>
              <w:rPr>
                <w:noProof/>
              </w:rPr>
              <w:t>29</w:t>
            </w:r>
            <w:r>
              <w:rPr>
                <w:noProof/>
              </w:rPr>
              <w:fldChar w:fldCharType="end"/>
            </w:r>
          </w:ins>
        </w:p>
        <w:p w14:paraId="1638226E" w14:textId="77777777" w:rsidR="001127AD" w:rsidRDefault="001127AD">
          <w:pPr>
            <w:pStyle w:val="TOC2"/>
            <w:tabs>
              <w:tab w:val="left" w:pos="693"/>
              <w:tab w:val="right" w:leader="dot" w:pos="8664"/>
            </w:tabs>
            <w:rPr>
              <w:ins w:id="131" w:author="Khaled Daham" w:date="2014-03-13T13:16:00Z"/>
              <w:rFonts w:asciiTheme="minorHAnsi" w:eastAsiaTheme="minorEastAsia" w:hAnsiTheme="minorHAnsi" w:cstheme="minorBidi"/>
              <w:noProof/>
              <w:sz w:val="24"/>
              <w:szCs w:val="24"/>
              <w:lang w:val="en-US" w:eastAsia="ja-JP"/>
            </w:rPr>
          </w:pPr>
          <w:ins w:id="132" w:author="Khaled Daham" w:date="2014-03-13T13:16: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_Toc256335983 \h </w:instrText>
            </w:r>
            <w:r>
              <w:rPr>
                <w:noProof/>
              </w:rPr>
            </w:r>
          </w:ins>
          <w:r>
            <w:rPr>
              <w:noProof/>
            </w:rPr>
            <w:fldChar w:fldCharType="separate"/>
          </w:r>
          <w:ins w:id="133" w:author="Khaled Daham" w:date="2014-03-13T13:16:00Z">
            <w:r>
              <w:rPr>
                <w:noProof/>
              </w:rPr>
              <w:t>29</w:t>
            </w:r>
            <w:r>
              <w:rPr>
                <w:noProof/>
              </w:rPr>
              <w:fldChar w:fldCharType="end"/>
            </w:r>
          </w:ins>
        </w:p>
        <w:p w14:paraId="028D9641" w14:textId="77777777" w:rsidR="001127AD" w:rsidRDefault="001127AD">
          <w:pPr>
            <w:pStyle w:val="TOC3"/>
            <w:tabs>
              <w:tab w:val="left" w:pos="1033"/>
              <w:tab w:val="right" w:leader="dot" w:pos="8664"/>
            </w:tabs>
            <w:rPr>
              <w:ins w:id="134" w:author="Khaled Daham" w:date="2014-03-13T13:16:00Z"/>
              <w:rFonts w:asciiTheme="minorHAnsi" w:eastAsiaTheme="minorEastAsia" w:hAnsiTheme="minorHAnsi" w:cstheme="minorBidi"/>
              <w:noProof/>
              <w:sz w:val="24"/>
              <w:szCs w:val="24"/>
              <w:lang w:val="en-US" w:eastAsia="ja-JP"/>
            </w:rPr>
          </w:pPr>
          <w:ins w:id="135" w:author="Khaled Daham" w:date="2014-03-13T13:16: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_Toc256335984 \h </w:instrText>
            </w:r>
            <w:r>
              <w:rPr>
                <w:noProof/>
              </w:rPr>
            </w:r>
          </w:ins>
          <w:r>
            <w:rPr>
              <w:noProof/>
            </w:rPr>
            <w:fldChar w:fldCharType="separate"/>
          </w:r>
          <w:ins w:id="136" w:author="Khaled Daham" w:date="2014-03-13T13:16:00Z">
            <w:r>
              <w:rPr>
                <w:noProof/>
              </w:rPr>
              <w:t>29</w:t>
            </w:r>
            <w:r>
              <w:rPr>
                <w:noProof/>
              </w:rPr>
              <w:fldChar w:fldCharType="end"/>
            </w:r>
          </w:ins>
        </w:p>
        <w:p w14:paraId="0CC9E940" w14:textId="77777777" w:rsidR="001127AD" w:rsidRDefault="001127AD">
          <w:pPr>
            <w:pStyle w:val="TOC3"/>
            <w:tabs>
              <w:tab w:val="left" w:pos="1059"/>
              <w:tab w:val="right" w:leader="dot" w:pos="8664"/>
            </w:tabs>
            <w:rPr>
              <w:ins w:id="137" w:author="Khaled Daham" w:date="2014-03-13T13:16:00Z"/>
              <w:rFonts w:asciiTheme="minorHAnsi" w:eastAsiaTheme="minorEastAsia" w:hAnsiTheme="minorHAnsi" w:cstheme="minorBidi"/>
              <w:noProof/>
              <w:sz w:val="24"/>
              <w:szCs w:val="24"/>
              <w:lang w:val="en-US" w:eastAsia="ja-JP"/>
            </w:rPr>
          </w:pPr>
          <w:ins w:id="138" w:author="Khaled Daham" w:date="2014-03-13T13:16: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_Toc256335985 \h </w:instrText>
            </w:r>
            <w:r>
              <w:rPr>
                <w:noProof/>
              </w:rPr>
            </w:r>
          </w:ins>
          <w:r>
            <w:rPr>
              <w:noProof/>
            </w:rPr>
            <w:fldChar w:fldCharType="separate"/>
          </w:r>
          <w:ins w:id="139" w:author="Khaled Daham" w:date="2014-03-13T13:16:00Z">
            <w:r>
              <w:rPr>
                <w:noProof/>
              </w:rPr>
              <w:t>29</w:t>
            </w:r>
            <w:r>
              <w:rPr>
                <w:noProof/>
              </w:rPr>
              <w:fldChar w:fldCharType="end"/>
            </w:r>
          </w:ins>
        </w:p>
        <w:p w14:paraId="3905E11E" w14:textId="77777777" w:rsidR="001127AD" w:rsidRDefault="001127AD">
          <w:pPr>
            <w:pStyle w:val="TOC3"/>
            <w:tabs>
              <w:tab w:val="left" w:pos="1057"/>
              <w:tab w:val="right" w:leader="dot" w:pos="8664"/>
            </w:tabs>
            <w:rPr>
              <w:ins w:id="140" w:author="Khaled Daham" w:date="2014-03-13T13:16:00Z"/>
              <w:rFonts w:asciiTheme="minorHAnsi" w:eastAsiaTheme="minorEastAsia" w:hAnsiTheme="minorHAnsi" w:cstheme="minorBidi"/>
              <w:noProof/>
              <w:sz w:val="24"/>
              <w:szCs w:val="24"/>
              <w:lang w:val="en-US" w:eastAsia="ja-JP"/>
            </w:rPr>
          </w:pPr>
          <w:ins w:id="141" w:author="Khaled Daham" w:date="2014-03-13T13:16: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_Toc256335986 \h </w:instrText>
            </w:r>
            <w:r>
              <w:rPr>
                <w:noProof/>
              </w:rPr>
            </w:r>
          </w:ins>
          <w:r>
            <w:rPr>
              <w:noProof/>
            </w:rPr>
            <w:fldChar w:fldCharType="separate"/>
          </w:r>
          <w:ins w:id="142" w:author="Khaled Daham" w:date="2014-03-13T13:16:00Z">
            <w:r>
              <w:rPr>
                <w:noProof/>
              </w:rPr>
              <w:t>34</w:t>
            </w:r>
            <w:r>
              <w:rPr>
                <w:noProof/>
              </w:rPr>
              <w:fldChar w:fldCharType="end"/>
            </w:r>
          </w:ins>
        </w:p>
        <w:p w14:paraId="319A1475" w14:textId="77777777" w:rsidR="001127AD" w:rsidRDefault="001127AD">
          <w:pPr>
            <w:pStyle w:val="TOC2"/>
            <w:tabs>
              <w:tab w:val="left" w:pos="719"/>
              <w:tab w:val="right" w:leader="dot" w:pos="8664"/>
            </w:tabs>
            <w:rPr>
              <w:ins w:id="143" w:author="Khaled Daham" w:date="2014-03-13T13:16:00Z"/>
              <w:rFonts w:asciiTheme="minorHAnsi" w:eastAsiaTheme="minorEastAsia" w:hAnsiTheme="minorHAnsi" w:cstheme="minorBidi"/>
              <w:noProof/>
              <w:sz w:val="24"/>
              <w:szCs w:val="24"/>
              <w:lang w:val="en-US" w:eastAsia="ja-JP"/>
            </w:rPr>
          </w:pPr>
          <w:ins w:id="144" w:author="Khaled Daham" w:date="2014-03-13T13:16: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_Toc256335987 \h </w:instrText>
            </w:r>
            <w:r>
              <w:rPr>
                <w:noProof/>
              </w:rPr>
            </w:r>
          </w:ins>
          <w:r>
            <w:rPr>
              <w:noProof/>
            </w:rPr>
            <w:fldChar w:fldCharType="separate"/>
          </w:r>
          <w:ins w:id="145" w:author="Khaled Daham" w:date="2014-03-13T13:16:00Z">
            <w:r>
              <w:rPr>
                <w:noProof/>
              </w:rPr>
              <w:t>36</w:t>
            </w:r>
            <w:r>
              <w:rPr>
                <w:noProof/>
              </w:rPr>
              <w:fldChar w:fldCharType="end"/>
            </w:r>
          </w:ins>
        </w:p>
        <w:p w14:paraId="7F0F8B84" w14:textId="77777777" w:rsidR="001127AD" w:rsidRDefault="001127AD">
          <w:pPr>
            <w:pStyle w:val="TOC3"/>
            <w:tabs>
              <w:tab w:val="left" w:pos="1059"/>
              <w:tab w:val="right" w:leader="dot" w:pos="8664"/>
            </w:tabs>
            <w:rPr>
              <w:ins w:id="146" w:author="Khaled Daham" w:date="2014-03-13T13:16:00Z"/>
              <w:rFonts w:asciiTheme="minorHAnsi" w:eastAsiaTheme="minorEastAsia" w:hAnsiTheme="minorHAnsi" w:cstheme="minorBidi"/>
              <w:noProof/>
              <w:sz w:val="24"/>
              <w:szCs w:val="24"/>
              <w:lang w:val="en-US" w:eastAsia="ja-JP"/>
            </w:rPr>
          </w:pPr>
          <w:ins w:id="147" w:author="Khaled Daham" w:date="2014-03-13T13:16: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_Toc256335988 \h </w:instrText>
            </w:r>
            <w:r>
              <w:rPr>
                <w:noProof/>
              </w:rPr>
            </w:r>
          </w:ins>
          <w:r>
            <w:rPr>
              <w:noProof/>
            </w:rPr>
            <w:fldChar w:fldCharType="separate"/>
          </w:r>
          <w:ins w:id="148" w:author="Khaled Daham" w:date="2014-03-13T13:16:00Z">
            <w:r>
              <w:rPr>
                <w:noProof/>
              </w:rPr>
              <w:t>36</w:t>
            </w:r>
            <w:r>
              <w:rPr>
                <w:noProof/>
              </w:rPr>
              <w:fldChar w:fldCharType="end"/>
            </w:r>
          </w:ins>
        </w:p>
        <w:p w14:paraId="12683DF1" w14:textId="77777777" w:rsidR="001127AD" w:rsidRDefault="001127AD">
          <w:pPr>
            <w:pStyle w:val="TOC3"/>
            <w:tabs>
              <w:tab w:val="left" w:pos="1084"/>
              <w:tab w:val="right" w:leader="dot" w:pos="8664"/>
            </w:tabs>
            <w:rPr>
              <w:ins w:id="149" w:author="Khaled Daham" w:date="2014-03-13T13:16:00Z"/>
              <w:rFonts w:asciiTheme="minorHAnsi" w:eastAsiaTheme="minorEastAsia" w:hAnsiTheme="minorHAnsi" w:cstheme="minorBidi"/>
              <w:noProof/>
              <w:sz w:val="24"/>
              <w:szCs w:val="24"/>
              <w:lang w:val="en-US" w:eastAsia="ja-JP"/>
            </w:rPr>
          </w:pPr>
          <w:ins w:id="150" w:author="Khaled Daham" w:date="2014-03-13T13:16: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_Toc256335989 \h </w:instrText>
            </w:r>
            <w:r>
              <w:rPr>
                <w:noProof/>
              </w:rPr>
            </w:r>
          </w:ins>
          <w:r>
            <w:rPr>
              <w:noProof/>
            </w:rPr>
            <w:fldChar w:fldCharType="separate"/>
          </w:r>
          <w:ins w:id="151" w:author="Khaled Daham" w:date="2014-03-13T13:16:00Z">
            <w:r>
              <w:rPr>
                <w:noProof/>
              </w:rPr>
              <w:t>36</w:t>
            </w:r>
            <w:r>
              <w:rPr>
                <w:noProof/>
              </w:rPr>
              <w:fldChar w:fldCharType="end"/>
            </w:r>
          </w:ins>
        </w:p>
        <w:p w14:paraId="441D0B1C" w14:textId="77777777" w:rsidR="001127AD" w:rsidRDefault="001127AD">
          <w:pPr>
            <w:pStyle w:val="TOC3"/>
            <w:tabs>
              <w:tab w:val="left" w:pos="1083"/>
              <w:tab w:val="right" w:leader="dot" w:pos="8664"/>
            </w:tabs>
            <w:rPr>
              <w:ins w:id="152" w:author="Khaled Daham" w:date="2014-03-13T13:16:00Z"/>
              <w:rFonts w:asciiTheme="minorHAnsi" w:eastAsiaTheme="minorEastAsia" w:hAnsiTheme="minorHAnsi" w:cstheme="minorBidi"/>
              <w:noProof/>
              <w:sz w:val="24"/>
              <w:szCs w:val="24"/>
              <w:lang w:val="en-US" w:eastAsia="ja-JP"/>
            </w:rPr>
          </w:pPr>
          <w:ins w:id="153" w:author="Khaled Daham" w:date="2014-03-13T13:16: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_Toc256335990 \h </w:instrText>
            </w:r>
            <w:r>
              <w:rPr>
                <w:noProof/>
              </w:rPr>
            </w:r>
          </w:ins>
          <w:r>
            <w:rPr>
              <w:noProof/>
            </w:rPr>
            <w:fldChar w:fldCharType="separate"/>
          </w:r>
          <w:ins w:id="154" w:author="Khaled Daham" w:date="2014-03-13T13:16:00Z">
            <w:r>
              <w:rPr>
                <w:noProof/>
              </w:rPr>
              <w:t>36</w:t>
            </w:r>
            <w:r>
              <w:rPr>
                <w:noProof/>
              </w:rPr>
              <w:fldChar w:fldCharType="end"/>
            </w:r>
          </w:ins>
        </w:p>
        <w:p w14:paraId="294012BB" w14:textId="77777777" w:rsidR="001127AD" w:rsidRDefault="001127AD">
          <w:pPr>
            <w:pStyle w:val="TOC3"/>
            <w:tabs>
              <w:tab w:val="left" w:pos="1086"/>
              <w:tab w:val="right" w:leader="dot" w:pos="8664"/>
            </w:tabs>
            <w:rPr>
              <w:ins w:id="155" w:author="Khaled Daham" w:date="2014-03-13T13:16:00Z"/>
              <w:rFonts w:asciiTheme="minorHAnsi" w:eastAsiaTheme="minorEastAsia" w:hAnsiTheme="minorHAnsi" w:cstheme="minorBidi"/>
              <w:noProof/>
              <w:sz w:val="24"/>
              <w:szCs w:val="24"/>
              <w:lang w:val="en-US" w:eastAsia="ja-JP"/>
            </w:rPr>
          </w:pPr>
          <w:ins w:id="156" w:author="Khaled Daham" w:date="2014-03-13T13:16: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_Toc256335991 \h </w:instrText>
            </w:r>
            <w:r>
              <w:rPr>
                <w:noProof/>
              </w:rPr>
            </w:r>
          </w:ins>
          <w:r>
            <w:rPr>
              <w:noProof/>
            </w:rPr>
            <w:fldChar w:fldCharType="separate"/>
          </w:r>
          <w:ins w:id="157" w:author="Khaled Daham" w:date="2014-03-13T13:16:00Z">
            <w:r>
              <w:rPr>
                <w:noProof/>
              </w:rPr>
              <w:t>43</w:t>
            </w:r>
            <w:r>
              <w:rPr>
                <w:noProof/>
              </w:rPr>
              <w:fldChar w:fldCharType="end"/>
            </w:r>
          </w:ins>
        </w:p>
        <w:p w14:paraId="1A1B5672" w14:textId="77777777" w:rsidR="001127AD" w:rsidRDefault="001127AD">
          <w:pPr>
            <w:pStyle w:val="TOC2"/>
            <w:tabs>
              <w:tab w:val="left" w:pos="717"/>
              <w:tab w:val="right" w:leader="dot" w:pos="8664"/>
            </w:tabs>
            <w:rPr>
              <w:ins w:id="158" w:author="Khaled Daham" w:date="2014-03-13T13:16:00Z"/>
              <w:rFonts w:asciiTheme="minorHAnsi" w:eastAsiaTheme="minorEastAsia" w:hAnsiTheme="minorHAnsi" w:cstheme="minorBidi"/>
              <w:noProof/>
              <w:sz w:val="24"/>
              <w:szCs w:val="24"/>
              <w:lang w:val="en-US" w:eastAsia="ja-JP"/>
            </w:rPr>
          </w:pPr>
          <w:ins w:id="159" w:author="Khaled Daham" w:date="2014-03-13T13:16: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_Toc256335992 \h </w:instrText>
            </w:r>
            <w:r>
              <w:rPr>
                <w:noProof/>
              </w:rPr>
            </w:r>
          </w:ins>
          <w:r>
            <w:rPr>
              <w:noProof/>
            </w:rPr>
            <w:fldChar w:fldCharType="separate"/>
          </w:r>
          <w:ins w:id="160" w:author="Khaled Daham" w:date="2014-03-13T13:16:00Z">
            <w:r>
              <w:rPr>
                <w:noProof/>
              </w:rPr>
              <w:t>44</w:t>
            </w:r>
            <w:r>
              <w:rPr>
                <w:noProof/>
              </w:rPr>
              <w:fldChar w:fldCharType="end"/>
            </w:r>
          </w:ins>
        </w:p>
        <w:p w14:paraId="25D003F8" w14:textId="77777777" w:rsidR="001127AD" w:rsidRDefault="001127AD">
          <w:pPr>
            <w:pStyle w:val="TOC3"/>
            <w:tabs>
              <w:tab w:val="left" w:pos="1057"/>
              <w:tab w:val="right" w:leader="dot" w:pos="8664"/>
            </w:tabs>
            <w:rPr>
              <w:ins w:id="161" w:author="Khaled Daham" w:date="2014-03-13T13:16:00Z"/>
              <w:rFonts w:asciiTheme="minorHAnsi" w:eastAsiaTheme="minorEastAsia" w:hAnsiTheme="minorHAnsi" w:cstheme="minorBidi"/>
              <w:noProof/>
              <w:sz w:val="24"/>
              <w:szCs w:val="24"/>
              <w:lang w:val="en-US" w:eastAsia="ja-JP"/>
            </w:rPr>
          </w:pPr>
          <w:ins w:id="162" w:author="Khaled Daham" w:date="2014-03-13T13:16: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_Toc256335993 \h </w:instrText>
            </w:r>
            <w:r>
              <w:rPr>
                <w:noProof/>
              </w:rPr>
            </w:r>
          </w:ins>
          <w:r>
            <w:rPr>
              <w:noProof/>
            </w:rPr>
            <w:fldChar w:fldCharType="separate"/>
          </w:r>
          <w:ins w:id="163" w:author="Khaled Daham" w:date="2014-03-13T13:16:00Z">
            <w:r>
              <w:rPr>
                <w:noProof/>
              </w:rPr>
              <w:t>44</w:t>
            </w:r>
            <w:r>
              <w:rPr>
                <w:noProof/>
              </w:rPr>
              <w:fldChar w:fldCharType="end"/>
            </w:r>
          </w:ins>
        </w:p>
        <w:p w14:paraId="38350F8B" w14:textId="77777777" w:rsidR="001127AD" w:rsidRDefault="001127AD">
          <w:pPr>
            <w:pStyle w:val="TOC3"/>
            <w:tabs>
              <w:tab w:val="left" w:pos="1083"/>
              <w:tab w:val="right" w:leader="dot" w:pos="8664"/>
            </w:tabs>
            <w:rPr>
              <w:ins w:id="164" w:author="Khaled Daham" w:date="2014-03-13T13:16:00Z"/>
              <w:rFonts w:asciiTheme="minorHAnsi" w:eastAsiaTheme="minorEastAsia" w:hAnsiTheme="minorHAnsi" w:cstheme="minorBidi"/>
              <w:noProof/>
              <w:sz w:val="24"/>
              <w:szCs w:val="24"/>
              <w:lang w:val="en-US" w:eastAsia="ja-JP"/>
            </w:rPr>
          </w:pPr>
          <w:ins w:id="165" w:author="Khaled Daham" w:date="2014-03-13T13:16: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_Toc256335994 \h </w:instrText>
            </w:r>
            <w:r>
              <w:rPr>
                <w:noProof/>
              </w:rPr>
            </w:r>
          </w:ins>
          <w:r>
            <w:rPr>
              <w:noProof/>
            </w:rPr>
            <w:fldChar w:fldCharType="separate"/>
          </w:r>
          <w:ins w:id="166" w:author="Khaled Daham" w:date="2014-03-13T13:16:00Z">
            <w:r>
              <w:rPr>
                <w:noProof/>
              </w:rPr>
              <w:t>44</w:t>
            </w:r>
            <w:r>
              <w:rPr>
                <w:noProof/>
              </w:rPr>
              <w:fldChar w:fldCharType="end"/>
            </w:r>
          </w:ins>
        </w:p>
        <w:p w14:paraId="66A22827" w14:textId="77777777" w:rsidR="001127AD" w:rsidRDefault="001127AD">
          <w:pPr>
            <w:pStyle w:val="TOC3"/>
            <w:tabs>
              <w:tab w:val="left" w:pos="1082"/>
              <w:tab w:val="right" w:leader="dot" w:pos="8664"/>
            </w:tabs>
            <w:rPr>
              <w:ins w:id="167" w:author="Khaled Daham" w:date="2014-03-13T13:16:00Z"/>
              <w:rFonts w:asciiTheme="minorHAnsi" w:eastAsiaTheme="minorEastAsia" w:hAnsiTheme="minorHAnsi" w:cstheme="minorBidi"/>
              <w:noProof/>
              <w:sz w:val="24"/>
              <w:szCs w:val="24"/>
              <w:lang w:val="en-US" w:eastAsia="ja-JP"/>
            </w:rPr>
          </w:pPr>
          <w:ins w:id="168" w:author="Khaled Daham" w:date="2014-03-13T13:16: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_Toc256335995 \h </w:instrText>
            </w:r>
            <w:r>
              <w:rPr>
                <w:noProof/>
              </w:rPr>
            </w:r>
          </w:ins>
          <w:r>
            <w:rPr>
              <w:noProof/>
            </w:rPr>
            <w:fldChar w:fldCharType="separate"/>
          </w:r>
          <w:ins w:id="169" w:author="Khaled Daham" w:date="2014-03-13T13:16:00Z">
            <w:r>
              <w:rPr>
                <w:noProof/>
              </w:rPr>
              <w:t>51</w:t>
            </w:r>
            <w:r>
              <w:rPr>
                <w:noProof/>
              </w:rPr>
              <w:fldChar w:fldCharType="end"/>
            </w:r>
          </w:ins>
        </w:p>
        <w:p w14:paraId="33DCB216" w14:textId="77777777" w:rsidR="009866B4" w:rsidDel="00F422D0" w:rsidRDefault="009866B4">
          <w:pPr>
            <w:pStyle w:val="TOC1"/>
            <w:tabs>
              <w:tab w:val="left" w:pos="326"/>
              <w:tab w:val="right" w:leader="dot" w:pos="8664"/>
            </w:tabs>
            <w:rPr>
              <w:del w:id="170" w:author="Khaled Daham" w:date="2014-02-24T10:51:00Z"/>
              <w:rFonts w:asciiTheme="minorHAnsi" w:eastAsiaTheme="minorEastAsia" w:hAnsiTheme="minorHAnsi" w:cstheme="minorBidi"/>
              <w:noProof/>
              <w:sz w:val="24"/>
              <w:szCs w:val="24"/>
              <w:lang w:val="en-US" w:eastAsia="ja-JP"/>
            </w:rPr>
          </w:pPr>
          <w:del w:id="171"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TOC1"/>
            <w:tabs>
              <w:tab w:val="left" w:pos="352"/>
              <w:tab w:val="right" w:leader="dot" w:pos="8664"/>
            </w:tabs>
            <w:rPr>
              <w:del w:id="172" w:author="Khaled Daham" w:date="2014-02-24T10:51:00Z"/>
              <w:rFonts w:asciiTheme="minorHAnsi" w:eastAsiaTheme="minorEastAsia" w:hAnsiTheme="minorHAnsi" w:cstheme="minorBidi"/>
              <w:noProof/>
              <w:sz w:val="24"/>
              <w:szCs w:val="24"/>
              <w:lang w:val="en-US" w:eastAsia="ja-JP"/>
            </w:rPr>
          </w:pPr>
          <w:del w:id="173"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TOC2"/>
            <w:tabs>
              <w:tab w:val="left" w:pos="692"/>
              <w:tab w:val="right" w:leader="dot" w:pos="8664"/>
            </w:tabs>
            <w:rPr>
              <w:del w:id="174" w:author="Khaled Daham" w:date="2014-02-24T10:51:00Z"/>
              <w:rFonts w:asciiTheme="minorHAnsi" w:eastAsiaTheme="minorEastAsia" w:hAnsiTheme="minorHAnsi" w:cstheme="minorBidi"/>
              <w:noProof/>
              <w:sz w:val="24"/>
              <w:szCs w:val="24"/>
              <w:lang w:val="en-US" w:eastAsia="ja-JP"/>
            </w:rPr>
          </w:pPr>
          <w:del w:id="175"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TOC3"/>
            <w:tabs>
              <w:tab w:val="left" w:pos="1031"/>
              <w:tab w:val="right" w:leader="dot" w:pos="8664"/>
            </w:tabs>
            <w:rPr>
              <w:del w:id="176" w:author="Khaled Daham" w:date="2014-02-24T10:51:00Z"/>
              <w:rFonts w:asciiTheme="minorHAnsi" w:eastAsiaTheme="minorEastAsia" w:hAnsiTheme="minorHAnsi" w:cstheme="minorBidi"/>
              <w:noProof/>
              <w:sz w:val="24"/>
              <w:szCs w:val="24"/>
              <w:lang w:val="en-US" w:eastAsia="ja-JP"/>
            </w:rPr>
          </w:pPr>
          <w:del w:id="177"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TOC3"/>
            <w:tabs>
              <w:tab w:val="left" w:pos="1057"/>
              <w:tab w:val="right" w:leader="dot" w:pos="8664"/>
            </w:tabs>
            <w:rPr>
              <w:del w:id="178" w:author="Khaled Daham" w:date="2014-02-24T10:51:00Z"/>
              <w:rFonts w:asciiTheme="minorHAnsi" w:eastAsiaTheme="minorEastAsia" w:hAnsiTheme="minorHAnsi" w:cstheme="minorBidi"/>
              <w:noProof/>
              <w:sz w:val="24"/>
              <w:szCs w:val="24"/>
              <w:lang w:val="en-US" w:eastAsia="ja-JP"/>
            </w:rPr>
          </w:pPr>
          <w:del w:id="179"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TOC3"/>
            <w:tabs>
              <w:tab w:val="left" w:pos="1056"/>
              <w:tab w:val="right" w:leader="dot" w:pos="8664"/>
            </w:tabs>
            <w:rPr>
              <w:del w:id="180" w:author="Khaled Daham" w:date="2014-02-24T10:51:00Z"/>
              <w:rFonts w:asciiTheme="minorHAnsi" w:eastAsiaTheme="minorEastAsia" w:hAnsiTheme="minorHAnsi" w:cstheme="minorBidi"/>
              <w:noProof/>
              <w:sz w:val="24"/>
              <w:szCs w:val="24"/>
              <w:lang w:val="en-US" w:eastAsia="ja-JP"/>
            </w:rPr>
          </w:pPr>
          <w:del w:id="181"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TOC3"/>
            <w:tabs>
              <w:tab w:val="left" w:pos="1058"/>
              <w:tab w:val="right" w:leader="dot" w:pos="8664"/>
            </w:tabs>
            <w:rPr>
              <w:del w:id="182" w:author="Khaled Daham" w:date="2014-02-24T10:51:00Z"/>
              <w:rFonts w:asciiTheme="minorHAnsi" w:eastAsiaTheme="minorEastAsia" w:hAnsiTheme="minorHAnsi" w:cstheme="minorBidi"/>
              <w:noProof/>
              <w:sz w:val="24"/>
              <w:szCs w:val="24"/>
              <w:lang w:val="en-US" w:eastAsia="ja-JP"/>
            </w:rPr>
          </w:pPr>
          <w:del w:id="183"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TOC2"/>
            <w:tabs>
              <w:tab w:val="left" w:pos="717"/>
              <w:tab w:val="right" w:leader="dot" w:pos="8664"/>
            </w:tabs>
            <w:rPr>
              <w:del w:id="184" w:author="Khaled Daham" w:date="2014-02-24T10:51:00Z"/>
              <w:rFonts w:asciiTheme="minorHAnsi" w:eastAsiaTheme="minorEastAsia" w:hAnsiTheme="minorHAnsi" w:cstheme="minorBidi"/>
              <w:noProof/>
              <w:sz w:val="24"/>
              <w:szCs w:val="24"/>
              <w:lang w:val="en-US" w:eastAsia="ja-JP"/>
            </w:rPr>
          </w:pPr>
          <w:del w:id="185"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TOC1"/>
            <w:tabs>
              <w:tab w:val="left" w:pos="350"/>
              <w:tab w:val="right" w:leader="dot" w:pos="8664"/>
            </w:tabs>
            <w:rPr>
              <w:del w:id="186" w:author="Khaled Daham" w:date="2014-02-24T10:51:00Z"/>
              <w:rFonts w:asciiTheme="minorHAnsi" w:eastAsiaTheme="minorEastAsia" w:hAnsiTheme="minorHAnsi" w:cstheme="minorBidi"/>
              <w:noProof/>
              <w:sz w:val="24"/>
              <w:szCs w:val="24"/>
              <w:lang w:val="en-US" w:eastAsia="ja-JP"/>
            </w:rPr>
          </w:pPr>
          <w:del w:id="187"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TOC2"/>
            <w:tabs>
              <w:tab w:val="left" w:pos="690"/>
              <w:tab w:val="right" w:leader="dot" w:pos="8664"/>
            </w:tabs>
            <w:rPr>
              <w:del w:id="188" w:author="Khaled Daham" w:date="2014-02-24T10:51:00Z"/>
              <w:rFonts w:asciiTheme="minorHAnsi" w:eastAsiaTheme="minorEastAsia" w:hAnsiTheme="minorHAnsi" w:cstheme="minorBidi"/>
              <w:noProof/>
              <w:sz w:val="24"/>
              <w:szCs w:val="24"/>
              <w:lang w:val="en-US" w:eastAsia="ja-JP"/>
            </w:rPr>
          </w:pPr>
          <w:del w:id="189"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TOC3"/>
            <w:tabs>
              <w:tab w:val="left" w:pos="1030"/>
              <w:tab w:val="right" w:leader="dot" w:pos="8664"/>
            </w:tabs>
            <w:rPr>
              <w:del w:id="190" w:author="Khaled Daham" w:date="2014-02-24T10:51:00Z"/>
              <w:rFonts w:asciiTheme="minorHAnsi" w:eastAsiaTheme="minorEastAsia" w:hAnsiTheme="minorHAnsi" w:cstheme="minorBidi"/>
              <w:noProof/>
              <w:sz w:val="24"/>
              <w:szCs w:val="24"/>
              <w:lang w:val="en-US" w:eastAsia="ja-JP"/>
            </w:rPr>
          </w:pPr>
          <w:del w:id="191"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TOC3"/>
            <w:tabs>
              <w:tab w:val="left" w:pos="1056"/>
              <w:tab w:val="right" w:leader="dot" w:pos="8664"/>
            </w:tabs>
            <w:rPr>
              <w:del w:id="192" w:author="Khaled Daham" w:date="2014-02-24T10:51:00Z"/>
              <w:rFonts w:asciiTheme="minorHAnsi" w:eastAsiaTheme="minorEastAsia" w:hAnsiTheme="minorHAnsi" w:cstheme="minorBidi"/>
              <w:noProof/>
              <w:sz w:val="24"/>
              <w:szCs w:val="24"/>
              <w:lang w:val="en-US" w:eastAsia="ja-JP"/>
            </w:rPr>
          </w:pPr>
          <w:del w:id="193"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TOC3"/>
            <w:tabs>
              <w:tab w:val="left" w:pos="1054"/>
              <w:tab w:val="right" w:leader="dot" w:pos="8664"/>
            </w:tabs>
            <w:rPr>
              <w:del w:id="194" w:author="Khaled Daham" w:date="2014-02-24T10:51:00Z"/>
              <w:rFonts w:asciiTheme="minorHAnsi" w:eastAsiaTheme="minorEastAsia" w:hAnsiTheme="minorHAnsi" w:cstheme="minorBidi"/>
              <w:noProof/>
              <w:sz w:val="24"/>
              <w:szCs w:val="24"/>
              <w:lang w:val="en-US" w:eastAsia="ja-JP"/>
            </w:rPr>
          </w:pPr>
          <w:del w:id="195" w:author="Khaled Daham" w:date="2014-02-24T10:51:00Z">
            <w:r w:rsidDel="00F422D0">
              <w:rPr>
                <w:noProof/>
              </w:rPr>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TOC3"/>
            <w:tabs>
              <w:tab w:val="left" w:pos="1057"/>
              <w:tab w:val="right" w:leader="dot" w:pos="8664"/>
            </w:tabs>
            <w:rPr>
              <w:del w:id="196" w:author="Khaled Daham" w:date="2014-02-24T10:51:00Z"/>
              <w:rFonts w:asciiTheme="minorHAnsi" w:eastAsiaTheme="minorEastAsia" w:hAnsiTheme="minorHAnsi" w:cstheme="minorBidi"/>
              <w:noProof/>
              <w:sz w:val="24"/>
              <w:szCs w:val="24"/>
              <w:lang w:val="en-US" w:eastAsia="ja-JP"/>
            </w:rPr>
          </w:pPr>
          <w:del w:id="197"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TOC2"/>
            <w:tabs>
              <w:tab w:val="left" w:pos="716"/>
              <w:tab w:val="right" w:leader="dot" w:pos="8664"/>
            </w:tabs>
            <w:rPr>
              <w:del w:id="198" w:author="Khaled Daham" w:date="2014-02-24T10:51:00Z"/>
              <w:rFonts w:asciiTheme="minorHAnsi" w:eastAsiaTheme="minorEastAsia" w:hAnsiTheme="minorHAnsi" w:cstheme="minorBidi"/>
              <w:noProof/>
              <w:sz w:val="24"/>
              <w:szCs w:val="24"/>
              <w:lang w:val="en-US" w:eastAsia="ja-JP"/>
            </w:rPr>
          </w:pPr>
          <w:del w:id="199"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TOC1"/>
            <w:tabs>
              <w:tab w:val="right" w:leader="dot" w:pos="8664"/>
            </w:tabs>
            <w:rPr>
              <w:del w:id="200" w:author="Khaled Daham" w:date="2014-02-24T10:51:00Z"/>
              <w:rFonts w:asciiTheme="minorHAnsi" w:eastAsiaTheme="minorEastAsia" w:hAnsiTheme="minorHAnsi" w:cstheme="minorBidi"/>
              <w:noProof/>
              <w:sz w:val="24"/>
              <w:szCs w:val="24"/>
              <w:lang w:val="en-US" w:eastAsia="ja-JP"/>
            </w:rPr>
          </w:pPr>
          <w:del w:id="201"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TOC1"/>
            <w:tabs>
              <w:tab w:val="right" w:leader="dot" w:pos="8664"/>
            </w:tabs>
            <w:rPr>
              <w:del w:id="202" w:author="Khaled Daham" w:date="2014-02-24T10:51:00Z"/>
              <w:rFonts w:asciiTheme="minorHAnsi" w:eastAsiaTheme="minorEastAsia" w:hAnsiTheme="minorHAnsi" w:cstheme="minorBidi"/>
              <w:noProof/>
              <w:sz w:val="24"/>
              <w:szCs w:val="24"/>
              <w:lang w:val="en-US" w:eastAsia="ja-JP"/>
            </w:rPr>
          </w:pPr>
          <w:del w:id="203"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TOC1"/>
            <w:tabs>
              <w:tab w:val="right" w:leader="dot" w:pos="8664"/>
            </w:tabs>
            <w:rPr>
              <w:del w:id="204" w:author="Khaled Daham" w:date="2014-02-24T10:51:00Z"/>
              <w:rFonts w:asciiTheme="minorHAnsi" w:eastAsiaTheme="minorEastAsia" w:hAnsiTheme="minorHAnsi" w:cstheme="minorBidi"/>
              <w:noProof/>
              <w:sz w:val="24"/>
              <w:szCs w:val="24"/>
              <w:lang w:val="en-US" w:eastAsia="ja-JP"/>
            </w:rPr>
          </w:pPr>
          <w:del w:id="205"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TOC1"/>
            <w:tabs>
              <w:tab w:val="right" w:leader="dot" w:pos="8664"/>
            </w:tabs>
            <w:rPr>
              <w:del w:id="206" w:author="Khaled Daham" w:date="2014-02-24T10:51:00Z"/>
              <w:rFonts w:asciiTheme="minorHAnsi" w:eastAsiaTheme="minorEastAsia" w:hAnsiTheme="minorHAnsi" w:cstheme="minorBidi"/>
              <w:noProof/>
              <w:sz w:val="24"/>
              <w:szCs w:val="24"/>
              <w:lang w:val="en-US" w:eastAsia="ja-JP"/>
            </w:rPr>
          </w:pPr>
          <w:del w:id="207"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TOC2"/>
            <w:tabs>
              <w:tab w:val="left" w:pos="715"/>
              <w:tab w:val="right" w:leader="dot" w:pos="8664"/>
            </w:tabs>
            <w:rPr>
              <w:del w:id="208" w:author="Khaled Daham" w:date="2014-02-24T10:51:00Z"/>
              <w:rFonts w:asciiTheme="minorHAnsi" w:eastAsiaTheme="minorEastAsia" w:hAnsiTheme="minorHAnsi" w:cstheme="minorBidi"/>
              <w:noProof/>
              <w:sz w:val="24"/>
              <w:szCs w:val="24"/>
              <w:lang w:val="en-US" w:eastAsia="ja-JP"/>
            </w:rPr>
          </w:pPr>
          <w:del w:id="209"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TOC3"/>
            <w:tabs>
              <w:tab w:val="left" w:pos="1054"/>
              <w:tab w:val="right" w:leader="dot" w:pos="8664"/>
            </w:tabs>
            <w:rPr>
              <w:del w:id="210" w:author="Khaled Daham" w:date="2014-02-24T10:51:00Z"/>
              <w:rFonts w:asciiTheme="minorHAnsi" w:eastAsiaTheme="minorEastAsia" w:hAnsiTheme="minorHAnsi" w:cstheme="minorBidi"/>
              <w:noProof/>
              <w:sz w:val="24"/>
              <w:szCs w:val="24"/>
              <w:lang w:val="en-US" w:eastAsia="ja-JP"/>
            </w:rPr>
          </w:pPr>
          <w:del w:id="211"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TOC1"/>
            <w:tabs>
              <w:tab w:val="left" w:pos="353"/>
              <w:tab w:val="right" w:leader="dot" w:pos="8664"/>
            </w:tabs>
            <w:rPr>
              <w:del w:id="212" w:author="Khaled Daham" w:date="2014-02-24T10:51:00Z"/>
              <w:rFonts w:asciiTheme="minorHAnsi" w:eastAsiaTheme="minorEastAsia" w:hAnsiTheme="minorHAnsi" w:cstheme="minorBidi"/>
              <w:noProof/>
              <w:sz w:val="24"/>
              <w:szCs w:val="24"/>
              <w:lang w:val="en-US" w:eastAsia="ja-JP"/>
            </w:rPr>
          </w:pPr>
          <w:del w:id="213"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TOC2"/>
            <w:tabs>
              <w:tab w:val="left" w:pos="693"/>
              <w:tab w:val="right" w:leader="dot" w:pos="8664"/>
            </w:tabs>
            <w:rPr>
              <w:del w:id="214" w:author="Khaled Daham" w:date="2014-02-24T10:51:00Z"/>
              <w:rFonts w:asciiTheme="minorHAnsi" w:eastAsiaTheme="minorEastAsia" w:hAnsiTheme="minorHAnsi" w:cstheme="minorBidi"/>
              <w:noProof/>
              <w:sz w:val="24"/>
              <w:szCs w:val="24"/>
              <w:lang w:val="en-US" w:eastAsia="ja-JP"/>
            </w:rPr>
          </w:pPr>
          <w:del w:id="215"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TOC1"/>
            <w:tabs>
              <w:tab w:val="right" w:leader="dot" w:pos="8664"/>
            </w:tabs>
            <w:rPr>
              <w:del w:id="216" w:author="Khaled Daham" w:date="2014-02-24T10:51:00Z"/>
              <w:rFonts w:asciiTheme="minorHAnsi" w:eastAsiaTheme="minorEastAsia" w:hAnsiTheme="minorHAnsi" w:cstheme="minorBidi"/>
              <w:noProof/>
              <w:sz w:val="24"/>
              <w:szCs w:val="24"/>
              <w:lang w:val="en-US" w:eastAsia="ja-JP"/>
            </w:rPr>
          </w:pPr>
          <w:del w:id="217"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TOC1"/>
            <w:tabs>
              <w:tab w:val="right" w:leader="dot" w:pos="8664"/>
            </w:tabs>
            <w:rPr>
              <w:del w:id="218" w:author="Khaled Daham" w:date="2014-02-24T10:51:00Z"/>
              <w:rFonts w:asciiTheme="minorHAnsi" w:eastAsiaTheme="minorEastAsia" w:hAnsiTheme="minorHAnsi" w:cstheme="minorBidi"/>
              <w:noProof/>
              <w:sz w:val="24"/>
              <w:szCs w:val="24"/>
              <w:lang w:val="en-US" w:eastAsia="ja-JP"/>
            </w:rPr>
          </w:pPr>
          <w:del w:id="219"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TOC1"/>
            <w:tabs>
              <w:tab w:val="right" w:leader="dot" w:pos="8664"/>
            </w:tabs>
            <w:rPr>
              <w:del w:id="220" w:author="Khaled Daham" w:date="2014-02-24T10:51:00Z"/>
              <w:rFonts w:asciiTheme="minorHAnsi" w:eastAsiaTheme="minorEastAsia" w:hAnsiTheme="minorHAnsi" w:cstheme="minorBidi"/>
              <w:noProof/>
              <w:sz w:val="24"/>
              <w:szCs w:val="24"/>
              <w:lang w:val="en-US" w:eastAsia="ja-JP"/>
            </w:rPr>
          </w:pPr>
          <w:del w:id="221"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TOC2"/>
            <w:tabs>
              <w:tab w:val="left" w:pos="719"/>
              <w:tab w:val="right" w:leader="dot" w:pos="8664"/>
            </w:tabs>
            <w:rPr>
              <w:del w:id="222" w:author="Khaled Daham" w:date="2014-02-24T10:51:00Z"/>
              <w:rFonts w:asciiTheme="minorHAnsi" w:eastAsiaTheme="minorEastAsia" w:hAnsiTheme="minorHAnsi" w:cstheme="minorBidi"/>
              <w:noProof/>
              <w:sz w:val="24"/>
              <w:szCs w:val="24"/>
              <w:lang w:val="en-US" w:eastAsia="ja-JP"/>
            </w:rPr>
          </w:pPr>
          <w:del w:id="223"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TOC3"/>
            <w:tabs>
              <w:tab w:val="left" w:pos="1058"/>
              <w:tab w:val="right" w:leader="dot" w:pos="8664"/>
            </w:tabs>
            <w:rPr>
              <w:del w:id="224" w:author="Khaled Daham" w:date="2014-02-24T10:51:00Z"/>
              <w:rFonts w:asciiTheme="minorHAnsi" w:eastAsiaTheme="minorEastAsia" w:hAnsiTheme="minorHAnsi" w:cstheme="minorBidi"/>
              <w:noProof/>
              <w:sz w:val="24"/>
              <w:szCs w:val="24"/>
              <w:lang w:val="en-US" w:eastAsia="ja-JP"/>
            </w:rPr>
          </w:pPr>
          <w:del w:id="225"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TOC3"/>
            <w:tabs>
              <w:tab w:val="left" w:pos="1084"/>
              <w:tab w:val="right" w:leader="dot" w:pos="8664"/>
            </w:tabs>
            <w:rPr>
              <w:del w:id="226" w:author="Khaled Daham" w:date="2014-02-24T10:51:00Z"/>
              <w:rFonts w:asciiTheme="minorHAnsi" w:eastAsiaTheme="minorEastAsia" w:hAnsiTheme="minorHAnsi" w:cstheme="minorBidi"/>
              <w:noProof/>
              <w:sz w:val="24"/>
              <w:szCs w:val="24"/>
              <w:lang w:val="en-US" w:eastAsia="ja-JP"/>
            </w:rPr>
          </w:pPr>
          <w:del w:id="227"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TOC2"/>
            <w:tabs>
              <w:tab w:val="left" w:pos="717"/>
              <w:tab w:val="right" w:leader="dot" w:pos="8664"/>
            </w:tabs>
            <w:rPr>
              <w:del w:id="228" w:author="Khaled Daham" w:date="2014-02-24T10:51:00Z"/>
              <w:rFonts w:asciiTheme="minorHAnsi" w:eastAsiaTheme="minorEastAsia" w:hAnsiTheme="minorHAnsi" w:cstheme="minorBidi"/>
              <w:noProof/>
              <w:sz w:val="24"/>
              <w:szCs w:val="24"/>
              <w:lang w:val="en-US" w:eastAsia="ja-JP"/>
            </w:rPr>
          </w:pPr>
          <w:del w:id="229"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TOC3"/>
            <w:tabs>
              <w:tab w:val="left" w:pos="1057"/>
              <w:tab w:val="right" w:leader="dot" w:pos="8664"/>
            </w:tabs>
            <w:rPr>
              <w:del w:id="230" w:author="Khaled Daham" w:date="2014-02-24T10:51:00Z"/>
              <w:rFonts w:asciiTheme="minorHAnsi" w:eastAsiaTheme="minorEastAsia" w:hAnsiTheme="minorHAnsi" w:cstheme="minorBidi"/>
              <w:noProof/>
              <w:sz w:val="24"/>
              <w:szCs w:val="24"/>
              <w:lang w:val="en-US" w:eastAsia="ja-JP"/>
            </w:rPr>
          </w:pPr>
          <w:del w:id="231" w:author="Khaled Daham" w:date="2014-02-24T10:51:00Z">
            <w:r w:rsidDel="00F422D0">
              <w:rPr>
                <w:noProof/>
              </w:rPr>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TOC3"/>
            <w:tabs>
              <w:tab w:val="left" w:pos="1083"/>
              <w:tab w:val="right" w:leader="dot" w:pos="8664"/>
            </w:tabs>
            <w:rPr>
              <w:del w:id="232" w:author="Khaled Daham" w:date="2014-02-24T10:51:00Z"/>
              <w:rFonts w:asciiTheme="minorHAnsi" w:eastAsiaTheme="minorEastAsia" w:hAnsiTheme="minorHAnsi" w:cstheme="minorBidi"/>
              <w:noProof/>
              <w:sz w:val="24"/>
              <w:szCs w:val="24"/>
              <w:lang w:val="en-US" w:eastAsia="ja-JP"/>
            </w:rPr>
          </w:pPr>
          <w:del w:id="233"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TOC1"/>
            <w:tabs>
              <w:tab w:val="left" w:pos="346"/>
              <w:tab w:val="right" w:leader="dot" w:pos="8664"/>
            </w:tabs>
            <w:rPr>
              <w:del w:id="234" w:author="Khaled Daham" w:date="2014-02-24T10:51:00Z"/>
              <w:rFonts w:asciiTheme="minorHAnsi" w:eastAsiaTheme="minorEastAsia" w:hAnsiTheme="minorHAnsi" w:cstheme="minorBidi"/>
              <w:noProof/>
              <w:sz w:val="24"/>
              <w:szCs w:val="24"/>
              <w:lang w:val="en-US" w:eastAsia="ja-JP"/>
            </w:rPr>
          </w:pPr>
          <w:del w:id="235"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TOC2"/>
            <w:tabs>
              <w:tab w:val="left" w:pos="686"/>
              <w:tab w:val="right" w:leader="dot" w:pos="8664"/>
            </w:tabs>
            <w:rPr>
              <w:del w:id="236" w:author="Khaled Daham" w:date="2014-02-24T10:51:00Z"/>
              <w:rFonts w:asciiTheme="minorHAnsi" w:eastAsiaTheme="minorEastAsia" w:hAnsiTheme="minorHAnsi" w:cstheme="minorBidi"/>
              <w:noProof/>
              <w:sz w:val="24"/>
              <w:szCs w:val="24"/>
              <w:lang w:val="en-US" w:eastAsia="ja-JP"/>
            </w:rPr>
          </w:pPr>
          <w:del w:id="237"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TOC3"/>
            <w:tabs>
              <w:tab w:val="right" w:leader="dot" w:pos="8664"/>
            </w:tabs>
            <w:rPr>
              <w:del w:id="238" w:author="Khaled Daham" w:date="2014-02-24T10:51:00Z"/>
              <w:rFonts w:asciiTheme="minorHAnsi" w:eastAsiaTheme="minorEastAsia" w:hAnsiTheme="minorHAnsi" w:cstheme="minorBidi"/>
              <w:noProof/>
              <w:sz w:val="24"/>
              <w:szCs w:val="24"/>
              <w:lang w:val="en-US" w:eastAsia="ja-JP"/>
            </w:rPr>
          </w:pPr>
          <w:del w:id="239"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TOC3"/>
            <w:tabs>
              <w:tab w:val="right" w:leader="dot" w:pos="8664"/>
            </w:tabs>
            <w:rPr>
              <w:del w:id="240" w:author="Khaled Daham" w:date="2014-02-24T10:51:00Z"/>
              <w:rFonts w:asciiTheme="minorHAnsi" w:eastAsiaTheme="minorEastAsia" w:hAnsiTheme="minorHAnsi" w:cstheme="minorBidi"/>
              <w:noProof/>
              <w:sz w:val="24"/>
              <w:szCs w:val="24"/>
              <w:lang w:val="en-US" w:eastAsia="ja-JP"/>
            </w:rPr>
          </w:pPr>
          <w:del w:id="241"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TOC3"/>
            <w:tabs>
              <w:tab w:val="right" w:leader="dot" w:pos="8664"/>
            </w:tabs>
            <w:rPr>
              <w:del w:id="242" w:author="Khaled Daham" w:date="2014-02-24T10:51:00Z"/>
              <w:rFonts w:asciiTheme="minorHAnsi" w:eastAsiaTheme="minorEastAsia" w:hAnsiTheme="minorHAnsi" w:cstheme="minorBidi"/>
              <w:noProof/>
              <w:sz w:val="24"/>
              <w:szCs w:val="24"/>
              <w:lang w:val="en-US" w:eastAsia="ja-JP"/>
            </w:rPr>
          </w:pPr>
          <w:del w:id="243"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TOC1"/>
            <w:tabs>
              <w:tab w:val="left" w:pos="353"/>
              <w:tab w:val="right" w:leader="dot" w:pos="8664"/>
            </w:tabs>
            <w:rPr>
              <w:del w:id="244" w:author="Khaled Daham" w:date="2014-02-24T10:51:00Z"/>
              <w:rFonts w:asciiTheme="minorHAnsi" w:eastAsiaTheme="minorEastAsia" w:hAnsiTheme="minorHAnsi" w:cstheme="minorBidi"/>
              <w:noProof/>
              <w:sz w:val="24"/>
              <w:szCs w:val="24"/>
              <w:lang w:val="en-US" w:eastAsia="ja-JP"/>
            </w:rPr>
          </w:pPr>
          <w:del w:id="245"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TOC2"/>
            <w:tabs>
              <w:tab w:val="left" w:pos="693"/>
              <w:tab w:val="right" w:leader="dot" w:pos="8664"/>
            </w:tabs>
            <w:rPr>
              <w:del w:id="246" w:author="Khaled Daham" w:date="2014-02-24T10:51:00Z"/>
              <w:rFonts w:asciiTheme="minorHAnsi" w:eastAsiaTheme="minorEastAsia" w:hAnsiTheme="minorHAnsi" w:cstheme="minorBidi"/>
              <w:noProof/>
              <w:sz w:val="24"/>
              <w:szCs w:val="24"/>
              <w:lang w:val="en-US" w:eastAsia="ja-JP"/>
            </w:rPr>
          </w:pPr>
          <w:del w:id="247"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TOC3"/>
            <w:tabs>
              <w:tab w:val="left" w:pos="1033"/>
              <w:tab w:val="right" w:leader="dot" w:pos="8664"/>
            </w:tabs>
            <w:rPr>
              <w:del w:id="248" w:author="Khaled Daham" w:date="2014-02-24T10:51:00Z"/>
              <w:rFonts w:asciiTheme="minorHAnsi" w:eastAsiaTheme="minorEastAsia" w:hAnsiTheme="minorHAnsi" w:cstheme="minorBidi"/>
              <w:noProof/>
              <w:sz w:val="24"/>
              <w:szCs w:val="24"/>
              <w:lang w:val="en-US" w:eastAsia="ja-JP"/>
            </w:rPr>
          </w:pPr>
          <w:del w:id="249"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TOC3"/>
            <w:tabs>
              <w:tab w:val="left" w:pos="1059"/>
              <w:tab w:val="right" w:leader="dot" w:pos="8664"/>
            </w:tabs>
            <w:rPr>
              <w:del w:id="250" w:author="Khaled Daham" w:date="2014-02-24T10:51:00Z"/>
              <w:rFonts w:asciiTheme="minorHAnsi" w:eastAsiaTheme="minorEastAsia" w:hAnsiTheme="minorHAnsi" w:cstheme="minorBidi"/>
              <w:noProof/>
              <w:sz w:val="24"/>
              <w:szCs w:val="24"/>
              <w:lang w:val="en-US" w:eastAsia="ja-JP"/>
            </w:rPr>
          </w:pPr>
          <w:del w:id="251"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TOC3"/>
            <w:tabs>
              <w:tab w:val="left" w:pos="1057"/>
              <w:tab w:val="right" w:leader="dot" w:pos="8664"/>
            </w:tabs>
            <w:rPr>
              <w:del w:id="252" w:author="Khaled Daham" w:date="2014-02-24T10:51:00Z"/>
              <w:rFonts w:asciiTheme="minorHAnsi" w:eastAsiaTheme="minorEastAsia" w:hAnsiTheme="minorHAnsi" w:cstheme="minorBidi"/>
              <w:noProof/>
              <w:sz w:val="24"/>
              <w:szCs w:val="24"/>
              <w:lang w:val="en-US" w:eastAsia="ja-JP"/>
            </w:rPr>
          </w:pPr>
          <w:del w:id="253"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TOC2"/>
            <w:tabs>
              <w:tab w:val="left" w:pos="719"/>
              <w:tab w:val="right" w:leader="dot" w:pos="8664"/>
            </w:tabs>
            <w:rPr>
              <w:del w:id="254" w:author="Khaled Daham" w:date="2014-02-24T10:51:00Z"/>
              <w:rFonts w:asciiTheme="minorHAnsi" w:eastAsiaTheme="minorEastAsia" w:hAnsiTheme="minorHAnsi" w:cstheme="minorBidi"/>
              <w:noProof/>
              <w:sz w:val="24"/>
              <w:szCs w:val="24"/>
              <w:lang w:val="en-US" w:eastAsia="ja-JP"/>
            </w:rPr>
          </w:pPr>
          <w:del w:id="255"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TOC3"/>
            <w:tabs>
              <w:tab w:val="left" w:pos="1059"/>
              <w:tab w:val="right" w:leader="dot" w:pos="8664"/>
            </w:tabs>
            <w:rPr>
              <w:del w:id="256" w:author="Khaled Daham" w:date="2014-02-24T10:51:00Z"/>
              <w:rFonts w:asciiTheme="minorHAnsi" w:eastAsiaTheme="minorEastAsia" w:hAnsiTheme="minorHAnsi" w:cstheme="minorBidi"/>
              <w:noProof/>
              <w:sz w:val="24"/>
              <w:szCs w:val="24"/>
              <w:lang w:val="en-US" w:eastAsia="ja-JP"/>
            </w:rPr>
          </w:pPr>
          <w:del w:id="257"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TOC3"/>
            <w:tabs>
              <w:tab w:val="left" w:pos="1084"/>
              <w:tab w:val="right" w:leader="dot" w:pos="8664"/>
            </w:tabs>
            <w:rPr>
              <w:del w:id="258" w:author="Khaled Daham" w:date="2014-02-24T10:51:00Z"/>
              <w:rFonts w:asciiTheme="minorHAnsi" w:eastAsiaTheme="minorEastAsia" w:hAnsiTheme="minorHAnsi" w:cstheme="minorBidi"/>
              <w:noProof/>
              <w:sz w:val="24"/>
              <w:szCs w:val="24"/>
              <w:lang w:val="en-US" w:eastAsia="ja-JP"/>
            </w:rPr>
          </w:pPr>
          <w:del w:id="259"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TOC3"/>
            <w:tabs>
              <w:tab w:val="left" w:pos="1083"/>
              <w:tab w:val="right" w:leader="dot" w:pos="8664"/>
            </w:tabs>
            <w:rPr>
              <w:del w:id="260" w:author="Khaled Daham" w:date="2014-02-24T10:51:00Z"/>
              <w:rFonts w:asciiTheme="minorHAnsi" w:eastAsiaTheme="minorEastAsia" w:hAnsiTheme="minorHAnsi" w:cstheme="minorBidi"/>
              <w:noProof/>
              <w:sz w:val="24"/>
              <w:szCs w:val="24"/>
              <w:lang w:val="en-US" w:eastAsia="ja-JP"/>
            </w:rPr>
          </w:pPr>
          <w:del w:id="261" w:author="Khaled Daham" w:date="2014-02-24T10:51:00Z">
            <w:r w:rsidDel="00F422D0">
              <w:rPr>
                <w:noProof/>
              </w:rPr>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TOC3"/>
            <w:tabs>
              <w:tab w:val="left" w:pos="1086"/>
              <w:tab w:val="right" w:leader="dot" w:pos="8664"/>
            </w:tabs>
            <w:rPr>
              <w:del w:id="262" w:author="Khaled Daham" w:date="2014-02-24T10:51:00Z"/>
              <w:rFonts w:asciiTheme="minorHAnsi" w:eastAsiaTheme="minorEastAsia" w:hAnsiTheme="minorHAnsi" w:cstheme="minorBidi"/>
              <w:noProof/>
              <w:sz w:val="24"/>
              <w:szCs w:val="24"/>
              <w:lang w:val="en-US" w:eastAsia="ja-JP"/>
            </w:rPr>
          </w:pPr>
          <w:del w:id="263"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TOC2"/>
            <w:tabs>
              <w:tab w:val="left" w:pos="717"/>
              <w:tab w:val="right" w:leader="dot" w:pos="8664"/>
            </w:tabs>
            <w:rPr>
              <w:del w:id="264" w:author="Khaled Daham" w:date="2014-02-24T10:51:00Z"/>
              <w:rFonts w:asciiTheme="minorHAnsi" w:eastAsiaTheme="minorEastAsia" w:hAnsiTheme="minorHAnsi" w:cstheme="minorBidi"/>
              <w:noProof/>
              <w:sz w:val="24"/>
              <w:szCs w:val="24"/>
              <w:lang w:val="en-US" w:eastAsia="ja-JP"/>
            </w:rPr>
          </w:pPr>
          <w:del w:id="265"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266" w:author="Khaled Daham" w:date="2014-02-24T10:50:00Z">
            <w:r w:rsidDel="00F422D0">
              <w:rPr>
                <w:noProof/>
              </w:rPr>
              <w:delText>44</w:delText>
            </w:r>
          </w:del>
        </w:p>
        <w:p w14:paraId="7081081C" w14:textId="77777777" w:rsidR="009866B4" w:rsidDel="00F422D0" w:rsidRDefault="009866B4">
          <w:pPr>
            <w:pStyle w:val="TOC3"/>
            <w:tabs>
              <w:tab w:val="left" w:pos="1057"/>
              <w:tab w:val="right" w:leader="dot" w:pos="8664"/>
            </w:tabs>
            <w:rPr>
              <w:del w:id="267" w:author="Khaled Daham" w:date="2014-02-24T10:51:00Z"/>
              <w:rFonts w:asciiTheme="minorHAnsi" w:eastAsiaTheme="minorEastAsia" w:hAnsiTheme="minorHAnsi" w:cstheme="minorBidi"/>
              <w:noProof/>
              <w:sz w:val="24"/>
              <w:szCs w:val="24"/>
              <w:lang w:val="en-US" w:eastAsia="ja-JP"/>
            </w:rPr>
          </w:pPr>
          <w:del w:id="268"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TOC3"/>
            <w:tabs>
              <w:tab w:val="left" w:pos="1083"/>
              <w:tab w:val="right" w:leader="dot" w:pos="8664"/>
            </w:tabs>
            <w:rPr>
              <w:del w:id="269" w:author="Khaled Daham" w:date="2014-02-24T10:51:00Z"/>
              <w:rFonts w:asciiTheme="minorHAnsi" w:eastAsiaTheme="minorEastAsia" w:hAnsiTheme="minorHAnsi" w:cstheme="minorBidi"/>
              <w:noProof/>
              <w:sz w:val="24"/>
              <w:szCs w:val="24"/>
              <w:lang w:val="en-US" w:eastAsia="ja-JP"/>
            </w:rPr>
          </w:pPr>
          <w:del w:id="270"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TOC3"/>
            <w:tabs>
              <w:tab w:val="left" w:pos="1082"/>
              <w:tab w:val="right" w:leader="dot" w:pos="8664"/>
            </w:tabs>
            <w:rPr>
              <w:del w:id="271" w:author="Khaled Daham" w:date="2014-02-24T10:51:00Z"/>
              <w:rFonts w:asciiTheme="minorHAnsi" w:eastAsiaTheme="minorEastAsia" w:hAnsiTheme="minorHAnsi" w:cstheme="minorBidi"/>
              <w:noProof/>
              <w:sz w:val="24"/>
              <w:szCs w:val="24"/>
              <w:lang w:val="en-US" w:eastAsia="ja-JP"/>
            </w:rPr>
          </w:pPr>
          <w:del w:id="272"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3" w:name="_Toc163963305"/>
      <w:bookmarkStart w:id="274" w:name="_Toc199311100"/>
      <w:bookmarkStart w:id="275" w:name="_Toc199552311"/>
      <w:bookmarkStart w:id="276" w:name="_Toc199552341"/>
      <w:bookmarkStart w:id="277" w:name="_Toc199552434"/>
      <w:bookmarkStart w:id="278"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79" w:author="Khaled Daham" w:date="2014-02-14T16:47:00Z"/>
        </w:trPr>
        <w:tc>
          <w:tcPr>
            <w:tcW w:w="964" w:type="dxa"/>
          </w:tcPr>
          <w:p w14:paraId="62D1D7BF" w14:textId="48206F28" w:rsidR="0007349B" w:rsidRDefault="0007349B" w:rsidP="00424B6F">
            <w:pPr>
              <w:pStyle w:val="TableText"/>
              <w:rPr>
                <w:ins w:id="280" w:author="Khaled Daham" w:date="2014-02-14T16:47:00Z"/>
              </w:rPr>
            </w:pPr>
            <w:ins w:id="281" w:author="Khaled Daham" w:date="2014-02-14T16:47:00Z">
              <w:r>
                <w:t>2.0-RC13</w:t>
              </w:r>
            </w:ins>
          </w:p>
        </w:tc>
        <w:tc>
          <w:tcPr>
            <w:tcW w:w="1224" w:type="dxa"/>
          </w:tcPr>
          <w:p w14:paraId="274E9BDF" w14:textId="1F5531AB" w:rsidR="0007349B" w:rsidRDefault="0007349B" w:rsidP="00424B6F">
            <w:pPr>
              <w:pStyle w:val="TableText"/>
              <w:rPr>
                <w:ins w:id="282" w:author="Khaled Daham" w:date="2014-02-14T16:47:00Z"/>
              </w:rPr>
            </w:pPr>
            <w:ins w:id="283"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84" w:author="Khaled Daham" w:date="2014-02-14T16:47:00Z"/>
              </w:rPr>
            </w:pPr>
            <w:ins w:id="285" w:author="Khaled Daham" w:date="2014-02-14T16:47:00Z">
              <w:r>
                <w:t xml:space="preserve">Ändrat redaktionella fel efter </w:t>
              </w:r>
            </w:ins>
            <w:ins w:id="286" w:author="Khaled Daham" w:date="2014-02-14T16:49:00Z">
              <w:r>
                <w:t xml:space="preserve">återkoppling ifrån </w:t>
              </w:r>
            </w:ins>
            <w:ins w:id="287" w:author="Khaled Daham" w:date="2014-02-14T16:47:00Z">
              <w:r>
                <w:t>AL-granskning.</w:t>
              </w:r>
            </w:ins>
          </w:p>
        </w:tc>
        <w:tc>
          <w:tcPr>
            <w:tcW w:w="1980" w:type="dxa"/>
          </w:tcPr>
          <w:p w14:paraId="5F49F142" w14:textId="64CE3968" w:rsidR="0007349B" w:rsidRDefault="0007349B" w:rsidP="00AD6605">
            <w:pPr>
              <w:pStyle w:val="TOC1"/>
              <w:rPr>
                <w:ins w:id="288" w:author="Khaled Daham" w:date="2014-02-14T16:47:00Z"/>
              </w:rPr>
            </w:pPr>
            <w:ins w:id="289" w:author="Khaled Daham" w:date="2014-02-14T16:48:00Z">
              <w:r>
                <w:t>Khaled Daham</w:t>
              </w:r>
            </w:ins>
          </w:p>
        </w:tc>
        <w:tc>
          <w:tcPr>
            <w:tcW w:w="1440" w:type="dxa"/>
          </w:tcPr>
          <w:p w14:paraId="32B9656B" w14:textId="77777777" w:rsidR="0007349B" w:rsidRDefault="0007349B" w:rsidP="00424B6F">
            <w:pPr>
              <w:pStyle w:val="TableText"/>
              <w:rPr>
                <w:ins w:id="290"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 xml:space="preserve">Ändrat PlasmaGlucoseType till </w:t>
            </w:r>
            <w:r>
              <w:lastRenderedPageBreak/>
              <w:t>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lastRenderedPageBreak/>
              <w:t xml:space="preserve">Khaled Daham, Björn </w:t>
            </w:r>
            <w:r>
              <w:lastRenderedPageBreak/>
              <w:t>Genfors</w:t>
            </w:r>
          </w:p>
        </w:tc>
        <w:tc>
          <w:tcPr>
            <w:tcW w:w="1440" w:type="dxa"/>
          </w:tcPr>
          <w:p w14:paraId="1C5C596A" w14:textId="77777777" w:rsidR="001170E4" w:rsidRDefault="001170E4" w:rsidP="00424B6F">
            <w:pPr>
              <w:pStyle w:val="TableText"/>
            </w:pPr>
          </w:p>
        </w:tc>
      </w:tr>
      <w:tr w:rsidR="00F422D0" w14:paraId="11EFE4F8" w14:textId="77777777" w:rsidTr="00514BAB">
        <w:trPr>
          <w:ins w:id="291" w:author="Khaled Daham" w:date="2014-02-24T10:51:00Z"/>
        </w:trPr>
        <w:tc>
          <w:tcPr>
            <w:tcW w:w="964" w:type="dxa"/>
          </w:tcPr>
          <w:p w14:paraId="5CBE03B3" w14:textId="3B2FB6D1" w:rsidR="00F422D0" w:rsidRDefault="00F422D0" w:rsidP="00424B6F">
            <w:pPr>
              <w:pStyle w:val="TableText"/>
              <w:rPr>
                <w:ins w:id="292" w:author="Khaled Daham" w:date="2014-02-24T10:51:00Z"/>
              </w:rPr>
            </w:pPr>
            <w:ins w:id="293" w:author="Khaled Daham" w:date="2014-02-24T10:51:00Z">
              <w:r>
                <w:lastRenderedPageBreak/>
                <w:t>2.1-RC2</w:t>
              </w:r>
            </w:ins>
          </w:p>
        </w:tc>
        <w:tc>
          <w:tcPr>
            <w:tcW w:w="1224" w:type="dxa"/>
          </w:tcPr>
          <w:p w14:paraId="00A0E24B" w14:textId="308536A9" w:rsidR="00F422D0" w:rsidRDefault="00F422D0" w:rsidP="00424B6F">
            <w:pPr>
              <w:pStyle w:val="TableText"/>
              <w:rPr>
                <w:ins w:id="294" w:author="Khaled Daham" w:date="2014-02-24T10:51:00Z"/>
              </w:rPr>
            </w:pPr>
            <w:ins w:id="295" w:author="Khaled Daham" w:date="2014-02-24T10:51:00Z">
              <w:r>
                <w:t>2014-02-24</w:t>
              </w:r>
            </w:ins>
          </w:p>
        </w:tc>
        <w:tc>
          <w:tcPr>
            <w:tcW w:w="4140" w:type="dxa"/>
          </w:tcPr>
          <w:p w14:paraId="3715F8D1" w14:textId="018EB6DB" w:rsidR="00F422D0" w:rsidRDefault="00F422D0" w:rsidP="002D5403">
            <w:pPr>
              <w:pStyle w:val="ListParagraph"/>
              <w:widowControl w:val="0"/>
              <w:numPr>
                <w:ilvl w:val="0"/>
                <w:numId w:val="29"/>
              </w:numPr>
              <w:spacing w:line="240" w:lineRule="auto"/>
              <w:contextualSpacing w:val="0"/>
              <w:rPr>
                <w:ins w:id="296" w:author="Khaled Daham" w:date="2014-02-24T10:51:00Z"/>
              </w:rPr>
            </w:pPr>
            <w:ins w:id="297" w:author="Khaled Daham" w:date="2014-02-24T10:52:00Z">
              <w:r>
                <w:t>Ändrat datum, revision samt synkat med AB</w:t>
              </w:r>
            </w:ins>
          </w:p>
        </w:tc>
        <w:tc>
          <w:tcPr>
            <w:tcW w:w="1980" w:type="dxa"/>
          </w:tcPr>
          <w:p w14:paraId="60F72BCA" w14:textId="5B09B1A5" w:rsidR="00F422D0" w:rsidRDefault="00F422D0" w:rsidP="00AD6605">
            <w:pPr>
              <w:pStyle w:val="TOC1"/>
              <w:rPr>
                <w:ins w:id="298" w:author="Khaled Daham" w:date="2014-02-24T10:51:00Z"/>
              </w:rPr>
            </w:pPr>
            <w:ins w:id="299" w:author="Khaled Daham" w:date="2014-02-24T10:52:00Z">
              <w:r>
                <w:t>Khaled Daham</w:t>
              </w:r>
            </w:ins>
          </w:p>
        </w:tc>
        <w:tc>
          <w:tcPr>
            <w:tcW w:w="1440" w:type="dxa"/>
          </w:tcPr>
          <w:p w14:paraId="0557BCBA" w14:textId="77777777" w:rsidR="00F422D0" w:rsidRDefault="00F422D0" w:rsidP="00424B6F">
            <w:pPr>
              <w:pStyle w:val="TableText"/>
              <w:rPr>
                <w:ins w:id="300" w:author="Khaled Daham" w:date="2014-02-24T10:51:00Z"/>
              </w:rPr>
            </w:pPr>
          </w:p>
        </w:tc>
      </w:tr>
      <w:tr w:rsidR="00A92ED7" w14:paraId="37DE35DB" w14:textId="77777777" w:rsidTr="00514BAB">
        <w:trPr>
          <w:ins w:id="301" w:author="Khaled Daham" w:date="2014-03-13T13:11:00Z"/>
        </w:trPr>
        <w:tc>
          <w:tcPr>
            <w:tcW w:w="964" w:type="dxa"/>
          </w:tcPr>
          <w:p w14:paraId="4EECCF6B" w14:textId="62C4D52B" w:rsidR="00A92ED7" w:rsidRDefault="00A92ED7" w:rsidP="00424B6F">
            <w:pPr>
              <w:pStyle w:val="TableText"/>
              <w:rPr>
                <w:ins w:id="302" w:author="Khaled Daham" w:date="2014-03-13T13:11:00Z"/>
              </w:rPr>
            </w:pPr>
            <w:ins w:id="303" w:author="Khaled Daham" w:date="2014-03-13T13:11:00Z">
              <w:r>
                <w:t>2.1-RC3</w:t>
              </w:r>
            </w:ins>
          </w:p>
        </w:tc>
        <w:tc>
          <w:tcPr>
            <w:tcW w:w="1224" w:type="dxa"/>
          </w:tcPr>
          <w:p w14:paraId="6DDE09DE" w14:textId="3432BED2" w:rsidR="00A92ED7" w:rsidRDefault="00A92ED7" w:rsidP="00424B6F">
            <w:pPr>
              <w:pStyle w:val="TableText"/>
              <w:rPr>
                <w:ins w:id="304" w:author="Khaled Daham" w:date="2014-03-13T13:11:00Z"/>
              </w:rPr>
            </w:pPr>
            <w:ins w:id="305" w:author="Khaled Daham" w:date="2014-03-13T13:11:00Z">
              <w:r>
                <w:t>2014-03-13</w:t>
              </w:r>
            </w:ins>
          </w:p>
        </w:tc>
        <w:tc>
          <w:tcPr>
            <w:tcW w:w="4140" w:type="dxa"/>
          </w:tcPr>
          <w:p w14:paraId="5FE2B09B" w14:textId="77777777" w:rsidR="00A92ED7" w:rsidRDefault="00A92ED7" w:rsidP="002D5403">
            <w:pPr>
              <w:pStyle w:val="ListParagraph"/>
              <w:widowControl w:val="0"/>
              <w:numPr>
                <w:ilvl w:val="0"/>
                <w:numId w:val="29"/>
              </w:numPr>
              <w:spacing w:line="240" w:lineRule="auto"/>
              <w:contextualSpacing w:val="0"/>
              <w:rPr>
                <w:ins w:id="306" w:author="Khaled Daham" w:date="2014-03-13T14:25:00Z"/>
              </w:rPr>
            </w:pPr>
            <w:ins w:id="307" w:author="Khaled Daham" w:date="2014-03-13T13:12:00Z">
              <w:r>
                <w:t>Lagt tillbaka två fält (proteinuri, glucosuri) i fältregel-tabellen</w:t>
              </w:r>
            </w:ins>
            <w:ins w:id="308" w:author="Khaled Daham" w:date="2014-03-13T13:13:00Z">
              <w:r>
                <w:t>, då dessa av misstag fallit bort vid byte av TKB-mall</w:t>
              </w:r>
            </w:ins>
            <w:ins w:id="309" w:author="Khaled Daham" w:date="2014-03-13T13:12:00Z">
              <w:r>
                <w:t>. Inga ändringar i schema.</w:t>
              </w:r>
            </w:ins>
          </w:p>
          <w:p w14:paraId="7A2D8D38" w14:textId="169E02A7" w:rsidR="00965D9C" w:rsidRDefault="00965D9C" w:rsidP="002D5403">
            <w:pPr>
              <w:pStyle w:val="ListParagraph"/>
              <w:widowControl w:val="0"/>
              <w:numPr>
                <w:ilvl w:val="0"/>
                <w:numId w:val="29"/>
              </w:numPr>
              <w:spacing w:line="240" w:lineRule="auto"/>
              <w:contextualSpacing w:val="0"/>
              <w:rPr>
                <w:ins w:id="310" w:author="Khaled Daham" w:date="2014-03-13T13:11:00Z"/>
              </w:rPr>
            </w:pPr>
            <w:ins w:id="311" w:author="Khaled Daham" w:date="2014-03-13T14:25:00Z">
              <w:r>
                <w:t>Uppdaterad MIM för GetMaternityMedicalHistory</w:t>
              </w:r>
            </w:ins>
          </w:p>
        </w:tc>
        <w:tc>
          <w:tcPr>
            <w:tcW w:w="1980" w:type="dxa"/>
          </w:tcPr>
          <w:p w14:paraId="46D89111" w14:textId="77777777" w:rsidR="00A92ED7" w:rsidRDefault="00A92ED7" w:rsidP="00AD6605">
            <w:pPr>
              <w:pStyle w:val="TOC1"/>
              <w:rPr>
                <w:ins w:id="312" w:author="Khaled Daham" w:date="2014-03-13T14:26:00Z"/>
              </w:rPr>
            </w:pPr>
            <w:ins w:id="313" w:author="Khaled Daham" w:date="2014-03-13T13:12:00Z">
              <w:r>
                <w:t>Khaled Daham</w:t>
              </w:r>
            </w:ins>
          </w:p>
          <w:p w14:paraId="408F9C0C" w14:textId="7D420F31" w:rsidR="00965D9C" w:rsidRPr="00965D9C" w:rsidRDefault="00965D9C" w:rsidP="00965D9C">
            <w:pPr>
              <w:rPr>
                <w:ins w:id="314" w:author="Khaled Daham" w:date="2014-03-13T13:11:00Z"/>
              </w:rPr>
              <w:pPrChange w:id="315" w:author="Khaled Daham" w:date="2014-03-13T14:26:00Z">
                <w:pPr>
                  <w:pStyle w:val="TOC1"/>
                </w:pPr>
              </w:pPrChange>
            </w:pPr>
            <w:ins w:id="316" w:author="Khaled Daham" w:date="2014-03-13T14:26:00Z">
              <w:r>
                <w:t>Björn Genfors</w:t>
              </w:r>
            </w:ins>
          </w:p>
        </w:tc>
        <w:tc>
          <w:tcPr>
            <w:tcW w:w="1440" w:type="dxa"/>
          </w:tcPr>
          <w:p w14:paraId="60625831" w14:textId="77777777" w:rsidR="00A92ED7" w:rsidRDefault="00A92ED7" w:rsidP="00424B6F">
            <w:pPr>
              <w:pStyle w:val="TableText"/>
              <w:rPr>
                <w:ins w:id="317" w:author="Khaled Daham" w:date="2014-03-13T13:11: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2B0DF4"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2B0DF4"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318" w:author="Khaled Daham" w:date="2014-02-14T16:34:00Z">
              <w:r>
                <w:t>Tjänste</w:t>
              </w:r>
            </w:ins>
            <w:ins w:id="319" w:author="Khaled Daham" w:date="2014-02-14T16:48:00Z">
              <w:r w:rsidR="0007349B">
                <w:t>k</w:t>
              </w:r>
            </w:ins>
            <w:del w:id="320"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321" w:name="_Toc357754843"/>
      <w:bookmarkStart w:id="322" w:name="_Toc256335945"/>
      <w:r>
        <w:t>Inledning</w:t>
      </w:r>
      <w:bookmarkEnd w:id="273"/>
      <w:bookmarkEnd w:id="274"/>
      <w:bookmarkEnd w:id="275"/>
      <w:bookmarkEnd w:id="276"/>
      <w:bookmarkEnd w:id="277"/>
      <w:bookmarkEnd w:id="278"/>
      <w:bookmarkEnd w:id="321"/>
      <w:bookmarkEnd w:id="322"/>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23" w:author="Khaled Daham" w:date="2014-02-24T10:52:00Z"/>
                                <w:rFonts w:ascii="Calibri" w:hAnsi="Calibri"/>
                                <w:i/>
                                <w:sz w:val="24"/>
                                <w:szCs w:val="24"/>
                              </w:rPr>
                            </w:pPr>
                            <w:del w:id="324"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325" w:name="_Toc198086678"/>
      <w:bookmarkStart w:id="326" w:name="_Toc224960918"/>
      <w:bookmarkStart w:id="327" w:name="_Toc357754844"/>
      <w:bookmarkStart w:id="328" w:name="_Toc163300578"/>
      <w:bookmarkStart w:id="329" w:name="_Toc163300880"/>
      <w:bookmarkStart w:id="330" w:name="_Toc198366954"/>
      <w:bookmarkStart w:id="331" w:name="_Toc256335946"/>
      <w:r>
        <w:t>Versionsinformation</w:t>
      </w:r>
      <w:bookmarkEnd w:id="325"/>
      <w:bookmarkEnd w:id="326"/>
      <w:bookmarkEnd w:id="327"/>
      <w:bookmarkEnd w:id="331"/>
    </w:p>
    <w:p w14:paraId="6810B110" w14:textId="521078A5" w:rsidR="007E47C0" w:rsidRDefault="007E47C0" w:rsidP="007E47C0">
      <w:r>
        <w:t xml:space="preserve">Denna revision av tjänstekontraktsbeskrivningen handlar om version </w:t>
      </w:r>
      <w:r w:rsidR="002B0DF4">
        <w:fldChar w:fldCharType="begin"/>
      </w:r>
      <w:r w:rsidR="002B0DF4">
        <w:instrText xml:space="preserve"> DOCPROPERTY  "Version_1" \* MERGEFORMAT </w:instrText>
      </w:r>
      <w:r w:rsidR="002B0DF4">
        <w:fldChar w:fldCharType="separate"/>
      </w:r>
      <w:ins w:id="332" w:author="Khaled Daham" w:date="2014-03-13T13:15:00Z">
        <w:r w:rsidR="001127AD" w:rsidRPr="001127AD">
          <w:rPr>
            <w:b/>
            <w:color w:val="76923C" w:themeColor="accent3" w:themeShade="BF"/>
            <w:rPrChange w:id="333" w:author="Khaled Daham" w:date="2014-03-13T13:15:00Z">
              <w:rPr/>
            </w:rPrChange>
          </w:rPr>
          <w:t>2</w:t>
        </w:r>
      </w:ins>
      <w:del w:id="334" w:author="Khaled Daham" w:date="2014-02-24T10:50:00Z">
        <w:r w:rsidR="005535AF" w:rsidRPr="005535AF" w:rsidDel="00F422D0">
          <w:rPr>
            <w:b/>
            <w:color w:val="76923C" w:themeColor="accent3" w:themeShade="BF"/>
          </w:rPr>
          <w:delText>2</w:delText>
        </w:r>
      </w:del>
      <w:r w:rsidR="002B0DF4">
        <w:rPr>
          <w:b/>
          <w:color w:val="76923C" w:themeColor="accent3" w:themeShade="BF"/>
        </w:rPr>
        <w:fldChar w:fldCharType="end"/>
      </w:r>
      <w:r>
        <w:t>.</w:t>
      </w:r>
      <w:r w:rsidR="002B0DF4">
        <w:fldChar w:fldCharType="begin"/>
      </w:r>
      <w:r w:rsidR="002B0DF4">
        <w:instrText xml:space="preserve"> DOC</w:instrText>
      </w:r>
      <w:r w:rsidR="002B0DF4">
        <w:instrText xml:space="preserve">PROPERTY "Version_2" \* MERGEFORMAT </w:instrText>
      </w:r>
      <w:r w:rsidR="002B0DF4">
        <w:fldChar w:fldCharType="separate"/>
      </w:r>
      <w:ins w:id="335" w:author="Khaled Daham" w:date="2014-03-13T13:15:00Z">
        <w:r w:rsidR="001127AD" w:rsidRPr="001127AD">
          <w:rPr>
            <w:b/>
            <w:color w:val="76923C" w:themeColor="accent3" w:themeShade="BF"/>
            <w:rPrChange w:id="336" w:author="Khaled Daham" w:date="2014-03-13T13:15:00Z">
              <w:rPr/>
            </w:rPrChange>
          </w:rPr>
          <w:t>1</w:t>
        </w:r>
      </w:ins>
      <w:del w:id="337" w:author="Khaled Daham" w:date="2014-02-24T10:50:00Z">
        <w:r w:rsidR="005535AF" w:rsidRPr="005535AF" w:rsidDel="00F422D0">
          <w:rPr>
            <w:b/>
            <w:color w:val="76923C" w:themeColor="accent3" w:themeShade="BF"/>
          </w:rPr>
          <w:delText>1</w:delText>
        </w:r>
      </w:del>
      <w:r w:rsidR="002B0DF4">
        <w:rPr>
          <w:b/>
          <w:color w:val="76923C" w:themeColor="accent3" w:themeShade="BF"/>
        </w:rPr>
        <w:fldChar w:fldCharType="end"/>
      </w:r>
      <w:r>
        <w:t>.</w:t>
      </w:r>
      <w:r w:rsidR="002B0DF4">
        <w:fldChar w:fldCharType="begin"/>
      </w:r>
      <w:r w:rsidR="002B0DF4">
        <w:instrText xml:space="preserve"> DOCPROPERTY "Version_3" \* MERGEFORMAT </w:instrText>
      </w:r>
      <w:r w:rsidR="002B0DF4">
        <w:fldChar w:fldCharType="separate"/>
      </w:r>
      <w:ins w:id="338" w:author="Khaled Daham" w:date="2014-03-13T13:16:00Z">
        <w:r w:rsidR="001127AD" w:rsidRPr="001127AD">
          <w:rPr>
            <w:b/>
            <w:color w:val="76923C" w:themeColor="accent3" w:themeShade="BF"/>
            <w:rPrChange w:id="339" w:author="Khaled Daham" w:date="2014-03-13T13:16:00Z">
              <w:rPr/>
            </w:rPrChange>
          </w:rPr>
          <w:t>RC3</w:t>
        </w:r>
      </w:ins>
      <w:del w:id="340" w:author="Khaled Daham" w:date="2014-02-24T10:50:00Z">
        <w:r w:rsidR="009866B4" w:rsidRPr="009866B4" w:rsidDel="00F422D0">
          <w:rPr>
            <w:b/>
            <w:color w:val="76923C" w:themeColor="accent3" w:themeShade="BF"/>
          </w:rPr>
          <w:delText>RC1</w:delText>
        </w:r>
      </w:del>
      <w:r w:rsidR="002B0DF4">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2CC69748" w:rsidR="007E47C0" w:rsidRDefault="007E47C0" w:rsidP="007E47C0">
      <w:pPr>
        <w:pStyle w:val="Heading2"/>
      </w:pPr>
      <w:bookmarkStart w:id="341" w:name="_Toc357754845"/>
      <w:bookmarkStart w:id="342" w:name="_Toc163300882"/>
      <w:bookmarkStart w:id="343" w:name="_Toc256335947"/>
      <w:r>
        <w:t xml:space="preserve">Version </w:t>
      </w:r>
      <w:r w:rsidR="002B0DF4">
        <w:fldChar w:fldCharType="begin"/>
      </w:r>
      <w:r w:rsidR="002B0DF4">
        <w:instrText xml:space="preserve"> DOCPROPERTY  "Version_1" \* MERGEFORMAT </w:instrText>
      </w:r>
      <w:r w:rsidR="002B0DF4">
        <w:fldChar w:fldCharType="separate"/>
      </w:r>
      <w:ins w:id="344" w:author="Khaled Daham" w:date="2014-02-24T10:51:00Z">
        <w:r w:rsidR="00F422D0" w:rsidRPr="00F422D0">
          <w:rPr>
            <w:b/>
            <w:color w:val="76923C" w:themeColor="accent3" w:themeShade="BF"/>
            <w:rPrChange w:id="345" w:author="Khaled Daham" w:date="2014-02-24T10:51:00Z">
              <w:rPr/>
            </w:rPrChange>
          </w:rPr>
          <w:t>2</w:t>
        </w:r>
      </w:ins>
      <w:del w:id="346" w:author="Khaled Daham" w:date="2014-02-24T10:50:00Z">
        <w:r w:rsidR="005535AF" w:rsidRPr="005535AF" w:rsidDel="00F422D0">
          <w:rPr>
            <w:b/>
            <w:color w:val="76923C" w:themeColor="accent3" w:themeShade="BF"/>
          </w:rPr>
          <w:delText>2</w:delText>
        </w:r>
      </w:del>
      <w:r w:rsidR="002B0DF4">
        <w:rPr>
          <w:b/>
          <w:color w:val="76923C" w:themeColor="accent3" w:themeShade="BF"/>
        </w:rPr>
        <w:fldChar w:fldCharType="end"/>
      </w:r>
      <w:r>
        <w:t>.</w:t>
      </w:r>
      <w:r w:rsidR="002B0DF4">
        <w:fldChar w:fldCharType="begin"/>
      </w:r>
      <w:r w:rsidR="002B0DF4">
        <w:instrText xml:space="preserve"> DOCPROPERTY "Version_2" \* MERGEFORMAT </w:instrText>
      </w:r>
      <w:r w:rsidR="002B0DF4">
        <w:fldChar w:fldCharType="separate"/>
      </w:r>
      <w:ins w:id="347" w:author="Khaled Daham" w:date="2014-02-24T10:51:00Z">
        <w:r w:rsidR="00F422D0" w:rsidRPr="00F422D0">
          <w:rPr>
            <w:b/>
            <w:color w:val="76923C" w:themeColor="accent3" w:themeShade="BF"/>
            <w:rPrChange w:id="348" w:author="Khaled Daham" w:date="2014-02-24T10:51:00Z">
              <w:rPr/>
            </w:rPrChange>
          </w:rPr>
          <w:t>1</w:t>
        </w:r>
      </w:ins>
      <w:del w:id="349" w:author="Khaled Daham" w:date="2014-02-24T10:50:00Z">
        <w:r w:rsidR="005535AF" w:rsidRPr="005535AF" w:rsidDel="00F422D0">
          <w:rPr>
            <w:b/>
            <w:color w:val="76923C" w:themeColor="accent3" w:themeShade="BF"/>
          </w:rPr>
          <w:delText>1</w:delText>
        </w:r>
      </w:del>
      <w:r w:rsidR="002B0DF4">
        <w:rPr>
          <w:b/>
          <w:color w:val="76923C" w:themeColor="accent3" w:themeShade="BF"/>
        </w:rPr>
        <w:fldChar w:fldCharType="end"/>
      </w:r>
      <w:bookmarkEnd w:id="341"/>
      <w:r w:rsidR="00A14B9C">
        <w:rPr>
          <w:b/>
          <w:color w:val="76923C" w:themeColor="accent3" w:themeShade="BF"/>
        </w:rPr>
        <w:t>.</w:t>
      </w:r>
      <w:ins w:id="350" w:author="Khaled Daham" w:date="2014-02-24T10:53:00Z">
        <w:r w:rsidR="0093229E">
          <w:rPr>
            <w:b/>
            <w:color w:val="76923C" w:themeColor="accent3" w:themeShade="BF"/>
          </w:rPr>
          <w:t>RC</w:t>
        </w:r>
        <w:r w:rsidR="001127AD">
          <w:rPr>
            <w:b/>
            <w:color w:val="76923C" w:themeColor="accent3" w:themeShade="BF"/>
          </w:rPr>
          <w:t>3</w:t>
        </w:r>
      </w:ins>
      <w:bookmarkEnd w:id="343"/>
      <w:del w:id="351"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Heading3"/>
      </w:pPr>
      <w:bookmarkStart w:id="352" w:name="_Toc256335948"/>
      <w:r>
        <w:t>Oförändrade tjänstekontrakt</w:t>
      </w:r>
      <w:bookmarkEnd w:id="352"/>
    </w:p>
    <w:p w14:paraId="606E1630" w14:textId="4376BB7A" w:rsidR="003F5B63" w:rsidRDefault="00A30DC6" w:rsidP="003F5B63">
      <w:pPr>
        <w:rPr>
          <w:ins w:id="353" w:author="Khaled Daham" w:date="2014-02-14T16:54:00Z"/>
        </w:rPr>
      </w:pPr>
      <w:bookmarkStart w:id="354" w:name="_Toc379448220"/>
      <w:ins w:id="355" w:author="Khaled Daham" w:date="2014-02-14T16:49:00Z">
        <w:r>
          <w:t>O</w:t>
        </w:r>
      </w:ins>
      <w:del w:id="356" w:author="Khaled Daham" w:date="2014-02-14T16:49:00Z">
        <w:r w:rsidR="003F5B63" w:rsidRPr="00A568B0" w:rsidDel="001E1878">
          <w:delText>O</w:delText>
        </w:r>
      </w:del>
      <w:r w:rsidR="003F5B63" w:rsidRPr="00A568B0">
        <w:t>förändrade tjänstekontrakt</w:t>
      </w:r>
      <w:bookmarkEnd w:id="354"/>
      <w:ins w:id="357" w:author="Khaled Daham" w:date="2014-02-14T16:36:00Z">
        <w:r w:rsidR="000E4FE6">
          <w:t>.</w:t>
        </w:r>
      </w:ins>
    </w:p>
    <w:p w14:paraId="37AAFB1B" w14:textId="59C64E74" w:rsidR="00A30DC6" w:rsidRPr="003F5B63" w:rsidRDefault="00A30DC6" w:rsidP="00A30DC6">
      <w:pPr>
        <w:numPr>
          <w:ilvl w:val="0"/>
          <w:numId w:val="27"/>
        </w:numPr>
        <w:rPr>
          <w:ins w:id="358" w:author="Khaled Daham" w:date="2014-02-14T16:54:00Z"/>
        </w:rPr>
      </w:pPr>
      <w:ins w:id="359" w:author="Khaled Daham" w:date="2014-02-14T16:54:00Z">
        <w:r w:rsidRPr="003F5B63">
          <w:t>GetReferralOutcome, version 2.0</w:t>
        </w:r>
      </w:ins>
    </w:p>
    <w:p w14:paraId="252E9480" w14:textId="27BCA803" w:rsidR="00A30DC6" w:rsidRPr="003F5B63" w:rsidRDefault="00A30DC6" w:rsidP="00A30DC6">
      <w:pPr>
        <w:numPr>
          <w:ilvl w:val="0"/>
          <w:numId w:val="27"/>
        </w:numPr>
        <w:rPr>
          <w:ins w:id="360" w:author="Khaled Daham" w:date="2014-02-14T16:54:00Z"/>
        </w:rPr>
      </w:pPr>
      <w:ins w:id="361" w:author="Khaled Daham" w:date="2014-02-14T16:54:00Z">
        <w:r w:rsidRPr="003F5B63">
          <w:t>GetLaboratoryOrderOutcome</w:t>
        </w:r>
        <w:r>
          <w:t>, version 2.0</w:t>
        </w:r>
      </w:ins>
    </w:p>
    <w:p w14:paraId="3D030386" w14:textId="77777777" w:rsidR="00A30DC6" w:rsidRPr="00A568B0" w:rsidDel="00A30DC6" w:rsidRDefault="00A30DC6" w:rsidP="003F5B63">
      <w:pPr>
        <w:rPr>
          <w:del w:id="362" w:author="Khaled Daham" w:date="2014-02-14T16:54:00Z"/>
        </w:rPr>
      </w:pPr>
    </w:p>
    <w:p w14:paraId="7A560993" w14:textId="387B2CEC" w:rsidR="003F5B63" w:rsidRPr="00A568B0" w:rsidDel="000E4FE6" w:rsidRDefault="003F5B63" w:rsidP="003F5B63">
      <w:pPr>
        <w:rPr>
          <w:del w:id="363" w:author="Khaled Daham" w:date="2014-02-14T16:36:00Z"/>
        </w:rPr>
      </w:pPr>
      <w:del w:id="364"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65" w:name="_Toc256335949"/>
      <w:r>
        <w:t>Nya tjänstekontrakt</w:t>
      </w:r>
      <w:bookmarkEnd w:id="365"/>
    </w:p>
    <w:p w14:paraId="54A45A65" w14:textId="69947C59" w:rsidR="007E47C0" w:rsidRDefault="007E47C0" w:rsidP="007E47C0">
      <w:del w:id="366" w:author="Khaled Daham" w:date="2014-02-14T16:54:00Z">
        <w:r w:rsidDel="00A30DC6">
          <w:delText xml:space="preserve">Följande </w:delText>
        </w:r>
      </w:del>
      <w:ins w:id="367" w:author="Khaled Daham" w:date="2014-02-14T16:54:00Z">
        <w:r w:rsidR="00A30DC6">
          <w:t xml:space="preserve">Inga </w:t>
        </w:r>
      </w:ins>
      <w:r>
        <w:t>nya tjänstekontrakt</w:t>
      </w:r>
      <w:ins w:id="368" w:author="Khaled Daham" w:date="2014-02-14T16:57:00Z">
        <w:r w:rsidR="00EA0175">
          <w:t xml:space="preserve"> </w:t>
        </w:r>
      </w:ins>
      <w:del w:id="369" w:author="Khaled Daham" w:date="2014-02-14T16:57:00Z">
        <w:r w:rsidDel="00EA0175">
          <w:delText xml:space="preserve"> finns </w:delText>
        </w:r>
      </w:del>
      <w:r>
        <w:t>från och med</w:t>
      </w:r>
      <w:ins w:id="370" w:author="Khaled Daham" w:date="2014-02-14T16:54:00Z">
        <w:r w:rsidR="00A30DC6">
          <w:t xml:space="preserve"> </w:t>
        </w:r>
      </w:ins>
      <w:ins w:id="371" w:author="Khaled Daham" w:date="2014-02-14T16:57:00Z">
        <w:r w:rsidR="00EA0175">
          <w:t>version 2.</w:t>
        </w:r>
      </w:ins>
      <w:r w:rsidR="008636CB">
        <w:t>0</w:t>
      </w:r>
      <w:del w:id="372" w:author="Khaled Daham" w:date="2014-02-14T16:54:00Z">
        <w:r w:rsidDel="00A30DC6">
          <w:delText xml:space="preserve"> denna</w:delText>
        </w:r>
      </w:del>
      <w:del w:id="373" w:author="Khaled Daham" w:date="2014-02-14T16:57:00Z">
        <w:r w:rsidDel="00EA0175">
          <w:delText xml:space="preserve"> version</w:delText>
        </w:r>
      </w:del>
      <w:r w:rsidR="005535AF">
        <w:t>.</w:t>
      </w:r>
      <w:r w:rsidR="008636CB">
        <w:t>RC1</w:t>
      </w:r>
      <w:ins w:id="374" w:author="Khaled Daham" w:date="2014-02-24T11:01:00Z">
        <w:r w:rsidR="00A7296B">
          <w:t>3</w:t>
        </w:r>
      </w:ins>
      <w:del w:id="375"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376" w:author="Khaled Daham" w:date="2014-02-14T16:54:00Z"/>
        </w:rPr>
      </w:pPr>
      <w:del w:id="377"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78" w:author="Khaled Daham" w:date="2014-02-14T16:54:00Z"/>
        </w:rPr>
      </w:pPr>
      <w:del w:id="379"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80" w:author="Khaled Daham" w:date="2014-02-14T16:54:00Z"/>
        </w:rPr>
      </w:pPr>
      <w:del w:id="381"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rPr>
          <w:ins w:id="382" w:author="Khaled Daham" w:date="2014-02-24T11:01:00Z"/>
        </w:rPr>
      </w:pPr>
      <w:bookmarkStart w:id="383" w:name="_Toc256335950"/>
      <w:r>
        <w:t>Förändrade tjänstekontrakt</w:t>
      </w:r>
      <w:bookmarkEnd w:id="383"/>
    </w:p>
    <w:p w14:paraId="1E52EDFF" w14:textId="6E811877" w:rsidR="00A7296B" w:rsidRPr="00A7296B" w:rsidRDefault="00A7296B">
      <w:pPr>
        <w:pPrChange w:id="384" w:author="Khaled Daham" w:date="2014-02-24T11:01:00Z">
          <w:pPr>
            <w:pStyle w:val="Heading3"/>
          </w:pPr>
        </w:pPrChange>
      </w:pPr>
      <w:ins w:id="385" w:author="Khaled Daham" w:date="2014-02-24T11:01:00Z">
        <w:r>
          <w:t>Förändrade kontrakt från och med version 2.0.RC13</w:t>
        </w:r>
      </w:ins>
    </w:p>
    <w:p w14:paraId="3DDEFC1A" w14:textId="77777777" w:rsidR="008636CB" w:rsidRDefault="008636CB" w:rsidP="008636CB">
      <w:pPr>
        <w:ind w:left="720"/>
        <w:rPr>
          <w:ins w:id="386"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387"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388" w:name="_Toc256335951"/>
      <w:r>
        <w:t>Utgångna tjänstekontrakt</w:t>
      </w:r>
      <w:bookmarkEnd w:id="388"/>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89" w:name="_Toc357754846"/>
      <w:bookmarkStart w:id="390" w:name="_Toc256335952"/>
      <w:r>
        <w:t xml:space="preserve">Version </w:t>
      </w:r>
      <w:r w:rsidRPr="00E23759">
        <w:t>tidigare</w:t>
      </w:r>
      <w:bookmarkEnd w:id="389"/>
      <w:bookmarkEnd w:id="390"/>
    </w:p>
    <w:p w14:paraId="0DBC1633" w14:textId="62001CD3" w:rsidR="00E23759" w:rsidRPr="00A568B0" w:rsidRDefault="00335A01" w:rsidP="00E23759">
      <w:ins w:id="391" w:author="Khaled Daham" w:date="2014-02-14T16:37:00Z">
        <w:r>
          <w:t>2.0</w:t>
        </w:r>
        <w:r w:rsidR="00AE4909">
          <w:t>.</w:t>
        </w:r>
      </w:ins>
      <w:r w:rsidR="009866B4">
        <w:t>RC</w:t>
      </w:r>
      <w:ins w:id="392" w:author="Khaled Daham" w:date="2014-02-24T10:53:00Z">
        <w:r w:rsidR="00DD081E">
          <w:t>1</w:t>
        </w:r>
      </w:ins>
      <w:ins w:id="393" w:author="Khaled Daham" w:date="2014-02-24T10:55:00Z">
        <w:r w:rsidR="00A7296B">
          <w:t>3</w:t>
        </w:r>
      </w:ins>
      <w:del w:id="394" w:author="Khaled Daham" w:date="2014-02-24T10:53:00Z">
        <w:r w:rsidR="009866B4" w:rsidDel="00DD081E">
          <w:delText>12</w:delText>
        </w:r>
      </w:del>
      <w:del w:id="395"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96" w:name="_Toc357754847"/>
      <w:bookmarkStart w:id="397" w:name="_Toc256335953"/>
      <w:bookmarkEnd w:id="342"/>
      <w:r>
        <w:t>Tjänstedomänens arkitektur</w:t>
      </w:r>
      <w:bookmarkEnd w:id="396"/>
      <w:bookmarkEnd w:id="397"/>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398" w:name="_Toc357754848"/>
      <w:bookmarkStart w:id="399" w:name="_Toc256335954"/>
      <w:r>
        <w:t>Flöden</w:t>
      </w:r>
      <w:bookmarkEnd w:id="398"/>
      <w:bookmarkEnd w:id="399"/>
    </w:p>
    <w:p w14:paraId="706E99D0" w14:textId="251B9CA9" w:rsidR="007E47C0" w:rsidRPr="003311B8" w:rsidRDefault="00016347" w:rsidP="007E47C0">
      <w:pPr>
        <w:pStyle w:val="Heading3"/>
      </w:pPr>
      <w:bookmarkStart w:id="400" w:name="_Toc256335955"/>
      <w:r>
        <w:t>Flöde 1</w:t>
      </w:r>
      <w:r w:rsidR="006D0182">
        <w:t xml:space="preserve"> – Hämta svar på en konsultationsremiss.</w:t>
      </w:r>
      <w:bookmarkEnd w:id="400"/>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401" w:author="Khaled Daham" w:date="2014-02-14T16:38:00Z">
              <w:r w:rsidR="000E4FE6">
                <w:rPr>
                  <w:rFonts w:ascii="Times New Roman" w:hAnsi="Times New Roman"/>
                </w:rPr>
                <w:t>n</w:t>
              </w:r>
            </w:ins>
            <w:ins w:id="402" w:author="Khaled Daham" w:date="2014-02-14T16:43:00Z">
              <w:r w:rsidR="000E4FE6">
                <w:rPr>
                  <w:rFonts w:ascii="Times New Roman" w:hAnsi="Times New Roman"/>
                </w:rPr>
                <w:t>a</w:t>
              </w:r>
            </w:ins>
            <w:ins w:id="403" w:author="Khaled Daham" w:date="2014-02-14T16:38:00Z">
              <w:r w:rsidR="000E4FE6">
                <w:rPr>
                  <w:rFonts w:ascii="Times New Roman" w:hAnsi="Times New Roman"/>
                </w:rPr>
                <w:t xml:space="preserve"> konsultationsremissvar.</w:t>
              </w:r>
            </w:ins>
            <w:del w:id="404"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405" w:name="_Toc256335956"/>
      <w:r w:rsidRPr="003F58B4">
        <w:t xml:space="preserve">Flöde </w:t>
      </w:r>
      <w:r w:rsidR="00261EA5" w:rsidRPr="003F58B4">
        <w:t>2</w:t>
      </w:r>
      <w:r w:rsidR="003F58B4" w:rsidRPr="003F58B4">
        <w:t xml:space="preserve"> – Hämta </w:t>
      </w:r>
      <w:r w:rsidR="00804C10">
        <w:t>mödravårdsinformation</w:t>
      </w:r>
      <w:bookmarkEnd w:id="405"/>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406" w:author="Khaled Daham" w:date="2014-02-14T16:39:00Z">
              <w:r w:rsidRPr="00D654EF" w:rsidDel="000E4FE6">
                <w:rPr>
                  <w:rFonts w:ascii="Times New Roman" w:hAnsi="Times New Roman"/>
                </w:rPr>
                <w:delText>reumatismdata</w:delText>
              </w:r>
            </w:del>
            <w:ins w:id="407"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408" w:author="Khaled Daham" w:date="2014-02-14T16:40:00Z">
              <w:r w:rsidRPr="00D654EF" w:rsidDel="000E4FE6">
                <w:rPr>
                  <w:rFonts w:ascii="Times New Roman" w:hAnsi="Times New Roman"/>
                </w:rPr>
                <w:delText>Applikation</w:delText>
              </w:r>
            </w:del>
            <w:ins w:id="409"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410" w:name="_Toc256335957"/>
      <w:r>
        <w:t xml:space="preserve">Flöde 3 – Hämta </w:t>
      </w:r>
      <w:r w:rsidR="004078E1">
        <w:t>patienters kemilaboratoriesvar.</w:t>
      </w:r>
      <w:bookmarkEnd w:id="410"/>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411" w:author="Khaled Daham" w:date="2014-02-14T16:39:00Z">
              <w:r w:rsidR="000E4FE6">
                <w:rPr>
                  <w:rFonts w:ascii="Times New Roman" w:hAnsi="Times New Roman"/>
                </w:rPr>
                <w:t xml:space="preserve">a </w:t>
              </w:r>
            </w:ins>
            <w:ins w:id="412" w:author="Khaled Daham" w:date="2014-02-14T16:42:00Z">
              <w:r w:rsidR="000E4FE6">
                <w:rPr>
                  <w:rFonts w:ascii="Times New Roman" w:hAnsi="Times New Roman"/>
                </w:rPr>
                <w:t>kemilaboratoriesvar.</w:t>
              </w:r>
            </w:ins>
            <w:del w:id="413"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414" w:author="Khaled Daham" w:date="2014-02-14T16:40:00Z">
              <w:r w:rsidRPr="00D654EF" w:rsidDel="000E4FE6">
                <w:rPr>
                  <w:rFonts w:ascii="Times New Roman" w:hAnsi="Times New Roman"/>
                </w:rPr>
                <w:delText>Applikation</w:delText>
              </w:r>
            </w:del>
            <w:ins w:id="415"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416" w:name="_Toc256335958"/>
      <w:r>
        <w:t>Obligatoriska kontrakt</w:t>
      </w:r>
      <w:bookmarkEnd w:id="416"/>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417" w:name="_Toc357754849"/>
      <w:bookmarkStart w:id="418" w:name="_Toc256335959"/>
      <w:r w:rsidRPr="00502896">
        <w:t>Adressering</w:t>
      </w:r>
      <w:bookmarkEnd w:id="417"/>
      <w:bookmarkEnd w:id="418"/>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419" w:name="_Toc219337768"/>
      <w:bookmarkStart w:id="420" w:name="_Toc227077989"/>
      <w:bookmarkStart w:id="421" w:name="_Toc256335960"/>
      <w:r w:rsidRPr="00137C8C">
        <w:rPr>
          <w:rFonts w:ascii="Georgia" w:hAnsi="Georgia"/>
        </w:rPr>
        <w:t>Adressering vid nationell användning</w:t>
      </w:r>
      <w:bookmarkEnd w:id="419"/>
      <w:bookmarkEnd w:id="420"/>
      <w:bookmarkEnd w:id="421"/>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22" w:name="_Toc219337769"/>
      <w:bookmarkStart w:id="423" w:name="_Toc227077990"/>
      <w:bookmarkStart w:id="424" w:name="_Toc256335961"/>
      <w:r w:rsidRPr="00137C8C">
        <w:rPr>
          <w:rFonts w:ascii="Georgia" w:hAnsi="Georgia"/>
        </w:rPr>
        <w:t>Adressering vid regional användning</w:t>
      </w:r>
      <w:bookmarkEnd w:id="422"/>
      <w:bookmarkEnd w:id="423"/>
      <w:bookmarkEnd w:id="424"/>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25" w:name="_Toc227077991"/>
      <w:bookmarkStart w:id="426" w:name="_Toc256335962"/>
      <w:r w:rsidRPr="00137C8C">
        <w:rPr>
          <w:rFonts w:ascii="Georgia" w:hAnsi="Georgia"/>
        </w:rPr>
        <w:t>Adressering direkt till ett källsystem</w:t>
      </w:r>
      <w:bookmarkEnd w:id="425"/>
      <w:bookmarkEnd w:id="426"/>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w:t>
      </w:r>
      <w:del w:id="427" w:author="Khaled Daham" w:date="2014-02-24T14:04:00Z">
        <w:r w:rsidDel="00924A82">
          <w:delText>l</w:delText>
        </w:r>
      </w:del>
      <w:r>
        <w:t>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28" w:name="_Toc227077992"/>
      <w:bookmarkStart w:id="429" w:name="_Toc256335963"/>
      <w:r w:rsidRPr="00F439DB">
        <w:t xml:space="preserve">Sammanfattning </w:t>
      </w:r>
      <w:r w:rsidRPr="00B859FF">
        <w:t>av</w:t>
      </w:r>
      <w:r w:rsidRPr="00F439DB">
        <w:t xml:space="preserve"> adresseringsmodell</w:t>
      </w:r>
      <w:bookmarkEnd w:id="428"/>
      <w:bookmarkEnd w:id="429"/>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30" w:name="_Toc357754850"/>
      <w:bookmarkStart w:id="431" w:name="_Toc256335964"/>
      <w:r w:rsidRPr="00502896">
        <w:t>Aggregering och engagemangsindex</w:t>
      </w:r>
      <w:bookmarkEnd w:id="430"/>
      <w:bookmarkEnd w:id="431"/>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32" w:name="_Toc248640896"/>
      <w:bookmarkStart w:id="433" w:name="_Toc256335965"/>
      <w:r w:rsidRPr="00A0151E">
        <w:t>Uppdatering</w:t>
      </w:r>
      <w:r>
        <w:t xml:space="preserve"> av engagemangsindex</w:t>
      </w:r>
      <w:bookmarkEnd w:id="432"/>
      <w:bookmarkEnd w:id="433"/>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434" w:name="_Toc224960921"/>
      <w:bookmarkStart w:id="435" w:name="_Toc357754852"/>
      <w:bookmarkStart w:id="436" w:name="_Toc256335966"/>
      <w:r>
        <w:t>Tjänstedomänens krav och regler</w:t>
      </w:r>
      <w:bookmarkEnd w:id="434"/>
      <w:bookmarkEnd w:id="435"/>
      <w:bookmarkEnd w:id="436"/>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437" w:name="_Informationssäkerhet_och_juridik"/>
      <w:bookmarkStart w:id="438" w:name="_Toc357754853"/>
      <w:bookmarkStart w:id="439" w:name="_Toc256335967"/>
      <w:bookmarkEnd w:id="437"/>
      <w:r>
        <w:t>Informationssäkerhet och juridik</w:t>
      </w:r>
      <w:bookmarkEnd w:id="438"/>
      <w:bookmarkEnd w:id="439"/>
    </w:p>
    <w:p w14:paraId="293C5933" w14:textId="77777777" w:rsidR="00FB69B3" w:rsidRPr="00FB69B3" w:rsidRDefault="00FB69B3" w:rsidP="00FB69B3">
      <w:pPr>
        <w:pStyle w:val="Rubrik3b"/>
        <w:ind w:left="0" w:firstLine="0"/>
        <w:rPr>
          <w:rFonts w:ascii="Georgia" w:hAnsi="Georgia"/>
        </w:rPr>
      </w:pPr>
      <w:bookmarkStart w:id="440" w:name="_Toc219337771"/>
      <w:bookmarkStart w:id="441" w:name="_Toc227077995"/>
      <w:bookmarkStart w:id="442" w:name="_Toc245231399"/>
      <w:bookmarkStart w:id="443" w:name="_Toc256335968"/>
      <w:r w:rsidRPr="00FB69B3">
        <w:rPr>
          <w:rFonts w:ascii="Georgia" w:hAnsi="Georgia"/>
        </w:rPr>
        <w:t>Medarbetarens direktåtkomst</w:t>
      </w:r>
      <w:bookmarkEnd w:id="440"/>
      <w:bookmarkEnd w:id="441"/>
      <w:bookmarkEnd w:id="442"/>
      <w:bookmarkEnd w:id="443"/>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444" w:name="_Toc219337772"/>
      <w:bookmarkStart w:id="445" w:name="_Toc227077996"/>
      <w:bookmarkStart w:id="446" w:name="_Toc229537043"/>
      <w:bookmarkStart w:id="447" w:name="_Toc245231400"/>
      <w:bookmarkStart w:id="448" w:name="_Toc256335969"/>
      <w:r w:rsidRPr="00FB69B3">
        <w:rPr>
          <w:rFonts w:ascii="Georgia" w:hAnsi="Georgia"/>
        </w:rPr>
        <w:t>Patientens direktåtkomst</w:t>
      </w:r>
      <w:bookmarkEnd w:id="444"/>
      <w:bookmarkEnd w:id="445"/>
      <w:bookmarkEnd w:id="446"/>
      <w:bookmarkEnd w:id="447"/>
      <w:bookmarkEnd w:id="448"/>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449" w:name="_Toc219337773"/>
      <w:bookmarkStart w:id="450" w:name="_Toc227077997"/>
      <w:bookmarkStart w:id="451" w:name="_Toc245231401"/>
      <w:bookmarkStart w:id="452" w:name="_Toc256335970"/>
      <w:r w:rsidRPr="00FB69B3">
        <w:rPr>
          <w:rFonts w:ascii="Georgia" w:hAnsi="Georgia"/>
        </w:rPr>
        <w:t>Generellt</w:t>
      </w:r>
      <w:bookmarkEnd w:id="449"/>
      <w:bookmarkEnd w:id="450"/>
      <w:bookmarkEnd w:id="451"/>
      <w:bookmarkEnd w:id="452"/>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453" w:name="_Toc256335971"/>
      <w:r>
        <w:t>Icke funktionella krav</w:t>
      </w:r>
      <w:bookmarkEnd w:id="453"/>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454" w:name="_Toc256335972"/>
      <w:r>
        <w:t>SLA krav</w:t>
      </w:r>
      <w:bookmarkEnd w:id="454"/>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55" w:name="_Toc256335973"/>
      <w:r>
        <w:t>Övriga krav</w:t>
      </w:r>
      <w:bookmarkEnd w:id="455"/>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56" w:name="_Toc357754854"/>
      <w:bookmarkStart w:id="457" w:name="_Toc224960922"/>
      <w:bookmarkStart w:id="458" w:name="_Toc357754855"/>
      <w:bookmarkStart w:id="459" w:name="_Toc256335974"/>
      <w:bookmarkEnd w:id="328"/>
      <w:bookmarkEnd w:id="329"/>
      <w:bookmarkEnd w:id="330"/>
      <w:r>
        <w:t>Felhantering</w:t>
      </w:r>
      <w:bookmarkEnd w:id="456"/>
      <w:bookmarkEnd w:id="459"/>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60" w:name="_Toc256335975"/>
      <w:r>
        <w:t>Krav på en tjänsteproducent</w:t>
      </w:r>
      <w:bookmarkEnd w:id="460"/>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61" w:name="_Toc256335976"/>
      <w:r>
        <w:t>Krav på en tjänstekonsument</w:t>
      </w:r>
      <w:bookmarkEnd w:id="461"/>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62" w:name="_Toc379448260"/>
      <w:r>
        <w:rPr>
          <w:sz w:val="30"/>
          <w:szCs w:val="30"/>
        </w:rPr>
        <w:t>5</w:t>
      </w:r>
      <w:r w:rsidR="008957E8" w:rsidRPr="00836205">
        <w:rPr>
          <w:sz w:val="30"/>
          <w:szCs w:val="30"/>
        </w:rPr>
        <w:t xml:space="preserve"> Gemensamma informationskomponenter</w:t>
      </w:r>
      <w:bookmarkEnd w:id="462"/>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463" w:name="_Toc256335977"/>
      <w:r>
        <w:lastRenderedPageBreak/>
        <w:t xml:space="preserve">Tjänstedomänens </w:t>
      </w:r>
      <w:bookmarkEnd w:id="457"/>
      <w:r>
        <w:t>meddelandemodeller</w:t>
      </w:r>
      <w:bookmarkEnd w:id="458"/>
      <w:bookmarkEnd w:id="463"/>
    </w:p>
    <w:p w14:paraId="47FFE2B7" w14:textId="77777777" w:rsidR="007E47C0" w:rsidRDefault="007E47C0" w:rsidP="007E47C0">
      <w:bookmarkStart w:id="464"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65" w:name="_Toc357754856"/>
      <w:bookmarkStart w:id="466" w:name="_Toc256335978"/>
      <w:r>
        <w:t>V-MIM</w:t>
      </w:r>
      <w:bookmarkEnd w:id="465"/>
      <w:bookmarkEnd w:id="466"/>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67" w:name="_Toc256335979"/>
      <w:r w:rsidRPr="0093401A">
        <w:rPr>
          <w:sz w:val="20"/>
          <w:szCs w:val="20"/>
        </w:rPr>
        <w:t>5.1.1 GetReferallOutcome</w:t>
      </w:r>
      <w:bookmarkEnd w:id="467"/>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68" w:name="_Toc256335980"/>
      <w:r>
        <w:rPr>
          <w:sz w:val="20"/>
          <w:szCs w:val="20"/>
        </w:rPr>
        <w:t>5.1.2</w:t>
      </w:r>
      <w:r w:rsidRPr="0093401A">
        <w:rPr>
          <w:sz w:val="20"/>
          <w:szCs w:val="20"/>
        </w:rPr>
        <w:t xml:space="preserve"> Get</w:t>
      </w:r>
      <w:r>
        <w:rPr>
          <w:sz w:val="20"/>
          <w:szCs w:val="20"/>
        </w:rPr>
        <w:t>MaternityMedicalHistory</w:t>
      </w:r>
      <w:bookmarkEnd w:id="468"/>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621EA069" w:rsidR="0093401A" w:rsidRPr="00907C9B" w:rsidRDefault="001170E4" w:rsidP="0093401A">
      <w:pPr>
        <w:spacing w:line="239" w:lineRule="auto"/>
        <w:ind w:right="145"/>
        <w:rPr>
          <w:spacing w:val="-1"/>
        </w:rPr>
      </w:pPr>
      <w:del w:id="469" w:author="Khaled Daham" w:date="2014-03-13T14:26:00Z">
        <w:r w:rsidDel="002B0DF4">
          <w:rPr>
            <w:noProof/>
            <w:lang w:val="en-US"/>
          </w:rPr>
          <w:drawing>
            <wp:inline distT="0" distB="0" distL="0" distR="0" wp14:anchorId="2B22D414" wp14:editId="468B485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del>
      <w:ins w:id="470" w:author="Khaled Daham" w:date="2014-03-13T14:26:00Z">
        <w:r w:rsidR="002B0DF4">
          <w:rPr>
            <w:noProof/>
            <w:spacing w:val="-1"/>
            <w:lang w:val="en-US"/>
          </w:rPr>
          <w:drawing>
            <wp:inline distT="0" distB="0" distL="0" distR="0" wp14:anchorId="4BFCBBD4" wp14:editId="103E1957">
              <wp:extent cx="5507990" cy="32619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261995"/>
                      </a:xfrm>
                      <a:prstGeom prst="rect">
                        <a:avLst/>
                      </a:prstGeom>
                    </pic:spPr>
                  </pic:pic>
                </a:graphicData>
              </a:graphic>
            </wp:inline>
          </w:drawing>
        </w:r>
      </w:ins>
    </w:p>
    <w:p w14:paraId="52CC9895" w14:textId="77777777" w:rsidR="007E47C0" w:rsidRPr="002F2D14" w:rsidRDefault="007E47C0" w:rsidP="007E47C0"/>
    <w:p w14:paraId="219B651A" w14:textId="77777777" w:rsidR="007E47C0" w:rsidRDefault="007E47C0" w:rsidP="007E47C0">
      <w:bookmarkStart w:id="471" w:name="_Toc176141590"/>
      <w:bookmarkStart w:id="472" w:name="_Toc176141594"/>
      <w:bookmarkStart w:id="473" w:name="_Toc182360207"/>
      <w:bookmarkStart w:id="474" w:name="_Toc182360366"/>
      <w:bookmarkStart w:id="475" w:name="_Toc182362292"/>
      <w:bookmarkEnd w:id="471"/>
      <w:bookmarkEnd w:id="472"/>
      <w:bookmarkEnd w:id="473"/>
      <w:bookmarkEnd w:id="474"/>
      <w:bookmarkEnd w:id="475"/>
    </w:p>
    <w:p w14:paraId="56C01FCC" w14:textId="426F371F" w:rsidR="0093401A" w:rsidRPr="0093401A" w:rsidRDefault="0093401A" w:rsidP="0093401A">
      <w:pPr>
        <w:pStyle w:val="Heading3"/>
        <w:numPr>
          <w:ilvl w:val="0"/>
          <w:numId w:val="0"/>
        </w:numPr>
        <w:ind w:left="720" w:hanging="720"/>
        <w:rPr>
          <w:sz w:val="20"/>
          <w:szCs w:val="20"/>
        </w:rPr>
      </w:pPr>
      <w:bookmarkStart w:id="476" w:name="_Toc256335981"/>
      <w:r>
        <w:rPr>
          <w:sz w:val="20"/>
          <w:szCs w:val="20"/>
        </w:rPr>
        <w:t>5.1.2</w:t>
      </w:r>
      <w:r w:rsidRPr="0093401A">
        <w:rPr>
          <w:sz w:val="20"/>
          <w:szCs w:val="20"/>
        </w:rPr>
        <w:t xml:space="preserve"> Get</w:t>
      </w:r>
      <w:r w:rsidR="009003B9">
        <w:rPr>
          <w:sz w:val="20"/>
          <w:szCs w:val="20"/>
        </w:rPr>
        <w:t>LaboratoryOrderOutcome</w:t>
      </w:r>
      <w:bookmarkEnd w:id="476"/>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77" w:name="_Toc357754858"/>
      <w:bookmarkStart w:id="478" w:name="_Toc256335982"/>
      <w:r>
        <w:lastRenderedPageBreak/>
        <w:t>Tjänstekontrakt</w:t>
      </w:r>
      <w:bookmarkEnd w:id="464"/>
      <w:bookmarkEnd w:id="477"/>
      <w:bookmarkEnd w:id="478"/>
    </w:p>
    <w:p w14:paraId="0A48ED19" w14:textId="652CA76E" w:rsidR="00F27703" w:rsidRPr="00F27703" w:rsidRDefault="00F27703" w:rsidP="00F27703">
      <w:pPr>
        <w:pStyle w:val="Heading2"/>
      </w:pPr>
      <w:bookmarkStart w:id="479" w:name="_Toc248640905"/>
      <w:bookmarkStart w:id="480" w:name="_Toc256335983"/>
      <w:r w:rsidRPr="00F27703">
        <w:t>GetReferralOutcome</w:t>
      </w:r>
      <w:bookmarkEnd w:id="479"/>
      <w:bookmarkEnd w:id="480"/>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81" w:name="_Toc379448266"/>
      <w:r>
        <w:t>Gemensamma informationskomponenter</w:t>
      </w:r>
      <w:bookmarkEnd w:id="481"/>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82" w:name="_Toc256335984"/>
      <w:r>
        <w:t>Version</w:t>
      </w:r>
      <w:bookmarkEnd w:id="482"/>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83" w:name="_Toc256335985"/>
      <w:r>
        <w:t>Fältregler</w:t>
      </w:r>
      <w:bookmarkEnd w:id="483"/>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84" w:name="_Toc256335986"/>
      <w:r>
        <w:t>Övriga regler</w:t>
      </w:r>
      <w:bookmarkEnd w:id="484"/>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85" w:name="_Toc248640910"/>
      <w:bookmarkStart w:id="486" w:name="_Toc256335987"/>
      <w:r w:rsidR="00D4194A" w:rsidRPr="00FC66B5">
        <w:lastRenderedPageBreak/>
        <w:t>GetMaternityMedicalHistory</w:t>
      </w:r>
      <w:bookmarkEnd w:id="485"/>
      <w:bookmarkEnd w:id="486"/>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87" w:name="_Toc256335988"/>
      <w:r>
        <w:t>Version</w:t>
      </w:r>
      <w:bookmarkEnd w:id="487"/>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488" w:name="_Toc248640914"/>
      <w:bookmarkStart w:id="489" w:name="_Toc256335989"/>
      <w:r w:rsidRPr="00424B6F">
        <w:t>V-MIM</w:t>
      </w:r>
      <w:bookmarkEnd w:id="488"/>
      <w:bookmarkEnd w:id="489"/>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A9A8F14" w:rsidR="00424B6F" w:rsidRPr="00527535" w:rsidRDefault="001946E2" w:rsidP="00424B6F">
      <w:pPr>
        <w:pStyle w:val="BodyText"/>
      </w:pPr>
      <w:del w:id="490" w:author="Khaled Daham" w:date="2014-03-13T14:26:00Z">
        <w:r w:rsidDel="002B0DF4">
          <w:rPr>
            <w:noProof/>
            <w:lang w:val="en-US"/>
          </w:rPr>
          <w:drawing>
            <wp:inline distT="0" distB="0" distL="0" distR="0" wp14:anchorId="36A817BF" wp14:editId="0865E202">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del>
      <w:bookmarkStart w:id="491" w:name="_GoBack"/>
      <w:ins w:id="492" w:author="Khaled Daham" w:date="2014-03-13T14:27:00Z">
        <w:r w:rsidR="002B0DF4">
          <w:rPr>
            <w:noProof/>
            <w:lang w:val="en-US"/>
          </w:rPr>
          <w:drawing>
            <wp:inline distT="0" distB="0" distL="0" distR="0" wp14:anchorId="266FDC24" wp14:editId="2DDD5B85">
              <wp:extent cx="5507990" cy="32619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261995"/>
                      </a:xfrm>
                      <a:prstGeom prst="rect">
                        <a:avLst/>
                      </a:prstGeom>
                    </pic:spPr>
                  </pic:pic>
                </a:graphicData>
              </a:graphic>
            </wp:inline>
          </w:drawing>
        </w:r>
      </w:ins>
      <w:bookmarkEnd w:id="491"/>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93" w:name="_Toc256335990"/>
      <w:r>
        <w:t>Fältregler</w:t>
      </w:r>
      <w:bookmarkEnd w:id="493"/>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Change w:id="494">
          <w:tblGrid>
            <w:gridCol w:w="2922"/>
            <w:gridCol w:w="1843"/>
            <w:gridCol w:w="3685"/>
            <w:gridCol w:w="851"/>
          </w:tblGrid>
        </w:tblGridChange>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lastRenderedPageBreak/>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2B0DF4" w:rsidP="008A6494">
            <w:pPr>
              <w:spacing w:line="226" w:lineRule="exact"/>
              <w:ind w:left="102"/>
              <w:rPr>
                <w:rFonts w:ascii="Times New Roman" w:hAnsi="Times New Roman" w:cs="Times New Roman"/>
                <w:spacing w:val="-1"/>
                <w:sz w:val="20"/>
                <w:szCs w:val="20"/>
              </w:rPr>
            </w:pPr>
            <w:hyperlink r:id="rId22"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93168E" w:rsidRPr="00907C9B" w14:paraId="69F80E10" w14:textId="77777777" w:rsidTr="0093168E">
        <w:tblPrEx>
          <w:tblW w:w="9301" w:type="dxa"/>
          <w:tblInd w:w="203" w:type="dxa"/>
          <w:tblLayout w:type="fixed"/>
          <w:tblLook w:val="01E0" w:firstRow="1" w:lastRow="1" w:firstColumn="1" w:lastColumn="1" w:noHBand="0" w:noVBand="0"/>
          <w:tblPrExChange w:id="495" w:author="Khaled Daham" w:date="2014-03-13T13:10:00Z">
            <w:tblPrEx>
              <w:tblW w:w="9301" w:type="dxa"/>
              <w:tblInd w:w="203" w:type="dxa"/>
              <w:tblLayout w:type="fixed"/>
              <w:tblLook w:val="01E0" w:firstRow="1" w:lastRow="1" w:firstColumn="1" w:lastColumn="1" w:noHBand="0" w:noVBand="0"/>
            </w:tblPrEx>
          </w:tblPrExChange>
        </w:tblPrEx>
        <w:trPr>
          <w:trHeight w:hRule="exact" w:val="1163"/>
          <w:tblHeader/>
          <w:ins w:id="496" w:author="Khaled Daham" w:date="2014-03-13T13:09:00Z"/>
          <w:trPrChange w:id="497" w:author="Khaled Daham" w:date="2014-03-13T13:10:00Z">
            <w:trPr>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498" w:author="Khaled Daham" w:date="2014-03-13T13:10:00Z">
              <w:tcPr>
                <w:tcW w:w="2922" w:type="dxa"/>
                <w:tcBorders>
                  <w:top w:val="single" w:sz="5" w:space="0" w:color="000000"/>
                  <w:left w:val="single" w:sz="5" w:space="0" w:color="000000"/>
                  <w:bottom w:val="single" w:sz="5" w:space="0" w:color="000000"/>
                  <w:right w:val="single" w:sz="5" w:space="0" w:color="000000"/>
                </w:tcBorders>
              </w:tcPr>
            </w:tcPrChange>
          </w:tcPr>
          <w:p w14:paraId="7A7D50C8" w14:textId="01733C19" w:rsidR="0093168E" w:rsidRPr="00000D1C" w:rsidRDefault="0093168E" w:rsidP="008A6494">
            <w:pPr>
              <w:spacing w:line="229" w:lineRule="exact"/>
              <w:ind w:left="102"/>
              <w:rPr>
                <w:ins w:id="499" w:author="Khaled Daham" w:date="2014-03-13T13:09:00Z"/>
                <w:rFonts w:ascii="Times New Roman" w:hAnsi="Times New Roman"/>
                <w:szCs w:val="20"/>
                <w:highlight w:val="yellow"/>
              </w:rPr>
            </w:pPr>
            <w:ins w:id="500" w:author="Khaled Daham" w:date="2014-03-13T13:10:00Z">
              <w:r>
                <w:rPr>
                  <w:sz w:val="20"/>
                  <w:szCs w:val="20"/>
                </w:rPr>
                <w:t>../../../proteinuria</w:t>
              </w:r>
            </w:ins>
          </w:p>
        </w:tc>
        <w:tc>
          <w:tcPr>
            <w:tcW w:w="1843" w:type="dxa"/>
            <w:tcBorders>
              <w:top w:val="single" w:sz="5" w:space="0" w:color="000000"/>
              <w:left w:val="single" w:sz="5" w:space="0" w:color="000000"/>
              <w:bottom w:val="single" w:sz="5" w:space="0" w:color="000000"/>
              <w:right w:val="single" w:sz="5" w:space="0" w:color="000000"/>
            </w:tcBorders>
            <w:tcPrChange w:id="501" w:author="Khaled Daham" w:date="2014-03-13T13:10:00Z">
              <w:tcPr>
                <w:tcW w:w="1843" w:type="dxa"/>
                <w:tcBorders>
                  <w:top w:val="single" w:sz="5" w:space="0" w:color="000000"/>
                  <w:left w:val="single" w:sz="5" w:space="0" w:color="000000"/>
                  <w:bottom w:val="single" w:sz="5" w:space="0" w:color="000000"/>
                  <w:right w:val="single" w:sz="5" w:space="0" w:color="000000"/>
                </w:tcBorders>
              </w:tcPr>
            </w:tcPrChange>
          </w:tcPr>
          <w:p w14:paraId="3490EFD5" w14:textId="3CD539C3" w:rsidR="0093168E" w:rsidRPr="00000D1C" w:rsidRDefault="0093168E" w:rsidP="008A6494">
            <w:pPr>
              <w:spacing w:line="229" w:lineRule="exact"/>
              <w:ind w:left="102"/>
              <w:rPr>
                <w:ins w:id="502" w:author="Khaled Daham" w:date="2014-03-13T13:09:00Z"/>
                <w:rFonts w:ascii="Times New Roman" w:hAnsi="Times New Roman"/>
                <w:szCs w:val="20"/>
                <w:highlight w:val="yellow"/>
              </w:rPr>
            </w:pPr>
            <w:ins w:id="503"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504" w:author="Khaled Daham" w:date="2014-03-13T13:10:00Z">
              <w:tcPr>
                <w:tcW w:w="3685" w:type="dxa"/>
                <w:tcBorders>
                  <w:top w:val="single" w:sz="5" w:space="0" w:color="000000"/>
                  <w:left w:val="single" w:sz="5" w:space="0" w:color="000000"/>
                  <w:bottom w:val="single" w:sz="5" w:space="0" w:color="000000"/>
                  <w:right w:val="single" w:sz="5" w:space="0" w:color="000000"/>
                </w:tcBorders>
              </w:tcPr>
            </w:tcPrChange>
          </w:tcPr>
          <w:p w14:paraId="5B15CDE6" w14:textId="77777777" w:rsidR="0093168E" w:rsidRPr="00686E9E" w:rsidRDefault="0093168E" w:rsidP="00341A72">
            <w:pPr>
              <w:spacing w:line="226" w:lineRule="exact"/>
              <w:ind w:left="102"/>
              <w:rPr>
                <w:ins w:id="505" w:author="Khaled Daham" w:date="2014-03-13T13:10:00Z"/>
                <w:spacing w:val="-1"/>
                <w:sz w:val="20"/>
                <w:szCs w:val="20"/>
              </w:rPr>
            </w:pPr>
            <w:ins w:id="506" w:author="Khaled Daham" w:date="2014-03-13T13:10:00Z">
              <w:r w:rsidRPr="00686E9E">
                <w:rPr>
                  <w:spacing w:val="-1"/>
                  <w:sz w:val="20"/>
                  <w:szCs w:val="20"/>
                </w:rPr>
                <w:t>Proteinuri - Protein i urinet [massa / volym]</w:t>
              </w:r>
            </w:ins>
          </w:p>
          <w:p w14:paraId="374D9CDD" w14:textId="6E88D09C" w:rsidR="0093168E" w:rsidRPr="00000D1C" w:rsidRDefault="0093168E" w:rsidP="008A6494">
            <w:pPr>
              <w:spacing w:line="226" w:lineRule="exact"/>
              <w:ind w:left="102"/>
              <w:rPr>
                <w:ins w:id="507" w:author="Khaled Daham" w:date="2014-03-13T13:09:00Z"/>
                <w:rFonts w:ascii="Times New Roman" w:hAnsi="Times New Roman"/>
                <w:spacing w:val="-1"/>
                <w:szCs w:val="20"/>
                <w:highlight w:val="yellow"/>
              </w:rPr>
            </w:pPr>
            <w:ins w:id="508" w:author="Khaled Daham" w:date="2014-03-13T13:10:00Z">
              <w:r w:rsidRPr="00686E9E">
                <w:rPr>
                  <w:spacing w:val="-1"/>
                  <w:sz w:val="20"/>
                  <w:szCs w:val="20"/>
                </w:rPr>
                <w:t>Mängden protein skall alltså anges i g/l eller motsvarande. Använd INTE mätstickans kodning (0, 1+, 2+…)</w:t>
              </w:r>
            </w:ins>
          </w:p>
        </w:tc>
        <w:tc>
          <w:tcPr>
            <w:tcW w:w="851" w:type="dxa"/>
            <w:tcBorders>
              <w:top w:val="single" w:sz="5" w:space="0" w:color="000000"/>
              <w:left w:val="single" w:sz="5" w:space="0" w:color="000000"/>
              <w:bottom w:val="single" w:sz="5" w:space="0" w:color="000000"/>
              <w:right w:val="single" w:sz="5" w:space="0" w:color="000000"/>
            </w:tcBorders>
            <w:tcPrChange w:id="509" w:author="Khaled Daham" w:date="2014-03-13T13:10:00Z">
              <w:tcPr>
                <w:tcW w:w="851" w:type="dxa"/>
                <w:tcBorders>
                  <w:top w:val="single" w:sz="5" w:space="0" w:color="000000"/>
                  <w:left w:val="single" w:sz="5" w:space="0" w:color="000000"/>
                  <w:bottom w:val="single" w:sz="5" w:space="0" w:color="000000"/>
                  <w:right w:val="single" w:sz="5" w:space="0" w:color="000000"/>
                </w:tcBorders>
              </w:tcPr>
            </w:tcPrChange>
          </w:tcPr>
          <w:p w14:paraId="3787A600" w14:textId="11B7EBA2" w:rsidR="0093168E" w:rsidRPr="00000D1C" w:rsidRDefault="0093168E" w:rsidP="008A6494">
            <w:pPr>
              <w:spacing w:line="226" w:lineRule="exact"/>
              <w:ind w:left="102"/>
              <w:rPr>
                <w:ins w:id="510" w:author="Khaled Daham" w:date="2014-03-13T13:09:00Z"/>
                <w:rFonts w:ascii="Times New Roman" w:hAnsi="Times New Roman"/>
                <w:spacing w:val="-1"/>
                <w:szCs w:val="20"/>
                <w:highlight w:val="yellow"/>
              </w:rPr>
            </w:pPr>
            <w:ins w:id="511" w:author="Khaled Daham" w:date="2014-03-13T13:10:00Z">
              <w:r>
                <w:rPr>
                  <w:spacing w:val="-1"/>
                  <w:sz w:val="20"/>
                  <w:szCs w:val="20"/>
                </w:rPr>
                <w:t>0..1</w:t>
              </w:r>
            </w:ins>
          </w:p>
        </w:tc>
      </w:tr>
      <w:tr w:rsidR="0093168E" w:rsidRPr="00907C9B" w14:paraId="0A2F5C4D" w14:textId="77777777" w:rsidTr="0093168E">
        <w:tblPrEx>
          <w:tblW w:w="9301" w:type="dxa"/>
          <w:tblInd w:w="203" w:type="dxa"/>
          <w:tblLayout w:type="fixed"/>
          <w:tblLook w:val="01E0" w:firstRow="1" w:lastRow="1" w:firstColumn="1" w:lastColumn="1" w:noHBand="0" w:noVBand="0"/>
          <w:tblPrExChange w:id="512" w:author="Khaled Daham" w:date="2014-03-13T13:10:00Z">
            <w:tblPrEx>
              <w:tblW w:w="9301" w:type="dxa"/>
              <w:tblInd w:w="203" w:type="dxa"/>
              <w:tblLayout w:type="fixed"/>
              <w:tblLook w:val="01E0" w:firstRow="1" w:lastRow="1" w:firstColumn="1" w:lastColumn="1" w:noHBand="0" w:noVBand="0"/>
            </w:tblPrEx>
          </w:tblPrExChange>
        </w:tblPrEx>
        <w:trPr>
          <w:trHeight w:hRule="exact" w:val="1551"/>
          <w:tblHeader/>
          <w:ins w:id="513" w:author="Khaled Daham" w:date="2014-03-13T13:10:00Z"/>
          <w:trPrChange w:id="514" w:author="Khaled Daham" w:date="2014-03-13T13:10:00Z">
            <w:trPr>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515" w:author="Khaled Daham" w:date="2014-03-13T13:10:00Z">
              <w:tcPr>
                <w:tcW w:w="2922" w:type="dxa"/>
                <w:tcBorders>
                  <w:top w:val="single" w:sz="5" w:space="0" w:color="000000"/>
                  <w:left w:val="single" w:sz="5" w:space="0" w:color="000000"/>
                  <w:bottom w:val="single" w:sz="5" w:space="0" w:color="000000"/>
                  <w:right w:val="single" w:sz="5" w:space="0" w:color="000000"/>
                </w:tcBorders>
              </w:tcPr>
            </w:tcPrChange>
          </w:tcPr>
          <w:p w14:paraId="7458AA5C" w14:textId="57D75C2C" w:rsidR="0093168E" w:rsidRPr="00000D1C" w:rsidRDefault="0093168E" w:rsidP="008A6494">
            <w:pPr>
              <w:spacing w:line="229" w:lineRule="exact"/>
              <w:ind w:left="102"/>
              <w:rPr>
                <w:ins w:id="516" w:author="Khaled Daham" w:date="2014-03-13T13:10:00Z"/>
                <w:rFonts w:ascii="Times New Roman" w:hAnsi="Times New Roman"/>
                <w:szCs w:val="20"/>
                <w:highlight w:val="yellow"/>
              </w:rPr>
            </w:pPr>
            <w:ins w:id="517" w:author="Khaled Daham" w:date="2014-03-13T13:10:00Z">
              <w:r>
                <w:rPr>
                  <w:sz w:val="20"/>
                  <w:szCs w:val="20"/>
                </w:rPr>
                <w:t>../../../glycosuria</w:t>
              </w:r>
            </w:ins>
          </w:p>
        </w:tc>
        <w:tc>
          <w:tcPr>
            <w:tcW w:w="1843" w:type="dxa"/>
            <w:tcBorders>
              <w:top w:val="single" w:sz="5" w:space="0" w:color="000000"/>
              <w:left w:val="single" w:sz="5" w:space="0" w:color="000000"/>
              <w:bottom w:val="single" w:sz="5" w:space="0" w:color="000000"/>
              <w:right w:val="single" w:sz="5" w:space="0" w:color="000000"/>
            </w:tcBorders>
            <w:tcPrChange w:id="518" w:author="Khaled Daham" w:date="2014-03-13T13:10:00Z">
              <w:tcPr>
                <w:tcW w:w="1843" w:type="dxa"/>
                <w:tcBorders>
                  <w:top w:val="single" w:sz="5" w:space="0" w:color="000000"/>
                  <w:left w:val="single" w:sz="5" w:space="0" w:color="000000"/>
                  <w:bottom w:val="single" w:sz="5" w:space="0" w:color="000000"/>
                  <w:right w:val="single" w:sz="5" w:space="0" w:color="000000"/>
                </w:tcBorders>
              </w:tcPr>
            </w:tcPrChange>
          </w:tcPr>
          <w:p w14:paraId="088C72C0" w14:textId="7BF7F845" w:rsidR="0093168E" w:rsidRPr="00000D1C" w:rsidRDefault="0093168E" w:rsidP="008A6494">
            <w:pPr>
              <w:spacing w:line="229" w:lineRule="exact"/>
              <w:ind w:left="102"/>
              <w:rPr>
                <w:ins w:id="519" w:author="Khaled Daham" w:date="2014-03-13T13:10:00Z"/>
                <w:rFonts w:ascii="Times New Roman" w:hAnsi="Times New Roman"/>
                <w:szCs w:val="20"/>
                <w:highlight w:val="yellow"/>
              </w:rPr>
            </w:pPr>
            <w:ins w:id="520"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521" w:author="Khaled Daham" w:date="2014-03-13T13:10:00Z">
              <w:tcPr>
                <w:tcW w:w="3685" w:type="dxa"/>
                <w:tcBorders>
                  <w:top w:val="single" w:sz="5" w:space="0" w:color="000000"/>
                  <w:left w:val="single" w:sz="5" w:space="0" w:color="000000"/>
                  <w:bottom w:val="single" w:sz="5" w:space="0" w:color="000000"/>
                  <w:right w:val="single" w:sz="5" w:space="0" w:color="000000"/>
                </w:tcBorders>
              </w:tcPr>
            </w:tcPrChange>
          </w:tcPr>
          <w:p w14:paraId="72FC6BAB" w14:textId="77777777" w:rsidR="0093168E" w:rsidRDefault="0093168E" w:rsidP="00341A72">
            <w:pPr>
              <w:spacing w:line="226" w:lineRule="exact"/>
              <w:ind w:left="102"/>
              <w:rPr>
                <w:ins w:id="522" w:author="Khaled Daham" w:date="2014-03-13T13:10:00Z"/>
                <w:spacing w:val="-1"/>
                <w:sz w:val="20"/>
                <w:szCs w:val="20"/>
              </w:rPr>
            </w:pPr>
            <w:ins w:id="523" w:author="Khaled Daham" w:date="2014-03-13T13:10:00Z">
              <w:r>
                <w:rPr>
                  <w:spacing w:val="-1"/>
                  <w:sz w:val="20"/>
                  <w:szCs w:val="20"/>
                </w:rPr>
                <w:t>Glucosuri - Glucos i urinet [antal / volym]</w:t>
              </w:r>
            </w:ins>
          </w:p>
          <w:p w14:paraId="58BB8205" w14:textId="77777777" w:rsidR="0093168E" w:rsidRDefault="0093168E" w:rsidP="00341A72">
            <w:pPr>
              <w:spacing w:line="226" w:lineRule="exact"/>
              <w:ind w:left="102"/>
              <w:rPr>
                <w:ins w:id="524" w:author="Khaled Daham" w:date="2014-03-13T13:10:00Z"/>
                <w:spacing w:val="-1"/>
                <w:sz w:val="20"/>
                <w:szCs w:val="20"/>
              </w:rPr>
            </w:pPr>
            <w:ins w:id="525" w:author="Khaled Daham" w:date="2014-03-13T13:10:00Z">
              <w:r>
                <w:rPr>
                  <w:spacing w:val="-1"/>
                  <w:sz w:val="20"/>
                  <w:szCs w:val="20"/>
                </w:rPr>
                <w:t>Förväntad enhet är mmol/l. Använd INTE mätstickans kodning (0, 1+, 2+…)</w:t>
              </w:r>
            </w:ins>
          </w:p>
          <w:p w14:paraId="0F1AF5D0" w14:textId="2C77E03F" w:rsidR="0093168E" w:rsidRPr="00000D1C" w:rsidRDefault="0093168E" w:rsidP="008A6494">
            <w:pPr>
              <w:spacing w:line="226" w:lineRule="exact"/>
              <w:ind w:left="102"/>
              <w:rPr>
                <w:ins w:id="526" w:author="Khaled Daham" w:date="2014-03-13T13:10:00Z"/>
                <w:rFonts w:ascii="Times New Roman" w:hAnsi="Times New Roman"/>
                <w:spacing w:val="-1"/>
                <w:szCs w:val="20"/>
                <w:highlight w:val="yellow"/>
              </w:rPr>
            </w:pPr>
            <w:ins w:id="527" w:author="Khaled Daham" w:date="2014-03-13T13:10:00Z">
              <w:r>
                <w:rPr>
                  <w:spacing w:val="-1"/>
                  <w:sz w:val="20"/>
                  <w:szCs w:val="20"/>
                </w:rPr>
                <w:t>OBS! U på svenska men y på engelska (ICD10).</w:t>
              </w:r>
            </w:ins>
          </w:p>
        </w:tc>
        <w:tc>
          <w:tcPr>
            <w:tcW w:w="851" w:type="dxa"/>
            <w:tcBorders>
              <w:top w:val="single" w:sz="5" w:space="0" w:color="000000"/>
              <w:left w:val="single" w:sz="5" w:space="0" w:color="000000"/>
              <w:bottom w:val="single" w:sz="5" w:space="0" w:color="000000"/>
              <w:right w:val="single" w:sz="5" w:space="0" w:color="000000"/>
            </w:tcBorders>
            <w:tcPrChange w:id="528" w:author="Khaled Daham" w:date="2014-03-13T13:10:00Z">
              <w:tcPr>
                <w:tcW w:w="851" w:type="dxa"/>
                <w:tcBorders>
                  <w:top w:val="single" w:sz="5" w:space="0" w:color="000000"/>
                  <w:left w:val="single" w:sz="5" w:space="0" w:color="000000"/>
                  <w:bottom w:val="single" w:sz="5" w:space="0" w:color="000000"/>
                  <w:right w:val="single" w:sz="5" w:space="0" w:color="000000"/>
                </w:tcBorders>
              </w:tcPr>
            </w:tcPrChange>
          </w:tcPr>
          <w:p w14:paraId="1854D9AC" w14:textId="0DE28FFB" w:rsidR="0093168E" w:rsidRPr="00000D1C" w:rsidRDefault="0093168E" w:rsidP="008A6494">
            <w:pPr>
              <w:spacing w:line="226" w:lineRule="exact"/>
              <w:ind w:left="102"/>
              <w:rPr>
                <w:ins w:id="529" w:author="Khaled Daham" w:date="2014-03-13T13:10:00Z"/>
                <w:rFonts w:ascii="Times New Roman" w:hAnsi="Times New Roman"/>
                <w:spacing w:val="-1"/>
                <w:szCs w:val="20"/>
                <w:highlight w:val="yellow"/>
              </w:rPr>
            </w:pPr>
            <w:ins w:id="530" w:author="Khaled Daham" w:date="2014-03-13T13:10:00Z">
              <w:r>
                <w:rPr>
                  <w:spacing w:val="-1"/>
                  <w:sz w:val="20"/>
                  <w:szCs w:val="20"/>
                </w:rPr>
                <w:t>0..1</w:t>
              </w:r>
            </w:ins>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000D1C" w:rsidRDefault="00000D1C" w:rsidP="005B612A">
            <w:pPr>
              <w:spacing w:line="226" w:lineRule="exact"/>
              <w:ind w:left="102"/>
              <w:rPr>
                <w:rFonts w:ascii="Times New Roman" w:hAnsi="Times New Roman" w:cs="Times New Roman"/>
                <w:spacing w:val="-1"/>
                <w:sz w:val="20"/>
                <w:szCs w:val="20"/>
                <w:highlight w:val="yellow"/>
              </w:rPr>
            </w:pPr>
            <w:r w:rsidRPr="00000D1C">
              <w:rPr>
                <w:rFonts w:ascii="Times New Roman" w:hAnsi="Times New Roman" w:cs="Times New Roman"/>
                <w:spacing w:val="-1"/>
                <w:sz w:val="20"/>
                <w:szCs w:val="20"/>
                <w:highlight w:val="yellow"/>
              </w:rPr>
              <w:t>p-glukos – blodsocker [antal / volym]</w:t>
            </w:r>
          </w:p>
          <w:p w14:paraId="281B1FDA" w14:textId="5EEB3779"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1C3B28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000D1C" w:rsidRPr="008A6494" w:rsidRDefault="00000D1C"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67894A7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7D98297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8A6494" w:rsidRDefault="00000D1C"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531" w:name="_Toc256335991"/>
      <w:r>
        <w:t>Övriga regler</w:t>
      </w:r>
      <w:bookmarkEnd w:id="531"/>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lastRenderedPageBreak/>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532" w:name="_Toc248640916"/>
      <w:bookmarkStart w:id="533" w:name="_Toc256335992"/>
      <w:r>
        <w:t>GetLaboratoryOrderOutcome</w:t>
      </w:r>
      <w:bookmarkEnd w:id="532"/>
      <w:bookmarkEnd w:id="533"/>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534" w:name="_Toc256335993"/>
      <w:r>
        <w:t>Version</w:t>
      </w:r>
      <w:bookmarkEnd w:id="534"/>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535" w:name="_Toc256335994"/>
      <w:r>
        <w:t>Fältregler</w:t>
      </w:r>
      <w:bookmarkEnd w:id="535"/>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536" w:name="_Toc256335995"/>
      <w:r>
        <w:t>Övriga regler</w:t>
      </w:r>
      <w:bookmarkEnd w:id="536"/>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3"/>
      <w:headerReference w:type="first" r:id="rId24"/>
      <w:footerReference w:type="first" r:id="rId25"/>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5B612A" w:rsidRDefault="005B612A" w:rsidP="00C72B17">
      <w:pPr>
        <w:spacing w:line="240" w:lineRule="auto"/>
      </w:pPr>
      <w:r>
        <w:separator/>
      </w:r>
    </w:p>
  </w:endnote>
  <w:endnote w:type="continuationSeparator" w:id="0">
    <w:p w14:paraId="0015BF39" w14:textId="77777777" w:rsidR="005B612A" w:rsidRDefault="005B612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578"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578"/>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5B612A" w:rsidRDefault="005B612A" w:rsidP="00C72B17">
      <w:pPr>
        <w:spacing w:line="240" w:lineRule="auto"/>
      </w:pPr>
      <w:r>
        <w:separator/>
      </w:r>
    </w:p>
  </w:footnote>
  <w:footnote w:type="continuationSeparator" w:id="0">
    <w:p w14:paraId="4079909C" w14:textId="77777777" w:rsidR="005B612A" w:rsidRDefault="005B612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3378364"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537" w:name="Date1"/>
    <w:ins w:id="538" w:author="Khaled Daham" w:date="2014-03-13T13:26:00Z">
      <w:r w:rsidR="00D7754C">
        <w:t>13</w:t>
      </w:r>
    </w:ins>
    <w:del w:id="539" w:author="Khaled Daham" w:date="2014-03-13T13:25:00Z">
      <w:r w:rsidDel="00D7754C">
        <w:delText>2</w:delText>
      </w:r>
    </w:del>
    <w:del w:id="540" w:author="Khaled Daham" w:date="2014-02-24T10:49:00Z">
      <w:r w:rsidDel="00903125">
        <w:delText>3</w:delText>
      </w:r>
    </w:del>
    <w:r>
      <w:t xml:space="preserve"> </w:t>
    </w:r>
    <w:ins w:id="541" w:author="Khaled Daham" w:date="2014-03-13T13:26:00Z">
      <w:r w:rsidR="00D7754C">
        <w:t>mars</w:t>
      </w:r>
    </w:ins>
    <w:del w:id="542" w:author="Khaled Daham" w:date="2014-02-24T10:49:00Z">
      <w:r w:rsidDel="00903125">
        <w:delText>maj</w:delText>
      </w:r>
    </w:del>
    <w:r>
      <w:t xml:space="preserve"> 201</w:t>
    </w:r>
    <w:ins w:id="543" w:author="Khaled Daham" w:date="2014-02-24T10:49:00Z">
      <w:r w:rsidR="00903125">
        <w:t>4</w:t>
      </w:r>
    </w:ins>
    <w:del w:id="544" w:author="Khaled Daham" w:date="2014-02-24T10:49:00Z">
      <w:r w:rsidDel="00903125">
        <w:delText>3</w:delText>
      </w:r>
    </w:del>
    <w:bookmarkEnd w:id="537"/>
  </w:p>
  <w:p w14:paraId="005707D8" w14:textId="588DF0F6" w:rsidR="005B612A" w:rsidRDefault="005B612A" w:rsidP="008303EF">
    <w:pPr>
      <w:tabs>
        <w:tab w:val="left" w:pos="6237"/>
      </w:tabs>
    </w:pPr>
    <w:r>
      <w:tab/>
    </w:r>
    <w:bookmarkStart w:id="545" w:name="LDnr1"/>
    <w:bookmarkEnd w:id="545"/>
    <w:r>
      <w:t xml:space="preserve"> </w:t>
    </w:r>
    <w:bookmarkStart w:id="546" w:name="Dnr1"/>
    <w:bookmarkEnd w:id="546"/>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B0DF4">
                            <w:rPr>
                              <w:noProof/>
                              <w:sz w:val="16"/>
                              <w:szCs w:val="16"/>
                            </w:rPr>
                            <w:t>40</w:t>
                          </w:r>
                          <w:r w:rsidRPr="00E12C4A">
                            <w:rPr>
                              <w:sz w:val="16"/>
                              <w:szCs w:val="16"/>
                            </w:rPr>
                            <w:fldChar w:fldCharType="end"/>
                          </w:r>
                          <w:r w:rsidRPr="00E12C4A">
                            <w:rPr>
                              <w:sz w:val="16"/>
                              <w:szCs w:val="16"/>
                            </w:rPr>
                            <w:t xml:space="preserve"> (</w:t>
                          </w:r>
                          <w:r w:rsidR="002B0DF4">
                            <w:fldChar w:fldCharType="begin"/>
                          </w:r>
                          <w:r w:rsidR="002B0DF4">
                            <w:instrText xml:space="preserve"> SECTIONPAGES   \* MERGEFORMAT </w:instrText>
                          </w:r>
                          <w:r w:rsidR="002B0DF4">
                            <w:fldChar w:fldCharType="separate"/>
                          </w:r>
                          <w:ins w:id="547" w:author="Khaled Daham" w:date="2014-03-13T14:27:00Z">
                            <w:r w:rsidR="002B0DF4" w:rsidRPr="002B0DF4">
                              <w:rPr>
                                <w:noProof/>
                                <w:sz w:val="16"/>
                                <w:szCs w:val="16"/>
                                <w:rPrChange w:id="548" w:author="Khaled Daham" w:date="2014-03-13T14:27:00Z">
                                  <w:rPr/>
                                </w:rPrChange>
                              </w:rPr>
                              <w:t>51</w:t>
                            </w:r>
                          </w:ins>
                          <w:del w:id="549" w:author="Khaled Daham" w:date="2014-02-24T10:48:00Z">
                            <w:r w:rsidR="00117A24" w:rsidRPr="00117A24" w:rsidDel="00117A24">
                              <w:rPr>
                                <w:noProof/>
                                <w:sz w:val="16"/>
                                <w:szCs w:val="16"/>
                              </w:rPr>
                              <w:delText>51</w:delText>
                            </w:r>
                          </w:del>
                          <w:r w:rsidR="002B0DF4">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B0DF4">
                      <w:rPr>
                        <w:noProof/>
                        <w:sz w:val="16"/>
                        <w:szCs w:val="16"/>
                      </w:rPr>
                      <w:t>40</w:t>
                    </w:r>
                    <w:r w:rsidRPr="00E12C4A">
                      <w:rPr>
                        <w:sz w:val="16"/>
                        <w:szCs w:val="16"/>
                      </w:rPr>
                      <w:fldChar w:fldCharType="end"/>
                    </w:r>
                    <w:r w:rsidRPr="00E12C4A">
                      <w:rPr>
                        <w:sz w:val="16"/>
                        <w:szCs w:val="16"/>
                      </w:rPr>
                      <w:t xml:space="preserve"> (</w:t>
                    </w:r>
                    <w:r w:rsidR="002B0DF4">
                      <w:fldChar w:fldCharType="begin"/>
                    </w:r>
                    <w:r w:rsidR="002B0DF4">
                      <w:instrText xml:space="preserve"> SECTIONPAGES   \* MERGEFORMAT </w:instrText>
                    </w:r>
                    <w:r w:rsidR="002B0DF4">
                      <w:fldChar w:fldCharType="separate"/>
                    </w:r>
                    <w:ins w:id="550" w:author="Khaled Daham" w:date="2014-03-13T14:27:00Z">
                      <w:r w:rsidR="002B0DF4" w:rsidRPr="002B0DF4">
                        <w:rPr>
                          <w:noProof/>
                          <w:sz w:val="16"/>
                          <w:szCs w:val="16"/>
                          <w:rPrChange w:id="551" w:author="Khaled Daham" w:date="2014-03-13T14:27:00Z">
                            <w:rPr/>
                          </w:rPrChange>
                        </w:rPr>
                        <w:t>51</w:t>
                      </w:r>
                    </w:ins>
                    <w:del w:id="552" w:author="Khaled Daham" w:date="2014-02-24T10:48:00Z">
                      <w:r w:rsidR="00117A24" w:rsidRPr="00117A24" w:rsidDel="00117A24">
                        <w:rPr>
                          <w:noProof/>
                          <w:sz w:val="16"/>
                          <w:szCs w:val="16"/>
                        </w:rPr>
                        <w:delText>51</w:delText>
                      </w:r>
                    </w:del>
                    <w:r w:rsidR="002B0DF4">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00B33B3D"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553" w:name="Date"/>
    <w:ins w:id="554" w:author="Khaled Daham" w:date="2014-03-13T13:26:00Z">
      <w:r w:rsidR="00054DF1">
        <w:t>13</w:t>
      </w:r>
    </w:ins>
    <w:del w:id="555" w:author="Khaled Daham" w:date="2014-03-13T13:26:00Z">
      <w:r w:rsidDel="00054DF1">
        <w:delText>2</w:delText>
      </w:r>
    </w:del>
    <w:del w:id="556" w:author="Khaled Daham" w:date="2014-02-24T10:48:00Z">
      <w:r w:rsidDel="00117A24">
        <w:delText>3</w:delText>
      </w:r>
    </w:del>
    <w:r>
      <w:t xml:space="preserve"> </w:t>
    </w:r>
    <w:ins w:id="557" w:author="Khaled Daham" w:date="2014-03-13T13:26:00Z">
      <w:r w:rsidR="00054DF1">
        <w:t>Mars</w:t>
      </w:r>
    </w:ins>
    <w:del w:id="558" w:author="Khaled Daham" w:date="2014-02-24T10:48:00Z">
      <w:r w:rsidDel="00117A24">
        <w:delText>maj</w:delText>
      </w:r>
    </w:del>
    <w:r>
      <w:t xml:space="preserve"> 201</w:t>
    </w:r>
    <w:ins w:id="559" w:author="Khaled Daham" w:date="2014-02-24T10:49:00Z">
      <w:r w:rsidR="00117A24">
        <w:t>4</w:t>
      </w:r>
    </w:ins>
    <w:del w:id="560" w:author="Khaled Daham" w:date="2014-02-24T10:49:00Z">
      <w:r w:rsidDel="00117A24">
        <w:delText>3</w:delText>
      </w:r>
    </w:del>
    <w:bookmarkEnd w:id="553"/>
  </w:p>
  <w:p w14:paraId="587ABBD2" w14:textId="77777777" w:rsidR="005B612A" w:rsidRDefault="005B612A" w:rsidP="00D774BC">
    <w:pPr>
      <w:tabs>
        <w:tab w:val="left" w:pos="6237"/>
      </w:tabs>
    </w:pPr>
    <w:r>
      <w:tab/>
    </w:r>
    <w:bookmarkStart w:id="561" w:name="LDnr"/>
    <w:bookmarkEnd w:id="561"/>
    <w:r>
      <w:t xml:space="preserve"> </w:t>
    </w:r>
    <w:bookmarkStart w:id="562" w:name="Dnr"/>
    <w:bookmarkEnd w:id="562"/>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563" w:name="PhoneDirect"/>
          <w:bookmarkStart w:id="564" w:name="LMobile"/>
          <w:bookmarkEnd w:id="563"/>
          <w:bookmarkEnd w:id="564"/>
          <w:r w:rsidRPr="0024387D">
            <w:rPr>
              <w:rFonts w:cs="Georgia"/>
              <w:sz w:val="12"/>
              <w:szCs w:val="12"/>
            </w:rPr>
            <w:t xml:space="preserve"> </w:t>
          </w:r>
          <w:bookmarkStart w:id="565" w:name="Mobile"/>
          <w:bookmarkEnd w:id="565"/>
        </w:p>
        <w:p w14:paraId="674555CA" w14:textId="77777777" w:rsidR="005B612A" w:rsidRDefault="005B612A" w:rsidP="00514BAB">
          <w:pPr>
            <w:pStyle w:val="Header"/>
            <w:rPr>
              <w:rFonts w:cs="Georgia"/>
              <w:sz w:val="12"/>
              <w:szCs w:val="12"/>
            </w:rPr>
          </w:pPr>
        </w:p>
        <w:p w14:paraId="69F9143A" w14:textId="01478C95" w:rsidR="005B612A" w:rsidRPr="002F2EFD" w:rsidDel="00117A24" w:rsidRDefault="005B612A" w:rsidP="00514BAB">
          <w:pPr>
            <w:pStyle w:val="Header"/>
            <w:rPr>
              <w:del w:id="566" w:author="Khaled Daham" w:date="2014-02-24T10:48:00Z"/>
              <w:rFonts w:cs="Georgia"/>
              <w:color w:val="008000"/>
              <w:sz w:val="12"/>
              <w:szCs w:val="12"/>
            </w:rPr>
          </w:pPr>
          <w:del w:id="567"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568" w:name="Email"/>
        <w:bookmarkEnd w:id="568"/>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569" w:name="slask"/>
          <w:bookmarkStart w:id="570" w:name="Addressee"/>
          <w:bookmarkEnd w:id="569"/>
          <w:bookmarkEnd w:id="570"/>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571" w:name="Radera2"/>
    <w:bookmarkEnd w:id="571"/>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B0DF4">
                            <w:rPr>
                              <w:noProof/>
                              <w:sz w:val="16"/>
                              <w:szCs w:val="16"/>
                            </w:rPr>
                            <w:t>1</w:t>
                          </w:r>
                          <w:r w:rsidRPr="00E12C4A">
                            <w:rPr>
                              <w:sz w:val="16"/>
                              <w:szCs w:val="16"/>
                            </w:rPr>
                            <w:fldChar w:fldCharType="end"/>
                          </w:r>
                          <w:r w:rsidRPr="00E12C4A">
                            <w:rPr>
                              <w:sz w:val="16"/>
                              <w:szCs w:val="16"/>
                            </w:rPr>
                            <w:t xml:space="preserve"> (</w:t>
                          </w:r>
                          <w:r w:rsidR="002B0DF4">
                            <w:fldChar w:fldCharType="begin"/>
                          </w:r>
                          <w:r w:rsidR="002B0DF4">
                            <w:instrText xml:space="preserve"> SECTIONPAGES   \* MERGEFORMAT </w:instrText>
                          </w:r>
                          <w:r w:rsidR="002B0DF4">
                            <w:fldChar w:fldCharType="separate"/>
                          </w:r>
                          <w:ins w:id="572" w:author="Khaled Daham" w:date="2014-03-13T14:26:00Z">
                            <w:r w:rsidR="002B0DF4" w:rsidRPr="002B0DF4">
                              <w:rPr>
                                <w:noProof/>
                                <w:sz w:val="16"/>
                                <w:szCs w:val="16"/>
                                <w:rPrChange w:id="573" w:author="Khaled Daham" w:date="2014-03-13T14:26:00Z">
                                  <w:rPr/>
                                </w:rPrChange>
                              </w:rPr>
                              <w:t>51</w:t>
                            </w:r>
                          </w:ins>
                          <w:del w:id="574" w:author="Khaled Daham" w:date="2014-02-24T10:48:00Z">
                            <w:r w:rsidR="00117A24" w:rsidRPr="00117A24" w:rsidDel="00117A24">
                              <w:rPr>
                                <w:noProof/>
                                <w:sz w:val="16"/>
                                <w:szCs w:val="16"/>
                              </w:rPr>
                              <w:delText>51</w:delText>
                            </w:r>
                          </w:del>
                          <w:r w:rsidR="002B0DF4">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B0DF4">
                      <w:rPr>
                        <w:noProof/>
                        <w:sz w:val="16"/>
                        <w:szCs w:val="16"/>
                      </w:rPr>
                      <w:t>1</w:t>
                    </w:r>
                    <w:r w:rsidRPr="00E12C4A">
                      <w:rPr>
                        <w:sz w:val="16"/>
                        <w:szCs w:val="16"/>
                      </w:rPr>
                      <w:fldChar w:fldCharType="end"/>
                    </w:r>
                    <w:r w:rsidRPr="00E12C4A">
                      <w:rPr>
                        <w:sz w:val="16"/>
                        <w:szCs w:val="16"/>
                      </w:rPr>
                      <w:t xml:space="preserve"> (</w:t>
                    </w:r>
                    <w:r w:rsidR="002B0DF4">
                      <w:fldChar w:fldCharType="begin"/>
                    </w:r>
                    <w:r w:rsidR="002B0DF4">
                      <w:instrText xml:space="preserve"> SECTIONPAGES   \* MERGEFORMAT </w:instrText>
                    </w:r>
                    <w:r w:rsidR="002B0DF4">
                      <w:fldChar w:fldCharType="separate"/>
                    </w:r>
                    <w:ins w:id="575" w:author="Khaled Daham" w:date="2014-03-13T14:26:00Z">
                      <w:r w:rsidR="002B0DF4" w:rsidRPr="002B0DF4">
                        <w:rPr>
                          <w:noProof/>
                          <w:sz w:val="16"/>
                          <w:szCs w:val="16"/>
                          <w:rPrChange w:id="576" w:author="Khaled Daham" w:date="2014-03-13T14:26:00Z">
                            <w:rPr/>
                          </w:rPrChange>
                        </w:rPr>
                        <w:t>51</w:t>
                      </w:r>
                    </w:ins>
                    <w:del w:id="577" w:author="Khaled Daham" w:date="2014-02-24T10:48:00Z">
                      <w:r w:rsidR="00117A24" w:rsidRPr="00117A24" w:rsidDel="00117A24">
                        <w:rPr>
                          <w:noProof/>
                          <w:sz w:val="16"/>
                          <w:szCs w:val="16"/>
                        </w:rPr>
                        <w:delText>51</w:delText>
                      </w:r>
                    </w:del>
                    <w:r w:rsidR="002B0DF4">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30D6C"/>
    <w:rsid w:val="00035299"/>
    <w:rsid w:val="00036FF1"/>
    <w:rsid w:val="00047E25"/>
    <w:rsid w:val="00053977"/>
    <w:rsid w:val="00054DF1"/>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27AD"/>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B0DF4"/>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B7B08"/>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2C22"/>
    <w:rsid w:val="00956547"/>
    <w:rsid w:val="00962AAB"/>
    <w:rsid w:val="00965D9C"/>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2ED7"/>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7754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ww.inera.se/Documents/TJANSTER_PROJEKT/Katalogtjanst_HSA/Innehall/hsa_innehall_befattning.pdf"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147F5D-D633-1B45-87A8-D02CC1B56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35</TotalTime>
  <Pages>51</Pages>
  <Words>10416</Words>
  <Characters>66770</Characters>
  <Application>Microsoft Macintosh Word</Application>
  <DocSecurity>0</DocSecurity>
  <Lines>4173</Lines>
  <Paragraphs>2086</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75100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20</cp:revision>
  <dcterms:created xsi:type="dcterms:W3CDTF">2014-02-19T09:15:00Z</dcterms:created>
  <dcterms:modified xsi:type="dcterms:W3CDTF">2014-03-13T13:27:00Z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