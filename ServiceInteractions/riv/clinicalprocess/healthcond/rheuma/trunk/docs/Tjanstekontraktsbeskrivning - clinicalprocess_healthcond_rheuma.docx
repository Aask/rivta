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571D5C51" w:rsidR="00F25F5B" w:rsidRDefault="00D5124B" w:rsidP="00F25F5B">
      <w:pPr>
        <w:tabs>
          <w:tab w:val="left" w:pos="2552"/>
        </w:tabs>
        <w:spacing w:line="240" w:lineRule="auto"/>
        <w:jc w:val="center"/>
        <w:rPr>
          <w:sz w:val="48"/>
          <w:szCs w:val="48"/>
        </w:rPr>
      </w:pPr>
      <w:fldSimple w:instr=" TITLE   \* MERGEFORMAT ">
        <w:r w:rsidR="004255A2" w:rsidRPr="002D631E">
          <w:rPr>
            <w:color w:val="76923C" w:themeColor="accent3" w:themeShade="BF"/>
            <w:sz w:val="48"/>
            <w:szCs w:val="48"/>
          </w:rPr>
          <w:t xml:space="preserve">Tjänstekontraktsbeskrivning - </w:t>
        </w:r>
        <w:r w:rsidR="00762180">
          <w:rPr>
            <w:color w:val="76923C" w:themeColor="accent3" w:themeShade="BF"/>
            <w:sz w:val="48"/>
            <w:szCs w:val="48"/>
          </w:rPr>
          <w:t>Hantera hälsorelaterade reumatismdata, tillståndsbeskrivning</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C1BCCDE" w:rsidR="002D631E" w:rsidRDefault="002D631E" w:rsidP="00F25F5B">
      <w:pPr>
        <w:tabs>
          <w:tab w:val="left" w:pos="2552"/>
        </w:tabs>
        <w:spacing w:line="240" w:lineRule="auto"/>
        <w:jc w:val="center"/>
        <w:rPr>
          <w:sz w:val="32"/>
          <w:szCs w:val="32"/>
        </w:rPr>
      </w:pPr>
      <w:r>
        <w:rPr>
          <w:sz w:val="32"/>
          <w:szCs w:val="32"/>
        </w:rPr>
        <w:t xml:space="preserve">Version </w:t>
      </w:r>
      <w:r w:rsidR="00322C51">
        <w:rPr>
          <w:sz w:val="32"/>
          <w:szCs w:val="32"/>
        </w:rPr>
        <w:t>RC1</w:t>
      </w:r>
    </w:p>
    <w:p w14:paraId="5659363F" w14:textId="77777777" w:rsidR="002D631E" w:rsidRDefault="002D631E" w:rsidP="00F25F5B">
      <w:pPr>
        <w:tabs>
          <w:tab w:val="left" w:pos="2552"/>
        </w:tabs>
        <w:spacing w:line="240" w:lineRule="auto"/>
        <w:jc w:val="center"/>
        <w:rPr>
          <w:sz w:val="32"/>
          <w:szCs w:val="32"/>
        </w:rPr>
      </w:pPr>
    </w:p>
    <w:p w14:paraId="37830127" w14:textId="32E0283F"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del w:id="1" w:author="Björn Genfors" w:date="2014-02-06T10:55:00Z">
        <w:r w:rsidR="00762180" w:rsidDel="00D255AB">
          <w:rPr>
            <w:sz w:val="32"/>
            <w:szCs w:val="32"/>
          </w:rPr>
          <w:delText>03</w:delText>
        </w:r>
      </w:del>
      <w:ins w:id="2" w:author="Björn Genfors" w:date="2014-02-06T10:55:00Z">
        <w:r w:rsidR="00D255AB">
          <w:rPr>
            <w:sz w:val="32"/>
            <w:szCs w:val="32"/>
          </w:rPr>
          <w:t>06</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Innehllsfrteckningsrubrik"/>
          </w:pPr>
          <w:r>
            <w:t>Innehållsförteckning</w:t>
          </w:r>
        </w:p>
        <w:p w14:paraId="2154CE88" w14:textId="77777777" w:rsidR="005D1533" w:rsidRDefault="00C54F68">
          <w:pPr>
            <w:pStyle w:val="Innehll1"/>
            <w:tabs>
              <w:tab w:val="left" w:pos="400"/>
              <w:tab w:val="right" w:leader="dot" w:pos="8664"/>
            </w:tabs>
            <w:rPr>
              <w:ins w:id="3" w:author="Björn Genfors" w:date="2014-02-06T11:08: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4" w:author="Björn Genfors" w:date="2014-02-06T11:08:00Z">
            <w:r w:rsidR="005D1533" w:rsidRPr="00211FE4">
              <w:rPr>
                <w:rStyle w:val="Hyperlnk"/>
                <w:noProof/>
              </w:rPr>
              <w:fldChar w:fldCharType="begin"/>
            </w:r>
            <w:r w:rsidR="005D1533" w:rsidRPr="00211FE4">
              <w:rPr>
                <w:rStyle w:val="Hyperlnk"/>
                <w:noProof/>
              </w:rPr>
              <w:instrText xml:space="preserve"> </w:instrText>
            </w:r>
            <w:r w:rsidR="005D1533">
              <w:rPr>
                <w:noProof/>
              </w:rPr>
              <w:instrText>HYPERLINK \l "_Toc379448217"</w:instrText>
            </w:r>
            <w:r w:rsidR="005D1533" w:rsidRPr="00211FE4">
              <w:rPr>
                <w:rStyle w:val="Hyperlnk"/>
                <w:noProof/>
              </w:rPr>
              <w:instrText xml:space="preserve"> </w:instrText>
            </w:r>
            <w:r w:rsidR="005D1533" w:rsidRPr="00211FE4">
              <w:rPr>
                <w:rStyle w:val="Hyperlnk"/>
                <w:noProof/>
              </w:rPr>
            </w:r>
            <w:r w:rsidR="005D1533" w:rsidRPr="00211FE4">
              <w:rPr>
                <w:rStyle w:val="Hyperlnk"/>
                <w:noProof/>
              </w:rPr>
              <w:fldChar w:fldCharType="separate"/>
            </w:r>
            <w:r w:rsidR="005D1533" w:rsidRPr="00211FE4">
              <w:rPr>
                <w:rStyle w:val="Hyperlnk"/>
                <w:noProof/>
              </w:rPr>
              <w:t>1</w:t>
            </w:r>
            <w:r w:rsidR="005D1533">
              <w:rPr>
                <w:rFonts w:asciiTheme="minorHAnsi" w:eastAsiaTheme="minorEastAsia" w:hAnsiTheme="minorHAnsi" w:cstheme="minorBidi"/>
                <w:noProof/>
                <w:sz w:val="22"/>
                <w:lang w:eastAsia="sv-SE"/>
              </w:rPr>
              <w:tab/>
            </w:r>
            <w:r w:rsidR="005D1533" w:rsidRPr="00211FE4">
              <w:rPr>
                <w:rStyle w:val="Hyperlnk"/>
                <w:noProof/>
              </w:rPr>
              <w:t>Inledning</w:t>
            </w:r>
            <w:r w:rsidR="005D1533">
              <w:rPr>
                <w:noProof/>
                <w:webHidden/>
              </w:rPr>
              <w:tab/>
            </w:r>
            <w:r w:rsidR="005D1533">
              <w:rPr>
                <w:noProof/>
                <w:webHidden/>
              </w:rPr>
              <w:fldChar w:fldCharType="begin"/>
            </w:r>
            <w:r w:rsidR="005D1533">
              <w:rPr>
                <w:noProof/>
                <w:webHidden/>
              </w:rPr>
              <w:instrText xml:space="preserve"> PAGEREF _Toc379448217 \h </w:instrText>
            </w:r>
            <w:r w:rsidR="005D1533">
              <w:rPr>
                <w:noProof/>
                <w:webHidden/>
              </w:rPr>
            </w:r>
          </w:ins>
          <w:r w:rsidR="005D1533">
            <w:rPr>
              <w:noProof/>
              <w:webHidden/>
            </w:rPr>
            <w:fldChar w:fldCharType="separate"/>
          </w:r>
          <w:ins w:id="5" w:author="Björn Genfors" w:date="2014-02-06T11:08:00Z">
            <w:r w:rsidR="005D1533">
              <w:rPr>
                <w:noProof/>
                <w:webHidden/>
              </w:rPr>
              <w:t>5</w:t>
            </w:r>
            <w:r w:rsidR="005D1533">
              <w:rPr>
                <w:noProof/>
                <w:webHidden/>
              </w:rPr>
              <w:fldChar w:fldCharType="end"/>
            </w:r>
            <w:r w:rsidR="005D1533" w:rsidRPr="00211FE4">
              <w:rPr>
                <w:rStyle w:val="Hyperlnk"/>
                <w:noProof/>
              </w:rPr>
              <w:fldChar w:fldCharType="end"/>
            </w:r>
          </w:ins>
        </w:p>
        <w:p w14:paraId="4D83F0CD" w14:textId="77777777" w:rsidR="005D1533" w:rsidRDefault="005D1533">
          <w:pPr>
            <w:pStyle w:val="Innehll1"/>
            <w:tabs>
              <w:tab w:val="left" w:pos="400"/>
              <w:tab w:val="right" w:leader="dot" w:pos="8664"/>
            </w:tabs>
            <w:rPr>
              <w:ins w:id="6" w:author="Björn Genfors" w:date="2014-02-06T11:08:00Z"/>
              <w:rFonts w:asciiTheme="minorHAnsi" w:eastAsiaTheme="minorEastAsia" w:hAnsiTheme="minorHAnsi" w:cstheme="minorBidi"/>
              <w:noProof/>
              <w:sz w:val="22"/>
              <w:lang w:eastAsia="sv-SE"/>
            </w:rPr>
          </w:pPr>
          <w:ins w:id="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"_Toc379448218"</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2</w:t>
            </w:r>
            <w:r>
              <w:rPr>
                <w:rFonts w:asciiTheme="minorHAnsi" w:eastAsiaTheme="minorEastAsia" w:hAnsiTheme="minorHAnsi" w:cstheme="minorBidi"/>
                <w:noProof/>
                <w:sz w:val="22"/>
                <w:lang w:eastAsia="sv-SE"/>
              </w:rPr>
              <w:tab/>
            </w:r>
            <w:r w:rsidRPr="00211FE4">
              <w:rPr>
                <w:rStyle w:val="Hyperlnk"/>
                <w:noProof/>
              </w:rPr>
              <w:t>Versionsinformation</w:t>
            </w:r>
            <w:r>
              <w:rPr>
                <w:noProof/>
                <w:webHidden/>
              </w:rPr>
              <w:tab/>
            </w:r>
            <w:r>
              <w:rPr>
                <w:noProof/>
                <w:webHidden/>
              </w:rPr>
              <w:fldChar w:fldCharType="begin"/>
            </w:r>
            <w:r>
              <w:rPr>
                <w:noProof/>
                <w:webHidden/>
              </w:rPr>
              <w:instrText xml:space="preserve"> PAGEREF _Toc379448218 \h </w:instrText>
            </w:r>
            <w:r>
              <w:rPr>
                <w:noProof/>
                <w:webHidden/>
              </w:rPr>
            </w:r>
          </w:ins>
          <w:r>
            <w:rPr>
              <w:noProof/>
              <w:webHidden/>
            </w:rPr>
            <w:fldChar w:fldCharType="separate"/>
          </w:r>
          <w:ins w:id="8" w:author="Björn Genfors" w:date="2014-02-06T11:08:00Z">
            <w:r>
              <w:rPr>
                <w:noProof/>
                <w:webHidden/>
              </w:rPr>
              <w:t>6</w:t>
            </w:r>
            <w:r>
              <w:rPr>
                <w:noProof/>
                <w:webHidden/>
              </w:rPr>
              <w:fldChar w:fldCharType="end"/>
            </w:r>
            <w:r w:rsidRPr="00211FE4">
              <w:rPr>
                <w:rStyle w:val="Hyperlnk"/>
                <w:noProof/>
              </w:rPr>
              <w:fldChar w:fldCharType="end"/>
            </w:r>
          </w:ins>
        </w:p>
        <w:p w14:paraId="59B9C78E" w14:textId="77777777" w:rsidR="005D1533" w:rsidRDefault="005D1533">
          <w:pPr>
            <w:pStyle w:val="Innehll2"/>
            <w:tabs>
              <w:tab w:val="left" w:pos="880"/>
              <w:tab w:val="right" w:leader="dot" w:pos="8664"/>
            </w:tabs>
            <w:rPr>
              <w:ins w:id="9" w:author="Björn Genfors" w:date="2014-02-06T11:08:00Z"/>
              <w:rFonts w:asciiTheme="minorHAnsi" w:eastAsiaTheme="minorEastAsia" w:hAnsiTheme="minorHAnsi" w:cstheme="minorBidi"/>
              <w:noProof/>
              <w:sz w:val="22"/>
              <w:lang w:eastAsia="sv-SE"/>
            </w:rPr>
          </w:pPr>
          <w:ins w:id="1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"_Toc379448219"</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2.1</w:t>
            </w:r>
            <w:r>
              <w:rPr>
                <w:rFonts w:asciiTheme="minorHAnsi" w:eastAsiaTheme="minorEastAsia" w:hAnsiTheme="minorHAnsi" w:cstheme="minorBidi"/>
                <w:noProof/>
                <w:sz w:val="22"/>
                <w:lang w:eastAsia="sv-SE"/>
              </w:rPr>
              <w:tab/>
            </w:r>
            <w:r w:rsidRPr="00211FE4">
              <w:rPr>
                <w:rStyle w:val="Hyperlnk"/>
                <w:noProof/>
              </w:rPr>
              <w:t xml:space="preserve">Version </w:t>
            </w:r>
            <w:r w:rsidRPr="00211FE4">
              <w:rPr>
                <w:rStyle w:val="Hyperlnk"/>
                <w:b/>
                <w:noProof/>
              </w:rPr>
              <w:t>1</w:t>
            </w:r>
            <w:r w:rsidRPr="00211FE4">
              <w:rPr>
                <w:rStyle w:val="Hyperlnk"/>
                <w:noProof/>
              </w:rPr>
              <w:t>.</w:t>
            </w:r>
            <w:r w:rsidRPr="00211FE4">
              <w:rPr>
                <w:rStyle w:val="Hyperlnk"/>
                <w:b/>
                <w:noProof/>
              </w:rPr>
              <w:t>0</w:t>
            </w:r>
            <w:r w:rsidRPr="00211FE4">
              <w:rPr>
                <w:rStyle w:val="Hyperlnk"/>
                <w:noProof/>
              </w:rPr>
              <w:t>.</w:t>
            </w:r>
            <w:r w:rsidRPr="00211FE4">
              <w:rPr>
                <w:rStyle w:val="Hyperlnk"/>
                <w:b/>
                <w:noProof/>
              </w:rPr>
              <w:t>0</w:t>
            </w:r>
            <w:r w:rsidRPr="00211FE4">
              <w:rPr>
                <w:rStyle w:val="Hyperlnk"/>
                <w:noProof/>
              </w:rPr>
              <w:t>.</w:t>
            </w:r>
            <w:r>
              <w:rPr>
                <w:noProof/>
                <w:webHidden/>
              </w:rPr>
              <w:tab/>
            </w:r>
            <w:r>
              <w:rPr>
                <w:noProof/>
                <w:webHidden/>
              </w:rPr>
              <w:fldChar w:fldCharType="begin"/>
            </w:r>
            <w:r>
              <w:rPr>
                <w:noProof/>
                <w:webHidden/>
              </w:rPr>
              <w:instrText xml:space="preserve"> PAGEREF _Toc379448219 \h </w:instrText>
            </w:r>
            <w:r>
              <w:rPr>
                <w:noProof/>
                <w:webHidden/>
              </w:rPr>
            </w:r>
          </w:ins>
          <w:r>
            <w:rPr>
              <w:noProof/>
              <w:webHidden/>
            </w:rPr>
            <w:fldChar w:fldCharType="separate"/>
          </w:r>
          <w:ins w:id="11" w:author="Björn Genfors" w:date="2014-02-06T11:08:00Z">
            <w:r>
              <w:rPr>
                <w:noProof/>
                <w:webHidden/>
              </w:rPr>
              <w:t>6</w:t>
            </w:r>
            <w:r>
              <w:rPr>
                <w:noProof/>
                <w:webHidden/>
              </w:rPr>
              <w:fldChar w:fldCharType="end"/>
            </w:r>
            <w:r w:rsidRPr="00211FE4">
              <w:rPr>
                <w:rStyle w:val="Hyperlnk"/>
                <w:noProof/>
              </w:rPr>
              <w:fldChar w:fldCharType="end"/>
            </w:r>
          </w:ins>
        </w:p>
        <w:p w14:paraId="47297FAE" w14:textId="77777777" w:rsidR="005D1533" w:rsidRDefault="005D1533">
          <w:pPr>
            <w:pStyle w:val="Innehll3"/>
            <w:tabs>
              <w:tab w:val="left" w:pos="1100"/>
              <w:tab w:val="right" w:leader="dot" w:pos="8664"/>
            </w:tabs>
            <w:rPr>
              <w:ins w:id="12" w:author="Björn Genfors" w:date="2014-02-06T11:08:00Z"/>
              <w:rFonts w:asciiTheme="minorHAnsi" w:eastAsiaTheme="minorEastAsia" w:hAnsiTheme="minorHAnsi" w:cstheme="minorBidi"/>
              <w:noProof/>
              <w:sz w:val="22"/>
              <w:lang w:eastAsia="sv-SE"/>
            </w:rPr>
          </w:pPr>
          <w:ins w:id="1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"_Toc379448220"</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2.1.1</w:t>
            </w:r>
            <w:r>
              <w:rPr>
                <w:rFonts w:asciiTheme="minorHAnsi" w:eastAsiaTheme="minorEastAsia" w:hAnsiTheme="minorHAnsi" w:cstheme="minorBidi"/>
                <w:noProof/>
                <w:sz w:val="22"/>
                <w:lang w:eastAsia="sv-SE"/>
              </w:rPr>
              <w:tab/>
            </w:r>
            <w:r w:rsidRPr="00211FE4">
              <w:rPr>
                <w:rStyle w:val="Hyperlnk"/>
                <w:noProof/>
              </w:rPr>
              <w:t>Oförändrade tjänstekontrakt</w:t>
            </w:r>
            <w:r>
              <w:rPr>
                <w:noProof/>
                <w:webHidden/>
              </w:rPr>
              <w:tab/>
            </w:r>
            <w:r>
              <w:rPr>
                <w:noProof/>
                <w:webHidden/>
              </w:rPr>
              <w:fldChar w:fldCharType="begin"/>
            </w:r>
            <w:r>
              <w:rPr>
                <w:noProof/>
                <w:webHidden/>
              </w:rPr>
              <w:instrText xml:space="preserve"> PAGEREF _Toc379448220 \h </w:instrText>
            </w:r>
            <w:r>
              <w:rPr>
                <w:noProof/>
                <w:webHidden/>
              </w:rPr>
            </w:r>
          </w:ins>
          <w:r>
            <w:rPr>
              <w:noProof/>
              <w:webHidden/>
            </w:rPr>
            <w:fldChar w:fldCharType="separate"/>
          </w:r>
          <w:ins w:id="14" w:author="Björn Genfors" w:date="2014-02-06T11:08:00Z">
            <w:r>
              <w:rPr>
                <w:noProof/>
                <w:webHidden/>
              </w:rPr>
              <w:t>6</w:t>
            </w:r>
            <w:r>
              <w:rPr>
                <w:noProof/>
                <w:webHidden/>
              </w:rPr>
              <w:fldChar w:fldCharType="end"/>
            </w:r>
            <w:r w:rsidRPr="00211FE4">
              <w:rPr>
                <w:rStyle w:val="Hyperlnk"/>
                <w:noProof/>
              </w:rPr>
              <w:fldChar w:fldCharType="end"/>
            </w:r>
          </w:ins>
        </w:p>
        <w:p w14:paraId="1E142209" w14:textId="77777777" w:rsidR="005D1533" w:rsidRDefault="005D1533">
          <w:pPr>
            <w:pStyle w:val="Innehll3"/>
            <w:tabs>
              <w:tab w:val="left" w:pos="1100"/>
              <w:tab w:val="right" w:leader="dot" w:pos="8664"/>
            </w:tabs>
            <w:rPr>
              <w:ins w:id="15" w:author="Björn Genfors" w:date="2014-02-06T11:08:00Z"/>
              <w:rFonts w:asciiTheme="minorHAnsi" w:eastAsiaTheme="minorEastAsia" w:hAnsiTheme="minorHAnsi" w:cstheme="minorBidi"/>
              <w:noProof/>
              <w:sz w:val="22"/>
              <w:lang w:eastAsia="sv-SE"/>
            </w:rPr>
          </w:pPr>
          <w:ins w:id="1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"_Toc379448221"</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2.1.2</w:t>
            </w:r>
            <w:r>
              <w:rPr>
                <w:rFonts w:asciiTheme="minorHAnsi" w:eastAsiaTheme="minorEastAsia" w:hAnsiTheme="minorHAnsi" w:cstheme="minorBidi"/>
                <w:noProof/>
                <w:sz w:val="22"/>
                <w:lang w:eastAsia="sv-SE"/>
              </w:rPr>
              <w:tab/>
            </w:r>
            <w:r w:rsidRPr="00211FE4">
              <w:rPr>
                <w:rStyle w:val="Hyperlnk"/>
                <w:noProof/>
              </w:rPr>
              <w:t>Nya tjänstekontrakt</w:t>
            </w:r>
            <w:r>
              <w:rPr>
                <w:noProof/>
                <w:webHidden/>
              </w:rPr>
              <w:tab/>
            </w:r>
            <w:r>
              <w:rPr>
                <w:noProof/>
                <w:webHidden/>
              </w:rPr>
              <w:fldChar w:fldCharType="begin"/>
            </w:r>
            <w:r>
              <w:rPr>
                <w:noProof/>
                <w:webHidden/>
              </w:rPr>
              <w:instrText xml:space="preserve"> PAGEREF _Toc379448221 \h </w:instrText>
            </w:r>
            <w:r>
              <w:rPr>
                <w:noProof/>
                <w:webHidden/>
              </w:rPr>
            </w:r>
          </w:ins>
          <w:r>
            <w:rPr>
              <w:noProof/>
              <w:webHidden/>
            </w:rPr>
            <w:fldChar w:fldCharType="separate"/>
          </w:r>
          <w:ins w:id="17" w:author="Björn Genfors" w:date="2014-02-06T11:08:00Z">
            <w:r>
              <w:rPr>
                <w:noProof/>
                <w:webHidden/>
              </w:rPr>
              <w:t>6</w:t>
            </w:r>
            <w:r>
              <w:rPr>
                <w:noProof/>
                <w:webHidden/>
              </w:rPr>
              <w:fldChar w:fldCharType="end"/>
            </w:r>
            <w:r w:rsidRPr="00211FE4">
              <w:rPr>
                <w:rStyle w:val="Hyperlnk"/>
                <w:noProof/>
              </w:rPr>
              <w:fldChar w:fldCharType="end"/>
            </w:r>
          </w:ins>
        </w:p>
        <w:p w14:paraId="056A755C" w14:textId="77777777" w:rsidR="005D1533" w:rsidRDefault="005D1533">
          <w:pPr>
            <w:pStyle w:val="Innehll3"/>
            <w:tabs>
              <w:tab w:val="left" w:pos="1100"/>
              <w:tab w:val="right" w:leader="dot" w:pos="8664"/>
            </w:tabs>
            <w:rPr>
              <w:ins w:id="18" w:author="Björn Genfors" w:date="2014-02-06T11:08:00Z"/>
              <w:rFonts w:asciiTheme="minorHAnsi" w:eastAsiaTheme="minorEastAsia" w:hAnsiTheme="minorHAnsi" w:cstheme="minorBidi"/>
              <w:noProof/>
              <w:sz w:val="22"/>
              <w:lang w:eastAsia="sv-SE"/>
            </w:rPr>
          </w:pPr>
          <w:ins w:id="1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"_Toc379448222"</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2.1.3</w:t>
            </w:r>
            <w:r>
              <w:rPr>
                <w:rFonts w:asciiTheme="minorHAnsi" w:eastAsiaTheme="minorEastAsia" w:hAnsiTheme="minorHAnsi" w:cstheme="minorBidi"/>
                <w:noProof/>
                <w:sz w:val="22"/>
                <w:lang w:eastAsia="sv-SE"/>
              </w:rPr>
              <w:tab/>
            </w:r>
            <w:r w:rsidRPr="00211FE4">
              <w:rPr>
                <w:rStyle w:val="Hyperlnk"/>
                <w:noProof/>
              </w:rPr>
              <w:t>Förändrade tjänstekontrakt</w:t>
            </w:r>
            <w:r>
              <w:rPr>
                <w:noProof/>
                <w:webHidden/>
              </w:rPr>
              <w:tab/>
            </w:r>
            <w:r>
              <w:rPr>
                <w:noProof/>
                <w:webHidden/>
              </w:rPr>
              <w:fldChar w:fldCharType="begin"/>
            </w:r>
            <w:r>
              <w:rPr>
                <w:noProof/>
                <w:webHidden/>
              </w:rPr>
              <w:instrText xml:space="preserve"> PAGEREF _Toc379448222 \h </w:instrText>
            </w:r>
            <w:r>
              <w:rPr>
                <w:noProof/>
                <w:webHidden/>
              </w:rPr>
            </w:r>
          </w:ins>
          <w:r>
            <w:rPr>
              <w:noProof/>
              <w:webHidden/>
            </w:rPr>
            <w:fldChar w:fldCharType="separate"/>
          </w:r>
          <w:ins w:id="20" w:author="Björn Genfors" w:date="2014-02-06T11:08:00Z">
            <w:r>
              <w:rPr>
                <w:noProof/>
                <w:webHidden/>
              </w:rPr>
              <w:t>6</w:t>
            </w:r>
            <w:r>
              <w:rPr>
                <w:noProof/>
                <w:webHidden/>
              </w:rPr>
              <w:fldChar w:fldCharType="end"/>
            </w:r>
            <w:r w:rsidRPr="00211FE4">
              <w:rPr>
                <w:rStyle w:val="Hyperlnk"/>
                <w:noProof/>
              </w:rPr>
              <w:fldChar w:fldCharType="end"/>
            </w:r>
          </w:ins>
        </w:p>
        <w:p w14:paraId="602505D7" w14:textId="77777777" w:rsidR="005D1533" w:rsidRDefault="005D1533">
          <w:pPr>
            <w:pStyle w:val="Innehll3"/>
            <w:tabs>
              <w:tab w:val="left" w:pos="1100"/>
              <w:tab w:val="right" w:leader="dot" w:pos="8664"/>
            </w:tabs>
            <w:rPr>
              <w:ins w:id="21" w:author="Björn Genfors" w:date="2014-02-06T11:08:00Z"/>
              <w:rFonts w:asciiTheme="minorHAnsi" w:eastAsiaTheme="minorEastAsia" w:hAnsiTheme="minorHAnsi" w:cstheme="minorBidi"/>
              <w:noProof/>
              <w:sz w:val="22"/>
              <w:lang w:eastAsia="sv-SE"/>
            </w:rPr>
          </w:pPr>
          <w:ins w:id="22"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"_Toc379448223"</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2.1.4</w:t>
            </w:r>
            <w:r>
              <w:rPr>
                <w:rFonts w:asciiTheme="minorHAnsi" w:eastAsiaTheme="minorEastAsia" w:hAnsiTheme="minorHAnsi" w:cstheme="minorBidi"/>
                <w:noProof/>
                <w:sz w:val="22"/>
                <w:lang w:eastAsia="sv-SE"/>
              </w:rPr>
              <w:tab/>
            </w:r>
            <w:r w:rsidRPr="00211FE4">
              <w:rPr>
                <w:rStyle w:val="Hyperlnk"/>
                <w:noProof/>
              </w:rPr>
              <w:t>Utgångna tjänstekontrakt</w:t>
            </w:r>
            <w:r>
              <w:rPr>
                <w:noProof/>
                <w:webHidden/>
              </w:rPr>
              <w:tab/>
            </w:r>
            <w:r>
              <w:rPr>
                <w:noProof/>
                <w:webHidden/>
              </w:rPr>
              <w:fldChar w:fldCharType="begin"/>
            </w:r>
            <w:r>
              <w:rPr>
                <w:noProof/>
                <w:webHidden/>
              </w:rPr>
              <w:instrText xml:space="preserve"> PAGEREF _Toc379448223 \h </w:instrText>
            </w:r>
            <w:r>
              <w:rPr>
                <w:noProof/>
                <w:webHidden/>
              </w:rPr>
            </w:r>
          </w:ins>
          <w:r>
            <w:rPr>
              <w:noProof/>
              <w:webHidden/>
            </w:rPr>
            <w:fldChar w:fldCharType="separate"/>
          </w:r>
          <w:ins w:id="23" w:author="Björn Genfors" w:date="2014-02-06T11:08:00Z">
            <w:r>
              <w:rPr>
                <w:noProof/>
                <w:webHidden/>
              </w:rPr>
              <w:t>6</w:t>
            </w:r>
            <w:r>
              <w:rPr>
                <w:noProof/>
                <w:webHidden/>
              </w:rPr>
              <w:fldChar w:fldCharType="end"/>
            </w:r>
            <w:r w:rsidRPr="00211FE4">
              <w:rPr>
                <w:rStyle w:val="Hyperlnk"/>
                <w:noProof/>
              </w:rPr>
              <w:fldChar w:fldCharType="end"/>
            </w:r>
          </w:ins>
        </w:p>
        <w:p w14:paraId="075DE486" w14:textId="77777777" w:rsidR="005D1533" w:rsidRDefault="005D1533">
          <w:pPr>
            <w:pStyle w:val="Innehll2"/>
            <w:tabs>
              <w:tab w:val="left" w:pos="880"/>
              <w:tab w:val="right" w:leader="dot" w:pos="8664"/>
            </w:tabs>
            <w:rPr>
              <w:ins w:id="24" w:author="Björn Genfors" w:date="2014-02-06T11:08:00Z"/>
              <w:rFonts w:asciiTheme="minorHAnsi" w:eastAsiaTheme="minorEastAsia" w:hAnsiTheme="minorHAnsi" w:cstheme="minorBidi"/>
              <w:noProof/>
              <w:sz w:val="22"/>
              <w:lang w:eastAsia="sv-SE"/>
            </w:rPr>
          </w:pPr>
          <w:ins w:id="25"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"_Toc379448224"</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2.2</w:t>
            </w:r>
            <w:r>
              <w:rPr>
                <w:rFonts w:asciiTheme="minorHAnsi" w:eastAsiaTheme="minorEastAsia" w:hAnsiTheme="minorHAnsi" w:cstheme="minorBidi"/>
                <w:noProof/>
                <w:sz w:val="22"/>
                <w:lang w:eastAsia="sv-SE"/>
              </w:rPr>
              <w:tab/>
            </w:r>
            <w:r w:rsidRPr="00211FE4">
              <w:rPr>
                <w:rStyle w:val="Hyperlnk"/>
                <w:noProof/>
              </w:rPr>
              <w:t>Version tidigare</w:t>
            </w:r>
            <w:r>
              <w:rPr>
                <w:noProof/>
                <w:webHidden/>
              </w:rPr>
              <w:tab/>
            </w:r>
            <w:r>
              <w:rPr>
                <w:noProof/>
                <w:webHidden/>
              </w:rPr>
              <w:fldChar w:fldCharType="begin"/>
            </w:r>
            <w:r>
              <w:rPr>
                <w:noProof/>
                <w:webHidden/>
              </w:rPr>
              <w:instrText xml:space="preserve"> PAGEREF _Toc379448224 \h </w:instrText>
            </w:r>
            <w:r>
              <w:rPr>
                <w:noProof/>
                <w:webHidden/>
              </w:rPr>
            </w:r>
          </w:ins>
          <w:r>
            <w:rPr>
              <w:noProof/>
              <w:webHidden/>
            </w:rPr>
            <w:fldChar w:fldCharType="separate"/>
          </w:r>
          <w:ins w:id="26" w:author="Björn Genfors" w:date="2014-02-06T11:08:00Z">
            <w:r>
              <w:rPr>
                <w:noProof/>
                <w:webHidden/>
              </w:rPr>
              <w:t>6</w:t>
            </w:r>
            <w:r>
              <w:rPr>
                <w:noProof/>
                <w:webHidden/>
              </w:rPr>
              <w:fldChar w:fldCharType="end"/>
            </w:r>
            <w:r w:rsidRPr="00211FE4">
              <w:rPr>
                <w:rStyle w:val="Hyperlnk"/>
                <w:noProof/>
              </w:rPr>
              <w:fldChar w:fldCharType="end"/>
            </w:r>
          </w:ins>
        </w:p>
        <w:p w14:paraId="38148CDF" w14:textId="77777777" w:rsidR="005D1533" w:rsidRDefault="005D1533">
          <w:pPr>
            <w:pStyle w:val="Innehll1"/>
            <w:tabs>
              <w:tab w:val="left" w:pos="400"/>
              <w:tab w:val="right" w:leader="dot" w:pos="8664"/>
            </w:tabs>
            <w:rPr>
              <w:ins w:id="27" w:author="Björn Genfors" w:date="2014-02-06T11:08:00Z"/>
              <w:rFonts w:asciiTheme="minorHAnsi" w:eastAsiaTheme="minorEastAsia" w:hAnsiTheme="minorHAnsi" w:cstheme="minorBidi"/>
              <w:noProof/>
              <w:sz w:val="22"/>
              <w:lang w:eastAsia="sv-SE"/>
            </w:rPr>
          </w:pPr>
          <w:ins w:id="28"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"_Toc379448225"</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3</w:t>
            </w:r>
            <w:r>
              <w:rPr>
                <w:rFonts w:asciiTheme="minorHAnsi" w:eastAsiaTheme="minorEastAsia" w:hAnsiTheme="minorHAnsi" w:cstheme="minorBidi"/>
                <w:noProof/>
                <w:sz w:val="22"/>
                <w:lang w:eastAsia="sv-SE"/>
              </w:rPr>
              <w:tab/>
            </w:r>
            <w:r w:rsidRPr="00211FE4">
              <w:rPr>
                <w:rStyle w:val="Hyperlnk"/>
                <w:noProof/>
              </w:rPr>
              <w:t>Tjänstedomänens arkitektur</w:t>
            </w:r>
            <w:r>
              <w:rPr>
                <w:noProof/>
                <w:webHidden/>
              </w:rPr>
              <w:tab/>
            </w:r>
            <w:r>
              <w:rPr>
                <w:noProof/>
                <w:webHidden/>
              </w:rPr>
              <w:fldChar w:fldCharType="begin"/>
            </w:r>
            <w:r>
              <w:rPr>
                <w:noProof/>
                <w:webHidden/>
              </w:rPr>
              <w:instrText xml:space="preserve"> PAGEREF _Toc379448225 \h </w:instrText>
            </w:r>
            <w:r>
              <w:rPr>
                <w:noProof/>
                <w:webHidden/>
              </w:rPr>
            </w:r>
          </w:ins>
          <w:r>
            <w:rPr>
              <w:noProof/>
              <w:webHidden/>
            </w:rPr>
            <w:fldChar w:fldCharType="separate"/>
          </w:r>
          <w:ins w:id="29" w:author="Björn Genfors" w:date="2014-02-06T11:08:00Z">
            <w:r>
              <w:rPr>
                <w:noProof/>
                <w:webHidden/>
              </w:rPr>
              <w:t>7</w:t>
            </w:r>
            <w:r>
              <w:rPr>
                <w:noProof/>
                <w:webHidden/>
              </w:rPr>
              <w:fldChar w:fldCharType="end"/>
            </w:r>
            <w:r w:rsidRPr="00211FE4">
              <w:rPr>
                <w:rStyle w:val="Hyperlnk"/>
                <w:noProof/>
              </w:rPr>
              <w:fldChar w:fldCharType="end"/>
            </w:r>
          </w:ins>
        </w:p>
        <w:p w14:paraId="076D1697" w14:textId="77777777" w:rsidR="005D1533" w:rsidRDefault="005D1533">
          <w:pPr>
            <w:pStyle w:val="Innehll2"/>
            <w:tabs>
              <w:tab w:val="left" w:pos="880"/>
              <w:tab w:val="right" w:leader="dot" w:pos="8664"/>
            </w:tabs>
            <w:rPr>
              <w:ins w:id="30" w:author="Björn Genfors" w:date="2014-02-06T11:08:00Z"/>
              <w:rFonts w:asciiTheme="minorHAnsi" w:eastAsiaTheme="minorEastAsia" w:hAnsiTheme="minorHAnsi" w:cstheme="minorBidi"/>
              <w:noProof/>
              <w:sz w:val="22"/>
              <w:lang w:eastAsia="sv-SE"/>
            </w:rPr>
          </w:pPr>
          <w:ins w:id="31"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"_Toc379448226"</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3.1</w:t>
            </w:r>
            <w:r>
              <w:rPr>
                <w:rFonts w:asciiTheme="minorHAnsi" w:eastAsiaTheme="minorEastAsia" w:hAnsiTheme="minorHAnsi" w:cstheme="minorBidi"/>
                <w:noProof/>
                <w:sz w:val="22"/>
                <w:lang w:eastAsia="sv-SE"/>
              </w:rPr>
              <w:tab/>
            </w:r>
            <w:r w:rsidRPr="00211FE4">
              <w:rPr>
                <w:rStyle w:val="Hyperlnk"/>
                <w:noProof/>
              </w:rPr>
              <w:t>Flöden</w:t>
            </w:r>
            <w:r>
              <w:rPr>
                <w:noProof/>
                <w:webHidden/>
              </w:rPr>
              <w:tab/>
            </w:r>
            <w:r>
              <w:rPr>
                <w:noProof/>
                <w:webHidden/>
              </w:rPr>
              <w:fldChar w:fldCharType="begin"/>
            </w:r>
            <w:r>
              <w:rPr>
                <w:noProof/>
                <w:webHidden/>
              </w:rPr>
              <w:instrText xml:space="preserve"> PAGEREF _Toc379448226 \h </w:instrText>
            </w:r>
            <w:r>
              <w:rPr>
                <w:noProof/>
                <w:webHidden/>
              </w:rPr>
            </w:r>
          </w:ins>
          <w:r>
            <w:rPr>
              <w:noProof/>
              <w:webHidden/>
            </w:rPr>
            <w:fldChar w:fldCharType="separate"/>
          </w:r>
          <w:ins w:id="32" w:author="Björn Genfors" w:date="2014-02-06T11:08:00Z">
            <w:r>
              <w:rPr>
                <w:noProof/>
                <w:webHidden/>
              </w:rPr>
              <w:t>7</w:t>
            </w:r>
            <w:r>
              <w:rPr>
                <w:noProof/>
                <w:webHidden/>
              </w:rPr>
              <w:fldChar w:fldCharType="end"/>
            </w:r>
            <w:r w:rsidRPr="00211FE4">
              <w:rPr>
                <w:rStyle w:val="Hyperlnk"/>
                <w:noProof/>
              </w:rPr>
              <w:fldChar w:fldCharType="end"/>
            </w:r>
          </w:ins>
        </w:p>
        <w:p w14:paraId="7F084E95" w14:textId="77777777" w:rsidR="005D1533" w:rsidRDefault="005D1533">
          <w:pPr>
            <w:pStyle w:val="Innehll3"/>
            <w:tabs>
              <w:tab w:val="left" w:pos="1100"/>
              <w:tab w:val="right" w:leader="dot" w:pos="8664"/>
            </w:tabs>
            <w:rPr>
              <w:ins w:id="33" w:author="Björn Genfors" w:date="2014-02-06T11:08:00Z"/>
              <w:rFonts w:asciiTheme="minorHAnsi" w:eastAsiaTheme="minorEastAsia" w:hAnsiTheme="minorHAnsi" w:cstheme="minorBidi"/>
              <w:noProof/>
              <w:sz w:val="22"/>
              <w:lang w:eastAsia="sv-SE"/>
            </w:rPr>
          </w:pPr>
          <w:ins w:id="34"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"_Toc379448227"</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3.1.1</w:t>
            </w:r>
            <w:r>
              <w:rPr>
                <w:rFonts w:asciiTheme="minorHAnsi" w:eastAsiaTheme="minorEastAsia" w:hAnsiTheme="minorHAnsi" w:cstheme="minorBidi"/>
                <w:noProof/>
                <w:sz w:val="22"/>
                <w:lang w:eastAsia="sv-SE"/>
              </w:rPr>
              <w:tab/>
            </w:r>
            <w:r w:rsidRPr="00211FE4">
              <w:rPr>
                <w:rStyle w:val="Hyperlnk"/>
                <w:noProof/>
              </w:rPr>
              <w:t>Reumatismdata</w:t>
            </w:r>
            <w:r>
              <w:rPr>
                <w:noProof/>
                <w:webHidden/>
              </w:rPr>
              <w:tab/>
            </w:r>
            <w:r>
              <w:rPr>
                <w:noProof/>
                <w:webHidden/>
              </w:rPr>
              <w:fldChar w:fldCharType="begin"/>
            </w:r>
            <w:r>
              <w:rPr>
                <w:noProof/>
                <w:webHidden/>
              </w:rPr>
              <w:instrText xml:space="preserve"> PAGEREF _Toc379448227 \h </w:instrText>
            </w:r>
            <w:r>
              <w:rPr>
                <w:noProof/>
                <w:webHidden/>
              </w:rPr>
            </w:r>
          </w:ins>
          <w:r>
            <w:rPr>
              <w:noProof/>
              <w:webHidden/>
            </w:rPr>
            <w:fldChar w:fldCharType="separate"/>
          </w:r>
          <w:ins w:id="35" w:author="Björn Genfors" w:date="2014-02-06T11:08:00Z">
            <w:r>
              <w:rPr>
                <w:noProof/>
                <w:webHidden/>
              </w:rPr>
              <w:t>7</w:t>
            </w:r>
            <w:r>
              <w:rPr>
                <w:noProof/>
                <w:webHidden/>
              </w:rPr>
              <w:fldChar w:fldCharType="end"/>
            </w:r>
            <w:r w:rsidRPr="00211FE4">
              <w:rPr>
                <w:rStyle w:val="Hyperlnk"/>
                <w:noProof/>
              </w:rPr>
              <w:fldChar w:fldCharType="end"/>
            </w:r>
          </w:ins>
        </w:p>
        <w:p w14:paraId="7CBB9F03" w14:textId="77777777" w:rsidR="005D1533" w:rsidRDefault="005D1533">
          <w:pPr>
            <w:pStyle w:val="Innehll3"/>
            <w:tabs>
              <w:tab w:val="left" w:pos="1100"/>
              <w:tab w:val="right" w:leader="dot" w:pos="8664"/>
            </w:tabs>
            <w:rPr>
              <w:ins w:id="36" w:author="Björn Genfors" w:date="2014-02-06T11:08:00Z"/>
              <w:rFonts w:asciiTheme="minorHAnsi" w:eastAsiaTheme="minorEastAsia" w:hAnsiTheme="minorHAnsi" w:cstheme="minorBidi"/>
              <w:noProof/>
              <w:sz w:val="22"/>
              <w:lang w:eastAsia="sv-SE"/>
            </w:rPr>
          </w:pPr>
          <w:ins w:id="3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"_Toc379448228"</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3.1.2</w:t>
            </w:r>
            <w:r>
              <w:rPr>
                <w:rFonts w:asciiTheme="minorHAnsi" w:eastAsiaTheme="minorEastAsia" w:hAnsiTheme="minorHAnsi" w:cstheme="minorBidi"/>
                <w:noProof/>
                <w:sz w:val="22"/>
                <w:lang w:eastAsia="sv-SE"/>
              </w:rPr>
              <w:tab/>
            </w:r>
            <w:r w:rsidRPr="00211FE4">
              <w:rPr>
                <w:rStyle w:val="Hyperlnk"/>
                <w:noProof/>
              </w:rPr>
              <w:t>Obligatoriska kontrakt</w:t>
            </w:r>
            <w:r>
              <w:rPr>
                <w:noProof/>
                <w:webHidden/>
              </w:rPr>
              <w:tab/>
            </w:r>
            <w:r>
              <w:rPr>
                <w:noProof/>
                <w:webHidden/>
              </w:rPr>
              <w:fldChar w:fldCharType="begin"/>
            </w:r>
            <w:r>
              <w:rPr>
                <w:noProof/>
                <w:webHidden/>
              </w:rPr>
              <w:instrText xml:space="preserve"> PAGEREF _Toc379448228 \h </w:instrText>
            </w:r>
            <w:r>
              <w:rPr>
                <w:noProof/>
                <w:webHidden/>
              </w:rPr>
            </w:r>
          </w:ins>
          <w:r>
            <w:rPr>
              <w:noProof/>
              <w:webHidden/>
            </w:rPr>
            <w:fldChar w:fldCharType="separate"/>
          </w:r>
          <w:ins w:id="38" w:author="Björn Genfors" w:date="2014-02-06T11:08:00Z">
            <w:r>
              <w:rPr>
                <w:noProof/>
                <w:webHidden/>
              </w:rPr>
              <w:t>9</w:t>
            </w:r>
            <w:r>
              <w:rPr>
                <w:noProof/>
                <w:webHidden/>
              </w:rPr>
              <w:fldChar w:fldCharType="end"/>
            </w:r>
            <w:r w:rsidRPr="00211FE4">
              <w:rPr>
                <w:rStyle w:val="Hyperlnk"/>
                <w:noProof/>
              </w:rPr>
              <w:fldChar w:fldCharType="end"/>
            </w:r>
          </w:ins>
        </w:p>
        <w:p w14:paraId="44D04414" w14:textId="77777777" w:rsidR="005D1533" w:rsidRDefault="005D1533">
          <w:pPr>
            <w:pStyle w:val="Innehll2"/>
            <w:tabs>
              <w:tab w:val="left" w:pos="880"/>
              <w:tab w:val="right" w:leader="dot" w:pos="8664"/>
            </w:tabs>
            <w:rPr>
              <w:ins w:id="39" w:author="Björn Genfors" w:date="2014-02-06T11:08:00Z"/>
              <w:rFonts w:asciiTheme="minorHAnsi" w:eastAsiaTheme="minorEastAsia" w:hAnsiTheme="minorHAnsi" w:cstheme="minorBidi"/>
              <w:noProof/>
              <w:sz w:val="22"/>
              <w:lang w:eastAsia="sv-SE"/>
            </w:rPr>
          </w:pPr>
          <w:ins w:id="4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"_Toc379448229"</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3.2</w:t>
            </w:r>
            <w:r>
              <w:rPr>
                <w:rFonts w:asciiTheme="minorHAnsi" w:eastAsiaTheme="minorEastAsia" w:hAnsiTheme="minorHAnsi" w:cstheme="minorBidi"/>
                <w:noProof/>
                <w:sz w:val="22"/>
                <w:lang w:eastAsia="sv-SE"/>
              </w:rPr>
              <w:tab/>
            </w:r>
            <w:r w:rsidRPr="00211FE4">
              <w:rPr>
                <w:rStyle w:val="Hyperlnk"/>
                <w:noProof/>
              </w:rPr>
              <w:t>Adressering</w:t>
            </w:r>
            <w:r>
              <w:rPr>
                <w:noProof/>
                <w:webHidden/>
              </w:rPr>
              <w:tab/>
            </w:r>
            <w:r>
              <w:rPr>
                <w:noProof/>
                <w:webHidden/>
              </w:rPr>
              <w:fldChar w:fldCharType="begin"/>
            </w:r>
            <w:r>
              <w:rPr>
                <w:noProof/>
                <w:webHidden/>
              </w:rPr>
              <w:instrText xml:space="preserve"> PAGEREF _Toc379448229 \h </w:instrText>
            </w:r>
            <w:r>
              <w:rPr>
                <w:noProof/>
                <w:webHidden/>
              </w:rPr>
            </w:r>
          </w:ins>
          <w:r>
            <w:rPr>
              <w:noProof/>
              <w:webHidden/>
            </w:rPr>
            <w:fldChar w:fldCharType="separate"/>
          </w:r>
          <w:ins w:id="41" w:author="Björn Genfors" w:date="2014-02-06T11:08:00Z">
            <w:r>
              <w:rPr>
                <w:noProof/>
                <w:webHidden/>
              </w:rPr>
              <w:t>9</w:t>
            </w:r>
            <w:r>
              <w:rPr>
                <w:noProof/>
                <w:webHidden/>
              </w:rPr>
              <w:fldChar w:fldCharType="end"/>
            </w:r>
            <w:r w:rsidRPr="00211FE4">
              <w:rPr>
                <w:rStyle w:val="Hyperlnk"/>
                <w:noProof/>
              </w:rPr>
              <w:fldChar w:fldCharType="end"/>
            </w:r>
          </w:ins>
        </w:p>
        <w:p w14:paraId="04D09533" w14:textId="77777777" w:rsidR="005D1533" w:rsidRDefault="005D1533">
          <w:pPr>
            <w:pStyle w:val="Innehll3"/>
            <w:tabs>
              <w:tab w:val="left" w:pos="1100"/>
              <w:tab w:val="right" w:leader="dot" w:pos="8664"/>
            </w:tabs>
            <w:rPr>
              <w:ins w:id="42" w:author="Björn Genfors" w:date="2014-02-06T11:08:00Z"/>
              <w:rFonts w:asciiTheme="minorHAnsi" w:eastAsiaTheme="minorEastAsia" w:hAnsiTheme="minorHAnsi" w:cstheme="minorBidi"/>
              <w:noProof/>
              <w:sz w:val="22"/>
              <w:lang w:eastAsia="sv-SE"/>
            </w:rPr>
          </w:pPr>
          <w:ins w:id="4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"_Toc379448246"</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3.2.1</w:t>
            </w:r>
            <w:r>
              <w:rPr>
                <w:rFonts w:asciiTheme="minorHAnsi" w:eastAsiaTheme="minorEastAsia" w:hAnsiTheme="minorHAnsi" w:cstheme="minorBidi"/>
                <w:noProof/>
                <w:sz w:val="22"/>
                <w:lang w:eastAsia="sv-SE"/>
              </w:rPr>
              <w:tab/>
            </w:r>
            <w:r w:rsidRPr="00211FE4">
              <w:rPr>
                <w:rStyle w:val="Hyperlnk"/>
                <w:noProof/>
              </w:rPr>
              <w:t>Sammanfattning av adresseringsmodell</w:t>
            </w:r>
            <w:r>
              <w:rPr>
                <w:noProof/>
                <w:webHidden/>
              </w:rPr>
              <w:tab/>
            </w:r>
            <w:r>
              <w:rPr>
                <w:noProof/>
                <w:webHidden/>
              </w:rPr>
              <w:fldChar w:fldCharType="begin"/>
            </w:r>
            <w:r>
              <w:rPr>
                <w:noProof/>
                <w:webHidden/>
              </w:rPr>
              <w:instrText xml:space="preserve"> PAGEREF _Toc379448246 \h </w:instrText>
            </w:r>
            <w:r>
              <w:rPr>
                <w:noProof/>
                <w:webHidden/>
              </w:rPr>
            </w:r>
          </w:ins>
          <w:r>
            <w:rPr>
              <w:noProof/>
              <w:webHidden/>
            </w:rPr>
            <w:fldChar w:fldCharType="separate"/>
          </w:r>
          <w:ins w:id="44" w:author="Björn Genfors" w:date="2014-02-06T11:08:00Z">
            <w:r>
              <w:rPr>
                <w:noProof/>
                <w:webHidden/>
              </w:rPr>
              <w:t>9</w:t>
            </w:r>
            <w:r>
              <w:rPr>
                <w:noProof/>
                <w:webHidden/>
              </w:rPr>
              <w:fldChar w:fldCharType="end"/>
            </w:r>
            <w:r w:rsidRPr="00211FE4">
              <w:rPr>
                <w:rStyle w:val="Hyperlnk"/>
                <w:noProof/>
              </w:rPr>
              <w:fldChar w:fldCharType="end"/>
            </w:r>
          </w:ins>
        </w:p>
        <w:p w14:paraId="50F88883" w14:textId="77777777" w:rsidR="005D1533" w:rsidRDefault="005D1533">
          <w:pPr>
            <w:pStyle w:val="Innehll2"/>
            <w:tabs>
              <w:tab w:val="left" w:pos="880"/>
              <w:tab w:val="right" w:leader="dot" w:pos="8664"/>
            </w:tabs>
            <w:rPr>
              <w:ins w:id="45" w:author="Björn Genfors" w:date="2014-02-06T11:08:00Z"/>
              <w:rFonts w:asciiTheme="minorHAnsi" w:eastAsiaTheme="minorEastAsia" w:hAnsiTheme="minorHAnsi" w:cstheme="minorBidi"/>
              <w:noProof/>
              <w:sz w:val="22"/>
              <w:lang w:eastAsia="sv-SE"/>
            </w:rPr>
          </w:pPr>
          <w:ins w:id="4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"_Toc379448247"</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3.3</w:t>
            </w:r>
            <w:r>
              <w:rPr>
                <w:rFonts w:asciiTheme="minorHAnsi" w:eastAsiaTheme="minorEastAsia" w:hAnsiTheme="minorHAnsi" w:cstheme="minorBidi"/>
                <w:noProof/>
                <w:sz w:val="22"/>
                <w:lang w:eastAsia="sv-SE"/>
              </w:rPr>
              <w:tab/>
            </w:r>
            <w:r w:rsidRPr="00211FE4">
              <w:rPr>
                <w:rStyle w:val="Hyperlnk"/>
                <w:noProof/>
              </w:rPr>
              <w:t>Aggregering och engagemangsindex</w:t>
            </w:r>
            <w:r>
              <w:rPr>
                <w:noProof/>
                <w:webHidden/>
              </w:rPr>
              <w:tab/>
            </w:r>
            <w:r>
              <w:rPr>
                <w:noProof/>
                <w:webHidden/>
              </w:rPr>
              <w:fldChar w:fldCharType="begin"/>
            </w:r>
            <w:r>
              <w:rPr>
                <w:noProof/>
                <w:webHidden/>
              </w:rPr>
              <w:instrText xml:space="preserve"> PAGEREF _Toc379448247 \h </w:instrText>
            </w:r>
            <w:r>
              <w:rPr>
                <w:noProof/>
                <w:webHidden/>
              </w:rPr>
            </w:r>
          </w:ins>
          <w:r>
            <w:rPr>
              <w:noProof/>
              <w:webHidden/>
            </w:rPr>
            <w:fldChar w:fldCharType="separate"/>
          </w:r>
          <w:ins w:id="47" w:author="Björn Genfors" w:date="2014-02-06T11:08:00Z">
            <w:r>
              <w:rPr>
                <w:noProof/>
                <w:webHidden/>
              </w:rPr>
              <w:t>10</w:t>
            </w:r>
            <w:r>
              <w:rPr>
                <w:noProof/>
                <w:webHidden/>
              </w:rPr>
              <w:fldChar w:fldCharType="end"/>
            </w:r>
            <w:r w:rsidRPr="00211FE4">
              <w:rPr>
                <w:rStyle w:val="Hyperlnk"/>
                <w:noProof/>
              </w:rPr>
              <w:fldChar w:fldCharType="end"/>
            </w:r>
          </w:ins>
        </w:p>
        <w:p w14:paraId="6999F243" w14:textId="77777777" w:rsidR="005D1533" w:rsidRDefault="005D1533">
          <w:pPr>
            <w:pStyle w:val="Innehll1"/>
            <w:tabs>
              <w:tab w:val="left" w:pos="400"/>
              <w:tab w:val="right" w:leader="dot" w:pos="8664"/>
            </w:tabs>
            <w:rPr>
              <w:ins w:id="48" w:author="Björn Genfors" w:date="2014-02-06T11:08:00Z"/>
              <w:rFonts w:asciiTheme="minorHAnsi" w:eastAsiaTheme="minorEastAsia" w:hAnsiTheme="minorHAnsi" w:cstheme="minorBidi"/>
              <w:noProof/>
              <w:sz w:val="22"/>
              <w:lang w:eastAsia="sv-SE"/>
            </w:rPr>
          </w:pPr>
          <w:ins w:id="4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"_Toc379448248"</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w:t>
            </w:r>
            <w:r>
              <w:rPr>
                <w:rFonts w:asciiTheme="minorHAnsi" w:eastAsiaTheme="minorEastAsia" w:hAnsiTheme="minorHAnsi" w:cstheme="minorBidi"/>
                <w:noProof/>
                <w:sz w:val="22"/>
                <w:lang w:eastAsia="sv-SE"/>
              </w:rPr>
              <w:tab/>
            </w:r>
            <w:r w:rsidRPr="00211FE4">
              <w:rPr>
                <w:rStyle w:val="Hyperlnk"/>
                <w:noProof/>
              </w:rPr>
              <w:t>Tjänstedomänens krav och regler</w:t>
            </w:r>
            <w:r>
              <w:rPr>
                <w:noProof/>
                <w:webHidden/>
              </w:rPr>
              <w:tab/>
            </w:r>
            <w:r>
              <w:rPr>
                <w:noProof/>
                <w:webHidden/>
              </w:rPr>
              <w:fldChar w:fldCharType="begin"/>
            </w:r>
            <w:r>
              <w:rPr>
                <w:noProof/>
                <w:webHidden/>
              </w:rPr>
              <w:instrText xml:space="preserve"> PAGEREF _Toc379448248 \h </w:instrText>
            </w:r>
            <w:r>
              <w:rPr>
                <w:noProof/>
                <w:webHidden/>
              </w:rPr>
            </w:r>
          </w:ins>
          <w:r>
            <w:rPr>
              <w:noProof/>
              <w:webHidden/>
            </w:rPr>
            <w:fldChar w:fldCharType="separate"/>
          </w:r>
          <w:ins w:id="50" w:author="Björn Genfors" w:date="2014-02-06T11:08:00Z">
            <w:r>
              <w:rPr>
                <w:noProof/>
                <w:webHidden/>
              </w:rPr>
              <w:t>11</w:t>
            </w:r>
            <w:r>
              <w:rPr>
                <w:noProof/>
                <w:webHidden/>
              </w:rPr>
              <w:fldChar w:fldCharType="end"/>
            </w:r>
            <w:r w:rsidRPr="00211FE4">
              <w:rPr>
                <w:rStyle w:val="Hyperlnk"/>
                <w:noProof/>
              </w:rPr>
              <w:fldChar w:fldCharType="end"/>
            </w:r>
          </w:ins>
        </w:p>
        <w:p w14:paraId="51EFEB07" w14:textId="77777777" w:rsidR="005D1533" w:rsidRDefault="005D1533">
          <w:pPr>
            <w:pStyle w:val="Innehll2"/>
            <w:tabs>
              <w:tab w:val="left" w:pos="880"/>
              <w:tab w:val="right" w:leader="dot" w:pos="8664"/>
            </w:tabs>
            <w:rPr>
              <w:ins w:id="51" w:author="Björn Genfors" w:date="2014-02-06T11:08:00Z"/>
              <w:rFonts w:asciiTheme="minorHAnsi" w:eastAsiaTheme="minorEastAsia" w:hAnsiTheme="minorHAnsi" w:cstheme="minorBidi"/>
              <w:noProof/>
              <w:sz w:val="22"/>
              <w:lang w:eastAsia="sv-SE"/>
            </w:rPr>
          </w:pPr>
          <w:ins w:id="52"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"_Toc379448249"</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4.1</w:t>
            </w:r>
            <w:r>
              <w:rPr>
                <w:rFonts w:asciiTheme="minorHAnsi" w:eastAsiaTheme="minorEastAsia" w:hAnsiTheme="minorHAnsi" w:cstheme="minorBidi"/>
                <w:noProof/>
                <w:sz w:val="22"/>
                <w:lang w:eastAsia="sv-SE"/>
              </w:rPr>
              <w:tab/>
            </w:r>
            <w:r w:rsidRPr="00211FE4">
              <w:rPr>
                <w:rStyle w:val="Hyperlnk"/>
                <w:noProof/>
              </w:rPr>
              <w:t>Uppdatering av engagemangsindex</w:t>
            </w:r>
            <w:r>
              <w:rPr>
                <w:noProof/>
                <w:webHidden/>
              </w:rPr>
              <w:tab/>
            </w:r>
            <w:r>
              <w:rPr>
                <w:noProof/>
                <w:webHidden/>
              </w:rPr>
              <w:fldChar w:fldCharType="begin"/>
            </w:r>
            <w:r>
              <w:rPr>
                <w:noProof/>
                <w:webHidden/>
              </w:rPr>
              <w:instrText xml:space="preserve"> PAGEREF _Toc379448249 \h </w:instrText>
            </w:r>
            <w:r>
              <w:rPr>
                <w:noProof/>
                <w:webHidden/>
              </w:rPr>
            </w:r>
          </w:ins>
          <w:r>
            <w:rPr>
              <w:noProof/>
              <w:webHidden/>
            </w:rPr>
            <w:fldChar w:fldCharType="separate"/>
          </w:r>
          <w:ins w:id="53" w:author="Björn Genfors" w:date="2014-02-06T11:08:00Z">
            <w:r>
              <w:rPr>
                <w:noProof/>
                <w:webHidden/>
              </w:rPr>
              <w:t>11</w:t>
            </w:r>
            <w:r>
              <w:rPr>
                <w:noProof/>
                <w:webHidden/>
              </w:rPr>
              <w:fldChar w:fldCharType="end"/>
            </w:r>
            <w:r w:rsidRPr="00211FE4">
              <w:rPr>
                <w:rStyle w:val="Hyperlnk"/>
                <w:noProof/>
              </w:rPr>
              <w:fldChar w:fldCharType="end"/>
            </w:r>
          </w:ins>
        </w:p>
        <w:p w14:paraId="7C183A97" w14:textId="77777777" w:rsidR="005D1533" w:rsidRDefault="005D1533">
          <w:pPr>
            <w:pStyle w:val="Innehll2"/>
            <w:tabs>
              <w:tab w:val="left" w:pos="880"/>
              <w:tab w:val="right" w:leader="dot" w:pos="8664"/>
            </w:tabs>
            <w:rPr>
              <w:ins w:id="54" w:author="Björn Genfors" w:date="2014-02-06T11:08:00Z"/>
              <w:rFonts w:asciiTheme="minorHAnsi" w:eastAsiaTheme="minorEastAsia" w:hAnsiTheme="minorHAnsi" w:cstheme="minorBidi"/>
              <w:noProof/>
              <w:sz w:val="22"/>
              <w:lang w:eastAsia="sv-SE"/>
            </w:rPr>
          </w:pPr>
          <w:ins w:id="55"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"_Toc379448250"</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4.2</w:t>
            </w:r>
            <w:r>
              <w:rPr>
                <w:rFonts w:asciiTheme="minorHAnsi" w:eastAsiaTheme="minorEastAsia" w:hAnsiTheme="minorHAnsi" w:cstheme="minorBidi"/>
                <w:noProof/>
                <w:sz w:val="22"/>
                <w:lang w:eastAsia="sv-SE"/>
              </w:rPr>
              <w:tab/>
            </w:r>
            <w:r w:rsidRPr="00211FE4">
              <w:rPr>
                <w:rStyle w:val="Hyperlnk"/>
                <w:noProof/>
              </w:rPr>
              <w:t>Informationssäkerhet och juridik</w:t>
            </w:r>
            <w:r>
              <w:rPr>
                <w:noProof/>
                <w:webHidden/>
              </w:rPr>
              <w:tab/>
            </w:r>
            <w:r>
              <w:rPr>
                <w:noProof/>
                <w:webHidden/>
              </w:rPr>
              <w:fldChar w:fldCharType="begin"/>
            </w:r>
            <w:r>
              <w:rPr>
                <w:noProof/>
                <w:webHidden/>
              </w:rPr>
              <w:instrText xml:space="preserve"> PAGEREF _Toc379448250 \h </w:instrText>
            </w:r>
            <w:r>
              <w:rPr>
                <w:noProof/>
                <w:webHidden/>
              </w:rPr>
            </w:r>
          </w:ins>
          <w:r>
            <w:rPr>
              <w:noProof/>
              <w:webHidden/>
            </w:rPr>
            <w:fldChar w:fldCharType="separate"/>
          </w:r>
          <w:ins w:id="56" w:author="Björn Genfors" w:date="2014-02-06T11:08:00Z">
            <w:r>
              <w:rPr>
                <w:noProof/>
                <w:webHidden/>
              </w:rPr>
              <w:t>13</w:t>
            </w:r>
            <w:r>
              <w:rPr>
                <w:noProof/>
                <w:webHidden/>
              </w:rPr>
              <w:fldChar w:fldCharType="end"/>
            </w:r>
            <w:r w:rsidRPr="00211FE4">
              <w:rPr>
                <w:rStyle w:val="Hyperlnk"/>
                <w:noProof/>
              </w:rPr>
              <w:fldChar w:fldCharType="end"/>
            </w:r>
          </w:ins>
        </w:p>
        <w:p w14:paraId="488CA4E5" w14:textId="77777777" w:rsidR="005D1533" w:rsidRDefault="005D1533">
          <w:pPr>
            <w:pStyle w:val="Innehll3"/>
            <w:tabs>
              <w:tab w:val="left" w:pos="1100"/>
              <w:tab w:val="right" w:leader="dot" w:pos="8664"/>
            </w:tabs>
            <w:rPr>
              <w:ins w:id="57" w:author="Björn Genfors" w:date="2014-02-06T11:08:00Z"/>
              <w:rFonts w:asciiTheme="minorHAnsi" w:eastAsiaTheme="minorEastAsia" w:hAnsiTheme="minorHAnsi" w:cstheme="minorBidi"/>
              <w:noProof/>
              <w:sz w:val="22"/>
              <w:lang w:eastAsia="sv-SE"/>
            </w:rPr>
          </w:pPr>
          <w:ins w:id="58"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"_Toc379448251"</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4.2.1</w:t>
            </w:r>
            <w:r>
              <w:rPr>
                <w:rFonts w:asciiTheme="minorHAnsi" w:eastAsiaTheme="minorEastAsia" w:hAnsiTheme="minorHAnsi" w:cstheme="minorBidi"/>
                <w:noProof/>
                <w:sz w:val="22"/>
                <w:lang w:eastAsia="sv-SE"/>
              </w:rPr>
              <w:tab/>
            </w:r>
            <w:r w:rsidRPr="00211FE4">
              <w:rPr>
                <w:rStyle w:val="Hyperlnk"/>
                <w:noProof/>
              </w:rPr>
              <w:t>Medarbetarens direktåtkomst</w:t>
            </w:r>
            <w:r>
              <w:rPr>
                <w:noProof/>
                <w:webHidden/>
              </w:rPr>
              <w:tab/>
            </w:r>
            <w:r>
              <w:rPr>
                <w:noProof/>
                <w:webHidden/>
              </w:rPr>
              <w:fldChar w:fldCharType="begin"/>
            </w:r>
            <w:r>
              <w:rPr>
                <w:noProof/>
                <w:webHidden/>
              </w:rPr>
              <w:instrText xml:space="preserve"> PAGEREF _Toc379448251 \h </w:instrText>
            </w:r>
            <w:r>
              <w:rPr>
                <w:noProof/>
                <w:webHidden/>
              </w:rPr>
            </w:r>
          </w:ins>
          <w:r>
            <w:rPr>
              <w:noProof/>
              <w:webHidden/>
            </w:rPr>
            <w:fldChar w:fldCharType="separate"/>
          </w:r>
          <w:ins w:id="59" w:author="Björn Genfors" w:date="2014-02-06T11:08:00Z">
            <w:r>
              <w:rPr>
                <w:noProof/>
                <w:webHidden/>
              </w:rPr>
              <w:t>13</w:t>
            </w:r>
            <w:r>
              <w:rPr>
                <w:noProof/>
                <w:webHidden/>
              </w:rPr>
              <w:fldChar w:fldCharType="end"/>
            </w:r>
            <w:r w:rsidRPr="00211FE4">
              <w:rPr>
                <w:rStyle w:val="Hyperlnk"/>
                <w:noProof/>
              </w:rPr>
              <w:fldChar w:fldCharType="end"/>
            </w:r>
          </w:ins>
        </w:p>
        <w:p w14:paraId="569ED0B6" w14:textId="77777777" w:rsidR="005D1533" w:rsidRDefault="005D1533">
          <w:pPr>
            <w:pStyle w:val="Innehll3"/>
            <w:tabs>
              <w:tab w:val="left" w:pos="1100"/>
              <w:tab w:val="right" w:leader="dot" w:pos="8664"/>
            </w:tabs>
            <w:rPr>
              <w:ins w:id="60" w:author="Björn Genfors" w:date="2014-02-06T11:08:00Z"/>
              <w:rFonts w:asciiTheme="minorHAnsi" w:eastAsiaTheme="minorEastAsia" w:hAnsiTheme="minorHAnsi" w:cstheme="minorBidi"/>
              <w:noProof/>
              <w:sz w:val="22"/>
              <w:lang w:eastAsia="sv-SE"/>
            </w:rPr>
          </w:pPr>
          <w:ins w:id="61"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"_Toc379448252"</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4.2.2</w:t>
            </w:r>
            <w:r>
              <w:rPr>
                <w:rFonts w:asciiTheme="minorHAnsi" w:eastAsiaTheme="minorEastAsia" w:hAnsiTheme="minorHAnsi" w:cstheme="minorBidi"/>
                <w:noProof/>
                <w:sz w:val="22"/>
                <w:lang w:eastAsia="sv-SE"/>
              </w:rPr>
              <w:tab/>
            </w:r>
            <w:r w:rsidRPr="00211FE4">
              <w:rPr>
                <w:rStyle w:val="Hyperlnk"/>
                <w:noProof/>
              </w:rPr>
              <w:t>Patientens direktåtkomst</w:t>
            </w:r>
            <w:r>
              <w:rPr>
                <w:noProof/>
                <w:webHidden/>
              </w:rPr>
              <w:tab/>
            </w:r>
            <w:r>
              <w:rPr>
                <w:noProof/>
                <w:webHidden/>
              </w:rPr>
              <w:fldChar w:fldCharType="begin"/>
            </w:r>
            <w:r>
              <w:rPr>
                <w:noProof/>
                <w:webHidden/>
              </w:rPr>
              <w:instrText xml:space="preserve"> PAGEREF _Toc379448252 \h </w:instrText>
            </w:r>
            <w:r>
              <w:rPr>
                <w:noProof/>
                <w:webHidden/>
              </w:rPr>
            </w:r>
          </w:ins>
          <w:r>
            <w:rPr>
              <w:noProof/>
              <w:webHidden/>
            </w:rPr>
            <w:fldChar w:fldCharType="separate"/>
          </w:r>
          <w:ins w:id="62" w:author="Björn Genfors" w:date="2014-02-06T11:08:00Z">
            <w:r>
              <w:rPr>
                <w:noProof/>
                <w:webHidden/>
              </w:rPr>
              <w:t>14</w:t>
            </w:r>
            <w:r>
              <w:rPr>
                <w:noProof/>
                <w:webHidden/>
              </w:rPr>
              <w:fldChar w:fldCharType="end"/>
            </w:r>
            <w:r w:rsidRPr="00211FE4">
              <w:rPr>
                <w:rStyle w:val="Hyperlnk"/>
                <w:noProof/>
              </w:rPr>
              <w:fldChar w:fldCharType="end"/>
            </w:r>
          </w:ins>
        </w:p>
        <w:p w14:paraId="25B9C90F" w14:textId="77777777" w:rsidR="005D1533" w:rsidRDefault="005D1533">
          <w:pPr>
            <w:pStyle w:val="Innehll3"/>
            <w:tabs>
              <w:tab w:val="left" w:pos="1100"/>
              <w:tab w:val="right" w:leader="dot" w:pos="8664"/>
            </w:tabs>
            <w:rPr>
              <w:ins w:id="63" w:author="Björn Genfors" w:date="2014-02-06T11:08:00Z"/>
              <w:rFonts w:asciiTheme="minorHAnsi" w:eastAsiaTheme="minorEastAsia" w:hAnsiTheme="minorHAnsi" w:cstheme="minorBidi"/>
              <w:noProof/>
              <w:sz w:val="22"/>
              <w:lang w:eastAsia="sv-SE"/>
            </w:rPr>
          </w:pPr>
          <w:ins w:id="64"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"_Toc379448253"</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4.2.3</w:t>
            </w:r>
            <w:r>
              <w:rPr>
                <w:rFonts w:asciiTheme="minorHAnsi" w:eastAsiaTheme="minorEastAsia" w:hAnsiTheme="minorHAnsi" w:cstheme="minorBidi"/>
                <w:noProof/>
                <w:sz w:val="22"/>
                <w:lang w:eastAsia="sv-SE"/>
              </w:rPr>
              <w:tab/>
            </w:r>
            <w:r w:rsidRPr="00211FE4">
              <w:rPr>
                <w:rStyle w:val="Hyperlnk"/>
                <w:noProof/>
              </w:rPr>
              <w:t>Generellt</w:t>
            </w:r>
            <w:r>
              <w:rPr>
                <w:noProof/>
                <w:webHidden/>
              </w:rPr>
              <w:tab/>
            </w:r>
            <w:r>
              <w:rPr>
                <w:noProof/>
                <w:webHidden/>
              </w:rPr>
              <w:fldChar w:fldCharType="begin"/>
            </w:r>
            <w:r>
              <w:rPr>
                <w:noProof/>
                <w:webHidden/>
              </w:rPr>
              <w:instrText xml:space="preserve"> PAGEREF _Toc379448253 \h </w:instrText>
            </w:r>
            <w:r>
              <w:rPr>
                <w:noProof/>
                <w:webHidden/>
              </w:rPr>
            </w:r>
          </w:ins>
          <w:r>
            <w:rPr>
              <w:noProof/>
              <w:webHidden/>
            </w:rPr>
            <w:fldChar w:fldCharType="separate"/>
          </w:r>
          <w:ins w:id="65" w:author="Björn Genfors" w:date="2014-02-06T11:08:00Z">
            <w:r>
              <w:rPr>
                <w:noProof/>
                <w:webHidden/>
              </w:rPr>
              <w:t>14</w:t>
            </w:r>
            <w:r>
              <w:rPr>
                <w:noProof/>
                <w:webHidden/>
              </w:rPr>
              <w:fldChar w:fldCharType="end"/>
            </w:r>
            <w:r w:rsidRPr="00211FE4">
              <w:rPr>
                <w:rStyle w:val="Hyperlnk"/>
                <w:noProof/>
              </w:rPr>
              <w:fldChar w:fldCharType="end"/>
            </w:r>
          </w:ins>
        </w:p>
        <w:p w14:paraId="6363105A" w14:textId="77777777" w:rsidR="005D1533" w:rsidRDefault="005D1533">
          <w:pPr>
            <w:pStyle w:val="Innehll2"/>
            <w:tabs>
              <w:tab w:val="left" w:pos="880"/>
              <w:tab w:val="right" w:leader="dot" w:pos="8664"/>
            </w:tabs>
            <w:rPr>
              <w:ins w:id="66" w:author="Björn Genfors" w:date="2014-02-06T11:08:00Z"/>
              <w:rFonts w:asciiTheme="minorHAnsi" w:eastAsiaTheme="minorEastAsia" w:hAnsiTheme="minorHAnsi" w:cstheme="minorBidi"/>
              <w:noProof/>
              <w:sz w:val="22"/>
              <w:lang w:eastAsia="sv-SE"/>
            </w:rPr>
          </w:pPr>
          <w:ins w:id="6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"_Toc379448254"</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4.3</w:t>
            </w:r>
            <w:r>
              <w:rPr>
                <w:rFonts w:asciiTheme="minorHAnsi" w:eastAsiaTheme="minorEastAsia" w:hAnsiTheme="minorHAnsi" w:cstheme="minorBidi"/>
                <w:noProof/>
                <w:sz w:val="22"/>
                <w:lang w:eastAsia="sv-SE"/>
              </w:rPr>
              <w:tab/>
            </w:r>
            <w:r w:rsidRPr="00211FE4">
              <w:rPr>
                <w:rStyle w:val="Hyperlnk"/>
                <w:noProof/>
              </w:rPr>
              <w:t>Icke funktionella krav</w:t>
            </w:r>
            <w:r>
              <w:rPr>
                <w:noProof/>
                <w:webHidden/>
              </w:rPr>
              <w:tab/>
            </w:r>
            <w:r>
              <w:rPr>
                <w:noProof/>
                <w:webHidden/>
              </w:rPr>
              <w:fldChar w:fldCharType="begin"/>
            </w:r>
            <w:r>
              <w:rPr>
                <w:noProof/>
                <w:webHidden/>
              </w:rPr>
              <w:instrText xml:space="preserve"> PAGEREF _Toc379448254 \h </w:instrText>
            </w:r>
            <w:r>
              <w:rPr>
                <w:noProof/>
                <w:webHidden/>
              </w:rPr>
            </w:r>
          </w:ins>
          <w:r>
            <w:rPr>
              <w:noProof/>
              <w:webHidden/>
            </w:rPr>
            <w:fldChar w:fldCharType="separate"/>
          </w:r>
          <w:ins w:id="68" w:author="Björn Genfors" w:date="2014-02-06T11:08:00Z">
            <w:r>
              <w:rPr>
                <w:noProof/>
                <w:webHidden/>
              </w:rPr>
              <w:t>14</w:t>
            </w:r>
            <w:r>
              <w:rPr>
                <w:noProof/>
                <w:webHidden/>
              </w:rPr>
              <w:fldChar w:fldCharType="end"/>
            </w:r>
            <w:r w:rsidRPr="00211FE4">
              <w:rPr>
                <w:rStyle w:val="Hyperlnk"/>
                <w:noProof/>
              </w:rPr>
              <w:fldChar w:fldCharType="end"/>
            </w:r>
          </w:ins>
        </w:p>
        <w:p w14:paraId="6A77269B" w14:textId="77777777" w:rsidR="005D1533" w:rsidRDefault="005D1533">
          <w:pPr>
            <w:pStyle w:val="Innehll3"/>
            <w:tabs>
              <w:tab w:val="left" w:pos="1100"/>
              <w:tab w:val="right" w:leader="dot" w:pos="8664"/>
            </w:tabs>
            <w:rPr>
              <w:ins w:id="69" w:author="Björn Genfors" w:date="2014-02-06T11:08:00Z"/>
              <w:rFonts w:asciiTheme="minorHAnsi" w:eastAsiaTheme="minorEastAsia" w:hAnsiTheme="minorHAnsi" w:cstheme="minorBidi"/>
              <w:noProof/>
              <w:sz w:val="22"/>
              <w:lang w:eastAsia="sv-SE"/>
            </w:rPr>
          </w:pPr>
          <w:ins w:id="7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"_Toc379448255"</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4.3.1</w:t>
            </w:r>
            <w:r>
              <w:rPr>
                <w:rFonts w:asciiTheme="minorHAnsi" w:eastAsiaTheme="minorEastAsia" w:hAnsiTheme="minorHAnsi" w:cstheme="minorBidi"/>
                <w:noProof/>
                <w:sz w:val="22"/>
                <w:lang w:eastAsia="sv-SE"/>
              </w:rPr>
              <w:tab/>
            </w:r>
            <w:r w:rsidRPr="00211FE4">
              <w:rPr>
                <w:rStyle w:val="Hyperlnk"/>
                <w:noProof/>
              </w:rPr>
              <w:t>SLA krav</w:t>
            </w:r>
            <w:r>
              <w:rPr>
                <w:noProof/>
                <w:webHidden/>
              </w:rPr>
              <w:tab/>
            </w:r>
            <w:r>
              <w:rPr>
                <w:noProof/>
                <w:webHidden/>
              </w:rPr>
              <w:fldChar w:fldCharType="begin"/>
            </w:r>
            <w:r>
              <w:rPr>
                <w:noProof/>
                <w:webHidden/>
              </w:rPr>
              <w:instrText xml:space="preserve"> PAGEREF _Toc379448255 \h </w:instrText>
            </w:r>
            <w:r>
              <w:rPr>
                <w:noProof/>
                <w:webHidden/>
              </w:rPr>
            </w:r>
          </w:ins>
          <w:r>
            <w:rPr>
              <w:noProof/>
              <w:webHidden/>
            </w:rPr>
            <w:fldChar w:fldCharType="separate"/>
          </w:r>
          <w:ins w:id="71" w:author="Björn Genfors" w:date="2014-02-06T11:08:00Z">
            <w:r>
              <w:rPr>
                <w:noProof/>
                <w:webHidden/>
              </w:rPr>
              <w:t>14</w:t>
            </w:r>
            <w:r>
              <w:rPr>
                <w:noProof/>
                <w:webHidden/>
              </w:rPr>
              <w:fldChar w:fldCharType="end"/>
            </w:r>
            <w:r w:rsidRPr="00211FE4">
              <w:rPr>
                <w:rStyle w:val="Hyperlnk"/>
                <w:noProof/>
              </w:rPr>
              <w:fldChar w:fldCharType="end"/>
            </w:r>
          </w:ins>
        </w:p>
        <w:p w14:paraId="7811074F" w14:textId="77777777" w:rsidR="005D1533" w:rsidRDefault="005D1533">
          <w:pPr>
            <w:pStyle w:val="Innehll3"/>
            <w:tabs>
              <w:tab w:val="left" w:pos="1100"/>
              <w:tab w:val="right" w:leader="dot" w:pos="8664"/>
            </w:tabs>
            <w:rPr>
              <w:ins w:id="72" w:author="Björn Genfors" w:date="2014-02-06T11:08:00Z"/>
              <w:rFonts w:asciiTheme="minorHAnsi" w:eastAsiaTheme="minorEastAsia" w:hAnsiTheme="minorHAnsi" w:cstheme="minorBidi"/>
              <w:noProof/>
              <w:sz w:val="22"/>
              <w:lang w:eastAsia="sv-SE"/>
            </w:rPr>
          </w:pPr>
          <w:ins w:id="7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"_Toc379448256"</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4.3.2</w:t>
            </w:r>
            <w:r>
              <w:rPr>
                <w:rFonts w:asciiTheme="minorHAnsi" w:eastAsiaTheme="minorEastAsia" w:hAnsiTheme="minorHAnsi" w:cstheme="minorBidi"/>
                <w:noProof/>
                <w:sz w:val="22"/>
                <w:lang w:eastAsia="sv-SE"/>
              </w:rPr>
              <w:tab/>
            </w:r>
            <w:r w:rsidRPr="00211FE4">
              <w:rPr>
                <w:rStyle w:val="Hyperlnk"/>
                <w:noProof/>
              </w:rPr>
              <w:t>Övriga krav och regler</w:t>
            </w:r>
            <w:r>
              <w:rPr>
                <w:noProof/>
                <w:webHidden/>
              </w:rPr>
              <w:tab/>
            </w:r>
            <w:r>
              <w:rPr>
                <w:noProof/>
                <w:webHidden/>
              </w:rPr>
              <w:fldChar w:fldCharType="begin"/>
            </w:r>
            <w:r>
              <w:rPr>
                <w:noProof/>
                <w:webHidden/>
              </w:rPr>
              <w:instrText xml:space="preserve"> PAGEREF _Toc379448256 \h </w:instrText>
            </w:r>
            <w:r>
              <w:rPr>
                <w:noProof/>
                <w:webHidden/>
              </w:rPr>
            </w:r>
          </w:ins>
          <w:r>
            <w:rPr>
              <w:noProof/>
              <w:webHidden/>
            </w:rPr>
            <w:fldChar w:fldCharType="separate"/>
          </w:r>
          <w:ins w:id="74" w:author="Björn Genfors" w:date="2014-02-06T11:08:00Z">
            <w:r>
              <w:rPr>
                <w:noProof/>
                <w:webHidden/>
              </w:rPr>
              <w:t>15</w:t>
            </w:r>
            <w:r>
              <w:rPr>
                <w:noProof/>
                <w:webHidden/>
              </w:rPr>
              <w:fldChar w:fldCharType="end"/>
            </w:r>
            <w:r w:rsidRPr="00211FE4">
              <w:rPr>
                <w:rStyle w:val="Hyperlnk"/>
                <w:noProof/>
              </w:rPr>
              <w:fldChar w:fldCharType="end"/>
            </w:r>
          </w:ins>
        </w:p>
        <w:p w14:paraId="40525D55" w14:textId="77777777" w:rsidR="005D1533" w:rsidRDefault="005D1533">
          <w:pPr>
            <w:pStyle w:val="Innehll2"/>
            <w:tabs>
              <w:tab w:val="left" w:pos="880"/>
              <w:tab w:val="right" w:leader="dot" w:pos="8664"/>
            </w:tabs>
            <w:rPr>
              <w:ins w:id="75" w:author="Björn Genfors" w:date="2014-02-06T11:08:00Z"/>
              <w:rFonts w:asciiTheme="minorHAnsi" w:eastAsiaTheme="minorEastAsia" w:hAnsiTheme="minorHAnsi" w:cstheme="minorBidi"/>
              <w:noProof/>
              <w:sz w:val="22"/>
              <w:lang w:eastAsia="sv-SE"/>
            </w:rPr>
          </w:pPr>
          <w:ins w:id="7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"_Toc379448257"</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4.4</w:t>
            </w:r>
            <w:r>
              <w:rPr>
                <w:rFonts w:asciiTheme="minorHAnsi" w:eastAsiaTheme="minorEastAsia" w:hAnsiTheme="minorHAnsi" w:cstheme="minorBidi"/>
                <w:noProof/>
                <w:sz w:val="22"/>
                <w:lang w:eastAsia="sv-SE"/>
              </w:rPr>
              <w:tab/>
            </w:r>
            <w:r w:rsidRPr="00211FE4">
              <w:rPr>
                <w:rStyle w:val="Hyperlnk"/>
                <w:noProof/>
              </w:rPr>
              <w:t>Felhantering</w:t>
            </w:r>
            <w:r>
              <w:rPr>
                <w:noProof/>
                <w:webHidden/>
              </w:rPr>
              <w:tab/>
            </w:r>
            <w:r>
              <w:rPr>
                <w:noProof/>
                <w:webHidden/>
              </w:rPr>
              <w:fldChar w:fldCharType="begin"/>
            </w:r>
            <w:r>
              <w:rPr>
                <w:noProof/>
                <w:webHidden/>
              </w:rPr>
              <w:instrText xml:space="preserve"> PAGEREF _Toc379448257 \h </w:instrText>
            </w:r>
            <w:r>
              <w:rPr>
                <w:noProof/>
                <w:webHidden/>
              </w:rPr>
            </w:r>
          </w:ins>
          <w:r>
            <w:rPr>
              <w:noProof/>
              <w:webHidden/>
            </w:rPr>
            <w:fldChar w:fldCharType="separate"/>
          </w:r>
          <w:ins w:id="77" w:author="Björn Genfors" w:date="2014-02-06T11:08:00Z">
            <w:r>
              <w:rPr>
                <w:noProof/>
                <w:webHidden/>
              </w:rPr>
              <w:t>16</w:t>
            </w:r>
            <w:r>
              <w:rPr>
                <w:noProof/>
                <w:webHidden/>
              </w:rPr>
              <w:fldChar w:fldCharType="end"/>
            </w:r>
            <w:r w:rsidRPr="00211FE4">
              <w:rPr>
                <w:rStyle w:val="Hyperlnk"/>
                <w:noProof/>
              </w:rPr>
              <w:fldChar w:fldCharType="end"/>
            </w:r>
          </w:ins>
        </w:p>
        <w:p w14:paraId="32D354A1" w14:textId="77777777" w:rsidR="005D1533" w:rsidRDefault="005D1533">
          <w:pPr>
            <w:pStyle w:val="Innehll3"/>
            <w:tabs>
              <w:tab w:val="left" w:pos="1100"/>
              <w:tab w:val="right" w:leader="dot" w:pos="8664"/>
            </w:tabs>
            <w:rPr>
              <w:ins w:id="78" w:author="Björn Genfors" w:date="2014-02-06T11:08:00Z"/>
              <w:rFonts w:asciiTheme="minorHAnsi" w:eastAsiaTheme="minorEastAsia" w:hAnsiTheme="minorHAnsi" w:cstheme="minorBidi"/>
              <w:noProof/>
              <w:sz w:val="22"/>
              <w:lang w:eastAsia="sv-SE"/>
            </w:rPr>
          </w:pPr>
          <w:ins w:id="7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"_Toc379448258"</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4.4.1</w:t>
            </w:r>
            <w:r>
              <w:rPr>
                <w:rFonts w:asciiTheme="minorHAnsi" w:eastAsiaTheme="minorEastAsia" w:hAnsiTheme="minorHAnsi" w:cstheme="minorBidi"/>
                <w:noProof/>
                <w:sz w:val="22"/>
                <w:lang w:eastAsia="sv-SE"/>
              </w:rPr>
              <w:tab/>
            </w:r>
            <w:r w:rsidRPr="00211FE4">
              <w:rPr>
                <w:rStyle w:val="Hyperlnk"/>
                <w:noProof/>
              </w:rPr>
              <w:t>Krav på en tjänsteproducent</w:t>
            </w:r>
            <w:r>
              <w:rPr>
                <w:noProof/>
                <w:webHidden/>
              </w:rPr>
              <w:tab/>
            </w:r>
            <w:r>
              <w:rPr>
                <w:noProof/>
                <w:webHidden/>
              </w:rPr>
              <w:fldChar w:fldCharType="begin"/>
            </w:r>
            <w:r>
              <w:rPr>
                <w:noProof/>
                <w:webHidden/>
              </w:rPr>
              <w:instrText xml:space="preserve"> PAGEREF _Toc379448258 \h </w:instrText>
            </w:r>
            <w:r>
              <w:rPr>
                <w:noProof/>
                <w:webHidden/>
              </w:rPr>
            </w:r>
          </w:ins>
          <w:r>
            <w:rPr>
              <w:noProof/>
              <w:webHidden/>
            </w:rPr>
            <w:fldChar w:fldCharType="separate"/>
          </w:r>
          <w:ins w:id="80" w:author="Björn Genfors" w:date="2014-02-06T11:08:00Z">
            <w:r>
              <w:rPr>
                <w:noProof/>
                <w:webHidden/>
              </w:rPr>
              <w:t>16</w:t>
            </w:r>
            <w:r>
              <w:rPr>
                <w:noProof/>
                <w:webHidden/>
              </w:rPr>
              <w:fldChar w:fldCharType="end"/>
            </w:r>
            <w:r w:rsidRPr="00211FE4">
              <w:rPr>
                <w:rStyle w:val="Hyperlnk"/>
                <w:noProof/>
              </w:rPr>
              <w:fldChar w:fldCharType="end"/>
            </w:r>
          </w:ins>
        </w:p>
        <w:p w14:paraId="70627AA7" w14:textId="77777777" w:rsidR="005D1533" w:rsidRDefault="005D1533">
          <w:pPr>
            <w:pStyle w:val="Innehll3"/>
            <w:tabs>
              <w:tab w:val="left" w:pos="1100"/>
              <w:tab w:val="right" w:leader="dot" w:pos="8664"/>
            </w:tabs>
            <w:rPr>
              <w:ins w:id="81" w:author="Björn Genfors" w:date="2014-02-06T11:08:00Z"/>
              <w:rFonts w:asciiTheme="minorHAnsi" w:eastAsiaTheme="minorEastAsia" w:hAnsiTheme="minorHAnsi" w:cstheme="minorBidi"/>
              <w:noProof/>
              <w:sz w:val="22"/>
              <w:lang w:eastAsia="sv-SE"/>
            </w:rPr>
          </w:pPr>
          <w:ins w:id="82"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"_Toc379448259"</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4.4.2</w:t>
            </w:r>
            <w:r>
              <w:rPr>
                <w:rFonts w:asciiTheme="minorHAnsi" w:eastAsiaTheme="minorEastAsia" w:hAnsiTheme="minorHAnsi" w:cstheme="minorBidi"/>
                <w:noProof/>
                <w:sz w:val="22"/>
                <w:lang w:eastAsia="sv-SE"/>
              </w:rPr>
              <w:tab/>
            </w:r>
            <w:r w:rsidRPr="00211FE4">
              <w:rPr>
                <w:rStyle w:val="Hyperlnk"/>
                <w:noProof/>
              </w:rPr>
              <w:t>Krav på en tjänstekonsument</w:t>
            </w:r>
            <w:r>
              <w:rPr>
                <w:noProof/>
                <w:webHidden/>
              </w:rPr>
              <w:tab/>
            </w:r>
            <w:r>
              <w:rPr>
                <w:noProof/>
                <w:webHidden/>
              </w:rPr>
              <w:fldChar w:fldCharType="begin"/>
            </w:r>
            <w:r>
              <w:rPr>
                <w:noProof/>
                <w:webHidden/>
              </w:rPr>
              <w:instrText xml:space="preserve"> PAGEREF _Toc379448259 \h </w:instrText>
            </w:r>
            <w:r>
              <w:rPr>
                <w:noProof/>
                <w:webHidden/>
              </w:rPr>
            </w:r>
          </w:ins>
          <w:r>
            <w:rPr>
              <w:noProof/>
              <w:webHidden/>
            </w:rPr>
            <w:fldChar w:fldCharType="separate"/>
          </w:r>
          <w:ins w:id="83" w:author="Björn Genfors" w:date="2014-02-06T11:08:00Z">
            <w:r>
              <w:rPr>
                <w:noProof/>
                <w:webHidden/>
              </w:rPr>
              <w:t>16</w:t>
            </w:r>
            <w:r>
              <w:rPr>
                <w:noProof/>
                <w:webHidden/>
              </w:rPr>
              <w:fldChar w:fldCharType="end"/>
            </w:r>
            <w:r w:rsidRPr="00211FE4">
              <w:rPr>
                <w:rStyle w:val="Hyperlnk"/>
                <w:noProof/>
              </w:rPr>
              <w:fldChar w:fldCharType="end"/>
            </w:r>
          </w:ins>
        </w:p>
        <w:p w14:paraId="0D085487" w14:textId="77777777" w:rsidR="005D1533" w:rsidRDefault="005D1533">
          <w:pPr>
            <w:pStyle w:val="Innehll1"/>
            <w:tabs>
              <w:tab w:val="left" w:pos="400"/>
              <w:tab w:val="right" w:leader="dot" w:pos="8664"/>
            </w:tabs>
            <w:rPr>
              <w:ins w:id="84" w:author="Björn Genfors" w:date="2014-02-06T11:08:00Z"/>
              <w:rFonts w:asciiTheme="minorHAnsi" w:eastAsiaTheme="minorEastAsia" w:hAnsiTheme="minorHAnsi" w:cstheme="minorBidi"/>
              <w:noProof/>
              <w:sz w:val="22"/>
              <w:lang w:eastAsia="sv-SE"/>
            </w:rPr>
          </w:pPr>
          <w:ins w:id="85"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"_Toc379448260"</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5</w:t>
            </w:r>
            <w:r>
              <w:rPr>
                <w:rFonts w:asciiTheme="minorHAnsi" w:eastAsiaTheme="minorEastAsia" w:hAnsiTheme="minorHAnsi" w:cstheme="minorBidi"/>
                <w:noProof/>
                <w:sz w:val="22"/>
                <w:lang w:eastAsia="sv-SE"/>
              </w:rPr>
              <w:tab/>
            </w:r>
            <w:r w:rsidRPr="00211FE4">
              <w:rPr>
                <w:rStyle w:val="Hyperlnk"/>
                <w:noProof/>
              </w:rPr>
              <w:t>Gemensamma informationskomponenter</w:t>
            </w:r>
            <w:r>
              <w:rPr>
                <w:noProof/>
                <w:webHidden/>
              </w:rPr>
              <w:tab/>
            </w:r>
            <w:r>
              <w:rPr>
                <w:noProof/>
                <w:webHidden/>
              </w:rPr>
              <w:fldChar w:fldCharType="begin"/>
            </w:r>
            <w:r>
              <w:rPr>
                <w:noProof/>
                <w:webHidden/>
              </w:rPr>
              <w:instrText xml:space="preserve"> PAGEREF _Toc379448260 \h </w:instrText>
            </w:r>
            <w:r>
              <w:rPr>
                <w:noProof/>
                <w:webHidden/>
              </w:rPr>
            </w:r>
          </w:ins>
          <w:r>
            <w:rPr>
              <w:noProof/>
              <w:webHidden/>
            </w:rPr>
            <w:fldChar w:fldCharType="separate"/>
          </w:r>
          <w:ins w:id="86" w:author="Björn Genfors" w:date="2014-02-06T11:08:00Z">
            <w:r>
              <w:rPr>
                <w:noProof/>
                <w:webHidden/>
              </w:rPr>
              <w:t>17</w:t>
            </w:r>
            <w:r>
              <w:rPr>
                <w:noProof/>
                <w:webHidden/>
              </w:rPr>
              <w:fldChar w:fldCharType="end"/>
            </w:r>
            <w:r w:rsidRPr="00211FE4">
              <w:rPr>
                <w:rStyle w:val="Hyperlnk"/>
                <w:noProof/>
              </w:rPr>
              <w:fldChar w:fldCharType="end"/>
            </w:r>
          </w:ins>
        </w:p>
        <w:p w14:paraId="139F7C43" w14:textId="77777777" w:rsidR="005D1533" w:rsidRDefault="005D1533">
          <w:pPr>
            <w:pStyle w:val="Innehll1"/>
            <w:tabs>
              <w:tab w:val="left" w:pos="400"/>
              <w:tab w:val="right" w:leader="dot" w:pos="8664"/>
            </w:tabs>
            <w:rPr>
              <w:ins w:id="87" w:author="Björn Genfors" w:date="2014-02-06T11:08:00Z"/>
              <w:rFonts w:asciiTheme="minorHAnsi" w:eastAsiaTheme="minorEastAsia" w:hAnsiTheme="minorHAnsi" w:cstheme="minorBidi"/>
              <w:noProof/>
              <w:sz w:val="22"/>
              <w:lang w:eastAsia="sv-SE"/>
            </w:rPr>
          </w:pPr>
          <w:ins w:id="88"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"_Toc379448261"</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6</w:t>
            </w:r>
            <w:r>
              <w:rPr>
                <w:rFonts w:asciiTheme="minorHAnsi" w:eastAsiaTheme="minorEastAsia" w:hAnsiTheme="minorHAnsi" w:cstheme="minorBidi"/>
                <w:noProof/>
                <w:sz w:val="22"/>
                <w:lang w:eastAsia="sv-SE"/>
              </w:rPr>
              <w:tab/>
            </w:r>
            <w:r w:rsidRPr="00211FE4">
              <w:rPr>
                <w:rStyle w:val="Hyperlnk"/>
                <w:noProof/>
              </w:rPr>
              <w:t>Tjänstedomänens meddelandemodeller</w:t>
            </w:r>
            <w:r>
              <w:rPr>
                <w:noProof/>
                <w:webHidden/>
              </w:rPr>
              <w:tab/>
            </w:r>
            <w:r>
              <w:rPr>
                <w:noProof/>
                <w:webHidden/>
              </w:rPr>
              <w:fldChar w:fldCharType="begin"/>
            </w:r>
            <w:r>
              <w:rPr>
                <w:noProof/>
                <w:webHidden/>
              </w:rPr>
              <w:instrText xml:space="preserve"> PAGEREF _Toc379448261 \h </w:instrText>
            </w:r>
            <w:r>
              <w:rPr>
                <w:noProof/>
                <w:webHidden/>
              </w:rPr>
            </w:r>
          </w:ins>
          <w:r>
            <w:rPr>
              <w:noProof/>
              <w:webHidden/>
            </w:rPr>
            <w:fldChar w:fldCharType="separate"/>
          </w:r>
          <w:ins w:id="89" w:author="Björn Genfors" w:date="2014-02-06T11:08:00Z">
            <w:r>
              <w:rPr>
                <w:noProof/>
                <w:webHidden/>
              </w:rPr>
              <w:t>18</w:t>
            </w:r>
            <w:r>
              <w:rPr>
                <w:noProof/>
                <w:webHidden/>
              </w:rPr>
              <w:fldChar w:fldCharType="end"/>
            </w:r>
            <w:r w:rsidRPr="00211FE4">
              <w:rPr>
                <w:rStyle w:val="Hyperlnk"/>
                <w:noProof/>
              </w:rPr>
              <w:fldChar w:fldCharType="end"/>
            </w:r>
          </w:ins>
        </w:p>
        <w:p w14:paraId="686ED92C" w14:textId="77777777" w:rsidR="005D1533" w:rsidRDefault="005D1533">
          <w:pPr>
            <w:pStyle w:val="Innehll2"/>
            <w:tabs>
              <w:tab w:val="left" w:pos="880"/>
              <w:tab w:val="right" w:leader="dot" w:pos="8664"/>
            </w:tabs>
            <w:rPr>
              <w:ins w:id="90" w:author="Björn Genfors" w:date="2014-02-06T11:08:00Z"/>
              <w:rFonts w:asciiTheme="minorHAnsi" w:eastAsiaTheme="minorEastAsia" w:hAnsiTheme="minorHAnsi" w:cstheme="minorBidi"/>
              <w:noProof/>
              <w:sz w:val="22"/>
              <w:lang w:eastAsia="sv-SE"/>
            </w:rPr>
          </w:pPr>
          <w:ins w:id="91"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"_Toc379448262"</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6.1</w:t>
            </w:r>
            <w:r>
              <w:rPr>
                <w:rFonts w:asciiTheme="minorHAnsi" w:eastAsiaTheme="minorEastAsia" w:hAnsiTheme="minorHAnsi" w:cstheme="minorBidi"/>
                <w:noProof/>
                <w:sz w:val="22"/>
                <w:lang w:eastAsia="sv-SE"/>
              </w:rPr>
              <w:tab/>
            </w:r>
            <w:r w:rsidRPr="00211FE4">
              <w:rPr>
                <w:rStyle w:val="Hyperlnk"/>
                <w:noProof/>
              </w:rPr>
              <w:t>V-MIM Reumatismdata</w:t>
            </w:r>
            <w:r>
              <w:rPr>
                <w:noProof/>
                <w:webHidden/>
              </w:rPr>
              <w:tab/>
            </w:r>
            <w:r>
              <w:rPr>
                <w:noProof/>
                <w:webHidden/>
              </w:rPr>
              <w:fldChar w:fldCharType="begin"/>
            </w:r>
            <w:r>
              <w:rPr>
                <w:noProof/>
                <w:webHidden/>
              </w:rPr>
              <w:instrText xml:space="preserve"> PAGEREF _Toc379448262 \h </w:instrText>
            </w:r>
            <w:r>
              <w:rPr>
                <w:noProof/>
                <w:webHidden/>
              </w:rPr>
            </w:r>
          </w:ins>
          <w:r>
            <w:rPr>
              <w:noProof/>
              <w:webHidden/>
            </w:rPr>
            <w:fldChar w:fldCharType="separate"/>
          </w:r>
          <w:ins w:id="92" w:author="Björn Genfors" w:date="2014-02-06T11:08:00Z">
            <w:r>
              <w:rPr>
                <w:noProof/>
                <w:webHidden/>
              </w:rPr>
              <w:t>18</w:t>
            </w:r>
            <w:r>
              <w:rPr>
                <w:noProof/>
                <w:webHidden/>
              </w:rPr>
              <w:fldChar w:fldCharType="end"/>
            </w:r>
            <w:r w:rsidRPr="00211FE4">
              <w:rPr>
                <w:rStyle w:val="Hyperlnk"/>
                <w:noProof/>
              </w:rPr>
              <w:fldChar w:fldCharType="end"/>
            </w:r>
          </w:ins>
        </w:p>
        <w:p w14:paraId="7F8E6E15" w14:textId="77777777" w:rsidR="005D1533" w:rsidRDefault="005D1533">
          <w:pPr>
            <w:pStyle w:val="Innehll1"/>
            <w:tabs>
              <w:tab w:val="left" w:pos="400"/>
              <w:tab w:val="right" w:leader="dot" w:pos="8664"/>
            </w:tabs>
            <w:rPr>
              <w:ins w:id="93" w:author="Björn Genfors" w:date="2014-02-06T11:08:00Z"/>
              <w:rFonts w:asciiTheme="minorHAnsi" w:eastAsiaTheme="minorEastAsia" w:hAnsiTheme="minorHAnsi" w:cstheme="minorBidi"/>
              <w:noProof/>
              <w:sz w:val="22"/>
              <w:lang w:eastAsia="sv-SE"/>
            </w:rPr>
          </w:pPr>
          <w:ins w:id="94" w:author="Björn Genfors" w:date="2014-02-06T11:08:00Z">
            <w:r w:rsidRPr="00211FE4">
              <w:rPr>
                <w:rStyle w:val="Hyperlnk"/>
                <w:noProof/>
              </w:rPr>
              <w:lastRenderedPageBreak/>
              <w:fldChar w:fldCharType="begin"/>
            </w:r>
            <w:r w:rsidRPr="00211FE4">
              <w:rPr>
                <w:rStyle w:val="Hyperlnk"/>
                <w:noProof/>
              </w:rPr>
              <w:instrText xml:space="preserve"> </w:instrText>
            </w:r>
            <w:r>
              <w:rPr>
                <w:noProof/>
              </w:rPr>
              <w:instrText>HYPERLINK \l "_Toc379448263"</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7</w:t>
            </w:r>
            <w:r>
              <w:rPr>
                <w:rFonts w:asciiTheme="minorHAnsi" w:eastAsiaTheme="minorEastAsia" w:hAnsiTheme="minorHAnsi" w:cstheme="minorBidi"/>
                <w:noProof/>
                <w:sz w:val="22"/>
                <w:lang w:eastAsia="sv-SE"/>
              </w:rPr>
              <w:tab/>
            </w:r>
            <w:r w:rsidRPr="00211FE4">
              <w:rPr>
                <w:rStyle w:val="Hyperlnk"/>
                <w:noProof/>
              </w:rPr>
              <w:t>Tjänstekontrakt</w:t>
            </w:r>
            <w:r>
              <w:rPr>
                <w:noProof/>
                <w:webHidden/>
              </w:rPr>
              <w:tab/>
            </w:r>
            <w:r>
              <w:rPr>
                <w:noProof/>
                <w:webHidden/>
              </w:rPr>
              <w:fldChar w:fldCharType="begin"/>
            </w:r>
            <w:r>
              <w:rPr>
                <w:noProof/>
                <w:webHidden/>
              </w:rPr>
              <w:instrText xml:space="preserve"> PAGEREF _Toc379448263 \h </w:instrText>
            </w:r>
            <w:r>
              <w:rPr>
                <w:noProof/>
                <w:webHidden/>
              </w:rPr>
            </w:r>
          </w:ins>
          <w:r>
            <w:rPr>
              <w:noProof/>
              <w:webHidden/>
            </w:rPr>
            <w:fldChar w:fldCharType="separate"/>
          </w:r>
          <w:ins w:id="95" w:author="Björn Genfors" w:date="2014-02-06T11:08:00Z">
            <w:r>
              <w:rPr>
                <w:noProof/>
                <w:webHidden/>
              </w:rPr>
              <w:t>23</w:t>
            </w:r>
            <w:r>
              <w:rPr>
                <w:noProof/>
                <w:webHidden/>
              </w:rPr>
              <w:fldChar w:fldCharType="end"/>
            </w:r>
            <w:r w:rsidRPr="00211FE4">
              <w:rPr>
                <w:rStyle w:val="Hyperlnk"/>
                <w:noProof/>
              </w:rPr>
              <w:fldChar w:fldCharType="end"/>
            </w:r>
          </w:ins>
        </w:p>
        <w:p w14:paraId="16221A8F" w14:textId="77777777" w:rsidR="005D1533" w:rsidRDefault="005D1533">
          <w:pPr>
            <w:pStyle w:val="Innehll2"/>
            <w:tabs>
              <w:tab w:val="left" w:pos="880"/>
              <w:tab w:val="right" w:leader="dot" w:pos="8664"/>
            </w:tabs>
            <w:rPr>
              <w:ins w:id="96" w:author="Björn Genfors" w:date="2014-02-06T11:08:00Z"/>
              <w:rFonts w:asciiTheme="minorHAnsi" w:eastAsiaTheme="minorEastAsia" w:hAnsiTheme="minorHAnsi" w:cstheme="minorBidi"/>
              <w:noProof/>
              <w:sz w:val="22"/>
              <w:lang w:eastAsia="sv-SE"/>
            </w:rPr>
          </w:pPr>
          <w:ins w:id="9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"_Toc379448264"</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7.1</w:t>
            </w:r>
            <w:r>
              <w:rPr>
                <w:rFonts w:asciiTheme="minorHAnsi" w:eastAsiaTheme="minorEastAsia" w:hAnsiTheme="minorHAnsi" w:cstheme="minorBidi"/>
                <w:noProof/>
                <w:sz w:val="22"/>
                <w:lang w:eastAsia="sv-SE"/>
              </w:rPr>
              <w:tab/>
            </w:r>
            <w:r w:rsidRPr="00211FE4">
              <w:rPr>
                <w:rStyle w:val="Hyperlnk"/>
                <w:noProof/>
              </w:rPr>
              <w:t>GetRheumatoidArthritisData</w:t>
            </w:r>
            <w:r>
              <w:rPr>
                <w:noProof/>
                <w:webHidden/>
              </w:rPr>
              <w:tab/>
            </w:r>
            <w:r>
              <w:rPr>
                <w:noProof/>
                <w:webHidden/>
              </w:rPr>
              <w:fldChar w:fldCharType="begin"/>
            </w:r>
            <w:r>
              <w:rPr>
                <w:noProof/>
                <w:webHidden/>
              </w:rPr>
              <w:instrText xml:space="preserve"> PAGEREF _Toc379448264 \h </w:instrText>
            </w:r>
            <w:r>
              <w:rPr>
                <w:noProof/>
                <w:webHidden/>
              </w:rPr>
            </w:r>
          </w:ins>
          <w:r>
            <w:rPr>
              <w:noProof/>
              <w:webHidden/>
            </w:rPr>
            <w:fldChar w:fldCharType="separate"/>
          </w:r>
          <w:ins w:id="98" w:author="Björn Genfors" w:date="2014-02-06T11:08:00Z">
            <w:r>
              <w:rPr>
                <w:noProof/>
                <w:webHidden/>
              </w:rPr>
              <w:t>23</w:t>
            </w:r>
            <w:r>
              <w:rPr>
                <w:noProof/>
                <w:webHidden/>
              </w:rPr>
              <w:fldChar w:fldCharType="end"/>
            </w:r>
            <w:r w:rsidRPr="00211FE4">
              <w:rPr>
                <w:rStyle w:val="Hyperlnk"/>
                <w:noProof/>
              </w:rPr>
              <w:fldChar w:fldCharType="end"/>
            </w:r>
          </w:ins>
        </w:p>
        <w:p w14:paraId="3561AE66" w14:textId="77777777" w:rsidR="005D1533" w:rsidRDefault="005D1533">
          <w:pPr>
            <w:pStyle w:val="Innehll3"/>
            <w:tabs>
              <w:tab w:val="left" w:pos="1100"/>
              <w:tab w:val="right" w:leader="dot" w:pos="8664"/>
            </w:tabs>
            <w:rPr>
              <w:ins w:id="99" w:author="Björn Genfors" w:date="2014-02-06T11:08:00Z"/>
              <w:rFonts w:asciiTheme="minorHAnsi" w:eastAsiaTheme="minorEastAsia" w:hAnsiTheme="minorHAnsi" w:cstheme="minorBidi"/>
              <w:noProof/>
              <w:sz w:val="22"/>
              <w:lang w:eastAsia="sv-SE"/>
            </w:rPr>
          </w:pPr>
          <w:ins w:id="10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"_Toc379448265"</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7.1.1</w:t>
            </w:r>
            <w:r>
              <w:rPr>
                <w:rFonts w:asciiTheme="minorHAnsi" w:eastAsiaTheme="minorEastAsia" w:hAnsiTheme="minorHAnsi" w:cstheme="minorBidi"/>
                <w:noProof/>
                <w:sz w:val="22"/>
                <w:lang w:eastAsia="sv-SE"/>
              </w:rPr>
              <w:tab/>
            </w:r>
            <w:r w:rsidRPr="00211FE4">
              <w:rPr>
                <w:rStyle w:val="Hyperlnk"/>
                <w:noProof/>
              </w:rPr>
              <w:t>Version</w:t>
            </w:r>
            <w:r>
              <w:rPr>
                <w:noProof/>
                <w:webHidden/>
              </w:rPr>
              <w:tab/>
            </w:r>
            <w:r>
              <w:rPr>
                <w:noProof/>
                <w:webHidden/>
              </w:rPr>
              <w:fldChar w:fldCharType="begin"/>
            </w:r>
            <w:r>
              <w:rPr>
                <w:noProof/>
                <w:webHidden/>
              </w:rPr>
              <w:instrText xml:space="preserve"> PAGEREF _Toc379448265 \h </w:instrText>
            </w:r>
            <w:r>
              <w:rPr>
                <w:noProof/>
                <w:webHidden/>
              </w:rPr>
            </w:r>
          </w:ins>
          <w:r>
            <w:rPr>
              <w:noProof/>
              <w:webHidden/>
            </w:rPr>
            <w:fldChar w:fldCharType="separate"/>
          </w:r>
          <w:ins w:id="101" w:author="Björn Genfors" w:date="2014-02-06T11:08:00Z">
            <w:r>
              <w:rPr>
                <w:noProof/>
                <w:webHidden/>
              </w:rPr>
              <w:t>23</w:t>
            </w:r>
            <w:r>
              <w:rPr>
                <w:noProof/>
                <w:webHidden/>
              </w:rPr>
              <w:fldChar w:fldCharType="end"/>
            </w:r>
            <w:r w:rsidRPr="00211FE4">
              <w:rPr>
                <w:rStyle w:val="Hyperlnk"/>
                <w:noProof/>
              </w:rPr>
              <w:fldChar w:fldCharType="end"/>
            </w:r>
          </w:ins>
        </w:p>
        <w:p w14:paraId="7F6C5FB5" w14:textId="77777777" w:rsidR="005D1533" w:rsidRDefault="005D1533">
          <w:pPr>
            <w:pStyle w:val="Innehll3"/>
            <w:tabs>
              <w:tab w:val="left" w:pos="1100"/>
              <w:tab w:val="right" w:leader="dot" w:pos="8664"/>
            </w:tabs>
            <w:rPr>
              <w:ins w:id="102" w:author="Björn Genfors" w:date="2014-02-06T11:08:00Z"/>
              <w:rFonts w:asciiTheme="minorHAnsi" w:eastAsiaTheme="minorEastAsia" w:hAnsiTheme="minorHAnsi" w:cstheme="minorBidi"/>
              <w:noProof/>
              <w:sz w:val="22"/>
              <w:lang w:eastAsia="sv-SE"/>
            </w:rPr>
          </w:pPr>
          <w:ins w:id="10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"_Toc379448266"</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7.1.2</w:t>
            </w:r>
            <w:r>
              <w:rPr>
                <w:rFonts w:asciiTheme="minorHAnsi" w:eastAsiaTheme="minorEastAsia" w:hAnsiTheme="minorHAnsi" w:cstheme="minorBidi"/>
                <w:noProof/>
                <w:sz w:val="22"/>
                <w:lang w:eastAsia="sv-SE"/>
              </w:rPr>
              <w:tab/>
            </w:r>
            <w:r w:rsidRPr="00211FE4">
              <w:rPr>
                <w:rStyle w:val="Hyperlnk"/>
                <w:noProof/>
              </w:rPr>
              <w:t>Gemensamma informationskomponenter</w:t>
            </w:r>
            <w:r>
              <w:rPr>
                <w:noProof/>
                <w:webHidden/>
              </w:rPr>
              <w:tab/>
            </w:r>
            <w:r>
              <w:rPr>
                <w:noProof/>
                <w:webHidden/>
              </w:rPr>
              <w:fldChar w:fldCharType="begin"/>
            </w:r>
            <w:r>
              <w:rPr>
                <w:noProof/>
                <w:webHidden/>
              </w:rPr>
              <w:instrText xml:space="preserve"> PAGEREF _Toc379448266 \h </w:instrText>
            </w:r>
            <w:r>
              <w:rPr>
                <w:noProof/>
                <w:webHidden/>
              </w:rPr>
            </w:r>
          </w:ins>
          <w:r>
            <w:rPr>
              <w:noProof/>
              <w:webHidden/>
            </w:rPr>
            <w:fldChar w:fldCharType="separate"/>
          </w:r>
          <w:ins w:id="104" w:author="Björn Genfors" w:date="2014-02-06T11:08:00Z">
            <w:r>
              <w:rPr>
                <w:noProof/>
                <w:webHidden/>
              </w:rPr>
              <w:t>23</w:t>
            </w:r>
            <w:r>
              <w:rPr>
                <w:noProof/>
                <w:webHidden/>
              </w:rPr>
              <w:fldChar w:fldCharType="end"/>
            </w:r>
            <w:r w:rsidRPr="00211FE4">
              <w:rPr>
                <w:rStyle w:val="Hyperlnk"/>
                <w:noProof/>
              </w:rPr>
              <w:fldChar w:fldCharType="end"/>
            </w:r>
          </w:ins>
        </w:p>
        <w:p w14:paraId="7BA0AF17" w14:textId="77777777" w:rsidR="005D1533" w:rsidRDefault="005D1533">
          <w:pPr>
            <w:pStyle w:val="Innehll3"/>
            <w:tabs>
              <w:tab w:val="left" w:pos="1100"/>
              <w:tab w:val="right" w:leader="dot" w:pos="8664"/>
            </w:tabs>
            <w:rPr>
              <w:ins w:id="105" w:author="Björn Genfors" w:date="2014-02-06T11:08:00Z"/>
              <w:rFonts w:asciiTheme="minorHAnsi" w:eastAsiaTheme="minorEastAsia" w:hAnsiTheme="minorHAnsi" w:cstheme="minorBidi"/>
              <w:noProof/>
              <w:sz w:val="22"/>
              <w:lang w:eastAsia="sv-SE"/>
            </w:rPr>
          </w:pPr>
          <w:ins w:id="10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"_Toc379448267"</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7.1.3</w:t>
            </w:r>
            <w:r>
              <w:rPr>
                <w:rFonts w:asciiTheme="minorHAnsi" w:eastAsiaTheme="minorEastAsia" w:hAnsiTheme="minorHAnsi" w:cstheme="minorBidi"/>
                <w:noProof/>
                <w:sz w:val="22"/>
                <w:lang w:eastAsia="sv-SE"/>
              </w:rPr>
              <w:tab/>
            </w:r>
            <w:r w:rsidRPr="00211FE4">
              <w:rPr>
                <w:rStyle w:val="Hyperlnk"/>
                <w:noProof/>
              </w:rPr>
              <w:t>Fältregler</w:t>
            </w:r>
            <w:r>
              <w:rPr>
                <w:noProof/>
                <w:webHidden/>
              </w:rPr>
              <w:tab/>
            </w:r>
            <w:r>
              <w:rPr>
                <w:noProof/>
                <w:webHidden/>
              </w:rPr>
              <w:fldChar w:fldCharType="begin"/>
            </w:r>
            <w:r>
              <w:rPr>
                <w:noProof/>
                <w:webHidden/>
              </w:rPr>
              <w:instrText xml:space="preserve"> PAGEREF _Toc379448267 \h </w:instrText>
            </w:r>
            <w:r>
              <w:rPr>
                <w:noProof/>
                <w:webHidden/>
              </w:rPr>
            </w:r>
          </w:ins>
          <w:r>
            <w:rPr>
              <w:noProof/>
              <w:webHidden/>
            </w:rPr>
            <w:fldChar w:fldCharType="separate"/>
          </w:r>
          <w:ins w:id="107" w:author="Björn Genfors" w:date="2014-02-06T11:08:00Z">
            <w:r>
              <w:rPr>
                <w:noProof/>
                <w:webHidden/>
              </w:rPr>
              <w:t>23</w:t>
            </w:r>
            <w:r>
              <w:rPr>
                <w:noProof/>
                <w:webHidden/>
              </w:rPr>
              <w:fldChar w:fldCharType="end"/>
            </w:r>
            <w:r w:rsidRPr="00211FE4">
              <w:rPr>
                <w:rStyle w:val="Hyperlnk"/>
                <w:noProof/>
              </w:rPr>
              <w:fldChar w:fldCharType="end"/>
            </w:r>
          </w:ins>
        </w:p>
        <w:p w14:paraId="5E6A0DCC" w14:textId="77777777" w:rsidR="005D1533" w:rsidRDefault="005D1533">
          <w:pPr>
            <w:pStyle w:val="Innehll3"/>
            <w:tabs>
              <w:tab w:val="left" w:pos="1100"/>
              <w:tab w:val="right" w:leader="dot" w:pos="8664"/>
            </w:tabs>
            <w:rPr>
              <w:ins w:id="108" w:author="Björn Genfors" w:date="2014-02-06T11:08:00Z"/>
              <w:rFonts w:asciiTheme="minorHAnsi" w:eastAsiaTheme="minorEastAsia" w:hAnsiTheme="minorHAnsi" w:cstheme="minorBidi"/>
              <w:noProof/>
              <w:sz w:val="22"/>
              <w:lang w:eastAsia="sv-SE"/>
            </w:rPr>
          </w:pPr>
          <w:ins w:id="10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"_Toc379448268"</w:instrText>
            </w:r>
            <w:r w:rsidRPr="00211FE4">
              <w:rPr>
                <w:rStyle w:val="Hyperlnk"/>
                <w:noProof/>
              </w:rPr>
              <w:instrText xml:space="preserve"> </w:instrText>
            </w:r>
            <w:r w:rsidRPr="00211FE4">
              <w:rPr>
                <w:rStyle w:val="Hyperlnk"/>
                <w:noProof/>
              </w:rPr>
            </w:r>
            <w:r w:rsidRPr="00211FE4">
              <w:rPr>
                <w:rStyle w:val="Hyperlnk"/>
                <w:noProof/>
              </w:rPr>
              <w:fldChar w:fldCharType="separate"/>
            </w:r>
            <w:r w:rsidRPr="00211FE4">
              <w:rPr>
                <w:rStyle w:val="Hyperlnk"/>
                <w:noProof/>
              </w:rPr>
              <w:t>7.1.4</w:t>
            </w:r>
            <w:r>
              <w:rPr>
                <w:rFonts w:asciiTheme="minorHAnsi" w:eastAsiaTheme="minorEastAsia" w:hAnsiTheme="minorHAnsi" w:cstheme="minorBidi"/>
                <w:noProof/>
                <w:sz w:val="22"/>
                <w:lang w:eastAsia="sv-SE"/>
              </w:rPr>
              <w:tab/>
            </w:r>
            <w:r w:rsidRPr="00211FE4">
              <w:rPr>
                <w:rStyle w:val="Hyperlnk"/>
                <w:noProof/>
              </w:rPr>
              <w:t>Övriga regler</w:t>
            </w:r>
            <w:r>
              <w:rPr>
                <w:noProof/>
                <w:webHidden/>
              </w:rPr>
              <w:tab/>
            </w:r>
            <w:r>
              <w:rPr>
                <w:noProof/>
                <w:webHidden/>
              </w:rPr>
              <w:fldChar w:fldCharType="begin"/>
            </w:r>
            <w:r>
              <w:rPr>
                <w:noProof/>
                <w:webHidden/>
              </w:rPr>
              <w:instrText xml:space="preserve"> PAGEREF _Toc379448268 \h </w:instrText>
            </w:r>
            <w:r>
              <w:rPr>
                <w:noProof/>
                <w:webHidden/>
              </w:rPr>
            </w:r>
          </w:ins>
          <w:r>
            <w:rPr>
              <w:noProof/>
              <w:webHidden/>
            </w:rPr>
            <w:fldChar w:fldCharType="separate"/>
          </w:r>
          <w:ins w:id="110" w:author="Björn Genfors" w:date="2014-02-06T11:08:00Z">
            <w:r>
              <w:rPr>
                <w:noProof/>
                <w:webHidden/>
              </w:rPr>
              <w:t>28</w:t>
            </w:r>
            <w:r>
              <w:rPr>
                <w:noProof/>
                <w:webHidden/>
              </w:rPr>
              <w:fldChar w:fldCharType="end"/>
            </w:r>
            <w:r w:rsidRPr="00211FE4">
              <w:rPr>
                <w:rStyle w:val="Hyperlnk"/>
                <w:noProof/>
              </w:rPr>
              <w:fldChar w:fldCharType="end"/>
            </w:r>
          </w:ins>
        </w:p>
        <w:p w14:paraId="6BB56C0F" w14:textId="77777777" w:rsidR="000D1BD9" w:rsidDel="005D1533" w:rsidRDefault="000D1BD9">
          <w:pPr>
            <w:pStyle w:val="Innehll1"/>
            <w:tabs>
              <w:tab w:val="left" w:pos="400"/>
              <w:tab w:val="right" w:leader="dot" w:pos="8664"/>
            </w:tabs>
            <w:rPr>
              <w:del w:id="111" w:author="Björn Genfors" w:date="2014-02-06T11:08:00Z"/>
              <w:rFonts w:asciiTheme="minorHAnsi" w:eastAsiaTheme="minorEastAsia" w:hAnsiTheme="minorHAnsi" w:cstheme="minorBidi"/>
              <w:noProof/>
              <w:sz w:val="22"/>
              <w:lang w:eastAsia="sv-SE"/>
            </w:rPr>
          </w:pPr>
          <w:del w:id="112" w:author="Björn Genfors" w:date="2014-02-06T11:08:00Z">
            <w:r w:rsidRPr="005D1533" w:rsidDel="005D1533">
              <w:rPr>
                <w:noProof/>
                <w:rPrChange w:id="113" w:author="Björn Genfors" w:date="2014-02-06T11:08:00Z">
                  <w:rPr>
                    <w:rStyle w:val="Hyperlnk"/>
                    <w:noProof/>
                  </w:rPr>
                </w:rPrChange>
              </w:rPr>
              <w:delText>1</w:delText>
            </w:r>
            <w:r w:rsidDel="005D1533">
              <w:rPr>
                <w:rFonts w:asciiTheme="minorHAnsi" w:eastAsiaTheme="minorEastAsia" w:hAnsiTheme="minorHAnsi" w:cstheme="minorBidi"/>
                <w:noProof/>
                <w:sz w:val="22"/>
                <w:lang w:eastAsia="sv-SE"/>
              </w:rPr>
              <w:tab/>
            </w:r>
            <w:r w:rsidRPr="005D1533" w:rsidDel="005D1533">
              <w:rPr>
                <w:noProof/>
                <w:rPrChange w:id="114" w:author="Björn Genfors" w:date="2014-02-06T11:08:00Z">
                  <w:rPr>
                    <w:rStyle w:val="Hyperlnk"/>
                    <w:noProof/>
                  </w:rPr>
                </w:rPrChange>
              </w:rPr>
              <w:delText>Inledning</w:delText>
            </w:r>
            <w:r w:rsidDel="005D1533">
              <w:rPr>
                <w:noProof/>
                <w:webHidden/>
              </w:rPr>
              <w:tab/>
              <w:delText>5</w:delText>
            </w:r>
          </w:del>
        </w:p>
        <w:p w14:paraId="29FF6ED7" w14:textId="77777777" w:rsidR="000D1BD9" w:rsidDel="005D1533" w:rsidRDefault="000D1BD9">
          <w:pPr>
            <w:pStyle w:val="Innehll1"/>
            <w:tabs>
              <w:tab w:val="left" w:pos="400"/>
              <w:tab w:val="right" w:leader="dot" w:pos="8664"/>
            </w:tabs>
            <w:rPr>
              <w:del w:id="115" w:author="Björn Genfors" w:date="2014-02-06T11:08:00Z"/>
              <w:rFonts w:asciiTheme="minorHAnsi" w:eastAsiaTheme="minorEastAsia" w:hAnsiTheme="minorHAnsi" w:cstheme="minorBidi"/>
              <w:noProof/>
              <w:sz w:val="22"/>
              <w:lang w:eastAsia="sv-SE"/>
            </w:rPr>
          </w:pPr>
          <w:del w:id="116" w:author="Björn Genfors" w:date="2014-02-06T11:08:00Z">
            <w:r w:rsidRPr="005D1533" w:rsidDel="005D1533">
              <w:rPr>
                <w:noProof/>
                <w:rPrChange w:id="117" w:author="Björn Genfors" w:date="2014-02-06T11:08:00Z">
                  <w:rPr>
                    <w:rStyle w:val="Hyperlnk"/>
                    <w:noProof/>
                  </w:rPr>
                </w:rPrChange>
              </w:rPr>
              <w:delText>2</w:delText>
            </w:r>
            <w:r w:rsidDel="005D1533">
              <w:rPr>
                <w:rFonts w:asciiTheme="minorHAnsi" w:eastAsiaTheme="minorEastAsia" w:hAnsiTheme="minorHAnsi" w:cstheme="minorBidi"/>
                <w:noProof/>
                <w:sz w:val="22"/>
                <w:lang w:eastAsia="sv-SE"/>
              </w:rPr>
              <w:tab/>
            </w:r>
            <w:r w:rsidRPr="005D1533" w:rsidDel="005D1533">
              <w:rPr>
                <w:noProof/>
                <w:rPrChange w:id="118" w:author="Björn Genfors" w:date="2014-02-06T11:08:00Z">
                  <w:rPr>
                    <w:rStyle w:val="Hyperlnk"/>
                    <w:noProof/>
                  </w:rPr>
                </w:rPrChange>
              </w:rPr>
              <w:delText>Versionsinformation</w:delText>
            </w:r>
            <w:r w:rsidDel="005D1533">
              <w:rPr>
                <w:noProof/>
                <w:webHidden/>
              </w:rPr>
              <w:tab/>
              <w:delText>6</w:delText>
            </w:r>
          </w:del>
        </w:p>
        <w:p w14:paraId="474BFD74" w14:textId="77777777" w:rsidR="000D1BD9" w:rsidDel="005D1533" w:rsidRDefault="000D1BD9">
          <w:pPr>
            <w:pStyle w:val="Innehll2"/>
            <w:tabs>
              <w:tab w:val="left" w:pos="880"/>
              <w:tab w:val="right" w:leader="dot" w:pos="8664"/>
            </w:tabs>
            <w:rPr>
              <w:del w:id="119" w:author="Björn Genfors" w:date="2014-02-06T11:08:00Z"/>
              <w:rFonts w:asciiTheme="minorHAnsi" w:eastAsiaTheme="minorEastAsia" w:hAnsiTheme="minorHAnsi" w:cstheme="minorBidi"/>
              <w:noProof/>
              <w:sz w:val="22"/>
              <w:lang w:eastAsia="sv-SE"/>
            </w:rPr>
          </w:pPr>
          <w:del w:id="120" w:author="Björn Genfors" w:date="2014-02-06T11:08:00Z">
            <w:r w:rsidRPr="005D1533" w:rsidDel="005D1533">
              <w:rPr>
                <w:noProof/>
                <w:rPrChange w:id="121" w:author="Björn Genfors" w:date="2014-02-06T11:08:00Z">
                  <w:rPr>
                    <w:rStyle w:val="Hyperlnk"/>
                    <w:noProof/>
                  </w:rPr>
                </w:rPrChange>
              </w:rPr>
              <w:delText>2.1</w:delText>
            </w:r>
            <w:r w:rsidDel="005D1533">
              <w:rPr>
                <w:rFonts w:asciiTheme="minorHAnsi" w:eastAsiaTheme="minorEastAsia" w:hAnsiTheme="minorHAnsi" w:cstheme="minorBidi"/>
                <w:noProof/>
                <w:sz w:val="22"/>
                <w:lang w:eastAsia="sv-SE"/>
              </w:rPr>
              <w:tab/>
            </w:r>
            <w:r w:rsidRPr="005D1533" w:rsidDel="005D1533">
              <w:rPr>
                <w:noProof/>
                <w:rPrChange w:id="122" w:author="Björn Genfors" w:date="2014-02-06T11:08:00Z">
                  <w:rPr>
                    <w:rStyle w:val="Hyperlnk"/>
                    <w:noProof/>
                  </w:rPr>
                </w:rPrChange>
              </w:rPr>
              <w:delText xml:space="preserve">Version </w:delText>
            </w:r>
            <w:r w:rsidRPr="005D1533" w:rsidDel="005D1533">
              <w:rPr>
                <w:b/>
                <w:noProof/>
                <w:rPrChange w:id="123" w:author="Björn Genfors" w:date="2014-02-06T11:08:00Z">
                  <w:rPr>
                    <w:rStyle w:val="Hyperlnk"/>
                    <w:b/>
                    <w:noProof/>
                  </w:rPr>
                </w:rPrChange>
              </w:rPr>
              <w:delText>1</w:delText>
            </w:r>
            <w:r w:rsidRPr="005D1533" w:rsidDel="005D1533">
              <w:rPr>
                <w:noProof/>
                <w:rPrChange w:id="124" w:author="Björn Genfors" w:date="2014-02-06T11:08:00Z">
                  <w:rPr>
                    <w:rStyle w:val="Hyperlnk"/>
                    <w:noProof/>
                  </w:rPr>
                </w:rPrChange>
              </w:rPr>
              <w:delText>.</w:delText>
            </w:r>
            <w:r w:rsidRPr="005D1533" w:rsidDel="005D1533">
              <w:rPr>
                <w:b/>
                <w:noProof/>
                <w:rPrChange w:id="125" w:author="Björn Genfors" w:date="2014-02-06T11:08:00Z">
                  <w:rPr>
                    <w:rStyle w:val="Hyperlnk"/>
                    <w:b/>
                    <w:noProof/>
                  </w:rPr>
                </w:rPrChange>
              </w:rPr>
              <w:delText>0</w:delText>
            </w:r>
            <w:r w:rsidRPr="005D1533" w:rsidDel="005D1533">
              <w:rPr>
                <w:noProof/>
                <w:rPrChange w:id="126" w:author="Björn Genfors" w:date="2014-02-06T11:08:00Z">
                  <w:rPr>
                    <w:rStyle w:val="Hyperlnk"/>
                    <w:noProof/>
                  </w:rPr>
                </w:rPrChange>
              </w:rPr>
              <w:delText>.</w:delText>
            </w:r>
            <w:r w:rsidRPr="005D1533" w:rsidDel="005D1533">
              <w:rPr>
                <w:b/>
                <w:noProof/>
                <w:rPrChange w:id="127" w:author="Björn Genfors" w:date="2014-02-06T11:08:00Z">
                  <w:rPr>
                    <w:rStyle w:val="Hyperlnk"/>
                    <w:b/>
                    <w:noProof/>
                  </w:rPr>
                </w:rPrChange>
              </w:rPr>
              <w:delText>0</w:delText>
            </w:r>
            <w:r w:rsidRPr="005D1533" w:rsidDel="005D1533">
              <w:rPr>
                <w:noProof/>
                <w:rPrChange w:id="128" w:author="Björn Genfors" w:date="2014-02-06T11:08:00Z">
                  <w:rPr>
                    <w:rStyle w:val="Hyperlnk"/>
                    <w:noProof/>
                  </w:rPr>
                </w:rPrChange>
              </w:rPr>
              <w:delText>.</w:delText>
            </w:r>
            <w:r w:rsidDel="005D1533">
              <w:rPr>
                <w:noProof/>
                <w:webHidden/>
              </w:rPr>
              <w:tab/>
              <w:delText>6</w:delText>
            </w:r>
          </w:del>
        </w:p>
        <w:p w14:paraId="494732B1" w14:textId="77777777" w:rsidR="000D1BD9" w:rsidDel="005D1533" w:rsidRDefault="000D1BD9">
          <w:pPr>
            <w:pStyle w:val="Innehll3"/>
            <w:tabs>
              <w:tab w:val="left" w:pos="1100"/>
              <w:tab w:val="right" w:leader="dot" w:pos="8664"/>
            </w:tabs>
            <w:rPr>
              <w:del w:id="129" w:author="Björn Genfors" w:date="2014-02-06T11:08:00Z"/>
              <w:rFonts w:asciiTheme="minorHAnsi" w:eastAsiaTheme="minorEastAsia" w:hAnsiTheme="minorHAnsi" w:cstheme="minorBidi"/>
              <w:noProof/>
              <w:sz w:val="22"/>
              <w:lang w:eastAsia="sv-SE"/>
            </w:rPr>
          </w:pPr>
          <w:del w:id="130" w:author="Björn Genfors" w:date="2014-02-06T11:08:00Z">
            <w:r w:rsidRPr="005D1533" w:rsidDel="005D1533">
              <w:rPr>
                <w:noProof/>
                <w:rPrChange w:id="131" w:author="Björn Genfors" w:date="2014-02-06T11:08:00Z">
                  <w:rPr>
                    <w:rStyle w:val="Hyperlnk"/>
                    <w:noProof/>
                  </w:rPr>
                </w:rPrChange>
              </w:rPr>
              <w:delText>2.1.1</w:delText>
            </w:r>
            <w:r w:rsidDel="005D1533">
              <w:rPr>
                <w:rFonts w:asciiTheme="minorHAnsi" w:eastAsiaTheme="minorEastAsia" w:hAnsiTheme="minorHAnsi" w:cstheme="minorBidi"/>
                <w:noProof/>
                <w:sz w:val="22"/>
                <w:lang w:eastAsia="sv-SE"/>
              </w:rPr>
              <w:tab/>
            </w:r>
            <w:r w:rsidRPr="005D1533" w:rsidDel="005D1533">
              <w:rPr>
                <w:noProof/>
                <w:rPrChange w:id="132" w:author="Björn Genfors" w:date="2014-02-06T11:08:00Z">
                  <w:rPr>
                    <w:rStyle w:val="Hyperlnk"/>
                    <w:noProof/>
                  </w:rPr>
                </w:rPrChange>
              </w:rPr>
              <w:delText>Oförändrade tjänstekontrakt</w:delText>
            </w:r>
            <w:r w:rsidDel="005D1533">
              <w:rPr>
                <w:noProof/>
                <w:webHidden/>
              </w:rPr>
              <w:tab/>
              <w:delText>6</w:delText>
            </w:r>
          </w:del>
        </w:p>
        <w:p w14:paraId="4B708B30" w14:textId="77777777" w:rsidR="000D1BD9" w:rsidDel="005D1533" w:rsidRDefault="000D1BD9">
          <w:pPr>
            <w:pStyle w:val="Innehll3"/>
            <w:tabs>
              <w:tab w:val="left" w:pos="1100"/>
              <w:tab w:val="right" w:leader="dot" w:pos="8664"/>
            </w:tabs>
            <w:rPr>
              <w:del w:id="133" w:author="Björn Genfors" w:date="2014-02-06T11:08:00Z"/>
              <w:rFonts w:asciiTheme="minorHAnsi" w:eastAsiaTheme="minorEastAsia" w:hAnsiTheme="minorHAnsi" w:cstheme="minorBidi"/>
              <w:noProof/>
              <w:sz w:val="22"/>
              <w:lang w:eastAsia="sv-SE"/>
            </w:rPr>
          </w:pPr>
          <w:del w:id="134" w:author="Björn Genfors" w:date="2014-02-06T11:08:00Z">
            <w:r w:rsidRPr="005D1533" w:rsidDel="005D1533">
              <w:rPr>
                <w:noProof/>
                <w:rPrChange w:id="135" w:author="Björn Genfors" w:date="2014-02-06T11:08:00Z">
                  <w:rPr>
                    <w:rStyle w:val="Hyperlnk"/>
                    <w:noProof/>
                  </w:rPr>
                </w:rPrChange>
              </w:rPr>
              <w:delText>2.1.2</w:delText>
            </w:r>
            <w:r w:rsidDel="005D1533">
              <w:rPr>
                <w:rFonts w:asciiTheme="minorHAnsi" w:eastAsiaTheme="minorEastAsia" w:hAnsiTheme="minorHAnsi" w:cstheme="minorBidi"/>
                <w:noProof/>
                <w:sz w:val="22"/>
                <w:lang w:eastAsia="sv-SE"/>
              </w:rPr>
              <w:tab/>
            </w:r>
            <w:r w:rsidRPr="005D1533" w:rsidDel="005D1533">
              <w:rPr>
                <w:noProof/>
                <w:rPrChange w:id="136" w:author="Björn Genfors" w:date="2014-02-06T11:08:00Z">
                  <w:rPr>
                    <w:rStyle w:val="Hyperlnk"/>
                    <w:noProof/>
                  </w:rPr>
                </w:rPrChange>
              </w:rPr>
              <w:delText>Nya tjänstekontrakt</w:delText>
            </w:r>
            <w:r w:rsidDel="005D1533">
              <w:rPr>
                <w:noProof/>
                <w:webHidden/>
              </w:rPr>
              <w:tab/>
              <w:delText>6</w:delText>
            </w:r>
          </w:del>
        </w:p>
        <w:p w14:paraId="379896F1" w14:textId="77777777" w:rsidR="000D1BD9" w:rsidDel="005D1533" w:rsidRDefault="000D1BD9">
          <w:pPr>
            <w:pStyle w:val="Innehll3"/>
            <w:tabs>
              <w:tab w:val="left" w:pos="1100"/>
              <w:tab w:val="right" w:leader="dot" w:pos="8664"/>
            </w:tabs>
            <w:rPr>
              <w:del w:id="137" w:author="Björn Genfors" w:date="2014-02-06T11:08:00Z"/>
              <w:rFonts w:asciiTheme="minorHAnsi" w:eastAsiaTheme="minorEastAsia" w:hAnsiTheme="minorHAnsi" w:cstheme="minorBidi"/>
              <w:noProof/>
              <w:sz w:val="22"/>
              <w:lang w:eastAsia="sv-SE"/>
            </w:rPr>
          </w:pPr>
          <w:del w:id="138" w:author="Björn Genfors" w:date="2014-02-06T11:08:00Z">
            <w:r w:rsidRPr="005D1533" w:rsidDel="005D1533">
              <w:rPr>
                <w:noProof/>
                <w:rPrChange w:id="139" w:author="Björn Genfors" w:date="2014-02-06T11:08:00Z">
                  <w:rPr>
                    <w:rStyle w:val="Hyperlnk"/>
                    <w:noProof/>
                  </w:rPr>
                </w:rPrChange>
              </w:rPr>
              <w:delText>2.1.3</w:delText>
            </w:r>
            <w:r w:rsidDel="005D1533">
              <w:rPr>
                <w:rFonts w:asciiTheme="minorHAnsi" w:eastAsiaTheme="minorEastAsia" w:hAnsiTheme="minorHAnsi" w:cstheme="minorBidi"/>
                <w:noProof/>
                <w:sz w:val="22"/>
                <w:lang w:eastAsia="sv-SE"/>
              </w:rPr>
              <w:tab/>
            </w:r>
            <w:r w:rsidRPr="005D1533" w:rsidDel="005D1533">
              <w:rPr>
                <w:noProof/>
                <w:rPrChange w:id="140" w:author="Björn Genfors" w:date="2014-02-06T11:08:00Z">
                  <w:rPr>
                    <w:rStyle w:val="Hyperlnk"/>
                    <w:noProof/>
                  </w:rPr>
                </w:rPrChange>
              </w:rPr>
              <w:delText>Förändrade tjänstekontrakt</w:delText>
            </w:r>
            <w:r w:rsidDel="005D1533">
              <w:rPr>
                <w:noProof/>
                <w:webHidden/>
              </w:rPr>
              <w:tab/>
              <w:delText>6</w:delText>
            </w:r>
          </w:del>
        </w:p>
        <w:p w14:paraId="73E3619B" w14:textId="77777777" w:rsidR="000D1BD9" w:rsidDel="005D1533" w:rsidRDefault="000D1BD9">
          <w:pPr>
            <w:pStyle w:val="Innehll3"/>
            <w:tabs>
              <w:tab w:val="left" w:pos="1100"/>
              <w:tab w:val="right" w:leader="dot" w:pos="8664"/>
            </w:tabs>
            <w:rPr>
              <w:del w:id="141" w:author="Björn Genfors" w:date="2014-02-06T11:08:00Z"/>
              <w:rFonts w:asciiTheme="minorHAnsi" w:eastAsiaTheme="minorEastAsia" w:hAnsiTheme="minorHAnsi" w:cstheme="minorBidi"/>
              <w:noProof/>
              <w:sz w:val="22"/>
              <w:lang w:eastAsia="sv-SE"/>
            </w:rPr>
          </w:pPr>
          <w:del w:id="142" w:author="Björn Genfors" w:date="2014-02-06T11:08:00Z">
            <w:r w:rsidRPr="005D1533" w:rsidDel="005D1533">
              <w:rPr>
                <w:noProof/>
                <w:rPrChange w:id="143" w:author="Björn Genfors" w:date="2014-02-06T11:08:00Z">
                  <w:rPr>
                    <w:rStyle w:val="Hyperlnk"/>
                    <w:noProof/>
                  </w:rPr>
                </w:rPrChange>
              </w:rPr>
              <w:delText>2.1.4</w:delText>
            </w:r>
            <w:r w:rsidDel="005D1533">
              <w:rPr>
                <w:rFonts w:asciiTheme="minorHAnsi" w:eastAsiaTheme="minorEastAsia" w:hAnsiTheme="minorHAnsi" w:cstheme="minorBidi"/>
                <w:noProof/>
                <w:sz w:val="22"/>
                <w:lang w:eastAsia="sv-SE"/>
              </w:rPr>
              <w:tab/>
            </w:r>
            <w:r w:rsidRPr="005D1533" w:rsidDel="005D1533">
              <w:rPr>
                <w:noProof/>
                <w:rPrChange w:id="144" w:author="Björn Genfors" w:date="2014-02-06T11:08:00Z">
                  <w:rPr>
                    <w:rStyle w:val="Hyperlnk"/>
                    <w:noProof/>
                  </w:rPr>
                </w:rPrChange>
              </w:rPr>
              <w:delText>Utgångna tjänstekontrakt</w:delText>
            </w:r>
            <w:r w:rsidDel="005D1533">
              <w:rPr>
                <w:noProof/>
                <w:webHidden/>
              </w:rPr>
              <w:tab/>
              <w:delText>6</w:delText>
            </w:r>
          </w:del>
        </w:p>
        <w:p w14:paraId="75247124" w14:textId="77777777" w:rsidR="000D1BD9" w:rsidDel="005D1533" w:rsidRDefault="000D1BD9">
          <w:pPr>
            <w:pStyle w:val="Innehll2"/>
            <w:tabs>
              <w:tab w:val="left" w:pos="880"/>
              <w:tab w:val="right" w:leader="dot" w:pos="8664"/>
            </w:tabs>
            <w:rPr>
              <w:del w:id="145" w:author="Björn Genfors" w:date="2014-02-06T11:08:00Z"/>
              <w:rFonts w:asciiTheme="minorHAnsi" w:eastAsiaTheme="minorEastAsia" w:hAnsiTheme="minorHAnsi" w:cstheme="minorBidi"/>
              <w:noProof/>
              <w:sz w:val="22"/>
              <w:lang w:eastAsia="sv-SE"/>
            </w:rPr>
          </w:pPr>
          <w:del w:id="146" w:author="Björn Genfors" w:date="2014-02-06T11:08:00Z">
            <w:r w:rsidRPr="005D1533" w:rsidDel="005D1533">
              <w:rPr>
                <w:noProof/>
                <w:rPrChange w:id="147" w:author="Björn Genfors" w:date="2014-02-06T11:08:00Z">
                  <w:rPr>
                    <w:rStyle w:val="Hyperlnk"/>
                    <w:noProof/>
                  </w:rPr>
                </w:rPrChange>
              </w:rPr>
              <w:delText>2.2</w:delText>
            </w:r>
            <w:r w:rsidDel="005D1533">
              <w:rPr>
                <w:rFonts w:asciiTheme="minorHAnsi" w:eastAsiaTheme="minorEastAsia" w:hAnsiTheme="minorHAnsi" w:cstheme="minorBidi"/>
                <w:noProof/>
                <w:sz w:val="22"/>
                <w:lang w:eastAsia="sv-SE"/>
              </w:rPr>
              <w:tab/>
            </w:r>
            <w:r w:rsidRPr="005D1533" w:rsidDel="005D1533">
              <w:rPr>
                <w:noProof/>
                <w:rPrChange w:id="148" w:author="Björn Genfors" w:date="2014-02-06T11:08:00Z">
                  <w:rPr>
                    <w:rStyle w:val="Hyperlnk"/>
                    <w:noProof/>
                  </w:rPr>
                </w:rPrChange>
              </w:rPr>
              <w:delText>Version tidigare</w:delText>
            </w:r>
            <w:r w:rsidDel="005D1533">
              <w:rPr>
                <w:noProof/>
                <w:webHidden/>
              </w:rPr>
              <w:tab/>
              <w:delText>6</w:delText>
            </w:r>
          </w:del>
        </w:p>
        <w:p w14:paraId="12155968" w14:textId="77777777" w:rsidR="000D1BD9" w:rsidDel="005D1533" w:rsidRDefault="000D1BD9">
          <w:pPr>
            <w:pStyle w:val="Innehll1"/>
            <w:tabs>
              <w:tab w:val="left" w:pos="400"/>
              <w:tab w:val="right" w:leader="dot" w:pos="8664"/>
            </w:tabs>
            <w:rPr>
              <w:del w:id="149" w:author="Björn Genfors" w:date="2014-02-06T11:08:00Z"/>
              <w:rFonts w:asciiTheme="minorHAnsi" w:eastAsiaTheme="minorEastAsia" w:hAnsiTheme="minorHAnsi" w:cstheme="minorBidi"/>
              <w:noProof/>
              <w:sz w:val="22"/>
              <w:lang w:eastAsia="sv-SE"/>
            </w:rPr>
          </w:pPr>
          <w:del w:id="150" w:author="Björn Genfors" w:date="2014-02-06T11:08:00Z">
            <w:r w:rsidRPr="005D1533" w:rsidDel="005D1533">
              <w:rPr>
                <w:noProof/>
                <w:rPrChange w:id="151" w:author="Björn Genfors" w:date="2014-02-06T11:08:00Z">
                  <w:rPr>
                    <w:rStyle w:val="Hyperlnk"/>
                    <w:noProof/>
                  </w:rPr>
                </w:rPrChange>
              </w:rPr>
              <w:delText>3</w:delText>
            </w:r>
            <w:r w:rsidDel="005D1533">
              <w:rPr>
                <w:rFonts w:asciiTheme="minorHAnsi" w:eastAsiaTheme="minorEastAsia" w:hAnsiTheme="minorHAnsi" w:cstheme="minorBidi"/>
                <w:noProof/>
                <w:sz w:val="22"/>
                <w:lang w:eastAsia="sv-SE"/>
              </w:rPr>
              <w:tab/>
            </w:r>
            <w:r w:rsidRPr="005D1533" w:rsidDel="005D1533">
              <w:rPr>
                <w:noProof/>
                <w:rPrChange w:id="152" w:author="Björn Genfors" w:date="2014-02-06T11:08:00Z">
                  <w:rPr>
                    <w:rStyle w:val="Hyperlnk"/>
                    <w:noProof/>
                  </w:rPr>
                </w:rPrChange>
              </w:rPr>
              <w:delText>Tjänstedomänens arkitektur</w:delText>
            </w:r>
            <w:r w:rsidDel="005D1533">
              <w:rPr>
                <w:noProof/>
                <w:webHidden/>
              </w:rPr>
              <w:tab/>
              <w:delText>7</w:delText>
            </w:r>
          </w:del>
        </w:p>
        <w:p w14:paraId="5813B0D7" w14:textId="77777777" w:rsidR="000D1BD9" w:rsidDel="005D1533" w:rsidRDefault="000D1BD9">
          <w:pPr>
            <w:pStyle w:val="Innehll2"/>
            <w:tabs>
              <w:tab w:val="left" w:pos="880"/>
              <w:tab w:val="right" w:leader="dot" w:pos="8664"/>
            </w:tabs>
            <w:rPr>
              <w:del w:id="153" w:author="Björn Genfors" w:date="2014-02-06T11:08:00Z"/>
              <w:rFonts w:asciiTheme="minorHAnsi" w:eastAsiaTheme="minorEastAsia" w:hAnsiTheme="minorHAnsi" w:cstheme="minorBidi"/>
              <w:noProof/>
              <w:sz w:val="22"/>
              <w:lang w:eastAsia="sv-SE"/>
            </w:rPr>
          </w:pPr>
          <w:del w:id="154" w:author="Björn Genfors" w:date="2014-02-06T11:08:00Z">
            <w:r w:rsidRPr="005D1533" w:rsidDel="005D1533">
              <w:rPr>
                <w:noProof/>
                <w:rPrChange w:id="155" w:author="Björn Genfors" w:date="2014-02-06T11:08:00Z">
                  <w:rPr>
                    <w:rStyle w:val="Hyperlnk"/>
                    <w:noProof/>
                  </w:rPr>
                </w:rPrChange>
              </w:rPr>
              <w:delText>3.1</w:delText>
            </w:r>
            <w:r w:rsidDel="005D1533">
              <w:rPr>
                <w:rFonts w:asciiTheme="minorHAnsi" w:eastAsiaTheme="minorEastAsia" w:hAnsiTheme="minorHAnsi" w:cstheme="minorBidi"/>
                <w:noProof/>
                <w:sz w:val="22"/>
                <w:lang w:eastAsia="sv-SE"/>
              </w:rPr>
              <w:tab/>
            </w:r>
            <w:r w:rsidRPr="005D1533" w:rsidDel="005D1533">
              <w:rPr>
                <w:noProof/>
                <w:rPrChange w:id="156" w:author="Björn Genfors" w:date="2014-02-06T11:08:00Z">
                  <w:rPr>
                    <w:rStyle w:val="Hyperlnk"/>
                    <w:noProof/>
                  </w:rPr>
                </w:rPrChange>
              </w:rPr>
              <w:delText>Flöden</w:delText>
            </w:r>
            <w:r w:rsidDel="005D1533">
              <w:rPr>
                <w:noProof/>
                <w:webHidden/>
              </w:rPr>
              <w:tab/>
              <w:delText>7</w:delText>
            </w:r>
          </w:del>
        </w:p>
        <w:p w14:paraId="0673FB94" w14:textId="77777777" w:rsidR="000D1BD9" w:rsidDel="005D1533" w:rsidRDefault="000D1BD9">
          <w:pPr>
            <w:pStyle w:val="Innehll3"/>
            <w:tabs>
              <w:tab w:val="left" w:pos="1100"/>
              <w:tab w:val="right" w:leader="dot" w:pos="8664"/>
            </w:tabs>
            <w:rPr>
              <w:del w:id="157" w:author="Björn Genfors" w:date="2014-02-06T11:08:00Z"/>
              <w:rFonts w:asciiTheme="minorHAnsi" w:eastAsiaTheme="minorEastAsia" w:hAnsiTheme="minorHAnsi" w:cstheme="minorBidi"/>
              <w:noProof/>
              <w:sz w:val="22"/>
              <w:lang w:eastAsia="sv-SE"/>
            </w:rPr>
          </w:pPr>
          <w:del w:id="158" w:author="Björn Genfors" w:date="2014-02-06T11:08:00Z">
            <w:r w:rsidRPr="005D1533" w:rsidDel="005D1533">
              <w:rPr>
                <w:noProof/>
                <w:rPrChange w:id="159" w:author="Björn Genfors" w:date="2014-02-06T11:08:00Z">
                  <w:rPr>
                    <w:rStyle w:val="Hyperlnk"/>
                    <w:noProof/>
                  </w:rPr>
                </w:rPrChange>
              </w:rPr>
              <w:delText>3.1.1</w:delText>
            </w:r>
            <w:r w:rsidDel="005D1533">
              <w:rPr>
                <w:rFonts w:asciiTheme="minorHAnsi" w:eastAsiaTheme="minorEastAsia" w:hAnsiTheme="minorHAnsi" w:cstheme="minorBidi"/>
                <w:noProof/>
                <w:sz w:val="22"/>
                <w:lang w:eastAsia="sv-SE"/>
              </w:rPr>
              <w:tab/>
            </w:r>
            <w:r w:rsidRPr="005D1533" w:rsidDel="005D1533">
              <w:rPr>
                <w:noProof/>
                <w:rPrChange w:id="160" w:author="Björn Genfors" w:date="2014-02-06T11:08:00Z">
                  <w:rPr>
                    <w:rStyle w:val="Hyperlnk"/>
                    <w:noProof/>
                  </w:rPr>
                </w:rPrChange>
              </w:rPr>
              <w:delText>Reumatismdata</w:delText>
            </w:r>
            <w:r w:rsidDel="005D1533">
              <w:rPr>
                <w:noProof/>
                <w:webHidden/>
              </w:rPr>
              <w:tab/>
              <w:delText>7</w:delText>
            </w:r>
          </w:del>
        </w:p>
        <w:p w14:paraId="2A871D95" w14:textId="77777777" w:rsidR="000D1BD9" w:rsidDel="005D1533" w:rsidRDefault="000D1BD9">
          <w:pPr>
            <w:pStyle w:val="Innehll3"/>
            <w:tabs>
              <w:tab w:val="left" w:pos="1100"/>
              <w:tab w:val="right" w:leader="dot" w:pos="8664"/>
            </w:tabs>
            <w:rPr>
              <w:del w:id="161" w:author="Björn Genfors" w:date="2014-02-06T11:08:00Z"/>
              <w:rFonts w:asciiTheme="minorHAnsi" w:eastAsiaTheme="minorEastAsia" w:hAnsiTheme="minorHAnsi" w:cstheme="minorBidi"/>
              <w:noProof/>
              <w:sz w:val="22"/>
              <w:lang w:eastAsia="sv-SE"/>
            </w:rPr>
          </w:pPr>
          <w:del w:id="162" w:author="Björn Genfors" w:date="2014-02-06T11:08:00Z">
            <w:r w:rsidRPr="005D1533" w:rsidDel="005D1533">
              <w:rPr>
                <w:noProof/>
                <w:rPrChange w:id="163" w:author="Björn Genfors" w:date="2014-02-06T11:08:00Z">
                  <w:rPr>
                    <w:rStyle w:val="Hyperlnk"/>
                    <w:noProof/>
                  </w:rPr>
                </w:rPrChange>
              </w:rPr>
              <w:delText>3.1.2</w:delText>
            </w:r>
            <w:r w:rsidDel="005D1533">
              <w:rPr>
                <w:rFonts w:asciiTheme="minorHAnsi" w:eastAsiaTheme="minorEastAsia" w:hAnsiTheme="minorHAnsi" w:cstheme="minorBidi"/>
                <w:noProof/>
                <w:sz w:val="22"/>
                <w:lang w:eastAsia="sv-SE"/>
              </w:rPr>
              <w:tab/>
            </w:r>
            <w:r w:rsidRPr="005D1533" w:rsidDel="005D1533">
              <w:rPr>
                <w:noProof/>
                <w:rPrChange w:id="164" w:author="Björn Genfors" w:date="2014-02-06T11:08:00Z">
                  <w:rPr>
                    <w:rStyle w:val="Hyperlnk"/>
                    <w:noProof/>
                  </w:rPr>
                </w:rPrChange>
              </w:rPr>
              <w:delText>Obligatoriska kontrakt</w:delText>
            </w:r>
            <w:r w:rsidDel="005D1533">
              <w:rPr>
                <w:noProof/>
                <w:webHidden/>
              </w:rPr>
              <w:tab/>
              <w:delText>9</w:delText>
            </w:r>
          </w:del>
        </w:p>
        <w:p w14:paraId="1C86952E" w14:textId="77777777" w:rsidR="000D1BD9" w:rsidDel="005D1533" w:rsidRDefault="000D1BD9">
          <w:pPr>
            <w:pStyle w:val="Innehll2"/>
            <w:tabs>
              <w:tab w:val="left" w:pos="880"/>
              <w:tab w:val="right" w:leader="dot" w:pos="8664"/>
            </w:tabs>
            <w:rPr>
              <w:del w:id="165" w:author="Björn Genfors" w:date="2014-02-06T11:08:00Z"/>
              <w:rFonts w:asciiTheme="minorHAnsi" w:eastAsiaTheme="minorEastAsia" w:hAnsiTheme="minorHAnsi" w:cstheme="minorBidi"/>
              <w:noProof/>
              <w:sz w:val="22"/>
              <w:lang w:eastAsia="sv-SE"/>
            </w:rPr>
          </w:pPr>
          <w:del w:id="166" w:author="Björn Genfors" w:date="2014-02-06T11:08:00Z">
            <w:r w:rsidRPr="005D1533" w:rsidDel="005D1533">
              <w:rPr>
                <w:noProof/>
                <w:rPrChange w:id="167" w:author="Björn Genfors" w:date="2014-02-06T11:08:00Z">
                  <w:rPr>
                    <w:rStyle w:val="Hyperlnk"/>
                    <w:noProof/>
                  </w:rPr>
                </w:rPrChange>
              </w:rPr>
              <w:delText>3.2</w:delText>
            </w:r>
            <w:r w:rsidDel="005D1533">
              <w:rPr>
                <w:rFonts w:asciiTheme="minorHAnsi" w:eastAsiaTheme="minorEastAsia" w:hAnsiTheme="minorHAnsi" w:cstheme="minorBidi"/>
                <w:noProof/>
                <w:sz w:val="22"/>
                <w:lang w:eastAsia="sv-SE"/>
              </w:rPr>
              <w:tab/>
            </w:r>
            <w:r w:rsidRPr="005D1533" w:rsidDel="005D1533">
              <w:rPr>
                <w:noProof/>
                <w:rPrChange w:id="168" w:author="Björn Genfors" w:date="2014-02-06T11:08:00Z">
                  <w:rPr>
                    <w:rStyle w:val="Hyperlnk"/>
                    <w:noProof/>
                  </w:rPr>
                </w:rPrChange>
              </w:rPr>
              <w:delText>Adressering</w:delText>
            </w:r>
            <w:r w:rsidDel="005D1533">
              <w:rPr>
                <w:noProof/>
                <w:webHidden/>
              </w:rPr>
              <w:tab/>
              <w:delText>9</w:delText>
            </w:r>
          </w:del>
        </w:p>
        <w:p w14:paraId="7215B417" w14:textId="77777777" w:rsidR="000D1BD9" w:rsidDel="005D1533" w:rsidRDefault="000D1BD9">
          <w:pPr>
            <w:pStyle w:val="Innehll3"/>
            <w:tabs>
              <w:tab w:val="left" w:pos="1100"/>
              <w:tab w:val="right" w:leader="dot" w:pos="8664"/>
            </w:tabs>
            <w:rPr>
              <w:del w:id="169" w:author="Björn Genfors" w:date="2014-02-06T11:08:00Z"/>
              <w:rFonts w:asciiTheme="minorHAnsi" w:eastAsiaTheme="minorEastAsia" w:hAnsiTheme="minorHAnsi" w:cstheme="minorBidi"/>
              <w:noProof/>
              <w:sz w:val="22"/>
              <w:lang w:eastAsia="sv-SE"/>
            </w:rPr>
          </w:pPr>
          <w:del w:id="170" w:author="Björn Genfors" w:date="2014-02-06T11:08:00Z">
            <w:r w:rsidRPr="005D1533" w:rsidDel="005D1533">
              <w:rPr>
                <w:noProof/>
                <w:rPrChange w:id="171" w:author="Björn Genfors" w:date="2014-02-06T11:08:00Z">
                  <w:rPr>
                    <w:rStyle w:val="Hyperlnk"/>
                    <w:noProof/>
                  </w:rPr>
                </w:rPrChange>
              </w:rPr>
              <w:delText>3.2.1</w:delText>
            </w:r>
            <w:r w:rsidDel="005D1533">
              <w:rPr>
                <w:rFonts w:asciiTheme="minorHAnsi" w:eastAsiaTheme="minorEastAsia" w:hAnsiTheme="minorHAnsi" w:cstheme="minorBidi"/>
                <w:noProof/>
                <w:sz w:val="22"/>
                <w:lang w:eastAsia="sv-SE"/>
              </w:rPr>
              <w:tab/>
            </w:r>
            <w:r w:rsidRPr="005D1533" w:rsidDel="005D1533">
              <w:rPr>
                <w:noProof/>
                <w:rPrChange w:id="172" w:author="Björn Genfors" w:date="2014-02-06T11:08:00Z">
                  <w:rPr>
                    <w:rStyle w:val="Hyperlnk"/>
                    <w:noProof/>
                  </w:rPr>
                </w:rPrChange>
              </w:rPr>
              <w:delText>Adressering vid nationell användning</w:delText>
            </w:r>
            <w:r w:rsidDel="005D1533">
              <w:rPr>
                <w:noProof/>
                <w:webHidden/>
              </w:rPr>
              <w:tab/>
              <w:delText>10</w:delText>
            </w:r>
          </w:del>
        </w:p>
        <w:p w14:paraId="45AAC0E7" w14:textId="77777777" w:rsidR="000D1BD9" w:rsidDel="005D1533" w:rsidRDefault="000D1BD9">
          <w:pPr>
            <w:pStyle w:val="Innehll3"/>
            <w:tabs>
              <w:tab w:val="left" w:pos="1100"/>
              <w:tab w:val="right" w:leader="dot" w:pos="8664"/>
            </w:tabs>
            <w:rPr>
              <w:del w:id="173" w:author="Björn Genfors" w:date="2014-02-06T11:08:00Z"/>
              <w:rFonts w:asciiTheme="minorHAnsi" w:eastAsiaTheme="minorEastAsia" w:hAnsiTheme="minorHAnsi" w:cstheme="minorBidi"/>
              <w:noProof/>
              <w:sz w:val="22"/>
              <w:lang w:eastAsia="sv-SE"/>
            </w:rPr>
          </w:pPr>
          <w:del w:id="174" w:author="Björn Genfors" w:date="2014-02-06T11:08:00Z">
            <w:r w:rsidRPr="005D1533" w:rsidDel="005D1533">
              <w:rPr>
                <w:noProof/>
                <w:rPrChange w:id="175" w:author="Björn Genfors" w:date="2014-02-06T11:08:00Z">
                  <w:rPr>
                    <w:rStyle w:val="Hyperlnk"/>
                    <w:noProof/>
                  </w:rPr>
                </w:rPrChange>
              </w:rPr>
              <w:delText>3.2.2</w:delText>
            </w:r>
            <w:r w:rsidDel="005D1533">
              <w:rPr>
                <w:rFonts w:asciiTheme="minorHAnsi" w:eastAsiaTheme="minorEastAsia" w:hAnsiTheme="minorHAnsi" w:cstheme="minorBidi"/>
                <w:noProof/>
                <w:sz w:val="22"/>
                <w:lang w:eastAsia="sv-SE"/>
              </w:rPr>
              <w:tab/>
            </w:r>
            <w:r w:rsidRPr="005D1533" w:rsidDel="005D1533">
              <w:rPr>
                <w:noProof/>
                <w:rPrChange w:id="176" w:author="Björn Genfors" w:date="2014-02-06T11:08:00Z">
                  <w:rPr>
                    <w:rStyle w:val="Hyperlnk"/>
                    <w:noProof/>
                  </w:rPr>
                </w:rPrChange>
              </w:rPr>
              <w:delText>Adressering vid regional användning</w:delText>
            </w:r>
            <w:r w:rsidDel="005D1533">
              <w:rPr>
                <w:noProof/>
                <w:webHidden/>
              </w:rPr>
              <w:tab/>
              <w:delText>11</w:delText>
            </w:r>
          </w:del>
        </w:p>
        <w:p w14:paraId="42B74325" w14:textId="77777777" w:rsidR="000D1BD9" w:rsidDel="005D1533" w:rsidRDefault="000D1BD9">
          <w:pPr>
            <w:pStyle w:val="Innehll3"/>
            <w:tabs>
              <w:tab w:val="left" w:pos="1100"/>
              <w:tab w:val="right" w:leader="dot" w:pos="8664"/>
            </w:tabs>
            <w:rPr>
              <w:del w:id="177" w:author="Björn Genfors" w:date="2014-02-06T11:08:00Z"/>
              <w:rFonts w:asciiTheme="minorHAnsi" w:eastAsiaTheme="minorEastAsia" w:hAnsiTheme="minorHAnsi" w:cstheme="minorBidi"/>
              <w:noProof/>
              <w:sz w:val="22"/>
              <w:lang w:eastAsia="sv-SE"/>
            </w:rPr>
          </w:pPr>
          <w:del w:id="178" w:author="Björn Genfors" w:date="2014-02-06T11:08:00Z">
            <w:r w:rsidRPr="005D1533" w:rsidDel="005D1533">
              <w:rPr>
                <w:noProof/>
                <w:rPrChange w:id="179" w:author="Björn Genfors" w:date="2014-02-06T11:08:00Z">
                  <w:rPr>
                    <w:rStyle w:val="Hyperlnk"/>
                    <w:noProof/>
                  </w:rPr>
                </w:rPrChange>
              </w:rPr>
              <w:delText>3.2.3</w:delText>
            </w:r>
            <w:r w:rsidDel="005D1533">
              <w:rPr>
                <w:rFonts w:asciiTheme="minorHAnsi" w:eastAsiaTheme="minorEastAsia" w:hAnsiTheme="minorHAnsi" w:cstheme="minorBidi"/>
                <w:noProof/>
                <w:sz w:val="22"/>
                <w:lang w:eastAsia="sv-SE"/>
              </w:rPr>
              <w:tab/>
            </w:r>
            <w:r w:rsidRPr="005D1533" w:rsidDel="005D1533">
              <w:rPr>
                <w:noProof/>
                <w:rPrChange w:id="180" w:author="Björn Genfors" w:date="2014-02-06T11:08:00Z">
                  <w:rPr>
                    <w:rStyle w:val="Hyperlnk"/>
                    <w:noProof/>
                  </w:rPr>
                </w:rPrChange>
              </w:rPr>
              <w:delText>Adressering direkt till ett källsystem</w:delText>
            </w:r>
            <w:r w:rsidDel="005D1533">
              <w:rPr>
                <w:noProof/>
                <w:webHidden/>
              </w:rPr>
              <w:tab/>
              <w:delText>11</w:delText>
            </w:r>
          </w:del>
        </w:p>
        <w:p w14:paraId="0B97CB7F" w14:textId="77777777" w:rsidR="000D1BD9" w:rsidDel="005D1533" w:rsidRDefault="000D1BD9">
          <w:pPr>
            <w:pStyle w:val="Innehll3"/>
            <w:tabs>
              <w:tab w:val="left" w:pos="1100"/>
              <w:tab w:val="right" w:leader="dot" w:pos="8664"/>
            </w:tabs>
            <w:rPr>
              <w:del w:id="181" w:author="Björn Genfors" w:date="2014-02-06T11:08:00Z"/>
              <w:rFonts w:asciiTheme="minorHAnsi" w:eastAsiaTheme="minorEastAsia" w:hAnsiTheme="minorHAnsi" w:cstheme="minorBidi"/>
              <w:noProof/>
              <w:sz w:val="22"/>
              <w:lang w:eastAsia="sv-SE"/>
            </w:rPr>
          </w:pPr>
          <w:del w:id="182" w:author="Björn Genfors" w:date="2014-02-06T11:08:00Z">
            <w:r w:rsidRPr="005D1533" w:rsidDel="005D1533">
              <w:rPr>
                <w:noProof/>
                <w:rPrChange w:id="183" w:author="Björn Genfors" w:date="2014-02-06T11:08:00Z">
                  <w:rPr>
                    <w:rStyle w:val="Hyperlnk"/>
                    <w:noProof/>
                  </w:rPr>
                </w:rPrChange>
              </w:rPr>
              <w:delText>3.2.4</w:delText>
            </w:r>
            <w:r w:rsidDel="005D1533">
              <w:rPr>
                <w:rFonts w:asciiTheme="minorHAnsi" w:eastAsiaTheme="minorEastAsia" w:hAnsiTheme="minorHAnsi" w:cstheme="minorBidi"/>
                <w:noProof/>
                <w:sz w:val="22"/>
                <w:lang w:eastAsia="sv-SE"/>
              </w:rPr>
              <w:tab/>
            </w:r>
            <w:r w:rsidRPr="005D1533" w:rsidDel="005D1533">
              <w:rPr>
                <w:noProof/>
                <w:rPrChange w:id="184" w:author="Björn Genfors" w:date="2014-02-06T11:08:00Z">
                  <w:rPr>
                    <w:rStyle w:val="Hyperlnk"/>
                    <w:noProof/>
                  </w:rPr>
                </w:rPrChange>
              </w:rPr>
              <w:delText>Sammanfattning av adresseringsmodell</w:delText>
            </w:r>
            <w:r w:rsidDel="005D1533">
              <w:rPr>
                <w:noProof/>
                <w:webHidden/>
              </w:rPr>
              <w:tab/>
              <w:delText>12</w:delText>
            </w:r>
          </w:del>
        </w:p>
        <w:p w14:paraId="59666D93" w14:textId="77777777" w:rsidR="000D1BD9" w:rsidDel="005D1533" w:rsidRDefault="000D1BD9">
          <w:pPr>
            <w:pStyle w:val="Innehll2"/>
            <w:tabs>
              <w:tab w:val="left" w:pos="880"/>
              <w:tab w:val="right" w:leader="dot" w:pos="8664"/>
            </w:tabs>
            <w:rPr>
              <w:del w:id="185" w:author="Björn Genfors" w:date="2014-02-06T11:08:00Z"/>
              <w:rFonts w:asciiTheme="minorHAnsi" w:eastAsiaTheme="minorEastAsia" w:hAnsiTheme="minorHAnsi" w:cstheme="minorBidi"/>
              <w:noProof/>
              <w:sz w:val="22"/>
              <w:lang w:eastAsia="sv-SE"/>
            </w:rPr>
          </w:pPr>
          <w:del w:id="186" w:author="Björn Genfors" w:date="2014-02-06T11:08:00Z">
            <w:r w:rsidRPr="005D1533" w:rsidDel="005D1533">
              <w:rPr>
                <w:noProof/>
                <w:rPrChange w:id="187" w:author="Björn Genfors" w:date="2014-02-06T11:08:00Z">
                  <w:rPr>
                    <w:rStyle w:val="Hyperlnk"/>
                    <w:noProof/>
                  </w:rPr>
                </w:rPrChange>
              </w:rPr>
              <w:delText>3.3</w:delText>
            </w:r>
            <w:r w:rsidDel="005D1533">
              <w:rPr>
                <w:rFonts w:asciiTheme="minorHAnsi" w:eastAsiaTheme="minorEastAsia" w:hAnsiTheme="minorHAnsi" w:cstheme="minorBidi"/>
                <w:noProof/>
                <w:sz w:val="22"/>
                <w:lang w:eastAsia="sv-SE"/>
              </w:rPr>
              <w:tab/>
            </w:r>
            <w:r w:rsidRPr="005D1533" w:rsidDel="005D1533">
              <w:rPr>
                <w:noProof/>
                <w:rPrChange w:id="188" w:author="Björn Genfors" w:date="2014-02-06T11:08:00Z">
                  <w:rPr>
                    <w:rStyle w:val="Hyperlnk"/>
                    <w:noProof/>
                  </w:rPr>
                </w:rPrChange>
              </w:rPr>
              <w:delText>Aggregering och engagemangsindex</w:delText>
            </w:r>
            <w:r w:rsidDel="005D1533">
              <w:rPr>
                <w:noProof/>
                <w:webHidden/>
              </w:rPr>
              <w:tab/>
              <w:delText>12</w:delText>
            </w:r>
          </w:del>
        </w:p>
        <w:p w14:paraId="49868136" w14:textId="77777777" w:rsidR="000D1BD9" w:rsidDel="005D1533" w:rsidRDefault="000D1BD9">
          <w:pPr>
            <w:pStyle w:val="Innehll1"/>
            <w:tabs>
              <w:tab w:val="left" w:pos="400"/>
              <w:tab w:val="right" w:leader="dot" w:pos="8664"/>
            </w:tabs>
            <w:rPr>
              <w:del w:id="189" w:author="Björn Genfors" w:date="2014-02-06T11:08:00Z"/>
              <w:rFonts w:asciiTheme="minorHAnsi" w:eastAsiaTheme="minorEastAsia" w:hAnsiTheme="minorHAnsi" w:cstheme="minorBidi"/>
              <w:noProof/>
              <w:sz w:val="22"/>
              <w:lang w:eastAsia="sv-SE"/>
            </w:rPr>
          </w:pPr>
          <w:del w:id="190" w:author="Björn Genfors" w:date="2014-02-06T11:08:00Z">
            <w:r w:rsidRPr="005D1533" w:rsidDel="005D1533">
              <w:rPr>
                <w:noProof/>
                <w:rPrChange w:id="191" w:author="Björn Genfors" w:date="2014-02-06T11:08:00Z">
                  <w:rPr>
                    <w:rStyle w:val="Hyperlnk"/>
                    <w:noProof/>
                  </w:rPr>
                </w:rPrChange>
              </w:rPr>
              <w:delText>4</w:delText>
            </w:r>
            <w:r w:rsidDel="005D1533">
              <w:rPr>
                <w:rFonts w:asciiTheme="minorHAnsi" w:eastAsiaTheme="minorEastAsia" w:hAnsiTheme="minorHAnsi" w:cstheme="minorBidi"/>
                <w:noProof/>
                <w:sz w:val="22"/>
                <w:lang w:eastAsia="sv-SE"/>
              </w:rPr>
              <w:tab/>
            </w:r>
            <w:r w:rsidRPr="005D1533" w:rsidDel="005D1533">
              <w:rPr>
                <w:noProof/>
                <w:rPrChange w:id="192" w:author="Björn Genfors" w:date="2014-02-06T11:08:00Z">
                  <w:rPr>
                    <w:rStyle w:val="Hyperlnk"/>
                    <w:noProof/>
                  </w:rPr>
                </w:rPrChange>
              </w:rPr>
              <w:delText>Tjänstedomänens krav och regler</w:delText>
            </w:r>
            <w:r w:rsidDel="005D1533">
              <w:rPr>
                <w:noProof/>
                <w:webHidden/>
              </w:rPr>
              <w:tab/>
              <w:delText>13</w:delText>
            </w:r>
          </w:del>
        </w:p>
        <w:p w14:paraId="4817C22B" w14:textId="77777777" w:rsidR="000D1BD9" w:rsidDel="005D1533" w:rsidRDefault="000D1BD9">
          <w:pPr>
            <w:pStyle w:val="Innehll2"/>
            <w:tabs>
              <w:tab w:val="left" w:pos="880"/>
              <w:tab w:val="right" w:leader="dot" w:pos="8664"/>
            </w:tabs>
            <w:rPr>
              <w:del w:id="193" w:author="Björn Genfors" w:date="2014-02-06T11:08:00Z"/>
              <w:rFonts w:asciiTheme="minorHAnsi" w:eastAsiaTheme="minorEastAsia" w:hAnsiTheme="minorHAnsi" w:cstheme="minorBidi"/>
              <w:noProof/>
              <w:sz w:val="22"/>
              <w:lang w:eastAsia="sv-SE"/>
            </w:rPr>
          </w:pPr>
          <w:del w:id="194" w:author="Björn Genfors" w:date="2014-02-06T11:08:00Z">
            <w:r w:rsidRPr="005D1533" w:rsidDel="005D1533">
              <w:rPr>
                <w:noProof/>
                <w:rPrChange w:id="195" w:author="Björn Genfors" w:date="2014-02-06T11:08:00Z">
                  <w:rPr>
                    <w:rStyle w:val="Hyperlnk"/>
                    <w:noProof/>
                  </w:rPr>
                </w:rPrChange>
              </w:rPr>
              <w:delText>4.1</w:delText>
            </w:r>
            <w:r w:rsidDel="005D1533">
              <w:rPr>
                <w:rFonts w:asciiTheme="minorHAnsi" w:eastAsiaTheme="minorEastAsia" w:hAnsiTheme="minorHAnsi" w:cstheme="minorBidi"/>
                <w:noProof/>
                <w:sz w:val="22"/>
                <w:lang w:eastAsia="sv-SE"/>
              </w:rPr>
              <w:tab/>
            </w:r>
            <w:r w:rsidRPr="005D1533" w:rsidDel="005D1533">
              <w:rPr>
                <w:noProof/>
                <w:rPrChange w:id="196" w:author="Björn Genfors" w:date="2014-02-06T11:08:00Z">
                  <w:rPr>
                    <w:rStyle w:val="Hyperlnk"/>
                    <w:noProof/>
                  </w:rPr>
                </w:rPrChange>
              </w:rPr>
              <w:delText>Uppdatering av engagemangsindex</w:delText>
            </w:r>
            <w:r w:rsidDel="005D1533">
              <w:rPr>
                <w:noProof/>
                <w:webHidden/>
              </w:rPr>
              <w:tab/>
              <w:delText>13</w:delText>
            </w:r>
          </w:del>
        </w:p>
        <w:p w14:paraId="5280C562" w14:textId="77777777" w:rsidR="000D1BD9" w:rsidDel="005D1533" w:rsidRDefault="000D1BD9">
          <w:pPr>
            <w:pStyle w:val="Innehll2"/>
            <w:tabs>
              <w:tab w:val="left" w:pos="880"/>
              <w:tab w:val="right" w:leader="dot" w:pos="8664"/>
            </w:tabs>
            <w:rPr>
              <w:del w:id="197" w:author="Björn Genfors" w:date="2014-02-06T11:08:00Z"/>
              <w:rFonts w:asciiTheme="minorHAnsi" w:eastAsiaTheme="minorEastAsia" w:hAnsiTheme="minorHAnsi" w:cstheme="minorBidi"/>
              <w:noProof/>
              <w:sz w:val="22"/>
              <w:lang w:eastAsia="sv-SE"/>
            </w:rPr>
          </w:pPr>
          <w:del w:id="198" w:author="Björn Genfors" w:date="2014-02-06T11:08:00Z">
            <w:r w:rsidRPr="005D1533" w:rsidDel="005D1533">
              <w:rPr>
                <w:noProof/>
                <w:rPrChange w:id="199" w:author="Björn Genfors" w:date="2014-02-06T11:08:00Z">
                  <w:rPr>
                    <w:rStyle w:val="Hyperlnk"/>
                    <w:noProof/>
                  </w:rPr>
                </w:rPrChange>
              </w:rPr>
              <w:delText>4.2</w:delText>
            </w:r>
            <w:r w:rsidDel="005D1533">
              <w:rPr>
                <w:rFonts w:asciiTheme="minorHAnsi" w:eastAsiaTheme="minorEastAsia" w:hAnsiTheme="minorHAnsi" w:cstheme="minorBidi"/>
                <w:noProof/>
                <w:sz w:val="22"/>
                <w:lang w:eastAsia="sv-SE"/>
              </w:rPr>
              <w:tab/>
            </w:r>
            <w:r w:rsidRPr="005D1533" w:rsidDel="005D1533">
              <w:rPr>
                <w:noProof/>
                <w:rPrChange w:id="200" w:author="Björn Genfors" w:date="2014-02-06T11:08:00Z">
                  <w:rPr>
                    <w:rStyle w:val="Hyperlnk"/>
                    <w:noProof/>
                  </w:rPr>
                </w:rPrChange>
              </w:rPr>
              <w:delText>Informationssäkerhet och juridik</w:delText>
            </w:r>
            <w:r w:rsidDel="005D1533">
              <w:rPr>
                <w:noProof/>
                <w:webHidden/>
              </w:rPr>
              <w:tab/>
              <w:delText>15</w:delText>
            </w:r>
          </w:del>
        </w:p>
        <w:p w14:paraId="312131AB" w14:textId="77777777" w:rsidR="000D1BD9" w:rsidDel="005D1533" w:rsidRDefault="000D1BD9">
          <w:pPr>
            <w:pStyle w:val="Innehll3"/>
            <w:tabs>
              <w:tab w:val="left" w:pos="1100"/>
              <w:tab w:val="right" w:leader="dot" w:pos="8664"/>
            </w:tabs>
            <w:rPr>
              <w:del w:id="201" w:author="Björn Genfors" w:date="2014-02-06T11:08:00Z"/>
              <w:rFonts w:asciiTheme="minorHAnsi" w:eastAsiaTheme="minorEastAsia" w:hAnsiTheme="minorHAnsi" w:cstheme="minorBidi"/>
              <w:noProof/>
              <w:sz w:val="22"/>
              <w:lang w:eastAsia="sv-SE"/>
            </w:rPr>
          </w:pPr>
          <w:del w:id="202" w:author="Björn Genfors" w:date="2014-02-06T11:08:00Z">
            <w:r w:rsidRPr="005D1533" w:rsidDel="005D1533">
              <w:rPr>
                <w:noProof/>
                <w:rPrChange w:id="203" w:author="Björn Genfors" w:date="2014-02-06T11:08:00Z">
                  <w:rPr>
                    <w:rStyle w:val="Hyperlnk"/>
                    <w:noProof/>
                  </w:rPr>
                </w:rPrChange>
              </w:rPr>
              <w:delText>4.2.1</w:delText>
            </w:r>
            <w:r w:rsidDel="005D1533">
              <w:rPr>
                <w:rFonts w:asciiTheme="minorHAnsi" w:eastAsiaTheme="minorEastAsia" w:hAnsiTheme="minorHAnsi" w:cstheme="minorBidi"/>
                <w:noProof/>
                <w:sz w:val="22"/>
                <w:lang w:eastAsia="sv-SE"/>
              </w:rPr>
              <w:tab/>
            </w:r>
            <w:r w:rsidRPr="005D1533" w:rsidDel="005D1533">
              <w:rPr>
                <w:noProof/>
                <w:rPrChange w:id="204" w:author="Björn Genfors" w:date="2014-02-06T11:08:00Z">
                  <w:rPr>
                    <w:rStyle w:val="Hyperlnk"/>
                    <w:noProof/>
                  </w:rPr>
                </w:rPrChange>
              </w:rPr>
              <w:delText>Medarbetarens direktåtkomst</w:delText>
            </w:r>
            <w:r w:rsidDel="005D1533">
              <w:rPr>
                <w:noProof/>
                <w:webHidden/>
              </w:rPr>
              <w:tab/>
              <w:delText>15</w:delText>
            </w:r>
          </w:del>
        </w:p>
        <w:p w14:paraId="617B4AA1" w14:textId="77777777" w:rsidR="000D1BD9" w:rsidDel="005D1533" w:rsidRDefault="000D1BD9">
          <w:pPr>
            <w:pStyle w:val="Innehll3"/>
            <w:tabs>
              <w:tab w:val="left" w:pos="1100"/>
              <w:tab w:val="right" w:leader="dot" w:pos="8664"/>
            </w:tabs>
            <w:rPr>
              <w:del w:id="205" w:author="Björn Genfors" w:date="2014-02-06T11:08:00Z"/>
              <w:rFonts w:asciiTheme="minorHAnsi" w:eastAsiaTheme="minorEastAsia" w:hAnsiTheme="minorHAnsi" w:cstheme="minorBidi"/>
              <w:noProof/>
              <w:sz w:val="22"/>
              <w:lang w:eastAsia="sv-SE"/>
            </w:rPr>
          </w:pPr>
          <w:del w:id="206" w:author="Björn Genfors" w:date="2014-02-06T11:08:00Z">
            <w:r w:rsidRPr="005D1533" w:rsidDel="005D1533">
              <w:rPr>
                <w:noProof/>
                <w:rPrChange w:id="207" w:author="Björn Genfors" w:date="2014-02-06T11:08:00Z">
                  <w:rPr>
                    <w:rStyle w:val="Hyperlnk"/>
                    <w:noProof/>
                  </w:rPr>
                </w:rPrChange>
              </w:rPr>
              <w:delText>4.2.2</w:delText>
            </w:r>
            <w:r w:rsidDel="005D1533">
              <w:rPr>
                <w:rFonts w:asciiTheme="minorHAnsi" w:eastAsiaTheme="minorEastAsia" w:hAnsiTheme="minorHAnsi" w:cstheme="minorBidi"/>
                <w:noProof/>
                <w:sz w:val="22"/>
                <w:lang w:eastAsia="sv-SE"/>
              </w:rPr>
              <w:tab/>
            </w:r>
            <w:r w:rsidRPr="005D1533" w:rsidDel="005D1533">
              <w:rPr>
                <w:noProof/>
                <w:rPrChange w:id="208" w:author="Björn Genfors" w:date="2014-02-06T11:08:00Z">
                  <w:rPr>
                    <w:rStyle w:val="Hyperlnk"/>
                    <w:noProof/>
                  </w:rPr>
                </w:rPrChange>
              </w:rPr>
              <w:delText>Patientens direktåtkomst</w:delText>
            </w:r>
            <w:r w:rsidDel="005D1533">
              <w:rPr>
                <w:noProof/>
                <w:webHidden/>
              </w:rPr>
              <w:tab/>
              <w:delText>16</w:delText>
            </w:r>
          </w:del>
        </w:p>
        <w:p w14:paraId="51EAF6B4" w14:textId="77777777" w:rsidR="000D1BD9" w:rsidDel="005D1533" w:rsidRDefault="000D1BD9">
          <w:pPr>
            <w:pStyle w:val="Innehll3"/>
            <w:tabs>
              <w:tab w:val="left" w:pos="1100"/>
              <w:tab w:val="right" w:leader="dot" w:pos="8664"/>
            </w:tabs>
            <w:rPr>
              <w:del w:id="209" w:author="Björn Genfors" w:date="2014-02-06T11:08:00Z"/>
              <w:rFonts w:asciiTheme="minorHAnsi" w:eastAsiaTheme="minorEastAsia" w:hAnsiTheme="minorHAnsi" w:cstheme="minorBidi"/>
              <w:noProof/>
              <w:sz w:val="22"/>
              <w:lang w:eastAsia="sv-SE"/>
            </w:rPr>
          </w:pPr>
          <w:del w:id="210" w:author="Björn Genfors" w:date="2014-02-06T11:08:00Z">
            <w:r w:rsidRPr="005D1533" w:rsidDel="005D1533">
              <w:rPr>
                <w:noProof/>
                <w:rPrChange w:id="211" w:author="Björn Genfors" w:date="2014-02-06T11:08:00Z">
                  <w:rPr>
                    <w:rStyle w:val="Hyperlnk"/>
                    <w:noProof/>
                  </w:rPr>
                </w:rPrChange>
              </w:rPr>
              <w:delText>4.2.3</w:delText>
            </w:r>
            <w:r w:rsidDel="005D1533">
              <w:rPr>
                <w:rFonts w:asciiTheme="minorHAnsi" w:eastAsiaTheme="minorEastAsia" w:hAnsiTheme="minorHAnsi" w:cstheme="minorBidi"/>
                <w:noProof/>
                <w:sz w:val="22"/>
                <w:lang w:eastAsia="sv-SE"/>
              </w:rPr>
              <w:tab/>
            </w:r>
            <w:r w:rsidRPr="005D1533" w:rsidDel="005D1533">
              <w:rPr>
                <w:noProof/>
                <w:rPrChange w:id="212" w:author="Björn Genfors" w:date="2014-02-06T11:08:00Z">
                  <w:rPr>
                    <w:rStyle w:val="Hyperlnk"/>
                    <w:noProof/>
                  </w:rPr>
                </w:rPrChange>
              </w:rPr>
              <w:delText>Generellt</w:delText>
            </w:r>
            <w:r w:rsidDel="005D1533">
              <w:rPr>
                <w:noProof/>
                <w:webHidden/>
              </w:rPr>
              <w:tab/>
              <w:delText>16</w:delText>
            </w:r>
          </w:del>
        </w:p>
        <w:p w14:paraId="3E0726AA" w14:textId="77777777" w:rsidR="000D1BD9" w:rsidDel="005D1533" w:rsidRDefault="000D1BD9">
          <w:pPr>
            <w:pStyle w:val="Innehll2"/>
            <w:tabs>
              <w:tab w:val="left" w:pos="880"/>
              <w:tab w:val="right" w:leader="dot" w:pos="8664"/>
            </w:tabs>
            <w:rPr>
              <w:del w:id="213" w:author="Björn Genfors" w:date="2014-02-06T11:08:00Z"/>
              <w:rFonts w:asciiTheme="minorHAnsi" w:eastAsiaTheme="minorEastAsia" w:hAnsiTheme="minorHAnsi" w:cstheme="minorBidi"/>
              <w:noProof/>
              <w:sz w:val="22"/>
              <w:lang w:eastAsia="sv-SE"/>
            </w:rPr>
          </w:pPr>
          <w:del w:id="214" w:author="Björn Genfors" w:date="2014-02-06T11:08:00Z">
            <w:r w:rsidRPr="005D1533" w:rsidDel="005D1533">
              <w:rPr>
                <w:noProof/>
                <w:rPrChange w:id="215" w:author="Björn Genfors" w:date="2014-02-06T11:08:00Z">
                  <w:rPr>
                    <w:rStyle w:val="Hyperlnk"/>
                    <w:noProof/>
                  </w:rPr>
                </w:rPrChange>
              </w:rPr>
              <w:delText>4.3</w:delText>
            </w:r>
            <w:r w:rsidDel="005D1533">
              <w:rPr>
                <w:rFonts w:asciiTheme="minorHAnsi" w:eastAsiaTheme="minorEastAsia" w:hAnsiTheme="minorHAnsi" w:cstheme="minorBidi"/>
                <w:noProof/>
                <w:sz w:val="22"/>
                <w:lang w:eastAsia="sv-SE"/>
              </w:rPr>
              <w:tab/>
            </w:r>
            <w:r w:rsidRPr="005D1533" w:rsidDel="005D1533">
              <w:rPr>
                <w:noProof/>
                <w:rPrChange w:id="216" w:author="Björn Genfors" w:date="2014-02-06T11:08:00Z">
                  <w:rPr>
                    <w:rStyle w:val="Hyperlnk"/>
                    <w:noProof/>
                  </w:rPr>
                </w:rPrChange>
              </w:rPr>
              <w:delText>Icke funktionella krav</w:delText>
            </w:r>
            <w:r w:rsidDel="005D1533">
              <w:rPr>
                <w:noProof/>
                <w:webHidden/>
              </w:rPr>
              <w:tab/>
              <w:delText>16</w:delText>
            </w:r>
          </w:del>
        </w:p>
        <w:p w14:paraId="33632857" w14:textId="77777777" w:rsidR="000D1BD9" w:rsidDel="005D1533" w:rsidRDefault="000D1BD9">
          <w:pPr>
            <w:pStyle w:val="Innehll3"/>
            <w:tabs>
              <w:tab w:val="left" w:pos="1100"/>
              <w:tab w:val="right" w:leader="dot" w:pos="8664"/>
            </w:tabs>
            <w:rPr>
              <w:del w:id="217" w:author="Björn Genfors" w:date="2014-02-06T11:08:00Z"/>
              <w:rFonts w:asciiTheme="minorHAnsi" w:eastAsiaTheme="minorEastAsia" w:hAnsiTheme="minorHAnsi" w:cstheme="minorBidi"/>
              <w:noProof/>
              <w:sz w:val="22"/>
              <w:lang w:eastAsia="sv-SE"/>
            </w:rPr>
          </w:pPr>
          <w:del w:id="218" w:author="Björn Genfors" w:date="2014-02-06T11:08:00Z">
            <w:r w:rsidRPr="005D1533" w:rsidDel="005D1533">
              <w:rPr>
                <w:noProof/>
                <w:rPrChange w:id="219" w:author="Björn Genfors" w:date="2014-02-06T11:08:00Z">
                  <w:rPr>
                    <w:rStyle w:val="Hyperlnk"/>
                    <w:noProof/>
                  </w:rPr>
                </w:rPrChange>
              </w:rPr>
              <w:delText>4.3.1</w:delText>
            </w:r>
            <w:r w:rsidDel="005D1533">
              <w:rPr>
                <w:rFonts w:asciiTheme="minorHAnsi" w:eastAsiaTheme="minorEastAsia" w:hAnsiTheme="minorHAnsi" w:cstheme="minorBidi"/>
                <w:noProof/>
                <w:sz w:val="22"/>
                <w:lang w:eastAsia="sv-SE"/>
              </w:rPr>
              <w:tab/>
            </w:r>
            <w:r w:rsidRPr="005D1533" w:rsidDel="005D1533">
              <w:rPr>
                <w:noProof/>
                <w:rPrChange w:id="220" w:author="Björn Genfors" w:date="2014-02-06T11:08:00Z">
                  <w:rPr>
                    <w:rStyle w:val="Hyperlnk"/>
                    <w:noProof/>
                  </w:rPr>
                </w:rPrChange>
              </w:rPr>
              <w:delText>SLA krav</w:delText>
            </w:r>
            <w:r w:rsidDel="005D1533">
              <w:rPr>
                <w:noProof/>
                <w:webHidden/>
              </w:rPr>
              <w:tab/>
              <w:delText>16</w:delText>
            </w:r>
          </w:del>
        </w:p>
        <w:p w14:paraId="7E0F709C" w14:textId="77777777" w:rsidR="000D1BD9" w:rsidDel="005D1533" w:rsidRDefault="000D1BD9">
          <w:pPr>
            <w:pStyle w:val="Innehll3"/>
            <w:tabs>
              <w:tab w:val="left" w:pos="1100"/>
              <w:tab w:val="right" w:leader="dot" w:pos="8664"/>
            </w:tabs>
            <w:rPr>
              <w:del w:id="221" w:author="Björn Genfors" w:date="2014-02-06T11:08:00Z"/>
              <w:rFonts w:asciiTheme="minorHAnsi" w:eastAsiaTheme="minorEastAsia" w:hAnsiTheme="minorHAnsi" w:cstheme="minorBidi"/>
              <w:noProof/>
              <w:sz w:val="22"/>
              <w:lang w:eastAsia="sv-SE"/>
            </w:rPr>
          </w:pPr>
          <w:del w:id="222" w:author="Björn Genfors" w:date="2014-02-06T11:08:00Z">
            <w:r w:rsidRPr="005D1533" w:rsidDel="005D1533">
              <w:rPr>
                <w:noProof/>
                <w:rPrChange w:id="223" w:author="Björn Genfors" w:date="2014-02-06T11:08:00Z">
                  <w:rPr>
                    <w:rStyle w:val="Hyperlnk"/>
                    <w:noProof/>
                  </w:rPr>
                </w:rPrChange>
              </w:rPr>
              <w:delText>4.3.2</w:delText>
            </w:r>
            <w:r w:rsidDel="005D1533">
              <w:rPr>
                <w:rFonts w:asciiTheme="minorHAnsi" w:eastAsiaTheme="minorEastAsia" w:hAnsiTheme="minorHAnsi" w:cstheme="minorBidi"/>
                <w:noProof/>
                <w:sz w:val="22"/>
                <w:lang w:eastAsia="sv-SE"/>
              </w:rPr>
              <w:tab/>
            </w:r>
            <w:r w:rsidRPr="005D1533" w:rsidDel="005D1533">
              <w:rPr>
                <w:noProof/>
                <w:rPrChange w:id="224" w:author="Björn Genfors" w:date="2014-02-06T11:08:00Z">
                  <w:rPr>
                    <w:rStyle w:val="Hyperlnk"/>
                    <w:noProof/>
                  </w:rPr>
                </w:rPrChange>
              </w:rPr>
              <w:delText>Övriga krav och regler</w:delText>
            </w:r>
            <w:r w:rsidDel="005D1533">
              <w:rPr>
                <w:noProof/>
                <w:webHidden/>
              </w:rPr>
              <w:tab/>
              <w:delText>17</w:delText>
            </w:r>
          </w:del>
        </w:p>
        <w:p w14:paraId="31601D2A" w14:textId="77777777" w:rsidR="000D1BD9" w:rsidDel="005D1533" w:rsidRDefault="000D1BD9">
          <w:pPr>
            <w:pStyle w:val="Innehll2"/>
            <w:tabs>
              <w:tab w:val="left" w:pos="880"/>
              <w:tab w:val="right" w:leader="dot" w:pos="8664"/>
            </w:tabs>
            <w:rPr>
              <w:del w:id="225" w:author="Björn Genfors" w:date="2014-02-06T11:08:00Z"/>
              <w:rFonts w:asciiTheme="minorHAnsi" w:eastAsiaTheme="minorEastAsia" w:hAnsiTheme="minorHAnsi" w:cstheme="minorBidi"/>
              <w:noProof/>
              <w:sz w:val="22"/>
              <w:lang w:eastAsia="sv-SE"/>
            </w:rPr>
          </w:pPr>
          <w:del w:id="226" w:author="Björn Genfors" w:date="2014-02-06T11:08:00Z">
            <w:r w:rsidRPr="005D1533" w:rsidDel="005D1533">
              <w:rPr>
                <w:noProof/>
                <w:rPrChange w:id="227" w:author="Björn Genfors" w:date="2014-02-06T11:08:00Z">
                  <w:rPr>
                    <w:rStyle w:val="Hyperlnk"/>
                    <w:noProof/>
                  </w:rPr>
                </w:rPrChange>
              </w:rPr>
              <w:delText>4.4</w:delText>
            </w:r>
            <w:r w:rsidDel="005D1533">
              <w:rPr>
                <w:rFonts w:asciiTheme="minorHAnsi" w:eastAsiaTheme="minorEastAsia" w:hAnsiTheme="minorHAnsi" w:cstheme="minorBidi"/>
                <w:noProof/>
                <w:sz w:val="22"/>
                <w:lang w:eastAsia="sv-SE"/>
              </w:rPr>
              <w:tab/>
            </w:r>
            <w:r w:rsidRPr="005D1533" w:rsidDel="005D1533">
              <w:rPr>
                <w:noProof/>
                <w:rPrChange w:id="228" w:author="Björn Genfors" w:date="2014-02-06T11:08:00Z">
                  <w:rPr>
                    <w:rStyle w:val="Hyperlnk"/>
                    <w:noProof/>
                  </w:rPr>
                </w:rPrChange>
              </w:rPr>
              <w:delText>Felhantering</w:delText>
            </w:r>
            <w:r w:rsidDel="005D1533">
              <w:rPr>
                <w:noProof/>
                <w:webHidden/>
              </w:rPr>
              <w:tab/>
              <w:delText>18</w:delText>
            </w:r>
          </w:del>
        </w:p>
        <w:p w14:paraId="4F4B9DE9" w14:textId="77777777" w:rsidR="000D1BD9" w:rsidDel="005D1533" w:rsidRDefault="000D1BD9">
          <w:pPr>
            <w:pStyle w:val="Innehll3"/>
            <w:tabs>
              <w:tab w:val="left" w:pos="1100"/>
              <w:tab w:val="right" w:leader="dot" w:pos="8664"/>
            </w:tabs>
            <w:rPr>
              <w:del w:id="229" w:author="Björn Genfors" w:date="2014-02-06T11:08:00Z"/>
              <w:rFonts w:asciiTheme="minorHAnsi" w:eastAsiaTheme="minorEastAsia" w:hAnsiTheme="minorHAnsi" w:cstheme="minorBidi"/>
              <w:noProof/>
              <w:sz w:val="22"/>
              <w:lang w:eastAsia="sv-SE"/>
            </w:rPr>
          </w:pPr>
          <w:del w:id="230" w:author="Björn Genfors" w:date="2014-02-06T11:08:00Z">
            <w:r w:rsidRPr="005D1533" w:rsidDel="005D1533">
              <w:rPr>
                <w:noProof/>
                <w:rPrChange w:id="231" w:author="Björn Genfors" w:date="2014-02-06T11:08:00Z">
                  <w:rPr>
                    <w:rStyle w:val="Hyperlnk"/>
                    <w:noProof/>
                  </w:rPr>
                </w:rPrChange>
              </w:rPr>
              <w:delText>4.4.1</w:delText>
            </w:r>
            <w:r w:rsidDel="005D1533">
              <w:rPr>
                <w:rFonts w:asciiTheme="minorHAnsi" w:eastAsiaTheme="minorEastAsia" w:hAnsiTheme="minorHAnsi" w:cstheme="minorBidi"/>
                <w:noProof/>
                <w:sz w:val="22"/>
                <w:lang w:eastAsia="sv-SE"/>
              </w:rPr>
              <w:tab/>
            </w:r>
            <w:r w:rsidRPr="005D1533" w:rsidDel="005D1533">
              <w:rPr>
                <w:noProof/>
                <w:rPrChange w:id="232" w:author="Björn Genfors" w:date="2014-02-06T11:08:00Z">
                  <w:rPr>
                    <w:rStyle w:val="Hyperlnk"/>
                    <w:noProof/>
                  </w:rPr>
                </w:rPrChange>
              </w:rPr>
              <w:delText>Krav på en tjänsteproducent</w:delText>
            </w:r>
            <w:r w:rsidDel="005D1533">
              <w:rPr>
                <w:noProof/>
                <w:webHidden/>
              </w:rPr>
              <w:tab/>
              <w:delText>18</w:delText>
            </w:r>
          </w:del>
        </w:p>
        <w:p w14:paraId="22F5E2B1" w14:textId="77777777" w:rsidR="000D1BD9" w:rsidDel="005D1533" w:rsidRDefault="000D1BD9">
          <w:pPr>
            <w:pStyle w:val="Innehll3"/>
            <w:tabs>
              <w:tab w:val="left" w:pos="1100"/>
              <w:tab w:val="right" w:leader="dot" w:pos="8664"/>
            </w:tabs>
            <w:rPr>
              <w:del w:id="233" w:author="Björn Genfors" w:date="2014-02-06T11:08:00Z"/>
              <w:rFonts w:asciiTheme="minorHAnsi" w:eastAsiaTheme="minorEastAsia" w:hAnsiTheme="minorHAnsi" w:cstheme="minorBidi"/>
              <w:noProof/>
              <w:sz w:val="22"/>
              <w:lang w:eastAsia="sv-SE"/>
            </w:rPr>
          </w:pPr>
          <w:del w:id="234" w:author="Björn Genfors" w:date="2014-02-06T11:08:00Z">
            <w:r w:rsidRPr="005D1533" w:rsidDel="005D1533">
              <w:rPr>
                <w:noProof/>
                <w:rPrChange w:id="235" w:author="Björn Genfors" w:date="2014-02-06T11:08:00Z">
                  <w:rPr>
                    <w:rStyle w:val="Hyperlnk"/>
                    <w:noProof/>
                  </w:rPr>
                </w:rPrChange>
              </w:rPr>
              <w:delText>4.4.2</w:delText>
            </w:r>
            <w:r w:rsidDel="005D1533">
              <w:rPr>
                <w:rFonts w:asciiTheme="minorHAnsi" w:eastAsiaTheme="minorEastAsia" w:hAnsiTheme="minorHAnsi" w:cstheme="minorBidi"/>
                <w:noProof/>
                <w:sz w:val="22"/>
                <w:lang w:eastAsia="sv-SE"/>
              </w:rPr>
              <w:tab/>
            </w:r>
            <w:r w:rsidRPr="005D1533" w:rsidDel="005D1533">
              <w:rPr>
                <w:noProof/>
                <w:rPrChange w:id="236" w:author="Björn Genfors" w:date="2014-02-06T11:08:00Z">
                  <w:rPr>
                    <w:rStyle w:val="Hyperlnk"/>
                    <w:noProof/>
                  </w:rPr>
                </w:rPrChange>
              </w:rPr>
              <w:delText>Krav på en tjänstekonsument</w:delText>
            </w:r>
            <w:r w:rsidDel="005D1533">
              <w:rPr>
                <w:noProof/>
                <w:webHidden/>
              </w:rPr>
              <w:tab/>
              <w:delText>18</w:delText>
            </w:r>
          </w:del>
        </w:p>
        <w:p w14:paraId="4E065B1E" w14:textId="77777777" w:rsidR="000D1BD9" w:rsidDel="005D1533" w:rsidRDefault="000D1BD9">
          <w:pPr>
            <w:pStyle w:val="Innehll1"/>
            <w:tabs>
              <w:tab w:val="left" w:pos="400"/>
              <w:tab w:val="right" w:leader="dot" w:pos="8664"/>
            </w:tabs>
            <w:rPr>
              <w:del w:id="237" w:author="Björn Genfors" w:date="2014-02-06T11:08:00Z"/>
              <w:rFonts w:asciiTheme="minorHAnsi" w:eastAsiaTheme="minorEastAsia" w:hAnsiTheme="minorHAnsi" w:cstheme="minorBidi"/>
              <w:noProof/>
              <w:sz w:val="22"/>
              <w:lang w:eastAsia="sv-SE"/>
            </w:rPr>
          </w:pPr>
          <w:del w:id="238" w:author="Björn Genfors" w:date="2014-02-06T11:08:00Z">
            <w:r w:rsidRPr="005D1533" w:rsidDel="005D1533">
              <w:rPr>
                <w:noProof/>
                <w:rPrChange w:id="239" w:author="Björn Genfors" w:date="2014-02-06T11:08:00Z">
                  <w:rPr>
                    <w:rStyle w:val="Hyperlnk"/>
                    <w:noProof/>
                  </w:rPr>
                </w:rPrChange>
              </w:rPr>
              <w:delText>5</w:delText>
            </w:r>
            <w:r w:rsidDel="005D1533">
              <w:rPr>
                <w:rFonts w:asciiTheme="minorHAnsi" w:eastAsiaTheme="minorEastAsia" w:hAnsiTheme="minorHAnsi" w:cstheme="minorBidi"/>
                <w:noProof/>
                <w:sz w:val="22"/>
                <w:lang w:eastAsia="sv-SE"/>
              </w:rPr>
              <w:tab/>
            </w:r>
            <w:r w:rsidRPr="005D1533" w:rsidDel="005D1533">
              <w:rPr>
                <w:noProof/>
                <w:rPrChange w:id="240" w:author="Björn Genfors" w:date="2014-02-06T11:08:00Z">
                  <w:rPr>
                    <w:rStyle w:val="Hyperlnk"/>
                    <w:noProof/>
                  </w:rPr>
                </w:rPrChange>
              </w:rPr>
              <w:delText>Gemensamma informationskomponenter</w:delText>
            </w:r>
            <w:r w:rsidDel="005D1533">
              <w:rPr>
                <w:noProof/>
                <w:webHidden/>
              </w:rPr>
              <w:tab/>
              <w:delText>19</w:delText>
            </w:r>
          </w:del>
        </w:p>
        <w:p w14:paraId="64E27E4A" w14:textId="77777777" w:rsidR="000D1BD9" w:rsidDel="005D1533" w:rsidRDefault="000D1BD9">
          <w:pPr>
            <w:pStyle w:val="Innehll1"/>
            <w:tabs>
              <w:tab w:val="left" w:pos="400"/>
              <w:tab w:val="right" w:leader="dot" w:pos="8664"/>
            </w:tabs>
            <w:rPr>
              <w:del w:id="241" w:author="Björn Genfors" w:date="2014-02-06T11:08:00Z"/>
              <w:rFonts w:asciiTheme="minorHAnsi" w:eastAsiaTheme="minorEastAsia" w:hAnsiTheme="minorHAnsi" w:cstheme="minorBidi"/>
              <w:noProof/>
              <w:sz w:val="22"/>
              <w:lang w:eastAsia="sv-SE"/>
            </w:rPr>
          </w:pPr>
          <w:del w:id="242" w:author="Björn Genfors" w:date="2014-02-06T11:08:00Z">
            <w:r w:rsidRPr="005D1533" w:rsidDel="005D1533">
              <w:rPr>
                <w:noProof/>
                <w:rPrChange w:id="243" w:author="Björn Genfors" w:date="2014-02-06T11:08:00Z">
                  <w:rPr>
                    <w:rStyle w:val="Hyperlnk"/>
                    <w:noProof/>
                  </w:rPr>
                </w:rPrChange>
              </w:rPr>
              <w:delText>6</w:delText>
            </w:r>
            <w:r w:rsidDel="005D1533">
              <w:rPr>
                <w:rFonts w:asciiTheme="minorHAnsi" w:eastAsiaTheme="minorEastAsia" w:hAnsiTheme="minorHAnsi" w:cstheme="minorBidi"/>
                <w:noProof/>
                <w:sz w:val="22"/>
                <w:lang w:eastAsia="sv-SE"/>
              </w:rPr>
              <w:tab/>
            </w:r>
            <w:r w:rsidRPr="005D1533" w:rsidDel="005D1533">
              <w:rPr>
                <w:noProof/>
                <w:rPrChange w:id="244" w:author="Björn Genfors" w:date="2014-02-06T11:08:00Z">
                  <w:rPr>
                    <w:rStyle w:val="Hyperlnk"/>
                    <w:noProof/>
                  </w:rPr>
                </w:rPrChange>
              </w:rPr>
              <w:delText>Tjänstedomänens meddelandemodeller</w:delText>
            </w:r>
            <w:r w:rsidDel="005D1533">
              <w:rPr>
                <w:noProof/>
                <w:webHidden/>
              </w:rPr>
              <w:tab/>
              <w:delText>20</w:delText>
            </w:r>
          </w:del>
        </w:p>
        <w:p w14:paraId="6013C867" w14:textId="77777777" w:rsidR="000D1BD9" w:rsidDel="005D1533" w:rsidRDefault="000D1BD9">
          <w:pPr>
            <w:pStyle w:val="Innehll2"/>
            <w:tabs>
              <w:tab w:val="left" w:pos="880"/>
              <w:tab w:val="right" w:leader="dot" w:pos="8664"/>
            </w:tabs>
            <w:rPr>
              <w:del w:id="245" w:author="Björn Genfors" w:date="2014-02-06T11:08:00Z"/>
              <w:rFonts w:asciiTheme="minorHAnsi" w:eastAsiaTheme="minorEastAsia" w:hAnsiTheme="minorHAnsi" w:cstheme="minorBidi"/>
              <w:noProof/>
              <w:sz w:val="22"/>
              <w:lang w:eastAsia="sv-SE"/>
            </w:rPr>
          </w:pPr>
          <w:del w:id="246" w:author="Björn Genfors" w:date="2014-02-06T11:08:00Z">
            <w:r w:rsidRPr="005D1533" w:rsidDel="005D1533">
              <w:rPr>
                <w:noProof/>
                <w:rPrChange w:id="247" w:author="Björn Genfors" w:date="2014-02-06T11:08:00Z">
                  <w:rPr>
                    <w:rStyle w:val="Hyperlnk"/>
                    <w:noProof/>
                  </w:rPr>
                </w:rPrChange>
              </w:rPr>
              <w:delText>6.1</w:delText>
            </w:r>
            <w:r w:rsidDel="005D1533">
              <w:rPr>
                <w:rFonts w:asciiTheme="minorHAnsi" w:eastAsiaTheme="minorEastAsia" w:hAnsiTheme="minorHAnsi" w:cstheme="minorBidi"/>
                <w:noProof/>
                <w:sz w:val="22"/>
                <w:lang w:eastAsia="sv-SE"/>
              </w:rPr>
              <w:tab/>
            </w:r>
            <w:r w:rsidRPr="005D1533" w:rsidDel="005D1533">
              <w:rPr>
                <w:noProof/>
                <w:rPrChange w:id="248" w:author="Björn Genfors" w:date="2014-02-06T11:08:00Z">
                  <w:rPr>
                    <w:rStyle w:val="Hyperlnk"/>
                    <w:noProof/>
                  </w:rPr>
                </w:rPrChange>
              </w:rPr>
              <w:delText>V-MIM Reumatismdata</w:delText>
            </w:r>
            <w:r w:rsidDel="005D1533">
              <w:rPr>
                <w:noProof/>
                <w:webHidden/>
              </w:rPr>
              <w:tab/>
              <w:delText>20</w:delText>
            </w:r>
          </w:del>
        </w:p>
        <w:p w14:paraId="71FC0A5B" w14:textId="77777777" w:rsidR="000D1BD9" w:rsidDel="005D1533" w:rsidRDefault="000D1BD9">
          <w:pPr>
            <w:pStyle w:val="Innehll1"/>
            <w:tabs>
              <w:tab w:val="left" w:pos="400"/>
              <w:tab w:val="right" w:leader="dot" w:pos="8664"/>
            </w:tabs>
            <w:rPr>
              <w:del w:id="249" w:author="Björn Genfors" w:date="2014-02-06T11:08:00Z"/>
              <w:rFonts w:asciiTheme="minorHAnsi" w:eastAsiaTheme="minorEastAsia" w:hAnsiTheme="minorHAnsi" w:cstheme="minorBidi"/>
              <w:noProof/>
              <w:sz w:val="22"/>
              <w:lang w:eastAsia="sv-SE"/>
            </w:rPr>
          </w:pPr>
          <w:del w:id="250" w:author="Björn Genfors" w:date="2014-02-06T11:08:00Z">
            <w:r w:rsidRPr="005D1533" w:rsidDel="005D1533">
              <w:rPr>
                <w:noProof/>
                <w:rPrChange w:id="251" w:author="Björn Genfors" w:date="2014-02-06T11:08:00Z">
                  <w:rPr>
                    <w:rStyle w:val="Hyperlnk"/>
                    <w:noProof/>
                  </w:rPr>
                </w:rPrChange>
              </w:rPr>
              <w:delText>7</w:delText>
            </w:r>
            <w:r w:rsidDel="005D1533">
              <w:rPr>
                <w:rFonts w:asciiTheme="minorHAnsi" w:eastAsiaTheme="minorEastAsia" w:hAnsiTheme="minorHAnsi" w:cstheme="minorBidi"/>
                <w:noProof/>
                <w:sz w:val="22"/>
                <w:lang w:eastAsia="sv-SE"/>
              </w:rPr>
              <w:tab/>
            </w:r>
            <w:r w:rsidRPr="005D1533" w:rsidDel="005D1533">
              <w:rPr>
                <w:noProof/>
                <w:rPrChange w:id="252" w:author="Björn Genfors" w:date="2014-02-06T11:08:00Z">
                  <w:rPr>
                    <w:rStyle w:val="Hyperlnk"/>
                    <w:noProof/>
                  </w:rPr>
                </w:rPrChange>
              </w:rPr>
              <w:delText>Tjänstekontrakt</w:delText>
            </w:r>
            <w:r w:rsidDel="005D1533">
              <w:rPr>
                <w:noProof/>
                <w:webHidden/>
              </w:rPr>
              <w:tab/>
              <w:delText>25</w:delText>
            </w:r>
          </w:del>
        </w:p>
        <w:p w14:paraId="6D263752" w14:textId="77777777" w:rsidR="000D1BD9" w:rsidDel="005D1533" w:rsidRDefault="000D1BD9">
          <w:pPr>
            <w:pStyle w:val="Innehll2"/>
            <w:tabs>
              <w:tab w:val="left" w:pos="880"/>
              <w:tab w:val="right" w:leader="dot" w:pos="8664"/>
            </w:tabs>
            <w:rPr>
              <w:del w:id="253" w:author="Björn Genfors" w:date="2014-02-06T11:08:00Z"/>
              <w:rFonts w:asciiTheme="minorHAnsi" w:eastAsiaTheme="minorEastAsia" w:hAnsiTheme="minorHAnsi" w:cstheme="minorBidi"/>
              <w:noProof/>
              <w:sz w:val="22"/>
              <w:lang w:eastAsia="sv-SE"/>
            </w:rPr>
          </w:pPr>
          <w:del w:id="254" w:author="Björn Genfors" w:date="2014-02-06T11:08:00Z">
            <w:r w:rsidRPr="005D1533" w:rsidDel="005D1533">
              <w:rPr>
                <w:noProof/>
                <w:rPrChange w:id="255" w:author="Björn Genfors" w:date="2014-02-06T11:08:00Z">
                  <w:rPr>
                    <w:rStyle w:val="Hyperlnk"/>
                    <w:noProof/>
                  </w:rPr>
                </w:rPrChange>
              </w:rPr>
              <w:delText>7.1</w:delText>
            </w:r>
            <w:r w:rsidDel="005D1533">
              <w:rPr>
                <w:rFonts w:asciiTheme="minorHAnsi" w:eastAsiaTheme="minorEastAsia" w:hAnsiTheme="minorHAnsi" w:cstheme="minorBidi"/>
                <w:noProof/>
                <w:sz w:val="22"/>
                <w:lang w:eastAsia="sv-SE"/>
              </w:rPr>
              <w:tab/>
            </w:r>
            <w:r w:rsidRPr="005D1533" w:rsidDel="005D1533">
              <w:rPr>
                <w:noProof/>
                <w:rPrChange w:id="256" w:author="Björn Genfors" w:date="2014-02-06T11:08:00Z">
                  <w:rPr>
                    <w:rStyle w:val="Hyperlnk"/>
                    <w:noProof/>
                  </w:rPr>
                </w:rPrChange>
              </w:rPr>
              <w:delText>GetRheumatoidArthritisData</w:delText>
            </w:r>
            <w:r w:rsidDel="005D1533">
              <w:rPr>
                <w:noProof/>
                <w:webHidden/>
              </w:rPr>
              <w:tab/>
              <w:delText>25</w:delText>
            </w:r>
          </w:del>
        </w:p>
        <w:p w14:paraId="6E254524" w14:textId="77777777" w:rsidR="000D1BD9" w:rsidDel="005D1533" w:rsidRDefault="000D1BD9">
          <w:pPr>
            <w:pStyle w:val="Innehll3"/>
            <w:tabs>
              <w:tab w:val="left" w:pos="1100"/>
              <w:tab w:val="right" w:leader="dot" w:pos="8664"/>
            </w:tabs>
            <w:rPr>
              <w:del w:id="257" w:author="Björn Genfors" w:date="2014-02-06T11:08:00Z"/>
              <w:rFonts w:asciiTheme="minorHAnsi" w:eastAsiaTheme="minorEastAsia" w:hAnsiTheme="minorHAnsi" w:cstheme="minorBidi"/>
              <w:noProof/>
              <w:sz w:val="22"/>
              <w:lang w:eastAsia="sv-SE"/>
            </w:rPr>
          </w:pPr>
          <w:del w:id="258" w:author="Björn Genfors" w:date="2014-02-06T11:08:00Z">
            <w:r w:rsidRPr="005D1533" w:rsidDel="005D1533">
              <w:rPr>
                <w:noProof/>
                <w:rPrChange w:id="259" w:author="Björn Genfors" w:date="2014-02-06T11:08:00Z">
                  <w:rPr>
                    <w:rStyle w:val="Hyperlnk"/>
                    <w:noProof/>
                  </w:rPr>
                </w:rPrChange>
              </w:rPr>
              <w:delText>7.1.1</w:delText>
            </w:r>
            <w:r w:rsidDel="005D1533">
              <w:rPr>
                <w:rFonts w:asciiTheme="minorHAnsi" w:eastAsiaTheme="minorEastAsia" w:hAnsiTheme="minorHAnsi" w:cstheme="minorBidi"/>
                <w:noProof/>
                <w:sz w:val="22"/>
                <w:lang w:eastAsia="sv-SE"/>
              </w:rPr>
              <w:tab/>
            </w:r>
            <w:r w:rsidRPr="005D1533" w:rsidDel="005D1533">
              <w:rPr>
                <w:noProof/>
                <w:rPrChange w:id="260" w:author="Björn Genfors" w:date="2014-02-06T11:08:00Z">
                  <w:rPr>
                    <w:rStyle w:val="Hyperlnk"/>
                    <w:noProof/>
                  </w:rPr>
                </w:rPrChange>
              </w:rPr>
              <w:delText>Version</w:delText>
            </w:r>
            <w:r w:rsidDel="005D1533">
              <w:rPr>
                <w:noProof/>
                <w:webHidden/>
              </w:rPr>
              <w:tab/>
              <w:delText>25</w:delText>
            </w:r>
          </w:del>
        </w:p>
        <w:p w14:paraId="26DA55C3" w14:textId="77777777" w:rsidR="000D1BD9" w:rsidDel="005D1533" w:rsidRDefault="000D1BD9">
          <w:pPr>
            <w:pStyle w:val="Innehll3"/>
            <w:tabs>
              <w:tab w:val="left" w:pos="1100"/>
              <w:tab w:val="right" w:leader="dot" w:pos="8664"/>
            </w:tabs>
            <w:rPr>
              <w:del w:id="261" w:author="Björn Genfors" w:date="2014-02-06T11:08:00Z"/>
              <w:rFonts w:asciiTheme="minorHAnsi" w:eastAsiaTheme="minorEastAsia" w:hAnsiTheme="minorHAnsi" w:cstheme="minorBidi"/>
              <w:noProof/>
              <w:sz w:val="22"/>
              <w:lang w:eastAsia="sv-SE"/>
            </w:rPr>
          </w:pPr>
          <w:del w:id="262" w:author="Björn Genfors" w:date="2014-02-06T11:08:00Z">
            <w:r w:rsidRPr="005D1533" w:rsidDel="005D1533">
              <w:rPr>
                <w:noProof/>
                <w:rPrChange w:id="263" w:author="Björn Genfors" w:date="2014-02-06T11:08:00Z">
                  <w:rPr>
                    <w:rStyle w:val="Hyperlnk"/>
                    <w:noProof/>
                  </w:rPr>
                </w:rPrChange>
              </w:rPr>
              <w:delText>7.1.2</w:delText>
            </w:r>
            <w:r w:rsidDel="005D1533">
              <w:rPr>
                <w:rFonts w:asciiTheme="minorHAnsi" w:eastAsiaTheme="minorEastAsia" w:hAnsiTheme="minorHAnsi" w:cstheme="minorBidi"/>
                <w:noProof/>
                <w:sz w:val="22"/>
                <w:lang w:eastAsia="sv-SE"/>
              </w:rPr>
              <w:tab/>
            </w:r>
            <w:r w:rsidRPr="005D1533" w:rsidDel="005D1533">
              <w:rPr>
                <w:noProof/>
                <w:rPrChange w:id="264" w:author="Björn Genfors" w:date="2014-02-06T11:08:00Z">
                  <w:rPr>
                    <w:rStyle w:val="Hyperlnk"/>
                    <w:noProof/>
                  </w:rPr>
                </w:rPrChange>
              </w:rPr>
              <w:delText>Gemensamma informationskomponenter</w:delText>
            </w:r>
            <w:r w:rsidDel="005D1533">
              <w:rPr>
                <w:noProof/>
                <w:webHidden/>
              </w:rPr>
              <w:tab/>
              <w:delText>25</w:delText>
            </w:r>
          </w:del>
        </w:p>
        <w:p w14:paraId="2118F208" w14:textId="77777777" w:rsidR="000D1BD9" w:rsidDel="005D1533" w:rsidRDefault="000D1BD9">
          <w:pPr>
            <w:pStyle w:val="Innehll3"/>
            <w:tabs>
              <w:tab w:val="left" w:pos="1100"/>
              <w:tab w:val="right" w:leader="dot" w:pos="8664"/>
            </w:tabs>
            <w:rPr>
              <w:del w:id="265" w:author="Björn Genfors" w:date="2014-02-06T11:08:00Z"/>
              <w:rFonts w:asciiTheme="minorHAnsi" w:eastAsiaTheme="minorEastAsia" w:hAnsiTheme="minorHAnsi" w:cstheme="minorBidi"/>
              <w:noProof/>
              <w:sz w:val="22"/>
              <w:lang w:eastAsia="sv-SE"/>
            </w:rPr>
          </w:pPr>
          <w:del w:id="266" w:author="Björn Genfors" w:date="2014-02-06T11:08:00Z">
            <w:r w:rsidRPr="005D1533" w:rsidDel="005D1533">
              <w:rPr>
                <w:noProof/>
                <w:rPrChange w:id="267" w:author="Björn Genfors" w:date="2014-02-06T11:08:00Z">
                  <w:rPr>
                    <w:rStyle w:val="Hyperlnk"/>
                    <w:noProof/>
                  </w:rPr>
                </w:rPrChange>
              </w:rPr>
              <w:delText>7.1.3</w:delText>
            </w:r>
            <w:r w:rsidDel="005D1533">
              <w:rPr>
                <w:rFonts w:asciiTheme="minorHAnsi" w:eastAsiaTheme="minorEastAsia" w:hAnsiTheme="minorHAnsi" w:cstheme="minorBidi"/>
                <w:noProof/>
                <w:sz w:val="22"/>
                <w:lang w:eastAsia="sv-SE"/>
              </w:rPr>
              <w:tab/>
            </w:r>
            <w:r w:rsidRPr="005D1533" w:rsidDel="005D1533">
              <w:rPr>
                <w:noProof/>
                <w:rPrChange w:id="268" w:author="Björn Genfors" w:date="2014-02-06T11:08:00Z">
                  <w:rPr>
                    <w:rStyle w:val="Hyperlnk"/>
                    <w:noProof/>
                  </w:rPr>
                </w:rPrChange>
              </w:rPr>
              <w:delText>Fältregler</w:delText>
            </w:r>
            <w:r w:rsidDel="005D1533">
              <w:rPr>
                <w:noProof/>
                <w:webHidden/>
              </w:rPr>
              <w:tab/>
              <w:delText>25</w:delText>
            </w:r>
          </w:del>
        </w:p>
        <w:p w14:paraId="5509EEBA" w14:textId="77777777" w:rsidR="000D1BD9" w:rsidDel="005D1533" w:rsidRDefault="000D1BD9">
          <w:pPr>
            <w:pStyle w:val="Innehll3"/>
            <w:tabs>
              <w:tab w:val="left" w:pos="1100"/>
              <w:tab w:val="right" w:leader="dot" w:pos="8664"/>
            </w:tabs>
            <w:rPr>
              <w:del w:id="269" w:author="Björn Genfors" w:date="2014-02-06T11:08:00Z"/>
              <w:rFonts w:asciiTheme="minorHAnsi" w:eastAsiaTheme="minorEastAsia" w:hAnsiTheme="minorHAnsi" w:cstheme="minorBidi"/>
              <w:noProof/>
              <w:sz w:val="22"/>
              <w:lang w:eastAsia="sv-SE"/>
            </w:rPr>
          </w:pPr>
          <w:del w:id="270" w:author="Björn Genfors" w:date="2014-02-06T11:08:00Z">
            <w:r w:rsidRPr="005D1533" w:rsidDel="005D1533">
              <w:rPr>
                <w:noProof/>
                <w:rPrChange w:id="271" w:author="Björn Genfors" w:date="2014-02-06T11:08:00Z">
                  <w:rPr>
                    <w:rStyle w:val="Hyperlnk"/>
                    <w:noProof/>
                  </w:rPr>
                </w:rPrChange>
              </w:rPr>
              <w:delText>7.1.4</w:delText>
            </w:r>
            <w:r w:rsidDel="005D1533">
              <w:rPr>
                <w:rFonts w:asciiTheme="minorHAnsi" w:eastAsiaTheme="minorEastAsia" w:hAnsiTheme="minorHAnsi" w:cstheme="minorBidi"/>
                <w:noProof/>
                <w:sz w:val="22"/>
                <w:lang w:eastAsia="sv-SE"/>
              </w:rPr>
              <w:tab/>
            </w:r>
            <w:r w:rsidRPr="005D1533" w:rsidDel="005D1533">
              <w:rPr>
                <w:noProof/>
                <w:rPrChange w:id="272" w:author="Björn Genfors" w:date="2014-02-06T11:08:00Z">
                  <w:rPr>
                    <w:rStyle w:val="Hyperlnk"/>
                    <w:noProof/>
                  </w:rPr>
                </w:rPrChange>
              </w:rPr>
              <w:delText>Övriga regler</w:delText>
            </w:r>
            <w:r w:rsidDel="005D1533">
              <w:rPr>
                <w:noProof/>
                <w:webHidden/>
              </w:rPr>
              <w:tab/>
              <w:delText>30</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3" w:name="_Toc163963305"/>
      <w:bookmarkStart w:id="274" w:name="_Toc199311100"/>
      <w:bookmarkStart w:id="275" w:name="_Toc199552311"/>
      <w:bookmarkStart w:id="276" w:name="_Toc199552341"/>
      <w:bookmarkStart w:id="277" w:name="_Toc199552434"/>
      <w:bookmarkStart w:id="278"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762180" w14:paraId="3E2B609A" w14:textId="77777777" w:rsidTr="00514BAB">
        <w:tc>
          <w:tcPr>
            <w:tcW w:w="964" w:type="dxa"/>
          </w:tcPr>
          <w:p w14:paraId="4BB7744E" w14:textId="0EE0BC25" w:rsidR="00762180" w:rsidRPr="00C54BCA" w:rsidRDefault="00762180" w:rsidP="003F45DF">
            <w:pPr>
              <w:pStyle w:val="TableText"/>
              <w:rPr>
                <w:highlight w:val="yellow"/>
              </w:rPr>
            </w:pPr>
            <w:r>
              <w:t>PA1</w:t>
            </w:r>
          </w:p>
        </w:tc>
        <w:tc>
          <w:tcPr>
            <w:tcW w:w="1224" w:type="dxa"/>
          </w:tcPr>
          <w:p w14:paraId="57F5C387" w14:textId="5E9E890B" w:rsidR="00762180" w:rsidRDefault="00762180" w:rsidP="003F45DF">
            <w:pPr>
              <w:pStyle w:val="TableText"/>
              <w:rPr>
                <w:highlight w:val="yellow"/>
              </w:rPr>
            </w:pPr>
            <w:r>
              <w:t>2014-01-21</w:t>
            </w:r>
          </w:p>
        </w:tc>
        <w:tc>
          <w:tcPr>
            <w:tcW w:w="4140" w:type="dxa"/>
          </w:tcPr>
          <w:p w14:paraId="0A5B012A" w14:textId="172F2C0A" w:rsidR="00762180" w:rsidRPr="0032226B" w:rsidRDefault="00762180" w:rsidP="003F45DF">
            <w:pPr>
              <w:pStyle w:val="TableText"/>
              <w:rPr>
                <w:highlight w:val="yellow"/>
              </w:rPr>
            </w:pPr>
            <w:r>
              <w:t>Första version.</w:t>
            </w:r>
          </w:p>
        </w:tc>
        <w:tc>
          <w:tcPr>
            <w:tcW w:w="1980" w:type="dxa"/>
          </w:tcPr>
          <w:p w14:paraId="60486A0B" w14:textId="2453C71F" w:rsidR="00762180" w:rsidRPr="00C54BCA" w:rsidRDefault="00762180" w:rsidP="003F45DF">
            <w:pPr>
              <w:pStyle w:val="TableText"/>
              <w:rPr>
                <w:highlight w:val="yellow"/>
              </w:rPr>
            </w:pPr>
            <w:r>
              <w:t>Björn Genfors</w:t>
            </w:r>
          </w:p>
        </w:tc>
        <w:tc>
          <w:tcPr>
            <w:tcW w:w="1440" w:type="dxa"/>
          </w:tcPr>
          <w:p w14:paraId="55191444" w14:textId="77777777" w:rsidR="00762180" w:rsidRDefault="00762180" w:rsidP="003F45DF">
            <w:pPr>
              <w:pStyle w:val="TableText"/>
            </w:pPr>
          </w:p>
        </w:tc>
      </w:tr>
      <w:tr w:rsidR="00762180" w14:paraId="54DB59C2" w14:textId="77777777" w:rsidTr="00514BAB">
        <w:tc>
          <w:tcPr>
            <w:tcW w:w="964" w:type="dxa"/>
          </w:tcPr>
          <w:p w14:paraId="077C1F6D" w14:textId="7E0F39F8" w:rsidR="00762180" w:rsidRDefault="00762180" w:rsidP="003F45DF">
            <w:pPr>
              <w:pStyle w:val="TableText"/>
            </w:pPr>
            <w:r>
              <w:t>PA2</w:t>
            </w:r>
          </w:p>
        </w:tc>
        <w:tc>
          <w:tcPr>
            <w:tcW w:w="1224" w:type="dxa"/>
          </w:tcPr>
          <w:p w14:paraId="3FCE5FB4" w14:textId="292FDEC6" w:rsidR="00762180" w:rsidRDefault="00762180" w:rsidP="003F45DF">
            <w:pPr>
              <w:pStyle w:val="TableText"/>
            </w:pPr>
            <w:r>
              <w:t>2014-01-22</w:t>
            </w:r>
          </w:p>
        </w:tc>
        <w:tc>
          <w:tcPr>
            <w:tcW w:w="4140" w:type="dxa"/>
          </w:tcPr>
          <w:p w14:paraId="6B3A64B0" w14:textId="2C821930" w:rsidR="00762180" w:rsidRDefault="00762180" w:rsidP="003F45DF">
            <w:pPr>
              <w:pStyle w:val="TableText"/>
            </w:pPr>
            <w:r>
              <w:t>Redaktionella ändringar, framför allt uppdaterat innehållsförteckningen</w:t>
            </w:r>
          </w:p>
        </w:tc>
        <w:tc>
          <w:tcPr>
            <w:tcW w:w="1980" w:type="dxa"/>
          </w:tcPr>
          <w:p w14:paraId="3A35AE25" w14:textId="160D1650" w:rsidR="00762180" w:rsidRDefault="00762180" w:rsidP="003F45DF">
            <w:pPr>
              <w:pStyle w:val="TableText"/>
            </w:pPr>
            <w:r>
              <w:t>Björn Genfors</w:t>
            </w:r>
          </w:p>
        </w:tc>
        <w:tc>
          <w:tcPr>
            <w:tcW w:w="1440" w:type="dxa"/>
          </w:tcPr>
          <w:p w14:paraId="3866A52C" w14:textId="77777777" w:rsidR="00762180" w:rsidRDefault="00762180" w:rsidP="003F45DF">
            <w:pPr>
              <w:pStyle w:val="TableText"/>
            </w:pPr>
          </w:p>
        </w:tc>
      </w:tr>
      <w:tr w:rsidR="00762180" w14:paraId="5302D36A" w14:textId="77777777" w:rsidTr="00514BAB">
        <w:tc>
          <w:tcPr>
            <w:tcW w:w="964" w:type="dxa"/>
          </w:tcPr>
          <w:p w14:paraId="64700AA2" w14:textId="2E757388" w:rsidR="00762180" w:rsidRDefault="00762180" w:rsidP="003F45DF">
            <w:pPr>
              <w:pStyle w:val="TableText"/>
            </w:pPr>
            <w:r>
              <w:t>PA3</w:t>
            </w:r>
          </w:p>
        </w:tc>
        <w:tc>
          <w:tcPr>
            <w:tcW w:w="1224" w:type="dxa"/>
          </w:tcPr>
          <w:p w14:paraId="3954E575" w14:textId="6ADE0311" w:rsidR="00762180" w:rsidRDefault="00762180" w:rsidP="003F45DF">
            <w:pPr>
              <w:pStyle w:val="TableText"/>
            </w:pPr>
            <w:r>
              <w:t>2014-01-23</w:t>
            </w:r>
          </w:p>
        </w:tc>
        <w:tc>
          <w:tcPr>
            <w:tcW w:w="4140" w:type="dxa"/>
          </w:tcPr>
          <w:p w14:paraId="08F395F8" w14:textId="62289B22" w:rsidR="00762180" w:rsidRDefault="00762180" w:rsidP="003F45DF">
            <w:pPr>
              <w:pStyle w:val="TableText"/>
            </w:pPr>
            <w:r>
              <w:t xml:space="preserve">Uppdaterat tabellen för </w:t>
            </w:r>
            <w:proofErr w:type="spellStart"/>
            <w:r>
              <w:t>EngagemangsIndex</w:t>
            </w:r>
            <w:proofErr w:type="spellEnd"/>
            <w:r>
              <w:t xml:space="preserve"> och satt </w:t>
            </w:r>
            <w:proofErr w:type="spellStart"/>
            <w:r>
              <w:t>Categorization</w:t>
            </w:r>
            <w:proofErr w:type="spellEnd"/>
            <w:r>
              <w:t xml:space="preserve"> till NA och rätt domän för </w:t>
            </w:r>
            <w:proofErr w:type="spellStart"/>
            <w:r>
              <w:t>serviceDomain</w:t>
            </w:r>
            <w:proofErr w:type="spellEnd"/>
          </w:p>
        </w:tc>
        <w:tc>
          <w:tcPr>
            <w:tcW w:w="1980" w:type="dxa"/>
          </w:tcPr>
          <w:p w14:paraId="03CD041E" w14:textId="4AD46036" w:rsidR="00762180" w:rsidRDefault="00762180" w:rsidP="003F45DF">
            <w:pPr>
              <w:pStyle w:val="TableText"/>
            </w:pPr>
            <w:r>
              <w:t>Khaled Daham</w:t>
            </w:r>
          </w:p>
        </w:tc>
        <w:tc>
          <w:tcPr>
            <w:tcW w:w="1440" w:type="dxa"/>
          </w:tcPr>
          <w:p w14:paraId="6B23AF23" w14:textId="77777777" w:rsidR="00762180" w:rsidRDefault="00762180" w:rsidP="003F45DF">
            <w:pPr>
              <w:pStyle w:val="TableText"/>
            </w:pPr>
          </w:p>
        </w:tc>
      </w:tr>
      <w:tr w:rsidR="009C445E" w14:paraId="01841D47" w14:textId="77777777" w:rsidTr="00514BAB">
        <w:tc>
          <w:tcPr>
            <w:tcW w:w="964" w:type="dxa"/>
          </w:tcPr>
          <w:p w14:paraId="20223137" w14:textId="7B22B7E3" w:rsidR="009C445E" w:rsidRDefault="00322C51" w:rsidP="003F45DF">
            <w:pPr>
              <w:pStyle w:val="TableText"/>
            </w:pPr>
            <w:r>
              <w:t>RC1</w:t>
            </w:r>
          </w:p>
        </w:tc>
        <w:tc>
          <w:tcPr>
            <w:tcW w:w="1224" w:type="dxa"/>
          </w:tcPr>
          <w:p w14:paraId="5AC6D396" w14:textId="66E837AA" w:rsidR="009C445E" w:rsidRDefault="009C445E" w:rsidP="00D255AB">
            <w:pPr>
              <w:pStyle w:val="TableText"/>
            </w:pPr>
            <w:r>
              <w:t>2014-02-</w:t>
            </w:r>
            <w:del w:id="279" w:author="Björn Genfors" w:date="2014-02-06T10:55:00Z">
              <w:r w:rsidDel="00D255AB">
                <w:delText>05</w:delText>
              </w:r>
            </w:del>
            <w:ins w:id="280" w:author="Björn Genfors" w:date="2014-02-06T10:55:00Z">
              <w:r w:rsidR="00D255AB">
                <w:t>06</w:t>
              </w:r>
            </w:ins>
          </w:p>
        </w:tc>
        <w:tc>
          <w:tcPr>
            <w:tcW w:w="4140" w:type="dxa"/>
          </w:tcPr>
          <w:p w14:paraId="47DCE3B7" w14:textId="77777777" w:rsidR="009C445E" w:rsidRDefault="009C445E" w:rsidP="000C34D4">
            <w:pPr>
              <w:pStyle w:val="TableText"/>
              <w:numPr>
                <w:ilvl w:val="0"/>
                <w:numId w:val="30"/>
              </w:numPr>
              <w:ind w:left="222" w:hanging="166"/>
              <w:rPr>
                <w:ins w:id="281" w:author="Björn Genfors" w:date="2014-02-06T11:09:00Z"/>
              </w:rPr>
              <w:pPrChange w:id="282" w:author="Björn Genfors" w:date="2014-02-06T11:09:00Z">
                <w:pPr>
                  <w:pStyle w:val="TableText"/>
                </w:pPr>
              </w:pPrChange>
            </w:pPr>
            <w:del w:id="283" w:author="Björn Genfors" w:date="2014-02-06T11:09:00Z">
              <w:r w:rsidDel="000C34D4">
                <w:delText xml:space="preserve">Korrigerat svenskt namn på kontraktet så det följer regelverket. </w:delText>
              </w:r>
            </w:del>
            <w:r>
              <w:t>Bytt TKB-mall.</w:t>
            </w:r>
          </w:p>
          <w:p w14:paraId="420538B2" w14:textId="77777777" w:rsidR="000C34D4" w:rsidRDefault="000C34D4" w:rsidP="000C34D4">
            <w:pPr>
              <w:pStyle w:val="TableText"/>
              <w:numPr>
                <w:ilvl w:val="0"/>
                <w:numId w:val="30"/>
              </w:numPr>
              <w:ind w:left="222" w:hanging="166"/>
              <w:rPr>
                <w:ins w:id="284" w:author="Björn Genfors" w:date="2014-02-06T11:10:00Z"/>
              </w:rPr>
              <w:pPrChange w:id="285" w:author="Björn Genfors" w:date="2014-02-06T11:09:00Z">
                <w:pPr>
                  <w:pStyle w:val="TableText"/>
                </w:pPr>
              </w:pPrChange>
            </w:pPr>
            <w:ins w:id="286" w:author="Björn Genfors" w:date="2014-02-06T11:09:00Z">
              <w:r>
                <w:t>Korrigerat svenskt namn på kontraktet så det följer regelverket.</w:t>
              </w:r>
            </w:ins>
          </w:p>
          <w:p w14:paraId="18AFFBB5" w14:textId="77A3C920" w:rsidR="000C34D4" w:rsidRDefault="000C34D4" w:rsidP="00C578CC">
            <w:pPr>
              <w:pStyle w:val="TableText"/>
              <w:numPr>
                <w:ilvl w:val="0"/>
                <w:numId w:val="30"/>
              </w:numPr>
              <w:ind w:left="222" w:hanging="166"/>
              <w:pPrChange w:id="287" w:author="Björn Genfors" w:date="2014-02-06T11:25:00Z">
                <w:pPr>
                  <w:pStyle w:val="TableText"/>
                </w:pPr>
              </w:pPrChange>
            </w:pPr>
            <w:ins w:id="288" w:author="Björn Genfors" w:date="2014-02-06T11:10:00Z">
              <w:r>
                <w:t>Uppdaterat arkitekturkapitlet med fördjupad beskrivning av arbetsflödesdiagram</w:t>
              </w:r>
            </w:ins>
            <w:ins w:id="289" w:author="Björn Genfors" w:date="2014-02-06T11:25:00Z">
              <w:r w:rsidR="00C578CC">
                <w:t>men</w:t>
              </w:r>
            </w:ins>
            <w:ins w:id="290" w:author="Björn Genfors" w:date="2014-02-06T11:10:00Z">
              <w:r>
                <w:t xml:space="preserve"> och hänvisning till RIV Tekniska</w:t>
              </w:r>
              <w:bookmarkStart w:id="291" w:name="_GoBack"/>
              <w:bookmarkEnd w:id="291"/>
              <w:r>
                <w:t xml:space="preserve"> anvisningar i adresserings</w:t>
              </w:r>
            </w:ins>
            <w:ins w:id="292" w:author="Björn Genfors" w:date="2014-02-06T11:25:00Z">
              <w:r w:rsidR="00C578CC">
                <w:t>avsnit</w:t>
              </w:r>
            </w:ins>
            <w:ins w:id="293" w:author="Björn Genfors" w:date="2014-02-06T11:10:00Z">
              <w:r>
                <w:t>t</w:t>
              </w:r>
            </w:ins>
            <w:ins w:id="294" w:author="Björn Genfors" w:date="2014-02-06T11:25:00Z">
              <w:r w:rsidR="00C578CC">
                <w:t>et</w:t>
              </w:r>
            </w:ins>
            <w:ins w:id="295" w:author="Björn Genfors" w:date="2014-02-06T11:10:00Z">
              <w:r>
                <w:t>.</w:t>
              </w:r>
            </w:ins>
          </w:p>
        </w:tc>
        <w:tc>
          <w:tcPr>
            <w:tcW w:w="1980" w:type="dxa"/>
          </w:tcPr>
          <w:p w14:paraId="32581CE8" w14:textId="441CB292" w:rsidR="009C445E" w:rsidRDefault="009C445E" w:rsidP="003F45DF">
            <w:pPr>
              <w:pStyle w:val="TableText"/>
            </w:pPr>
            <w:r>
              <w:t>Björn Genfors</w:t>
            </w:r>
          </w:p>
        </w:tc>
        <w:tc>
          <w:tcPr>
            <w:tcW w:w="1440" w:type="dxa"/>
          </w:tcPr>
          <w:p w14:paraId="7959B510" w14:textId="77777777" w:rsidR="009C445E" w:rsidRDefault="009C445E" w:rsidP="003F45DF">
            <w:pPr>
              <w:pStyle w:val="TableText"/>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7777777" w:rsidR="004255A2" w:rsidRDefault="004255A2" w:rsidP="003F45DF">
            <w:pPr>
              <w:pStyle w:val="TableText"/>
            </w:pPr>
            <w:r>
              <w:t>R1</w:t>
            </w:r>
          </w:p>
        </w:tc>
        <w:tc>
          <w:tcPr>
            <w:tcW w:w="2892" w:type="dxa"/>
          </w:tcPr>
          <w:p w14:paraId="3CB096E1" w14:textId="700B6A81" w:rsidR="004255A2" w:rsidRDefault="00E52620" w:rsidP="005E6B04">
            <w:pPr>
              <w:pStyle w:val="TableText"/>
            </w:pPr>
            <w:r>
              <w:t xml:space="preserve">Hantera hälsorelaterade </w:t>
            </w:r>
            <w:r w:rsidRPr="00E52620">
              <w:t>reumatismdata, tillståndsbeskrivning</w:t>
            </w:r>
            <w:r w:rsidR="005E6B04">
              <w:t xml:space="preserve"> – </w:t>
            </w:r>
            <w:proofErr w:type="spellStart"/>
            <w:r w:rsidR="005E6B04">
              <w:t>Arkitekturella</w:t>
            </w:r>
            <w:proofErr w:type="spellEnd"/>
            <w:r w:rsidR="005E6B04">
              <w:t xml:space="preserve"> beslut</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6ED873CE" w:rsidR="00030D6C" w:rsidRDefault="00030D6C" w:rsidP="003F45DF">
            <w:pPr>
              <w:pStyle w:val="TableText"/>
            </w:pPr>
            <w:r>
              <w:t>R2</w:t>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D5124B" w:rsidP="003F45DF">
            <w:pPr>
              <w:pStyle w:val="TableText"/>
            </w:pPr>
            <w:hyperlink r:id="rId9" w:history="1">
              <w:r w:rsidR="00030D6C" w:rsidRPr="00524077">
                <w:rPr>
                  <w:rStyle w:val="Hyperlnk"/>
                </w:rPr>
                <w:t>http://www.cehis.se/arkitektur_och_regelverk/regelv</w:t>
              </w:r>
              <w:r w:rsidR="00030D6C" w:rsidRPr="00524077">
                <w:rPr>
                  <w:rStyle w:val="Hyperlnk"/>
                </w:rPr>
                <w:t>e</w:t>
              </w:r>
              <w:r w:rsidR="00030D6C" w:rsidRPr="00524077">
                <w:rPr>
                  <w:rStyle w:val="Hyperlnk"/>
                </w:rPr>
                <w:t>rk/</w:t>
              </w:r>
            </w:hyperlink>
            <w:r w:rsidR="00030D6C">
              <w:t xml:space="preserve"> </w:t>
            </w:r>
          </w:p>
        </w:tc>
      </w:tr>
      <w:tr w:rsidR="00143050" w14:paraId="76C7ED4F" w14:textId="77777777" w:rsidTr="00514BAB">
        <w:tc>
          <w:tcPr>
            <w:tcW w:w="964" w:type="dxa"/>
          </w:tcPr>
          <w:p w14:paraId="348619ED" w14:textId="6EE7DD04" w:rsidR="00143050" w:rsidRDefault="00143050" w:rsidP="003F45DF">
            <w:pPr>
              <w:pStyle w:val="TableText"/>
            </w:pPr>
            <w:r>
              <w:t>R3</w:t>
            </w:r>
          </w:p>
        </w:tc>
        <w:tc>
          <w:tcPr>
            <w:tcW w:w="2892" w:type="dxa"/>
          </w:tcPr>
          <w:p w14:paraId="179D6E25" w14:textId="5EFBC9AC" w:rsidR="00143050" w:rsidRDefault="00B0691B" w:rsidP="003F45DF">
            <w:pPr>
              <w:pStyle w:val="TableText"/>
            </w:pPr>
            <w:r w:rsidRPr="00B0691B">
              <w:t>Bilaga_Gemensamma_typer_2.pdf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296" w:name="_Toc357754843"/>
      <w:bookmarkStart w:id="297" w:name="_Toc379448217"/>
      <w:r>
        <w:t>Inledning</w:t>
      </w:r>
      <w:bookmarkEnd w:id="273"/>
      <w:bookmarkEnd w:id="274"/>
      <w:bookmarkEnd w:id="275"/>
      <w:bookmarkEnd w:id="276"/>
      <w:bookmarkEnd w:id="277"/>
      <w:bookmarkEnd w:id="278"/>
      <w:bookmarkEnd w:id="296"/>
      <w:bookmarkEnd w:id="297"/>
    </w:p>
    <w:p w14:paraId="4E3C917C" w14:textId="77777777" w:rsidR="00E52620" w:rsidRDefault="007E47C0" w:rsidP="007E47C0">
      <w:r>
        <w:t xml:space="preserve">Detta är beskrivningen av tjänstekontrakten i tjänstedomänen </w:t>
      </w:r>
      <w:proofErr w:type="spellStart"/>
      <w:proofErr w:type="gramStart"/>
      <w:r w:rsidR="00762180">
        <w:t>clinicalprocess:healthcond</w:t>
      </w:r>
      <w:proofErr w:type="gramEnd"/>
      <w:r w:rsidR="00762180">
        <w:t>:rheuma</w:t>
      </w:r>
      <w:proofErr w:type="spellEnd"/>
      <w:r>
        <w:t xml:space="preserve">. </w:t>
      </w:r>
    </w:p>
    <w:p w14:paraId="75E729D9" w14:textId="77777777" w:rsidR="00E52620" w:rsidRDefault="00E52620" w:rsidP="007E47C0"/>
    <w:p w14:paraId="403D5009" w14:textId="77777777" w:rsidR="00E52620" w:rsidRDefault="007E47C0" w:rsidP="007E47C0">
      <w:r>
        <w:t>Den svenska benämningen är ”</w:t>
      </w:r>
      <w:r w:rsidR="00E52620" w:rsidRPr="00E52620">
        <w:t xml:space="preserve"> Hantera hälsorelaterade reumatismdata, 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w:t>
      </w:r>
      <w:proofErr w:type="spellStart"/>
      <w:r>
        <w:t>arkitekturella</w:t>
      </w:r>
      <w:proofErr w:type="spellEnd"/>
      <w:r>
        <w:t xml:space="preserve"> beslut [R1]. </w:t>
      </w:r>
      <w:r w:rsidR="007E47C0">
        <w:t xml:space="preserve"> </w:t>
      </w:r>
    </w:p>
    <w:p w14:paraId="6C64B5A1" w14:textId="77777777" w:rsidR="007E47C0" w:rsidRDefault="007E47C0" w:rsidP="007E47C0"/>
    <w:p w14:paraId="0F99F88A" w14:textId="6293051C" w:rsidR="0096471C" w:rsidRDefault="0096471C" w:rsidP="007E47C0">
      <w:r w:rsidRPr="00BC5B0B">
        <w:t xml:space="preserve">Tjänstedomänens syftar till att tillmötesgå behovet av </w:t>
      </w:r>
      <w:r>
        <w:t>reumatikerpatienters direkt</w:t>
      </w:r>
      <w:r w:rsidRPr="00BC5B0B">
        <w:t xml:space="preserve">åtkomst till </w:t>
      </w:r>
      <w:r>
        <w:t xml:space="preserve">sina sjukdomsspecifika data som en del i projektet </w:t>
      </w:r>
      <w:r w:rsidRPr="00BC5B0B">
        <w:t>”Journal på nätet”</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mc:AlternateContent>
          <mc:Choice Requires="wps">
            <w:drawing>
              <wp:inline distT="0" distB="0" distL="0" distR="0" wp14:anchorId="64CEEA4E" wp14:editId="638F3194">
                <wp:extent cx="5753100" cy="2743200"/>
                <wp:effectExtent l="0" t="0" r="19050" b="1905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743200"/>
                        </a:xfrm>
                        <a:prstGeom prst="rect">
                          <a:avLst/>
                        </a:prstGeom>
                        <a:solidFill>
                          <a:srgbClr val="DDDDDD"/>
                        </a:solidFill>
                        <a:ln w="9525">
                          <a:solidFill>
                            <a:srgbClr val="000000"/>
                          </a:solidFill>
                          <a:miter lim="800000"/>
                          <a:headEnd/>
                          <a:tailEnd/>
                        </a:ln>
                      </wps:spPr>
                      <wps:txbx>
                        <w:txbxContent>
                          <w:p w14:paraId="4282EC2F" w14:textId="77777777" w:rsidR="000C34D4" w:rsidRPr="004255A2" w:rsidRDefault="000C34D4" w:rsidP="004255A2">
                            <w:r w:rsidRPr="004255A2">
                              <w:t>I arbetet har följande personer deltagit:</w:t>
                            </w:r>
                          </w:p>
                          <w:p w14:paraId="33ABAB67" w14:textId="77777777" w:rsidR="000C34D4" w:rsidRDefault="000C34D4" w:rsidP="007E47C0"/>
                          <w:p w14:paraId="5BDB7093" w14:textId="77777777" w:rsidR="000C34D4" w:rsidRDefault="000C34D4" w:rsidP="004255A2">
                            <w:r w:rsidRPr="004255A2">
                              <w:rPr>
                                <w:szCs w:val="20"/>
                              </w:rPr>
                              <w:t>Tjänstedomänansvarig</w:t>
                            </w:r>
                            <w:r w:rsidRPr="00FE3AAD">
                              <w:t>:</w:t>
                            </w:r>
                          </w:p>
                          <w:p w14:paraId="0C7A8F4C" w14:textId="77777777" w:rsidR="000C34D4" w:rsidRPr="00FE3AAD" w:rsidRDefault="000C34D4" w:rsidP="004255A2"/>
                          <w:p w14:paraId="54D80C8F" w14:textId="0E8183DD" w:rsidR="000C34D4" w:rsidRDefault="000C34D4" w:rsidP="004255A2">
                            <w:pPr>
                              <w:rPr>
                                <w:i/>
                              </w:rPr>
                            </w:pPr>
                            <w:r>
                              <w:t>Marcus Claus, Mawell</w:t>
                            </w:r>
                          </w:p>
                          <w:p w14:paraId="7F669B65" w14:textId="77777777" w:rsidR="000C34D4" w:rsidRPr="00FE3AAD" w:rsidRDefault="000C34D4" w:rsidP="007E47C0">
                            <w:pPr>
                              <w:rPr>
                                <w:i/>
                              </w:rPr>
                            </w:pPr>
                          </w:p>
                          <w:p w14:paraId="1E645C8B" w14:textId="2DF0D78D" w:rsidR="000C34D4" w:rsidRDefault="000C34D4" w:rsidP="004255A2">
                            <w:r w:rsidRPr="009B4414">
                              <w:t>Projektgrupp</w:t>
                            </w:r>
                            <w:r>
                              <w:t xml:space="preserve"> 2013-11-01 </w:t>
                            </w:r>
                            <w:proofErr w:type="gramStart"/>
                            <w:r>
                              <w:t>- :</w:t>
                            </w:r>
                            <w:proofErr w:type="gramEnd"/>
                          </w:p>
                          <w:p w14:paraId="0B3EF4E0" w14:textId="77777777" w:rsidR="000C34D4" w:rsidRPr="009B4414" w:rsidRDefault="000C34D4" w:rsidP="004255A2"/>
                          <w:p w14:paraId="3374E711" w14:textId="64BD5F31" w:rsidR="000C34D4" w:rsidRDefault="000C34D4" w:rsidP="007E47C0">
                            <w:pPr>
                              <w:rPr>
                                <w:i/>
                              </w:rPr>
                            </w:pPr>
                            <w:r>
                              <w:rPr>
                                <w:i/>
                              </w:rPr>
                              <w:t>Björn Genfors, Mawell, informatiker</w:t>
                            </w:r>
                          </w:p>
                          <w:p w14:paraId="7F4B50F8" w14:textId="076E2971" w:rsidR="000C34D4" w:rsidRDefault="000C34D4" w:rsidP="007E47C0">
                            <w:pPr>
                              <w:rPr>
                                <w:i/>
                              </w:rPr>
                            </w:pPr>
                            <w:r>
                              <w:rPr>
                                <w:i/>
                              </w:rPr>
                              <w:t>Khaled Daham, Callista</w:t>
                            </w:r>
                          </w:p>
                          <w:p w14:paraId="076AD113" w14:textId="27E38106" w:rsidR="000C34D4" w:rsidRDefault="000C34D4" w:rsidP="007E47C0">
                            <w:pPr>
                              <w:rPr>
                                <w:i/>
                              </w:rPr>
                            </w:pPr>
                            <w:r>
                              <w:rPr>
                                <w:i/>
                              </w:rPr>
                              <w:t xml:space="preserve">Johan Eltes, </w:t>
                            </w:r>
                            <w:proofErr w:type="spellStart"/>
                            <w:r>
                              <w:rPr>
                                <w:i/>
                              </w:rPr>
                              <w:t>Cynergia</w:t>
                            </w:r>
                            <w:proofErr w:type="spellEnd"/>
                          </w:p>
                          <w:p w14:paraId="49412F38" w14:textId="3BC81F70" w:rsidR="000C34D4" w:rsidRDefault="000C34D4" w:rsidP="007E47C0">
                            <w:pPr>
                              <w:rPr>
                                <w:i/>
                              </w:rPr>
                            </w:pPr>
                            <w:r>
                              <w:rPr>
                                <w:i/>
                              </w:rPr>
                              <w:t>Håkan Rosvall, Callista</w:t>
                            </w:r>
                          </w:p>
                          <w:p w14:paraId="5DD982B8" w14:textId="2682308C" w:rsidR="000C34D4" w:rsidRDefault="000C34D4" w:rsidP="007E47C0">
                            <w:pPr>
                              <w:rPr>
                                <w:i/>
                              </w:rPr>
                            </w:pPr>
                            <w:r>
                              <w:rPr>
                                <w:i/>
                              </w:rPr>
                              <w:t>Christan Hilmersson, Callista</w:t>
                            </w:r>
                          </w:p>
                          <w:p w14:paraId="7A6597EC" w14:textId="28388488" w:rsidR="000C34D4" w:rsidRDefault="000C34D4" w:rsidP="007E47C0">
                            <w:pPr>
                              <w:rPr>
                                <w:i/>
                              </w:rPr>
                            </w:pPr>
                            <w:r>
                              <w:rPr>
                                <w:i/>
                              </w:rPr>
                              <w:t xml:space="preserve">Håkan Eriksson, </w:t>
                            </w:r>
                            <w:proofErr w:type="spellStart"/>
                            <w:r>
                              <w:rPr>
                                <w:i/>
                              </w:rPr>
                              <w:t>Carmona</w:t>
                            </w:r>
                            <w:proofErr w:type="spellEnd"/>
                            <w:r>
                              <w:rPr>
                                <w:i/>
                              </w:rPr>
                              <w:t xml:space="preserve">, </w:t>
                            </w:r>
                          </w:p>
                          <w:p w14:paraId="3DE95755" w14:textId="77777777" w:rsidR="000C34D4" w:rsidRPr="00861A25" w:rsidRDefault="000C34D4"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P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" fillcolor="#ddd">
                <v:textbox>
                  <w:txbxContent>
                    <w:p w14:paraId="4282EC2F" w14:textId="77777777" w:rsidR="000C34D4" w:rsidRPr="004255A2" w:rsidRDefault="000C34D4" w:rsidP="004255A2">
                      <w:r w:rsidRPr="004255A2">
                        <w:t>I arbetet har följande personer deltagit:</w:t>
                      </w:r>
                    </w:p>
                    <w:p w14:paraId="33ABAB67" w14:textId="77777777" w:rsidR="000C34D4" w:rsidRDefault="000C34D4" w:rsidP="007E47C0"/>
                    <w:p w14:paraId="5BDB7093" w14:textId="77777777" w:rsidR="000C34D4" w:rsidRDefault="000C34D4" w:rsidP="004255A2">
                      <w:r w:rsidRPr="004255A2">
                        <w:rPr>
                          <w:szCs w:val="20"/>
                        </w:rPr>
                        <w:t>Tjänstedomänansvarig</w:t>
                      </w:r>
                      <w:r w:rsidRPr="00FE3AAD">
                        <w:t>:</w:t>
                      </w:r>
                    </w:p>
                    <w:p w14:paraId="0C7A8F4C" w14:textId="77777777" w:rsidR="000C34D4" w:rsidRPr="00FE3AAD" w:rsidRDefault="000C34D4" w:rsidP="004255A2"/>
                    <w:p w14:paraId="54D80C8F" w14:textId="0E8183DD" w:rsidR="000C34D4" w:rsidRDefault="000C34D4" w:rsidP="004255A2">
                      <w:pPr>
                        <w:rPr>
                          <w:i/>
                        </w:rPr>
                      </w:pPr>
                      <w:r>
                        <w:t>Marcus Claus, Mawell</w:t>
                      </w:r>
                    </w:p>
                    <w:p w14:paraId="7F669B65" w14:textId="77777777" w:rsidR="000C34D4" w:rsidRPr="00FE3AAD" w:rsidRDefault="000C34D4" w:rsidP="007E47C0">
                      <w:pPr>
                        <w:rPr>
                          <w:i/>
                        </w:rPr>
                      </w:pPr>
                    </w:p>
                    <w:p w14:paraId="1E645C8B" w14:textId="2DF0D78D" w:rsidR="000C34D4" w:rsidRDefault="000C34D4" w:rsidP="004255A2">
                      <w:r w:rsidRPr="009B4414">
                        <w:t>Projektgrupp</w:t>
                      </w:r>
                      <w:r>
                        <w:t xml:space="preserve"> 2013-11-01 </w:t>
                      </w:r>
                      <w:proofErr w:type="gramStart"/>
                      <w:r>
                        <w:t>- :</w:t>
                      </w:r>
                      <w:proofErr w:type="gramEnd"/>
                    </w:p>
                    <w:p w14:paraId="0B3EF4E0" w14:textId="77777777" w:rsidR="000C34D4" w:rsidRPr="009B4414" w:rsidRDefault="000C34D4" w:rsidP="004255A2"/>
                    <w:p w14:paraId="3374E711" w14:textId="64BD5F31" w:rsidR="000C34D4" w:rsidRDefault="000C34D4" w:rsidP="007E47C0">
                      <w:pPr>
                        <w:rPr>
                          <w:i/>
                        </w:rPr>
                      </w:pPr>
                      <w:r>
                        <w:rPr>
                          <w:i/>
                        </w:rPr>
                        <w:t>Björn Genfors, Mawell, informatiker</w:t>
                      </w:r>
                    </w:p>
                    <w:p w14:paraId="7F4B50F8" w14:textId="076E2971" w:rsidR="000C34D4" w:rsidRDefault="000C34D4" w:rsidP="007E47C0">
                      <w:pPr>
                        <w:rPr>
                          <w:i/>
                        </w:rPr>
                      </w:pPr>
                      <w:r>
                        <w:rPr>
                          <w:i/>
                        </w:rPr>
                        <w:t>Khaled Daham, Callista</w:t>
                      </w:r>
                    </w:p>
                    <w:p w14:paraId="076AD113" w14:textId="27E38106" w:rsidR="000C34D4" w:rsidRDefault="000C34D4" w:rsidP="007E47C0">
                      <w:pPr>
                        <w:rPr>
                          <w:i/>
                        </w:rPr>
                      </w:pPr>
                      <w:r>
                        <w:rPr>
                          <w:i/>
                        </w:rPr>
                        <w:t xml:space="preserve">Johan Eltes, </w:t>
                      </w:r>
                      <w:proofErr w:type="spellStart"/>
                      <w:r>
                        <w:rPr>
                          <w:i/>
                        </w:rPr>
                        <w:t>Cynergia</w:t>
                      </w:r>
                      <w:proofErr w:type="spellEnd"/>
                    </w:p>
                    <w:p w14:paraId="49412F38" w14:textId="3BC81F70" w:rsidR="000C34D4" w:rsidRDefault="000C34D4" w:rsidP="007E47C0">
                      <w:pPr>
                        <w:rPr>
                          <w:i/>
                        </w:rPr>
                      </w:pPr>
                      <w:r>
                        <w:rPr>
                          <w:i/>
                        </w:rPr>
                        <w:t>Håkan Rosvall, Callista</w:t>
                      </w:r>
                    </w:p>
                    <w:p w14:paraId="5DD982B8" w14:textId="2682308C" w:rsidR="000C34D4" w:rsidRDefault="000C34D4" w:rsidP="007E47C0">
                      <w:pPr>
                        <w:rPr>
                          <w:i/>
                        </w:rPr>
                      </w:pPr>
                      <w:r>
                        <w:rPr>
                          <w:i/>
                        </w:rPr>
                        <w:t>Christan Hilmersson, Callista</w:t>
                      </w:r>
                    </w:p>
                    <w:p w14:paraId="7A6597EC" w14:textId="28388488" w:rsidR="000C34D4" w:rsidRDefault="000C34D4" w:rsidP="007E47C0">
                      <w:pPr>
                        <w:rPr>
                          <w:i/>
                        </w:rPr>
                      </w:pPr>
                      <w:r>
                        <w:rPr>
                          <w:i/>
                        </w:rPr>
                        <w:t xml:space="preserve">Håkan Eriksson, </w:t>
                      </w:r>
                      <w:proofErr w:type="spellStart"/>
                      <w:r>
                        <w:rPr>
                          <w:i/>
                        </w:rPr>
                        <w:t>Carmona</w:t>
                      </w:r>
                      <w:proofErr w:type="spellEnd"/>
                      <w:r>
                        <w:rPr>
                          <w:i/>
                        </w:rPr>
                        <w:t xml:space="preserve">, </w:t>
                      </w:r>
                    </w:p>
                    <w:p w14:paraId="3DE95755" w14:textId="77777777" w:rsidR="000C34D4" w:rsidRPr="00861A25" w:rsidRDefault="000C34D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298" w:name="_Toc198086678"/>
      <w:bookmarkStart w:id="299" w:name="_Toc224960918"/>
      <w:bookmarkStart w:id="300" w:name="_Toc357754844"/>
      <w:bookmarkStart w:id="301" w:name="_Toc163300578"/>
      <w:bookmarkStart w:id="302" w:name="_Toc163300880"/>
      <w:bookmarkStart w:id="303" w:name="_Toc198366954"/>
      <w:bookmarkStart w:id="304" w:name="_Toc379448218"/>
      <w:r>
        <w:lastRenderedPageBreak/>
        <w:t>Versionsinformation</w:t>
      </w:r>
      <w:bookmarkEnd w:id="298"/>
      <w:bookmarkEnd w:id="299"/>
      <w:bookmarkEnd w:id="300"/>
      <w:bookmarkEnd w:id="304"/>
    </w:p>
    <w:p w14:paraId="6810B110" w14:textId="58575EF5" w:rsidR="007E47C0" w:rsidRDefault="007E47C0" w:rsidP="007E47C0">
      <w:r>
        <w:t xml:space="preserve">Denna revision av tjänstekontraktsbeskrivningen handlar om 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77777777" w:rsidR="007E47C0" w:rsidRDefault="007E47C0" w:rsidP="007E47C0">
      <w:pPr>
        <w:pStyle w:val="Rubrik2"/>
      </w:pPr>
      <w:bookmarkStart w:id="305" w:name="_Toc357754845"/>
      <w:bookmarkStart w:id="306" w:name="_Toc163300882"/>
      <w:bookmarkStart w:id="307" w:name="_Toc379448219"/>
      <w:r>
        <w:t xml:space="preserve">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w:t>
      </w:r>
      <w:bookmarkEnd w:id="305"/>
      <w:bookmarkEnd w:id="307"/>
    </w:p>
    <w:p w14:paraId="4C91F4A8" w14:textId="77777777" w:rsidR="007E47C0" w:rsidRPr="00A568B0" w:rsidRDefault="007E47C0" w:rsidP="007E47C0">
      <w:pPr>
        <w:pStyle w:val="Rubrik3"/>
      </w:pPr>
      <w:bookmarkStart w:id="308" w:name="_Toc379448220"/>
      <w:r w:rsidRPr="00A568B0">
        <w:t>Oförändrade tjänstekontrakt</w:t>
      </w:r>
      <w:bookmarkEnd w:id="308"/>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309" w:name="_Toc379448221"/>
      <w:r w:rsidRPr="00A568B0">
        <w:t>Nya tjänstekontrakt</w:t>
      </w:r>
      <w:bookmarkEnd w:id="309"/>
    </w:p>
    <w:p w14:paraId="54A45A65" w14:textId="77777777" w:rsidR="007E47C0" w:rsidRPr="00A568B0" w:rsidRDefault="007E47C0" w:rsidP="007E47C0">
      <w:r w:rsidRPr="00A568B0">
        <w:t>Följande nya tjänstekontrakt finns från och med denna version:</w:t>
      </w:r>
    </w:p>
    <w:p w14:paraId="402CBE44" w14:textId="2BFE153F" w:rsidR="007E47C0" w:rsidRPr="00A568B0" w:rsidRDefault="007E47C0" w:rsidP="007E47C0">
      <w:pPr>
        <w:numPr>
          <w:ilvl w:val="0"/>
          <w:numId w:val="27"/>
        </w:numPr>
      </w:pPr>
      <w:proofErr w:type="spellStart"/>
      <w:r w:rsidRPr="00A568B0">
        <w:t>Get</w:t>
      </w:r>
      <w:r w:rsidR="00E52620" w:rsidRPr="00A568B0">
        <w:t>RheumaticArthritisData</w:t>
      </w:r>
      <w:proofErr w:type="spellEnd"/>
      <w:r w:rsidRPr="00A568B0">
        <w:t>, version 1.0</w:t>
      </w:r>
    </w:p>
    <w:p w14:paraId="0F8C0DEC" w14:textId="77777777" w:rsidR="00E131FD" w:rsidRPr="00A568B0" w:rsidRDefault="00E131FD" w:rsidP="00E131FD"/>
    <w:p w14:paraId="2B01D46B" w14:textId="5260F999" w:rsidR="007E47C0" w:rsidRPr="00A568B0" w:rsidRDefault="007E47C0" w:rsidP="007E47C0">
      <w:pPr>
        <w:pStyle w:val="Rubrik3"/>
      </w:pPr>
      <w:bookmarkStart w:id="310" w:name="_Toc379448222"/>
      <w:r w:rsidRPr="00A568B0">
        <w:t>Förändrade tjänstekontrakt</w:t>
      </w:r>
      <w:bookmarkEnd w:id="310"/>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311" w:name="_Toc379448223"/>
      <w:r w:rsidRPr="00A568B0">
        <w:t>Utgångna tjänstekontrakt</w:t>
      </w:r>
      <w:bookmarkEnd w:id="311"/>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312" w:name="_Toc357754846"/>
      <w:bookmarkStart w:id="313" w:name="_Toc379448224"/>
      <w:r w:rsidRPr="00A568B0">
        <w:t>Version tidigare</w:t>
      </w:r>
      <w:bookmarkEnd w:id="312"/>
      <w:bookmarkEnd w:id="313"/>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314" w:name="_Toc357754847"/>
      <w:bookmarkEnd w:id="306"/>
      <w:r>
        <w:br w:type="page"/>
      </w:r>
    </w:p>
    <w:p w14:paraId="0CB18193" w14:textId="1E8D1BD2" w:rsidR="007E47C0" w:rsidRDefault="007E47C0" w:rsidP="007E47C0">
      <w:pPr>
        <w:pStyle w:val="Rubrik1"/>
      </w:pPr>
      <w:bookmarkStart w:id="315" w:name="_Toc379448225"/>
      <w:r>
        <w:lastRenderedPageBreak/>
        <w:t>Tjänstedomänens arkitektur</w:t>
      </w:r>
      <w:bookmarkEnd w:id="314"/>
      <w:bookmarkEnd w:id="315"/>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26626C89" w14:textId="474814F5" w:rsidR="002B336D" w:rsidRPr="0096471C" w:rsidRDefault="002B336D" w:rsidP="007E47C0">
      <w:r w:rsidRPr="002B336D">
        <w:t xml:space="preserve">Tjänsterna för tillståndsbeskrivning erbjuder sökning av information i vård- och omsorgsgivarnas system för patientadministration och vårddokumentation. Utgångspunkten är i första hand patientens behov av direktåtkomst till en </w:t>
      </w:r>
      <w:r>
        <w:t>sin</w:t>
      </w:r>
      <w:r w:rsidRPr="002B336D">
        <w:t xml:space="preserve"> vård- och omsorgshistorik </w:t>
      </w:r>
      <w:r>
        <w:t xml:space="preserve">inom reumatismområdet </w:t>
      </w:r>
      <w:r w:rsidRPr="002B336D">
        <w:t xml:space="preserve">sett ur ett nationellt eller ett regionalt perspektiv. </w:t>
      </w:r>
      <w:r>
        <w:t>S</w:t>
      </w:r>
      <w:r w:rsidRPr="002B336D">
        <w:t xml:space="preserve">yftet </w:t>
      </w:r>
      <w:r>
        <w:t xml:space="preserve">är </w:t>
      </w:r>
      <w:r w:rsidRPr="002B336D">
        <w:t xml:space="preserve">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316" w:name="_Toc357754848"/>
      <w:bookmarkStart w:id="317" w:name="_Toc379448226"/>
      <w:r>
        <w:t>Flöden</w:t>
      </w:r>
      <w:bookmarkEnd w:id="316"/>
      <w:bookmarkEnd w:id="317"/>
    </w:p>
    <w:p w14:paraId="706E99D0" w14:textId="74443019" w:rsidR="007E47C0" w:rsidRPr="00F83269" w:rsidRDefault="007A2D45" w:rsidP="007E47C0">
      <w:pPr>
        <w:pStyle w:val="Rubrik3"/>
      </w:pPr>
      <w:bookmarkStart w:id="318" w:name="_Toc379448227"/>
      <w:r>
        <w:t>Reumatismdata</w:t>
      </w:r>
      <w:bookmarkEnd w:id="318"/>
    </w:p>
    <w:p w14:paraId="5A2183FD" w14:textId="52D15D5F" w:rsidR="003164EA" w:rsidRDefault="00F83269" w:rsidP="007E47C0">
      <w:pPr>
        <w:rPr>
          <w:ins w:id="319" w:author="Björn Genfors" w:date="2014-02-06T11:03:00Z"/>
        </w:rPr>
      </w:pPr>
      <w:r w:rsidRPr="00F83269">
        <w:t xml:space="preserve">Nedanstående diagram visar hur flödet ser ut när information ur kontraktet </w:t>
      </w:r>
      <w:proofErr w:type="spellStart"/>
      <w:r w:rsidRPr="00F83269">
        <w:t>GetRheumaticArthritisData</w:t>
      </w:r>
      <w:proofErr w:type="spellEnd"/>
      <w:r w:rsidRPr="00F83269">
        <w:t xml:space="preserve"> hanteras.</w:t>
      </w:r>
    </w:p>
    <w:p w14:paraId="4814764C" w14:textId="77777777" w:rsidR="00D255AB" w:rsidRDefault="00D255AB" w:rsidP="007E47C0"/>
    <w:p w14:paraId="70100B7D" w14:textId="1922E681" w:rsidR="00D5124B" w:rsidRPr="003164EA" w:rsidRDefault="00D5124B" w:rsidP="007E47C0">
      <w:ins w:id="320" w:author="Björn Genfors" w:date="2014-02-06T09:57:00Z">
        <w:r>
          <w:t xml:space="preserve">De streckade figurerna i </w:t>
        </w:r>
      </w:ins>
      <w:ins w:id="321" w:author="Björn Genfors" w:date="2014-02-06T11:03:00Z">
        <w:r w:rsidR="00C45E76">
          <w:t>arbetsflödes</w:t>
        </w:r>
      </w:ins>
      <w:ins w:id="322" w:author="Björn Genfors" w:date="2014-02-06T09:57:00Z">
        <w:r>
          <w:t xml:space="preserve">diagrammen </w:t>
        </w:r>
      </w:ins>
      <w:ins w:id="323" w:author="Björn Genfors" w:date="2014-02-06T11:04:00Z">
        <w:r w:rsidR="00C45E76">
          <w:t xml:space="preserve">nedan </w:t>
        </w:r>
      </w:ins>
      <w:ins w:id="324" w:author="Björn Genfors" w:date="2014-02-06T09:57:00Z">
        <w:r>
          <w:t xml:space="preserve">visar en tjänst som ännu inte är framtagen, </w:t>
        </w:r>
      </w:ins>
      <w:ins w:id="325" w:author="Björn Genfors" w:date="2014-02-06T11:04:00Z">
        <w:r w:rsidR="00B31C37">
          <w:t xml:space="preserve">och </w:t>
        </w:r>
      </w:ins>
      <w:ins w:id="326" w:author="Björn Genfors" w:date="2014-02-06T11:06:00Z">
        <w:r w:rsidR="005D1533">
          <w:t xml:space="preserve">av </w:t>
        </w:r>
        <w:proofErr w:type="gramStart"/>
        <w:r w:rsidR="005D1533">
          <w:t>denna</w:t>
        </w:r>
        <w:proofErr w:type="gramEnd"/>
        <w:r w:rsidR="005D1533">
          <w:t xml:space="preserve"> beroende </w:t>
        </w:r>
      </w:ins>
      <w:ins w:id="327" w:author="Björn Genfors" w:date="2014-02-06T11:04:00Z">
        <w:r w:rsidR="00B31C37">
          <w:t xml:space="preserve">arbetssteg. </w:t>
        </w:r>
      </w:ins>
      <w:ins w:id="328" w:author="Björn Genfors" w:date="2014-02-06T11:05:00Z">
        <w:r w:rsidR="00B31C37">
          <w:t xml:space="preserve">I </w:t>
        </w:r>
      </w:ins>
      <w:ins w:id="329" w:author="Björn Genfors" w:date="2014-02-06T09:57:00Z">
        <w:r>
          <w:t xml:space="preserve">dagsläget </w:t>
        </w:r>
      </w:ins>
      <w:ins w:id="330" w:author="Björn Genfors" w:date="2014-02-06T11:05:00Z">
        <w:r w:rsidR="00B31C37">
          <w:t xml:space="preserve">är dessa </w:t>
        </w:r>
      </w:ins>
      <w:ins w:id="331" w:author="Björn Genfors" w:date="2014-02-06T09:57:00Z">
        <w:r>
          <w:t>därför inte aktuell</w:t>
        </w:r>
      </w:ins>
      <w:ins w:id="332" w:author="Björn Genfors" w:date="2014-02-06T11:05:00Z">
        <w:r w:rsidR="00B31C37">
          <w:t>a,</w:t>
        </w:r>
      </w:ins>
      <w:ins w:id="333" w:author="Björn Genfors" w:date="2014-02-06T09:57:00Z">
        <w:r>
          <w:t xml:space="preserve"> </w:t>
        </w:r>
      </w:ins>
      <w:ins w:id="334" w:author="Björn Genfors" w:date="2014-02-06T11:05:00Z">
        <w:r w:rsidR="00B31C37">
          <w:t xml:space="preserve">men </w:t>
        </w:r>
      </w:ins>
      <w:ins w:id="335" w:author="Björn Genfors" w:date="2014-02-06T09:58:00Z">
        <w:r>
          <w:t>pekar dock på ett viktigt behov – att kunna få information om vilka producentsystem som är anslutna till en viss tjänst</w:t>
        </w:r>
      </w:ins>
      <w:ins w:id="336" w:author="Björn Genfors" w:date="2014-02-06T11:05:00Z">
        <w:r w:rsidR="00B31C37">
          <w:t xml:space="preserve"> för att kunna bilda sig en uppfattning om kvaliteten i den information som man begär.</w:t>
        </w:r>
      </w:ins>
    </w:p>
    <w:p w14:paraId="1B8B8629" w14:textId="77777777" w:rsidR="007E47C0" w:rsidRDefault="007E47C0" w:rsidP="007E47C0">
      <w:pPr>
        <w:pStyle w:val="Rubrik4"/>
      </w:pPr>
      <w:r>
        <w:lastRenderedPageBreak/>
        <w:t>Arbetsflöde</w:t>
      </w:r>
    </w:p>
    <w:p w14:paraId="7AC2802E" w14:textId="696754A0" w:rsidR="00D255AB" w:rsidRDefault="00F83269" w:rsidP="00F83269">
      <w:pPr>
        <w:rPr>
          <w:b/>
          <w:color w:val="4F81BD" w:themeColor="accent1"/>
        </w:rPr>
      </w:pPr>
      <w:del w:id="337" w:author="Björn Genfors" w:date="2014-02-06T11:02:00Z">
        <w:r w:rsidDel="00D255AB">
          <w:rPr>
            <w:noProof/>
            <w:lang w:eastAsia="sv-SE"/>
          </w:rPr>
          <w:drawing>
            <wp:inline distT="0" distB="0" distL="0" distR="0" wp14:anchorId="650CE0D9" wp14:editId="207C3436">
              <wp:extent cx="5502418" cy="3429000"/>
              <wp:effectExtent l="0" t="0" r="3175"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32472"/>
                      </a:xfrm>
                      <a:prstGeom prst="rect">
                        <a:avLst/>
                      </a:prstGeom>
                      <a:noFill/>
                      <a:ln>
                        <a:noFill/>
                      </a:ln>
                    </pic:spPr>
                  </pic:pic>
                </a:graphicData>
              </a:graphic>
            </wp:inline>
          </w:drawing>
        </w:r>
      </w:del>
      <w:ins w:id="338" w:author="Björn Genfors" w:date="2014-02-06T11:02:00Z">
        <w:r w:rsidR="00D255AB">
          <w:rPr>
            <w:b/>
            <w:noProof/>
            <w:color w:val="4F81BD" w:themeColor="accent1"/>
            <w:lang w:eastAsia="sv-SE"/>
          </w:rPr>
          <w:drawing>
            <wp:inline distT="0" distB="0" distL="0" distR="0" wp14:anchorId="73CE58C0" wp14:editId="63DD9E72">
              <wp:extent cx="5507665" cy="3434317"/>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3434124"/>
                      </a:xfrm>
                      <a:prstGeom prst="rect">
                        <a:avLst/>
                      </a:prstGeom>
                      <a:noFill/>
                      <a:ln>
                        <a:noFill/>
                      </a:ln>
                    </pic:spPr>
                  </pic:pic>
                </a:graphicData>
              </a:graphic>
            </wp:inline>
          </w:drawing>
        </w:r>
      </w:ins>
    </w:p>
    <w:p w14:paraId="42A03788" w14:textId="370C560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1</w:t>
      </w:r>
      <w:r w:rsidRPr="00143050">
        <w:rPr>
          <w:color w:val="auto"/>
        </w:rPr>
        <w:fldChar w:fldCharType="end"/>
      </w:r>
      <w:r w:rsidRPr="00143050">
        <w:rPr>
          <w:color w:val="auto"/>
        </w:rPr>
        <w:t xml:space="preserve"> </w:t>
      </w:r>
      <w:r w:rsidRPr="00143050">
        <w:rPr>
          <w:b w:val="0"/>
          <w:color w:val="auto"/>
        </w:rPr>
        <w:t>Adressering vid anrop till nationell aggregerande tjänst (t.ex. från Mina vårdkontakter eller NPÖ-tillämpningen)</w:t>
      </w:r>
    </w:p>
    <w:p w14:paraId="2EBA33D1" w14:textId="67CA715A" w:rsidR="007118BE" w:rsidDel="00D255AB" w:rsidRDefault="007118BE" w:rsidP="007118BE">
      <w:pPr>
        <w:rPr>
          <w:del w:id="339" w:author="Björn Genfors" w:date="2014-02-06T11:01:00Z"/>
        </w:rPr>
      </w:pPr>
    </w:p>
    <w:p w14:paraId="7DD3F8B9" w14:textId="3BF2AC58" w:rsidR="00D255AB" w:rsidRDefault="007118BE" w:rsidP="007118BE">
      <w:del w:id="340" w:author="Björn Genfors" w:date="2014-02-06T11:01:00Z">
        <w:r w:rsidDel="00D255AB">
          <w:rPr>
            <w:noProof/>
            <w:lang w:eastAsia="sv-SE"/>
          </w:rPr>
          <w:drawing>
            <wp:inline distT="0" distB="0" distL="0" distR="0" wp14:anchorId="412A16F0" wp14:editId="322E795D">
              <wp:extent cx="5507990" cy="3490356"/>
              <wp:effectExtent l="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3490356"/>
                      </a:xfrm>
                      <a:prstGeom prst="rect">
                        <a:avLst/>
                      </a:prstGeom>
                      <a:noFill/>
                      <a:ln>
                        <a:noFill/>
                      </a:ln>
                    </pic:spPr>
                  </pic:pic>
                </a:graphicData>
              </a:graphic>
            </wp:inline>
          </w:drawing>
        </w:r>
      </w:del>
      <w:ins w:id="341" w:author="Björn Genfors" w:date="2014-02-06T11:00:00Z">
        <w:r w:rsidR="00D255AB">
          <w:rPr>
            <w:noProof/>
            <w:lang w:eastAsia="sv-SE"/>
          </w:rPr>
          <w:drawing>
            <wp:inline distT="0" distB="0" distL="0" distR="0" wp14:anchorId="794A743A" wp14:editId="56B38FA0">
              <wp:extent cx="5497195" cy="3668395"/>
              <wp:effectExtent l="0" t="0" r="8255" b="825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7195" cy="3668395"/>
                      </a:xfrm>
                      <a:prstGeom prst="rect">
                        <a:avLst/>
                      </a:prstGeom>
                      <a:noFill/>
                      <a:ln>
                        <a:noFill/>
                      </a:ln>
                    </pic:spPr>
                  </pic:pic>
                </a:graphicData>
              </a:graphic>
            </wp:inline>
          </w:drawing>
        </w:r>
      </w:ins>
    </w:p>
    <w:p w14:paraId="0367E2A8" w14:textId="281ED43E" w:rsidR="00F83269" w:rsidRPr="007A2D45" w:rsidRDefault="007118BE" w:rsidP="007A2D45">
      <w:pPr>
        <w:pStyle w:val="Beskrivning"/>
        <w:rPr>
          <w:b w:val="0"/>
          <w:color w:val="auto"/>
        </w:rPr>
      </w:pPr>
      <w:r w:rsidRPr="007118BE">
        <w:rPr>
          <w:color w:val="auto"/>
        </w:rPr>
        <w:t xml:space="preserve">Figur </w:t>
      </w:r>
      <w:r w:rsidRPr="007118BE">
        <w:rPr>
          <w:color w:val="auto"/>
        </w:rPr>
        <w:fldChar w:fldCharType="begin"/>
      </w:r>
      <w:r w:rsidRPr="007118BE">
        <w:rPr>
          <w:color w:val="auto"/>
        </w:rPr>
        <w:instrText xml:space="preserve"> SEQ Figur \* ARABIC </w:instrText>
      </w:r>
      <w:r w:rsidRPr="007118BE">
        <w:rPr>
          <w:color w:val="auto"/>
        </w:rPr>
        <w:fldChar w:fldCharType="separate"/>
      </w:r>
      <w:r w:rsidR="007A2D45">
        <w:rPr>
          <w:noProof/>
          <w:color w:val="auto"/>
        </w:rPr>
        <w:t>2</w:t>
      </w:r>
      <w:r w:rsidRPr="007118BE">
        <w:rPr>
          <w:color w:val="auto"/>
        </w:rPr>
        <w:fldChar w:fldCharType="end"/>
      </w:r>
      <w:r w:rsidRPr="007118BE">
        <w:rPr>
          <w:color w:val="auto"/>
        </w:rPr>
        <w:t xml:space="preserve"> </w:t>
      </w:r>
      <w:r w:rsidRPr="007118BE">
        <w:rPr>
          <w:b w:val="0"/>
          <w:color w:val="auto"/>
        </w:rPr>
        <w:t xml:space="preserve">Adressering </w:t>
      </w:r>
      <w:r w:rsidRPr="00143050">
        <w:rPr>
          <w:b w:val="0"/>
          <w:color w:val="auto"/>
        </w:rPr>
        <w:t>vid anrop till nationell aggregerande tjänst (t.ex. från Mina vårdkontakter eller NP</w:t>
      </w:r>
      <w:r>
        <w:rPr>
          <w:b w:val="0"/>
          <w:color w:val="auto"/>
        </w:rPr>
        <w:t>Ö</w:t>
      </w:r>
      <w:r w:rsidRPr="00143050">
        <w:rPr>
          <w:b w:val="0"/>
          <w:color w:val="auto"/>
        </w:rPr>
        <w:t>-tillämpningen)</w:t>
      </w:r>
    </w:p>
    <w:p w14:paraId="5E042810" w14:textId="77777777" w:rsidR="00E131FD" w:rsidRDefault="00E131FD" w:rsidP="00E131FD">
      <w:pPr>
        <w:pStyle w:val="Rubrik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71DFD"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71DFD" w:rsidRDefault="00E0018F" w:rsidP="007118BE">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71DFD" w:rsidRDefault="00E0018F" w:rsidP="007118BE">
            <w:pPr>
              <w:tabs>
                <w:tab w:val="left" w:pos="567"/>
              </w:tabs>
              <w:rPr>
                <w:b/>
                <w:szCs w:val="24"/>
              </w:rPr>
            </w:pPr>
            <w:r w:rsidRPr="00F71DFD">
              <w:rPr>
                <w:b/>
                <w:szCs w:val="24"/>
              </w:rPr>
              <w:t>Beskrivning alt. referens</w:t>
            </w:r>
          </w:p>
        </w:tc>
      </w:tr>
      <w:tr w:rsidR="00E0018F" w:rsidRPr="00A55D30" w14:paraId="5ADE43A9" w14:textId="77777777" w:rsidTr="007118BE">
        <w:trPr>
          <w:trHeight w:val="709"/>
        </w:trPr>
        <w:tc>
          <w:tcPr>
            <w:tcW w:w="1027" w:type="pct"/>
            <w:tcBorders>
              <w:top w:val="single" w:sz="6" w:space="0" w:color="auto"/>
            </w:tcBorders>
          </w:tcPr>
          <w:p w14:paraId="04ABF58B" w14:textId="13281A9B" w:rsidR="00E0018F" w:rsidRPr="00A55D30" w:rsidRDefault="00E0018F" w:rsidP="007118BE">
            <w:pPr>
              <w:spacing w:before="40" w:after="40"/>
            </w:pPr>
            <w:r>
              <w:t>Patienten</w:t>
            </w:r>
          </w:p>
        </w:tc>
        <w:tc>
          <w:tcPr>
            <w:tcW w:w="3973" w:type="pct"/>
            <w:tcBorders>
              <w:top w:val="single" w:sz="6" w:space="0" w:color="auto"/>
            </w:tcBorders>
          </w:tcPr>
          <w:p w14:paraId="53F78CB8" w14:textId="271306FD" w:rsidR="00E0018F" w:rsidRPr="00A55D30" w:rsidRDefault="00E0018F" w:rsidP="00E0018F">
            <w:pPr>
              <w:spacing w:before="40" w:after="40"/>
            </w:pPr>
            <w:r>
              <w:t xml:space="preserve">Den patient som vill få tillgång till </w:t>
            </w:r>
            <w:proofErr w:type="gramStart"/>
            <w:r>
              <w:t>sin</w:t>
            </w:r>
            <w:proofErr w:type="gramEnd"/>
            <w:r>
              <w:t xml:space="preserve"> reumatismdata.</w:t>
            </w:r>
          </w:p>
        </w:tc>
      </w:tr>
    </w:tbl>
    <w:p w14:paraId="6AA8E651" w14:textId="77777777" w:rsidR="007A2D45" w:rsidRDefault="007A2D45" w:rsidP="007A2D45">
      <w:pPr>
        <w:pStyle w:val="Rubrik4"/>
        <w:numPr>
          <w:ilvl w:val="0"/>
          <w:numId w:val="0"/>
        </w:numPr>
        <w:ind w:left="864"/>
      </w:pPr>
    </w:p>
    <w:p w14:paraId="6263E4CA" w14:textId="77777777" w:rsidR="007A2D45" w:rsidRPr="007A2D45" w:rsidRDefault="007A2D45" w:rsidP="007A2D45"/>
    <w:p w14:paraId="71D7552B" w14:textId="77777777" w:rsidR="007E47C0" w:rsidRDefault="007E47C0" w:rsidP="007E47C0">
      <w:pPr>
        <w:pStyle w:val="Rubrik4"/>
      </w:pPr>
      <w:r>
        <w:t>Sekvensdiagram</w:t>
      </w:r>
    </w:p>
    <w:p w14:paraId="714938FD" w14:textId="12CAE55C" w:rsidR="007E47C0" w:rsidRDefault="007118BE" w:rsidP="007E47C0">
      <w:pPr>
        <w:rPr>
          <w:color w:val="4F81BD" w:themeColor="accent1"/>
        </w:rPr>
      </w:pPr>
      <w:r>
        <w:rPr>
          <w:noProof/>
          <w:color w:val="4F81BD" w:themeColor="accent1"/>
          <w:lang w:eastAsia="sv-SE"/>
        </w:rPr>
        <w:drawing>
          <wp:inline distT="0" distB="0" distL="0" distR="0" wp14:anchorId="0CCDA775" wp14:editId="154D927A">
            <wp:extent cx="5507990" cy="1310005"/>
            <wp:effectExtent l="0" t="0" r="0" b="444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icArthritisData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310005"/>
                    </a:xfrm>
                    <a:prstGeom prst="rect">
                      <a:avLst/>
                    </a:prstGeom>
                  </pic:spPr>
                </pic:pic>
              </a:graphicData>
            </a:graphic>
          </wp:inline>
        </w:drawing>
      </w:r>
    </w:p>
    <w:p w14:paraId="6042B617" w14:textId="4B205911" w:rsidR="007A2D45" w:rsidRPr="007A2D45" w:rsidRDefault="007A2D45" w:rsidP="007A2D45">
      <w:pPr>
        <w:pStyle w:val="Beskrivning"/>
        <w:rPr>
          <w:color w:val="auto"/>
        </w:rPr>
      </w:pPr>
      <w:r w:rsidRPr="007A2D45">
        <w:rPr>
          <w:color w:val="auto"/>
        </w:rPr>
        <w:t xml:space="preserve">Figur </w:t>
      </w:r>
      <w:r w:rsidRPr="007A2D45">
        <w:rPr>
          <w:color w:val="auto"/>
        </w:rPr>
        <w:fldChar w:fldCharType="begin"/>
      </w:r>
      <w:r w:rsidRPr="007A2D45">
        <w:rPr>
          <w:color w:val="auto"/>
        </w:rPr>
        <w:instrText xml:space="preserve"> SEQ Figur \* ARABIC </w:instrText>
      </w:r>
      <w:r w:rsidRPr="007A2D45">
        <w:rPr>
          <w:color w:val="auto"/>
        </w:rPr>
        <w:fldChar w:fldCharType="separate"/>
      </w:r>
      <w:r w:rsidRPr="007A2D45">
        <w:rPr>
          <w:noProof/>
          <w:color w:val="auto"/>
        </w:rPr>
        <w:t>3</w:t>
      </w:r>
      <w:r w:rsidRPr="007A2D45">
        <w:rPr>
          <w:color w:val="auto"/>
        </w:rPr>
        <w:fldChar w:fldCharType="end"/>
      </w:r>
      <w:r w:rsidRPr="007A2D45">
        <w:rPr>
          <w:color w:val="auto"/>
        </w:rPr>
        <w:t xml:space="preserve"> </w:t>
      </w:r>
      <w:r w:rsidRPr="007A2D45">
        <w:rPr>
          <w:b w:val="0"/>
          <w:color w:val="auto"/>
        </w:rPr>
        <w:t>Sekvens</w:t>
      </w:r>
      <w:r>
        <w:rPr>
          <w:b w:val="0"/>
          <w:color w:val="auto"/>
        </w:rPr>
        <w:t>diagram över sökning efter reumatismdata.</w:t>
      </w:r>
    </w:p>
    <w:p w14:paraId="0362B8F1" w14:textId="77777777" w:rsidR="007A2D45" w:rsidRPr="008A6814" w:rsidRDefault="007A2D45" w:rsidP="007A2D45">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7A2D45" w:rsidRPr="00F71DFD"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71DFD" w:rsidRDefault="007A2D45" w:rsidP="00D728C5">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71DFD" w:rsidRDefault="007A2D45" w:rsidP="00D728C5">
            <w:pPr>
              <w:spacing w:before="40" w:after="40"/>
              <w:rPr>
                <w:b/>
              </w:rPr>
            </w:pPr>
            <w:r w:rsidRPr="00F71DFD">
              <w:rPr>
                <w:b/>
              </w:rPr>
              <w:t>Beskrivning</w:t>
            </w:r>
          </w:p>
        </w:tc>
      </w:tr>
      <w:tr w:rsidR="007A2D45" w:rsidRPr="008A6814" w14:paraId="3A47B48B" w14:textId="77777777" w:rsidTr="00D728C5">
        <w:tc>
          <w:tcPr>
            <w:tcW w:w="1951" w:type="dxa"/>
            <w:tcBorders>
              <w:top w:val="single" w:sz="6" w:space="0" w:color="auto"/>
            </w:tcBorders>
          </w:tcPr>
          <w:p w14:paraId="4D331B3E" w14:textId="77777777" w:rsidR="007A2D45" w:rsidRPr="008A6814" w:rsidRDefault="007A2D45" w:rsidP="00D728C5">
            <w:pPr>
              <w:spacing w:before="40" w:after="40"/>
            </w:pPr>
            <w:r w:rsidRPr="008A6814">
              <w:t>Användare/system</w:t>
            </w:r>
          </w:p>
        </w:tc>
        <w:tc>
          <w:tcPr>
            <w:tcW w:w="6863" w:type="dxa"/>
            <w:tcBorders>
              <w:top w:val="single" w:sz="6" w:space="0" w:color="auto"/>
            </w:tcBorders>
          </w:tcPr>
          <w:p w14:paraId="3CA8FEE7" w14:textId="77777777" w:rsidR="007A2D45" w:rsidRPr="008A6814" w:rsidRDefault="007A2D45" w:rsidP="00D728C5">
            <w:pPr>
              <w:spacing w:before="40" w:after="40"/>
            </w:pPr>
            <w:r>
              <w:t xml:space="preserve">Den/det som utför själva handlingen. </w:t>
            </w:r>
          </w:p>
        </w:tc>
      </w:tr>
      <w:tr w:rsidR="007A2D45" w:rsidRPr="008A6814" w14:paraId="6F0EF799" w14:textId="77777777" w:rsidTr="00D728C5">
        <w:tc>
          <w:tcPr>
            <w:tcW w:w="1951" w:type="dxa"/>
          </w:tcPr>
          <w:p w14:paraId="6BE5FD0E" w14:textId="77777777" w:rsidR="007A2D45" w:rsidRPr="008A6814" w:rsidRDefault="007A2D45" w:rsidP="00D728C5">
            <w:pPr>
              <w:spacing w:before="40" w:after="40"/>
            </w:pPr>
            <w:r>
              <w:t>Applikation</w:t>
            </w:r>
          </w:p>
        </w:tc>
        <w:tc>
          <w:tcPr>
            <w:tcW w:w="6863" w:type="dxa"/>
          </w:tcPr>
          <w:p w14:paraId="7129E3A4" w14:textId="77777777" w:rsidR="007A2D45" w:rsidRPr="008A6814" w:rsidRDefault="007A2D45" w:rsidP="00D728C5">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A2D45" w:rsidRPr="008A6814" w14:paraId="26B5C75D" w14:textId="77777777" w:rsidTr="00D728C5">
        <w:tc>
          <w:tcPr>
            <w:tcW w:w="1951" w:type="dxa"/>
          </w:tcPr>
          <w:p w14:paraId="2C3D8D83" w14:textId="77777777" w:rsidR="007A2D45" w:rsidRPr="008A6814" w:rsidRDefault="007A2D45" w:rsidP="00D728C5">
            <w:pPr>
              <w:spacing w:before="40" w:after="40"/>
            </w:pPr>
            <w:r w:rsidRPr="008A6814">
              <w:t>Tjänsteplattform</w:t>
            </w:r>
          </w:p>
        </w:tc>
        <w:tc>
          <w:tcPr>
            <w:tcW w:w="6863" w:type="dxa"/>
          </w:tcPr>
          <w:p w14:paraId="506AA7D7" w14:textId="77777777" w:rsidR="007A2D45" w:rsidRPr="008A6814" w:rsidRDefault="007A2D45" w:rsidP="00D728C5">
            <w:r w:rsidRPr="008A6814">
              <w:t>Tjänsteplattformen är ett lager som slussar information vidare (som har sin egna interna process)</w:t>
            </w:r>
          </w:p>
        </w:tc>
      </w:tr>
      <w:tr w:rsidR="007A2D45" w:rsidRPr="00A51E7F" w14:paraId="713C8882" w14:textId="77777777" w:rsidTr="00D728C5">
        <w:tc>
          <w:tcPr>
            <w:tcW w:w="1951" w:type="dxa"/>
          </w:tcPr>
          <w:p w14:paraId="26ADEF9D" w14:textId="77777777" w:rsidR="007A2D45" w:rsidRPr="008A6814" w:rsidRDefault="007A2D45" w:rsidP="00D728C5">
            <w:pPr>
              <w:spacing w:before="40" w:after="40"/>
            </w:pPr>
            <w:r>
              <w:t>Mellanlager</w:t>
            </w:r>
          </w:p>
        </w:tc>
        <w:tc>
          <w:tcPr>
            <w:tcW w:w="6863" w:type="dxa"/>
          </w:tcPr>
          <w:p w14:paraId="79CE0FAE" w14:textId="77777777" w:rsidR="007A2D45" w:rsidRPr="008A6814" w:rsidRDefault="007A2D45" w:rsidP="00D728C5">
            <w:pPr>
              <w:spacing w:before="40" w:after="40"/>
            </w:pPr>
            <w:r>
              <w:t xml:space="preserve">Ett system som kan finnas mellan ett källsystem och en annan applikation. Kan användas för att lagra information för uppföljning.  </w:t>
            </w:r>
          </w:p>
        </w:tc>
      </w:tr>
      <w:tr w:rsidR="007A2D45" w:rsidRPr="00A51E7F" w14:paraId="615EBB1C" w14:textId="77777777" w:rsidTr="00D728C5">
        <w:tc>
          <w:tcPr>
            <w:tcW w:w="1951" w:type="dxa"/>
          </w:tcPr>
          <w:p w14:paraId="3A4DDEA2" w14:textId="77777777" w:rsidR="007A2D45" w:rsidRPr="008A6814" w:rsidRDefault="007A2D45" w:rsidP="00D728C5">
            <w:pPr>
              <w:spacing w:before="40" w:after="40"/>
            </w:pPr>
            <w:r>
              <w:t>Vårdinformationssystem</w:t>
            </w:r>
          </w:p>
        </w:tc>
        <w:tc>
          <w:tcPr>
            <w:tcW w:w="6863" w:type="dxa"/>
          </w:tcPr>
          <w:p w14:paraId="5862CCFC" w14:textId="78E387AF" w:rsidR="007A2D45" w:rsidRDefault="007A2D45" w:rsidP="003F55C0">
            <w:pPr>
              <w:spacing w:before="40" w:after="40"/>
            </w:pPr>
            <w:r>
              <w:t xml:space="preserve">Det system som i detta fall utgör källsystemet som </w:t>
            </w:r>
            <w:r w:rsidR="003F55C0">
              <w:t>vårdpersonal</w:t>
            </w:r>
            <w:r>
              <w:t xml:space="preserve"> direkt registrerar/uppdaterar/raderar information i.</w:t>
            </w:r>
          </w:p>
        </w:tc>
      </w:tr>
    </w:tbl>
    <w:p w14:paraId="463BE8E7" w14:textId="77777777" w:rsidR="007A2D45" w:rsidRDefault="007A2D45" w:rsidP="007E47C0">
      <w:pPr>
        <w:rPr>
          <w:color w:val="4F81BD" w:themeColor="accent1"/>
        </w:rPr>
      </w:pPr>
    </w:p>
    <w:p w14:paraId="211C3BAC" w14:textId="77777777" w:rsidR="007E47C0" w:rsidRDefault="007E47C0" w:rsidP="007E47C0">
      <w:pPr>
        <w:pStyle w:val="Rubrik3"/>
      </w:pPr>
      <w:bookmarkStart w:id="342" w:name="_Toc379448228"/>
      <w:r>
        <w:t>Obligatoriska kontrakt</w:t>
      </w:r>
      <w:bookmarkEnd w:id="342"/>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668"/>
        <w:gridCol w:w="3955"/>
      </w:tblGrid>
      <w:tr w:rsidR="00E0018F" w:rsidRPr="00865734" w14:paraId="40F9358D" w14:textId="77777777" w:rsidTr="003F45DF">
        <w:tc>
          <w:tcPr>
            <w:tcW w:w="23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E0018F" w:rsidRPr="00865734" w:rsidRDefault="00E0018F" w:rsidP="00514BAB">
            <w:pPr>
              <w:spacing w:before="100" w:beforeAutospacing="1" w:after="100" w:afterAutospacing="1"/>
              <w:rPr>
                <w:rFonts w:eastAsia="Times New Roman" w:cs="Arial"/>
                <w:b/>
                <w:sz w:val="24"/>
                <w:lang w:eastAsia="sv-SE"/>
              </w:rPr>
            </w:pPr>
            <w:r>
              <w:rPr>
                <w:b/>
                <w:szCs w:val="24"/>
              </w:rPr>
              <w:t>Tjänstekontrakt</w:t>
            </w:r>
          </w:p>
        </w:tc>
        <w:tc>
          <w:tcPr>
            <w:tcW w:w="39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7CDBE605" w:rsidR="00E0018F" w:rsidRPr="00865734" w:rsidRDefault="007A2D45" w:rsidP="00514BAB">
            <w:pPr>
              <w:spacing w:before="100" w:beforeAutospacing="1" w:after="100" w:afterAutospacing="1"/>
              <w:rPr>
                <w:rFonts w:eastAsia="Times New Roman" w:cs="Arial"/>
                <w:b/>
                <w:sz w:val="24"/>
                <w:lang w:eastAsia="sv-SE"/>
              </w:rPr>
            </w:pPr>
            <w:r>
              <w:rPr>
                <w:b/>
                <w:szCs w:val="24"/>
              </w:rPr>
              <w:t>Reumatismdata</w:t>
            </w:r>
          </w:p>
        </w:tc>
      </w:tr>
      <w:tr w:rsidR="00E0018F" w:rsidRPr="00865734" w14:paraId="33BF3231" w14:textId="77777777" w:rsidTr="00E0018F">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492BC7BF" w:rsidR="00E0018F" w:rsidRPr="00865734" w:rsidRDefault="00143050" w:rsidP="00514BAB">
            <w:pPr>
              <w:spacing w:before="100" w:beforeAutospacing="1" w:after="100" w:afterAutospacing="1"/>
              <w:rPr>
                <w:rFonts w:eastAsia="Times New Roman" w:cs="Arial"/>
                <w:sz w:val="24"/>
                <w:highlight w:val="yellow"/>
                <w:lang w:eastAsia="sv-SE"/>
              </w:rPr>
            </w:pPr>
            <w:proofErr w:type="spellStart"/>
            <w:r>
              <w:t>GetRheumaticArthritisData</w:t>
            </w:r>
            <w:proofErr w:type="spellEnd"/>
          </w:p>
        </w:tc>
        <w:tc>
          <w:tcPr>
            <w:tcW w:w="39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96272E4" w:rsidR="00E0018F" w:rsidRPr="00865734" w:rsidRDefault="00E0018F" w:rsidP="00514BAB">
            <w:pPr>
              <w:spacing w:before="100" w:beforeAutospacing="1" w:after="100" w:afterAutospacing="1"/>
              <w:jc w:val="center"/>
              <w:rPr>
                <w:rFonts w:eastAsia="Times New Roman" w:cs="Arial"/>
                <w:sz w:val="24"/>
                <w:highlight w:val="yellow"/>
                <w:lang w:eastAsia="sv-SE"/>
              </w:rPr>
            </w:pPr>
            <w:r>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43" w:name="_Toc357754849"/>
      <w:bookmarkStart w:id="344" w:name="_Toc374962621"/>
      <w:bookmarkStart w:id="345" w:name="_Toc374962622"/>
      <w:bookmarkStart w:id="346" w:name="_Toc379448229"/>
      <w:r w:rsidRPr="00F83C47">
        <w:t>Adressering</w:t>
      </w:r>
      <w:bookmarkEnd w:id="343"/>
      <w:bookmarkEnd w:id="344"/>
      <w:bookmarkEnd w:id="346"/>
    </w:p>
    <w:p w14:paraId="5C74CE3B" w14:textId="5D79B6C6" w:rsidR="00D255AB" w:rsidRDefault="00D255AB" w:rsidP="00C64CB2">
      <w:pPr>
        <w:rPr>
          <w:ins w:id="347" w:author="Björn Genfors" w:date="2014-02-06T10:58:00Z"/>
        </w:rPr>
      </w:pPr>
      <w:ins w:id="348" w:author="Björn Genfors" w:date="2014-02-06T10:56:00Z">
        <w:r>
          <w:t>Adressering sker i enlighet med RIV Tekniska Anvisningar Översikt</w:t>
        </w:r>
      </w:ins>
      <w:ins w:id="349" w:author="Björn Genfors" w:date="2014-02-06T11:25:00Z">
        <w:r w:rsidR="00C578CC">
          <w:t>,</w:t>
        </w:r>
      </w:ins>
      <w:ins w:id="350" w:author="Björn Genfors" w:date="2014-02-06T10:56:00Z">
        <w:r>
          <w:t xml:space="preserve"> Rev </w:t>
        </w:r>
      </w:ins>
      <w:ins w:id="351" w:author="Björn Genfors" w:date="2014-02-06T11:25:00Z">
        <w:r w:rsidR="00C578CC">
          <w:t>P</w:t>
        </w:r>
      </w:ins>
      <w:ins w:id="352" w:author="Björn Genfors" w:date="2014-02-06T10:56:00Z">
        <w:r>
          <w:t>D</w:t>
        </w:r>
      </w:ins>
      <w:ins w:id="353" w:author="Björn Genfors" w:date="2014-02-06T11:25:00Z">
        <w:r w:rsidR="00C578CC">
          <w:t>2, avsnitt 8.3</w:t>
        </w:r>
      </w:ins>
      <w:ins w:id="354" w:author="Björn Genfors" w:date="2014-02-06T10:56:00Z">
        <w:r>
          <w:t>.</w:t>
        </w:r>
      </w:ins>
    </w:p>
    <w:p w14:paraId="6455CEA8" w14:textId="77777777" w:rsidR="00D255AB" w:rsidRDefault="00D255AB" w:rsidP="00C64CB2">
      <w:pPr>
        <w:rPr>
          <w:ins w:id="355" w:author="Björn Genfors" w:date="2014-02-06T10:56:00Z"/>
        </w:rPr>
      </w:pPr>
    </w:p>
    <w:p w14:paraId="48B35A11" w14:textId="405631CD" w:rsidR="00C64CB2" w:rsidRPr="00E146AE" w:rsidDel="00D255AB" w:rsidRDefault="00C64CB2" w:rsidP="00C64CB2">
      <w:pPr>
        <w:rPr>
          <w:del w:id="356" w:author="Björn Genfors" w:date="2014-02-06T10:58:00Z"/>
        </w:rPr>
      </w:pPr>
      <w:del w:id="357" w:author="Björn Genfors" w:date="2014-02-06T10:58:00Z">
        <w:r w:rsidRPr="00E146AE" w:rsidDel="00D255AB">
          <w:delTex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delText>
        </w:r>
        <w:bookmarkStart w:id="358" w:name="_Toc379448230"/>
        <w:bookmarkEnd w:id="358"/>
      </w:del>
    </w:p>
    <w:p w14:paraId="23931339" w14:textId="45C16621" w:rsidR="00C64CB2" w:rsidRPr="00E146AE" w:rsidDel="00D255AB" w:rsidRDefault="00C64CB2" w:rsidP="00C64CB2">
      <w:pPr>
        <w:rPr>
          <w:del w:id="359" w:author="Björn Genfors" w:date="2014-02-06T10:58:00Z"/>
        </w:rPr>
      </w:pPr>
      <w:bookmarkStart w:id="360" w:name="_Toc379448231"/>
      <w:bookmarkEnd w:id="360"/>
    </w:p>
    <w:p w14:paraId="5C552B67" w14:textId="4819BA8E" w:rsidR="00C64CB2" w:rsidRPr="00E146AE" w:rsidDel="00D255AB" w:rsidRDefault="00C64CB2" w:rsidP="00C64CB2">
      <w:pPr>
        <w:rPr>
          <w:del w:id="361" w:author="Björn Genfors" w:date="2014-02-06T10:58:00Z"/>
        </w:rPr>
      </w:pPr>
      <w:del w:id="362" w:author="Björn Genfors" w:date="2014-02-06T10:58:00Z">
        <w:r w:rsidRPr="00F92078" w:rsidDel="00D255AB">
          <w:delTex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delText>
        </w:r>
        <w:bookmarkStart w:id="363" w:name="_Toc379448232"/>
        <w:bookmarkEnd w:id="363"/>
      </w:del>
    </w:p>
    <w:p w14:paraId="4A6EE303" w14:textId="1E16A51E" w:rsidR="00C64CB2" w:rsidRPr="00E146AE" w:rsidDel="00D255AB" w:rsidRDefault="00C64CB2" w:rsidP="00C64CB2">
      <w:pPr>
        <w:rPr>
          <w:del w:id="364" w:author="Björn Genfors" w:date="2014-02-06T10:58:00Z"/>
        </w:rPr>
      </w:pPr>
      <w:bookmarkStart w:id="365" w:name="_Toc379448233"/>
      <w:bookmarkEnd w:id="365"/>
    </w:p>
    <w:p w14:paraId="1B07C6B4" w14:textId="00F111A9" w:rsidR="00C64CB2" w:rsidDel="00D255AB" w:rsidRDefault="00C64CB2" w:rsidP="00C64CB2">
      <w:pPr>
        <w:rPr>
          <w:del w:id="366" w:author="Björn Genfors" w:date="2014-02-06T10:58:00Z"/>
        </w:rPr>
      </w:pPr>
      <w:del w:id="367" w:author="Björn Genfors" w:date="2014-02-06T10:58:00Z">
        <w:r w:rsidRPr="00E146AE" w:rsidDel="00D255AB">
          <w:delText xml:space="preserve">Följande figur illustrerar adressering av aggregerande tjänst genom ett exempel. Det är alltid källsystemets HSA-id som är logisk adress när en aggregerande tjänst anropar en </w:delText>
        </w:r>
        <w:r w:rsidRPr="00FA0AF1" w:rsidDel="00D255AB">
          <w:delText>anslutningspunkt (ap</w:delText>
        </w:r>
        <w:r w:rsidRPr="00E146AE" w:rsidDel="00D255AB">
          <w:delText>), även om det inte är just källsystemet som är anslutningspunkt eller ens tjänsteproducent (i fallet av ett mellanlager).</w:delText>
        </w:r>
        <w:bookmarkStart w:id="368" w:name="_Toc379448234"/>
        <w:bookmarkEnd w:id="368"/>
      </w:del>
    </w:p>
    <w:p w14:paraId="145EAE5A" w14:textId="3B3F2A48" w:rsidR="00C64CB2" w:rsidRPr="00E146AE" w:rsidDel="00D255AB" w:rsidRDefault="00C64CB2" w:rsidP="00C64CB2">
      <w:pPr>
        <w:rPr>
          <w:del w:id="369" w:author="Björn Genfors" w:date="2014-02-06T10:58:00Z"/>
        </w:rPr>
      </w:pPr>
      <w:bookmarkStart w:id="370" w:name="_Toc379448235"/>
      <w:bookmarkEnd w:id="370"/>
    </w:p>
    <w:p w14:paraId="093728C4" w14:textId="57D60669" w:rsidR="00143050" w:rsidRPr="00DF207A" w:rsidDel="00D255AB" w:rsidRDefault="00143050" w:rsidP="00143050">
      <w:pPr>
        <w:pStyle w:val="Rubrik3"/>
        <w:rPr>
          <w:del w:id="371" w:author="Björn Genfors" w:date="2014-02-06T10:58:00Z"/>
        </w:rPr>
      </w:pPr>
      <w:del w:id="372" w:author="Björn Genfors" w:date="2014-02-06T10:58:00Z">
        <w:r w:rsidRPr="00DF207A" w:rsidDel="00D255AB">
          <w:delText>Adressering vid nationell användning</w:delText>
        </w:r>
        <w:bookmarkStart w:id="373" w:name="_Toc379448236"/>
        <w:bookmarkEnd w:id="345"/>
        <w:bookmarkEnd w:id="373"/>
      </w:del>
    </w:p>
    <w:p w14:paraId="24238D92" w14:textId="2664E9A2" w:rsidR="00143050" w:rsidDel="00D255AB" w:rsidRDefault="00143050" w:rsidP="003F45DF">
      <w:pPr>
        <w:pStyle w:val="Brdtext"/>
        <w:rPr>
          <w:del w:id="374" w:author="Björn Genfors" w:date="2014-02-06T10:58:00Z"/>
        </w:rPr>
      </w:pPr>
      <w:del w:id="375" w:author="Björn Genfors" w:date="2014-02-06T10:58:00Z">
        <w:r w:rsidRPr="00E146AE" w:rsidDel="00D255AB">
          <w:rPr>
            <w:noProof/>
            <w:lang w:eastAsia="sv-SE"/>
          </w:rPr>
          <w:drawing>
            <wp:inline distT="0" distB="0" distL="0" distR="0" wp14:anchorId="2CB3A0B8" wp14:editId="02297D8D">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bookmarkStart w:id="376" w:name="_Toc379448237"/>
        <w:bookmarkEnd w:id="376"/>
      </w:del>
    </w:p>
    <w:p w14:paraId="02FACD85" w14:textId="07C5183B" w:rsidR="00143050" w:rsidRPr="00143050" w:rsidDel="00D255AB" w:rsidRDefault="00143050" w:rsidP="00143050">
      <w:pPr>
        <w:pStyle w:val="Beskrivning"/>
        <w:jc w:val="center"/>
        <w:rPr>
          <w:del w:id="377" w:author="Björn Genfors" w:date="2014-02-06T10:58:00Z"/>
          <w:b w:val="0"/>
          <w:color w:val="auto"/>
        </w:rPr>
      </w:pPr>
      <w:del w:id="378" w:author="Björn Genfors" w:date="2014-02-06T10:58:00Z">
        <w:r w:rsidRPr="00143050" w:rsidDel="00D255AB">
          <w:rPr>
            <w:color w:val="auto"/>
          </w:rPr>
          <w:delText xml:space="preserve">Figur </w:delText>
        </w:r>
        <w:r w:rsidRPr="00143050" w:rsidDel="00D255AB">
          <w:rPr>
            <w:color w:val="auto"/>
          </w:rPr>
          <w:fldChar w:fldCharType="begin"/>
        </w:r>
        <w:r w:rsidRPr="00143050" w:rsidDel="00D255AB">
          <w:rPr>
            <w:color w:val="auto"/>
          </w:rPr>
          <w:delInstrText xml:space="preserve"> SEQ Figur \* ARABIC </w:delInstrText>
        </w:r>
        <w:r w:rsidRPr="00143050" w:rsidDel="00D255AB">
          <w:rPr>
            <w:color w:val="auto"/>
          </w:rPr>
          <w:fldChar w:fldCharType="separate"/>
        </w:r>
        <w:r w:rsidR="007A2D45" w:rsidDel="00D255AB">
          <w:rPr>
            <w:noProof/>
            <w:color w:val="auto"/>
          </w:rPr>
          <w:delText>4</w:delText>
        </w:r>
        <w:r w:rsidRPr="00143050" w:rsidDel="00D255AB">
          <w:rPr>
            <w:noProof/>
            <w:color w:val="auto"/>
          </w:rPr>
          <w:fldChar w:fldCharType="end"/>
        </w:r>
        <w:r w:rsidRPr="00143050" w:rsidDel="00D255AB">
          <w:rPr>
            <w:b w:val="0"/>
            <w:color w:val="auto"/>
          </w:rPr>
          <w:delText xml:space="preserve"> Adressering vid anrop till nationell aggregerande tjänst (t.ex. från Mi</w:delText>
        </w:r>
        <w:r w:rsidR="007A2D45" w:rsidDel="00D255AB">
          <w:rPr>
            <w:b w:val="0"/>
            <w:color w:val="auto"/>
          </w:rPr>
          <w:delText>na vårdkontakter eller NPÖ</w:delText>
        </w:r>
        <w:r w:rsidRPr="00143050" w:rsidDel="00D255AB">
          <w:rPr>
            <w:b w:val="0"/>
            <w:color w:val="auto"/>
          </w:rPr>
          <w:delText>-tillämpningen)</w:delText>
        </w:r>
        <w:bookmarkStart w:id="379" w:name="_Toc379448238"/>
        <w:bookmarkEnd w:id="379"/>
      </w:del>
    </w:p>
    <w:p w14:paraId="6AAB129F" w14:textId="26EB995B" w:rsidR="00143050" w:rsidRPr="00DF207A" w:rsidDel="00D255AB" w:rsidRDefault="00143050" w:rsidP="00143050">
      <w:pPr>
        <w:pStyle w:val="Rubrik3"/>
        <w:rPr>
          <w:del w:id="380" w:author="Björn Genfors" w:date="2014-02-06T10:58:00Z"/>
        </w:rPr>
      </w:pPr>
      <w:bookmarkStart w:id="381" w:name="_Toc219337769"/>
      <w:bookmarkStart w:id="382" w:name="_Toc227077990"/>
      <w:bookmarkStart w:id="383" w:name="_Toc374962623"/>
      <w:del w:id="384" w:author="Björn Genfors" w:date="2014-02-06T10:58:00Z">
        <w:r w:rsidRPr="00DF207A" w:rsidDel="00D255AB">
          <w:delText>Adressering vid regional användning</w:delText>
        </w:r>
        <w:bookmarkStart w:id="385" w:name="_Toc379448239"/>
        <w:bookmarkEnd w:id="381"/>
        <w:bookmarkEnd w:id="382"/>
        <w:bookmarkEnd w:id="383"/>
        <w:bookmarkEnd w:id="385"/>
      </w:del>
    </w:p>
    <w:p w14:paraId="3FF65D84" w14:textId="07B20B78" w:rsidR="00143050" w:rsidDel="00D255AB" w:rsidRDefault="00143050" w:rsidP="003F45DF">
      <w:pPr>
        <w:pStyle w:val="Brdtext"/>
        <w:rPr>
          <w:del w:id="386" w:author="Björn Genfors" w:date="2014-02-06T10:58:00Z"/>
        </w:rPr>
      </w:pPr>
      <w:del w:id="387" w:author="Björn Genfors" w:date="2014-02-06T10:58:00Z">
        <w:r w:rsidRPr="00E146AE" w:rsidDel="00D255AB">
          <w:rPr>
            <w:noProof/>
            <w:lang w:eastAsia="sv-SE"/>
          </w:rPr>
          <w:drawing>
            <wp:inline distT="0" distB="0" distL="0" distR="0" wp14:anchorId="0CC24160" wp14:editId="1352A75E">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bookmarkStart w:id="388" w:name="_Toc379448240"/>
        <w:bookmarkEnd w:id="388"/>
      </w:del>
    </w:p>
    <w:p w14:paraId="696E762E" w14:textId="03A9D224" w:rsidR="00143050" w:rsidRPr="00143050" w:rsidDel="00D255AB" w:rsidRDefault="00143050" w:rsidP="00143050">
      <w:pPr>
        <w:pStyle w:val="Beskrivning"/>
        <w:jc w:val="center"/>
        <w:rPr>
          <w:del w:id="389" w:author="Björn Genfors" w:date="2014-02-06T10:58:00Z"/>
          <w:b w:val="0"/>
          <w:color w:val="auto"/>
          <w:sz w:val="20"/>
          <w:szCs w:val="20"/>
        </w:rPr>
      </w:pPr>
      <w:del w:id="390" w:author="Björn Genfors" w:date="2014-02-06T10:58:00Z">
        <w:r w:rsidRPr="00143050" w:rsidDel="00D255AB">
          <w:rPr>
            <w:color w:val="auto"/>
          </w:rPr>
          <w:delText xml:space="preserve">Figur </w:delText>
        </w:r>
        <w:r w:rsidRPr="00143050" w:rsidDel="00D255AB">
          <w:rPr>
            <w:color w:val="auto"/>
          </w:rPr>
          <w:fldChar w:fldCharType="begin"/>
        </w:r>
        <w:r w:rsidRPr="00143050" w:rsidDel="00D255AB">
          <w:rPr>
            <w:color w:val="auto"/>
          </w:rPr>
          <w:delInstrText xml:space="preserve"> SEQ Figur \* ARABIC </w:delInstrText>
        </w:r>
        <w:r w:rsidRPr="00143050" w:rsidDel="00D255AB">
          <w:rPr>
            <w:color w:val="auto"/>
          </w:rPr>
          <w:fldChar w:fldCharType="separate"/>
        </w:r>
        <w:r w:rsidR="007A2D45" w:rsidDel="00D255AB">
          <w:rPr>
            <w:noProof/>
            <w:color w:val="auto"/>
          </w:rPr>
          <w:delText>5</w:delText>
        </w:r>
        <w:r w:rsidRPr="00143050" w:rsidDel="00D255AB">
          <w:rPr>
            <w:noProof/>
            <w:color w:val="auto"/>
          </w:rPr>
          <w:fldChar w:fldCharType="end"/>
        </w:r>
        <w:r w:rsidRPr="00143050" w:rsidDel="00D255AB">
          <w:rPr>
            <w:b w:val="0"/>
            <w:color w:val="auto"/>
          </w:rPr>
          <w:delText xml:space="preserve"> Adressering vid anrop till regional aggregerande tjänst (t.ex. från ett vårddokumentationssystem, beslutsstödsystem eller en regional patientöversikt)</w:delText>
        </w:r>
        <w:bookmarkStart w:id="391" w:name="_Toc379448241"/>
        <w:bookmarkEnd w:id="391"/>
      </w:del>
    </w:p>
    <w:p w14:paraId="4DB8ABC3" w14:textId="16EEC215" w:rsidR="00143050" w:rsidDel="00D255AB" w:rsidRDefault="00143050" w:rsidP="00143050">
      <w:pPr>
        <w:pStyle w:val="Rubrik3"/>
        <w:rPr>
          <w:del w:id="392" w:author="Björn Genfors" w:date="2014-02-06T10:58:00Z"/>
        </w:rPr>
      </w:pPr>
      <w:bookmarkStart w:id="393" w:name="_Toc227077991"/>
      <w:bookmarkStart w:id="394" w:name="_Toc374962624"/>
      <w:del w:id="395" w:author="Björn Genfors" w:date="2014-02-06T10:58:00Z">
        <w:r w:rsidRPr="00DF207A" w:rsidDel="00D255AB">
          <w:delText>Adressering direkt till ett källsystem</w:delText>
        </w:r>
        <w:bookmarkStart w:id="396" w:name="_Toc379448242"/>
        <w:bookmarkEnd w:id="393"/>
        <w:bookmarkEnd w:id="394"/>
        <w:bookmarkEnd w:id="396"/>
      </w:del>
    </w:p>
    <w:p w14:paraId="40A224A4" w14:textId="4F629CD9" w:rsidR="00143050" w:rsidRPr="00E146AE" w:rsidDel="00D255AB" w:rsidRDefault="00143050" w:rsidP="00143050">
      <w:pPr>
        <w:rPr>
          <w:del w:id="397" w:author="Björn Genfors" w:date="2014-02-06T10:58:00Z"/>
          <w:i/>
        </w:rPr>
      </w:pPr>
      <w:del w:id="398" w:author="Björn Genfors" w:date="2014-02-06T10:58:00Z">
        <w:r w:rsidRPr="00E146AE" w:rsidDel="00D255AB">
          <w:delText>Eftersom anropet i detta fall sker direkt mot virtuell tjänst, sker adressering med källsystemets HSA-id direkt från tjänstekonsumenten. Detta beskrivs nedan.</w:delText>
        </w:r>
        <w:bookmarkStart w:id="399" w:name="_Toc379448243"/>
        <w:bookmarkEnd w:id="399"/>
      </w:del>
    </w:p>
    <w:p w14:paraId="27648863" w14:textId="3FEB6F17" w:rsidR="00143050" w:rsidRPr="00F71DFD" w:rsidDel="00D255AB" w:rsidRDefault="00143050" w:rsidP="003F45DF">
      <w:pPr>
        <w:pStyle w:val="Brdtext"/>
        <w:rPr>
          <w:del w:id="400" w:author="Björn Genfors" w:date="2014-02-06T10:58:00Z"/>
        </w:rPr>
      </w:pPr>
      <w:del w:id="401" w:author="Björn Genfors" w:date="2014-02-06T10:58:00Z">
        <w:r w:rsidDel="00D255AB">
          <w:rPr>
            <w:noProof/>
            <w:lang w:eastAsia="sv-SE"/>
          </w:rPr>
          <w:drawing>
            <wp:inline distT="0" distB="0" distL="0" distR="0" wp14:anchorId="64EB810D" wp14:editId="39C2BE5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bookmarkStart w:id="402" w:name="_Toc379448244"/>
        <w:bookmarkEnd w:id="402"/>
      </w:del>
    </w:p>
    <w:p w14:paraId="56D10B84" w14:textId="06CC3D3C" w:rsidR="00143050" w:rsidDel="00D255AB" w:rsidRDefault="00143050" w:rsidP="00143050">
      <w:pPr>
        <w:pStyle w:val="Beskrivning"/>
        <w:rPr>
          <w:del w:id="403" w:author="Björn Genfors" w:date="2014-02-06T10:58:00Z"/>
          <w:b w:val="0"/>
          <w:color w:val="auto"/>
        </w:rPr>
      </w:pPr>
      <w:del w:id="404" w:author="Björn Genfors" w:date="2014-02-06T10:58:00Z">
        <w:r w:rsidRPr="00143050" w:rsidDel="00D255AB">
          <w:rPr>
            <w:color w:val="auto"/>
          </w:rPr>
          <w:delText xml:space="preserve">Figur </w:delText>
        </w:r>
        <w:r w:rsidRPr="00143050" w:rsidDel="00D255AB">
          <w:rPr>
            <w:color w:val="auto"/>
          </w:rPr>
          <w:fldChar w:fldCharType="begin"/>
        </w:r>
        <w:r w:rsidRPr="00143050" w:rsidDel="00D255AB">
          <w:rPr>
            <w:color w:val="auto"/>
          </w:rPr>
          <w:delInstrText xml:space="preserve"> SEQ Figur \* ARABIC </w:delInstrText>
        </w:r>
        <w:r w:rsidRPr="00143050" w:rsidDel="00D255AB">
          <w:rPr>
            <w:color w:val="auto"/>
          </w:rPr>
          <w:fldChar w:fldCharType="separate"/>
        </w:r>
        <w:r w:rsidR="007A2D45" w:rsidDel="00D255AB">
          <w:rPr>
            <w:noProof/>
            <w:color w:val="auto"/>
          </w:rPr>
          <w:delText>6</w:delText>
        </w:r>
        <w:r w:rsidRPr="00143050" w:rsidDel="00D255AB">
          <w:rPr>
            <w:color w:val="auto"/>
          </w:rPr>
          <w:fldChar w:fldCharType="end"/>
        </w:r>
        <w:r w:rsidRPr="00143050" w:rsidDel="00D255AB">
          <w:rPr>
            <w:color w:val="auto"/>
          </w:rPr>
          <w:delText xml:space="preserve"> </w:delText>
        </w:r>
        <w:r w:rsidRPr="00143050" w:rsidDel="00D255AB">
          <w:rPr>
            <w:b w:val="0"/>
            <w:color w:val="auto"/>
          </w:rPr>
          <w:delText>Adressering vid sökning efter information ur ett specifikt källsystem</w:delText>
        </w:r>
        <w:bookmarkStart w:id="405" w:name="_Toc379448245"/>
        <w:bookmarkEnd w:id="405"/>
      </w:del>
    </w:p>
    <w:p w14:paraId="40D3EA58" w14:textId="77777777" w:rsidR="00C64CB2" w:rsidRPr="00DF207A" w:rsidRDefault="00C64CB2" w:rsidP="00C64CB2">
      <w:pPr>
        <w:pStyle w:val="Rubrik3"/>
      </w:pPr>
      <w:bookmarkStart w:id="406" w:name="_Toc227077992"/>
      <w:bookmarkStart w:id="407" w:name="_Toc374962625"/>
      <w:bookmarkStart w:id="408" w:name="_Toc379448246"/>
      <w:r w:rsidRPr="00DF207A">
        <w:t>Sammanfattning av adresseringsmodell</w:t>
      </w:r>
      <w:bookmarkEnd w:id="406"/>
      <w:bookmarkEnd w:id="407"/>
      <w:bookmarkEnd w:id="408"/>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lastRenderedPageBreak/>
              <w:t>För alla huvudmän</w:t>
            </w:r>
          </w:p>
        </w:tc>
        <w:tc>
          <w:tcPr>
            <w:tcW w:w="3544" w:type="dxa"/>
          </w:tcPr>
          <w:p w14:paraId="2C3567F9" w14:textId="77777777" w:rsidR="00C64CB2" w:rsidRPr="00E146AE" w:rsidRDefault="00C64CB2" w:rsidP="007118BE">
            <w:proofErr w:type="spellStart"/>
            <w:r w:rsidRPr="00E146AE">
              <w:t>Ineras</w:t>
            </w:r>
            <w:proofErr w:type="spellEnd"/>
            <w:r w:rsidRPr="00E146AE">
              <w:t xml:space="preserve">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409" w:name="_Toc357754850"/>
      <w:bookmarkStart w:id="410" w:name="_Toc374962626"/>
      <w:bookmarkStart w:id="411" w:name="_Toc379448247"/>
      <w:r w:rsidRPr="00E146AE">
        <w:t>Aggregering och engagemangsindex</w:t>
      </w:r>
      <w:bookmarkEnd w:id="409"/>
      <w:bookmarkEnd w:id="410"/>
      <w:bookmarkEnd w:id="411"/>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77777777" w:rsidR="007118BE" w:rsidRPr="0020087D" w:rsidRDefault="007118BE" w:rsidP="007118BE">
      <w:r>
        <w:t xml:space="preserve">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412" w:name="_Toc224960921"/>
      <w:bookmarkStart w:id="413" w:name="_Toc357754852"/>
      <w:r>
        <w:br w:type="page"/>
      </w:r>
    </w:p>
    <w:p w14:paraId="1D3E811B" w14:textId="75A91957" w:rsidR="007E47C0" w:rsidRDefault="007E47C0" w:rsidP="007E47C0">
      <w:pPr>
        <w:pStyle w:val="Rubrik1"/>
      </w:pPr>
      <w:bookmarkStart w:id="414" w:name="_Toc379448248"/>
      <w:r>
        <w:lastRenderedPageBreak/>
        <w:t>Tjänstedomänens krav och regler</w:t>
      </w:r>
      <w:bookmarkEnd w:id="412"/>
      <w:bookmarkEnd w:id="413"/>
      <w:bookmarkEnd w:id="414"/>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415" w:name="_Toc244018071"/>
      <w:bookmarkStart w:id="416" w:name="_Toc374962628"/>
      <w:bookmarkStart w:id="417" w:name="_Toc379448249"/>
      <w:r w:rsidRPr="00A0151E">
        <w:t>Uppdatering</w:t>
      </w:r>
      <w:r>
        <w:t xml:space="preserve"> av </w:t>
      </w:r>
      <w:r w:rsidRPr="00435396">
        <w:t>engagemangsindex</w:t>
      </w:r>
      <w:bookmarkEnd w:id="415"/>
      <w:bookmarkEnd w:id="416"/>
      <w:bookmarkEnd w:id="417"/>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77777777" w:rsidR="00B72500" w:rsidRDefault="00B72500" w:rsidP="00B72500">
      <w:proofErr w:type="gramStart"/>
      <w:r>
        <w:t>urn:riv</w:t>
      </w:r>
      <w:proofErr w:type="gramEnd"/>
      <w:r>
        <w:t>:itintegration:engagementindex:GetUpdatesResponder:1 (”</w:t>
      </w:r>
      <w:proofErr w:type="spellStart"/>
      <w:r>
        <w:t>indexpull</w:t>
      </w:r>
      <w:proofErr w:type="spellEnd"/>
      <w:r>
        <w:t>”)</w:t>
      </w:r>
    </w:p>
    <w:p w14:paraId="0E95BEFF" w14:textId="77777777" w:rsidR="00B72500" w:rsidRDefault="00B72500" w:rsidP="00B72500">
      <w:r>
        <w:t>Ladda hem Engagemangsindex WSDL, scheman och tjänstekontraktsbeskrivning för detaljer.</w:t>
      </w:r>
    </w:p>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 xml:space="preserve">Service </w:t>
            </w:r>
            <w:proofErr w:type="spellStart"/>
            <w:r w:rsidRPr="00E146AE">
              <w:t>domain</w:t>
            </w:r>
            <w:proofErr w:type="spellEnd"/>
            <w:r w:rsidRPr="00E146AE">
              <w:t>*</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48B082F6" w:rsidR="00B72500" w:rsidRPr="00E146AE" w:rsidRDefault="00B72500" w:rsidP="001F51E0">
            <w:r w:rsidRPr="00E146AE">
              <w:t>”</w:t>
            </w:r>
            <w:proofErr w:type="spellStart"/>
            <w:proofErr w:type="gramStart"/>
            <w:r w:rsidRPr="00E146AE">
              <w:t>riv:clinicalprocess</w:t>
            </w:r>
            <w:proofErr w:type="gramEnd"/>
            <w:r w:rsidRPr="00E146AE">
              <w:t>:healthcond:</w:t>
            </w:r>
            <w:r w:rsidR="001F51E0">
              <w:t>rheuma</w:t>
            </w:r>
            <w:proofErr w:type="spellEnd"/>
            <w:r w:rsidRPr="00E146AE">
              <w:t>”</w:t>
            </w:r>
          </w:p>
        </w:tc>
        <w:tc>
          <w:tcPr>
            <w:tcW w:w="1330" w:type="dxa"/>
            <w:shd w:val="clear" w:color="auto" w:fill="auto"/>
          </w:tcPr>
          <w:p w14:paraId="5F18160B"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proofErr w:type="spellStart"/>
            <w:r w:rsidRPr="00E146AE">
              <w:t>Categori-zation</w:t>
            </w:r>
            <w:proofErr w:type="spellEnd"/>
            <w:r w:rsidRPr="00E146AE">
              <w:t>*</w:t>
            </w:r>
          </w:p>
        </w:tc>
        <w:tc>
          <w:tcPr>
            <w:tcW w:w="1579" w:type="dxa"/>
            <w:shd w:val="clear" w:color="auto" w:fill="auto"/>
          </w:tcPr>
          <w:p w14:paraId="475782F2" w14:textId="77777777" w:rsidR="00B72500" w:rsidRPr="00E146AE" w:rsidRDefault="00B72500" w:rsidP="00D728C5">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020A92EF" w14:textId="77777777" w:rsidR="00B72500" w:rsidRPr="00E146AE" w:rsidRDefault="00B72500" w:rsidP="00D728C5">
            <w:r w:rsidRPr="00E146AE">
              <w:t>Referens till informationskällan enligt tjänste-domänens definition</w:t>
            </w:r>
          </w:p>
        </w:tc>
        <w:tc>
          <w:tcPr>
            <w:tcW w:w="2410" w:type="dxa"/>
            <w:shd w:val="clear" w:color="auto" w:fill="auto"/>
          </w:tcPr>
          <w:p w14:paraId="6AB37F03" w14:textId="77777777" w:rsidR="00B72500" w:rsidRPr="00E146AE" w:rsidRDefault="00B72500" w:rsidP="00D728C5">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31C8C0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 xml:space="preserve">Most Recent </w:t>
            </w:r>
            <w:proofErr w:type="spellStart"/>
            <w:r w:rsidRPr="00E146AE">
              <w:t>Content</w:t>
            </w:r>
            <w:proofErr w:type="spellEnd"/>
            <w:r w:rsidRPr="00E146AE">
              <w: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proofErr w:type="spellStart"/>
            <w:r w:rsidRPr="00E146AE">
              <w:t>Time</w:t>
            </w:r>
            <w:proofErr w:type="spellEnd"/>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Upp-datering innebär ny post som matchar samtliga 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t xml:space="preserve">Source </w:t>
            </w:r>
            <w:r w:rsidRPr="00E146AE">
              <w:lastRenderedPageBreak/>
              <w:t>system</w:t>
            </w:r>
          </w:p>
        </w:tc>
        <w:tc>
          <w:tcPr>
            <w:tcW w:w="1579" w:type="dxa"/>
            <w:shd w:val="clear" w:color="auto" w:fill="auto"/>
          </w:tcPr>
          <w:p w14:paraId="2BAA1DAF" w14:textId="1C64BE13" w:rsidR="00B72500" w:rsidRPr="00E146AE" w:rsidRDefault="00B72500" w:rsidP="00D728C5">
            <w:r w:rsidRPr="00E146AE">
              <w:lastRenderedPageBreak/>
              <w:t>Käll</w:t>
            </w:r>
            <w:r w:rsidR="00760A43">
              <w:t xml:space="preserve">systemet </w:t>
            </w:r>
            <w:r w:rsidR="00760A43">
              <w:lastRenderedPageBreak/>
              <w:t>som genererade engage</w:t>
            </w:r>
            <w:r w:rsidRPr="00E146AE">
              <w:t xml:space="preserve">mangs-posten via </w:t>
            </w:r>
            <w:proofErr w:type="spellStart"/>
            <w:r w:rsidRPr="00E146AE">
              <w:t>Update</w:t>
            </w:r>
            <w:proofErr w:type="spellEnd"/>
            <w:r w:rsidRPr="00E146AE">
              <w:t>-tjänsten</w:t>
            </w:r>
          </w:p>
        </w:tc>
        <w:tc>
          <w:tcPr>
            <w:tcW w:w="2410" w:type="dxa"/>
            <w:shd w:val="clear" w:color="auto" w:fill="auto"/>
          </w:tcPr>
          <w:p w14:paraId="384198D1" w14:textId="77777777" w:rsidR="00B72500" w:rsidRPr="00E146AE" w:rsidRDefault="00B72500" w:rsidP="00D728C5">
            <w:r w:rsidRPr="00E146AE">
              <w:lastRenderedPageBreak/>
              <w:t xml:space="preserve">Systemets HSA-id.  För </w:t>
            </w:r>
            <w:r w:rsidRPr="00E146AE">
              <w:lastRenderedPageBreak/>
              <w:t xml:space="preserve">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47906663"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w:t>
            </w:r>
            <w:r w:rsidRPr="00E146AE">
              <w:lastRenderedPageBreak/>
              <w:t xml:space="preserve">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76B70FEF" w14:textId="77777777" w:rsidR="00B72500" w:rsidRPr="00E146AE" w:rsidRDefault="00B72500" w:rsidP="00D728C5">
            <w:r w:rsidRPr="00E146AE">
              <w:lastRenderedPageBreak/>
              <w:t xml:space="preserve">Del av </w:t>
            </w:r>
            <w:r w:rsidRPr="00E146AE">
              <w:lastRenderedPageBreak/>
              <w:t xml:space="preserve">instansens </w:t>
            </w:r>
            <w:proofErr w:type="spellStart"/>
            <w:r w:rsidRPr="00E146AE">
              <w:t>unikhet</w:t>
            </w:r>
            <w:proofErr w:type="spellEnd"/>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lastRenderedPageBreak/>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 xml:space="preserve">Del av instansens </w:t>
            </w:r>
            <w:proofErr w:type="spellStart"/>
            <w:r w:rsidRPr="00E146AE">
              <w:t>unikhet</w:t>
            </w:r>
            <w:proofErr w:type="spellEnd"/>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w:t>
      </w:r>
      <w:proofErr w:type="spellStart"/>
      <w:r w:rsidRPr="003F45DF">
        <w:t>Categorization</w:t>
      </w:r>
      <w:proofErr w:type="spellEnd"/>
      <w:r w:rsidRPr="003F45DF">
        <w:t xml:space="preserve"> i engagemangsposten för tjänstekontrakt i denna domän. </w:t>
      </w:r>
    </w:p>
    <w:p w14:paraId="583F6DFF" w14:textId="77777777" w:rsidR="00B72500" w:rsidRPr="003F45DF" w:rsidRDefault="00B72500" w:rsidP="003F45DF">
      <w:pPr>
        <w:pStyle w:val="Brdtext"/>
      </w:pPr>
    </w:p>
    <w:p w14:paraId="146BB1DF" w14:textId="77777777" w:rsidR="00B72500" w:rsidRDefault="00B72500" w:rsidP="00B72500">
      <w:r>
        <w:t>Kortnamnet skapas enligt konventionen första bokstaven i domännamnets komponenter ”-” första bokstaven i tjänstekontraktets namnkomponenter:</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 xml:space="preserve">Värde på </w:t>
            </w:r>
            <w:proofErr w:type="spellStart"/>
            <w:r w:rsidRPr="00F83C47">
              <w:rPr>
                <w:b/>
              </w:rPr>
              <w:t>Categorization</w:t>
            </w:r>
            <w:proofErr w:type="spellEnd"/>
          </w:p>
        </w:tc>
      </w:tr>
      <w:tr w:rsidR="00B72500" w:rsidRPr="00F83C47" w14:paraId="55BDE041" w14:textId="77777777" w:rsidTr="003F45DF">
        <w:tc>
          <w:tcPr>
            <w:tcW w:w="5099" w:type="dxa"/>
            <w:tcBorders>
              <w:top w:val="single" w:sz="6" w:space="0" w:color="auto"/>
              <w:bottom w:val="single" w:sz="6" w:space="0" w:color="auto"/>
            </w:tcBorders>
          </w:tcPr>
          <w:p w14:paraId="309C10A4" w14:textId="2572C515" w:rsidR="00B72500" w:rsidRPr="00F83C47" w:rsidRDefault="00B72500" w:rsidP="003F45DF">
            <w:pPr>
              <w:rPr>
                <w:highlight w:val="yellow"/>
              </w:rPr>
            </w:pPr>
            <w:proofErr w:type="spellStart"/>
            <w:r w:rsidRPr="00F83C47">
              <w:t>Get</w:t>
            </w:r>
            <w:r w:rsidR="003F45DF">
              <w:t>RheumaticArthritisData</w:t>
            </w:r>
            <w:proofErr w:type="spellEnd"/>
          </w:p>
        </w:tc>
        <w:tc>
          <w:tcPr>
            <w:tcW w:w="3399" w:type="dxa"/>
            <w:tcBorders>
              <w:top w:val="single" w:sz="6" w:space="0" w:color="auto"/>
              <w:bottom w:val="single" w:sz="6" w:space="0" w:color="auto"/>
            </w:tcBorders>
          </w:tcPr>
          <w:p w14:paraId="6E372CC8" w14:textId="3D1552F5" w:rsidR="00B72500" w:rsidRPr="00F83C47" w:rsidRDefault="00F93876" w:rsidP="00D728C5">
            <w:pPr>
              <w:rPr>
                <w:color w:val="000000"/>
                <w:highlight w:val="yellow"/>
              </w:rPr>
            </w:pPr>
            <w:r>
              <w:rPr>
                <w:color w:val="000000"/>
              </w:rPr>
              <w:t>NA</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418" w:name="_Toc357754853"/>
      <w:bookmarkStart w:id="419" w:name="_Toc379448250"/>
      <w:r>
        <w:t>Informationssäkerhet och juridik</w:t>
      </w:r>
      <w:bookmarkEnd w:id="418"/>
      <w:bookmarkEnd w:id="419"/>
    </w:p>
    <w:p w14:paraId="21D095A9" w14:textId="77777777" w:rsidR="003F45DF" w:rsidRDefault="003F45DF" w:rsidP="003F45DF">
      <w:pPr>
        <w:pStyle w:val="Rubrik3"/>
      </w:pPr>
      <w:bookmarkStart w:id="420" w:name="_Toc374962630"/>
      <w:bookmarkStart w:id="421" w:name="_Toc379448251"/>
      <w:r>
        <w:t xml:space="preserve">Medarbetarens </w:t>
      </w:r>
      <w:r w:rsidRPr="004F0149">
        <w:t>direktåtkomst</w:t>
      </w:r>
      <w:bookmarkEnd w:id="420"/>
      <w:bookmarkEnd w:id="421"/>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7777777" w:rsidR="003F45DF" w:rsidRDefault="003F45DF" w:rsidP="003F45DF">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422" w:name="_Toc374962631"/>
      <w:bookmarkStart w:id="423" w:name="_Toc379448252"/>
      <w:r w:rsidRPr="003F45DF">
        <w:t>Patientens direktåtkomst</w:t>
      </w:r>
      <w:bookmarkEnd w:id="422"/>
      <w:bookmarkEnd w:id="423"/>
    </w:p>
    <w:p w14:paraId="4A47F56B" w14:textId="77777777" w:rsidR="003F45DF" w:rsidRDefault="003F45DF" w:rsidP="003F45DF">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424" w:name="_Toc219337773"/>
      <w:bookmarkStart w:id="425" w:name="_Toc227077997"/>
      <w:bookmarkStart w:id="426" w:name="_Toc245231401"/>
      <w:bookmarkStart w:id="427" w:name="_Toc374962632"/>
      <w:bookmarkStart w:id="428" w:name="_Toc379448253"/>
      <w:r w:rsidRPr="00E146AE">
        <w:t>Generellt</w:t>
      </w:r>
      <w:bookmarkEnd w:id="424"/>
      <w:bookmarkEnd w:id="425"/>
      <w:bookmarkEnd w:id="426"/>
      <w:bookmarkEnd w:id="427"/>
      <w:bookmarkEnd w:id="428"/>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429" w:name="_Toc379448254"/>
      <w:r>
        <w:t>Icke funktionella krav</w:t>
      </w:r>
      <w:bookmarkEnd w:id="429"/>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430" w:name="_Toc379448255"/>
      <w:r>
        <w:t>SLA krav</w:t>
      </w:r>
      <w:bookmarkEnd w:id="430"/>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lastRenderedPageBreak/>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431" w:name="_Toc379448256"/>
      <w:r w:rsidRPr="003164EA">
        <w:t>Övriga krav</w:t>
      </w:r>
      <w:r w:rsidR="00982263" w:rsidRPr="003164EA">
        <w:t xml:space="preserve"> och regler</w:t>
      </w:r>
      <w:bookmarkEnd w:id="431"/>
    </w:p>
    <w:p w14:paraId="228B0185" w14:textId="4F7E38DE" w:rsidR="00982263" w:rsidRPr="00E146AE" w:rsidRDefault="00982263" w:rsidP="00982263">
      <w:pPr>
        <w:pStyle w:val="Rubrik4"/>
      </w:pPr>
      <w:r>
        <w:t>Gemensamma konsumentregler</w:t>
      </w:r>
    </w:p>
    <w:p w14:paraId="24D778F5" w14:textId="77777777" w:rsidR="00982263" w:rsidRDefault="00982263" w:rsidP="00982263">
      <w:pPr>
        <w:pStyle w:val="Brdtext"/>
        <w:ind w:right="119"/>
      </w:pPr>
      <w:r>
        <w:t>R1: Filtrera enligt flagga ”</w:t>
      </w:r>
      <w:proofErr w:type="spellStart"/>
      <w:r>
        <w:t>patientAccessAllowed</w:t>
      </w:r>
      <w:proofErr w:type="spellEnd"/>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w:t>
      </w:r>
      <w:proofErr w:type="spellStart"/>
      <w:r>
        <w:t>headern</w:t>
      </w:r>
      <w:proofErr w:type="spellEnd"/>
      <w:r>
        <w:t xml:space="preserve"> </w:t>
      </w:r>
      <w:proofErr w:type="spellStart"/>
      <w:r>
        <w:t>LogicalAddress</w:t>
      </w:r>
      <w:proofErr w:type="spellEnd"/>
      <w:r>
        <w:t>. Svarsmeddelandet få</w:t>
      </w:r>
      <w:r w:rsidR="003164EA">
        <w:t>r</w:t>
      </w:r>
      <w:r>
        <w:t xml:space="preserve"> endast innehålla information som skapats i det källsystem som anges av frågemeddelandets </w:t>
      </w:r>
      <w:proofErr w:type="spellStart"/>
      <w:r>
        <w:t>LogicalAddress</w:t>
      </w:r>
      <w:proofErr w:type="spellEnd"/>
      <w:r>
        <w:t>.</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w:t>
      </w:r>
      <w:proofErr w:type="spellStart"/>
      <w:r w:rsidRPr="00BC5B0B">
        <w:t>ÅÅÅÅMMDDttmmss</w:t>
      </w:r>
      <w:proofErr w:type="spellEnd"/>
      <w:r w:rsidRPr="00BC5B0B">
        <w:t>”, vilket motsvara</w:t>
      </w:r>
      <w:r>
        <w:t>r</w:t>
      </w:r>
      <w:r w:rsidRPr="00BC5B0B">
        <w:t xml:space="preserve"> den ISO 8824-kompatibla format</w:t>
      </w:r>
      <w:r>
        <w:t>beskrivningen ”</w:t>
      </w:r>
      <w:proofErr w:type="spellStart"/>
      <w:r>
        <w:t>YYYYMMDDhh</w:t>
      </w:r>
      <w:r w:rsidRPr="00BC5B0B">
        <w:t>mmss</w:t>
      </w:r>
      <w:proofErr w:type="spellEnd"/>
      <w:r w:rsidRPr="00BC5B0B">
        <w:t>”.</w:t>
      </w:r>
    </w:p>
    <w:p w14:paraId="537A34F5" w14:textId="6A9149D9" w:rsidR="00982263" w:rsidRPr="00E146AE" w:rsidRDefault="00982263" w:rsidP="00982263">
      <w:pPr>
        <w:pStyle w:val="Rubrik4"/>
      </w:pPr>
      <w:r>
        <w:t>Tidszon för tidpunkter</w:t>
      </w:r>
    </w:p>
    <w:p w14:paraId="1CF10D9B" w14:textId="77777777" w:rsidR="00982263" w:rsidRDefault="00982263" w:rsidP="00982263">
      <w:pPr>
        <w:pStyle w:val="Brdtext"/>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w:t>
      </w:r>
      <w:r w:rsidRPr="00BC5B0B">
        <w:lastRenderedPageBreak/>
        <w:t>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432" w:name="_Toc357754854"/>
      <w:bookmarkStart w:id="433" w:name="_Toc224960922"/>
      <w:bookmarkStart w:id="434" w:name="_Toc357754855"/>
      <w:bookmarkStart w:id="435" w:name="_Toc379448257"/>
      <w:bookmarkEnd w:id="301"/>
      <w:bookmarkEnd w:id="302"/>
      <w:bookmarkEnd w:id="303"/>
      <w:r>
        <w:t>Felhantering</w:t>
      </w:r>
      <w:bookmarkEnd w:id="432"/>
      <w:bookmarkEnd w:id="435"/>
    </w:p>
    <w:p w14:paraId="2A097C2C" w14:textId="77777777" w:rsidR="007C5E55" w:rsidRDefault="007C5E55" w:rsidP="007C5E55">
      <w:pPr>
        <w:pStyle w:val="Rubrik3"/>
      </w:pPr>
      <w:bookmarkStart w:id="436" w:name="_Toc379448258"/>
      <w:r>
        <w:t>Krav på en tjänsteproducent</w:t>
      </w:r>
      <w:bookmarkEnd w:id="436"/>
    </w:p>
    <w:p w14:paraId="74AFF75E" w14:textId="77777777" w:rsidR="003F45DF" w:rsidRPr="00E146AE" w:rsidRDefault="003F45DF" w:rsidP="003F45DF">
      <w:pPr>
        <w:pStyle w:val="Rubrik4"/>
      </w:pPr>
      <w:r w:rsidRPr="00E146AE">
        <w:t xml:space="preserve">Logiska fel </w:t>
      </w:r>
    </w:p>
    <w:p w14:paraId="1DB1D94C" w14:textId="77777777" w:rsidR="003F45DF" w:rsidRDefault="003F45DF" w:rsidP="003F45DF">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14:paraId="4AE9EDBC" w14:textId="77777777" w:rsidR="003F45DF" w:rsidRPr="00E146AE" w:rsidRDefault="003F45DF" w:rsidP="003F45DF"/>
    <w:p w14:paraId="0B5216D3" w14:textId="77777777" w:rsidR="003F45DF" w:rsidRPr="00E146AE" w:rsidRDefault="003F45DF" w:rsidP="003F45DF">
      <w:pPr>
        <w:pStyle w:val="Rubrik4"/>
      </w:pPr>
      <w:bookmarkStart w:id="437" w:name="_Ref379357515"/>
      <w:r w:rsidRPr="00E146AE">
        <w:t>Tekniska fel</w:t>
      </w:r>
      <w:bookmarkEnd w:id="437"/>
    </w:p>
    <w:p w14:paraId="674241BD" w14:textId="77777777" w:rsidR="003F45DF" w:rsidRPr="00901567" w:rsidRDefault="003F45DF" w:rsidP="003F45DF">
      <w:r w:rsidRPr="00901567">
        <w:t>Vid ett tekniskt fel levereras ett generellt undantag (SOAP-</w:t>
      </w:r>
      <w:proofErr w:type="spellStart"/>
      <w:r w:rsidRPr="00901567">
        <w:t>Exception</w:t>
      </w:r>
      <w:proofErr w:type="spellEnd"/>
      <w:r w:rsidRPr="00901567">
        <w:t xml:space="preserve">). </w:t>
      </w:r>
    </w:p>
    <w:p w14:paraId="73E0EC7D" w14:textId="77777777" w:rsidR="003F45DF" w:rsidRPr="00901567" w:rsidRDefault="003F45DF" w:rsidP="003F45DF">
      <w:r w:rsidRPr="00901567">
        <w:t xml:space="preserve">Exempel på detta kan vara </w:t>
      </w:r>
      <w:proofErr w:type="spellStart"/>
      <w:r w:rsidRPr="00901567">
        <w:t>deadlock</w:t>
      </w:r>
      <w:proofErr w:type="spellEnd"/>
      <w:r w:rsidRPr="00901567">
        <w:t xml:space="preserve"> i databasen eller följdeffekter av programmeringsfel. </w:t>
      </w:r>
    </w:p>
    <w:p w14:paraId="16DD68C8" w14:textId="77777777" w:rsidR="003F45DF" w:rsidRPr="00901567" w:rsidRDefault="003F45DF" w:rsidP="003F45DF">
      <w:r w:rsidRPr="00901567">
        <w:t xml:space="preserve">Tekniska fel får inte förmedla känsliga personuppgifter. </w:t>
      </w:r>
    </w:p>
    <w:p w14:paraId="47096D63" w14:textId="77777777" w:rsidR="003F45DF" w:rsidRDefault="003F45DF" w:rsidP="003F45DF">
      <w:r w:rsidRPr="00901567">
        <w:t>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438" w:name="_Toc379448259"/>
      <w:r>
        <w:t>Krav på en tjänstekonsument</w:t>
      </w:r>
      <w:bookmarkEnd w:id="438"/>
    </w:p>
    <w:p w14:paraId="5837C0B9" w14:textId="77777777" w:rsidR="003F45DF" w:rsidRPr="00E146AE" w:rsidRDefault="003F45DF" w:rsidP="003F45DF">
      <w:pPr>
        <w:pStyle w:val="Rubrik4"/>
      </w:pPr>
      <w:r w:rsidRPr="00E146AE">
        <w:t xml:space="preserve">Logiska fel </w:t>
      </w:r>
    </w:p>
    <w:p w14:paraId="6DE95F8E" w14:textId="77777777" w:rsidR="003F45DF" w:rsidRDefault="003F45DF" w:rsidP="003F45DF">
      <w:r w:rsidRPr="00E146AE">
        <w:t>I domänens skrivtjänster fås svarskod och en kommentarstext med information om att logiskt fel uppstått. Exempel på logiska fel är obligatorisk data som saknas och felformaterad data.</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Tekniska fel definieras med en text och en kod i ett SOAP-</w:t>
      </w:r>
      <w:proofErr w:type="spellStart"/>
      <w:r w:rsidRPr="00E146AE">
        <w:t>Exception</w:t>
      </w:r>
      <w:proofErr w:type="spellEnd"/>
      <w:r w:rsidRPr="00E146AE">
        <w:t xml:space="preserve">. Koden rekommenderas vara ett log-id enligt </w:t>
      </w:r>
      <w:r w:rsidR="0037157D">
        <w:fldChar w:fldCharType="begin"/>
      </w:r>
      <w:r w:rsidR="0037157D">
        <w:instrText xml:space="preserve"> REF _Ref379357515 \r \h </w:instrText>
      </w:r>
      <w:r w:rsidR="0037157D">
        <w:fldChar w:fldCharType="separate"/>
      </w:r>
      <w:r w:rsidR="0037157D">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439" w:name="_Toc379448260"/>
      <w:r>
        <w:lastRenderedPageBreak/>
        <w:t>Gemensamma informationskomponenter</w:t>
      </w:r>
      <w:bookmarkEnd w:id="439"/>
    </w:p>
    <w:p w14:paraId="2CACAE19" w14:textId="4647A605"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xml:space="preserve"> och juridik” ovan.</w:t>
      </w:r>
    </w:p>
    <w:p w14:paraId="779FAEEC" w14:textId="77777777" w:rsidR="00760A43" w:rsidRDefault="00760A43" w:rsidP="00760A43">
      <w:pPr>
        <w:widowControl w:val="0"/>
      </w:pPr>
    </w:p>
    <w:p w14:paraId="43BC1E33" w14:textId="09B729C6"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Pr="001D07CD">
        <w:t xml:space="preserve"> ”</w:t>
      </w:r>
      <w:proofErr w:type="spellStart"/>
      <w:r w:rsidRPr="001D07CD">
        <w:t>Bilaga_Gemensamma_typer</w:t>
      </w:r>
      <w:proofErr w:type="spellEnd"/>
      <w:r w:rsidRPr="001D07CD">
        <w:t>_&lt;version&gt;.</w:t>
      </w:r>
      <w:proofErr w:type="spellStart"/>
      <w:r w:rsidRPr="001D07CD">
        <w:t>pdf</w:t>
      </w:r>
      <w:proofErr w:type="spellEnd"/>
      <w:r w:rsidRPr="001D07CD">
        <w:t>”</w:t>
      </w:r>
      <w:r w:rsidR="00072FA1">
        <w:br w:type="page"/>
      </w:r>
    </w:p>
    <w:p w14:paraId="511FB216" w14:textId="305EE677" w:rsidR="007E47C0" w:rsidRDefault="007E47C0" w:rsidP="007E47C0">
      <w:pPr>
        <w:pStyle w:val="Rubrik1"/>
      </w:pPr>
      <w:bookmarkStart w:id="440" w:name="_Toc379448261"/>
      <w:r>
        <w:lastRenderedPageBreak/>
        <w:t xml:space="preserve">Tjänstedomänens </w:t>
      </w:r>
      <w:bookmarkEnd w:id="433"/>
      <w:r>
        <w:t>meddelandemodeller</w:t>
      </w:r>
      <w:bookmarkEnd w:id="434"/>
      <w:bookmarkEnd w:id="440"/>
    </w:p>
    <w:p w14:paraId="47FFE2B7" w14:textId="77777777" w:rsidR="007E47C0" w:rsidRDefault="007E47C0" w:rsidP="007E47C0">
      <w:bookmarkStart w:id="441"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5CA95B6F" w:rsidR="007E47C0" w:rsidRDefault="007E47C0" w:rsidP="007E47C0">
      <w:pPr>
        <w:pStyle w:val="Rubrik2"/>
      </w:pPr>
      <w:bookmarkStart w:id="442" w:name="_Toc357754856"/>
      <w:bookmarkStart w:id="443" w:name="_Toc379448262"/>
      <w:r>
        <w:t>V-MIM</w:t>
      </w:r>
      <w:bookmarkEnd w:id="442"/>
      <w:r>
        <w:t xml:space="preserve"> </w:t>
      </w:r>
      <w:r w:rsidR="00920165">
        <w:t>Reumatismdata</w:t>
      </w:r>
      <w:bookmarkEnd w:id="443"/>
    </w:p>
    <w:p w14:paraId="6CE97223" w14:textId="34555966" w:rsidR="007E47C0" w:rsidRDefault="00920165" w:rsidP="007E47C0">
      <w:r>
        <w:rPr>
          <w:noProof/>
          <w:lang w:eastAsia="sv-SE"/>
        </w:rPr>
        <w:drawing>
          <wp:inline distT="0" distB="0" distL="0" distR="0" wp14:anchorId="495370C6" wp14:editId="4EE6B7CF">
            <wp:extent cx="5507990" cy="451358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_2.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451358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proofErr w:type="spellStart"/>
            <w:r w:rsidRPr="00C469F0">
              <w:rPr>
                <w:b/>
                <w:szCs w:val="20"/>
              </w:rPr>
              <w:t>Klass.attribut</w:t>
            </w:r>
            <w:proofErr w:type="spellEnd"/>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77777777" w:rsidR="00B31DB9" w:rsidRPr="00C469F0" w:rsidRDefault="00B31DB9" w:rsidP="001542CF">
            <w:pPr>
              <w:rPr>
                <w:szCs w:val="20"/>
              </w:rPr>
            </w:pPr>
            <w:proofErr w:type="spellStart"/>
            <w:r w:rsidRPr="00C469F0">
              <w:rPr>
                <w:szCs w:val="20"/>
              </w:rPr>
              <w:t>rheumatoidArthritisData</w:t>
            </w:r>
            <w:proofErr w:type="spellEnd"/>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77777777" w:rsidR="00B31DB9" w:rsidRPr="00C469F0" w:rsidRDefault="00B31DB9" w:rsidP="001542CF">
            <w:pPr>
              <w:rPr>
                <w:szCs w:val="20"/>
              </w:rPr>
            </w:pPr>
            <w:proofErr w:type="spellStart"/>
            <w:r>
              <w:rPr>
                <w:szCs w:val="20"/>
              </w:rPr>
              <w:t>RheumaticArthritisDataHeader</w:t>
            </w:r>
            <w:r w:rsidRPr="00C469F0">
              <w:rPr>
                <w:szCs w:val="20"/>
              </w:rPr>
              <w:t>.documentId</w:t>
            </w:r>
            <w:proofErr w:type="spellEnd"/>
          </w:p>
        </w:tc>
        <w:tc>
          <w:tcPr>
            <w:tcW w:w="2977" w:type="dxa"/>
            <w:vAlign w:val="center"/>
          </w:tcPr>
          <w:p w14:paraId="40BF742E"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0BD8E6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roofErr w:type="spellStart"/>
            <w:r w:rsidRPr="00C469F0">
              <w:rPr>
                <w:szCs w:val="20"/>
              </w:rPr>
              <w:t>documentId</w:t>
            </w:r>
            <w:proofErr w:type="spellEnd"/>
          </w:p>
        </w:tc>
      </w:tr>
      <w:tr w:rsidR="00B31DB9" w:rsidRPr="00C469F0" w14:paraId="72539D64" w14:textId="77777777" w:rsidTr="001542CF">
        <w:trPr>
          <w:trHeight w:val="397"/>
        </w:trPr>
        <w:tc>
          <w:tcPr>
            <w:tcW w:w="1809" w:type="dxa"/>
            <w:vAlign w:val="center"/>
          </w:tcPr>
          <w:p w14:paraId="3BB44691" w14:textId="77777777" w:rsidR="00B31DB9" w:rsidRPr="00C469F0" w:rsidRDefault="00B31DB9" w:rsidP="001542CF">
            <w:pPr>
              <w:rPr>
                <w:szCs w:val="20"/>
              </w:rPr>
            </w:pPr>
            <w:proofErr w:type="spellStart"/>
            <w:r>
              <w:rPr>
                <w:szCs w:val="20"/>
              </w:rPr>
              <w:t>RheumaticArthritisDataHeader</w:t>
            </w:r>
            <w:r w:rsidRPr="00C469F0">
              <w:rPr>
                <w:szCs w:val="20"/>
              </w:rPr>
              <w:t>.sourceSystemHSAId</w:t>
            </w:r>
            <w:proofErr w:type="spellEnd"/>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77777777" w:rsidR="00B31DB9" w:rsidRPr="00C469F0" w:rsidRDefault="00B31DB9" w:rsidP="001542CF">
            <w:pPr>
              <w:rPr>
                <w:szCs w:val="20"/>
              </w:rPr>
            </w:pPr>
            <w:proofErr w:type="spellStart"/>
            <w:r>
              <w:rPr>
                <w:szCs w:val="20"/>
              </w:rPr>
              <w:t>RheumaticArthrit</w:t>
            </w:r>
            <w:r>
              <w:rPr>
                <w:szCs w:val="20"/>
              </w:rPr>
              <w:lastRenderedPageBreak/>
              <w:t>isDataHeader</w:t>
            </w:r>
            <w:r w:rsidRPr="00C469F0">
              <w:rPr>
                <w:szCs w:val="20"/>
              </w:rPr>
              <w:t>.patientId</w:t>
            </w:r>
            <w:proofErr w:type="spellEnd"/>
          </w:p>
        </w:tc>
        <w:tc>
          <w:tcPr>
            <w:tcW w:w="2977" w:type="dxa"/>
            <w:vAlign w:val="center"/>
          </w:tcPr>
          <w:p w14:paraId="3C826CBE" w14:textId="77777777" w:rsidR="00B31DB9" w:rsidRPr="00C469F0" w:rsidRDefault="00B31DB9" w:rsidP="001542CF">
            <w:pPr>
              <w:rPr>
                <w:rFonts w:cs="Arial"/>
                <w:spacing w:val="-1"/>
                <w:szCs w:val="20"/>
              </w:rPr>
            </w:pPr>
            <w:proofErr w:type="spellStart"/>
            <w:r>
              <w:rPr>
                <w:rFonts w:cs="Arial"/>
                <w:spacing w:val="-1"/>
                <w:szCs w:val="20"/>
              </w:rPr>
              <w:lastRenderedPageBreak/>
              <w:t>Patient.person</w:t>
            </w:r>
            <w:proofErr w:type="spellEnd"/>
            <w:r>
              <w:rPr>
                <w:rFonts w:cs="Arial"/>
                <w:spacing w:val="-1"/>
                <w:szCs w:val="20"/>
              </w:rPr>
              <w:t>-id</w:t>
            </w:r>
          </w:p>
        </w:tc>
        <w:tc>
          <w:tcPr>
            <w:tcW w:w="4111" w:type="dxa"/>
            <w:vAlign w:val="center"/>
          </w:tcPr>
          <w:p w14:paraId="729295FA"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w:t>
            </w:r>
            <w:r>
              <w:rPr>
                <w:szCs w:val="20"/>
              </w:rPr>
              <w:lastRenderedPageBreak/>
              <w:t>isDataHeader</w:t>
            </w:r>
            <w:proofErr w:type="spellEnd"/>
            <w:r w:rsidRPr="00C469F0">
              <w:rPr>
                <w:szCs w:val="20"/>
              </w:rPr>
              <w:t>/</w:t>
            </w:r>
            <w:proofErr w:type="spellStart"/>
            <w:r w:rsidRPr="00C469F0">
              <w:rPr>
                <w:szCs w:val="20"/>
              </w:rPr>
              <w:t>patientId</w:t>
            </w:r>
            <w:proofErr w:type="spellEnd"/>
          </w:p>
        </w:tc>
      </w:tr>
      <w:tr w:rsidR="00B31DB9" w:rsidRPr="00C469F0" w14:paraId="16B011CF" w14:textId="77777777" w:rsidTr="001542CF">
        <w:trPr>
          <w:trHeight w:val="397"/>
        </w:trPr>
        <w:tc>
          <w:tcPr>
            <w:tcW w:w="1809" w:type="dxa"/>
            <w:vAlign w:val="center"/>
          </w:tcPr>
          <w:p w14:paraId="52642D15" w14:textId="77777777" w:rsidR="00B31DB9" w:rsidRPr="00C469F0" w:rsidRDefault="00B31DB9" w:rsidP="001542CF">
            <w:pPr>
              <w:rPr>
                <w:szCs w:val="20"/>
              </w:rPr>
            </w:pPr>
            <w:proofErr w:type="spellStart"/>
            <w:r>
              <w:rPr>
                <w:szCs w:val="20"/>
              </w:rPr>
              <w:lastRenderedPageBreak/>
              <w:t>rheumaticArthritisDataHeader.accountableHealthcareProfessional</w:t>
            </w:r>
            <w:proofErr w:type="spellEnd"/>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77777777" w:rsidR="00B31DB9" w:rsidRPr="00C469F0" w:rsidRDefault="00B31DB9" w:rsidP="001542CF">
            <w:pPr>
              <w:rPr>
                <w:szCs w:val="20"/>
              </w:rPr>
            </w:pPr>
            <w:proofErr w:type="spellStart"/>
            <w:r>
              <w:rPr>
                <w:szCs w:val="20"/>
              </w:rPr>
              <w:t>AccountableHealthcareProfessional</w:t>
            </w:r>
            <w:r w:rsidRPr="00C469F0">
              <w:rPr>
                <w:szCs w:val="20"/>
              </w:rPr>
              <w:t>.authorTime</w:t>
            </w:r>
            <w:proofErr w:type="spellEnd"/>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r>
              <w:rPr>
                <w:szCs w:val="20"/>
              </w:rPr>
              <w:t xml:space="preserve"> </w:t>
            </w:r>
            <w:proofErr w:type="spellStart"/>
            <w:proofErr w:type="gramStart"/>
            <w:r>
              <w:rPr>
                <w:szCs w:val="20"/>
              </w:rPr>
              <w:t>accountableHealthcareProfessional</w:t>
            </w:r>
            <w:proofErr w:type="spellEnd"/>
            <w:r w:rsidRPr="00C469F0">
              <w:rPr>
                <w:szCs w:val="20"/>
              </w:rPr>
              <w:t xml:space="preserve"> </w:t>
            </w:r>
            <w:r>
              <w:rPr>
                <w:szCs w:val="20"/>
              </w:rPr>
              <w:t>/</w:t>
            </w:r>
            <w:proofErr w:type="spellStart"/>
            <w:r>
              <w:rPr>
                <w:szCs w:val="20"/>
              </w:rPr>
              <w:t>authorTime</w:t>
            </w:r>
            <w:proofErr w:type="spellEnd"/>
            <w:proofErr w:type="gramEnd"/>
          </w:p>
        </w:tc>
      </w:tr>
      <w:tr w:rsidR="00B31DB9" w:rsidRPr="00336280" w14:paraId="495283BB" w14:textId="77777777" w:rsidTr="001542CF">
        <w:trPr>
          <w:trHeight w:val="397"/>
        </w:trPr>
        <w:tc>
          <w:tcPr>
            <w:tcW w:w="1809" w:type="dxa"/>
            <w:vAlign w:val="center"/>
          </w:tcPr>
          <w:p w14:paraId="24578E8C" w14:textId="77777777" w:rsidR="00B31DB9" w:rsidRPr="00C469F0" w:rsidRDefault="00B31DB9" w:rsidP="001542CF">
            <w:pPr>
              <w:rPr>
                <w:szCs w:val="20"/>
              </w:rPr>
            </w:pPr>
            <w:proofErr w:type="spellStart"/>
            <w:r>
              <w:rPr>
                <w:szCs w:val="20"/>
              </w:rPr>
              <w:t>AccountableHealthcareProfessional</w:t>
            </w:r>
            <w:r w:rsidRPr="00C469F0">
              <w:rPr>
                <w:szCs w:val="20"/>
              </w:rPr>
              <w:t>.healthcareProfessionalHSAId</w:t>
            </w:r>
            <w:proofErr w:type="spellEnd"/>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1A5BA841" w14:textId="77777777" w:rsidR="00B31DB9" w:rsidRPr="00336280" w:rsidRDefault="00B31DB9" w:rsidP="001542CF">
            <w:pPr>
              <w:rPr>
                <w:szCs w:val="20"/>
                <w:lang w:val="en-US"/>
              </w:rPr>
            </w:pPr>
            <w:r w:rsidRPr="00336280">
              <w:rPr>
                <w:szCs w:val="20"/>
                <w:lang w:val="en-US"/>
              </w:rPr>
              <w:t>rheumatoidArthritisData/rheumaticArthritisDataHeader/accountableHealthcareProfessional/healthcareProfessionalHSAId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7777777" w:rsidR="00B31DB9" w:rsidRPr="00C469F0" w:rsidRDefault="00B31DB9" w:rsidP="001542CF">
            <w:pPr>
              <w:rPr>
                <w:szCs w:val="20"/>
              </w:rPr>
            </w:pPr>
            <w:r w:rsidRPr="00336280">
              <w:rPr>
                <w:szCs w:val="20"/>
                <w:lang w:val="en-US"/>
              </w:rPr>
              <w:t>Accountable</w:t>
            </w:r>
            <w:proofErr w:type="spellStart"/>
            <w:r>
              <w:rPr>
                <w:szCs w:val="20"/>
              </w:rPr>
              <w:t>HealthcareProfessional</w:t>
            </w:r>
            <w:r w:rsidRPr="00C469F0">
              <w:rPr>
                <w:szCs w:val="20"/>
              </w:rPr>
              <w:t>.healthcareProfessionalName</w:t>
            </w:r>
            <w:proofErr w:type="spellEnd"/>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69AD0DEA"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77777777" w:rsidR="00B31DB9" w:rsidRPr="00C469F0" w:rsidRDefault="00B31DB9" w:rsidP="001542CF">
            <w:pPr>
              <w:rPr>
                <w:szCs w:val="20"/>
              </w:rPr>
            </w:pPr>
            <w:r>
              <w:rPr>
                <w:szCs w:val="20"/>
              </w:rPr>
              <w:t>AccountableHealthcareProfessional</w:t>
            </w:r>
            <w:r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/healthcareProfessionalRoleCode</w:t>
            </w:r>
          </w:p>
        </w:tc>
      </w:tr>
      <w:tr w:rsidR="00B31DB9" w:rsidRPr="00D5124B" w14:paraId="02C7113C" w14:textId="77777777" w:rsidTr="001542CF">
        <w:trPr>
          <w:trHeight w:val="397"/>
        </w:trPr>
        <w:tc>
          <w:tcPr>
            <w:tcW w:w="1809" w:type="dxa"/>
            <w:vAlign w:val="center"/>
          </w:tcPr>
          <w:p w14:paraId="76864891" w14:textId="46B35E6A" w:rsidR="00B31DB9" w:rsidRPr="00C469F0" w:rsidRDefault="00581B58" w:rsidP="001542CF">
            <w:pPr>
              <w:rPr>
                <w:szCs w:val="20"/>
              </w:rPr>
            </w:pPr>
            <w:proofErr w:type="spellStart"/>
            <w:r>
              <w:rPr>
                <w:szCs w:val="20"/>
              </w:rPr>
              <w:t>HealthcareProfessionalOrgUnit</w:t>
            </w:r>
            <w:r w:rsidR="00B31DB9" w:rsidRPr="00C469F0">
              <w:rPr>
                <w:szCs w:val="20"/>
              </w:rPr>
              <w:t>.orgUnitHSAId</w:t>
            </w:r>
            <w:proofErr w:type="spellEnd"/>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id</w:t>
            </w:r>
          </w:p>
        </w:tc>
        <w:tc>
          <w:tcPr>
            <w:tcW w:w="4111" w:type="dxa"/>
            <w:vAlign w:val="center"/>
          </w:tcPr>
          <w:p w14:paraId="07131987" w14:textId="4D20B0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/orgUnitHSAId</w:t>
            </w:r>
          </w:p>
        </w:tc>
      </w:tr>
      <w:tr w:rsidR="00B31DB9" w:rsidRPr="00D5124B" w14:paraId="62C51E40" w14:textId="77777777" w:rsidTr="001542CF">
        <w:trPr>
          <w:trHeight w:val="397"/>
        </w:trPr>
        <w:tc>
          <w:tcPr>
            <w:tcW w:w="1809" w:type="dxa"/>
            <w:vAlign w:val="center"/>
          </w:tcPr>
          <w:p w14:paraId="29ECDF53" w14:textId="48A4CDE7" w:rsidR="00B31DB9" w:rsidRPr="00C469F0" w:rsidRDefault="00581B58" w:rsidP="001542CF">
            <w:pPr>
              <w:rPr>
                <w:szCs w:val="20"/>
              </w:rPr>
            </w:pPr>
            <w:proofErr w:type="spellStart"/>
            <w:r>
              <w:rPr>
                <w:szCs w:val="20"/>
              </w:rPr>
              <w:t>HealthcareProfessionalOrgUnit</w:t>
            </w:r>
            <w:r w:rsidR="00B31DB9" w:rsidRPr="00C469F0">
              <w:rPr>
                <w:szCs w:val="20"/>
              </w:rPr>
              <w:t>.orgUnitname</w:t>
            </w:r>
            <w:proofErr w:type="spellEnd"/>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w:t>
            </w:r>
            <w:r>
              <w:rPr>
                <w:rFonts w:cs="Arial"/>
                <w:spacing w:val="-1"/>
                <w:szCs w:val="20"/>
              </w:rPr>
              <w:t>namn</w:t>
            </w:r>
          </w:p>
        </w:tc>
        <w:tc>
          <w:tcPr>
            <w:tcW w:w="4111" w:type="dxa"/>
            <w:vAlign w:val="center"/>
          </w:tcPr>
          <w:p w14:paraId="5CFCA14E" w14:textId="26061195"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/orgUnitname</w:t>
            </w:r>
          </w:p>
        </w:tc>
      </w:tr>
      <w:tr w:rsidR="00B31DB9" w:rsidRPr="00D5124B" w14:paraId="36B56316" w14:textId="77777777" w:rsidTr="001542CF">
        <w:trPr>
          <w:trHeight w:val="397"/>
        </w:trPr>
        <w:tc>
          <w:tcPr>
            <w:tcW w:w="1809" w:type="dxa"/>
            <w:vAlign w:val="center"/>
          </w:tcPr>
          <w:p w14:paraId="3F267330" w14:textId="2E125CAF" w:rsidR="00B31DB9" w:rsidRPr="00C469F0" w:rsidRDefault="00581B58" w:rsidP="001542CF">
            <w:pPr>
              <w:rPr>
                <w:szCs w:val="20"/>
              </w:rPr>
            </w:pPr>
            <w:proofErr w:type="spellStart"/>
            <w:r>
              <w:rPr>
                <w:szCs w:val="20"/>
              </w:rPr>
              <w:t>HealthcareProfessionalOrgUnit</w:t>
            </w:r>
            <w:r w:rsidR="00B31DB9" w:rsidRPr="00C469F0">
              <w:rPr>
                <w:szCs w:val="20"/>
              </w:rPr>
              <w:t>.orgUnitTelecom</w:t>
            </w:r>
            <w:proofErr w:type="spellEnd"/>
          </w:p>
        </w:tc>
        <w:tc>
          <w:tcPr>
            <w:tcW w:w="2977" w:type="dxa"/>
            <w:vAlign w:val="center"/>
          </w:tcPr>
          <w:p w14:paraId="411DCE88" w14:textId="77777777" w:rsidR="00B31DB9" w:rsidRPr="001A2000" w:rsidRDefault="00B31DB9" w:rsidP="001542CF">
            <w:pPr>
              <w:rPr>
                <w:rFonts w:cs="Arial"/>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2F8905EF" w14:textId="31D58657"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/orgUnitTelecom</w:t>
            </w:r>
          </w:p>
        </w:tc>
      </w:tr>
      <w:tr w:rsidR="00B31DB9" w:rsidRPr="00D5124B" w14:paraId="0B6BB976" w14:textId="77777777" w:rsidTr="001542CF">
        <w:trPr>
          <w:trHeight w:val="397"/>
        </w:trPr>
        <w:tc>
          <w:tcPr>
            <w:tcW w:w="1809" w:type="dxa"/>
            <w:vAlign w:val="center"/>
          </w:tcPr>
          <w:p w14:paraId="67A724D9" w14:textId="23E9D202" w:rsidR="00B31DB9" w:rsidRPr="00C469F0" w:rsidRDefault="00581B58" w:rsidP="001542CF">
            <w:pPr>
              <w:rPr>
                <w:szCs w:val="20"/>
              </w:rPr>
            </w:pPr>
            <w:proofErr w:type="spellStart"/>
            <w:r>
              <w:rPr>
                <w:szCs w:val="20"/>
              </w:rPr>
              <w:t>HealthcareProfessionalOrgUnit</w:t>
            </w:r>
            <w:r w:rsidR="00B31DB9" w:rsidRPr="00C469F0">
              <w:rPr>
                <w:szCs w:val="20"/>
              </w:rPr>
              <w:t>.orgUnitEmail</w:t>
            </w:r>
            <w:proofErr w:type="spellEnd"/>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5BACB369" w14:textId="06563B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/orgUnitEmail</w:t>
            </w:r>
          </w:p>
        </w:tc>
      </w:tr>
      <w:tr w:rsidR="00B31DB9" w:rsidRPr="00D5124B" w14:paraId="4A9B578C" w14:textId="77777777" w:rsidTr="001542CF">
        <w:trPr>
          <w:trHeight w:val="397"/>
        </w:trPr>
        <w:tc>
          <w:tcPr>
            <w:tcW w:w="1809" w:type="dxa"/>
            <w:vAlign w:val="center"/>
          </w:tcPr>
          <w:p w14:paraId="3EB69013" w14:textId="616710C8" w:rsidR="00B31DB9" w:rsidRPr="00C469F0" w:rsidRDefault="00581B58" w:rsidP="001542CF">
            <w:pPr>
              <w:rPr>
                <w:szCs w:val="20"/>
                <w:u w:val="single"/>
              </w:rPr>
            </w:pPr>
            <w:proofErr w:type="spellStart"/>
            <w:r>
              <w:rPr>
                <w:szCs w:val="20"/>
              </w:rPr>
              <w:t>HealthcareProfessionalOrgUnit</w:t>
            </w:r>
            <w:r w:rsidR="00B31DB9" w:rsidRPr="00C469F0">
              <w:rPr>
                <w:szCs w:val="20"/>
              </w:rPr>
              <w:t>.orgUnitAddress</w:t>
            </w:r>
            <w:proofErr w:type="spellEnd"/>
          </w:p>
        </w:tc>
        <w:tc>
          <w:tcPr>
            <w:tcW w:w="2977" w:type="dxa"/>
            <w:vAlign w:val="center"/>
          </w:tcPr>
          <w:p w14:paraId="7CC2092F" w14:textId="77777777" w:rsidR="00B31DB9" w:rsidRDefault="00B31DB9" w:rsidP="001542CF">
            <w:pPr>
              <w:rPr>
                <w:rFonts w:cs="Arial"/>
                <w:spacing w:val="-1"/>
                <w:szCs w:val="20"/>
              </w:rPr>
            </w:pPr>
            <w:proofErr w:type="spellStart"/>
            <w:r>
              <w:rPr>
                <w:rFonts w:cs="Arial"/>
                <w:spacing w:val="-1"/>
                <w:szCs w:val="20"/>
              </w:rPr>
              <w:t>Adress.adress</w:t>
            </w:r>
            <w:proofErr w:type="spellEnd"/>
            <w:r>
              <w:rPr>
                <w:rFonts w:cs="Arial"/>
                <w:spacing w:val="-1"/>
                <w:szCs w:val="20"/>
              </w:rPr>
              <w:t xml:space="preserve"> 1,</w:t>
            </w:r>
          </w:p>
          <w:p w14:paraId="3AE73993" w14:textId="77777777" w:rsidR="00B31DB9" w:rsidRDefault="00B31DB9" w:rsidP="001542CF">
            <w:pPr>
              <w:rPr>
                <w:rFonts w:cs="Arial"/>
                <w:spacing w:val="-1"/>
                <w:szCs w:val="20"/>
              </w:rPr>
            </w:pPr>
            <w:proofErr w:type="spellStart"/>
            <w:r>
              <w:rPr>
                <w:rFonts w:cs="Arial"/>
                <w:spacing w:val="-1"/>
                <w:szCs w:val="20"/>
              </w:rPr>
              <w:t>Adress.postnummer</w:t>
            </w:r>
            <w:proofErr w:type="spellEnd"/>
            <w:r>
              <w:rPr>
                <w:rFonts w:cs="Arial"/>
                <w:spacing w:val="-1"/>
                <w:szCs w:val="20"/>
              </w:rPr>
              <w:t xml:space="preserve"> &amp;</w:t>
            </w:r>
          </w:p>
          <w:p w14:paraId="53988CA6" w14:textId="77777777" w:rsidR="00B31DB9" w:rsidRPr="001A2000" w:rsidRDefault="00B31DB9" w:rsidP="001542CF">
            <w:pPr>
              <w:rPr>
                <w:rFonts w:cs="Arial"/>
                <w:spacing w:val="-1"/>
                <w:szCs w:val="20"/>
              </w:rPr>
            </w:pPr>
            <w:proofErr w:type="spellStart"/>
            <w:r>
              <w:rPr>
                <w:rFonts w:cs="Arial"/>
                <w:spacing w:val="-1"/>
                <w:szCs w:val="20"/>
              </w:rPr>
              <w:t>Adress.postort</w:t>
            </w:r>
            <w:proofErr w:type="spellEnd"/>
          </w:p>
        </w:tc>
        <w:tc>
          <w:tcPr>
            <w:tcW w:w="4111" w:type="dxa"/>
            <w:vAlign w:val="center"/>
          </w:tcPr>
          <w:p w14:paraId="1E58AAC0" w14:textId="46C1A460"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/orgUnitAddress</w:t>
            </w:r>
          </w:p>
        </w:tc>
      </w:tr>
      <w:tr w:rsidR="00B31DB9" w:rsidRPr="00D5124B" w14:paraId="3BA20088" w14:textId="77777777" w:rsidTr="001542CF">
        <w:trPr>
          <w:trHeight w:val="397"/>
        </w:trPr>
        <w:tc>
          <w:tcPr>
            <w:tcW w:w="1809" w:type="dxa"/>
            <w:vAlign w:val="center"/>
          </w:tcPr>
          <w:p w14:paraId="447A80DB" w14:textId="555C3665" w:rsidR="00B31DB9" w:rsidRPr="00C469F0" w:rsidRDefault="00581B58" w:rsidP="001542CF">
            <w:pPr>
              <w:rPr>
                <w:szCs w:val="20"/>
              </w:rPr>
            </w:pPr>
            <w:proofErr w:type="spellStart"/>
            <w:r>
              <w:rPr>
                <w:szCs w:val="20"/>
              </w:rPr>
              <w:t>HealthcareProfessionalOrgUnit</w:t>
            </w:r>
            <w:r w:rsidR="00B31DB9" w:rsidRPr="00C469F0">
              <w:rPr>
                <w:szCs w:val="20"/>
              </w:rPr>
              <w:t>.or</w:t>
            </w:r>
            <w:r w:rsidR="00B31DB9" w:rsidRPr="00C469F0">
              <w:rPr>
                <w:szCs w:val="20"/>
              </w:rPr>
              <w:lastRenderedPageBreak/>
              <w:t>gUnitLocation</w:t>
            </w:r>
            <w:proofErr w:type="spellEnd"/>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78F72060" w14:textId="5E88D45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w:t>
            </w:r>
            <w:r>
              <w:rPr>
                <w:szCs w:val="20"/>
                <w:lang w:val="en-US"/>
              </w:rPr>
              <w:lastRenderedPageBreak/>
              <w:t>ssional</w:t>
            </w:r>
            <w:r w:rsidRPr="003F7B8B">
              <w:rPr>
                <w:szCs w:val="20"/>
                <w:lang w:val="en-US"/>
              </w:rPr>
              <w:t>/</w:t>
            </w:r>
            <w:r w:rsidR="00581B58">
              <w:rPr>
                <w:szCs w:val="20"/>
                <w:lang w:val="en-US"/>
              </w:rPr>
              <w:t>HealthcareProfessionalOrgUnit</w:t>
            </w:r>
            <w:r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77777777" w:rsidR="00B31DB9" w:rsidRPr="00C469F0" w:rsidRDefault="00B31DB9" w:rsidP="001542CF">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proofErr w:type="spellStart"/>
            <w:r>
              <w:rPr>
                <w:rFonts w:cs="Arial"/>
                <w:spacing w:val="-1"/>
                <w:szCs w:val="20"/>
              </w:rPr>
              <w:t>Informationsresurs.vårdenhet</w:t>
            </w:r>
            <w:proofErr w:type="spellEnd"/>
            <w:r>
              <w:rPr>
                <w:rFonts w:cs="Arial"/>
                <w:spacing w:val="-1"/>
                <w:szCs w:val="20"/>
              </w:rPr>
              <w:t xml:space="preserve"> id</w:t>
            </w:r>
          </w:p>
        </w:tc>
        <w:tc>
          <w:tcPr>
            <w:tcW w:w="4111" w:type="dxa"/>
            <w:vAlign w:val="center"/>
          </w:tcPr>
          <w:p w14:paraId="0A5EADF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77777777" w:rsidR="00B31DB9" w:rsidRPr="00C469F0" w:rsidRDefault="00B31DB9" w:rsidP="001542CF">
            <w:pPr>
              <w:rPr>
                <w:szCs w:val="20"/>
              </w:rPr>
            </w:pPr>
            <w:r>
              <w:rPr>
                <w:szCs w:val="20"/>
              </w:rPr>
              <w:t>AccountableHealthcareProfessional</w:t>
            </w:r>
            <w:r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proofErr w:type="spellStart"/>
            <w:r>
              <w:rPr>
                <w:rFonts w:cs="Arial"/>
                <w:spacing w:val="-1"/>
                <w:szCs w:val="20"/>
              </w:rPr>
              <w:t>Informationsresurs.vårdgivare</w:t>
            </w:r>
            <w:proofErr w:type="spellEnd"/>
            <w:r>
              <w:rPr>
                <w:rFonts w:cs="Arial"/>
                <w:spacing w:val="-1"/>
                <w:szCs w:val="20"/>
              </w:rPr>
              <w:t xml:space="preserve"> id</w:t>
            </w:r>
          </w:p>
        </w:tc>
        <w:tc>
          <w:tcPr>
            <w:tcW w:w="4111" w:type="dxa"/>
            <w:vAlign w:val="center"/>
          </w:tcPr>
          <w:p w14:paraId="7E3042AF"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4D9F9FC6" w:rsidR="00B31DB9" w:rsidRPr="00C469F0" w:rsidRDefault="00B31DB9" w:rsidP="001542CF">
            <w:pPr>
              <w:rPr>
                <w:szCs w:val="20"/>
              </w:rPr>
            </w:pPr>
            <w:proofErr w:type="spellStart"/>
            <w:r w:rsidRPr="00C469F0">
              <w:rPr>
                <w:szCs w:val="20"/>
              </w:rPr>
              <w:t>LegalAuthenticator.legalAuthenticatorTime</w:t>
            </w:r>
            <w:proofErr w:type="spellEnd"/>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4247ACCE"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/LegalAuthenticator/legalAuthenticatorTime</w:t>
            </w:r>
          </w:p>
        </w:tc>
      </w:tr>
      <w:tr w:rsidR="00B31DB9" w:rsidRPr="00C470D0" w14:paraId="4B3C2795" w14:textId="77777777" w:rsidTr="001542CF">
        <w:trPr>
          <w:trHeight w:val="397"/>
        </w:trPr>
        <w:tc>
          <w:tcPr>
            <w:tcW w:w="1809" w:type="dxa"/>
            <w:vAlign w:val="center"/>
          </w:tcPr>
          <w:p w14:paraId="493ABD31" w14:textId="7FC15C06" w:rsidR="00B31DB9" w:rsidRPr="00C469F0" w:rsidRDefault="00B31DB9" w:rsidP="001542CF">
            <w:pPr>
              <w:rPr>
                <w:szCs w:val="20"/>
              </w:rPr>
            </w:pPr>
            <w:proofErr w:type="spellStart"/>
            <w:r w:rsidRPr="00C469F0">
              <w:rPr>
                <w:szCs w:val="20"/>
              </w:rPr>
              <w:t>LegalAuthenticator.legalAuthenticatorHSAId</w:t>
            </w:r>
            <w:proofErr w:type="spellEnd"/>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53179857" w14:textId="52BD3D71"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/LegalAuthenticator/legalAuthenticatorHSAId</w:t>
            </w:r>
          </w:p>
        </w:tc>
      </w:tr>
      <w:tr w:rsidR="00B31DB9" w:rsidRPr="00C470D0" w14:paraId="4479DE8C" w14:textId="77777777" w:rsidTr="001542CF">
        <w:trPr>
          <w:trHeight w:val="397"/>
        </w:trPr>
        <w:tc>
          <w:tcPr>
            <w:tcW w:w="1809" w:type="dxa"/>
            <w:vAlign w:val="center"/>
          </w:tcPr>
          <w:p w14:paraId="5DC76122" w14:textId="37F43E01" w:rsidR="00B31DB9" w:rsidRPr="00C469F0" w:rsidRDefault="00B31DB9" w:rsidP="001542CF">
            <w:pPr>
              <w:rPr>
                <w:szCs w:val="20"/>
              </w:rPr>
            </w:pPr>
            <w:proofErr w:type="spellStart"/>
            <w:r w:rsidRPr="00C469F0">
              <w:rPr>
                <w:szCs w:val="20"/>
              </w:rPr>
              <w:t>LegalAuthenticator.legalAuthenticatorName</w:t>
            </w:r>
            <w:proofErr w:type="spellEnd"/>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510B95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
        </w:tc>
      </w:tr>
      <w:tr w:rsidR="00B31DB9" w:rsidRPr="00C470D0" w14:paraId="396BA25E" w14:textId="77777777" w:rsidTr="001542CF">
        <w:trPr>
          <w:trHeight w:val="397"/>
        </w:trPr>
        <w:tc>
          <w:tcPr>
            <w:tcW w:w="1809" w:type="dxa"/>
            <w:vAlign w:val="center"/>
          </w:tcPr>
          <w:p w14:paraId="125B6C64" w14:textId="77777777" w:rsidR="00B31DB9" w:rsidRPr="00C469F0" w:rsidRDefault="00B31DB9" w:rsidP="001542CF">
            <w:pPr>
              <w:rPr>
                <w:szCs w:val="20"/>
              </w:rPr>
            </w:pPr>
            <w:proofErr w:type="spellStart"/>
            <w:r>
              <w:rPr>
                <w:szCs w:val="20"/>
              </w:rPr>
              <w:t>RheumaticArthritisDataHeader</w:t>
            </w:r>
            <w:r w:rsidRPr="00C469F0">
              <w:rPr>
                <w:szCs w:val="20"/>
              </w:rPr>
              <w:t>.approvedForPatient</w:t>
            </w:r>
            <w:proofErr w:type="spellEnd"/>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77777777" w:rsidR="00B31DB9" w:rsidRPr="00C469F0" w:rsidRDefault="00B31DB9" w:rsidP="001542CF">
            <w:pPr>
              <w:rPr>
                <w:szCs w:val="20"/>
              </w:rPr>
            </w:pPr>
            <w:proofErr w:type="spellStart"/>
            <w:r>
              <w:rPr>
                <w:szCs w:val="20"/>
              </w:rPr>
              <w:t>RheumaticArthritisDataHeader</w:t>
            </w:r>
            <w:r w:rsidRPr="00C469F0">
              <w:rPr>
                <w:szCs w:val="20"/>
              </w:rPr>
              <w:t>.careContactId</w:t>
            </w:r>
            <w:proofErr w:type="spellEnd"/>
          </w:p>
        </w:tc>
        <w:tc>
          <w:tcPr>
            <w:tcW w:w="2977" w:type="dxa"/>
            <w:vAlign w:val="center"/>
          </w:tcPr>
          <w:p w14:paraId="5E861596" w14:textId="77777777" w:rsidR="00B31DB9" w:rsidRPr="00C469F0" w:rsidRDefault="00B31DB9" w:rsidP="001542CF">
            <w:pPr>
              <w:rPr>
                <w:rFonts w:cs="Arial"/>
                <w:i/>
                <w:szCs w:val="20"/>
              </w:rPr>
            </w:pPr>
            <w:proofErr w:type="spellStart"/>
            <w:r>
              <w:rPr>
                <w:rFonts w:cs="Arial"/>
                <w:spacing w:val="-1"/>
                <w:szCs w:val="20"/>
              </w:rPr>
              <w:t>Informationsresurs.kontakt</w:t>
            </w:r>
            <w:proofErr w:type="spellEnd"/>
            <w:r>
              <w:rPr>
                <w:rFonts w:cs="Arial"/>
                <w:spacing w:val="-1"/>
                <w:szCs w:val="20"/>
              </w:rPr>
              <w:t xml:space="preserve"> id</w:t>
            </w:r>
          </w:p>
        </w:tc>
        <w:tc>
          <w:tcPr>
            <w:tcW w:w="4111" w:type="dxa"/>
            <w:vAlign w:val="center"/>
          </w:tcPr>
          <w:p w14:paraId="58F7164C"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/careContactId</w:t>
            </w:r>
          </w:p>
        </w:tc>
      </w:tr>
      <w:tr w:rsidR="00B31DB9" w:rsidRPr="00C469F0" w14:paraId="5AB07F87" w14:textId="77777777" w:rsidTr="001542CF">
        <w:trPr>
          <w:trHeight w:val="397"/>
        </w:trPr>
        <w:tc>
          <w:tcPr>
            <w:tcW w:w="1809" w:type="dxa"/>
            <w:vAlign w:val="center"/>
          </w:tcPr>
          <w:p w14:paraId="3F4BED81" w14:textId="77777777" w:rsidR="00B31DB9" w:rsidRPr="00C469F0" w:rsidRDefault="00B31DB9" w:rsidP="001542CF">
            <w:pPr>
              <w:rPr>
                <w:szCs w:val="20"/>
              </w:rPr>
            </w:pPr>
            <w:proofErr w:type="spellStart"/>
            <w:r w:rsidRPr="00C469F0">
              <w:rPr>
                <w:szCs w:val="20"/>
              </w:rPr>
              <w:t>rheumatoidArthritisDataBody</w:t>
            </w:r>
            <w:proofErr w:type="spellEnd"/>
          </w:p>
        </w:tc>
        <w:tc>
          <w:tcPr>
            <w:tcW w:w="2977" w:type="dxa"/>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2FFB6E87" w:rsidR="00B31DB9" w:rsidRPr="00C469F0" w:rsidRDefault="00B31DB9" w:rsidP="001542CF">
            <w:pPr>
              <w:rPr>
                <w:szCs w:val="20"/>
              </w:rPr>
            </w:pPr>
            <w:proofErr w:type="spellStart"/>
            <w:r w:rsidRPr="00C469F0">
              <w:rPr>
                <w:szCs w:val="20"/>
              </w:rPr>
              <w:t>Drug.nplId</w:t>
            </w:r>
            <w:proofErr w:type="spellEnd"/>
          </w:p>
        </w:tc>
        <w:tc>
          <w:tcPr>
            <w:tcW w:w="2977" w:type="dxa"/>
            <w:vAlign w:val="center"/>
          </w:tcPr>
          <w:p w14:paraId="2658BE8C"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läkemedel.specifikation</w:t>
            </w:r>
            <w:proofErr w:type="spellEnd"/>
            <w:r w:rsidRPr="00C469F0">
              <w:rPr>
                <w:rFonts w:cs="Arial"/>
                <w:spacing w:val="-1"/>
                <w:szCs w:val="20"/>
              </w:rPr>
              <w:t xml:space="preserve"> </w:t>
            </w:r>
            <w:proofErr w:type="spellStart"/>
            <w:r w:rsidRPr="00C469F0">
              <w:rPr>
                <w:rFonts w:cs="Arial"/>
                <w:spacing w:val="-1"/>
                <w:szCs w:val="20"/>
              </w:rPr>
              <w:t>läkemedel_id</w:t>
            </w:r>
            <w:proofErr w:type="spellEnd"/>
          </w:p>
        </w:tc>
        <w:tc>
          <w:tcPr>
            <w:tcW w:w="4111" w:type="dxa"/>
            <w:vAlign w:val="center"/>
          </w:tcPr>
          <w:p w14:paraId="3592BDED" w14:textId="40EAF363"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nplId</w:t>
            </w:r>
            <w:proofErr w:type="spellEnd"/>
          </w:p>
        </w:tc>
      </w:tr>
      <w:tr w:rsidR="00B31DB9" w:rsidRPr="00C469F0" w14:paraId="4E3184A5" w14:textId="77777777" w:rsidTr="001542CF">
        <w:trPr>
          <w:trHeight w:val="397"/>
        </w:trPr>
        <w:tc>
          <w:tcPr>
            <w:tcW w:w="1809" w:type="dxa"/>
            <w:vAlign w:val="center"/>
          </w:tcPr>
          <w:p w14:paraId="12869468" w14:textId="5BCBF36E" w:rsidR="00B31DB9" w:rsidRPr="00C469F0" w:rsidRDefault="00B31DB9" w:rsidP="001542CF">
            <w:pPr>
              <w:rPr>
                <w:szCs w:val="20"/>
              </w:rPr>
            </w:pPr>
            <w:proofErr w:type="spellStart"/>
            <w:r w:rsidRPr="00C469F0">
              <w:rPr>
                <w:szCs w:val="20"/>
              </w:rPr>
              <w:t>Drug.atcCode</w:t>
            </w:r>
            <w:proofErr w:type="spellEnd"/>
          </w:p>
        </w:tc>
        <w:tc>
          <w:tcPr>
            <w:tcW w:w="2977" w:type="dxa"/>
            <w:vAlign w:val="center"/>
          </w:tcPr>
          <w:p w14:paraId="4FF80B3C" w14:textId="77777777" w:rsidR="00B31DB9" w:rsidRPr="00C469F0" w:rsidRDefault="00B31DB9" w:rsidP="001542CF">
            <w:pPr>
              <w:rPr>
                <w:rFonts w:cs="Arial"/>
                <w:i/>
                <w:szCs w:val="20"/>
              </w:rPr>
            </w:pPr>
            <w:r w:rsidRPr="00C11300">
              <w:rPr>
                <w:rFonts w:cs="Arial"/>
                <w:i/>
                <w:color w:val="FF0000"/>
                <w:szCs w:val="20"/>
              </w:rPr>
              <w:t>Saknar motsvarighet i V-TIM 2.2</w:t>
            </w:r>
          </w:p>
        </w:tc>
        <w:tc>
          <w:tcPr>
            <w:tcW w:w="4111" w:type="dxa"/>
            <w:vAlign w:val="center"/>
          </w:tcPr>
          <w:p w14:paraId="79D3D223" w14:textId="108806EB"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atcCode</w:t>
            </w:r>
            <w:proofErr w:type="spellEnd"/>
          </w:p>
        </w:tc>
      </w:tr>
      <w:tr w:rsidR="00B31DB9" w:rsidRPr="00C469F0" w14:paraId="0C845001" w14:textId="77777777" w:rsidTr="001542CF">
        <w:trPr>
          <w:trHeight w:val="397"/>
        </w:trPr>
        <w:tc>
          <w:tcPr>
            <w:tcW w:w="1809" w:type="dxa"/>
            <w:vAlign w:val="center"/>
          </w:tcPr>
          <w:p w14:paraId="5CBA9890" w14:textId="3A469A41" w:rsidR="00B31DB9" w:rsidRPr="00C469F0" w:rsidRDefault="00B31DB9" w:rsidP="001542CF">
            <w:pPr>
              <w:rPr>
                <w:szCs w:val="20"/>
              </w:rPr>
            </w:pPr>
            <w:r w:rsidRPr="00C469F0">
              <w:rPr>
                <w:szCs w:val="20"/>
              </w:rPr>
              <w:t>Drug.name</w:t>
            </w:r>
          </w:p>
        </w:tc>
        <w:tc>
          <w:tcPr>
            <w:tcW w:w="2977" w:type="dxa"/>
            <w:vAlign w:val="center"/>
          </w:tcPr>
          <w:p w14:paraId="7D7BB85B"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w:t>
            </w:r>
            <w:r w:rsidRPr="00892EE8">
              <w:rPr>
                <w:rFonts w:cs="Arial"/>
                <w:spacing w:val="-1"/>
                <w:szCs w:val="20"/>
              </w:rPr>
              <w:t>varumärke</w:t>
            </w:r>
            <w:proofErr w:type="spellEnd"/>
            <w:r w:rsidRPr="00892EE8">
              <w:rPr>
                <w:rFonts w:cs="Arial"/>
                <w:spacing w:val="-1"/>
                <w:szCs w:val="20"/>
              </w:rPr>
              <w:t xml:space="preserve"> namn</w:t>
            </w:r>
          </w:p>
        </w:tc>
        <w:tc>
          <w:tcPr>
            <w:tcW w:w="4111" w:type="dxa"/>
            <w:vAlign w:val="center"/>
          </w:tcPr>
          <w:p w14:paraId="0E5C786B"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
        </w:tc>
      </w:tr>
      <w:tr w:rsidR="00B31DB9" w:rsidRPr="00C469F0" w14:paraId="257C2EF5" w14:textId="77777777" w:rsidTr="001542CF">
        <w:trPr>
          <w:trHeight w:val="397"/>
        </w:trPr>
        <w:tc>
          <w:tcPr>
            <w:tcW w:w="1809" w:type="dxa"/>
            <w:vAlign w:val="center"/>
          </w:tcPr>
          <w:p w14:paraId="4AFDF381" w14:textId="11A1F28D" w:rsidR="00B31DB9" w:rsidRPr="00C469F0" w:rsidRDefault="00B31DB9" w:rsidP="001542CF">
            <w:pPr>
              <w:rPr>
                <w:szCs w:val="20"/>
              </w:rPr>
            </w:pPr>
            <w:proofErr w:type="spellStart"/>
            <w:r w:rsidRPr="00C469F0">
              <w:rPr>
                <w:szCs w:val="20"/>
              </w:rPr>
              <w:t>Drug</w:t>
            </w:r>
            <w:proofErr w:type="gramStart"/>
            <w:r w:rsidRPr="00C469F0">
              <w:rPr>
                <w:szCs w:val="20"/>
              </w:rPr>
              <w:t>.OfDrug</w:t>
            </w:r>
            <w:proofErr w:type="spellEnd"/>
            <w:proofErr w:type="gramEnd"/>
          </w:p>
        </w:tc>
        <w:tc>
          <w:tcPr>
            <w:tcW w:w="2977" w:type="dxa"/>
            <w:vAlign w:val="center"/>
          </w:tcPr>
          <w:p w14:paraId="0B737E19" w14:textId="77777777" w:rsidR="00B31DB9" w:rsidRPr="00C469F0" w:rsidRDefault="00B31DB9" w:rsidP="001542CF">
            <w:pPr>
              <w:rPr>
                <w:szCs w:val="20"/>
              </w:rPr>
            </w:pPr>
            <w:proofErr w:type="spellStart"/>
            <w:r w:rsidRPr="00C469F0">
              <w:rPr>
                <w:rFonts w:cs="Arial"/>
                <w:spacing w:val="-1"/>
                <w:szCs w:val="20"/>
              </w:rPr>
              <w:t>Läkemedelsform.läkemedelsform</w:t>
            </w:r>
            <w:proofErr w:type="spellEnd"/>
          </w:p>
        </w:tc>
        <w:tc>
          <w:tcPr>
            <w:tcW w:w="4111" w:type="dxa"/>
            <w:vAlign w:val="center"/>
          </w:tcPr>
          <w:p w14:paraId="68B93D93" w14:textId="4D7E12B4"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name</w:t>
            </w:r>
            <w:proofErr w:type="spellEnd"/>
          </w:p>
        </w:tc>
      </w:tr>
      <w:tr w:rsidR="00B31DB9" w:rsidRPr="00C469F0" w14:paraId="0953D820" w14:textId="77777777" w:rsidTr="001542CF">
        <w:trPr>
          <w:trHeight w:val="397"/>
        </w:trPr>
        <w:tc>
          <w:tcPr>
            <w:tcW w:w="1809" w:type="dxa"/>
            <w:vAlign w:val="center"/>
          </w:tcPr>
          <w:p w14:paraId="28223ED4" w14:textId="0CE2CCB7" w:rsidR="00B31DB9" w:rsidRPr="0060585B" w:rsidRDefault="00B31DB9" w:rsidP="001542CF">
            <w:pPr>
              <w:rPr>
                <w:szCs w:val="20"/>
              </w:rPr>
            </w:pPr>
            <w:proofErr w:type="spellStart"/>
            <w:r w:rsidRPr="0060585B">
              <w:rPr>
                <w:szCs w:val="20"/>
              </w:rPr>
              <w:t>Drug.dose</w:t>
            </w:r>
            <w:proofErr w:type="spellEnd"/>
          </w:p>
        </w:tc>
        <w:tc>
          <w:tcPr>
            <w:tcW w:w="2977" w:type="dxa"/>
            <w:vAlign w:val="center"/>
          </w:tcPr>
          <w:p w14:paraId="44D10BFA" w14:textId="77777777" w:rsidR="00B31DB9" w:rsidRPr="0060585B" w:rsidRDefault="00B31DB9" w:rsidP="001542CF">
            <w:pPr>
              <w:rPr>
                <w:rFonts w:cs="Arial"/>
                <w:szCs w:val="20"/>
              </w:rPr>
            </w:pPr>
            <w:proofErr w:type="spellStart"/>
            <w:r>
              <w:rPr>
                <w:rFonts w:cs="Arial"/>
                <w:szCs w:val="20"/>
              </w:rPr>
              <w:t>Dosspecifikation</w:t>
            </w:r>
            <w:r w:rsidRPr="0060585B">
              <w:rPr>
                <w:rFonts w:cs="Arial"/>
                <w:szCs w:val="20"/>
              </w:rPr>
              <w:t>.</w:t>
            </w:r>
            <w:r>
              <w:rPr>
                <w:rFonts w:cs="Arial"/>
                <w:szCs w:val="20"/>
              </w:rPr>
              <w:t>kvantitet</w:t>
            </w:r>
            <w:proofErr w:type="spellEnd"/>
          </w:p>
        </w:tc>
        <w:tc>
          <w:tcPr>
            <w:tcW w:w="4111" w:type="dxa"/>
            <w:vAlign w:val="center"/>
          </w:tcPr>
          <w:p w14:paraId="22C5622B" w14:textId="78A0591B" w:rsidR="00B31DB9" w:rsidRPr="00C469F0" w:rsidRDefault="00B31DB9" w:rsidP="001542CF">
            <w:pPr>
              <w:rPr>
                <w:szCs w:val="20"/>
              </w:rPr>
            </w:pPr>
            <w:proofErr w:type="spellStart"/>
            <w:r w:rsidRPr="0060585B">
              <w:rPr>
                <w:szCs w:val="20"/>
              </w:rPr>
              <w:t>rheumatoidArthritisData</w:t>
            </w:r>
            <w:proofErr w:type="spellEnd"/>
            <w:r w:rsidRPr="0060585B">
              <w:rPr>
                <w:szCs w:val="20"/>
              </w:rPr>
              <w:t>/</w:t>
            </w:r>
            <w:proofErr w:type="spellStart"/>
            <w:r w:rsidRPr="0060585B">
              <w:rPr>
                <w:szCs w:val="20"/>
              </w:rPr>
              <w:t>rheumatoidArthritisDataBody</w:t>
            </w:r>
            <w:proofErr w:type="spellEnd"/>
            <w:r w:rsidRPr="0060585B">
              <w:rPr>
                <w:szCs w:val="20"/>
              </w:rPr>
              <w:t>/</w:t>
            </w:r>
            <w:proofErr w:type="spellStart"/>
            <w:r w:rsidRPr="0060585B">
              <w:rPr>
                <w:szCs w:val="20"/>
              </w:rPr>
              <w:t>Drug</w:t>
            </w:r>
            <w:proofErr w:type="spellEnd"/>
            <w:r w:rsidRPr="0060585B">
              <w:rPr>
                <w:szCs w:val="20"/>
              </w:rPr>
              <w:t>/</w:t>
            </w:r>
            <w:proofErr w:type="spellStart"/>
            <w:r w:rsidRPr="0060585B">
              <w:rPr>
                <w:szCs w:val="20"/>
              </w:rPr>
              <w:t>dose</w:t>
            </w:r>
            <w:proofErr w:type="spellEnd"/>
          </w:p>
        </w:tc>
      </w:tr>
      <w:tr w:rsidR="00B31DB9" w:rsidRPr="00C469F0" w14:paraId="1FECCFBD" w14:textId="77777777" w:rsidTr="001542CF">
        <w:trPr>
          <w:trHeight w:val="397"/>
        </w:trPr>
        <w:tc>
          <w:tcPr>
            <w:tcW w:w="1809" w:type="dxa"/>
            <w:vAlign w:val="center"/>
          </w:tcPr>
          <w:p w14:paraId="7097088E" w14:textId="73D43283" w:rsidR="00B31DB9" w:rsidRPr="00A24E20" w:rsidRDefault="00B31DB9" w:rsidP="001542CF">
            <w:pPr>
              <w:rPr>
                <w:szCs w:val="20"/>
              </w:rPr>
            </w:pPr>
            <w:proofErr w:type="spellStart"/>
            <w:r w:rsidRPr="00A24E20">
              <w:rPr>
                <w:szCs w:val="20"/>
              </w:rPr>
              <w:t>Drug.datePeriod</w:t>
            </w:r>
            <w:proofErr w:type="spellEnd"/>
          </w:p>
        </w:tc>
        <w:tc>
          <w:tcPr>
            <w:tcW w:w="2977" w:type="dxa"/>
            <w:vAlign w:val="center"/>
          </w:tcPr>
          <w:p w14:paraId="6D3033FB"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.starttidpunkt</w:t>
            </w:r>
            <w:proofErr w:type="spellEnd"/>
            <w:r w:rsidRPr="00A24E20">
              <w:rPr>
                <w:rFonts w:eastAsia="Arial Unicode MS" w:cs="Arial"/>
                <w:szCs w:val="20"/>
              </w:rPr>
              <w:t xml:space="preserve"> &amp;</w:t>
            </w:r>
          </w:p>
          <w:p w14:paraId="6D4722E3"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lastRenderedPageBreak/>
              <w:t>format</w:t>
            </w:r>
            <w:proofErr w:type="gramStart"/>
            <w:r w:rsidRPr="00A24E20">
              <w:rPr>
                <w:rFonts w:eastAsia="Arial Unicode MS" w:cs="Arial"/>
                <w:szCs w:val="20"/>
              </w:rPr>
              <w:t>.Dosering</w:t>
            </w:r>
            <w:proofErr w:type="gramEnd"/>
            <w:r w:rsidRPr="00A24E20">
              <w:rPr>
                <w:rFonts w:eastAsia="Arial Unicode MS" w:cs="Arial"/>
                <w:szCs w:val="20"/>
              </w:rPr>
              <w:t>.sluttidpunkt</w:t>
            </w:r>
            <w:proofErr w:type="spellEnd"/>
          </w:p>
        </w:tc>
        <w:tc>
          <w:tcPr>
            <w:tcW w:w="4111" w:type="dxa"/>
            <w:vAlign w:val="center"/>
          </w:tcPr>
          <w:p w14:paraId="5D123E4C" w14:textId="3A875938" w:rsidR="00B31DB9" w:rsidRPr="00C469F0" w:rsidRDefault="00B31DB9" w:rsidP="001542CF">
            <w:pPr>
              <w:rPr>
                <w:szCs w:val="20"/>
              </w:rPr>
            </w:pPr>
            <w:r w:rsidRPr="00A24E20">
              <w:rPr>
                <w:szCs w:val="20"/>
              </w:rPr>
              <w:lastRenderedPageBreak/>
              <w:t>rheumatoidArthritisData/rheumatoidArthritisDataBody/Drug/datePeriod</w:t>
            </w:r>
          </w:p>
        </w:tc>
      </w:tr>
      <w:tr w:rsidR="00B31DB9" w:rsidRPr="00C469F0" w14:paraId="222D1D1A" w14:textId="77777777" w:rsidTr="001542CF">
        <w:trPr>
          <w:trHeight w:val="397"/>
        </w:trPr>
        <w:tc>
          <w:tcPr>
            <w:tcW w:w="1809" w:type="dxa"/>
            <w:vAlign w:val="center"/>
          </w:tcPr>
          <w:p w14:paraId="5AEA4F3D" w14:textId="2EA2C7F9" w:rsidR="00B31DB9" w:rsidRPr="007C0979" w:rsidRDefault="00B31DB9" w:rsidP="001542CF">
            <w:pPr>
              <w:rPr>
                <w:szCs w:val="20"/>
              </w:rPr>
            </w:pPr>
            <w:proofErr w:type="spellStart"/>
            <w:r w:rsidRPr="007C0979">
              <w:rPr>
                <w:szCs w:val="20"/>
              </w:rPr>
              <w:lastRenderedPageBreak/>
              <w:t>Drug.interval</w:t>
            </w:r>
            <w:proofErr w:type="spellEnd"/>
          </w:p>
        </w:tc>
        <w:tc>
          <w:tcPr>
            <w:tcW w:w="2977" w:type="dxa"/>
            <w:vAlign w:val="center"/>
          </w:tcPr>
          <w:p w14:paraId="69EEBF3C" w14:textId="77777777" w:rsidR="00B31DB9" w:rsidRPr="007C0979" w:rsidRDefault="00B31DB9" w:rsidP="001542CF">
            <w:pPr>
              <w:rPr>
                <w:rFonts w:cs="Arial"/>
                <w:spacing w:val="-1"/>
                <w:szCs w:val="20"/>
              </w:rPr>
            </w:pPr>
            <w:proofErr w:type="spellStart"/>
            <w:r>
              <w:rPr>
                <w:rFonts w:eastAsia="Arial Unicode MS" w:cs="Arial"/>
                <w:szCs w:val="20"/>
              </w:rPr>
              <w:t>Dosspecifikation</w:t>
            </w:r>
            <w:r w:rsidRPr="007C0979">
              <w:rPr>
                <w:rFonts w:eastAsia="Arial Unicode MS" w:cs="Arial"/>
                <w:szCs w:val="20"/>
              </w:rPr>
              <w:t>.frekvens</w:t>
            </w:r>
            <w:proofErr w:type="spellEnd"/>
          </w:p>
        </w:tc>
        <w:tc>
          <w:tcPr>
            <w:tcW w:w="4111" w:type="dxa"/>
            <w:vAlign w:val="center"/>
          </w:tcPr>
          <w:p w14:paraId="072B461B" w14:textId="75768F49" w:rsidR="00B31DB9" w:rsidRPr="00C469F0" w:rsidRDefault="00B31DB9" w:rsidP="001542CF">
            <w:pPr>
              <w:rPr>
                <w:szCs w:val="20"/>
              </w:rPr>
            </w:pPr>
            <w:r w:rsidRPr="007C0979">
              <w:rPr>
                <w:szCs w:val="20"/>
              </w:rPr>
              <w:t>rheumatoidArthritisData/rheumatoidArthritisDataBody/Drug/interval</w:t>
            </w:r>
          </w:p>
        </w:tc>
      </w:tr>
      <w:tr w:rsidR="00B31DB9" w:rsidRPr="00C469F0" w14:paraId="4258EE98" w14:textId="77777777" w:rsidTr="001542CF">
        <w:trPr>
          <w:trHeight w:val="397"/>
        </w:trPr>
        <w:tc>
          <w:tcPr>
            <w:tcW w:w="1809" w:type="dxa"/>
            <w:vAlign w:val="center"/>
          </w:tcPr>
          <w:p w14:paraId="37C23720" w14:textId="35DE6304" w:rsidR="00B31DB9" w:rsidRPr="00C469F0" w:rsidRDefault="00B31DB9" w:rsidP="001542CF">
            <w:pPr>
              <w:rPr>
                <w:szCs w:val="20"/>
              </w:rPr>
            </w:pPr>
            <w:proofErr w:type="spellStart"/>
            <w:r w:rsidRPr="00C469F0">
              <w:rPr>
                <w:szCs w:val="20"/>
              </w:rPr>
              <w:t>Drug.endCause</w:t>
            </w:r>
            <w:proofErr w:type="spellEnd"/>
          </w:p>
        </w:tc>
        <w:tc>
          <w:tcPr>
            <w:tcW w:w="2977" w:type="dxa"/>
            <w:vAlign w:val="center"/>
          </w:tcPr>
          <w:p w14:paraId="30C9A7C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3377A3A" w14:textId="6063CA78" w:rsidR="00B31DB9" w:rsidRPr="00C469F0" w:rsidRDefault="00B31DB9" w:rsidP="001542CF">
            <w:pPr>
              <w:rPr>
                <w:szCs w:val="20"/>
                <w:lang w:val="en-US"/>
              </w:rPr>
            </w:pPr>
            <w:r w:rsidRPr="00C469F0">
              <w:rPr>
                <w:szCs w:val="20"/>
              </w:rPr>
              <w:t>rheumatoidArthritisData/rheumatoidArthritisDataBody/Drug/endCause</w:t>
            </w:r>
          </w:p>
        </w:tc>
      </w:tr>
      <w:tr w:rsidR="00B31DB9" w:rsidRPr="001542CF" w14:paraId="422C0F74" w14:textId="77777777" w:rsidTr="001542CF">
        <w:trPr>
          <w:trHeight w:val="397"/>
        </w:trPr>
        <w:tc>
          <w:tcPr>
            <w:tcW w:w="1809" w:type="dxa"/>
            <w:vAlign w:val="center"/>
          </w:tcPr>
          <w:p w14:paraId="68C609CB" w14:textId="2F8955D7" w:rsidR="00B31DB9" w:rsidRPr="001542CF" w:rsidRDefault="00B31DB9" w:rsidP="001542CF">
            <w:pPr>
              <w:rPr>
                <w:szCs w:val="20"/>
              </w:rPr>
            </w:pPr>
            <w:proofErr w:type="spellStart"/>
            <w:r w:rsidRPr="001542CF">
              <w:rPr>
                <w:szCs w:val="20"/>
              </w:rPr>
              <w:t>LabVariables.sedimentationRate</w:t>
            </w:r>
            <w:proofErr w:type="spellEnd"/>
          </w:p>
        </w:tc>
        <w:tc>
          <w:tcPr>
            <w:tcW w:w="2977" w:type="dxa"/>
            <w:vAlign w:val="center"/>
          </w:tcPr>
          <w:p w14:paraId="1072A304"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18E48402" w14:textId="77777777" w:rsidR="00B31DB9" w:rsidRPr="001542CF" w:rsidRDefault="00B31DB9" w:rsidP="001542CF">
            <w:pPr>
              <w:rPr>
                <w:rFonts w:cs="Arial"/>
                <w:spacing w:val="-1"/>
                <w:szCs w:val="20"/>
              </w:rPr>
            </w:pPr>
            <w:r w:rsidRPr="001542CF">
              <w:rPr>
                <w:rFonts w:cs="Arial"/>
                <w:spacing w:val="-1"/>
                <w:szCs w:val="20"/>
              </w:rPr>
              <w:t>&amp;</w:t>
            </w:r>
          </w:p>
          <w:p w14:paraId="11A8F302"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197F42A2" w14:textId="722E389B" w:rsidR="00B31DB9" w:rsidRPr="001542CF" w:rsidRDefault="00B31DB9" w:rsidP="001542CF">
            <w:pPr>
              <w:rPr>
                <w:szCs w:val="20"/>
              </w:rPr>
            </w:pPr>
            <w:r w:rsidRPr="001542CF">
              <w:rPr>
                <w:szCs w:val="20"/>
              </w:rPr>
              <w:t>rheumatoidArthritisData/rheumatoidArthritisDataBody/</w:t>
            </w:r>
            <w:r w:rsidR="00581B58">
              <w:rPr>
                <w:szCs w:val="20"/>
              </w:rPr>
              <w:t>LabVariables</w:t>
            </w:r>
            <w:r w:rsidRPr="001542CF">
              <w:rPr>
                <w:szCs w:val="20"/>
              </w:rPr>
              <w:t>/sedimentationRate</w:t>
            </w:r>
          </w:p>
        </w:tc>
      </w:tr>
      <w:tr w:rsidR="00B31DB9" w:rsidRPr="00C469F0" w14:paraId="43A0BC3C" w14:textId="77777777" w:rsidTr="001542CF">
        <w:trPr>
          <w:trHeight w:val="397"/>
        </w:trPr>
        <w:tc>
          <w:tcPr>
            <w:tcW w:w="1809" w:type="dxa"/>
            <w:vAlign w:val="center"/>
          </w:tcPr>
          <w:p w14:paraId="2F599D5F" w14:textId="42AED439" w:rsidR="00B31DB9" w:rsidRPr="001542CF" w:rsidRDefault="00B31DB9" w:rsidP="001542CF">
            <w:pPr>
              <w:rPr>
                <w:szCs w:val="20"/>
              </w:rPr>
            </w:pPr>
            <w:proofErr w:type="spellStart"/>
            <w:r w:rsidRPr="001542CF">
              <w:rPr>
                <w:szCs w:val="20"/>
              </w:rPr>
              <w:t>LabVariables.cReactiveProtein</w:t>
            </w:r>
            <w:proofErr w:type="spellEnd"/>
          </w:p>
        </w:tc>
        <w:tc>
          <w:tcPr>
            <w:tcW w:w="2977" w:type="dxa"/>
            <w:vAlign w:val="center"/>
          </w:tcPr>
          <w:p w14:paraId="1BF72340"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73100AA4" w14:textId="77777777" w:rsidR="00B31DB9" w:rsidRPr="001542CF" w:rsidRDefault="00B31DB9" w:rsidP="001542CF">
            <w:pPr>
              <w:rPr>
                <w:rFonts w:cs="Arial"/>
                <w:spacing w:val="-1"/>
                <w:szCs w:val="20"/>
              </w:rPr>
            </w:pPr>
            <w:r w:rsidRPr="001542CF">
              <w:rPr>
                <w:rFonts w:cs="Arial"/>
                <w:spacing w:val="-1"/>
                <w:szCs w:val="20"/>
              </w:rPr>
              <w:t>&amp;</w:t>
            </w:r>
          </w:p>
          <w:p w14:paraId="49751EDA" w14:textId="77777777" w:rsidR="00B31DB9" w:rsidRPr="001542CF" w:rsidRDefault="00B31DB9" w:rsidP="001542CF">
            <w:pPr>
              <w:rPr>
                <w:rFonts w:cs="Arial"/>
                <w:i/>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2D2D72FA" w14:textId="664254DA" w:rsidR="00B31DB9" w:rsidRPr="00C469F0" w:rsidRDefault="00B31DB9" w:rsidP="001542CF">
            <w:pPr>
              <w:rPr>
                <w:szCs w:val="20"/>
              </w:rPr>
            </w:pPr>
            <w:r w:rsidRPr="001542CF">
              <w:rPr>
                <w:szCs w:val="20"/>
              </w:rPr>
              <w:t>rheumatoidArthritisData/rheumatoidArthritisDataBody/</w:t>
            </w:r>
            <w:r w:rsidR="00581B58">
              <w:rPr>
                <w:szCs w:val="20"/>
              </w:rPr>
              <w:t>LabVariables</w:t>
            </w:r>
            <w:r w:rsidRPr="001542CF">
              <w:rPr>
                <w:szCs w:val="20"/>
              </w:rPr>
              <w:t>/cReactiveProtein</w:t>
            </w:r>
          </w:p>
        </w:tc>
      </w:tr>
      <w:tr w:rsidR="00B31DB9" w:rsidRPr="00C469F0" w14:paraId="0E785C6C" w14:textId="77777777" w:rsidTr="001542CF">
        <w:trPr>
          <w:trHeight w:val="397"/>
        </w:trPr>
        <w:tc>
          <w:tcPr>
            <w:tcW w:w="1809" w:type="dxa"/>
            <w:vAlign w:val="center"/>
          </w:tcPr>
          <w:p w14:paraId="0862145B" w14:textId="4810749C" w:rsidR="00B31DB9" w:rsidRPr="001542CF" w:rsidRDefault="00B31DB9" w:rsidP="001542CF">
            <w:pPr>
              <w:rPr>
                <w:szCs w:val="20"/>
              </w:rPr>
            </w:pPr>
            <w:proofErr w:type="spellStart"/>
            <w:r w:rsidRPr="001542CF">
              <w:rPr>
                <w:szCs w:val="20"/>
              </w:rPr>
              <w:t>PhysiciansVariables.physiciansGlobal</w:t>
            </w:r>
            <w:proofErr w:type="spellEnd"/>
          </w:p>
        </w:tc>
        <w:tc>
          <w:tcPr>
            <w:tcW w:w="2977" w:type="dxa"/>
            <w:vAlign w:val="center"/>
          </w:tcPr>
          <w:p w14:paraId="35B39045" w14:textId="77777777" w:rsidR="00B31DB9" w:rsidRPr="001542CF" w:rsidRDefault="00B31DB9" w:rsidP="001542CF">
            <w:r w:rsidRPr="001542CF">
              <w:t xml:space="preserve">Bedömt tillstånd </w:t>
            </w:r>
            <w:proofErr w:type="spellStart"/>
            <w:r w:rsidRPr="001542CF">
              <w:t>Svårighetsgrad.svårighetsgrad</w:t>
            </w:r>
            <w:proofErr w:type="spellEnd"/>
          </w:p>
        </w:tc>
        <w:tc>
          <w:tcPr>
            <w:tcW w:w="4111" w:type="dxa"/>
            <w:vAlign w:val="center"/>
          </w:tcPr>
          <w:p w14:paraId="44B27D29" w14:textId="6F5B4D9C" w:rsidR="00B31DB9" w:rsidRPr="00C469F0" w:rsidRDefault="00B31DB9" w:rsidP="001542CF">
            <w:pPr>
              <w:rPr>
                <w:szCs w:val="20"/>
              </w:rPr>
            </w:pPr>
            <w:r w:rsidRPr="001542CF">
              <w:rPr>
                <w:szCs w:val="20"/>
              </w:rPr>
              <w:t>rheumatoidArthritisData/rheumatoidArthritisDataBody/PhysiciansVariables/physiciansGlobal</w:t>
            </w:r>
          </w:p>
        </w:tc>
      </w:tr>
      <w:tr w:rsidR="00B31DB9" w:rsidRPr="00A24E20" w14:paraId="6EFE9A76" w14:textId="77777777" w:rsidTr="001542CF">
        <w:trPr>
          <w:trHeight w:val="397"/>
        </w:trPr>
        <w:tc>
          <w:tcPr>
            <w:tcW w:w="1809" w:type="dxa"/>
            <w:vAlign w:val="center"/>
          </w:tcPr>
          <w:p w14:paraId="3A7E5C7F" w14:textId="3A565FB6" w:rsidR="00B31DB9" w:rsidRPr="00A24E20" w:rsidRDefault="00B31DB9" w:rsidP="001542CF">
            <w:pPr>
              <w:rPr>
                <w:szCs w:val="20"/>
              </w:rPr>
            </w:pPr>
            <w:r w:rsidRPr="00A24E20">
              <w:rPr>
                <w:szCs w:val="20"/>
              </w:rPr>
              <w:t>PhysiciansVariables.tenderJoints28</w:t>
            </w:r>
          </w:p>
        </w:tc>
        <w:tc>
          <w:tcPr>
            <w:tcW w:w="2977" w:type="dxa"/>
            <w:vAlign w:val="center"/>
          </w:tcPr>
          <w:p w14:paraId="1CAF55FF" w14:textId="77777777" w:rsidR="00B31DB9" w:rsidRPr="00A24E20" w:rsidRDefault="00B31DB9" w:rsidP="001542CF">
            <w:pPr>
              <w:rPr>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0D82D3A8" w14:textId="1CBD48B8" w:rsidR="00B31DB9" w:rsidRPr="00A24E20" w:rsidRDefault="00B31DB9" w:rsidP="001542CF">
            <w:pPr>
              <w:rPr>
                <w:szCs w:val="20"/>
              </w:rPr>
            </w:pPr>
            <w:r w:rsidRPr="00A24E20">
              <w:rPr>
                <w:szCs w:val="20"/>
              </w:rPr>
              <w:t>rheumatoidArthritisData/rheumatoidArthritisDataBody/PhysiciansVariables/tenderJoints28</w:t>
            </w:r>
          </w:p>
        </w:tc>
      </w:tr>
      <w:tr w:rsidR="00B31DB9" w:rsidRPr="00C469F0" w14:paraId="03218015" w14:textId="77777777" w:rsidTr="001542CF">
        <w:trPr>
          <w:trHeight w:val="397"/>
        </w:trPr>
        <w:tc>
          <w:tcPr>
            <w:tcW w:w="1809" w:type="dxa"/>
            <w:vAlign w:val="center"/>
          </w:tcPr>
          <w:p w14:paraId="3878972E" w14:textId="1EA29732" w:rsidR="00B31DB9" w:rsidRPr="00A24E20" w:rsidRDefault="00B31DB9" w:rsidP="001542CF">
            <w:pPr>
              <w:rPr>
                <w:szCs w:val="20"/>
              </w:rPr>
            </w:pPr>
            <w:r w:rsidRPr="00A24E20">
              <w:rPr>
                <w:szCs w:val="20"/>
              </w:rPr>
              <w:t>PhysiciansVariables.swollenJoints28</w:t>
            </w:r>
          </w:p>
        </w:tc>
        <w:tc>
          <w:tcPr>
            <w:tcW w:w="2977" w:type="dxa"/>
            <w:vAlign w:val="center"/>
          </w:tcPr>
          <w:p w14:paraId="054C925C" w14:textId="77777777" w:rsidR="00B31DB9" w:rsidRPr="00A24E2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6597944F" w14:textId="249B75D0" w:rsidR="00B31DB9" w:rsidRPr="00C469F0" w:rsidRDefault="00B31DB9" w:rsidP="001542CF">
            <w:pPr>
              <w:rPr>
                <w:szCs w:val="20"/>
              </w:rPr>
            </w:pPr>
            <w:r w:rsidRPr="00A24E20">
              <w:rPr>
                <w:szCs w:val="20"/>
              </w:rPr>
              <w:t>rheumatoidArthritisData/rheumatoidArthritisDataBody/PhysiciansVariables/swollenJoints28</w:t>
            </w:r>
          </w:p>
        </w:tc>
      </w:tr>
      <w:tr w:rsidR="00B31DB9" w:rsidRPr="00C469F0" w14:paraId="6AFC008F" w14:textId="77777777" w:rsidTr="001542CF">
        <w:trPr>
          <w:trHeight w:val="397"/>
        </w:trPr>
        <w:tc>
          <w:tcPr>
            <w:tcW w:w="1809" w:type="dxa"/>
            <w:vAlign w:val="center"/>
          </w:tcPr>
          <w:p w14:paraId="373B4FE4" w14:textId="5E8F16FA" w:rsidR="00B31DB9" w:rsidRPr="00C469F0" w:rsidRDefault="00B31DB9" w:rsidP="001542CF">
            <w:pPr>
              <w:rPr>
                <w:szCs w:val="20"/>
              </w:rPr>
            </w:pPr>
            <w:r w:rsidRPr="00C469F0">
              <w:rPr>
                <w:szCs w:val="20"/>
              </w:rPr>
              <w:t>PhysiciansVariables.diseaseActivityScore28</w:t>
            </w:r>
          </w:p>
        </w:tc>
        <w:tc>
          <w:tcPr>
            <w:tcW w:w="2977" w:type="dxa"/>
            <w:vAlign w:val="center"/>
          </w:tcPr>
          <w:p w14:paraId="7974A263" w14:textId="23325B51" w:rsidR="00B31DB9" w:rsidRPr="00C469F0" w:rsidRDefault="001542CF"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0A86A887" w14:textId="7B038486" w:rsidR="00B31DB9" w:rsidRPr="00C469F0" w:rsidRDefault="00B31DB9" w:rsidP="001542CF">
            <w:pPr>
              <w:rPr>
                <w:szCs w:val="20"/>
              </w:rPr>
            </w:pPr>
            <w:r w:rsidRPr="00C469F0">
              <w:rPr>
                <w:szCs w:val="20"/>
              </w:rPr>
              <w:t>rheumatoidArthritisData/rheumatoidArthritisDataBody/PhysiciansVariables/diseaseActivityScore28</w:t>
            </w:r>
          </w:p>
        </w:tc>
      </w:tr>
      <w:tr w:rsidR="00B31DB9" w:rsidRPr="00C469F0" w14:paraId="5B88CFB9" w14:textId="77777777" w:rsidTr="001542CF">
        <w:trPr>
          <w:trHeight w:val="397"/>
        </w:trPr>
        <w:tc>
          <w:tcPr>
            <w:tcW w:w="1809" w:type="dxa"/>
            <w:vAlign w:val="center"/>
          </w:tcPr>
          <w:p w14:paraId="60AE4CA8" w14:textId="32716F67" w:rsidR="00B31DB9" w:rsidRPr="00C469F0" w:rsidRDefault="00B31DB9" w:rsidP="001542CF">
            <w:pPr>
              <w:rPr>
                <w:szCs w:val="20"/>
              </w:rPr>
            </w:pPr>
            <w:r w:rsidRPr="00C469F0">
              <w:rPr>
                <w:szCs w:val="20"/>
              </w:rPr>
              <w:t>PhysiciansVariables.diseaseActivityScore28RCP</w:t>
            </w:r>
          </w:p>
        </w:tc>
        <w:tc>
          <w:tcPr>
            <w:tcW w:w="2977" w:type="dxa"/>
            <w:vAlign w:val="center"/>
          </w:tcPr>
          <w:p w14:paraId="19BFB9A7" w14:textId="5B15B988"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6B41EF5E" w14:textId="51001252" w:rsidR="00B31DB9" w:rsidRPr="00C469F0" w:rsidRDefault="00B31DB9" w:rsidP="001542CF">
            <w:pPr>
              <w:rPr>
                <w:szCs w:val="20"/>
              </w:rPr>
            </w:pPr>
            <w:r w:rsidRPr="00C469F0">
              <w:rPr>
                <w:szCs w:val="20"/>
              </w:rPr>
              <w:t>rheumatoidArthritisData/rheumatoidArthritisDataBody/PhysiciansVariables/diseaseActivityScore28RCP</w:t>
            </w:r>
          </w:p>
        </w:tc>
      </w:tr>
      <w:tr w:rsidR="00B31DB9" w:rsidRPr="00C469F0" w14:paraId="61AA9F2E" w14:textId="77777777" w:rsidTr="001542CF">
        <w:trPr>
          <w:trHeight w:val="397"/>
        </w:trPr>
        <w:tc>
          <w:tcPr>
            <w:tcW w:w="1809" w:type="dxa"/>
            <w:vAlign w:val="center"/>
          </w:tcPr>
          <w:p w14:paraId="2A95DFAC" w14:textId="44CBA28D" w:rsidR="00B31DB9" w:rsidRPr="00C469F0" w:rsidRDefault="00B31DB9" w:rsidP="001542CF">
            <w:pPr>
              <w:rPr>
                <w:szCs w:val="20"/>
              </w:rPr>
            </w:pPr>
            <w:proofErr w:type="spellStart"/>
            <w:r w:rsidRPr="00C469F0">
              <w:rPr>
                <w:szCs w:val="20"/>
              </w:rPr>
              <w:t>PatientVariables.workAbility</w:t>
            </w:r>
            <w:proofErr w:type="spellEnd"/>
          </w:p>
        </w:tc>
        <w:tc>
          <w:tcPr>
            <w:tcW w:w="2977" w:type="dxa"/>
            <w:vAlign w:val="center"/>
          </w:tcPr>
          <w:p w14:paraId="52B29FCD"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29A95EE7" w14:textId="3038AD36" w:rsidR="00B31DB9" w:rsidRPr="00C469F0" w:rsidRDefault="00B31DB9" w:rsidP="001542CF">
            <w:pPr>
              <w:rPr>
                <w:szCs w:val="20"/>
                <w:lang w:val="en-US"/>
              </w:rPr>
            </w:pPr>
            <w:r w:rsidRPr="00C469F0">
              <w:rPr>
                <w:szCs w:val="20"/>
              </w:rPr>
              <w:t>rheumatoidArthritisData/rheumatoidArthritisDataBody/</w:t>
            </w:r>
            <w:r w:rsidR="00581B58">
              <w:rPr>
                <w:szCs w:val="20"/>
              </w:rPr>
              <w:t>PatientVariables</w:t>
            </w:r>
            <w:r w:rsidRPr="00C469F0">
              <w:rPr>
                <w:szCs w:val="20"/>
              </w:rPr>
              <w:t>/workAbility</w:t>
            </w:r>
          </w:p>
        </w:tc>
      </w:tr>
      <w:tr w:rsidR="00B31DB9" w:rsidRPr="00C469F0" w14:paraId="49482417" w14:textId="77777777" w:rsidTr="001542CF">
        <w:trPr>
          <w:trHeight w:val="397"/>
        </w:trPr>
        <w:tc>
          <w:tcPr>
            <w:tcW w:w="1809" w:type="dxa"/>
            <w:vAlign w:val="center"/>
          </w:tcPr>
          <w:p w14:paraId="69A98AB0" w14:textId="5327D6C9" w:rsidR="00B31DB9" w:rsidRPr="00C469F0" w:rsidRDefault="00B31DB9" w:rsidP="001542CF">
            <w:pPr>
              <w:rPr>
                <w:szCs w:val="20"/>
              </w:rPr>
            </w:pPr>
            <w:proofErr w:type="spellStart"/>
            <w:r w:rsidRPr="00C469F0">
              <w:rPr>
                <w:szCs w:val="20"/>
              </w:rPr>
              <w:t>PatientVariables.globalHealth</w:t>
            </w:r>
            <w:proofErr w:type="spellEnd"/>
          </w:p>
        </w:tc>
        <w:tc>
          <w:tcPr>
            <w:tcW w:w="2977" w:type="dxa"/>
            <w:vAlign w:val="center"/>
          </w:tcPr>
          <w:p w14:paraId="283A801E" w14:textId="48898272" w:rsidR="00B31DB9" w:rsidRPr="00C469F0" w:rsidRDefault="00581B58" w:rsidP="001542CF">
            <w:pPr>
              <w:rPr>
                <w:rFonts w:cs="Arial"/>
                <w:spacing w:val="-1"/>
                <w:szCs w:val="20"/>
              </w:rPr>
            </w:pPr>
            <w:r>
              <w:rPr>
                <w:rFonts w:cs="Arial"/>
                <w:spacing w:val="-1"/>
                <w:szCs w:val="20"/>
              </w:rPr>
              <w:t xml:space="preserve">Observerat uppfattat tillstånd Observation </w:t>
            </w:r>
            <w:proofErr w:type="spellStart"/>
            <w:r>
              <w:rPr>
                <w:rFonts w:cs="Arial"/>
                <w:spacing w:val="-1"/>
                <w:szCs w:val="20"/>
              </w:rPr>
              <w:t>Uppfattning.observation</w:t>
            </w:r>
            <w:proofErr w:type="spellEnd"/>
            <w:r>
              <w:rPr>
                <w:rFonts w:cs="Arial"/>
                <w:spacing w:val="-1"/>
                <w:szCs w:val="20"/>
              </w:rPr>
              <w:t xml:space="preserve"> uppfattning</w:t>
            </w:r>
          </w:p>
        </w:tc>
        <w:tc>
          <w:tcPr>
            <w:tcW w:w="4111" w:type="dxa"/>
            <w:vAlign w:val="center"/>
          </w:tcPr>
          <w:p w14:paraId="6751D43D" w14:textId="522F19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/globalHealth</w:t>
            </w:r>
          </w:p>
        </w:tc>
      </w:tr>
      <w:tr w:rsidR="00B31DB9" w:rsidRPr="00C469F0" w14:paraId="74CAB997" w14:textId="77777777" w:rsidTr="001542CF">
        <w:trPr>
          <w:trHeight w:val="397"/>
        </w:trPr>
        <w:tc>
          <w:tcPr>
            <w:tcW w:w="1809" w:type="dxa"/>
            <w:vAlign w:val="center"/>
          </w:tcPr>
          <w:p w14:paraId="6F9D70D3" w14:textId="3A67B583" w:rsidR="00B31DB9" w:rsidRPr="00581B58" w:rsidRDefault="00B31DB9" w:rsidP="001542CF">
            <w:pPr>
              <w:rPr>
                <w:szCs w:val="20"/>
              </w:rPr>
            </w:pPr>
            <w:proofErr w:type="spellStart"/>
            <w:r w:rsidRPr="00581B58">
              <w:rPr>
                <w:szCs w:val="20"/>
              </w:rPr>
              <w:t>PatientVariables.pain</w:t>
            </w:r>
            <w:proofErr w:type="spellEnd"/>
          </w:p>
        </w:tc>
        <w:tc>
          <w:tcPr>
            <w:tcW w:w="2977" w:type="dxa"/>
            <w:vAlign w:val="center"/>
          </w:tcPr>
          <w:p w14:paraId="05FE5321" w14:textId="580312AE" w:rsidR="00B31DB9" w:rsidRPr="00581B58" w:rsidRDefault="00581B58" w:rsidP="001542CF">
            <w:pPr>
              <w:rPr>
                <w:rFonts w:cs="Arial"/>
                <w:szCs w:val="20"/>
              </w:rPr>
            </w:pPr>
            <w:r w:rsidRPr="00581B58">
              <w:rPr>
                <w:rFonts w:cs="Arial"/>
                <w:spacing w:val="-1"/>
                <w:szCs w:val="20"/>
              </w:rPr>
              <w:t xml:space="preserve">Observerat uppfattat tillstånd Observation </w:t>
            </w:r>
            <w:proofErr w:type="spellStart"/>
            <w:r w:rsidRPr="00581B58">
              <w:rPr>
                <w:rFonts w:cs="Arial"/>
                <w:spacing w:val="-1"/>
                <w:szCs w:val="20"/>
              </w:rPr>
              <w:t>Uppfattning.observation</w:t>
            </w:r>
            <w:proofErr w:type="spellEnd"/>
            <w:r w:rsidRPr="00581B58">
              <w:rPr>
                <w:rFonts w:cs="Arial"/>
                <w:spacing w:val="-1"/>
                <w:szCs w:val="20"/>
              </w:rPr>
              <w:t xml:space="preserve"> uppfattning</w:t>
            </w:r>
          </w:p>
        </w:tc>
        <w:tc>
          <w:tcPr>
            <w:tcW w:w="4111" w:type="dxa"/>
            <w:vAlign w:val="center"/>
          </w:tcPr>
          <w:p w14:paraId="08C7D1DD" w14:textId="1C29CA10" w:rsidR="00B31DB9" w:rsidRPr="00C469F0" w:rsidRDefault="00B31DB9" w:rsidP="001542CF">
            <w:pPr>
              <w:rPr>
                <w:szCs w:val="20"/>
              </w:rPr>
            </w:pPr>
            <w:r w:rsidRPr="00581B58">
              <w:rPr>
                <w:szCs w:val="20"/>
              </w:rPr>
              <w:t>rheumatoidArthritisData/rheumatoidArthritisDataBody/</w:t>
            </w:r>
            <w:r w:rsidR="00581B58" w:rsidRPr="00581B58">
              <w:rPr>
                <w:szCs w:val="20"/>
              </w:rPr>
              <w:t>PatientVariables</w:t>
            </w:r>
            <w:r w:rsidRPr="00581B58">
              <w:rPr>
                <w:szCs w:val="20"/>
              </w:rPr>
              <w:t>/pain</w:t>
            </w:r>
          </w:p>
        </w:tc>
      </w:tr>
      <w:tr w:rsidR="00B31DB9" w:rsidRPr="00C469F0" w14:paraId="3366DE54" w14:textId="77777777" w:rsidTr="001542CF">
        <w:trPr>
          <w:trHeight w:val="397"/>
        </w:trPr>
        <w:tc>
          <w:tcPr>
            <w:tcW w:w="1809" w:type="dxa"/>
            <w:vAlign w:val="center"/>
          </w:tcPr>
          <w:p w14:paraId="203EB970" w14:textId="37AB29EC" w:rsidR="00B31DB9" w:rsidRPr="00C469F0" w:rsidRDefault="00B31DB9" w:rsidP="001542CF">
            <w:pPr>
              <w:rPr>
                <w:szCs w:val="20"/>
              </w:rPr>
            </w:pPr>
            <w:r w:rsidRPr="00C469F0">
              <w:rPr>
                <w:szCs w:val="20"/>
              </w:rPr>
              <w:t>PatientVariables.eq5IndexValue</w:t>
            </w:r>
          </w:p>
        </w:tc>
        <w:tc>
          <w:tcPr>
            <w:tcW w:w="2977" w:type="dxa"/>
            <w:vAlign w:val="center"/>
          </w:tcPr>
          <w:p w14:paraId="215CC09A" w14:textId="72B21D6B"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7E558F49" w14:textId="5C6EFE35"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/eq5IndexValue</w:t>
            </w:r>
          </w:p>
        </w:tc>
      </w:tr>
      <w:tr w:rsidR="00B31DB9" w:rsidRPr="00C469F0" w14:paraId="4EA3655E" w14:textId="77777777" w:rsidTr="001542CF">
        <w:trPr>
          <w:trHeight w:val="397"/>
        </w:trPr>
        <w:tc>
          <w:tcPr>
            <w:tcW w:w="1809" w:type="dxa"/>
            <w:vAlign w:val="center"/>
          </w:tcPr>
          <w:p w14:paraId="0C6C0B45" w14:textId="3C741994" w:rsidR="00B31DB9" w:rsidRPr="00C469F0" w:rsidRDefault="00B31DB9" w:rsidP="001542CF">
            <w:pPr>
              <w:rPr>
                <w:szCs w:val="20"/>
              </w:rPr>
            </w:pPr>
            <w:proofErr w:type="spellStart"/>
            <w:r w:rsidRPr="00C469F0">
              <w:rPr>
                <w:szCs w:val="20"/>
              </w:rPr>
              <w:lastRenderedPageBreak/>
              <w:t>PatientVariables</w:t>
            </w:r>
            <w:proofErr w:type="gramStart"/>
            <w:r w:rsidRPr="00C469F0">
              <w:rPr>
                <w:szCs w:val="20"/>
              </w:rPr>
              <w:t>.HealthAssessmentQuestio</w:t>
            </w:r>
            <w:r>
              <w:rPr>
                <w:szCs w:val="20"/>
              </w:rPr>
              <w:t>n</w:t>
            </w:r>
            <w:r w:rsidRPr="00C469F0">
              <w:rPr>
                <w:szCs w:val="20"/>
              </w:rPr>
              <w:t>naireSco</w:t>
            </w:r>
            <w:proofErr w:type="gramEnd"/>
            <w:r w:rsidRPr="00C469F0">
              <w:rPr>
                <w:szCs w:val="20"/>
              </w:rPr>
              <w:t>re</w:t>
            </w:r>
            <w:proofErr w:type="spellEnd"/>
          </w:p>
        </w:tc>
        <w:tc>
          <w:tcPr>
            <w:tcW w:w="2977" w:type="dxa"/>
            <w:vAlign w:val="center"/>
          </w:tcPr>
          <w:p w14:paraId="27F905DF" w14:textId="739E3B5F" w:rsidR="00B31DB9" w:rsidRPr="00C469F0" w:rsidRDefault="001542CF" w:rsidP="001542CF">
            <w:pPr>
              <w:rPr>
                <w:szCs w:val="20"/>
              </w:rPr>
            </w:pPr>
            <w:r w:rsidRPr="00C11300">
              <w:rPr>
                <w:rFonts w:cs="Arial"/>
                <w:i/>
                <w:color w:val="FF0000"/>
                <w:szCs w:val="20"/>
              </w:rPr>
              <w:t>Saknar motsvarighet i V-TIM 2.2</w:t>
            </w:r>
          </w:p>
        </w:tc>
        <w:tc>
          <w:tcPr>
            <w:tcW w:w="4111" w:type="dxa"/>
            <w:vAlign w:val="center"/>
          </w:tcPr>
          <w:p w14:paraId="17631182" w14:textId="0E09DBCB"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/HealthAssessmentQuestionaireScore</w:t>
            </w:r>
          </w:p>
        </w:tc>
      </w:tr>
      <w:tr w:rsidR="00B31DB9" w:rsidRPr="00C469F0" w14:paraId="1529DEFF" w14:textId="77777777" w:rsidTr="001542CF">
        <w:trPr>
          <w:trHeight w:val="397"/>
        </w:trPr>
        <w:tc>
          <w:tcPr>
            <w:tcW w:w="1809" w:type="dxa"/>
            <w:vAlign w:val="center"/>
          </w:tcPr>
          <w:p w14:paraId="6D74A961" w14:textId="4D060A3F" w:rsidR="00B31DB9" w:rsidRPr="00C469F0" w:rsidRDefault="00B31DB9" w:rsidP="001542CF">
            <w:pPr>
              <w:rPr>
                <w:szCs w:val="20"/>
              </w:rPr>
            </w:pPr>
            <w:r w:rsidRPr="00C469F0">
              <w:rPr>
                <w:szCs w:val="20"/>
              </w:rPr>
              <w:t>PatientVariables.tenderJoints28</w:t>
            </w:r>
          </w:p>
        </w:tc>
        <w:tc>
          <w:tcPr>
            <w:tcW w:w="2977" w:type="dxa"/>
            <w:vAlign w:val="center"/>
          </w:tcPr>
          <w:p w14:paraId="2F92CD19" w14:textId="77777777" w:rsidR="00B31DB9" w:rsidRPr="00C469F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2DD3106D" w14:textId="0FB4AA2E"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/tenderJoints28</w:t>
            </w:r>
          </w:p>
        </w:tc>
      </w:tr>
      <w:tr w:rsidR="00B31DB9" w:rsidRPr="00C469F0" w14:paraId="3D57B95D" w14:textId="77777777" w:rsidTr="001542CF">
        <w:trPr>
          <w:trHeight w:val="397"/>
        </w:trPr>
        <w:tc>
          <w:tcPr>
            <w:tcW w:w="1809" w:type="dxa"/>
            <w:vAlign w:val="center"/>
          </w:tcPr>
          <w:p w14:paraId="025C955D" w14:textId="7BC3F7A9" w:rsidR="00B31DB9" w:rsidRPr="00C469F0" w:rsidRDefault="00B31DB9" w:rsidP="001542CF">
            <w:pPr>
              <w:rPr>
                <w:szCs w:val="20"/>
              </w:rPr>
            </w:pPr>
            <w:r w:rsidRPr="00C469F0">
              <w:rPr>
                <w:szCs w:val="20"/>
              </w:rPr>
              <w:t>PatientVariables.swollenJoints28</w:t>
            </w:r>
          </w:p>
        </w:tc>
        <w:tc>
          <w:tcPr>
            <w:tcW w:w="2977" w:type="dxa"/>
            <w:vAlign w:val="center"/>
          </w:tcPr>
          <w:p w14:paraId="34DAB128" w14:textId="77777777" w:rsidR="00B31DB9" w:rsidRPr="00C469F0" w:rsidRDefault="00B31DB9" w:rsidP="001542CF">
            <w:pPr>
              <w:rPr>
                <w:rFonts w:eastAsia="Arial Unicode MS" w:cs="Arial"/>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44CB10FE" w14:textId="64B385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/swollenJoints28</w:t>
            </w:r>
          </w:p>
        </w:tc>
      </w:tr>
    </w:tbl>
    <w:p w14:paraId="696EFD80" w14:textId="77777777" w:rsidR="00B31DB9" w:rsidRPr="00C469F0" w:rsidRDefault="00B31DB9" w:rsidP="00B31DB9">
      <w:pPr>
        <w:rPr>
          <w:szCs w:val="20"/>
        </w:rPr>
      </w:pPr>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1CF7F0CA" w14:textId="77777777" w:rsidR="00B31DB9" w:rsidRDefault="00B31DB9">
      <w:pPr>
        <w:spacing w:line="240" w:lineRule="auto"/>
        <w:rPr>
          <w:rFonts w:eastAsia="Times New Roman"/>
          <w:bCs/>
          <w:sz w:val="30"/>
          <w:szCs w:val="28"/>
        </w:rPr>
      </w:pPr>
      <w:bookmarkStart w:id="444" w:name="_Toc357754858"/>
      <w:r>
        <w:br w:type="page"/>
      </w:r>
    </w:p>
    <w:p w14:paraId="5BE29586" w14:textId="48AC81AF" w:rsidR="007E47C0" w:rsidRDefault="007E47C0" w:rsidP="007E47C0">
      <w:pPr>
        <w:pStyle w:val="Rubrik1"/>
      </w:pPr>
      <w:bookmarkStart w:id="445" w:name="_Toc379448263"/>
      <w:r>
        <w:lastRenderedPageBreak/>
        <w:t>Tjänstekontrakt</w:t>
      </w:r>
      <w:bookmarkEnd w:id="441"/>
      <w:bookmarkEnd w:id="444"/>
      <w:bookmarkEnd w:id="445"/>
    </w:p>
    <w:p w14:paraId="1E8F2F97" w14:textId="038A755D" w:rsidR="007E47C0" w:rsidRPr="00D728C5" w:rsidRDefault="00A510EA" w:rsidP="007E47C0">
      <w:pPr>
        <w:pStyle w:val="Rubrik2"/>
      </w:pPr>
      <w:bookmarkStart w:id="446" w:name="_Toc379448264"/>
      <w:proofErr w:type="spellStart"/>
      <w:r w:rsidRPr="00D728C5">
        <w:t>GetRheumatoidArthritisData</w:t>
      </w:r>
      <w:bookmarkEnd w:id="446"/>
      <w:proofErr w:type="spellEnd"/>
    </w:p>
    <w:p w14:paraId="229E7F11" w14:textId="77777777" w:rsidR="00224DDD" w:rsidRPr="00907C9B" w:rsidRDefault="00224DDD" w:rsidP="00224DDD">
      <w:pPr>
        <w:spacing w:line="239" w:lineRule="auto"/>
        <w:ind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 eller motsvarande system. Denna information innehåller dels patientskattade värden, dels läkarens uppskattade värden, dels labbvärden, och dels läkemedel kopplade till sjukdomen.</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447" w:name="_Toc379448265"/>
      <w:r>
        <w:t>Version</w:t>
      </w:r>
      <w:bookmarkEnd w:id="447"/>
    </w:p>
    <w:p w14:paraId="62696F27" w14:textId="291B715D" w:rsidR="007E47C0" w:rsidRDefault="00224DDD" w:rsidP="007E47C0">
      <w:r w:rsidRPr="00224DDD">
        <w:t>1.0</w:t>
      </w:r>
    </w:p>
    <w:p w14:paraId="1E9ED3BB" w14:textId="77777777" w:rsidR="00E5427A" w:rsidRDefault="00E5427A" w:rsidP="007E47C0"/>
    <w:p w14:paraId="46F3A98A" w14:textId="3D6E129A" w:rsidR="00E5427A" w:rsidRDefault="00E5427A" w:rsidP="00E5427A">
      <w:pPr>
        <w:pStyle w:val="Rubrik3"/>
      </w:pPr>
      <w:bookmarkStart w:id="448" w:name="_Toc379448266"/>
      <w:r>
        <w:t>Gemensamma informationskomponenter</w:t>
      </w:r>
      <w:bookmarkEnd w:id="448"/>
    </w:p>
    <w:p w14:paraId="6304B72A" w14:textId="47D3A5E0" w:rsidR="00E5427A" w:rsidRPr="00224DDD" w:rsidRDefault="00B0691B" w:rsidP="007E47C0">
      <w:r>
        <w:t xml:space="preserve">De gemensamma informationskomponenter som används i detta kontrakt beskrivs i bilagan </w:t>
      </w:r>
      <w:r w:rsidRPr="001D07CD">
        <w:t>”Bilaga_Gemensamma_typer_</w:t>
      </w:r>
      <w:r>
        <w:t>2</w:t>
      </w:r>
      <w:r w:rsidRPr="001D07CD">
        <w:t>.pdf”</w:t>
      </w:r>
    </w:p>
    <w:p w14:paraId="01DA24DB" w14:textId="77777777" w:rsidR="007E47C0" w:rsidRPr="00C55071" w:rsidRDefault="007E47C0" w:rsidP="007E47C0"/>
    <w:p w14:paraId="28C49870" w14:textId="77777777" w:rsidR="007E47C0" w:rsidRDefault="007E47C0" w:rsidP="007E47C0">
      <w:pPr>
        <w:pStyle w:val="Rubrik3"/>
      </w:pPr>
      <w:bookmarkStart w:id="449" w:name="_Toc379448267"/>
      <w:r>
        <w:t>Fältregler</w:t>
      </w:r>
      <w:bookmarkEnd w:id="449"/>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Pr="00EA3AAC" w:rsidRDefault="007E47C0" w:rsidP="00514BAB">
            <w:pPr>
              <w:rPr>
                <w:b/>
              </w:rPr>
            </w:pPr>
            <w:r w:rsidRPr="00EA3AAC">
              <w:rPr>
                <w:b/>
              </w:rPr>
              <w:t>Namn</w:t>
            </w:r>
          </w:p>
        </w:tc>
        <w:tc>
          <w:tcPr>
            <w:tcW w:w="1417" w:type="dxa"/>
            <w:shd w:val="clear" w:color="auto" w:fill="D9D9D9" w:themeFill="background1" w:themeFillShade="D9"/>
            <w:vAlign w:val="bottom"/>
          </w:tcPr>
          <w:p w14:paraId="09721F88" w14:textId="77777777" w:rsidR="007E47C0" w:rsidRPr="00EA3AAC" w:rsidRDefault="007E47C0" w:rsidP="00514BAB">
            <w:pPr>
              <w:rPr>
                <w:b/>
              </w:rPr>
            </w:pPr>
            <w:r w:rsidRPr="00EA3AAC">
              <w:rPr>
                <w:b/>
              </w:rPr>
              <w:t>Typ</w:t>
            </w:r>
          </w:p>
        </w:tc>
        <w:tc>
          <w:tcPr>
            <w:tcW w:w="4111" w:type="dxa"/>
            <w:shd w:val="clear" w:color="auto" w:fill="D9D9D9" w:themeFill="background1" w:themeFillShade="D9"/>
            <w:vAlign w:val="bottom"/>
          </w:tcPr>
          <w:p w14:paraId="7A305555" w14:textId="77777777" w:rsidR="007E47C0" w:rsidRPr="00EA3AAC" w:rsidRDefault="007E47C0" w:rsidP="00514BAB">
            <w:pPr>
              <w:rPr>
                <w:b/>
              </w:rPr>
            </w:pPr>
            <w:r w:rsidRPr="00EA3AAC">
              <w:rPr>
                <w:b/>
              </w:rPr>
              <w:t>Beskrivning</w:t>
            </w:r>
          </w:p>
        </w:tc>
        <w:tc>
          <w:tcPr>
            <w:tcW w:w="1418" w:type="dxa"/>
            <w:shd w:val="clear" w:color="auto" w:fill="D9D9D9" w:themeFill="background1" w:themeFillShade="D9"/>
            <w:vAlign w:val="bottom"/>
          </w:tcPr>
          <w:p w14:paraId="2B468F2C" w14:textId="77777777" w:rsidR="007E47C0" w:rsidRPr="00EA3AAC" w:rsidRDefault="007E47C0" w:rsidP="00514BAB">
            <w:pPr>
              <w:rPr>
                <w:b/>
              </w:rPr>
            </w:pPr>
            <w:r w:rsidRPr="00EA3AAC">
              <w:rPr>
                <w:b/>
              </w:rPr>
              <w:t>Kardinalitet</w:t>
            </w:r>
          </w:p>
        </w:tc>
      </w:tr>
      <w:tr w:rsidR="007E47C0" w14:paraId="75F129A2" w14:textId="77777777" w:rsidTr="00514BAB">
        <w:tc>
          <w:tcPr>
            <w:tcW w:w="2660" w:type="dxa"/>
          </w:tcPr>
          <w:p w14:paraId="14EADC20" w14:textId="77777777" w:rsidR="007E47C0" w:rsidRPr="00EA3AAC" w:rsidRDefault="007E47C0" w:rsidP="00514BAB">
            <w:pPr>
              <w:pStyle w:val="TableParagraph"/>
              <w:spacing w:line="229" w:lineRule="exact"/>
              <w:ind w:left="102"/>
              <w:rPr>
                <w:rFonts w:ascii="Georgia" w:eastAsia="Times New Roman" w:hAnsi="Georgia" w:cs="Times New Roman"/>
                <w:b/>
                <w:spacing w:val="-1"/>
                <w:sz w:val="20"/>
                <w:szCs w:val="20"/>
              </w:rPr>
            </w:pPr>
            <w:r w:rsidRPr="00EA3AAC">
              <w:rPr>
                <w:rFonts w:ascii="Georgia" w:eastAsia="Times New Roman" w:hAnsi="Georgia" w:cs="Times New Roman"/>
                <w:b/>
                <w:spacing w:val="-1"/>
                <w:sz w:val="20"/>
                <w:szCs w:val="20"/>
              </w:rPr>
              <w:t>Begäran</w:t>
            </w:r>
          </w:p>
        </w:tc>
        <w:tc>
          <w:tcPr>
            <w:tcW w:w="1417" w:type="dxa"/>
          </w:tcPr>
          <w:p w14:paraId="110B61AA"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4111" w:type="dxa"/>
          </w:tcPr>
          <w:p w14:paraId="7CAE6669"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1418" w:type="dxa"/>
          </w:tcPr>
          <w:p w14:paraId="499BB810"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r>
      <w:tr w:rsidR="00EA3AAC" w14:paraId="13E2BEF2" w14:textId="77777777" w:rsidTr="00514BAB">
        <w:tc>
          <w:tcPr>
            <w:tcW w:w="2660" w:type="dxa"/>
          </w:tcPr>
          <w:p w14:paraId="45F25C1C" w14:textId="09E6B5D6" w:rsidR="00EA3AAC" w:rsidRPr="00EA3AAC" w:rsidRDefault="00EA3AAC" w:rsidP="00514BAB">
            <w:pPr>
              <w:pStyle w:val="TableParagraph"/>
              <w:spacing w:line="229" w:lineRule="exact"/>
              <w:ind w:left="102"/>
              <w:rPr>
                <w:rFonts w:ascii="Georgia" w:eastAsia="Times New Roman" w:hAnsi="Georgia" w:cs="Times New Roman"/>
                <w:b/>
                <w:spacing w:val="-1"/>
                <w:sz w:val="20"/>
                <w:szCs w:val="20"/>
              </w:rPr>
            </w:pPr>
            <w:proofErr w:type="spellStart"/>
            <w:r w:rsidRPr="00EA3AAC">
              <w:rPr>
                <w:rFonts w:ascii="Georgia" w:hAnsi="Georgia"/>
                <w:sz w:val="20"/>
                <w:szCs w:val="20"/>
              </w:rPr>
              <w:t>careUnitHSAId</w:t>
            </w:r>
            <w:proofErr w:type="spellEnd"/>
            <w:r w:rsidRPr="00EA3AAC">
              <w:rPr>
                <w:rFonts w:ascii="Georgia" w:hAnsi="Georgia"/>
                <w:sz w:val="20"/>
                <w:szCs w:val="20"/>
              </w:rPr>
              <w:t xml:space="preserve"> </w:t>
            </w:r>
          </w:p>
        </w:tc>
        <w:tc>
          <w:tcPr>
            <w:tcW w:w="1417" w:type="dxa"/>
          </w:tcPr>
          <w:p w14:paraId="7DC47F33" w14:textId="42CF35DD"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roofErr w:type="spellStart"/>
            <w:r w:rsidRPr="00EA3AAC">
              <w:rPr>
                <w:rFonts w:ascii="Georgia" w:hAnsi="Georgia"/>
                <w:spacing w:val="-1"/>
                <w:sz w:val="20"/>
                <w:szCs w:val="20"/>
              </w:rPr>
              <w:t>HSAIdType</w:t>
            </w:r>
            <w:proofErr w:type="spellEnd"/>
          </w:p>
        </w:tc>
        <w:tc>
          <w:tcPr>
            <w:tcW w:w="4111" w:type="dxa"/>
          </w:tcPr>
          <w:p w14:paraId="7650D058" w14:textId="46525EB6"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r w:rsidRPr="00EA3AAC">
              <w:rPr>
                <w:rFonts w:ascii="Georgia" w:hAnsi="Georgia"/>
                <w:spacing w:val="-1"/>
                <w:sz w:val="20"/>
                <w:szCs w:val="20"/>
              </w:rPr>
              <w:t xml:space="preserve">Filtrering på PDL-enhet vilket motsvarar </w:t>
            </w:r>
            <w:proofErr w:type="spellStart"/>
            <w:r w:rsidRPr="00EA3AAC">
              <w:rPr>
                <w:rFonts w:ascii="Georgia" w:hAnsi="Georgia"/>
                <w:spacing w:val="-1"/>
                <w:sz w:val="20"/>
                <w:szCs w:val="20"/>
              </w:rPr>
              <w:t>careUnitHSAId</w:t>
            </w:r>
            <w:proofErr w:type="spellEnd"/>
            <w:r w:rsidRPr="00EA3AAC">
              <w:rPr>
                <w:rFonts w:ascii="Georgia" w:hAnsi="Georgia"/>
                <w:spacing w:val="-1"/>
                <w:sz w:val="20"/>
                <w:szCs w:val="20"/>
              </w:rPr>
              <w:t xml:space="preserve"> i </w:t>
            </w:r>
            <w:proofErr w:type="spellStart"/>
            <w:r w:rsidRPr="00EA3AAC">
              <w:rPr>
                <w:rFonts w:ascii="Georgia" w:hAnsi="Georgia"/>
                <w:spacing w:val="-1"/>
                <w:sz w:val="20"/>
                <w:szCs w:val="20"/>
              </w:rPr>
              <w:t>healthcareProfessionalType</w:t>
            </w:r>
            <w:proofErr w:type="spellEnd"/>
            <w:r w:rsidRPr="00EA3AAC">
              <w:rPr>
                <w:rFonts w:ascii="Georgia" w:hAnsi="Georgia"/>
                <w:spacing w:val="-1"/>
                <w:sz w:val="20"/>
                <w:szCs w:val="20"/>
              </w:rPr>
              <w:t>.</w:t>
            </w:r>
          </w:p>
        </w:tc>
        <w:tc>
          <w:tcPr>
            <w:tcW w:w="1418" w:type="dxa"/>
          </w:tcPr>
          <w:p w14:paraId="172B45C3" w14:textId="77777777" w:rsidR="00EA3AAC" w:rsidRPr="00EA3AAC" w:rsidRDefault="00EA3AAC" w:rsidP="001542CF">
            <w:pPr>
              <w:spacing w:line="229" w:lineRule="exact"/>
              <w:ind w:left="102"/>
              <w:rPr>
                <w:szCs w:val="20"/>
              </w:rPr>
            </w:pPr>
            <w:r w:rsidRPr="00EA3AAC">
              <w:rPr>
                <w:szCs w:val="20"/>
              </w:rPr>
              <w:t>0</w:t>
            </w:r>
            <w:proofErr w:type="gramStart"/>
            <w:r w:rsidRPr="00EA3AAC">
              <w:rPr>
                <w:szCs w:val="20"/>
              </w:rPr>
              <w:t>.</w:t>
            </w:r>
            <w:r w:rsidRPr="00EA3AAC">
              <w:rPr>
                <w:spacing w:val="-1"/>
                <w:szCs w:val="20"/>
              </w:rPr>
              <w:t>.</w:t>
            </w:r>
            <w:proofErr w:type="gramEnd"/>
            <w:r w:rsidRPr="00EA3AAC">
              <w:rPr>
                <w:szCs w:val="20"/>
              </w:rPr>
              <w:t>*</w:t>
            </w:r>
          </w:p>
          <w:p w14:paraId="1555B3E3" w14:textId="6108517E"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
        </w:tc>
      </w:tr>
      <w:tr w:rsidR="00EA3AAC" w14:paraId="31942003" w14:textId="77777777" w:rsidTr="00514BAB">
        <w:tc>
          <w:tcPr>
            <w:tcW w:w="2660" w:type="dxa"/>
          </w:tcPr>
          <w:p w14:paraId="7CC3F538" w14:textId="52D5409C" w:rsidR="00EA3AAC" w:rsidRPr="00EA3AAC" w:rsidRDefault="00EA3AAC" w:rsidP="00514BAB">
            <w:pPr>
              <w:pStyle w:val="TableParagraph"/>
              <w:spacing w:line="229" w:lineRule="exact"/>
              <w:ind w:left="102"/>
              <w:rPr>
                <w:rFonts w:ascii="Georgia" w:eastAsia="Times New Roman" w:hAnsi="Georgia" w:cs="Times New Roman"/>
                <w:spacing w:val="-1"/>
                <w:sz w:val="20"/>
                <w:szCs w:val="20"/>
                <w:highlight w:val="yellow"/>
              </w:rPr>
            </w:pPr>
            <w:proofErr w:type="spellStart"/>
            <w:r w:rsidRPr="00EA3AAC">
              <w:rPr>
                <w:rFonts w:ascii="Georgia" w:hAnsi="Georgia"/>
                <w:sz w:val="20"/>
                <w:szCs w:val="20"/>
              </w:rPr>
              <w:t>patientId</w:t>
            </w:r>
            <w:proofErr w:type="spellEnd"/>
          </w:p>
        </w:tc>
        <w:tc>
          <w:tcPr>
            <w:tcW w:w="1417" w:type="dxa"/>
          </w:tcPr>
          <w:p w14:paraId="04A3651A" w14:textId="1474A428"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proofErr w:type="spellStart"/>
            <w:r w:rsidRPr="00EA3AAC">
              <w:rPr>
                <w:rFonts w:ascii="Georgia" w:hAnsi="Georgia"/>
                <w:spacing w:val="-1"/>
                <w:sz w:val="20"/>
                <w:szCs w:val="20"/>
              </w:rPr>
              <w:t>PersonIdType</w:t>
            </w:r>
            <w:proofErr w:type="spellEnd"/>
          </w:p>
        </w:tc>
        <w:tc>
          <w:tcPr>
            <w:tcW w:w="4111" w:type="dxa"/>
          </w:tcPr>
          <w:p w14:paraId="0B6A3E63" w14:textId="42BB2C11"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pacing w:val="-1"/>
                <w:sz w:val="20"/>
                <w:szCs w:val="20"/>
              </w:rPr>
              <w:t xml:space="preserve">Id för patienten. </w:t>
            </w:r>
            <w:r w:rsidRPr="00EA3AAC">
              <w:rPr>
                <w:rFonts w:ascii="Georgia" w:hAnsi="Georgia"/>
                <w:spacing w:val="-1"/>
                <w:sz w:val="20"/>
                <w:szCs w:val="20"/>
              </w:rPr>
              <w:br/>
            </w:r>
            <w:r w:rsidRPr="00EA3AAC">
              <w:rPr>
                <w:rFonts w:ascii="Georgia" w:hAnsi="Georgia"/>
                <w:spacing w:val="-1"/>
                <w:sz w:val="20"/>
                <w:szCs w:val="20"/>
              </w:rPr>
              <w:br/>
            </w:r>
          </w:p>
        </w:tc>
        <w:tc>
          <w:tcPr>
            <w:tcW w:w="1418" w:type="dxa"/>
          </w:tcPr>
          <w:p w14:paraId="05E80854" w14:textId="21FE7C55"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2BAAB0C" w14:textId="77777777" w:rsidTr="00514BAB">
        <w:tc>
          <w:tcPr>
            <w:tcW w:w="2660" w:type="dxa"/>
          </w:tcPr>
          <w:p w14:paraId="4E4E2C92" w14:textId="5441937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/id</w:t>
            </w:r>
          </w:p>
        </w:tc>
        <w:tc>
          <w:tcPr>
            <w:tcW w:w="1417" w:type="dxa"/>
          </w:tcPr>
          <w:p w14:paraId="2810B2D5" w14:textId="4371685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3A96E65" w14:textId="19B52240" w:rsidR="00EA3AAC" w:rsidRPr="00EA3AAC" w:rsidRDefault="00EA3AAC" w:rsidP="00D728C5">
            <w:pPr>
              <w:rPr>
                <w:i/>
                <w:szCs w:val="20"/>
              </w:rPr>
            </w:pPr>
            <w:proofErr w:type="gramStart"/>
            <w:r w:rsidRPr="00EA3AAC">
              <w:rPr>
                <w:spacing w:val="-1"/>
                <w:szCs w:val="20"/>
              </w:rPr>
              <w:t>id sätts till patientens identifierare.</w:t>
            </w:r>
            <w:proofErr w:type="gramEnd"/>
            <w:r w:rsidRPr="00EA3AAC">
              <w:rPr>
                <w:spacing w:val="-1"/>
                <w:szCs w:val="20"/>
              </w:rPr>
              <w:t xml:space="preserve"> Anges med 12 tecken utan avskiljare.</w:t>
            </w:r>
          </w:p>
        </w:tc>
        <w:tc>
          <w:tcPr>
            <w:tcW w:w="1418" w:type="dxa"/>
          </w:tcPr>
          <w:p w14:paraId="35FCEA70" w14:textId="54EFA71F" w:rsidR="00EA3AAC" w:rsidRPr="00EA3AAC" w:rsidRDefault="00EA3AAC" w:rsidP="00514BAB">
            <w:pPr>
              <w:pStyle w:val="TableParagraph"/>
              <w:spacing w:line="226" w:lineRule="exact"/>
              <w:ind w:left="102"/>
              <w:rPr>
                <w:rFonts w:ascii="Georgia" w:hAnsi="Georgia"/>
                <w:i/>
                <w:sz w:val="20"/>
                <w:szCs w:val="20"/>
              </w:rPr>
            </w:pPr>
          </w:p>
        </w:tc>
      </w:tr>
      <w:tr w:rsidR="00EA3AAC" w14:paraId="149A0C45" w14:textId="77777777" w:rsidTr="00514BAB">
        <w:tc>
          <w:tcPr>
            <w:tcW w:w="2660" w:type="dxa"/>
          </w:tcPr>
          <w:p w14:paraId="662ECEBD" w14:textId="442D716A"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w:t>
            </w:r>
            <w:proofErr w:type="spellStart"/>
            <w:r w:rsidRPr="008E6A45">
              <w:rPr>
                <w:rFonts w:ascii="Georgia" w:hAnsi="Georgia"/>
                <w:i/>
                <w:sz w:val="20"/>
                <w:szCs w:val="20"/>
              </w:rPr>
              <w:t>type</w:t>
            </w:r>
            <w:proofErr w:type="spellEnd"/>
          </w:p>
        </w:tc>
        <w:tc>
          <w:tcPr>
            <w:tcW w:w="1417" w:type="dxa"/>
          </w:tcPr>
          <w:p w14:paraId="2CBE2784" w14:textId="1B9B8C5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5FEBA4A" w14:textId="5C4B435A" w:rsidR="00EA3AAC" w:rsidRPr="00EA3AAC" w:rsidRDefault="00EA3AAC" w:rsidP="00D728C5">
            <w:pPr>
              <w:rPr>
                <w:i/>
                <w:szCs w:val="20"/>
              </w:rPr>
            </w:pPr>
            <w:proofErr w:type="spellStart"/>
            <w:r w:rsidRPr="00EA3AAC">
              <w:rPr>
                <w:spacing w:val="-1"/>
                <w:szCs w:val="20"/>
              </w:rPr>
              <w:t>Type</w:t>
            </w:r>
            <w:proofErr w:type="spellEnd"/>
            <w:r w:rsidRPr="00EA3AAC">
              <w:rPr>
                <w:spacing w:val="-1"/>
                <w:szCs w:val="20"/>
              </w:rPr>
              <w:t xml:space="preserve"> sätts till OID för typ av identifierare. </w:t>
            </w:r>
            <w:r w:rsidRPr="00EA3AAC">
              <w:rPr>
                <w:spacing w:val="-1"/>
                <w:szCs w:val="20"/>
              </w:rPr>
              <w:br/>
              <w:t>För personnummer ska Skatteverkets personnummer (1.2.752.129.2.1.3.1).</w:t>
            </w:r>
            <w:r w:rsidRPr="00EA3AAC">
              <w:rPr>
                <w:spacing w:val="-1"/>
                <w:szCs w:val="20"/>
              </w:rPr>
              <w:br/>
              <w:t>För samordningsnummer ska Skatteverkets samordningsnummer (1.2.752.129.2.1.3.3).</w:t>
            </w:r>
            <w:r w:rsidRPr="00EA3AAC">
              <w:rPr>
                <w:spacing w:val="-1"/>
                <w:szCs w:val="20"/>
              </w:rPr>
              <w:br/>
              <w:t>För reservnummer används lokalt definierade reservnummet, exempelvis SLL reservnummer (1.2.752.</w:t>
            </w:r>
            <w:proofErr w:type="gramStart"/>
            <w:r w:rsidRPr="00EA3AAC">
              <w:rPr>
                <w:spacing w:val="-1"/>
                <w:szCs w:val="20"/>
              </w:rPr>
              <w:t>97.3.1</w:t>
            </w:r>
            <w:proofErr w:type="gramEnd"/>
            <w:r w:rsidRPr="00EA3AAC">
              <w:rPr>
                <w:spacing w:val="-1"/>
                <w:szCs w:val="20"/>
              </w:rPr>
              <w:t>.3)</w:t>
            </w:r>
          </w:p>
        </w:tc>
        <w:tc>
          <w:tcPr>
            <w:tcW w:w="1418" w:type="dxa"/>
          </w:tcPr>
          <w:p w14:paraId="683D595C" w14:textId="4E63B434" w:rsidR="00EA3AAC" w:rsidRPr="00EA3AAC" w:rsidRDefault="00EA3AAC" w:rsidP="00514BAB">
            <w:pPr>
              <w:pStyle w:val="TableParagraph"/>
              <w:spacing w:line="226" w:lineRule="exact"/>
              <w:ind w:left="102"/>
              <w:rPr>
                <w:rFonts w:ascii="Georgia" w:hAnsi="Georgia"/>
                <w:i/>
                <w:sz w:val="20"/>
                <w:szCs w:val="20"/>
              </w:rPr>
            </w:pPr>
          </w:p>
        </w:tc>
      </w:tr>
      <w:tr w:rsidR="00EA3AAC" w14:paraId="5F438EFF" w14:textId="77777777" w:rsidTr="00514BAB">
        <w:tc>
          <w:tcPr>
            <w:tcW w:w="2660" w:type="dxa"/>
          </w:tcPr>
          <w:p w14:paraId="078926C4" w14:textId="75E7C2B5" w:rsidR="00EA3AAC" w:rsidRPr="00EA3AAC" w:rsidRDefault="00EA3AAC" w:rsidP="00514BAB">
            <w:pPr>
              <w:pStyle w:val="TableParagraph"/>
              <w:spacing w:line="229" w:lineRule="exact"/>
              <w:ind w:left="102"/>
              <w:rPr>
                <w:rFonts w:ascii="Georgia" w:hAnsi="Georgia"/>
                <w:sz w:val="20"/>
                <w:szCs w:val="20"/>
              </w:rPr>
            </w:pPr>
            <w:proofErr w:type="spellStart"/>
            <w:r w:rsidRPr="00EA3AAC">
              <w:rPr>
                <w:rFonts w:ascii="Georgia" w:hAnsi="Georgia"/>
                <w:sz w:val="20"/>
                <w:szCs w:val="20"/>
              </w:rPr>
              <w:t>datePeriod</w:t>
            </w:r>
            <w:proofErr w:type="spellEnd"/>
          </w:p>
        </w:tc>
        <w:tc>
          <w:tcPr>
            <w:tcW w:w="1417" w:type="dxa"/>
          </w:tcPr>
          <w:p w14:paraId="33A0E0AE" w14:textId="5611FA76" w:rsidR="00EA3AAC" w:rsidRPr="00EA3AAC" w:rsidRDefault="00EA3AAC" w:rsidP="00514BAB">
            <w:pPr>
              <w:pStyle w:val="TableParagraph"/>
              <w:spacing w:line="226" w:lineRule="exact"/>
              <w:ind w:left="102"/>
              <w:rPr>
                <w:rFonts w:ascii="Georgia" w:hAnsi="Georgia" w:cs="Arial"/>
                <w:color w:val="000000"/>
                <w:sz w:val="20"/>
                <w:szCs w:val="20"/>
                <w:highlight w:val="white"/>
                <w:lang w:eastAsia="sv-SE"/>
              </w:rPr>
            </w:pPr>
            <w:proofErr w:type="spellStart"/>
            <w:r w:rsidRPr="00EA3AAC">
              <w:rPr>
                <w:rFonts w:ascii="Georgia" w:hAnsi="Georgia"/>
                <w:spacing w:val="-1"/>
                <w:sz w:val="20"/>
                <w:szCs w:val="20"/>
              </w:rPr>
              <w:t>DatePeriodType</w:t>
            </w:r>
            <w:proofErr w:type="spellEnd"/>
          </w:p>
        </w:tc>
        <w:tc>
          <w:tcPr>
            <w:tcW w:w="4111" w:type="dxa"/>
          </w:tcPr>
          <w:p w14:paraId="3DD844E2" w14:textId="5D388243" w:rsidR="00EA3AAC" w:rsidRPr="00EA3AAC" w:rsidRDefault="00EA3AAC" w:rsidP="00D728C5">
            <w:pPr>
              <w:rPr>
                <w:szCs w:val="20"/>
              </w:rPr>
            </w:pPr>
            <w:r w:rsidRPr="00EA3AAC">
              <w:rPr>
                <w:spacing w:val="-1"/>
                <w:szCs w:val="20"/>
              </w:rPr>
              <w:t xml:space="preserve">Begränsning av sökningen i tid, vilket innebär att endast svar returneras där </w:t>
            </w:r>
            <w:proofErr w:type="spellStart"/>
            <w:r w:rsidRPr="00EA3AAC">
              <w:rPr>
                <w:szCs w:val="20"/>
              </w:rPr>
              <w:t>a</w:t>
            </w:r>
            <w:r w:rsidRPr="00EA3AAC">
              <w:rPr>
                <w:spacing w:val="-1"/>
                <w:szCs w:val="20"/>
              </w:rPr>
              <w:t>uthorTime</w:t>
            </w:r>
            <w:proofErr w:type="spellEnd"/>
            <w:r w:rsidRPr="00EA3AAC">
              <w:rPr>
                <w:spacing w:val="-1"/>
                <w:szCs w:val="20"/>
              </w:rPr>
              <w:t xml:space="preserve"> eller </w:t>
            </w:r>
            <w:proofErr w:type="spellStart"/>
            <w:r w:rsidRPr="00EA3AAC">
              <w:rPr>
                <w:szCs w:val="20"/>
              </w:rPr>
              <w:t>signatureTime</w:t>
            </w:r>
            <w:proofErr w:type="spellEnd"/>
            <w:r w:rsidRPr="00EA3AAC">
              <w:rPr>
                <w:szCs w:val="20"/>
              </w:rPr>
              <w:t xml:space="preserve"> </w:t>
            </w:r>
            <w:r w:rsidRPr="00EA3AAC">
              <w:rPr>
                <w:spacing w:val="-1"/>
                <w:szCs w:val="20"/>
              </w:rPr>
              <w:t>ligger helt eller delvis inom det sökta tidsintervallet.</w:t>
            </w:r>
          </w:p>
        </w:tc>
        <w:tc>
          <w:tcPr>
            <w:tcW w:w="1418" w:type="dxa"/>
          </w:tcPr>
          <w:p w14:paraId="2CD76B7E" w14:textId="3FB43AF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4469296" w14:textId="77777777" w:rsidTr="00514BAB">
        <w:tc>
          <w:tcPr>
            <w:tcW w:w="2660" w:type="dxa"/>
          </w:tcPr>
          <w:p w14:paraId="32A48DDA" w14:textId="358534BB"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/start</w:t>
            </w:r>
          </w:p>
        </w:tc>
        <w:tc>
          <w:tcPr>
            <w:tcW w:w="1417" w:type="dxa"/>
          </w:tcPr>
          <w:p w14:paraId="6DE2AFA5" w14:textId="30EC9BF3"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C7949C6" w14:textId="06F0B258" w:rsidR="00EA3AAC" w:rsidRPr="00EA3AAC" w:rsidRDefault="00EA3AAC" w:rsidP="00D728C5">
            <w:pPr>
              <w:rPr>
                <w:i/>
                <w:spacing w:val="-1"/>
                <w:szCs w:val="20"/>
              </w:rPr>
            </w:pPr>
            <w:r w:rsidRPr="00EA3AAC">
              <w:rPr>
                <w:spacing w:val="-1"/>
                <w:szCs w:val="20"/>
              </w:rPr>
              <w:t>Startdatum. Format ÅÅÅÅMMDD.</w:t>
            </w:r>
          </w:p>
        </w:tc>
        <w:tc>
          <w:tcPr>
            <w:tcW w:w="1418" w:type="dxa"/>
          </w:tcPr>
          <w:p w14:paraId="440FFC15" w14:textId="40E7BF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9DF0601" w14:textId="77777777" w:rsidTr="00514BAB">
        <w:tc>
          <w:tcPr>
            <w:tcW w:w="2660" w:type="dxa"/>
          </w:tcPr>
          <w:p w14:paraId="36188F6F" w14:textId="4AC29FF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/end</w:t>
            </w:r>
          </w:p>
        </w:tc>
        <w:tc>
          <w:tcPr>
            <w:tcW w:w="1417" w:type="dxa"/>
          </w:tcPr>
          <w:p w14:paraId="67436EA3" w14:textId="65797BA2"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0F850D6" w14:textId="1DE1D077" w:rsidR="00EA3AAC" w:rsidRPr="00EA3AAC" w:rsidRDefault="00EA3AAC" w:rsidP="00D728C5">
            <w:pPr>
              <w:rPr>
                <w:i/>
                <w:spacing w:val="-1"/>
                <w:szCs w:val="20"/>
              </w:rPr>
            </w:pPr>
            <w:r w:rsidRPr="00EA3AAC">
              <w:rPr>
                <w:spacing w:val="-1"/>
                <w:szCs w:val="20"/>
              </w:rPr>
              <w:t>Slutdatum. Format ÅÅÅÅMMDD.</w:t>
            </w:r>
          </w:p>
        </w:tc>
        <w:tc>
          <w:tcPr>
            <w:tcW w:w="1418" w:type="dxa"/>
          </w:tcPr>
          <w:p w14:paraId="7141F19D" w14:textId="5A1AD72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B32F4F6" w14:textId="77777777" w:rsidTr="00514BAB">
        <w:tc>
          <w:tcPr>
            <w:tcW w:w="2660" w:type="dxa"/>
          </w:tcPr>
          <w:p w14:paraId="4296A635" w14:textId="08F899B7" w:rsidR="00EA3AAC" w:rsidRPr="00EA3AAC" w:rsidRDefault="00EA3AAC" w:rsidP="00514BAB">
            <w:pPr>
              <w:pStyle w:val="TableParagraph"/>
              <w:spacing w:line="229" w:lineRule="exact"/>
              <w:ind w:left="102"/>
              <w:rPr>
                <w:rFonts w:ascii="Georgia" w:hAnsi="Georgia" w:cs="Arial"/>
                <w:color w:val="000000"/>
                <w:sz w:val="20"/>
                <w:szCs w:val="20"/>
                <w:highlight w:val="white"/>
                <w:lang w:eastAsia="sv-SE"/>
              </w:rPr>
            </w:pPr>
            <w:proofErr w:type="spellStart"/>
            <w:r w:rsidRPr="00EA3AAC">
              <w:rPr>
                <w:rFonts w:ascii="Georgia" w:hAnsi="Georgia"/>
                <w:sz w:val="20"/>
                <w:szCs w:val="20"/>
              </w:rPr>
              <w:t>sourceSystemHSAId</w:t>
            </w:r>
            <w:proofErr w:type="spellEnd"/>
          </w:p>
        </w:tc>
        <w:tc>
          <w:tcPr>
            <w:tcW w:w="1417" w:type="dxa"/>
          </w:tcPr>
          <w:p w14:paraId="287305D7" w14:textId="28B1EA9C"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pacing w:val="-1"/>
                <w:sz w:val="20"/>
                <w:szCs w:val="20"/>
              </w:rPr>
              <w:t>HSAIdType</w:t>
            </w:r>
            <w:proofErr w:type="spellEnd"/>
          </w:p>
        </w:tc>
        <w:tc>
          <w:tcPr>
            <w:tcW w:w="4111" w:type="dxa"/>
          </w:tcPr>
          <w:p w14:paraId="37252FA1" w14:textId="77777777" w:rsidR="00EA3AAC" w:rsidRPr="00EA3AAC" w:rsidRDefault="00EA3AAC" w:rsidP="001542CF">
            <w:pPr>
              <w:spacing w:line="226" w:lineRule="exact"/>
              <w:ind w:left="102"/>
              <w:rPr>
                <w:szCs w:val="20"/>
              </w:rPr>
            </w:pPr>
            <w:r w:rsidRPr="00EA3AAC">
              <w:rPr>
                <w:szCs w:val="20"/>
              </w:rPr>
              <w:t xml:space="preserve">Begränsar sökningen till dokument som är skapade i angivet system. </w:t>
            </w:r>
          </w:p>
          <w:p w14:paraId="28A1139F" w14:textId="77777777" w:rsidR="00EA3AAC" w:rsidRPr="00EA3AAC" w:rsidRDefault="00EA3AAC" w:rsidP="001542CF">
            <w:pPr>
              <w:spacing w:line="226" w:lineRule="exact"/>
              <w:ind w:left="102"/>
              <w:rPr>
                <w:szCs w:val="20"/>
              </w:rPr>
            </w:pPr>
          </w:p>
          <w:p w14:paraId="467A9653" w14:textId="77777777" w:rsidR="00EA3AAC" w:rsidRPr="00EA3AAC" w:rsidRDefault="00EA3AAC" w:rsidP="001542CF">
            <w:pPr>
              <w:spacing w:line="226" w:lineRule="exact"/>
              <w:ind w:left="102"/>
              <w:rPr>
                <w:szCs w:val="20"/>
              </w:rPr>
            </w:pPr>
            <w:r w:rsidRPr="00EA3AAC">
              <w:rPr>
                <w:szCs w:val="20"/>
              </w:rPr>
              <w:t xml:space="preserve">Värdet på detta fält måste överensstämma med värdet på </w:t>
            </w:r>
            <w:proofErr w:type="spellStart"/>
            <w:r w:rsidRPr="00EA3AAC">
              <w:rPr>
                <w:szCs w:val="20"/>
              </w:rPr>
              <w:t>logicalAddress</w:t>
            </w:r>
            <w:proofErr w:type="spellEnd"/>
            <w:r w:rsidRPr="00EA3AAC">
              <w:rPr>
                <w:szCs w:val="20"/>
              </w:rPr>
              <w:t xml:space="preserve"> i anropets tekniska </w:t>
            </w:r>
            <w:proofErr w:type="spellStart"/>
            <w:r w:rsidRPr="00EA3AAC">
              <w:rPr>
                <w:szCs w:val="20"/>
              </w:rPr>
              <w:t>kuvertering</w:t>
            </w:r>
            <w:proofErr w:type="spellEnd"/>
            <w:r w:rsidRPr="00EA3AAC">
              <w:rPr>
                <w:szCs w:val="20"/>
              </w:rPr>
              <w:t xml:space="preserve"> (ex. SOAP-</w:t>
            </w:r>
            <w:proofErr w:type="spellStart"/>
            <w:r w:rsidRPr="00EA3AAC">
              <w:rPr>
                <w:szCs w:val="20"/>
              </w:rPr>
              <w:t>header</w:t>
            </w:r>
            <w:proofErr w:type="spellEnd"/>
            <w:r w:rsidRPr="00EA3AAC">
              <w:rPr>
                <w:szCs w:val="20"/>
              </w:rPr>
              <w:t>).</w:t>
            </w:r>
          </w:p>
          <w:p w14:paraId="67E5C6A4" w14:textId="77777777" w:rsidR="00EA3AAC" w:rsidRPr="00EA3AAC" w:rsidRDefault="00EA3AAC" w:rsidP="001542CF">
            <w:pPr>
              <w:spacing w:line="226" w:lineRule="exact"/>
              <w:ind w:left="102"/>
              <w:rPr>
                <w:spacing w:val="-1"/>
                <w:szCs w:val="20"/>
              </w:rPr>
            </w:pPr>
          </w:p>
          <w:p w14:paraId="75026F45" w14:textId="77777777" w:rsidR="00EA3AAC" w:rsidRPr="00EA3AAC" w:rsidRDefault="00EA3AAC" w:rsidP="001542CF">
            <w:pPr>
              <w:spacing w:line="226" w:lineRule="exact"/>
              <w:ind w:left="102"/>
              <w:rPr>
                <w:szCs w:val="20"/>
              </w:rPr>
            </w:pPr>
            <w:r w:rsidRPr="00EA3AAC">
              <w:rPr>
                <w:szCs w:val="20"/>
              </w:rPr>
              <w:t>Det innebär i praktiken att aggregerande tjänster inte används när detta fält anges.</w:t>
            </w:r>
          </w:p>
          <w:p w14:paraId="7973A745" w14:textId="77777777" w:rsidR="00EA3AAC" w:rsidRPr="00EA3AAC" w:rsidRDefault="00EA3AAC" w:rsidP="001542CF">
            <w:pPr>
              <w:spacing w:line="226" w:lineRule="exact"/>
              <w:ind w:left="102"/>
              <w:rPr>
                <w:szCs w:val="20"/>
              </w:rPr>
            </w:pPr>
          </w:p>
          <w:p w14:paraId="5FB3C0A0" w14:textId="64E4EFFC" w:rsidR="00EA3AAC" w:rsidRPr="00EA3AAC" w:rsidRDefault="00EA3AAC" w:rsidP="00D728C5">
            <w:pPr>
              <w:rPr>
                <w:szCs w:val="20"/>
              </w:rPr>
            </w:pPr>
            <w:r w:rsidRPr="00EA3AAC">
              <w:rPr>
                <w:szCs w:val="20"/>
              </w:rPr>
              <w:t xml:space="preserve">Fältet är tvingande om </w:t>
            </w:r>
            <w:proofErr w:type="spellStart"/>
            <w:r w:rsidRPr="00EA3AAC">
              <w:rPr>
                <w:szCs w:val="20"/>
              </w:rPr>
              <w:t>careContactId</w:t>
            </w:r>
            <w:proofErr w:type="spellEnd"/>
            <w:r w:rsidRPr="00EA3AAC">
              <w:rPr>
                <w:szCs w:val="20"/>
              </w:rPr>
              <w:t xml:space="preserve"> angivits.</w:t>
            </w:r>
          </w:p>
        </w:tc>
        <w:tc>
          <w:tcPr>
            <w:tcW w:w="1418" w:type="dxa"/>
          </w:tcPr>
          <w:p w14:paraId="0FB1389A" w14:textId="77777777" w:rsidR="00EA3AAC" w:rsidRPr="00EA3AAC" w:rsidRDefault="00EA3AAC" w:rsidP="001542CF">
            <w:pPr>
              <w:spacing w:line="229" w:lineRule="exact"/>
              <w:ind w:left="102"/>
              <w:rPr>
                <w:szCs w:val="20"/>
              </w:rPr>
            </w:pPr>
            <w:r w:rsidRPr="00EA3AAC">
              <w:rPr>
                <w:szCs w:val="20"/>
              </w:rPr>
              <w:lastRenderedPageBreak/>
              <w:t>0</w:t>
            </w:r>
            <w:proofErr w:type="gramStart"/>
            <w:r w:rsidRPr="00EA3AAC">
              <w:rPr>
                <w:szCs w:val="20"/>
              </w:rPr>
              <w:t>..</w:t>
            </w:r>
            <w:proofErr w:type="gramEnd"/>
            <w:r w:rsidRPr="00EA3AAC">
              <w:rPr>
                <w:szCs w:val="20"/>
              </w:rPr>
              <w:t>1</w:t>
            </w:r>
          </w:p>
          <w:p w14:paraId="1CD5275E" w14:textId="77777777" w:rsidR="00EA3AAC" w:rsidRPr="00EA3AAC" w:rsidRDefault="00EA3AAC" w:rsidP="001542CF">
            <w:pPr>
              <w:spacing w:line="229" w:lineRule="exact"/>
              <w:ind w:left="102"/>
              <w:rPr>
                <w:szCs w:val="20"/>
              </w:rPr>
            </w:pPr>
          </w:p>
          <w:p w14:paraId="0DF1AAD2" w14:textId="3DD7825F" w:rsidR="00EA3AAC" w:rsidRPr="00EA3AAC" w:rsidRDefault="00EA3AAC" w:rsidP="00514BAB">
            <w:pPr>
              <w:pStyle w:val="TableParagraph"/>
              <w:spacing w:line="226" w:lineRule="exact"/>
              <w:ind w:left="102"/>
              <w:rPr>
                <w:rFonts w:ascii="Georgia" w:hAnsi="Georgia"/>
                <w:sz w:val="20"/>
                <w:szCs w:val="20"/>
              </w:rPr>
            </w:pPr>
          </w:p>
        </w:tc>
      </w:tr>
      <w:tr w:rsidR="00EA3AAC" w14:paraId="3E260753" w14:textId="77777777" w:rsidTr="00514BAB">
        <w:tc>
          <w:tcPr>
            <w:tcW w:w="2660" w:type="dxa"/>
          </w:tcPr>
          <w:p w14:paraId="04017B06" w14:textId="0818CD16"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spellStart"/>
            <w:r w:rsidRPr="00EA3AAC">
              <w:rPr>
                <w:rFonts w:ascii="Georgia" w:hAnsi="Georgia"/>
                <w:sz w:val="20"/>
                <w:szCs w:val="20"/>
              </w:rPr>
              <w:lastRenderedPageBreak/>
              <w:t>careContactId</w:t>
            </w:r>
            <w:proofErr w:type="spellEnd"/>
          </w:p>
        </w:tc>
        <w:tc>
          <w:tcPr>
            <w:tcW w:w="1417" w:type="dxa"/>
          </w:tcPr>
          <w:p w14:paraId="47D93CF7" w14:textId="6C1096F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FDE6A29" w14:textId="77777777" w:rsidR="00EA3AAC" w:rsidRPr="00EA3AAC" w:rsidRDefault="00EA3AAC" w:rsidP="001542CF">
            <w:pPr>
              <w:spacing w:line="229" w:lineRule="exact"/>
              <w:ind w:left="102"/>
              <w:rPr>
                <w:spacing w:val="-1"/>
                <w:szCs w:val="20"/>
              </w:rPr>
            </w:pPr>
            <w:r w:rsidRPr="00EA3AAC">
              <w:rPr>
                <w:spacing w:val="-1"/>
                <w:szCs w:val="20"/>
              </w:rPr>
              <w:t>Begränsar sökningen till den vård- och omsorgskontakt där den vårdbegäran som låg till grund för laboratoriesvaret skapades.</w:t>
            </w:r>
          </w:p>
          <w:p w14:paraId="7404BAE0" w14:textId="537D1012" w:rsidR="00EA3AAC" w:rsidRPr="00EA3AAC" w:rsidRDefault="00EA3AAC" w:rsidP="00D728C5">
            <w:pPr>
              <w:rPr>
                <w:i/>
                <w:szCs w:val="20"/>
              </w:rPr>
            </w:pPr>
          </w:p>
        </w:tc>
        <w:tc>
          <w:tcPr>
            <w:tcW w:w="1418" w:type="dxa"/>
          </w:tcPr>
          <w:p w14:paraId="748219D5" w14:textId="7999CE1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w:t>
            </w:r>
          </w:p>
        </w:tc>
      </w:tr>
      <w:tr w:rsidR="00EA3AAC" w14:paraId="1986039A" w14:textId="77777777" w:rsidTr="00EA3AAC">
        <w:tc>
          <w:tcPr>
            <w:tcW w:w="2660" w:type="dxa"/>
            <w:shd w:val="clear" w:color="auto" w:fill="D9D9D9" w:themeFill="background1" w:themeFillShade="D9"/>
          </w:tcPr>
          <w:p w14:paraId="6DCEDE03" w14:textId="7EB67CCE"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D9D9D9" w:themeFill="background1" w:themeFillShade="D9"/>
          </w:tcPr>
          <w:p w14:paraId="34280DFB" w14:textId="051B2DBE"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7FAD1771" w14:textId="70D060B7" w:rsidR="00EA3AAC" w:rsidRPr="00EA3AAC" w:rsidRDefault="00EA3AAC" w:rsidP="00D728C5">
            <w:pPr>
              <w:rPr>
                <w:i/>
                <w:szCs w:val="20"/>
              </w:rPr>
            </w:pPr>
          </w:p>
        </w:tc>
        <w:tc>
          <w:tcPr>
            <w:tcW w:w="1418" w:type="dxa"/>
            <w:shd w:val="clear" w:color="auto" w:fill="D9D9D9" w:themeFill="background1" w:themeFillShade="D9"/>
          </w:tcPr>
          <w:p w14:paraId="2E695246" w14:textId="1C83368C" w:rsidR="00EA3AAC" w:rsidRPr="00EA3AAC" w:rsidRDefault="00EA3AAC" w:rsidP="00514BAB">
            <w:pPr>
              <w:pStyle w:val="TableParagraph"/>
              <w:spacing w:line="226" w:lineRule="exact"/>
              <w:ind w:left="102"/>
              <w:rPr>
                <w:rFonts w:ascii="Georgia" w:hAnsi="Georgia"/>
                <w:i/>
                <w:sz w:val="20"/>
                <w:szCs w:val="20"/>
              </w:rPr>
            </w:pPr>
          </w:p>
        </w:tc>
      </w:tr>
      <w:tr w:rsidR="00EA3AAC" w14:paraId="2E23FB32" w14:textId="77777777" w:rsidTr="00EA3AAC">
        <w:tc>
          <w:tcPr>
            <w:tcW w:w="2660" w:type="dxa"/>
            <w:shd w:val="clear" w:color="auto" w:fill="D9D9D9" w:themeFill="background1" w:themeFillShade="D9"/>
          </w:tcPr>
          <w:p w14:paraId="15ACDF83" w14:textId="41D16F24"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r w:rsidRPr="00EA3AAC">
              <w:rPr>
                <w:rFonts w:ascii="Georgia" w:hAnsi="Georgia"/>
                <w:b/>
                <w:sz w:val="20"/>
                <w:szCs w:val="20"/>
              </w:rPr>
              <w:t>Svar</w:t>
            </w:r>
          </w:p>
        </w:tc>
        <w:tc>
          <w:tcPr>
            <w:tcW w:w="1417" w:type="dxa"/>
            <w:shd w:val="clear" w:color="auto" w:fill="D9D9D9" w:themeFill="background1" w:themeFillShade="D9"/>
          </w:tcPr>
          <w:p w14:paraId="24076F72" w14:textId="71FB3F51"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4C4B2D7F" w14:textId="364AE335" w:rsidR="00EA3AAC" w:rsidRPr="00EA3AAC" w:rsidRDefault="00EA3AAC" w:rsidP="00D728C5">
            <w:pPr>
              <w:rPr>
                <w:i/>
                <w:szCs w:val="20"/>
              </w:rPr>
            </w:pPr>
          </w:p>
        </w:tc>
        <w:tc>
          <w:tcPr>
            <w:tcW w:w="1418" w:type="dxa"/>
            <w:shd w:val="clear" w:color="auto" w:fill="D9D9D9" w:themeFill="background1" w:themeFillShade="D9"/>
          </w:tcPr>
          <w:p w14:paraId="7B1D4D1B" w14:textId="41DE2E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b/>
                <w:sz w:val="20"/>
                <w:szCs w:val="20"/>
              </w:rPr>
              <w:t>0</w:t>
            </w:r>
            <w:proofErr w:type="gramStart"/>
            <w:r w:rsidRPr="00EA3AAC">
              <w:rPr>
                <w:rFonts w:ascii="Georgia" w:hAnsi="Georgia"/>
                <w:b/>
                <w:sz w:val="20"/>
                <w:szCs w:val="20"/>
              </w:rPr>
              <w:t>..</w:t>
            </w:r>
            <w:proofErr w:type="gramEnd"/>
            <w:r w:rsidRPr="00EA3AAC">
              <w:rPr>
                <w:rFonts w:ascii="Georgia" w:hAnsi="Georgia"/>
                <w:b/>
                <w:sz w:val="20"/>
                <w:szCs w:val="20"/>
              </w:rPr>
              <w:t>*</w:t>
            </w:r>
          </w:p>
        </w:tc>
      </w:tr>
      <w:tr w:rsidR="00EA3AAC" w14:paraId="4FEBCD5C" w14:textId="77777777" w:rsidTr="00514BAB">
        <w:tc>
          <w:tcPr>
            <w:tcW w:w="2660" w:type="dxa"/>
          </w:tcPr>
          <w:p w14:paraId="77DA175E" w14:textId="77777777" w:rsidR="00EA3AAC" w:rsidRPr="00EA3AAC" w:rsidRDefault="00EA3AAC" w:rsidP="001542CF">
            <w:pPr>
              <w:spacing w:line="227" w:lineRule="exact"/>
              <w:ind w:left="102"/>
              <w:rPr>
                <w:b/>
                <w:szCs w:val="20"/>
              </w:rPr>
            </w:pPr>
            <w:r w:rsidRPr="00EA3AAC">
              <w:rPr>
                <w:szCs w:val="20"/>
              </w:rPr>
              <w:t xml:space="preserve"> </w:t>
            </w:r>
            <w:proofErr w:type="spellStart"/>
            <w:r w:rsidRPr="00EA3AAC">
              <w:rPr>
                <w:szCs w:val="20"/>
              </w:rPr>
              <w:t>rheumatoidArthritisData</w:t>
            </w:r>
            <w:proofErr w:type="spellEnd"/>
          </w:p>
          <w:p w14:paraId="6398CCBB" w14:textId="4B8D0D0B"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77F31026" w14:textId="04BF6EA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RheumatoidArthritisDataType</w:t>
            </w:r>
            <w:proofErr w:type="spellEnd"/>
          </w:p>
        </w:tc>
        <w:tc>
          <w:tcPr>
            <w:tcW w:w="4111" w:type="dxa"/>
          </w:tcPr>
          <w:p w14:paraId="42BF896D" w14:textId="3F04E019" w:rsidR="00EA3AAC" w:rsidRPr="00EA3AAC" w:rsidRDefault="00EA3AAC" w:rsidP="00D728C5">
            <w:pPr>
              <w:rPr>
                <w:i/>
                <w:szCs w:val="20"/>
              </w:rPr>
            </w:pPr>
            <w:r w:rsidRPr="00EA3AAC">
              <w:rPr>
                <w:szCs w:val="20"/>
              </w:rPr>
              <w:t>De diagnoser som matchar begäran.</w:t>
            </w:r>
          </w:p>
        </w:tc>
        <w:tc>
          <w:tcPr>
            <w:tcW w:w="1418" w:type="dxa"/>
          </w:tcPr>
          <w:p w14:paraId="4907EBBF" w14:textId="3915FA5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r w:rsidRPr="00EA3AAC">
              <w:rPr>
                <w:rFonts w:ascii="Georgia" w:hAnsi="Georgia"/>
                <w:spacing w:val="-1"/>
                <w:sz w:val="20"/>
                <w:szCs w:val="20"/>
              </w:rPr>
              <w:t>.</w:t>
            </w:r>
            <w:proofErr w:type="gramEnd"/>
            <w:r w:rsidRPr="00EA3AAC">
              <w:rPr>
                <w:rFonts w:ascii="Georgia" w:hAnsi="Georgia"/>
                <w:sz w:val="20"/>
                <w:szCs w:val="20"/>
              </w:rPr>
              <w:t>*</w:t>
            </w:r>
          </w:p>
        </w:tc>
      </w:tr>
      <w:tr w:rsidR="00EA3AAC" w14:paraId="1E94F4A4" w14:textId="77777777" w:rsidTr="001C604C">
        <w:tc>
          <w:tcPr>
            <w:tcW w:w="2660" w:type="dxa"/>
            <w:shd w:val="clear" w:color="auto" w:fill="D9D9D9" w:themeFill="background1" w:themeFillShade="D9"/>
          </w:tcPr>
          <w:p w14:paraId="4D2B67EF" w14:textId="0E703497"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rheumatoidArthritisDataHeader</w:t>
            </w:r>
            <w:proofErr w:type="spellEnd"/>
          </w:p>
        </w:tc>
        <w:tc>
          <w:tcPr>
            <w:tcW w:w="1417" w:type="dxa"/>
            <w:shd w:val="clear" w:color="auto" w:fill="D9D9D9" w:themeFill="background1" w:themeFillShade="D9"/>
          </w:tcPr>
          <w:p w14:paraId="153F08A1" w14:textId="64291617"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PatientSummaryHeaderType</w:t>
            </w:r>
            <w:proofErr w:type="spellEnd"/>
          </w:p>
        </w:tc>
        <w:tc>
          <w:tcPr>
            <w:tcW w:w="4111" w:type="dxa"/>
            <w:shd w:val="clear" w:color="auto" w:fill="D9D9D9" w:themeFill="background1" w:themeFillShade="D9"/>
          </w:tcPr>
          <w:p w14:paraId="2E3AC2EF" w14:textId="17416C11" w:rsidR="00EA3AAC" w:rsidRPr="00EA3AAC" w:rsidRDefault="00EA3AAC" w:rsidP="00D728C5">
            <w:pPr>
              <w:rPr>
                <w:i/>
                <w:szCs w:val="20"/>
              </w:rPr>
            </w:pPr>
            <w:r w:rsidRPr="00EA3AAC">
              <w:rPr>
                <w:szCs w:val="20"/>
              </w:rPr>
              <w:t>Innehåller basinformation om dokumentet</w:t>
            </w:r>
          </w:p>
        </w:tc>
        <w:tc>
          <w:tcPr>
            <w:tcW w:w="1418" w:type="dxa"/>
            <w:shd w:val="clear" w:color="auto" w:fill="D9D9D9" w:themeFill="background1" w:themeFillShade="D9"/>
          </w:tcPr>
          <w:p w14:paraId="1F551861" w14:textId="43DB776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CCB1794" w14:textId="77777777" w:rsidTr="00514BAB">
        <w:tc>
          <w:tcPr>
            <w:tcW w:w="2660" w:type="dxa"/>
          </w:tcPr>
          <w:p w14:paraId="5E43A55A" w14:textId="557FAEB6" w:rsidR="00EA3AAC" w:rsidRPr="00EA3AAC" w:rsidRDefault="00EA3AAC" w:rsidP="00514BAB">
            <w:pPr>
              <w:pStyle w:val="TableParagraph"/>
              <w:spacing w:line="229" w:lineRule="exact"/>
              <w:ind w:left="102"/>
              <w:rPr>
                <w:rFonts w:ascii="Georgia" w:hAnsi="Georgia" w:cs="Arial"/>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documentId</w:t>
            </w:r>
            <w:proofErr w:type="spellEnd"/>
          </w:p>
        </w:tc>
        <w:tc>
          <w:tcPr>
            <w:tcW w:w="1417" w:type="dxa"/>
          </w:tcPr>
          <w:p w14:paraId="642B589E" w14:textId="1E5E5A3B"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6DF386F4" w14:textId="24B8424E" w:rsidR="00EA3AAC" w:rsidRPr="00EA3AAC" w:rsidRDefault="00EA3AAC" w:rsidP="00D728C5">
            <w:pPr>
              <w:rPr>
                <w:szCs w:val="20"/>
              </w:rPr>
            </w:pPr>
            <w:r w:rsidRPr="00EA3AAC">
              <w:rPr>
                <w:szCs w:val="20"/>
              </w:rPr>
              <w:t>Dokumentets identitet som är unik inom källsystemet.</w:t>
            </w:r>
          </w:p>
        </w:tc>
        <w:tc>
          <w:tcPr>
            <w:tcW w:w="1418" w:type="dxa"/>
          </w:tcPr>
          <w:p w14:paraId="328D2B83" w14:textId="4BD47F0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79A100C" w14:textId="77777777" w:rsidTr="00514BAB">
        <w:tc>
          <w:tcPr>
            <w:tcW w:w="2660" w:type="dxa"/>
          </w:tcPr>
          <w:p w14:paraId="44090EA0" w14:textId="32192CF2"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sourceSystemHSAId</w:t>
            </w:r>
            <w:proofErr w:type="spellEnd"/>
          </w:p>
        </w:tc>
        <w:tc>
          <w:tcPr>
            <w:tcW w:w="1417" w:type="dxa"/>
          </w:tcPr>
          <w:p w14:paraId="2A82EDDD" w14:textId="0ADE02C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7BEBF3AD" w14:textId="021C5A7E" w:rsidR="00EA3AAC" w:rsidRPr="00EA3AAC" w:rsidRDefault="00EA3AAC" w:rsidP="00D728C5">
            <w:pPr>
              <w:rPr>
                <w:i/>
                <w:szCs w:val="20"/>
              </w:rPr>
            </w:pPr>
            <w:r w:rsidRPr="00EA3AAC">
              <w:rPr>
                <w:szCs w:val="20"/>
              </w:rPr>
              <w:t>HSA-id för det system som dokumentet är skapat i (HSA-id för Reuma).</w:t>
            </w:r>
          </w:p>
        </w:tc>
        <w:tc>
          <w:tcPr>
            <w:tcW w:w="1418" w:type="dxa"/>
          </w:tcPr>
          <w:p w14:paraId="25F01D20" w14:textId="14C845F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8D054E" w:rsidRPr="00760A43" w14:paraId="56B8E9E6" w14:textId="77777777" w:rsidTr="00514BAB">
        <w:tc>
          <w:tcPr>
            <w:tcW w:w="2660" w:type="dxa"/>
          </w:tcPr>
          <w:p w14:paraId="46F3BBC6" w14:textId="0FCBECB2" w:rsidR="008D054E" w:rsidRPr="00581B58" w:rsidRDefault="008D054E" w:rsidP="00514BAB">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documentTitle</w:t>
            </w:r>
            <w:proofErr w:type="spellEnd"/>
          </w:p>
        </w:tc>
        <w:tc>
          <w:tcPr>
            <w:tcW w:w="1417" w:type="dxa"/>
          </w:tcPr>
          <w:p w14:paraId="0F77742C"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74B07C45" w14:textId="77777777" w:rsidR="008D054E" w:rsidRPr="00581B58" w:rsidRDefault="008D054E" w:rsidP="00D728C5">
            <w:pPr>
              <w:rPr>
                <w:color w:val="FF0000"/>
                <w:szCs w:val="20"/>
              </w:rPr>
            </w:pPr>
          </w:p>
        </w:tc>
        <w:tc>
          <w:tcPr>
            <w:tcW w:w="1418" w:type="dxa"/>
          </w:tcPr>
          <w:p w14:paraId="319C5D6D" w14:textId="76E52F9A"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8D054E" w14:paraId="6BB34095" w14:textId="77777777" w:rsidTr="00514BAB">
        <w:tc>
          <w:tcPr>
            <w:tcW w:w="2660" w:type="dxa"/>
          </w:tcPr>
          <w:p w14:paraId="0EF20B74" w14:textId="2BBABE64" w:rsidR="008D054E" w:rsidRPr="00581B58" w:rsidRDefault="008D054E" w:rsidP="008D054E">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documentTime</w:t>
            </w:r>
            <w:proofErr w:type="spellEnd"/>
          </w:p>
        </w:tc>
        <w:tc>
          <w:tcPr>
            <w:tcW w:w="1417" w:type="dxa"/>
          </w:tcPr>
          <w:p w14:paraId="76AE0E05"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0E5CCE74" w14:textId="77777777" w:rsidR="008D054E" w:rsidRPr="00581B58" w:rsidRDefault="008D054E" w:rsidP="00D728C5">
            <w:pPr>
              <w:rPr>
                <w:color w:val="FF0000"/>
                <w:szCs w:val="20"/>
              </w:rPr>
            </w:pPr>
          </w:p>
        </w:tc>
        <w:tc>
          <w:tcPr>
            <w:tcW w:w="1418" w:type="dxa"/>
          </w:tcPr>
          <w:p w14:paraId="1968FCB4" w14:textId="51600D5F"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EA3AAC" w14:paraId="2C3EEEDD" w14:textId="77777777" w:rsidTr="00514BAB">
        <w:tc>
          <w:tcPr>
            <w:tcW w:w="2660" w:type="dxa"/>
          </w:tcPr>
          <w:p w14:paraId="68CA2381" w14:textId="6231561F"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patientId</w:t>
            </w:r>
            <w:proofErr w:type="spellEnd"/>
          </w:p>
        </w:tc>
        <w:tc>
          <w:tcPr>
            <w:tcW w:w="1417" w:type="dxa"/>
          </w:tcPr>
          <w:p w14:paraId="2DC0F9EF" w14:textId="19C1CCF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PersonIdType</w:t>
            </w:r>
            <w:proofErr w:type="spellEnd"/>
          </w:p>
        </w:tc>
        <w:tc>
          <w:tcPr>
            <w:tcW w:w="4111" w:type="dxa"/>
          </w:tcPr>
          <w:p w14:paraId="5F411925" w14:textId="3AE1C4B3" w:rsidR="00EA3AAC" w:rsidRPr="00EA3AAC" w:rsidRDefault="00EA3AAC" w:rsidP="00D728C5">
            <w:pPr>
              <w:rPr>
                <w:i/>
                <w:szCs w:val="20"/>
              </w:rPr>
            </w:pPr>
            <w:r w:rsidRPr="00EA3AAC">
              <w:rPr>
                <w:szCs w:val="20"/>
              </w:rPr>
              <w:t xml:space="preserve">Identifierare för patient. </w:t>
            </w:r>
          </w:p>
        </w:tc>
        <w:tc>
          <w:tcPr>
            <w:tcW w:w="1418" w:type="dxa"/>
          </w:tcPr>
          <w:p w14:paraId="5F6E79AE" w14:textId="0243E91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442EB1A" w14:textId="77777777" w:rsidTr="00514BAB">
        <w:tc>
          <w:tcPr>
            <w:tcW w:w="2660" w:type="dxa"/>
          </w:tcPr>
          <w:p w14:paraId="48B90156" w14:textId="0252A81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/../../id</w:t>
            </w:r>
          </w:p>
        </w:tc>
        <w:tc>
          <w:tcPr>
            <w:tcW w:w="1417" w:type="dxa"/>
          </w:tcPr>
          <w:p w14:paraId="7C750A45" w14:textId="3807812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3117E497" w14:textId="12F29D3E" w:rsidR="00EA3AAC" w:rsidRPr="00EA3AAC" w:rsidRDefault="00EA3AAC" w:rsidP="00D728C5">
            <w:pPr>
              <w:rPr>
                <w:i/>
                <w:szCs w:val="20"/>
              </w:rPr>
            </w:pPr>
            <w:r w:rsidRPr="00EA3AAC">
              <w:rPr>
                <w:szCs w:val="20"/>
              </w:rPr>
              <w:t>Sätts till patientens identifierare. Anges med 12 tecken utan avskiljare.</w:t>
            </w:r>
          </w:p>
        </w:tc>
        <w:tc>
          <w:tcPr>
            <w:tcW w:w="1418" w:type="dxa"/>
          </w:tcPr>
          <w:p w14:paraId="7CA94181" w14:textId="00870AD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2A087A13" w14:textId="77777777" w:rsidTr="00514BAB">
        <w:tc>
          <w:tcPr>
            <w:tcW w:w="2660" w:type="dxa"/>
          </w:tcPr>
          <w:p w14:paraId="314A6544" w14:textId="57B6F613"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type</w:t>
            </w:r>
            <w:proofErr w:type="spellEnd"/>
          </w:p>
        </w:tc>
        <w:tc>
          <w:tcPr>
            <w:tcW w:w="1417" w:type="dxa"/>
          </w:tcPr>
          <w:p w14:paraId="0E1BBA59" w14:textId="210B244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8C8973C" w14:textId="52A4A029" w:rsidR="00EA3AAC" w:rsidRPr="000F306F" w:rsidRDefault="00EA3AAC" w:rsidP="000F306F">
            <w:pPr>
              <w:spacing w:line="226" w:lineRule="exact"/>
              <w:ind w:left="102"/>
              <w:rPr>
                <w:szCs w:val="20"/>
              </w:rPr>
            </w:pPr>
            <w:r w:rsidRPr="00EA3AAC">
              <w:rPr>
                <w:szCs w:val="20"/>
              </w:rPr>
              <w:t xml:space="preserve">Sätts till OID för typ av identifierare. </w:t>
            </w:r>
            <w:r w:rsidRPr="00EA3AAC">
              <w:rPr>
                <w:szCs w:val="20"/>
              </w:rPr>
              <w:br/>
              <w:t>För personnummer ska Skatteverkets personnummer (1.2.752.129.2.1.3.1).</w:t>
            </w:r>
            <w:r w:rsidRPr="00EA3AAC">
              <w:rPr>
                <w:szCs w:val="20"/>
              </w:rPr>
              <w:br/>
              <w:t>För samordningsnummer ska Skatteverkets samordningsnummer (1.2.752.129.2.1.3.3).</w:t>
            </w:r>
            <w:r w:rsidRPr="00EA3AAC">
              <w:rPr>
                <w:szCs w:val="20"/>
              </w:rPr>
              <w:br/>
              <w:t>För reservnummer används lokalt definierade reservnummet, exempelvis SLL reservnummer (1.2.752.</w:t>
            </w:r>
            <w:proofErr w:type="gramStart"/>
            <w:r w:rsidRPr="00EA3AAC">
              <w:rPr>
                <w:szCs w:val="20"/>
              </w:rPr>
              <w:t>97.3.1</w:t>
            </w:r>
            <w:proofErr w:type="gramEnd"/>
            <w:r w:rsidRPr="00EA3AAC">
              <w:rPr>
                <w:szCs w:val="20"/>
              </w:rPr>
              <w:t>.3)</w:t>
            </w:r>
          </w:p>
        </w:tc>
        <w:tc>
          <w:tcPr>
            <w:tcW w:w="1418" w:type="dxa"/>
          </w:tcPr>
          <w:p w14:paraId="225ECDC3" w14:textId="1624B9B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E7B90B9" w14:textId="77777777" w:rsidTr="001C604C">
        <w:tc>
          <w:tcPr>
            <w:tcW w:w="2660" w:type="dxa"/>
            <w:shd w:val="clear" w:color="auto" w:fill="D9D9D9" w:themeFill="background1" w:themeFillShade="D9"/>
          </w:tcPr>
          <w:p w14:paraId="19F60D82"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accountableHealthcareProfessional</w:t>
            </w:r>
            <w:proofErr w:type="spellEnd"/>
          </w:p>
          <w:p w14:paraId="5D7204C9" w14:textId="7C858F48" w:rsidR="00EA3AAC" w:rsidRPr="00EA3AAC" w:rsidRDefault="00EA3AAC"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D9D9D9" w:themeFill="background1" w:themeFillShade="D9"/>
          </w:tcPr>
          <w:p w14:paraId="0F70EE26" w14:textId="77777777" w:rsidR="00EA3AAC" w:rsidRPr="00EA3AAC" w:rsidRDefault="00EA3AAC" w:rsidP="001542CF">
            <w:pPr>
              <w:spacing w:line="229" w:lineRule="exact"/>
              <w:ind w:left="102"/>
              <w:rPr>
                <w:szCs w:val="20"/>
              </w:rPr>
            </w:pPr>
            <w:proofErr w:type="spellStart"/>
            <w:r w:rsidRPr="00EA3AAC">
              <w:rPr>
                <w:szCs w:val="20"/>
              </w:rPr>
              <w:t>HealthcareProfessionalType</w:t>
            </w:r>
            <w:proofErr w:type="spellEnd"/>
          </w:p>
          <w:p w14:paraId="7A2E74A6" w14:textId="1C2CC4C6"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633DF824" w14:textId="10A12C00" w:rsidR="00EA3AAC" w:rsidRPr="000F306F" w:rsidRDefault="00EA3AAC" w:rsidP="000F306F">
            <w:pPr>
              <w:spacing w:line="226" w:lineRule="exact"/>
              <w:ind w:left="102"/>
              <w:rPr>
                <w:spacing w:val="-1"/>
                <w:szCs w:val="20"/>
              </w:rPr>
            </w:pPr>
            <w:r w:rsidRPr="00EA3AAC">
              <w:rPr>
                <w:spacing w:val="-1"/>
                <w:szCs w:val="20"/>
              </w:rPr>
              <w:t>Information om den hälso- och sjukvårdsperson som ansvarar för informationen i dokumentet, nedan kallas författare.</w:t>
            </w:r>
          </w:p>
        </w:tc>
        <w:tc>
          <w:tcPr>
            <w:tcW w:w="1418" w:type="dxa"/>
            <w:shd w:val="clear" w:color="auto" w:fill="D9D9D9" w:themeFill="background1" w:themeFillShade="D9"/>
          </w:tcPr>
          <w:p w14:paraId="5B657663" w14:textId="3F7DEFC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BEE7495" w14:textId="77777777" w:rsidTr="00514BAB">
        <w:tc>
          <w:tcPr>
            <w:tcW w:w="2660" w:type="dxa"/>
          </w:tcPr>
          <w:p w14:paraId="5D6553A1"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w:t>
            </w:r>
            <w:r w:rsidRPr="00EA3AAC">
              <w:rPr>
                <w:spacing w:val="-1"/>
                <w:szCs w:val="20"/>
              </w:rPr>
              <w:t>uthorTime</w:t>
            </w:r>
            <w:proofErr w:type="spellEnd"/>
          </w:p>
          <w:p w14:paraId="58AE6516" w14:textId="6A68A33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13461E42" w14:textId="77777777" w:rsidR="00EA3AAC" w:rsidRPr="00EA3AAC" w:rsidRDefault="00EA3AAC" w:rsidP="001542CF">
            <w:pPr>
              <w:spacing w:line="229" w:lineRule="exact"/>
              <w:ind w:left="102"/>
              <w:rPr>
                <w:rFonts w:cs="Arial"/>
                <w:color w:val="FF0000"/>
                <w:szCs w:val="20"/>
              </w:rPr>
            </w:pPr>
            <w:proofErr w:type="spellStart"/>
            <w:r w:rsidRPr="00EA3AAC">
              <w:rPr>
                <w:szCs w:val="20"/>
              </w:rPr>
              <w:t>TimeStampType</w:t>
            </w:r>
            <w:proofErr w:type="spellEnd"/>
          </w:p>
          <w:p w14:paraId="3568E239" w14:textId="4948015A"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13BB6765" w14:textId="6762C175" w:rsidR="00EA3AAC" w:rsidRPr="00EA3AAC" w:rsidRDefault="00EA3AAC" w:rsidP="000F306F">
            <w:pPr>
              <w:spacing w:line="226" w:lineRule="exact"/>
              <w:ind w:left="102"/>
              <w:rPr>
                <w:szCs w:val="20"/>
              </w:rPr>
            </w:pPr>
            <w:r w:rsidRPr="00EA3AAC">
              <w:rPr>
                <w:spacing w:val="-1"/>
                <w:szCs w:val="20"/>
              </w:rPr>
              <w:t>Tidpunkt då dokumentet skapades.</w:t>
            </w:r>
            <w:r w:rsidRPr="00EA3AAC">
              <w:rPr>
                <w:szCs w:val="20"/>
              </w:rPr>
              <w:t xml:space="preserve"> </w:t>
            </w:r>
            <w:r w:rsidRPr="00EA3AAC">
              <w:rPr>
                <w:spacing w:val="-1"/>
                <w:szCs w:val="20"/>
              </w:rPr>
              <w:t>Det är den senaste tidpunkten då informationen uppdaterats i systemet som ska finnas här i de fall informationen har ändrats efter det att den skapades.</w:t>
            </w:r>
          </w:p>
        </w:tc>
        <w:tc>
          <w:tcPr>
            <w:tcW w:w="1418" w:type="dxa"/>
          </w:tcPr>
          <w:p w14:paraId="177A5A7F" w14:textId="16E4C65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0F4D389" w14:textId="77777777" w:rsidTr="00514BAB">
        <w:tc>
          <w:tcPr>
            <w:tcW w:w="2660" w:type="dxa"/>
          </w:tcPr>
          <w:p w14:paraId="67F23D35" w14:textId="25A5DED8" w:rsidR="00EA3AAC" w:rsidRPr="000F306F" w:rsidRDefault="00EA3AAC" w:rsidP="000F306F">
            <w:pPr>
              <w:spacing w:line="229" w:lineRule="exact"/>
              <w:ind w:left="102"/>
              <w:rPr>
                <w:szCs w:val="20"/>
              </w:rPr>
            </w:pPr>
            <w:proofErr w:type="gramStart"/>
            <w:r w:rsidRPr="00EA3AAC">
              <w:rPr>
                <w:szCs w:val="20"/>
              </w:rPr>
              <w:lastRenderedPageBreak/>
              <w:t>..</w:t>
            </w:r>
            <w:proofErr w:type="gramEnd"/>
            <w:r w:rsidRPr="00EA3AAC">
              <w:rPr>
                <w:szCs w:val="20"/>
              </w:rPr>
              <w:t>/../../</w:t>
            </w:r>
            <w:proofErr w:type="spellStart"/>
            <w:r w:rsidRPr="00EA3AAC">
              <w:rPr>
                <w:spacing w:val="-1"/>
                <w:szCs w:val="20"/>
              </w:rPr>
              <w:t>healthcareProfessionalHSAId</w:t>
            </w:r>
            <w:proofErr w:type="spellEnd"/>
          </w:p>
        </w:tc>
        <w:tc>
          <w:tcPr>
            <w:tcW w:w="1417" w:type="dxa"/>
          </w:tcPr>
          <w:p w14:paraId="38BBD226" w14:textId="77777777" w:rsidR="00EA3AAC" w:rsidRPr="00EA3AAC" w:rsidRDefault="00EA3AAC" w:rsidP="001542CF">
            <w:pPr>
              <w:spacing w:line="229" w:lineRule="exact"/>
              <w:ind w:left="102"/>
              <w:rPr>
                <w:rFonts w:cs="Arial"/>
                <w:szCs w:val="20"/>
              </w:rPr>
            </w:pPr>
            <w:proofErr w:type="spellStart"/>
            <w:r w:rsidRPr="00EA3AAC">
              <w:rPr>
                <w:szCs w:val="20"/>
              </w:rPr>
              <w:t>HSAIdType</w:t>
            </w:r>
            <w:proofErr w:type="spellEnd"/>
          </w:p>
          <w:p w14:paraId="5322FB49" w14:textId="4D6A7913"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000F01FB" w14:textId="1879C89C" w:rsidR="00EA3AAC" w:rsidRPr="00EA3AAC" w:rsidRDefault="00EA3AAC" w:rsidP="00D728C5">
            <w:pPr>
              <w:rPr>
                <w:rFonts w:cs="Arial"/>
                <w:i/>
                <w:szCs w:val="20"/>
              </w:rPr>
            </w:pPr>
            <w:r w:rsidRPr="00EA3AAC">
              <w:rPr>
                <w:spacing w:val="-1"/>
                <w:szCs w:val="20"/>
              </w:rPr>
              <w:t>Författarens HSA-id.</w:t>
            </w:r>
          </w:p>
        </w:tc>
        <w:tc>
          <w:tcPr>
            <w:tcW w:w="1418" w:type="dxa"/>
          </w:tcPr>
          <w:p w14:paraId="5ACBA138" w14:textId="1311C31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63168C8" w14:textId="77777777" w:rsidTr="00514BAB">
        <w:tc>
          <w:tcPr>
            <w:tcW w:w="2660" w:type="dxa"/>
          </w:tcPr>
          <w:p w14:paraId="421C987D" w14:textId="2B772373"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healthcareProfessionalName</w:t>
            </w:r>
            <w:proofErr w:type="spellEnd"/>
          </w:p>
        </w:tc>
        <w:tc>
          <w:tcPr>
            <w:tcW w:w="1417" w:type="dxa"/>
          </w:tcPr>
          <w:p w14:paraId="5E12CB60" w14:textId="1497CC8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2110528" w14:textId="1E8EBB34" w:rsidR="00EA3AAC" w:rsidRPr="00EA3AAC" w:rsidRDefault="00EA3AAC" w:rsidP="00D728C5">
            <w:pPr>
              <w:rPr>
                <w:rFonts w:cs="Arial"/>
                <w:i/>
                <w:szCs w:val="20"/>
              </w:rPr>
            </w:pPr>
            <w:r w:rsidRPr="00EA3AAC">
              <w:rPr>
                <w:szCs w:val="20"/>
              </w:rPr>
              <w:t xml:space="preserve">Namn på </w:t>
            </w:r>
            <w:r w:rsidRPr="00EA3AAC">
              <w:rPr>
                <w:spacing w:val="-1"/>
                <w:szCs w:val="20"/>
              </w:rPr>
              <w:t>författaren. Om tillgängligt skall detta anges.</w:t>
            </w:r>
          </w:p>
        </w:tc>
        <w:tc>
          <w:tcPr>
            <w:tcW w:w="1418" w:type="dxa"/>
          </w:tcPr>
          <w:p w14:paraId="31FF9CDC" w14:textId="64B0710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807AD2D" w14:textId="77777777" w:rsidTr="00514BAB">
        <w:tc>
          <w:tcPr>
            <w:tcW w:w="2660" w:type="dxa"/>
          </w:tcPr>
          <w:p w14:paraId="5FED5A7B"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healthcareProfessionalRoleCode</w:t>
            </w:r>
            <w:proofErr w:type="spellEnd"/>
          </w:p>
          <w:p w14:paraId="41EE9F3F" w14:textId="343EE08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2FB51653" w14:textId="77777777" w:rsidR="00EA3AAC" w:rsidRPr="00EA3AAC" w:rsidRDefault="00EA3AAC" w:rsidP="001542CF">
            <w:pPr>
              <w:spacing w:line="226" w:lineRule="exact"/>
              <w:ind w:left="102"/>
              <w:rPr>
                <w:spacing w:val="-1"/>
                <w:szCs w:val="20"/>
              </w:rPr>
            </w:pPr>
            <w:proofErr w:type="spellStart"/>
            <w:r w:rsidRPr="00EA3AAC">
              <w:rPr>
                <w:spacing w:val="-1"/>
                <w:szCs w:val="20"/>
              </w:rPr>
              <w:t>CVType</w:t>
            </w:r>
            <w:proofErr w:type="spellEnd"/>
            <w:r w:rsidRPr="00EA3AAC">
              <w:rPr>
                <w:spacing w:val="-1"/>
                <w:szCs w:val="20"/>
              </w:rPr>
              <w:t xml:space="preserve"> </w:t>
            </w:r>
          </w:p>
          <w:p w14:paraId="7A601883" w14:textId="77EF5939"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126285F" w14:textId="77777777" w:rsidR="00EA3AAC" w:rsidRPr="00EA3AAC" w:rsidRDefault="00EA3AAC" w:rsidP="001542CF">
            <w:pPr>
              <w:spacing w:line="226" w:lineRule="exact"/>
              <w:ind w:left="102"/>
              <w:rPr>
                <w:szCs w:val="20"/>
              </w:rPr>
            </w:pPr>
            <w:r w:rsidRPr="00EA3AAC">
              <w:rPr>
                <w:szCs w:val="20"/>
              </w:rPr>
              <w:t xml:space="preserve">Information om personens befattning. Om möjligt skall KV Befattning (OID 1.2.752.129.2.2.1.4), se </w:t>
            </w:r>
          </w:p>
          <w:p w14:paraId="5399579E" w14:textId="3FE7A385" w:rsidR="00EA3AAC" w:rsidRPr="00EA3AAC" w:rsidRDefault="00D5124B" w:rsidP="00D728C5">
            <w:pPr>
              <w:rPr>
                <w:szCs w:val="20"/>
              </w:rPr>
            </w:pPr>
            <w:hyperlink r:id="rId19" w:history="1">
              <w:r w:rsidR="00EA3AAC" w:rsidRPr="00EA3AAC">
                <w:rPr>
                  <w:rStyle w:val="Hyperlnk"/>
                  <w:szCs w:val="20"/>
                </w:rPr>
                <w:t>http://www.inera.se/Documents/TJANSTER_PROJEKT/Katalogtjanst_HSA/Innehall/hsa_innehall_befattning.pdf</w:t>
              </w:r>
            </w:hyperlink>
          </w:p>
        </w:tc>
        <w:tc>
          <w:tcPr>
            <w:tcW w:w="1418" w:type="dxa"/>
          </w:tcPr>
          <w:p w14:paraId="3CC33652" w14:textId="34790B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7C7551" w14:textId="77777777" w:rsidTr="00514BAB">
        <w:tc>
          <w:tcPr>
            <w:tcW w:w="2660" w:type="dxa"/>
          </w:tcPr>
          <w:p w14:paraId="77DEC270" w14:textId="22B8DDFF"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proofErr w:type="spellEnd"/>
          </w:p>
        </w:tc>
        <w:tc>
          <w:tcPr>
            <w:tcW w:w="1417" w:type="dxa"/>
          </w:tcPr>
          <w:p w14:paraId="37D6297D" w14:textId="292941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E028258" w14:textId="2EBCD8A3" w:rsidR="00EA3AAC" w:rsidRPr="00EA3AAC" w:rsidRDefault="00EA3AAC" w:rsidP="00D728C5">
            <w:pPr>
              <w:rPr>
                <w:rFonts w:cs="Arial"/>
                <w:i/>
                <w:szCs w:val="20"/>
              </w:rPr>
            </w:pPr>
            <w:r w:rsidRPr="00EA3AAC">
              <w:rPr>
                <w:szCs w:val="20"/>
              </w:rPr>
              <w:t xml:space="preserve">Befattningskod. Om </w:t>
            </w:r>
            <w:proofErr w:type="spellStart"/>
            <w:r w:rsidRPr="00EA3AAC">
              <w:rPr>
                <w:szCs w:val="20"/>
              </w:rPr>
              <w:t>code</w:t>
            </w:r>
            <w:proofErr w:type="spellEnd"/>
            <w:r w:rsidRPr="00EA3AAC">
              <w:rPr>
                <w:szCs w:val="20"/>
              </w:rPr>
              <w:t xml:space="preserve"> anges skall också </w:t>
            </w:r>
            <w:proofErr w:type="spellStart"/>
            <w:proofErr w:type="gramStart"/>
            <w:r w:rsidRPr="00EA3AAC">
              <w:rPr>
                <w:szCs w:val="20"/>
              </w:rPr>
              <w:t>codeSystem</w:t>
            </w:r>
            <w:proofErr w:type="spellEnd"/>
            <w:r w:rsidRPr="00EA3AAC">
              <w:rPr>
                <w:szCs w:val="20"/>
              </w:rPr>
              <w:t xml:space="preserve">  samt</w:t>
            </w:r>
            <w:proofErr w:type="gramEnd"/>
            <w:r w:rsidRPr="00EA3AAC">
              <w:rPr>
                <w:szCs w:val="20"/>
              </w:rPr>
              <w:t xml:space="preserve"> </w:t>
            </w:r>
            <w:proofErr w:type="spellStart"/>
            <w:r w:rsidRPr="00EA3AAC">
              <w:rPr>
                <w:szCs w:val="20"/>
              </w:rPr>
              <w:t>displayName</w:t>
            </w:r>
            <w:proofErr w:type="spellEnd"/>
            <w:r w:rsidRPr="00EA3AAC">
              <w:rPr>
                <w:szCs w:val="20"/>
              </w:rPr>
              <w:t xml:space="preserve"> anges.</w:t>
            </w:r>
          </w:p>
        </w:tc>
        <w:tc>
          <w:tcPr>
            <w:tcW w:w="1418" w:type="dxa"/>
          </w:tcPr>
          <w:p w14:paraId="314F2CF5" w14:textId="1DCFAED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2009DD" w14:textId="77777777" w:rsidTr="00514BAB">
        <w:tc>
          <w:tcPr>
            <w:tcW w:w="2660" w:type="dxa"/>
          </w:tcPr>
          <w:p w14:paraId="4987D6B4" w14:textId="437469B1"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w:t>
            </w:r>
            <w:proofErr w:type="spellEnd"/>
          </w:p>
        </w:tc>
        <w:tc>
          <w:tcPr>
            <w:tcW w:w="1417" w:type="dxa"/>
          </w:tcPr>
          <w:p w14:paraId="7B44858A" w14:textId="64078C7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0EC3EA49" w14:textId="10A53B14" w:rsidR="00EA3AAC" w:rsidRPr="00EA3AAC" w:rsidRDefault="00EA3AAC" w:rsidP="00D728C5">
            <w:pPr>
              <w:rPr>
                <w:rFonts w:cs="Arial"/>
                <w:i/>
                <w:szCs w:val="20"/>
              </w:rPr>
            </w:pPr>
            <w:r w:rsidRPr="00EA3AAC">
              <w:rPr>
                <w:szCs w:val="20"/>
              </w:rPr>
              <w:t xml:space="preserve">Kodsystem för befattningskod. Om </w:t>
            </w:r>
            <w:proofErr w:type="spellStart"/>
            <w:r w:rsidRPr="00EA3AAC">
              <w:rPr>
                <w:szCs w:val="20"/>
              </w:rPr>
              <w:t>codeSystem</w:t>
            </w:r>
            <w:proofErr w:type="spellEnd"/>
            <w:r w:rsidRPr="00EA3AAC">
              <w:rPr>
                <w:szCs w:val="20"/>
              </w:rPr>
              <w:t xml:space="preserve"> anges skall också </w:t>
            </w:r>
            <w:proofErr w:type="spellStart"/>
            <w:r w:rsidRPr="00EA3AAC">
              <w:rPr>
                <w:szCs w:val="20"/>
              </w:rPr>
              <w:t>code</w:t>
            </w:r>
            <w:proofErr w:type="spellEnd"/>
            <w:r w:rsidRPr="00EA3AAC">
              <w:rPr>
                <w:szCs w:val="20"/>
              </w:rPr>
              <w:t xml:space="preserve"> samt </w:t>
            </w:r>
            <w:proofErr w:type="spellStart"/>
            <w:r w:rsidRPr="00EA3AAC">
              <w:rPr>
                <w:szCs w:val="20"/>
              </w:rPr>
              <w:t>displayName</w:t>
            </w:r>
            <w:proofErr w:type="spellEnd"/>
            <w:r w:rsidRPr="00EA3AAC">
              <w:rPr>
                <w:szCs w:val="20"/>
              </w:rPr>
              <w:t xml:space="preserve"> anges.</w:t>
            </w:r>
          </w:p>
        </w:tc>
        <w:tc>
          <w:tcPr>
            <w:tcW w:w="1418" w:type="dxa"/>
          </w:tcPr>
          <w:p w14:paraId="0CFF9C68" w14:textId="2DD8336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BC5C91B" w14:textId="77777777" w:rsidTr="00514BAB">
        <w:tc>
          <w:tcPr>
            <w:tcW w:w="2660" w:type="dxa"/>
          </w:tcPr>
          <w:p w14:paraId="2DE456E8" w14:textId="5A39A92C"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SystemName</w:t>
            </w:r>
            <w:proofErr w:type="spellEnd"/>
          </w:p>
        </w:tc>
        <w:tc>
          <w:tcPr>
            <w:tcW w:w="1417" w:type="dxa"/>
          </w:tcPr>
          <w:p w14:paraId="2BE6D980" w14:textId="711BEF3F"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232C776" w14:textId="57B6442A" w:rsidR="00EA3AAC" w:rsidRPr="00EA3AAC" w:rsidRDefault="00EA3AAC" w:rsidP="00D728C5">
            <w:pPr>
              <w:rPr>
                <w:szCs w:val="20"/>
              </w:rPr>
            </w:pPr>
            <w:r w:rsidRPr="00EA3AAC">
              <w:rPr>
                <w:szCs w:val="20"/>
              </w:rPr>
              <w:t>Namn på kodsystem för befattningskod.</w:t>
            </w:r>
          </w:p>
        </w:tc>
        <w:tc>
          <w:tcPr>
            <w:tcW w:w="1418" w:type="dxa"/>
          </w:tcPr>
          <w:p w14:paraId="011ACA0B" w14:textId="0661D7E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8091275" w14:textId="77777777" w:rsidTr="00514BAB">
        <w:tc>
          <w:tcPr>
            <w:tcW w:w="2660" w:type="dxa"/>
          </w:tcPr>
          <w:p w14:paraId="3FB3DB98" w14:textId="72A467D2"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SystemVersion</w:t>
            </w:r>
            <w:proofErr w:type="spellEnd"/>
          </w:p>
        </w:tc>
        <w:tc>
          <w:tcPr>
            <w:tcW w:w="1417" w:type="dxa"/>
          </w:tcPr>
          <w:p w14:paraId="71FC3B5F" w14:textId="282FD84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47E8D97" w14:textId="4E87FDEB" w:rsidR="00EA3AAC" w:rsidRPr="00EA3AAC" w:rsidRDefault="00EA3AAC" w:rsidP="00D728C5">
            <w:pPr>
              <w:rPr>
                <w:rFonts w:cs="Arial"/>
                <w:i/>
                <w:szCs w:val="20"/>
              </w:rPr>
            </w:pPr>
            <w:r w:rsidRPr="00EA3AAC">
              <w:rPr>
                <w:szCs w:val="20"/>
              </w:rPr>
              <w:t>Version på kodsystem för befattningskod.</w:t>
            </w:r>
          </w:p>
        </w:tc>
        <w:tc>
          <w:tcPr>
            <w:tcW w:w="1418" w:type="dxa"/>
          </w:tcPr>
          <w:p w14:paraId="360AD138" w14:textId="5225051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4ADA527" w14:textId="77777777" w:rsidTr="00514BAB">
        <w:tc>
          <w:tcPr>
            <w:tcW w:w="2660" w:type="dxa"/>
          </w:tcPr>
          <w:p w14:paraId="13435DC5" w14:textId="7140888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displayName</w:t>
            </w:r>
            <w:proofErr w:type="spellEnd"/>
          </w:p>
        </w:tc>
        <w:tc>
          <w:tcPr>
            <w:tcW w:w="1417" w:type="dxa"/>
          </w:tcPr>
          <w:p w14:paraId="1A70F8E7" w14:textId="53C2D96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B098171" w14:textId="751BBC34" w:rsidR="00EA3AAC" w:rsidRPr="00EA3AAC" w:rsidRDefault="00EA3AAC" w:rsidP="00D728C5">
            <w:pPr>
              <w:rPr>
                <w:rFonts w:cs="Arial"/>
                <w:i/>
                <w:szCs w:val="20"/>
              </w:rPr>
            </w:pPr>
            <w:r w:rsidRPr="00EA3AAC">
              <w:rPr>
                <w:szCs w:val="20"/>
              </w:rPr>
              <w:t xml:space="preserve">Befattningskoden i klartext. Om separat </w:t>
            </w:r>
            <w:proofErr w:type="spellStart"/>
            <w:r w:rsidRPr="00EA3AAC">
              <w:rPr>
                <w:szCs w:val="20"/>
              </w:rPr>
              <w:t>displayName</w:t>
            </w:r>
            <w:proofErr w:type="spellEnd"/>
            <w:r w:rsidRPr="00EA3AAC">
              <w:rPr>
                <w:szCs w:val="20"/>
              </w:rPr>
              <w:t xml:space="preserve"> inte finns i producerande system skall samma värde som i </w:t>
            </w:r>
            <w:proofErr w:type="spellStart"/>
            <w:r w:rsidRPr="00EA3AAC">
              <w:rPr>
                <w:szCs w:val="20"/>
              </w:rPr>
              <w:t>code</w:t>
            </w:r>
            <w:proofErr w:type="spellEnd"/>
            <w:r w:rsidRPr="00EA3AAC">
              <w:rPr>
                <w:szCs w:val="20"/>
              </w:rPr>
              <w:t xml:space="preserve"> anges.</w:t>
            </w:r>
          </w:p>
        </w:tc>
        <w:tc>
          <w:tcPr>
            <w:tcW w:w="1418" w:type="dxa"/>
          </w:tcPr>
          <w:p w14:paraId="36B7CFDA" w14:textId="44100B0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662201C" w14:textId="77777777" w:rsidTr="00514BAB">
        <w:tc>
          <w:tcPr>
            <w:tcW w:w="2660" w:type="dxa"/>
          </w:tcPr>
          <w:p w14:paraId="28B20184" w14:textId="3683FA5D"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originalText</w:t>
            </w:r>
            <w:proofErr w:type="spellEnd"/>
          </w:p>
        </w:tc>
        <w:tc>
          <w:tcPr>
            <w:tcW w:w="1417" w:type="dxa"/>
          </w:tcPr>
          <w:p w14:paraId="4FF0E22B" w14:textId="00288E1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2EDED235" w14:textId="77777777" w:rsidR="00EA3AAC" w:rsidRPr="00EA3AAC" w:rsidRDefault="00EA3AAC" w:rsidP="001542CF">
            <w:pPr>
              <w:spacing w:line="229" w:lineRule="exact"/>
              <w:ind w:left="102"/>
              <w:rPr>
                <w:szCs w:val="20"/>
              </w:rPr>
            </w:pPr>
            <w:r w:rsidRPr="00EA3AAC">
              <w:rPr>
                <w:szCs w:val="20"/>
              </w:rPr>
              <w:t xml:space="preserve">Om befattning är beskriven i ett lokalt </w:t>
            </w:r>
            <w:proofErr w:type="spellStart"/>
            <w:r w:rsidRPr="00EA3AAC">
              <w:rPr>
                <w:szCs w:val="20"/>
              </w:rPr>
              <w:t>kodverk</w:t>
            </w:r>
            <w:proofErr w:type="spellEnd"/>
            <w:r w:rsidRPr="00EA3AAC">
              <w:rPr>
                <w:szCs w:val="20"/>
              </w:rPr>
              <w:t xml:space="preserve"> utan OID, eller när kod helt saknas, kan en beskrivande text anges i </w:t>
            </w:r>
            <w:proofErr w:type="spellStart"/>
            <w:r w:rsidRPr="00EA3AAC">
              <w:rPr>
                <w:szCs w:val="20"/>
              </w:rPr>
              <w:t>originalText</w:t>
            </w:r>
            <w:proofErr w:type="spellEnd"/>
            <w:r w:rsidRPr="00EA3AAC">
              <w:rPr>
                <w:szCs w:val="20"/>
              </w:rPr>
              <w:t>.</w:t>
            </w:r>
          </w:p>
          <w:p w14:paraId="672174D1" w14:textId="3532FF4B" w:rsidR="00EA3AAC" w:rsidRPr="00EA3AAC" w:rsidRDefault="00EA3AAC" w:rsidP="00D728C5">
            <w:pPr>
              <w:rPr>
                <w:rFonts w:cs="Arial"/>
                <w:szCs w:val="20"/>
              </w:rPr>
            </w:pPr>
            <w:r w:rsidRPr="00EA3AAC">
              <w:rPr>
                <w:szCs w:val="20"/>
              </w:rPr>
              <w:t xml:space="preserve">Om </w:t>
            </w:r>
            <w:proofErr w:type="spellStart"/>
            <w:r w:rsidRPr="00EA3AAC">
              <w:rPr>
                <w:szCs w:val="20"/>
              </w:rPr>
              <w:t>originalText</w:t>
            </w:r>
            <w:proofErr w:type="spellEnd"/>
            <w:r w:rsidRPr="00EA3AAC">
              <w:rPr>
                <w:szCs w:val="20"/>
              </w:rPr>
              <w:t xml:space="preserve"> anges skall inget annat värde i </w:t>
            </w:r>
            <w:proofErr w:type="spellStart"/>
            <w:r w:rsidRPr="00EA3AAC">
              <w:rPr>
                <w:spacing w:val="-1"/>
                <w:szCs w:val="20"/>
              </w:rPr>
              <w:t>healthcareProfessionalRoleCode</w:t>
            </w:r>
            <w:proofErr w:type="spellEnd"/>
            <w:r w:rsidRPr="00EA3AAC">
              <w:rPr>
                <w:spacing w:val="-1"/>
                <w:szCs w:val="20"/>
              </w:rPr>
              <w:t xml:space="preserve"> anges.</w:t>
            </w:r>
          </w:p>
        </w:tc>
        <w:tc>
          <w:tcPr>
            <w:tcW w:w="1418" w:type="dxa"/>
          </w:tcPr>
          <w:p w14:paraId="098B7708" w14:textId="00789F6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244EB2" w14:textId="77777777" w:rsidTr="00514BAB">
        <w:tc>
          <w:tcPr>
            <w:tcW w:w="2660" w:type="dxa"/>
          </w:tcPr>
          <w:p w14:paraId="38F83D72" w14:textId="2E885DB5"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pacing w:val="-1"/>
                <w:sz w:val="20"/>
                <w:szCs w:val="20"/>
              </w:rPr>
              <w:t>..</w:t>
            </w:r>
            <w:proofErr w:type="gramEnd"/>
            <w:r w:rsidRPr="00EA3AAC">
              <w:rPr>
                <w:rFonts w:ascii="Georgia" w:hAnsi="Georgia"/>
                <w:spacing w:val="-1"/>
                <w:sz w:val="20"/>
                <w:szCs w:val="20"/>
              </w:rPr>
              <w:t>/../../</w:t>
            </w:r>
            <w:proofErr w:type="spellStart"/>
            <w:r w:rsidRPr="00EA3AAC">
              <w:rPr>
                <w:rFonts w:ascii="Georgia" w:hAnsi="Georgia"/>
                <w:spacing w:val="-1"/>
                <w:sz w:val="20"/>
                <w:szCs w:val="20"/>
              </w:rPr>
              <w:t>healthcareProfessionalOrgUnit</w:t>
            </w:r>
            <w:proofErr w:type="spellEnd"/>
          </w:p>
        </w:tc>
        <w:tc>
          <w:tcPr>
            <w:tcW w:w="1417" w:type="dxa"/>
          </w:tcPr>
          <w:p w14:paraId="265A18EE" w14:textId="407FA513"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OrgUnitType</w:t>
            </w:r>
            <w:proofErr w:type="spellEnd"/>
          </w:p>
        </w:tc>
        <w:tc>
          <w:tcPr>
            <w:tcW w:w="4111" w:type="dxa"/>
          </w:tcPr>
          <w:p w14:paraId="697B261E" w14:textId="7BEC9158" w:rsidR="00EA3AAC" w:rsidRPr="00EA3AAC" w:rsidRDefault="00EA3AAC" w:rsidP="00D728C5">
            <w:pPr>
              <w:rPr>
                <w:rFonts w:cs="Arial"/>
                <w:i/>
                <w:szCs w:val="20"/>
              </w:rPr>
            </w:pPr>
            <w:r w:rsidRPr="00EA3AAC">
              <w:rPr>
                <w:spacing w:val="-1"/>
                <w:szCs w:val="20"/>
              </w:rPr>
              <w:t>Den organisation som författaren är uppdragstagare vid.</w:t>
            </w:r>
          </w:p>
        </w:tc>
        <w:tc>
          <w:tcPr>
            <w:tcW w:w="1418" w:type="dxa"/>
          </w:tcPr>
          <w:p w14:paraId="34724DED" w14:textId="3D90D16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F8754C" w14:textId="77777777" w:rsidTr="00514BAB">
        <w:tc>
          <w:tcPr>
            <w:tcW w:w="2660" w:type="dxa"/>
          </w:tcPr>
          <w:p w14:paraId="6B596B91" w14:textId="77BE671B"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orgUnitHSAId</w:t>
            </w:r>
            <w:proofErr w:type="spellEnd"/>
          </w:p>
        </w:tc>
        <w:tc>
          <w:tcPr>
            <w:tcW w:w="1417" w:type="dxa"/>
          </w:tcPr>
          <w:p w14:paraId="60808499" w14:textId="5E867F54"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HSAIdType</w:t>
            </w:r>
            <w:proofErr w:type="spellEnd"/>
          </w:p>
        </w:tc>
        <w:tc>
          <w:tcPr>
            <w:tcW w:w="4111" w:type="dxa"/>
          </w:tcPr>
          <w:p w14:paraId="3D6BC337" w14:textId="68CF918E" w:rsidR="00EA3AAC" w:rsidRPr="00EA3AAC" w:rsidRDefault="00EA3AAC" w:rsidP="00D728C5">
            <w:pPr>
              <w:rPr>
                <w:rFonts w:cs="Arial"/>
                <w:i/>
                <w:szCs w:val="20"/>
              </w:rPr>
            </w:pPr>
            <w:r w:rsidRPr="00EA3AAC">
              <w:rPr>
                <w:szCs w:val="20"/>
              </w:rPr>
              <w:t>HSA-id för organisationsenhet.</w:t>
            </w:r>
          </w:p>
        </w:tc>
        <w:tc>
          <w:tcPr>
            <w:tcW w:w="1418" w:type="dxa"/>
          </w:tcPr>
          <w:p w14:paraId="6A2CE274" w14:textId="7E0FDED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6AE783F" w14:textId="77777777" w:rsidTr="00514BAB">
        <w:tc>
          <w:tcPr>
            <w:tcW w:w="2660" w:type="dxa"/>
          </w:tcPr>
          <w:p w14:paraId="5EF009DA" w14:textId="41E480F3" w:rsidR="00EA3AAC" w:rsidRPr="001C604C" w:rsidRDefault="00EA3AAC" w:rsidP="00514BAB">
            <w:pPr>
              <w:pStyle w:val="TableParagraph"/>
              <w:spacing w:line="229" w:lineRule="exact"/>
              <w:ind w:left="102"/>
              <w:rPr>
                <w:rFonts w:ascii="Georgia" w:hAnsi="Georgia"/>
                <w:b/>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orgUnitName</w:t>
            </w:r>
            <w:proofErr w:type="spellEnd"/>
          </w:p>
        </w:tc>
        <w:tc>
          <w:tcPr>
            <w:tcW w:w="1417" w:type="dxa"/>
          </w:tcPr>
          <w:p w14:paraId="39B6D6C6" w14:textId="7633AF9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365A36F5" w14:textId="37E3E802" w:rsidR="00EA3AAC" w:rsidRPr="00EA3AAC" w:rsidRDefault="00EA3AAC" w:rsidP="00D728C5">
            <w:pPr>
              <w:rPr>
                <w:rFonts w:cs="Arial"/>
                <w:i/>
                <w:szCs w:val="20"/>
              </w:rPr>
            </w:pPr>
            <w:r w:rsidRPr="00EA3AAC">
              <w:rPr>
                <w:spacing w:val="-1"/>
                <w:szCs w:val="20"/>
              </w:rPr>
              <w:t>Namnet på den organisation som författaren är uppdragstagare vid.</w:t>
            </w:r>
          </w:p>
        </w:tc>
        <w:tc>
          <w:tcPr>
            <w:tcW w:w="1418" w:type="dxa"/>
          </w:tcPr>
          <w:p w14:paraId="3DFB245A" w14:textId="3D485863" w:rsidR="00EA3AAC" w:rsidRPr="00EA3AAC" w:rsidRDefault="00EA3AAC" w:rsidP="00514BAB">
            <w:pPr>
              <w:pStyle w:val="TableParagraph"/>
              <w:spacing w:line="226" w:lineRule="exact"/>
              <w:ind w:left="102"/>
              <w:rPr>
                <w:rFonts w:ascii="Georgia" w:hAnsi="Georgia"/>
                <w:b/>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39718D3" w14:textId="77777777" w:rsidTr="00514BAB">
        <w:tc>
          <w:tcPr>
            <w:tcW w:w="2660" w:type="dxa"/>
          </w:tcPr>
          <w:p w14:paraId="36A8A197" w14:textId="1B73A8A1"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orgUnitTelecom</w:t>
            </w:r>
            <w:proofErr w:type="spellEnd"/>
          </w:p>
        </w:tc>
        <w:tc>
          <w:tcPr>
            <w:tcW w:w="1417" w:type="dxa"/>
          </w:tcPr>
          <w:p w14:paraId="7E4BDCB8" w14:textId="3F18FA1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3F5F67E5" w14:textId="3C3EF06A" w:rsidR="00EA3AAC" w:rsidRPr="00EA3AAC" w:rsidRDefault="00EA3AAC" w:rsidP="00D728C5">
            <w:pPr>
              <w:rPr>
                <w:rFonts w:cs="Arial"/>
                <w:i/>
                <w:szCs w:val="20"/>
              </w:rPr>
            </w:pPr>
            <w:r w:rsidRPr="00EA3AAC">
              <w:rPr>
                <w:szCs w:val="20"/>
              </w:rPr>
              <w:t xml:space="preserve">Telefon till </w:t>
            </w:r>
            <w:r w:rsidRPr="00EA3AAC">
              <w:rPr>
                <w:spacing w:val="-1"/>
                <w:szCs w:val="20"/>
              </w:rPr>
              <w:t>organisationsenhet.</w:t>
            </w:r>
          </w:p>
        </w:tc>
        <w:tc>
          <w:tcPr>
            <w:tcW w:w="1418" w:type="dxa"/>
          </w:tcPr>
          <w:p w14:paraId="4A218924" w14:textId="5599E4D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E824411" w14:textId="77777777" w:rsidTr="00514BAB">
        <w:tc>
          <w:tcPr>
            <w:tcW w:w="2660" w:type="dxa"/>
          </w:tcPr>
          <w:p w14:paraId="1C139F10" w14:textId="0BED70F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orgUnitEmail</w:t>
            </w:r>
            <w:proofErr w:type="spellEnd"/>
          </w:p>
        </w:tc>
        <w:tc>
          <w:tcPr>
            <w:tcW w:w="1417" w:type="dxa"/>
          </w:tcPr>
          <w:p w14:paraId="37C9F803" w14:textId="2F1276B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A3C64B4" w14:textId="72600D0F" w:rsidR="00EA3AAC" w:rsidRPr="00EA3AAC" w:rsidRDefault="00EA3AAC" w:rsidP="00D728C5">
            <w:pPr>
              <w:rPr>
                <w:rFonts w:cs="Arial"/>
                <w:szCs w:val="20"/>
              </w:rPr>
            </w:pPr>
            <w:r w:rsidRPr="00EA3AAC">
              <w:rPr>
                <w:szCs w:val="20"/>
              </w:rPr>
              <w:t xml:space="preserve">Epost till </w:t>
            </w:r>
            <w:r w:rsidRPr="00EA3AAC">
              <w:rPr>
                <w:spacing w:val="-1"/>
                <w:szCs w:val="20"/>
              </w:rPr>
              <w:t>organisationsenhet</w:t>
            </w:r>
            <w:r w:rsidRPr="00EA3AAC">
              <w:rPr>
                <w:szCs w:val="20"/>
              </w:rPr>
              <w:t>.</w:t>
            </w:r>
          </w:p>
        </w:tc>
        <w:tc>
          <w:tcPr>
            <w:tcW w:w="1418" w:type="dxa"/>
          </w:tcPr>
          <w:p w14:paraId="59F03085" w14:textId="69E1F17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1256BC8" w14:textId="77777777" w:rsidTr="00514BAB">
        <w:tc>
          <w:tcPr>
            <w:tcW w:w="2660" w:type="dxa"/>
          </w:tcPr>
          <w:p w14:paraId="74C1BBEC" w14:textId="1BF8FCD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orgUnitAddress</w:t>
            </w:r>
            <w:proofErr w:type="spellEnd"/>
          </w:p>
        </w:tc>
        <w:tc>
          <w:tcPr>
            <w:tcW w:w="1417" w:type="dxa"/>
          </w:tcPr>
          <w:p w14:paraId="4753375B" w14:textId="3A083D5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5E7F8A2E" w14:textId="6926E549" w:rsidR="00EA3AAC" w:rsidRPr="00EA3AAC" w:rsidRDefault="00EA3AAC" w:rsidP="00D728C5">
            <w:pPr>
              <w:rPr>
                <w:rFonts w:cs="Arial"/>
                <w:i/>
                <w:szCs w:val="20"/>
              </w:rPr>
            </w:pPr>
            <w:r w:rsidRPr="00EA3AAC">
              <w:rPr>
                <w:spacing w:val="-1"/>
                <w:szCs w:val="20"/>
              </w:rPr>
              <w:t>Postadress för den organisation som författaren är uppdragstagare vid.</w:t>
            </w:r>
          </w:p>
        </w:tc>
        <w:tc>
          <w:tcPr>
            <w:tcW w:w="1418" w:type="dxa"/>
          </w:tcPr>
          <w:p w14:paraId="5DE4E4AB" w14:textId="14370CD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7B183FDE" w14:textId="77777777" w:rsidTr="00514BAB">
        <w:tc>
          <w:tcPr>
            <w:tcW w:w="2660" w:type="dxa"/>
          </w:tcPr>
          <w:p w14:paraId="2B695B15" w14:textId="1EF38BF7"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orgUnitLocation</w:t>
            </w:r>
            <w:proofErr w:type="spellEnd"/>
          </w:p>
        </w:tc>
        <w:tc>
          <w:tcPr>
            <w:tcW w:w="1417" w:type="dxa"/>
          </w:tcPr>
          <w:p w14:paraId="03D8070E" w14:textId="004D34A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1935012" w14:textId="0D6CE550" w:rsidR="00EA3AAC" w:rsidRPr="00EA3AAC" w:rsidRDefault="00EA3AAC" w:rsidP="000F306F">
            <w:pPr>
              <w:rPr>
                <w:rFonts w:cs="Arial"/>
                <w:i/>
                <w:szCs w:val="20"/>
              </w:rPr>
            </w:pPr>
            <w:r w:rsidRPr="00EA3AAC">
              <w:rPr>
                <w:szCs w:val="20"/>
              </w:rPr>
              <w:t>Text som anger namnet p</w:t>
            </w:r>
            <w:r w:rsidR="000F306F">
              <w:rPr>
                <w:szCs w:val="20"/>
              </w:rPr>
              <w:t>å</w:t>
            </w:r>
            <w:r w:rsidRPr="00EA3AAC">
              <w:rPr>
                <w:szCs w:val="20"/>
              </w:rPr>
              <w:t xml:space="preserve"> plats eller ort </w:t>
            </w:r>
            <w:proofErr w:type="spellStart"/>
            <w:r w:rsidRPr="00EA3AAC">
              <w:rPr>
                <w:szCs w:val="20"/>
              </w:rPr>
              <w:t>fo</w:t>
            </w:r>
            <w:r w:rsidRPr="00EA3AAC">
              <w:rPr>
                <w:rFonts w:cs="Georgia"/>
                <w:szCs w:val="20"/>
              </w:rPr>
              <w:t>̈</w:t>
            </w:r>
            <w:r w:rsidRPr="00EA3AAC">
              <w:rPr>
                <w:szCs w:val="20"/>
              </w:rPr>
              <w:t>r</w:t>
            </w:r>
            <w:proofErr w:type="spellEnd"/>
            <w:r w:rsidRPr="00EA3AAC">
              <w:rPr>
                <w:szCs w:val="20"/>
              </w:rPr>
              <w:t xml:space="preserve"> organisationens fysiska placering.</w:t>
            </w:r>
          </w:p>
        </w:tc>
        <w:tc>
          <w:tcPr>
            <w:tcW w:w="1418" w:type="dxa"/>
          </w:tcPr>
          <w:p w14:paraId="5B738DEA" w14:textId="023D8D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708B16C" w14:textId="77777777" w:rsidTr="00514BAB">
        <w:tc>
          <w:tcPr>
            <w:tcW w:w="2660" w:type="dxa"/>
          </w:tcPr>
          <w:p w14:paraId="3A752797" w14:textId="194CC023" w:rsidR="000F306F"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healthcareProfessional</w:t>
            </w:r>
            <w:r w:rsidRPr="00EA3AAC">
              <w:rPr>
                <w:spacing w:val="-1"/>
                <w:szCs w:val="20"/>
              </w:rPr>
              <w:t>careUnitHSAId</w:t>
            </w:r>
            <w:proofErr w:type="spellEnd"/>
          </w:p>
        </w:tc>
        <w:tc>
          <w:tcPr>
            <w:tcW w:w="1417" w:type="dxa"/>
          </w:tcPr>
          <w:p w14:paraId="3B7CAF10" w14:textId="64A9DAE4" w:rsidR="00EA3AAC" w:rsidRPr="000F306F" w:rsidRDefault="00EA3AAC" w:rsidP="000F306F">
            <w:pPr>
              <w:spacing w:line="229" w:lineRule="exact"/>
              <w:ind w:left="102"/>
              <w:rPr>
                <w:rFonts w:cs="Arial"/>
                <w:szCs w:val="20"/>
              </w:rPr>
            </w:pPr>
            <w:proofErr w:type="spellStart"/>
            <w:r w:rsidRPr="00EA3AAC">
              <w:rPr>
                <w:spacing w:val="-1"/>
                <w:szCs w:val="20"/>
              </w:rPr>
              <w:t>HSAIdType</w:t>
            </w:r>
            <w:proofErr w:type="spellEnd"/>
          </w:p>
        </w:tc>
        <w:tc>
          <w:tcPr>
            <w:tcW w:w="4111" w:type="dxa"/>
          </w:tcPr>
          <w:p w14:paraId="5A494EA6" w14:textId="3073C719" w:rsidR="00EA3AAC" w:rsidRPr="00EA3AAC" w:rsidRDefault="00EA3AAC" w:rsidP="000F306F">
            <w:pPr>
              <w:spacing w:line="229" w:lineRule="exact"/>
              <w:ind w:left="102"/>
              <w:rPr>
                <w:szCs w:val="20"/>
              </w:rPr>
            </w:pPr>
            <w:r w:rsidRPr="00EA3AAC">
              <w:rPr>
                <w:szCs w:val="20"/>
              </w:rPr>
              <w:t>HSA-id för PDL-enhet.</w:t>
            </w:r>
          </w:p>
          <w:p w14:paraId="3954BF2C" w14:textId="18792EA8" w:rsidR="00EA3AAC" w:rsidRPr="00EA3AAC" w:rsidRDefault="00EA3AAC" w:rsidP="00D728C5">
            <w:pPr>
              <w:rPr>
                <w:rFonts w:cs="Arial"/>
                <w:szCs w:val="20"/>
              </w:rPr>
            </w:pPr>
          </w:p>
        </w:tc>
        <w:tc>
          <w:tcPr>
            <w:tcW w:w="1418" w:type="dxa"/>
          </w:tcPr>
          <w:p w14:paraId="0336C3F8" w14:textId="495B164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E98F4C0" w14:textId="77777777" w:rsidTr="00514BAB">
        <w:tc>
          <w:tcPr>
            <w:tcW w:w="2660" w:type="dxa"/>
          </w:tcPr>
          <w:p w14:paraId="7F645397" w14:textId="4672E28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healthcareProfessional</w:t>
            </w:r>
            <w:r w:rsidRPr="00EA3AAC">
              <w:rPr>
                <w:rFonts w:ascii="Georgia" w:hAnsi="Georgia"/>
                <w:spacing w:val="-1"/>
                <w:sz w:val="20"/>
                <w:szCs w:val="20"/>
              </w:rPr>
              <w:t>careGiverHSAId</w:t>
            </w:r>
            <w:proofErr w:type="spellEnd"/>
          </w:p>
        </w:tc>
        <w:tc>
          <w:tcPr>
            <w:tcW w:w="1417" w:type="dxa"/>
          </w:tcPr>
          <w:p w14:paraId="406875F6" w14:textId="77777777" w:rsidR="00EA3AAC" w:rsidRPr="00EA3AAC" w:rsidRDefault="00EA3AAC" w:rsidP="001542CF">
            <w:pPr>
              <w:spacing w:line="226" w:lineRule="exact"/>
              <w:ind w:left="102"/>
              <w:rPr>
                <w:spacing w:val="-1"/>
                <w:szCs w:val="20"/>
              </w:rPr>
            </w:pPr>
            <w:proofErr w:type="spellStart"/>
            <w:r w:rsidRPr="00EA3AAC">
              <w:rPr>
                <w:spacing w:val="-1"/>
                <w:szCs w:val="20"/>
              </w:rPr>
              <w:t>HSAIdType</w:t>
            </w:r>
            <w:proofErr w:type="spellEnd"/>
          </w:p>
          <w:p w14:paraId="46E7C1C4" w14:textId="186686B1"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4401440F" w14:textId="028224F4" w:rsidR="00EA3AAC" w:rsidRPr="00EA3AAC" w:rsidRDefault="00EA3AAC" w:rsidP="00D728C5">
            <w:pPr>
              <w:rPr>
                <w:rFonts w:cs="Arial"/>
                <w:i/>
                <w:szCs w:val="20"/>
              </w:rPr>
            </w:pPr>
            <w:r w:rsidRPr="00EA3AAC">
              <w:rPr>
                <w:spacing w:val="-1"/>
                <w:szCs w:val="20"/>
              </w:rPr>
              <w:t xml:space="preserve">HSA-id för vårdgivaren, som är vårdgivare för den enhet som författaren är uppdragstagare vid. </w:t>
            </w:r>
          </w:p>
        </w:tc>
        <w:tc>
          <w:tcPr>
            <w:tcW w:w="1418" w:type="dxa"/>
          </w:tcPr>
          <w:p w14:paraId="7F9CD4B4" w14:textId="55D05C2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BAD84B" w14:textId="77777777" w:rsidTr="00514BAB">
        <w:tc>
          <w:tcPr>
            <w:tcW w:w="2660" w:type="dxa"/>
          </w:tcPr>
          <w:p w14:paraId="19455DCD" w14:textId="356C819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w:t>
            </w:r>
            <w:proofErr w:type="spellEnd"/>
          </w:p>
        </w:tc>
        <w:tc>
          <w:tcPr>
            <w:tcW w:w="1417" w:type="dxa"/>
          </w:tcPr>
          <w:p w14:paraId="152C3374" w14:textId="1EB44F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LegalAuthenticatorTyp</w:t>
            </w:r>
            <w:r w:rsidRPr="00EA3AAC">
              <w:rPr>
                <w:rFonts w:ascii="Georgia" w:hAnsi="Georgia"/>
                <w:sz w:val="20"/>
                <w:szCs w:val="20"/>
              </w:rPr>
              <w:lastRenderedPageBreak/>
              <w:t>e</w:t>
            </w:r>
            <w:proofErr w:type="spellEnd"/>
          </w:p>
        </w:tc>
        <w:tc>
          <w:tcPr>
            <w:tcW w:w="4111" w:type="dxa"/>
          </w:tcPr>
          <w:p w14:paraId="065BC770" w14:textId="77777777" w:rsidR="00EA3AAC" w:rsidRPr="00EA3AAC" w:rsidRDefault="00EA3AAC" w:rsidP="001542CF">
            <w:pPr>
              <w:spacing w:line="229" w:lineRule="exact"/>
              <w:ind w:left="102"/>
              <w:rPr>
                <w:szCs w:val="20"/>
              </w:rPr>
            </w:pPr>
            <w:r w:rsidRPr="00EA3AAC">
              <w:rPr>
                <w:szCs w:val="20"/>
              </w:rPr>
              <w:lastRenderedPageBreak/>
              <w:t>Information om vem som signerat informationen i dokumentet.</w:t>
            </w:r>
          </w:p>
          <w:p w14:paraId="5BBEA289" w14:textId="5CBE5146" w:rsidR="00EA3AAC" w:rsidRPr="00EA3AAC" w:rsidRDefault="00EA3AAC" w:rsidP="00D728C5">
            <w:pPr>
              <w:rPr>
                <w:rFonts w:cs="Arial"/>
                <w:i/>
                <w:szCs w:val="20"/>
              </w:rPr>
            </w:pPr>
          </w:p>
        </w:tc>
        <w:tc>
          <w:tcPr>
            <w:tcW w:w="1418" w:type="dxa"/>
          </w:tcPr>
          <w:p w14:paraId="3B6E40DB" w14:textId="09FEBB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lastRenderedPageBreak/>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26306B0" w14:textId="77777777" w:rsidTr="00514BAB">
        <w:tc>
          <w:tcPr>
            <w:tcW w:w="2660" w:type="dxa"/>
          </w:tcPr>
          <w:p w14:paraId="36C8B4EB" w14:textId="0C6DDBFB"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signatureTime</w:t>
            </w:r>
            <w:proofErr w:type="spellEnd"/>
          </w:p>
        </w:tc>
        <w:tc>
          <w:tcPr>
            <w:tcW w:w="1417" w:type="dxa"/>
          </w:tcPr>
          <w:p w14:paraId="4CD17B81" w14:textId="6D9CD1CC"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TimeStampType</w:t>
            </w:r>
            <w:proofErr w:type="spellEnd"/>
          </w:p>
        </w:tc>
        <w:tc>
          <w:tcPr>
            <w:tcW w:w="4111" w:type="dxa"/>
          </w:tcPr>
          <w:p w14:paraId="1B7BDF6E" w14:textId="34295FFE" w:rsidR="00EA3AAC" w:rsidRPr="00EA3AAC" w:rsidRDefault="00EA3AAC" w:rsidP="00D728C5">
            <w:pPr>
              <w:rPr>
                <w:rFonts w:cs="Arial"/>
                <w:i/>
                <w:szCs w:val="20"/>
              </w:rPr>
            </w:pPr>
            <w:r w:rsidRPr="00EA3AAC">
              <w:rPr>
                <w:szCs w:val="20"/>
              </w:rPr>
              <w:t>Tidpunkt för signering.</w:t>
            </w:r>
          </w:p>
        </w:tc>
        <w:tc>
          <w:tcPr>
            <w:tcW w:w="1418" w:type="dxa"/>
          </w:tcPr>
          <w:p w14:paraId="7A373116" w14:textId="325467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2C1E437" w14:textId="77777777" w:rsidTr="00514BAB">
        <w:tc>
          <w:tcPr>
            <w:tcW w:w="2660" w:type="dxa"/>
          </w:tcPr>
          <w:p w14:paraId="6B714B91" w14:textId="6B218C42"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legalAuthenticatorHSAId</w:t>
            </w:r>
            <w:proofErr w:type="spellEnd"/>
          </w:p>
        </w:tc>
        <w:tc>
          <w:tcPr>
            <w:tcW w:w="1417" w:type="dxa"/>
          </w:tcPr>
          <w:p w14:paraId="746CF5FB" w14:textId="010EAD4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13258537" w14:textId="2B1B170D" w:rsidR="00EA3AAC" w:rsidRPr="00EA3AAC" w:rsidRDefault="00EA3AAC" w:rsidP="00D728C5">
            <w:pPr>
              <w:rPr>
                <w:rFonts w:cs="Arial"/>
                <w:i/>
                <w:szCs w:val="20"/>
              </w:rPr>
            </w:pPr>
            <w:r w:rsidRPr="00EA3AAC">
              <w:rPr>
                <w:szCs w:val="20"/>
              </w:rPr>
              <w:t>HSA-id för person som signerat dokumentet.</w:t>
            </w:r>
          </w:p>
        </w:tc>
        <w:tc>
          <w:tcPr>
            <w:tcW w:w="1418" w:type="dxa"/>
          </w:tcPr>
          <w:p w14:paraId="2174392B" w14:textId="49500A6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1B1E4C4B" w14:textId="77777777" w:rsidTr="00514BAB">
        <w:tc>
          <w:tcPr>
            <w:tcW w:w="2660" w:type="dxa"/>
          </w:tcPr>
          <w:p w14:paraId="316FB0D0" w14:textId="0E8AE4A5" w:rsidR="00EA3AAC"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legalAuthenticatorName</w:t>
            </w:r>
            <w:proofErr w:type="spellEnd"/>
          </w:p>
        </w:tc>
        <w:tc>
          <w:tcPr>
            <w:tcW w:w="1417" w:type="dxa"/>
          </w:tcPr>
          <w:p w14:paraId="24DED6FC" w14:textId="582341A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3EA3699" w14:textId="5B9A90B0" w:rsidR="00EA3AAC" w:rsidRPr="00EA3AAC" w:rsidRDefault="00EA3AAC" w:rsidP="00D728C5">
            <w:pPr>
              <w:rPr>
                <w:rFonts w:cs="Arial"/>
                <w:i/>
                <w:szCs w:val="20"/>
              </w:rPr>
            </w:pPr>
            <w:r w:rsidRPr="00EA3AAC">
              <w:rPr>
                <w:szCs w:val="20"/>
              </w:rPr>
              <w:t>Namnen i klartext för signerande person.</w:t>
            </w:r>
          </w:p>
        </w:tc>
        <w:tc>
          <w:tcPr>
            <w:tcW w:w="1418" w:type="dxa"/>
          </w:tcPr>
          <w:p w14:paraId="1B3D5623" w14:textId="53AD94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0A0C7DE" w14:textId="77777777" w:rsidTr="00514BAB">
        <w:tc>
          <w:tcPr>
            <w:tcW w:w="2660" w:type="dxa"/>
          </w:tcPr>
          <w:p w14:paraId="4531F5F4"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approvedForPatient</w:t>
            </w:r>
            <w:proofErr w:type="spellEnd"/>
          </w:p>
          <w:p w14:paraId="7F4C7AE1" w14:textId="27E063FB" w:rsidR="00EA3AAC" w:rsidRPr="00EA3AAC" w:rsidRDefault="00EA3AAC" w:rsidP="00514BAB">
            <w:pPr>
              <w:pStyle w:val="TableParagraph"/>
              <w:spacing w:line="229" w:lineRule="exact"/>
              <w:ind w:left="102"/>
              <w:rPr>
                <w:rFonts w:ascii="Georgia" w:hAnsi="Georgia"/>
                <w:sz w:val="20"/>
                <w:szCs w:val="20"/>
              </w:rPr>
            </w:pPr>
          </w:p>
        </w:tc>
        <w:tc>
          <w:tcPr>
            <w:tcW w:w="1417" w:type="dxa"/>
          </w:tcPr>
          <w:p w14:paraId="28B5730D" w14:textId="77777777" w:rsidR="00EA3AAC" w:rsidRPr="00EA3AAC" w:rsidRDefault="00EA3AAC" w:rsidP="001542CF">
            <w:pPr>
              <w:spacing w:line="229" w:lineRule="exact"/>
              <w:ind w:left="102"/>
              <w:rPr>
                <w:rFonts w:cs="Arial"/>
                <w:color w:val="FF0000"/>
                <w:szCs w:val="20"/>
              </w:rPr>
            </w:pPr>
            <w:proofErr w:type="spellStart"/>
            <w:r w:rsidRPr="00EA3AAC">
              <w:rPr>
                <w:szCs w:val="20"/>
              </w:rPr>
              <w:t>boolean</w:t>
            </w:r>
            <w:proofErr w:type="spellEnd"/>
          </w:p>
          <w:p w14:paraId="3412F33D" w14:textId="6D9929AB"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60A3B68" w14:textId="21A33DE9" w:rsidR="00EA3AAC" w:rsidRPr="000F306F" w:rsidRDefault="00EA3AAC" w:rsidP="000F306F">
            <w:pPr>
              <w:spacing w:line="226" w:lineRule="exact"/>
              <w:ind w:left="102"/>
              <w:rPr>
                <w:spacing w:val="-1"/>
                <w:szCs w:val="20"/>
              </w:rPr>
            </w:pPr>
            <w:r w:rsidRPr="00EA3AAC">
              <w:rPr>
                <w:spacing w:val="-1"/>
                <w:szCs w:val="20"/>
              </w:rPr>
              <w:t xml:space="preserve">Anger om information får delas till patient. Värdet sätts i sådant fall till </w:t>
            </w:r>
            <w:proofErr w:type="spellStart"/>
            <w:r w:rsidRPr="00EA3AAC">
              <w:rPr>
                <w:spacing w:val="-1"/>
                <w:szCs w:val="20"/>
              </w:rPr>
              <w:t>true</w:t>
            </w:r>
            <w:proofErr w:type="spellEnd"/>
            <w:r w:rsidRPr="00EA3AAC">
              <w:rPr>
                <w:spacing w:val="-1"/>
                <w:szCs w:val="20"/>
              </w:rPr>
              <w:t xml:space="preserve">, i annat fall till </w:t>
            </w:r>
            <w:proofErr w:type="spellStart"/>
            <w:r w:rsidRPr="00EA3AAC">
              <w:rPr>
                <w:spacing w:val="-1"/>
                <w:szCs w:val="20"/>
              </w:rPr>
              <w:t>false</w:t>
            </w:r>
            <w:proofErr w:type="spellEnd"/>
            <w:r w:rsidRPr="00EA3AAC">
              <w:rPr>
                <w:spacing w:val="-1"/>
                <w:szCs w:val="20"/>
              </w:rPr>
              <w:t xml:space="preserve">. </w:t>
            </w:r>
          </w:p>
        </w:tc>
        <w:tc>
          <w:tcPr>
            <w:tcW w:w="1418" w:type="dxa"/>
          </w:tcPr>
          <w:p w14:paraId="6195F339" w14:textId="562C866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CC3E9B9" w14:textId="77777777" w:rsidTr="00514BAB">
        <w:tc>
          <w:tcPr>
            <w:tcW w:w="2660" w:type="dxa"/>
          </w:tcPr>
          <w:p w14:paraId="18FD3ABF" w14:textId="052D117C"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careContactId</w:t>
            </w:r>
            <w:proofErr w:type="spellEnd"/>
          </w:p>
        </w:tc>
        <w:tc>
          <w:tcPr>
            <w:tcW w:w="1417" w:type="dxa"/>
          </w:tcPr>
          <w:p w14:paraId="45C36FE0" w14:textId="2D04836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5A7D0F1" w14:textId="21312F6E" w:rsidR="00EA3AAC" w:rsidRPr="00EA3AAC" w:rsidRDefault="00EA3AAC" w:rsidP="00D728C5">
            <w:pPr>
              <w:rPr>
                <w:rFonts w:cs="Arial"/>
                <w:i/>
                <w:szCs w:val="20"/>
              </w:rPr>
            </w:pPr>
            <w:r w:rsidRPr="00EA3AAC">
              <w:rPr>
                <w:spacing w:val="-1"/>
                <w:szCs w:val="20"/>
              </w:rPr>
              <w:t>Identitetet för den vård- och omsorgskontakt som föranlett den information som omfattas av dokumentet. Identiteten är unik inom källsystemet.</w:t>
            </w:r>
          </w:p>
        </w:tc>
        <w:tc>
          <w:tcPr>
            <w:tcW w:w="1418" w:type="dxa"/>
          </w:tcPr>
          <w:p w14:paraId="4207B552" w14:textId="76F546D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68D7A1" w14:textId="77777777" w:rsidTr="001C604C">
        <w:tc>
          <w:tcPr>
            <w:tcW w:w="2660" w:type="dxa"/>
            <w:shd w:val="clear" w:color="auto" w:fill="D9D9D9" w:themeFill="background1" w:themeFillShade="D9"/>
          </w:tcPr>
          <w:p w14:paraId="37BF8AC5" w14:textId="3AAC2CB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rheumatoidArthritisBody</w:t>
            </w:r>
            <w:proofErr w:type="spellEnd"/>
          </w:p>
        </w:tc>
        <w:tc>
          <w:tcPr>
            <w:tcW w:w="1417" w:type="dxa"/>
            <w:shd w:val="clear" w:color="auto" w:fill="D9D9D9" w:themeFill="background1" w:themeFillShade="D9"/>
          </w:tcPr>
          <w:p w14:paraId="4A3B6B9A" w14:textId="7A3CCE6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w:t>
            </w:r>
            <w:r w:rsidRPr="00EA3AAC">
              <w:rPr>
                <w:rFonts w:ascii="Georgia" w:hAnsi="Georgia"/>
                <w:spacing w:val="-1"/>
                <w:sz w:val="20"/>
                <w:szCs w:val="20"/>
              </w:rPr>
              <w:t>BodyType</w:t>
            </w:r>
            <w:proofErr w:type="spellEnd"/>
          </w:p>
        </w:tc>
        <w:tc>
          <w:tcPr>
            <w:tcW w:w="4111" w:type="dxa"/>
            <w:shd w:val="clear" w:color="auto" w:fill="D9D9D9" w:themeFill="background1" w:themeFillShade="D9"/>
          </w:tcPr>
          <w:p w14:paraId="649BCA16" w14:textId="02ECFE6F" w:rsidR="00EA3AAC" w:rsidRPr="00EA3AAC" w:rsidRDefault="00EA3AAC" w:rsidP="00D728C5">
            <w:pPr>
              <w:rPr>
                <w:rFonts w:cs="Arial"/>
                <w:i/>
                <w:szCs w:val="20"/>
              </w:rPr>
            </w:pPr>
          </w:p>
        </w:tc>
        <w:tc>
          <w:tcPr>
            <w:tcW w:w="1418" w:type="dxa"/>
            <w:shd w:val="clear" w:color="auto" w:fill="D9D9D9" w:themeFill="background1" w:themeFillShade="D9"/>
          </w:tcPr>
          <w:p w14:paraId="47A49159" w14:textId="09C863A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B3798C" w14:textId="77777777" w:rsidTr="001C604C">
        <w:tc>
          <w:tcPr>
            <w:tcW w:w="2660" w:type="dxa"/>
            <w:shd w:val="clear" w:color="auto" w:fill="D9D9D9" w:themeFill="background1" w:themeFillShade="D9"/>
          </w:tcPr>
          <w:p w14:paraId="4EA02F59" w14:textId="67A2A8C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patientVariables</w:t>
            </w:r>
            <w:proofErr w:type="spellEnd"/>
          </w:p>
        </w:tc>
        <w:tc>
          <w:tcPr>
            <w:tcW w:w="1417" w:type="dxa"/>
            <w:shd w:val="clear" w:color="auto" w:fill="D9D9D9" w:themeFill="background1" w:themeFillShade="D9"/>
          </w:tcPr>
          <w:p w14:paraId="72454E55" w14:textId="6632725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PatientVariablesType</w:t>
            </w:r>
            <w:proofErr w:type="spellEnd"/>
          </w:p>
        </w:tc>
        <w:tc>
          <w:tcPr>
            <w:tcW w:w="4111" w:type="dxa"/>
            <w:shd w:val="clear" w:color="auto" w:fill="D9D9D9" w:themeFill="background1" w:themeFillShade="D9"/>
          </w:tcPr>
          <w:p w14:paraId="67DB0D62" w14:textId="385AA5AA" w:rsidR="00EA3AAC" w:rsidRPr="00EA3AAC" w:rsidRDefault="00EA3AAC" w:rsidP="00D728C5">
            <w:pPr>
              <w:rPr>
                <w:rFonts w:cs="Arial"/>
                <w:i/>
                <w:szCs w:val="20"/>
              </w:rPr>
            </w:pPr>
            <w:r w:rsidRPr="00EA3AAC">
              <w:rPr>
                <w:spacing w:val="-1"/>
                <w:szCs w:val="20"/>
              </w:rPr>
              <w:t>Information från patienten.</w:t>
            </w:r>
          </w:p>
        </w:tc>
        <w:tc>
          <w:tcPr>
            <w:tcW w:w="1418" w:type="dxa"/>
            <w:shd w:val="clear" w:color="auto" w:fill="D9D9D9" w:themeFill="background1" w:themeFillShade="D9"/>
          </w:tcPr>
          <w:p w14:paraId="599D6834" w14:textId="08924DF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2CD30A7" w14:textId="77777777" w:rsidTr="00514BAB">
        <w:tc>
          <w:tcPr>
            <w:tcW w:w="2660" w:type="dxa"/>
          </w:tcPr>
          <w:p w14:paraId="13CA4C30" w14:textId="6FC5C31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workAbility</w:t>
            </w:r>
            <w:proofErr w:type="spellEnd"/>
          </w:p>
        </w:tc>
        <w:tc>
          <w:tcPr>
            <w:tcW w:w="1417" w:type="dxa"/>
          </w:tcPr>
          <w:p w14:paraId="52D998BD" w14:textId="10DA125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00C5798F" w14:textId="18FE4416" w:rsidR="00EA3AAC" w:rsidRPr="00EA3AAC" w:rsidRDefault="00EA3AAC" w:rsidP="00D728C5">
            <w:pPr>
              <w:rPr>
                <w:rFonts w:cs="Arial"/>
                <w:i/>
                <w:szCs w:val="20"/>
              </w:rPr>
            </w:pPr>
            <w:r w:rsidRPr="00EA3AAC">
              <w:rPr>
                <w:spacing w:val="-1"/>
                <w:szCs w:val="20"/>
              </w:rPr>
              <w:t>Patientens arbetsförmåga. Beskrivs med hur många timmar patienten arbetar i förhållande till hur många timmar patientens anställning är.</w:t>
            </w:r>
          </w:p>
        </w:tc>
        <w:tc>
          <w:tcPr>
            <w:tcW w:w="1418" w:type="dxa"/>
          </w:tcPr>
          <w:p w14:paraId="32D50FD5" w14:textId="6D86C77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D2323D" w14:textId="77777777" w:rsidTr="00514BAB">
        <w:tc>
          <w:tcPr>
            <w:tcW w:w="2660" w:type="dxa"/>
          </w:tcPr>
          <w:p w14:paraId="6619C9F1" w14:textId="669F51B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globalHealth</w:t>
            </w:r>
            <w:proofErr w:type="spellEnd"/>
          </w:p>
        </w:tc>
        <w:tc>
          <w:tcPr>
            <w:tcW w:w="1417" w:type="dxa"/>
          </w:tcPr>
          <w:p w14:paraId="06650576" w14:textId="090F7EFA"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6C8F2A59" w14:textId="328702F4" w:rsidR="00EA3AAC" w:rsidRPr="00EA3AAC" w:rsidRDefault="00EA3AAC" w:rsidP="00D728C5">
            <w:pPr>
              <w:rPr>
                <w:rFonts w:cs="Arial"/>
                <w:i/>
                <w:szCs w:val="20"/>
                <w:lang w:val="en-US"/>
              </w:rPr>
            </w:pPr>
            <w:r w:rsidRPr="00EA3AAC">
              <w:rPr>
                <w:spacing w:val="-1"/>
                <w:szCs w:val="20"/>
                <w:lang w:val="en-US"/>
              </w:rPr>
              <w:t xml:space="preserve">Global health of patient. </w:t>
            </w:r>
            <w:proofErr w:type="spellStart"/>
            <w:r w:rsidRPr="00EA3AAC">
              <w:rPr>
                <w:spacing w:val="-1"/>
                <w:szCs w:val="20"/>
                <w:lang w:val="en-US"/>
              </w:rPr>
              <w:t>Värdemängd</w:t>
            </w:r>
            <w:proofErr w:type="spellEnd"/>
            <w:r w:rsidRPr="00EA3AAC">
              <w:rPr>
                <w:spacing w:val="-1"/>
                <w:szCs w:val="20"/>
                <w:lang w:val="en-US"/>
              </w:rPr>
              <w:t>: 0-100.</w:t>
            </w:r>
          </w:p>
        </w:tc>
        <w:tc>
          <w:tcPr>
            <w:tcW w:w="1418" w:type="dxa"/>
          </w:tcPr>
          <w:p w14:paraId="4B589829" w14:textId="0089251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2CC1B5E" w14:textId="77777777" w:rsidTr="00514BAB">
        <w:tc>
          <w:tcPr>
            <w:tcW w:w="2660" w:type="dxa"/>
          </w:tcPr>
          <w:p w14:paraId="10675595" w14:textId="28605353"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/../../pain</w:t>
            </w:r>
          </w:p>
        </w:tc>
        <w:tc>
          <w:tcPr>
            <w:tcW w:w="1417" w:type="dxa"/>
          </w:tcPr>
          <w:p w14:paraId="674AE17C" w14:textId="12694F94" w:rsidR="00EA3AAC" w:rsidRPr="00EA3AAC" w:rsidRDefault="00EA3AAC" w:rsidP="00514BAB">
            <w:pPr>
              <w:pStyle w:val="TableParagraph"/>
              <w:spacing w:line="226" w:lineRule="exact"/>
              <w:ind w:left="102"/>
              <w:rPr>
                <w:rFonts w:ascii="Georgia" w:hAnsi="Georgia" w:cs="Arial"/>
                <w:color w:val="000000"/>
                <w:sz w:val="20"/>
                <w:szCs w:val="20"/>
                <w:lang w:eastAsia="sv-SE"/>
              </w:rPr>
            </w:pPr>
            <w:proofErr w:type="spellStart"/>
            <w:r w:rsidRPr="00EA3AAC">
              <w:rPr>
                <w:rFonts w:ascii="Georgia" w:hAnsi="Georgia"/>
                <w:sz w:val="20"/>
                <w:szCs w:val="20"/>
              </w:rPr>
              <w:t>integer</w:t>
            </w:r>
            <w:proofErr w:type="spellEnd"/>
          </w:p>
        </w:tc>
        <w:tc>
          <w:tcPr>
            <w:tcW w:w="4111" w:type="dxa"/>
          </w:tcPr>
          <w:p w14:paraId="3EB94044" w14:textId="19C13C9C" w:rsidR="00EA3AAC" w:rsidRPr="00EA3AAC" w:rsidRDefault="00EA3AAC" w:rsidP="00D728C5">
            <w:pPr>
              <w:rPr>
                <w:rFonts w:cs="Arial"/>
                <w:szCs w:val="20"/>
              </w:rPr>
            </w:pPr>
            <w:r w:rsidRPr="00EA3AAC">
              <w:rPr>
                <w:spacing w:val="-1"/>
                <w:szCs w:val="20"/>
              </w:rPr>
              <w:t xml:space="preserve">Patientens uppfattning rörande </w:t>
            </w:r>
            <w:r>
              <w:rPr>
                <w:spacing w:val="-1"/>
                <w:szCs w:val="20"/>
              </w:rPr>
              <w:t xml:space="preserve">sin </w:t>
            </w:r>
            <w:r w:rsidRPr="00EA3AAC">
              <w:rPr>
                <w:spacing w:val="-1"/>
                <w:szCs w:val="20"/>
              </w:rPr>
              <w:t>smärta. Värdemängd: 0-100.</w:t>
            </w:r>
          </w:p>
        </w:tc>
        <w:tc>
          <w:tcPr>
            <w:tcW w:w="1418" w:type="dxa"/>
          </w:tcPr>
          <w:p w14:paraId="63E351F5" w14:textId="49988B3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379ED0C" w14:textId="77777777" w:rsidTr="00514BAB">
        <w:tc>
          <w:tcPr>
            <w:tcW w:w="2660" w:type="dxa"/>
          </w:tcPr>
          <w:p w14:paraId="5D023A74" w14:textId="7C21A474"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/../../eq5dIndexValue</w:t>
            </w:r>
          </w:p>
        </w:tc>
        <w:tc>
          <w:tcPr>
            <w:tcW w:w="1417" w:type="dxa"/>
          </w:tcPr>
          <w:p w14:paraId="39896CDA" w14:textId="31AEF06D"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6821B292" w14:textId="1F4A49DC" w:rsidR="00EA3AAC" w:rsidRPr="00EA3AAC" w:rsidRDefault="00EA3AAC" w:rsidP="00D728C5">
            <w:pPr>
              <w:rPr>
                <w:rFonts w:cs="Arial"/>
                <w:i/>
                <w:szCs w:val="20"/>
              </w:rPr>
            </w:pPr>
            <w:r w:rsidRPr="00EA3AAC">
              <w:rPr>
                <w:spacing w:val="-1"/>
                <w:szCs w:val="20"/>
                <w:lang w:val="en-US"/>
              </w:rPr>
              <w:t xml:space="preserve">EuroQol-5 Dimension Questionnaire (EQ-5D). </w:t>
            </w:r>
            <w:r w:rsidRPr="00EA3AAC">
              <w:rPr>
                <w:spacing w:val="-1"/>
                <w:szCs w:val="20"/>
              </w:rPr>
              <w:t>Värdemängd: -0,594–1.</w:t>
            </w:r>
          </w:p>
        </w:tc>
        <w:tc>
          <w:tcPr>
            <w:tcW w:w="1418" w:type="dxa"/>
          </w:tcPr>
          <w:p w14:paraId="6FCC80E6" w14:textId="0000429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B272E87" w14:textId="77777777" w:rsidTr="00514BAB">
        <w:tc>
          <w:tcPr>
            <w:tcW w:w="2660" w:type="dxa"/>
          </w:tcPr>
          <w:p w14:paraId="4022969F" w14:textId="25080B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healthAssessmentQuestionnaireScore</w:t>
            </w:r>
            <w:proofErr w:type="spellEnd"/>
          </w:p>
        </w:tc>
        <w:tc>
          <w:tcPr>
            <w:tcW w:w="1417" w:type="dxa"/>
          </w:tcPr>
          <w:p w14:paraId="09F92EE7" w14:textId="40A65E65"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3788FEED" w14:textId="49800CA7" w:rsidR="00EA3AAC" w:rsidRPr="00EA3AAC" w:rsidRDefault="00EA3AAC" w:rsidP="00D728C5">
            <w:pPr>
              <w:rPr>
                <w:rFonts w:cs="Arial"/>
                <w:i/>
                <w:szCs w:val="20"/>
                <w:lang w:val="en-US"/>
              </w:rPr>
            </w:pPr>
            <w:r w:rsidRPr="00EA3AAC">
              <w:rPr>
                <w:spacing w:val="-1"/>
                <w:szCs w:val="20"/>
                <w:lang w:val="en-US"/>
              </w:rPr>
              <w:t xml:space="preserve">Health Assessment Questionnaire (HAQ). </w:t>
            </w:r>
            <w:proofErr w:type="spellStart"/>
            <w:r w:rsidRPr="00EA3AAC">
              <w:rPr>
                <w:spacing w:val="-1"/>
                <w:szCs w:val="20"/>
                <w:lang w:val="en-US"/>
              </w:rPr>
              <w:t>Värdemängd</w:t>
            </w:r>
            <w:proofErr w:type="spellEnd"/>
            <w:r w:rsidRPr="00EA3AAC">
              <w:rPr>
                <w:spacing w:val="-1"/>
                <w:szCs w:val="20"/>
                <w:lang w:val="en-US"/>
              </w:rPr>
              <w:t>: 0-3.</w:t>
            </w:r>
          </w:p>
        </w:tc>
        <w:tc>
          <w:tcPr>
            <w:tcW w:w="1418" w:type="dxa"/>
          </w:tcPr>
          <w:p w14:paraId="1DA8ADFB" w14:textId="507232D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84D6662" w14:textId="77777777" w:rsidTr="00514BAB">
        <w:tc>
          <w:tcPr>
            <w:tcW w:w="2660" w:type="dxa"/>
          </w:tcPr>
          <w:p w14:paraId="3F220610" w14:textId="48154995"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174F5B5F" w14:textId="73B4AD0C"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integer</w:t>
            </w:r>
            <w:proofErr w:type="spellEnd"/>
          </w:p>
        </w:tc>
        <w:tc>
          <w:tcPr>
            <w:tcW w:w="4111" w:type="dxa"/>
          </w:tcPr>
          <w:p w14:paraId="5A7110E5" w14:textId="755F8FFB" w:rsidR="00EA3AAC" w:rsidRPr="00EA3AAC" w:rsidRDefault="00EA3AAC" w:rsidP="00D728C5">
            <w:pPr>
              <w:rPr>
                <w:rFonts w:cs="Arial"/>
                <w:szCs w:val="20"/>
              </w:rPr>
            </w:pPr>
            <w:r w:rsidRPr="00EA3AAC">
              <w:rPr>
                <w:spacing w:val="-1"/>
                <w:szCs w:val="20"/>
              </w:rPr>
              <w:t>Tender joints 28. Antal ömma leder av 28. Värdemängd: 0-28.</w:t>
            </w:r>
          </w:p>
        </w:tc>
        <w:tc>
          <w:tcPr>
            <w:tcW w:w="1418" w:type="dxa"/>
          </w:tcPr>
          <w:p w14:paraId="3EA202AC" w14:textId="6E237C4D"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98A07CE" w14:textId="77777777" w:rsidTr="00514BAB">
        <w:tc>
          <w:tcPr>
            <w:tcW w:w="2660" w:type="dxa"/>
          </w:tcPr>
          <w:p w14:paraId="27BAD034" w14:textId="62649A5F"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44D23375" w14:textId="488306DA"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integer</w:t>
            </w:r>
            <w:proofErr w:type="spellEnd"/>
          </w:p>
        </w:tc>
        <w:tc>
          <w:tcPr>
            <w:tcW w:w="4111" w:type="dxa"/>
          </w:tcPr>
          <w:p w14:paraId="4F0CDDCE" w14:textId="65AAB8F4"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3BA5FA8F" w14:textId="618647B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7EE89A" w14:textId="77777777" w:rsidTr="001C604C">
        <w:tc>
          <w:tcPr>
            <w:tcW w:w="2660" w:type="dxa"/>
            <w:shd w:val="clear" w:color="auto" w:fill="D9D9D9" w:themeFill="background1" w:themeFillShade="D9"/>
          </w:tcPr>
          <w:p w14:paraId="4F1704CA" w14:textId="777A71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physiciansVariables</w:t>
            </w:r>
            <w:proofErr w:type="spellEnd"/>
          </w:p>
        </w:tc>
        <w:tc>
          <w:tcPr>
            <w:tcW w:w="1417" w:type="dxa"/>
            <w:shd w:val="clear" w:color="auto" w:fill="D9D9D9" w:themeFill="background1" w:themeFillShade="D9"/>
          </w:tcPr>
          <w:p w14:paraId="411F9AF1" w14:textId="2F5982CC"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PhysiciansVariablesType</w:t>
            </w:r>
            <w:proofErr w:type="spellEnd"/>
          </w:p>
        </w:tc>
        <w:tc>
          <w:tcPr>
            <w:tcW w:w="4111" w:type="dxa"/>
            <w:shd w:val="clear" w:color="auto" w:fill="D9D9D9" w:themeFill="background1" w:themeFillShade="D9"/>
          </w:tcPr>
          <w:p w14:paraId="7487D60E" w14:textId="17FB8E46" w:rsidR="00EA3AAC" w:rsidRPr="00EA3AAC" w:rsidRDefault="00EA3AAC" w:rsidP="00D728C5">
            <w:pPr>
              <w:rPr>
                <w:rFonts w:cs="Arial"/>
                <w:i/>
                <w:szCs w:val="20"/>
              </w:rPr>
            </w:pPr>
            <w:r w:rsidRPr="00EA3AAC">
              <w:rPr>
                <w:spacing w:val="-1"/>
                <w:szCs w:val="20"/>
              </w:rPr>
              <w:t>Information från läkaren.</w:t>
            </w:r>
          </w:p>
        </w:tc>
        <w:tc>
          <w:tcPr>
            <w:tcW w:w="1418" w:type="dxa"/>
            <w:shd w:val="clear" w:color="auto" w:fill="D9D9D9" w:themeFill="background1" w:themeFillShade="D9"/>
          </w:tcPr>
          <w:p w14:paraId="1A2BD45E" w14:textId="288DD5D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03C8AE" w14:textId="77777777" w:rsidTr="00514BAB">
        <w:tc>
          <w:tcPr>
            <w:tcW w:w="2660" w:type="dxa"/>
          </w:tcPr>
          <w:p w14:paraId="69F98D3A" w14:textId="64508A3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physiciansGlobal</w:t>
            </w:r>
            <w:proofErr w:type="spellEnd"/>
          </w:p>
        </w:tc>
        <w:tc>
          <w:tcPr>
            <w:tcW w:w="1417" w:type="dxa"/>
          </w:tcPr>
          <w:p w14:paraId="25ABE7F4" w14:textId="00D3514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CVType</w:t>
            </w:r>
            <w:proofErr w:type="spellEnd"/>
          </w:p>
        </w:tc>
        <w:tc>
          <w:tcPr>
            <w:tcW w:w="4111" w:type="dxa"/>
          </w:tcPr>
          <w:p w14:paraId="4EEE351C" w14:textId="45E1B67B" w:rsidR="00EA3AAC" w:rsidRPr="00EA3AAC" w:rsidRDefault="00EA3AAC" w:rsidP="00D728C5">
            <w:pPr>
              <w:rPr>
                <w:rFonts w:cs="Arial"/>
                <w:i/>
                <w:szCs w:val="20"/>
                <w:lang w:val="en-US"/>
              </w:rPr>
            </w:pPr>
            <w:proofErr w:type="spellStart"/>
            <w:r w:rsidRPr="00EA3AAC">
              <w:rPr>
                <w:spacing w:val="-1"/>
                <w:szCs w:val="20"/>
                <w:lang w:val="en-US"/>
              </w:rPr>
              <w:t>Motsvarar</w:t>
            </w:r>
            <w:proofErr w:type="spellEnd"/>
            <w:r w:rsidRPr="00EA3AAC">
              <w:rPr>
                <w:spacing w:val="-1"/>
                <w:szCs w:val="20"/>
                <w:lang w:val="en-US"/>
              </w:rPr>
              <w:t xml:space="preserve"> </w:t>
            </w:r>
            <w:proofErr w:type="spellStart"/>
            <w:r w:rsidRPr="00EA3AAC">
              <w:rPr>
                <w:spacing w:val="-1"/>
                <w:szCs w:val="20"/>
                <w:lang w:val="en-US"/>
              </w:rPr>
              <w:t>enum</w:t>
            </w:r>
            <w:proofErr w:type="spellEnd"/>
            <w:r w:rsidRPr="00EA3AAC">
              <w:rPr>
                <w:spacing w:val="-1"/>
                <w:szCs w:val="20"/>
                <w:lang w:val="en-US"/>
              </w:rPr>
              <w:t xml:space="preserve"> = none, low, moderate, high, maximal.</w:t>
            </w:r>
          </w:p>
        </w:tc>
        <w:tc>
          <w:tcPr>
            <w:tcW w:w="1418" w:type="dxa"/>
          </w:tcPr>
          <w:p w14:paraId="2378593A" w14:textId="7F22748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B9FF62E" w14:textId="77777777" w:rsidTr="00514BAB">
        <w:tc>
          <w:tcPr>
            <w:tcW w:w="2660" w:type="dxa"/>
          </w:tcPr>
          <w:p w14:paraId="6E8E6611" w14:textId="67DD87A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67EE847F" w14:textId="38A92001"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445DF2C0" w14:textId="4B3D8B26" w:rsidR="00EA3AAC" w:rsidRPr="00EA3AAC" w:rsidRDefault="00EA3AAC" w:rsidP="00D728C5">
            <w:pPr>
              <w:rPr>
                <w:rFonts w:cs="Arial"/>
                <w:i/>
                <w:szCs w:val="20"/>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633677D4" w14:textId="131000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BFDD45F" w14:textId="77777777" w:rsidTr="00514BAB">
        <w:tc>
          <w:tcPr>
            <w:tcW w:w="2660" w:type="dxa"/>
          </w:tcPr>
          <w:p w14:paraId="7D5CE497" w14:textId="67FF7E6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6FBA6279" w14:textId="4FA1F3A3"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5C60B244" w14:textId="130C9E77" w:rsidR="00EA3AAC" w:rsidRPr="00EA3AAC" w:rsidRDefault="00EA3AAC" w:rsidP="00D728C5">
            <w:pPr>
              <w:rPr>
                <w:rFonts w:cs="Arial"/>
                <w:i/>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04A3D3B7" w14:textId="6628046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42C57CE" w14:textId="77777777" w:rsidTr="00514BAB">
        <w:tc>
          <w:tcPr>
            <w:tcW w:w="2660" w:type="dxa"/>
          </w:tcPr>
          <w:p w14:paraId="67E27A3A" w14:textId="283F01E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lastRenderedPageBreak/>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7677F003" w14:textId="14398E48"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723FA756" w14:textId="7F1427EF" w:rsidR="00EA3AAC" w:rsidRPr="00EA3AAC" w:rsidRDefault="00EA3AAC" w:rsidP="00D728C5">
            <w:pPr>
              <w:rPr>
                <w:rFonts w:cs="Arial"/>
                <w:szCs w:val="20"/>
              </w:rPr>
            </w:pPr>
            <w:r w:rsidRPr="00EA3AAC">
              <w:rPr>
                <w:spacing w:val="-1"/>
                <w:szCs w:val="20"/>
              </w:rPr>
              <w:t>Kodverkets namn i klartext. Skall anges när så är möjligt</w:t>
            </w:r>
          </w:p>
        </w:tc>
        <w:tc>
          <w:tcPr>
            <w:tcW w:w="1418" w:type="dxa"/>
          </w:tcPr>
          <w:p w14:paraId="0F037F03" w14:textId="434CFC7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43CCEB1" w14:textId="77777777" w:rsidTr="00514BAB">
        <w:tc>
          <w:tcPr>
            <w:tcW w:w="2660" w:type="dxa"/>
          </w:tcPr>
          <w:p w14:paraId="2055A09F" w14:textId="7B7EA983"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FFFA9CA" w14:textId="4539F49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E215C6F" w14:textId="5B68EAD8" w:rsidR="00EA3AAC" w:rsidRPr="00EA3AAC" w:rsidRDefault="00EA3AAC" w:rsidP="00D728C5">
            <w:pPr>
              <w:rPr>
                <w:rFonts w:cs="Arial"/>
                <w:i/>
                <w:szCs w:val="20"/>
              </w:rPr>
            </w:pPr>
            <w:r w:rsidRPr="00EA3AAC">
              <w:rPr>
                <w:spacing w:val="-1"/>
                <w:szCs w:val="20"/>
              </w:rPr>
              <w:t>Om tillämpbart, versionsangivelse som definierats av det givna kodsystemet.</w:t>
            </w:r>
          </w:p>
        </w:tc>
        <w:tc>
          <w:tcPr>
            <w:tcW w:w="1418" w:type="dxa"/>
          </w:tcPr>
          <w:p w14:paraId="40E3F50D" w14:textId="63063DD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B40A84" w14:textId="77777777" w:rsidTr="00514BAB">
        <w:tc>
          <w:tcPr>
            <w:tcW w:w="2660" w:type="dxa"/>
          </w:tcPr>
          <w:p w14:paraId="04ED2F20" w14:textId="017ED44C"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1A3581FE" w14:textId="79A318C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1C8BCED" w14:textId="00F9D0AE" w:rsidR="00EA3AAC" w:rsidRPr="00EA3AAC" w:rsidRDefault="00EA3AAC" w:rsidP="00D728C5">
            <w:pPr>
              <w:rPr>
                <w:rFonts w:cs="Arial"/>
                <w:i/>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5D0486CB" w14:textId="0AC7482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70E82" w14:textId="77777777" w:rsidTr="00514BAB">
        <w:tc>
          <w:tcPr>
            <w:tcW w:w="2660" w:type="dxa"/>
          </w:tcPr>
          <w:p w14:paraId="0ACDECA5" w14:textId="1A27C8B4"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18FC3F86" w14:textId="034B59C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201DB965" w14:textId="7CBFE1D9" w:rsidR="00EA3AAC" w:rsidRPr="00EA3AAC" w:rsidRDefault="00EA3AAC" w:rsidP="00D728C5">
            <w:pPr>
              <w:rPr>
                <w:rFonts w:cs="Arial"/>
                <w:i/>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2F5E16A2" w14:textId="68482D0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54F15B" w14:textId="77777777" w:rsidTr="00514BAB">
        <w:tc>
          <w:tcPr>
            <w:tcW w:w="2660" w:type="dxa"/>
          </w:tcPr>
          <w:p w14:paraId="5B07E269" w14:textId="33F3F04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5885CB1C" w14:textId="3054ECD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FCDD068" w14:textId="450EDE47" w:rsidR="00EA3AAC" w:rsidRPr="00EA3AAC" w:rsidRDefault="00EA3AAC" w:rsidP="00D728C5">
            <w:pPr>
              <w:rPr>
                <w:rFonts w:cs="Arial"/>
                <w:i/>
                <w:szCs w:val="20"/>
              </w:rPr>
            </w:pPr>
            <w:r w:rsidRPr="00EA3AAC">
              <w:rPr>
                <w:spacing w:val="-1"/>
                <w:szCs w:val="20"/>
              </w:rPr>
              <w:t>Tender joints 28. Antal ömma leder av 28. Värdemängd: 0-28.</w:t>
            </w:r>
          </w:p>
        </w:tc>
        <w:tc>
          <w:tcPr>
            <w:tcW w:w="1418" w:type="dxa"/>
          </w:tcPr>
          <w:p w14:paraId="35C0FA73" w14:textId="6672326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4628129" w14:textId="77777777" w:rsidTr="00514BAB">
        <w:tc>
          <w:tcPr>
            <w:tcW w:w="2660" w:type="dxa"/>
          </w:tcPr>
          <w:p w14:paraId="116638D9" w14:textId="4604160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199FA67D" w14:textId="25CE9D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CC2D218" w14:textId="027E35B7"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79029D89" w14:textId="3EDF4FA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29858C" w14:textId="77777777" w:rsidTr="00514BAB">
        <w:tc>
          <w:tcPr>
            <w:tcW w:w="2660" w:type="dxa"/>
          </w:tcPr>
          <w:p w14:paraId="1998186A" w14:textId="17FF668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w:t>
            </w:r>
          </w:p>
        </w:tc>
        <w:tc>
          <w:tcPr>
            <w:tcW w:w="1417" w:type="dxa"/>
          </w:tcPr>
          <w:p w14:paraId="7AED6D13" w14:textId="3C0E187F"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float</w:t>
            </w:r>
          </w:p>
        </w:tc>
        <w:tc>
          <w:tcPr>
            <w:tcW w:w="4111" w:type="dxa"/>
          </w:tcPr>
          <w:p w14:paraId="017E788D" w14:textId="03CEA1D9" w:rsidR="00EA3AAC" w:rsidRPr="00EA3AAC" w:rsidRDefault="00EA3AAC" w:rsidP="00D728C5">
            <w:pPr>
              <w:rPr>
                <w:rFonts w:cs="Arial"/>
                <w:szCs w:val="20"/>
              </w:rPr>
            </w:pPr>
            <w:proofErr w:type="spellStart"/>
            <w:r w:rsidRPr="00EA3AAC">
              <w:rPr>
                <w:spacing w:val="-1"/>
                <w:szCs w:val="20"/>
              </w:rPr>
              <w:t>Disease</w:t>
            </w:r>
            <w:proofErr w:type="spellEnd"/>
            <w:r w:rsidRPr="00EA3AAC">
              <w:rPr>
                <w:spacing w:val="-1"/>
                <w:szCs w:val="20"/>
              </w:rPr>
              <w:t xml:space="preserve"> </w:t>
            </w:r>
            <w:proofErr w:type="spellStart"/>
            <w:r w:rsidRPr="00EA3AAC">
              <w:rPr>
                <w:spacing w:val="-1"/>
                <w:szCs w:val="20"/>
              </w:rPr>
              <w:t>Activity</w:t>
            </w:r>
            <w:proofErr w:type="spellEnd"/>
            <w:r w:rsidRPr="00EA3AAC">
              <w:rPr>
                <w:spacing w:val="-1"/>
                <w:szCs w:val="20"/>
              </w:rPr>
              <w:t xml:space="preserve"> Score 28 (DAS28).</w:t>
            </w:r>
          </w:p>
        </w:tc>
        <w:tc>
          <w:tcPr>
            <w:tcW w:w="1418" w:type="dxa"/>
          </w:tcPr>
          <w:p w14:paraId="6BE37C6E" w14:textId="2923AFE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3EE3F03" w14:textId="77777777" w:rsidTr="00514BAB">
        <w:tc>
          <w:tcPr>
            <w:tcW w:w="2660" w:type="dxa"/>
          </w:tcPr>
          <w:p w14:paraId="181E663F" w14:textId="592072A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/../../diseaseActivityScore28CRP</w:t>
            </w:r>
          </w:p>
        </w:tc>
        <w:tc>
          <w:tcPr>
            <w:tcW w:w="1417" w:type="dxa"/>
          </w:tcPr>
          <w:p w14:paraId="61453236" w14:textId="4CDC72C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float</w:t>
            </w:r>
          </w:p>
        </w:tc>
        <w:tc>
          <w:tcPr>
            <w:tcW w:w="4111" w:type="dxa"/>
          </w:tcPr>
          <w:p w14:paraId="36A42BB7" w14:textId="402BEF8B" w:rsidR="00EA3AAC" w:rsidRPr="00EA3AAC" w:rsidRDefault="00EA3AAC" w:rsidP="00D728C5">
            <w:pPr>
              <w:rPr>
                <w:rFonts w:cs="Arial"/>
                <w:szCs w:val="20"/>
                <w:lang w:val="en-US"/>
              </w:rPr>
            </w:pPr>
            <w:r w:rsidRPr="00EA3AAC">
              <w:rPr>
                <w:spacing w:val="-1"/>
                <w:szCs w:val="20"/>
                <w:lang w:val="en-US"/>
              </w:rPr>
              <w:t>Disease Activity Score 28 CRP (DAS28CRP).</w:t>
            </w:r>
          </w:p>
        </w:tc>
        <w:tc>
          <w:tcPr>
            <w:tcW w:w="1418" w:type="dxa"/>
          </w:tcPr>
          <w:p w14:paraId="532DED1C" w14:textId="70918AA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65AA8EB" w14:textId="77777777" w:rsidTr="001C604C">
        <w:tc>
          <w:tcPr>
            <w:tcW w:w="2660" w:type="dxa"/>
            <w:shd w:val="clear" w:color="auto" w:fill="D9D9D9" w:themeFill="background1" w:themeFillShade="D9"/>
          </w:tcPr>
          <w:p w14:paraId="31919E64" w14:textId="1A8001E1"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labVariables</w:t>
            </w:r>
            <w:proofErr w:type="spellEnd"/>
          </w:p>
        </w:tc>
        <w:tc>
          <w:tcPr>
            <w:tcW w:w="1417" w:type="dxa"/>
            <w:shd w:val="clear" w:color="auto" w:fill="D9D9D9" w:themeFill="background1" w:themeFillShade="D9"/>
          </w:tcPr>
          <w:p w14:paraId="3A76337A" w14:textId="3BD4E1FD"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z w:val="20"/>
                <w:szCs w:val="20"/>
              </w:rPr>
              <w:t>LabVariablesType</w:t>
            </w:r>
            <w:proofErr w:type="spellEnd"/>
          </w:p>
        </w:tc>
        <w:tc>
          <w:tcPr>
            <w:tcW w:w="4111" w:type="dxa"/>
            <w:shd w:val="clear" w:color="auto" w:fill="D9D9D9" w:themeFill="background1" w:themeFillShade="D9"/>
          </w:tcPr>
          <w:p w14:paraId="63A19E4B" w14:textId="019E4260" w:rsidR="00EA3AAC" w:rsidRPr="00EA3AAC" w:rsidRDefault="000F306F" w:rsidP="00D728C5">
            <w:pPr>
              <w:rPr>
                <w:rFonts w:cs="Arial"/>
                <w:szCs w:val="20"/>
              </w:rPr>
            </w:pPr>
            <w:r>
              <w:rPr>
                <w:rFonts w:cs="Arial"/>
                <w:szCs w:val="20"/>
              </w:rPr>
              <w:t>Labbvärden.</w:t>
            </w:r>
          </w:p>
        </w:tc>
        <w:tc>
          <w:tcPr>
            <w:tcW w:w="1418" w:type="dxa"/>
            <w:shd w:val="clear" w:color="auto" w:fill="D9D9D9" w:themeFill="background1" w:themeFillShade="D9"/>
          </w:tcPr>
          <w:p w14:paraId="4A428E51" w14:textId="70EE8B29"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9ABF75" w14:textId="77777777" w:rsidTr="00514BAB">
        <w:tc>
          <w:tcPr>
            <w:tcW w:w="2660" w:type="dxa"/>
          </w:tcPr>
          <w:p w14:paraId="33DAEE11" w14:textId="0A5DA573"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sedimentationRate</w:t>
            </w:r>
            <w:proofErr w:type="spellEnd"/>
          </w:p>
        </w:tc>
        <w:tc>
          <w:tcPr>
            <w:tcW w:w="1417" w:type="dxa"/>
          </w:tcPr>
          <w:p w14:paraId="70EBDEEF" w14:textId="45A0E280"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PQType</w:t>
            </w:r>
            <w:proofErr w:type="spellEnd"/>
          </w:p>
        </w:tc>
        <w:tc>
          <w:tcPr>
            <w:tcW w:w="4111" w:type="dxa"/>
          </w:tcPr>
          <w:p w14:paraId="23D47215" w14:textId="481E2B68" w:rsidR="00EA3AAC" w:rsidRPr="00EA3AAC" w:rsidRDefault="00EA3AAC" w:rsidP="00D728C5">
            <w:pPr>
              <w:rPr>
                <w:rFonts w:cs="Arial"/>
                <w:szCs w:val="20"/>
              </w:rPr>
            </w:pPr>
            <w:proofErr w:type="spellStart"/>
            <w:r w:rsidRPr="00EA3AAC">
              <w:rPr>
                <w:spacing w:val="-1"/>
                <w:szCs w:val="20"/>
                <w:lang w:val="en-US"/>
              </w:rPr>
              <w:t>Sänka</w:t>
            </w:r>
            <w:proofErr w:type="spellEnd"/>
            <w:r w:rsidRPr="00EA3AAC">
              <w:rPr>
                <w:spacing w:val="-1"/>
                <w:szCs w:val="20"/>
                <w:lang w:val="en-US"/>
              </w:rPr>
              <w:t>. Sedimentation Rate (SR).</w:t>
            </w:r>
          </w:p>
        </w:tc>
        <w:tc>
          <w:tcPr>
            <w:tcW w:w="1418" w:type="dxa"/>
          </w:tcPr>
          <w:p w14:paraId="282961D4" w14:textId="487405A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lang w:val="en-US"/>
              </w:rPr>
              <w:t>0..1</w:t>
            </w:r>
          </w:p>
        </w:tc>
      </w:tr>
      <w:tr w:rsidR="00EA3AAC" w14:paraId="5A23B4A3" w14:textId="77777777" w:rsidTr="00514BAB">
        <w:tc>
          <w:tcPr>
            <w:tcW w:w="2660" w:type="dxa"/>
          </w:tcPr>
          <w:p w14:paraId="6D89DE4C" w14:textId="2608CAF4"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5D21FD39" w14:textId="3A5EC7D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Double</w:t>
            </w:r>
          </w:p>
        </w:tc>
        <w:tc>
          <w:tcPr>
            <w:tcW w:w="4111" w:type="dxa"/>
          </w:tcPr>
          <w:p w14:paraId="7BFC5808" w14:textId="6125245F" w:rsidR="00EA3AAC" w:rsidRPr="00EA3AAC" w:rsidRDefault="00EA3AAC" w:rsidP="00D728C5">
            <w:pPr>
              <w:rPr>
                <w:rFonts w:cs="Arial"/>
                <w:szCs w:val="20"/>
              </w:rPr>
            </w:pPr>
            <w:proofErr w:type="spellStart"/>
            <w:r w:rsidRPr="00EA3AAC">
              <w:rPr>
                <w:spacing w:val="-1"/>
                <w:szCs w:val="20"/>
                <w:lang w:val="en-US"/>
              </w:rPr>
              <w:t>Mätetal</w:t>
            </w:r>
            <w:proofErr w:type="spellEnd"/>
            <w:r w:rsidRPr="00EA3AAC">
              <w:rPr>
                <w:spacing w:val="-1"/>
                <w:szCs w:val="20"/>
                <w:lang w:val="en-US"/>
              </w:rPr>
              <w:t>.</w:t>
            </w:r>
          </w:p>
        </w:tc>
        <w:tc>
          <w:tcPr>
            <w:tcW w:w="1418" w:type="dxa"/>
          </w:tcPr>
          <w:p w14:paraId="1ACA336E" w14:textId="68F1433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F0BD2E" w14:textId="77777777" w:rsidTr="00514BAB">
        <w:tc>
          <w:tcPr>
            <w:tcW w:w="2660" w:type="dxa"/>
          </w:tcPr>
          <w:p w14:paraId="2AB41E1A" w14:textId="0AACE56F"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5AF39925" w14:textId="25EA933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4E470824" w14:textId="331F62AD" w:rsidR="00EA3AAC" w:rsidRPr="00EA3AAC" w:rsidRDefault="00EA3AAC" w:rsidP="00D728C5">
            <w:pPr>
              <w:rPr>
                <w:rFonts w:cs="Arial"/>
                <w:i/>
                <w:szCs w:val="20"/>
              </w:rPr>
            </w:pPr>
            <w:r w:rsidRPr="00EA3AAC">
              <w:rPr>
                <w:spacing w:val="-1"/>
                <w:szCs w:val="20"/>
                <w:lang w:val="en-US"/>
              </w:rPr>
              <w:t>”mm/h”</w:t>
            </w:r>
          </w:p>
        </w:tc>
        <w:tc>
          <w:tcPr>
            <w:tcW w:w="1418" w:type="dxa"/>
          </w:tcPr>
          <w:p w14:paraId="161035E8" w14:textId="561966A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BC533DD" w14:textId="77777777" w:rsidTr="00514BAB">
        <w:tc>
          <w:tcPr>
            <w:tcW w:w="2660" w:type="dxa"/>
          </w:tcPr>
          <w:p w14:paraId="76D9DB99" w14:textId="278507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cReactiveProtein</w:t>
            </w:r>
            <w:proofErr w:type="spellEnd"/>
          </w:p>
        </w:tc>
        <w:tc>
          <w:tcPr>
            <w:tcW w:w="1417" w:type="dxa"/>
          </w:tcPr>
          <w:p w14:paraId="1ECA7B83" w14:textId="35747E5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PQType</w:t>
            </w:r>
            <w:proofErr w:type="spellEnd"/>
          </w:p>
        </w:tc>
        <w:tc>
          <w:tcPr>
            <w:tcW w:w="4111" w:type="dxa"/>
          </w:tcPr>
          <w:p w14:paraId="58F11F0A" w14:textId="511EAF42" w:rsidR="00EA3AAC" w:rsidRPr="00EA3AAC" w:rsidRDefault="00EA3AAC" w:rsidP="00D728C5">
            <w:pPr>
              <w:rPr>
                <w:rFonts w:cs="Arial"/>
                <w:i/>
                <w:szCs w:val="20"/>
                <w:lang w:val="en-US"/>
              </w:rPr>
            </w:pPr>
            <w:r w:rsidRPr="00EA3AAC">
              <w:rPr>
                <w:spacing w:val="-1"/>
                <w:szCs w:val="20"/>
                <w:lang w:val="en-US"/>
              </w:rPr>
              <w:t>C-</w:t>
            </w:r>
            <w:proofErr w:type="spellStart"/>
            <w:r w:rsidRPr="00EA3AAC">
              <w:rPr>
                <w:spacing w:val="-1"/>
                <w:szCs w:val="20"/>
                <w:lang w:val="en-US"/>
              </w:rPr>
              <w:t>reaktivt</w:t>
            </w:r>
            <w:proofErr w:type="spellEnd"/>
            <w:r w:rsidRPr="00EA3AAC">
              <w:rPr>
                <w:spacing w:val="-1"/>
                <w:szCs w:val="20"/>
                <w:lang w:val="en-US"/>
              </w:rPr>
              <w:t xml:space="preserve"> protein. C-reactive Protein value (CRP).</w:t>
            </w:r>
          </w:p>
        </w:tc>
        <w:tc>
          <w:tcPr>
            <w:tcW w:w="1418" w:type="dxa"/>
          </w:tcPr>
          <w:p w14:paraId="3540A34B" w14:textId="21365B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DDD7E4" w14:textId="77777777" w:rsidTr="00514BAB">
        <w:tc>
          <w:tcPr>
            <w:tcW w:w="2660" w:type="dxa"/>
          </w:tcPr>
          <w:p w14:paraId="5518577E" w14:textId="3D70A075"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21E151E5" w14:textId="24C885CB"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Double</w:t>
            </w:r>
          </w:p>
        </w:tc>
        <w:tc>
          <w:tcPr>
            <w:tcW w:w="4111" w:type="dxa"/>
          </w:tcPr>
          <w:p w14:paraId="5C0F7EDA" w14:textId="3BC175B1" w:rsidR="00EA3AAC" w:rsidRPr="00EA3AAC" w:rsidRDefault="00EA3AAC" w:rsidP="00D728C5">
            <w:pPr>
              <w:rPr>
                <w:rFonts w:cs="Arial"/>
                <w:szCs w:val="20"/>
              </w:rPr>
            </w:pPr>
            <w:r w:rsidRPr="00EA3AAC">
              <w:rPr>
                <w:spacing w:val="-1"/>
                <w:szCs w:val="20"/>
              </w:rPr>
              <w:t>Mätetal.</w:t>
            </w:r>
          </w:p>
        </w:tc>
        <w:tc>
          <w:tcPr>
            <w:tcW w:w="1418" w:type="dxa"/>
          </w:tcPr>
          <w:p w14:paraId="59826808" w14:textId="07CCE2F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A6015B7" w14:textId="77777777" w:rsidTr="00514BAB">
        <w:tc>
          <w:tcPr>
            <w:tcW w:w="2660" w:type="dxa"/>
          </w:tcPr>
          <w:p w14:paraId="6D8B93CB" w14:textId="5A2AF0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1EB1C4B7" w14:textId="3C5ED384"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string</w:t>
            </w:r>
          </w:p>
        </w:tc>
        <w:tc>
          <w:tcPr>
            <w:tcW w:w="4111" w:type="dxa"/>
          </w:tcPr>
          <w:p w14:paraId="24D45E99" w14:textId="1CE5462C" w:rsidR="00EA3AAC" w:rsidRPr="00EA3AAC" w:rsidRDefault="00EA3AAC" w:rsidP="00D728C5">
            <w:pPr>
              <w:rPr>
                <w:rFonts w:cs="Arial"/>
                <w:szCs w:val="20"/>
              </w:rPr>
            </w:pPr>
            <w:r w:rsidRPr="00EA3AAC">
              <w:rPr>
                <w:spacing w:val="-1"/>
                <w:szCs w:val="20"/>
              </w:rPr>
              <w:t>”mg/L”</w:t>
            </w:r>
          </w:p>
        </w:tc>
        <w:tc>
          <w:tcPr>
            <w:tcW w:w="1418" w:type="dxa"/>
          </w:tcPr>
          <w:p w14:paraId="023DDD51" w14:textId="22C1C9F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940DDC6" w14:textId="77777777" w:rsidTr="001C604C">
        <w:tc>
          <w:tcPr>
            <w:tcW w:w="2660" w:type="dxa"/>
            <w:shd w:val="clear" w:color="auto" w:fill="D9D9D9" w:themeFill="background1" w:themeFillShade="D9"/>
          </w:tcPr>
          <w:p w14:paraId="5433CF34" w14:textId="7F6D1915"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drug</w:t>
            </w:r>
            <w:proofErr w:type="spellEnd"/>
          </w:p>
        </w:tc>
        <w:tc>
          <w:tcPr>
            <w:tcW w:w="1417" w:type="dxa"/>
            <w:shd w:val="clear" w:color="auto" w:fill="D9D9D9" w:themeFill="background1" w:themeFillShade="D9"/>
          </w:tcPr>
          <w:p w14:paraId="62A0F0AE" w14:textId="17684879"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DrugType</w:t>
            </w:r>
            <w:proofErr w:type="spellEnd"/>
          </w:p>
        </w:tc>
        <w:tc>
          <w:tcPr>
            <w:tcW w:w="4111" w:type="dxa"/>
            <w:shd w:val="clear" w:color="auto" w:fill="D9D9D9" w:themeFill="background1" w:themeFillShade="D9"/>
          </w:tcPr>
          <w:p w14:paraId="533E278A" w14:textId="7B4E1B9E" w:rsidR="00EA3AAC" w:rsidRPr="000F306F" w:rsidRDefault="000F306F" w:rsidP="000F306F">
            <w:pPr>
              <w:rPr>
                <w:rFonts w:cs="Arial"/>
                <w:szCs w:val="20"/>
              </w:rPr>
            </w:pPr>
            <w:r>
              <w:rPr>
                <w:rFonts w:cs="Arial"/>
                <w:szCs w:val="20"/>
              </w:rPr>
              <w:t>Information om patientens l</w:t>
            </w:r>
            <w:r w:rsidRPr="000F306F">
              <w:rPr>
                <w:rFonts w:cs="Arial"/>
                <w:szCs w:val="20"/>
              </w:rPr>
              <w:t>äke</w:t>
            </w:r>
            <w:r>
              <w:rPr>
                <w:rFonts w:cs="Arial"/>
                <w:szCs w:val="20"/>
              </w:rPr>
              <w:t>medel.</w:t>
            </w:r>
          </w:p>
        </w:tc>
        <w:tc>
          <w:tcPr>
            <w:tcW w:w="1418" w:type="dxa"/>
            <w:shd w:val="clear" w:color="auto" w:fill="D9D9D9" w:themeFill="background1" w:themeFillShade="D9"/>
          </w:tcPr>
          <w:p w14:paraId="127FBB4B" w14:textId="16B0F7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w:t>
            </w:r>
          </w:p>
        </w:tc>
      </w:tr>
      <w:tr w:rsidR="00EA3AAC" w14:paraId="2763CCF9" w14:textId="77777777" w:rsidTr="00514BAB">
        <w:tc>
          <w:tcPr>
            <w:tcW w:w="2660" w:type="dxa"/>
          </w:tcPr>
          <w:p w14:paraId="6DBAE1D5" w14:textId="1E172716"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nplId</w:t>
            </w:r>
            <w:proofErr w:type="spellEnd"/>
          </w:p>
        </w:tc>
        <w:tc>
          <w:tcPr>
            <w:tcW w:w="1417" w:type="dxa"/>
          </w:tcPr>
          <w:p w14:paraId="35768CB5" w14:textId="7943388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IIType</w:t>
            </w:r>
            <w:proofErr w:type="spellEnd"/>
          </w:p>
        </w:tc>
        <w:tc>
          <w:tcPr>
            <w:tcW w:w="4111" w:type="dxa"/>
          </w:tcPr>
          <w:p w14:paraId="2000DDFD" w14:textId="22DD76F4" w:rsidR="00EA3AAC" w:rsidRPr="00EA3AAC" w:rsidRDefault="00EA3AAC" w:rsidP="00D728C5">
            <w:pPr>
              <w:rPr>
                <w:rFonts w:cs="Arial"/>
                <w:i/>
                <w:szCs w:val="20"/>
              </w:rPr>
            </w:pPr>
            <w:r w:rsidRPr="00EA3AAC">
              <w:rPr>
                <w:szCs w:val="20"/>
              </w:rPr>
              <w:t>NPL-id (Nationellt Produktregister för Läkemedelsprodukter).</w:t>
            </w:r>
          </w:p>
        </w:tc>
        <w:tc>
          <w:tcPr>
            <w:tcW w:w="1418" w:type="dxa"/>
          </w:tcPr>
          <w:p w14:paraId="5C50EB68" w14:textId="252940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8BC8E0C" w14:textId="77777777" w:rsidTr="00514BAB">
        <w:tc>
          <w:tcPr>
            <w:tcW w:w="2660" w:type="dxa"/>
          </w:tcPr>
          <w:p w14:paraId="069B2364" w14:textId="3AA375CE"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root</w:t>
            </w:r>
            <w:proofErr w:type="spellEnd"/>
          </w:p>
        </w:tc>
        <w:tc>
          <w:tcPr>
            <w:tcW w:w="1417" w:type="dxa"/>
          </w:tcPr>
          <w:p w14:paraId="08A96CE0" w14:textId="2BEB3FD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6C29408" w14:textId="7AFC28E9" w:rsidR="00EA3AAC" w:rsidRPr="00EA3AAC" w:rsidRDefault="00EA3AAC" w:rsidP="00D728C5">
            <w:pPr>
              <w:rPr>
                <w:rFonts w:cs="Arial"/>
                <w:i/>
                <w:szCs w:val="20"/>
              </w:rPr>
            </w:pPr>
            <w:r w:rsidRPr="00EA3AAC">
              <w:rPr>
                <w:szCs w:val="20"/>
              </w:rPr>
              <w:t>1.2.752.129.2.1.5.1</w:t>
            </w:r>
          </w:p>
        </w:tc>
        <w:tc>
          <w:tcPr>
            <w:tcW w:w="1418" w:type="dxa"/>
          </w:tcPr>
          <w:p w14:paraId="51B5DBC2" w14:textId="36BA79BE"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00CE07C" w14:textId="77777777" w:rsidTr="00514BAB">
        <w:tc>
          <w:tcPr>
            <w:tcW w:w="2660" w:type="dxa"/>
          </w:tcPr>
          <w:p w14:paraId="723F5214" w14:textId="2ADD34AF"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/../../../extension</w:t>
            </w:r>
          </w:p>
        </w:tc>
        <w:tc>
          <w:tcPr>
            <w:tcW w:w="1417" w:type="dxa"/>
          </w:tcPr>
          <w:p w14:paraId="023CAD99" w14:textId="033ADC1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CDC8273" w14:textId="04193E63" w:rsidR="00EA3AAC" w:rsidRPr="00EA3AAC" w:rsidRDefault="00EA3AAC" w:rsidP="00D728C5">
            <w:pPr>
              <w:rPr>
                <w:rFonts w:cs="Arial"/>
                <w:i/>
                <w:szCs w:val="20"/>
              </w:rPr>
            </w:pPr>
            <w:r w:rsidRPr="00EA3AAC">
              <w:rPr>
                <w:szCs w:val="20"/>
              </w:rPr>
              <w:t xml:space="preserve">Själva </w:t>
            </w:r>
            <w:proofErr w:type="spellStart"/>
            <w:r w:rsidRPr="00EA3AAC">
              <w:rPr>
                <w:szCs w:val="20"/>
              </w:rPr>
              <w:t>NPL-id:t</w:t>
            </w:r>
            <w:proofErr w:type="spellEnd"/>
          </w:p>
        </w:tc>
        <w:tc>
          <w:tcPr>
            <w:tcW w:w="1418" w:type="dxa"/>
          </w:tcPr>
          <w:p w14:paraId="628554A3" w14:textId="577B1702"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497CF" w14:textId="77777777" w:rsidTr="00514BAB">
        <w:tc>
          <w:tcPr>
            <w:tcW w:w="2660" w:type="dxa"/>
          </w:tcPr>
          <w:p w14:paraId="38B214E9" w14:textId="282E9DA8"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atcCode</w:t>
            </w:r>
            <w:proofErr w:type="spellEnd"/>
          </w:p>
        </w:tc>
        <w:tc>
          <w:tcPr>
            <w:tcW w:w="1417" w:type="dxa"/>
          </w:tcPr>
          <w:p w14:paraId="22D8FD52" w14:textId="1F62FCD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pacing w:val="-1"/>
                <w:sz w:val="20"/>
                <w:szCs w:val="20"/>
              </w:rPr>
              <w:t>CVType</w:t>
            </w:r>
            <w:proofErr w:type="spellEnd"/>
          </w:p>
        </w:tc>
        <w:tc>
          <w:tcPr>
            <w:tcW w:w="4111" w:type="dxa"/>
          </w:tcPr>
          <w:p w14:paraId="797B01FC" w14:textId="338A9089" w:rsidR="00EA3AAC" w:rsidRPr="00EA3AAC" w:rsidRDefault="00EA3AAC" w:rsidP="00D728C5">
            <w:pPr>
              <w:rPr>
                <w:rFonts w:cs="Arial"/>
                <w:i/>
                <w:szCs w:val="20"/>
              </w:rPr>
            </w:pPr>
            <w:r w:rsidRPr="00EA3AAC">
              <w:rPr>
                <w:szCs w:val="20"/>
              </w:rPr>
              <w:t>Läkemedlets ATC-kod.</w:t>
            </w:r>
          </w:p>
        </w:tc>
        <w:tc>
          <w:tcPr>
            <w:tcW w:w="1418" w:type="dxa"/>
          </w:tcPr>
          <w:p w14:paraId="7F082085" w14:textId="65D795BC"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0EDAC01" w14:textId="77777777" w:rsidTr="00514BAB">
        <w:tc>
          <w:tcPr>
            <w:tcW w:w="2660" w:type="dxa"/>
          </w:tcPr>
          <w:p w14:paraId="5637F02E" w14:textId="1A982F7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3B060029" w14:textId="5B614D08"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7040EA80" w14:textId="3ED50838" w:rsidR="00EA3AAC" w:rsidRPr="00EA3AAC" w:rsidRDefault="00EA3AAC" w:rsidP="00D728C5">
            <w:pPr>
              <w:rPr>
                <w:rFonts w:cs="Arial"/>
                <w:i/>
                <w:szCs w:val="20"/>
              </w:rPr>
            </w:pPr>
            <w:r w:rsidRPr="00EA3AAC">
              <w:rPr>
                <w:szCs w:val="20"/>
              </w:rPr>
              <w:t>ATC-koden</w:t>
            </w:r>
          </w:p>
        </w:tc>
        <w:tc>
          <w:tcPr>
            <w:tcW w:w="1418" w:type="dxa"/>
          </w:tcPr>
          <w:p w14:paraId="057126E4" w14:textId="0DA91DCB"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9B606B" w14:textId="77777777" w:rsidTr="00514BAB">
        <w:tc>
          <w:tcPr>
            <w:tcW w:w="2660" w:type="dxa"/>
          </w:tcPr>
          <w:p w14:paraId="7F2DDE9E" w14:textId="2BE8B93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1DC256E6" w14:textId="1A16E706"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438C8700" w14:textId="7BA99BCE" w:rsidR="00EA3AAC" w:rsidRPr="00EA3AAC" w:rsidRDefault="00EA3AAC" w:rsidP="00D728C5">
            <w:pPr>
              <w:rPr>
                <w:rFonts w:cs="Arial"/>
                <w:i/>
                <w:szCs w:val="20"/>
              </w:rPr>
            </w:pPr>
            <w:r w:rsidRPr="00EA3AAC">
              <w:rPr>
                <w:szCs w:val="20"/>
              </w:rPr>
              <w:t>1.2.752.129.2.2.3.1.1</w:t>
            </w:r>
          </w:p>
        </w:tc>
        <w:tc>
          <w:tcPr>
            <w:tcW w:w="1418" w:type="dxa"/>
          </w:tcPr>
          <w:p w14:paraId="0123F5DA" w14:textId="34CB2AB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C3EB88F" w14:textId="77777777" w:rsidTr="00514BAB">
        <w:tc>
          <w:tcPr>
            <w:tcW w:w="2660" w:type="dxa"/>
          </w:tcPr>
          <w:p w14:paraId="162281A7" w14:textId="71338D11" w:rsidR="00EA3AAC" w:rsidRPr="001C604C" w:rsidRDefault="00EA3AAC" w:rsidP="00514BAB">
            <w:pPr>
              <w:pStyle w:val="TableParagraph"/>
              <w:spacing w:line="229" w:lineRule="exact"/>
              <w:ind w:left="102"/>
              <w:rPr>
                <w:rFonts w:ascii="Georgia" w:hAnsi="Georgia"/>
                <w:i/>
                <w:sz w:val="20"/>
                <w:szCs w:val="20"/>
                <w:lang w:val="en-US"/>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44D49D83" w14:textId="61B7C168"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2BAB8D1F" w14:textId="618392EA" w:rsidR="00EA3AAC" w:rsidRPr="00EA3AAC" w:rsidRDefault="00EA3AAC" w:rsidP="00D728C5">
            <w:pPr>
              <w:rPr>
                <w:rFonts w:cs="Arial"/>
                <w:i/>
                <w:szCs w:val="20"/>
              </w:rPr>
            </w:pPr>
            <w:r w:rsidRPr="00EA3AAC">
              <w:rPr>
                <w:szCs w:val="20"/>
              </w:rPr>
              <w:t>“ATC”</w:t>
            </w:r>
          </w:p>
        </w:tc>
        <w:tc>
          <w:tcPr>
            <w:tcW w:w="1418" w:type="dxa"/>
          </w:tcPr>
          <w:p w14:paraId="6F51B2A1" w14:textId="0FA7F693"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730EA7B" w14:textId="77777777" w:rsidTr="00514BAB">
        <w:tc>
          <w:tcPr>
            <w:tcW w:w="2660" w:type="dxa"/>
          </w:tcPr>
          <w:p w14:paraId="6F96F739" w14:textId="39AB178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D973042" w14:textId="73B283BC" w:rsidR="00EA3AAC" w:rsidRPr="00EA3AAC" w:rsidRDefault="00EA3AAC" w:rsidP="00D728C5">
            <w:pPr>
              <w:rPr>
                <w:rFonts w:cs="Arial"/>
                <w:i/>
                <w:color w:val="000000"/>
                <w:szCs w:val="20"/>
                <w:lang w:eastAsia="sv-SE"/>
              </w:rPr>
            </w:pPr>
            <w:r w:rsidRPr="00EA3AAC">
              <w:rPr>
                <w:szCs w:val="20"/>
              </w:rPr>
              <w:t>string</w:t>
            </w:r>
          </w:p>
        </w:tc>
        <w:tc>
          <w:tcPr>
            <w:tcW w:w="4111" w:type="dxa"/>
          </w:tcPr>
          <w:p w14:paraId="7C2312D7" w14:textId="68AC1BCA" w:rsidR="00EA3AAC" w:rsidRPr="00EA3AAC" w:rsidRDefault="00EA3AAC" w:rsidP="00D728C5">
            <w:pPr>
              <w:rPr>
                <w:rFonts w:cs="Arial"/>
                <w:i/>
                <w:color w:val="000000"/>
                <w:szCs w:val="20"/>
                <w:lang w:val="en-US" w:eastAsia="sv-SE"/>
              </w:rPr>
            </w:pPr>
          </w:p>
        </w:tc>
        <w:tc>
          <w:tcPr>
            <w:tcW w:w="1418" w:type="dxa"/>
          </w:tcPr>
          <w:p w14:paraId="6896AB27" w14:textId="2274C08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5935D41" w14:textId="77777777" w:rsidTr="00514BAB">
        <w:tc>
          <w:tcPr>
            <w:tcW w:w="2660" w:type="dxa"/>
          </w:tcPr>
          <w:p w14:paraId="095CA777" w14:textId="7409DC6B"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42913C40" w14:textId="3959E09E" w:rsidR="00EA3AAC" w:rsidRPr="00EA3AAC" w:rsidRDefault="00EA3AAC" w:rsidP="00D728C5">
            <w:pPr>
              <w:rPr>
                <w:szCs w:val="20"/>
              </w:rPr>
            </w:pPr>
            <w:r w:rsidRPr="00EA3AAC">
              <w:rPr>
                <w:szCs w:val="20"/>
              </w:rPr>
              <w:t>string</w:t>
            </w:r>
          </w:p>
        </w:tc>
        <w:tc>
          <w:tcPr>
            <w:tcW w:w="4111" w:type="dxa"/>
          </w:tcPr>
          <w:p w14:paraId="58C129AE" w14:textId="480AEF08" w:rsidR="00EA3AAC" w:rsidRPr="00EA3AAC" w:rsidRDefault="00EA3AAC" w:rsidP="00D728C5">
            <w:pPr>
              <w:rPr>
                <w:rFonts w:cs="Arial"/>
                <w:szCs w:val="20"/>
              </w:rPr>
            </w:pPr>
            <w:r w:rsidRPr="00EA3AAC">
              <w:rPr>
                <w:szCs w:val="20"/>
              </w:rPr>
              <w:t>Klartext för ATC-kod</w:t>
            </w:r>
          </w:p>
        </w:tc>
        <w:tc>
          <w:tcPr>
            <w:tcW w:w="1418" w:type="dxa"/>
          </w:tcPr>
          <w:p w14:paraId="0568EE87" w14:textId="6680D36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8E0808" w14:textId="77777777" w:rsidTr="00514BAB">
        <w:tc>
          <w:tcPr>
            <w:tcW w:w="2660" w:type="dxa"/>
          </w:tcPr>
          <w:p w14:paraId="1881A561" w14:textId="773A2965"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name</w:t>
            </w:r>
            <w:proofErr w:type="spellEnd"/>
          </w:p>
        </w:tc>
        <w:tc>
          <w:tcPr>
            <w:tcW w:w="1417" w:type="dxa"/>
          </w:tcPr>
          <w:p w14:paraId="40B23F66" w14:textId="0D52FCE2" w:rsidR="00EA3AAC" w:rsidRPr="00EA3AAC" w:rsidRDefault="00EA3AAC" w:rsidP="00D728C5">
            <w:pPr>
              <w:rPr>
                <w:i/>
                <w:szCs w:val="20"/>
              </w:rPr>
            </w:pPr>
            <w:r w:rsidRPr="00EA3AAC">
              <w:rPr>
                <w:spacing w:val="-1"/>
                <w:szCs w:val="20"/>
              </w:rPr>
              <w:t>string</w:t>
            </w:r>
          </w:p>
        </w:tc>
        <w:tc>
          <w:tcPr>
            <w:tcW w:w="4111" w:type="dxa"/>
          </w:tcPr>
          <w:p w14:paraId="1136F8A2" w14:textId="43BC20E0" w:rsidR="00EA3AAC" w:rsidRPr="00EA3AAC" w:rsidRDefault="00EA3AAC" w:rsidP="00D728C5">
            <w:pPr>
              <w:rPr>
                <w:rFonts w:cs="Arial"/>
                <w:i/>
                <w:color w:val="000000"/>
                <w:szCs w:val="20"/>
                <w:lang w:eastAsia="sv-SE"/>
              </w:rPr>
            </w:pPr>
            <w:r w:rsidRPr="00EA3AAC">
              <w:rPr>
                <w:szCs w:val="20"/>
              </w:rPr>
              <w:t>Motsvarar kommande läkemedelskontrakts "produktnamn".</w:t>
            </w:r>
          </w:p>
        </w:tc>
        <w:tc>
          <w:tcPr>
            <w:tcW w:w="1418" w:type="dxa"/>
          </w:tcPr>
          <w:p w14:paraId="04ED2AC2" w14:textId="234602C0"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4A0D76" w14:textId="77777777" w:rsidTr="00514BAB">
        <w:tc>
          <w:tcPr>
            <w:tcW w:w="2660" w:type="dxa"/>
          </w:tcPr>
          <w:p w14:paraId="21C7ACE0" w14:textId="4FE43D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typeOfDrug</w:t>
            </w:r>
            <w:proofErr w:type="spellEnd"/>
          </w:p>
        </w:tc>
        <w:tc>
          <w:tcPr>
            <w:tcW w:w="1417" w:type="dxa"/>
          </w:tcPr>
          <w:p w14:paraId="043FCBCB" w14:textId="020F386B" w:rsidR="00EA3AAC" w:rsidRPr="00EA3AAC" w:rsidRDefault="00EA3AAC" w:rsidP="00D728C5">
            <w:pPr>
              <w:rPr>
                <w:i/>
                <w:szCs w:val="20"/>
              </w:rPr>
            </w:pPr>
            <w:proofErr w:type="spellStart"/>
            <w:r w:rsidRPr="00EA3AAC">
              <w:rPr>
                <w:spacing w:val="-1"/>
                <w:szCs w:val="20"/>
              </w:rPr>
              <w:t>CVType</w:t>
            </w:r>
            <w:proofErr w:type="spellEnd"/>
          </w:p>
        </w:tc>
        <w:tc>
          <w:tcPr>
            <w:tcW w:w="4111" w:type="dxa"/>
          </w:tcPr>
          <w:p w14:paraId="1E79E9FD" w14:textId="1CF404C4" w:rsidR="00EA3AAC" w:rsidRPr="00EA3AAC" w:rsidRDefault="00EA3AAC" w:rsidP="00D728C5">
            <w:pPr>
              <w:rPr>
                <w:rFonts w:cs="Arial"/>
                <w:i/>
                <w:color w:val="000000"/>
                <w:szCs w:val="20"/>
                <w:lang w:eastAsia="sv-SE"/>
              </w:rPr>
            </w:pPr>
            <w:r w:rsidRPr="00EA3AAC">
              <w:rPr>
                <w:spacing w:val="-1"/>
                <w:szCs w:val="20"/>
              </w:rPr>
              <w:t xml:space="preserve">Typ av läkemedel. Motsvarande </w:t>
            </w:r>
            <w:proofErr w:type="spellStart"/>
            <w:r w:rsidRPr="00EA3AAC">
              <w:rPr>
                <w:spacing w:val="-1"/>
                <w:szCs w:val="20"/>
              </w:rPr>
              <w:t>enum</w:t>
            </w:r>
            <w:proofErr w:type="spellEnd"/>
            <w:r w:rsidRPr="00EA3AAC">
              <w:rPr>
                <w:spacing w:val="-1"/>
                <w:szCs w:val="20"/>
              </w:rPr>
              <w:t xml:space="preserve">: DMARD, </w:t>
            </w:r>
            <w:proofErr w:type="spellStart"/>
            <w:r w:rsidRPr="00EA3AAC">
              <w:rPr>
                <w:spacing w:val="-1"/>
                <w:szCs w:val="20"/>
              </w:rPr>
              <w:t>bioprep</w:t>
            </w:r>
            <w:proofErr w:type="spellEnd"/>
            <w:r w:rsidRPr="00EA3AAC">
              <w:rPr>
                <w:spacing w:val="-1"/>
                <w:szCs w:val="20"/>
              </w:rPr>
              <w:t xml:space="preserve">, NSAID, </w:t>
            </w:r>
            <w:proofErr w:type="spellStart"/>
            <w:r w:rsidRPr="00EA3AAC">
              <w:rPr>
                <w:spacing w:val="-1"/>
                <w:szCs w:val="20"/>
              </w:rPr>
              <w:t>cortisone</w:t>
            </w:r>
            <w:proofErr w:type="spellEnd"/>
          </w:p>
        </w:tc>
        <w:tc>
          <w:tcPr>
            <w:tcW w:w="1418" w:type="dxa"/>
          </w:tcPr>
          <w:p w14:paraId="46124E13" w14:textId="586786E8"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482C6CB" w14:textId="77777777" w:rsidTr="00514BAB">
        <w:tc>
          <w:tcPr>
            <w:tcW w:w="2660" w:type="dxa"/>
          </w:tcPr>
          <w:p w14:paraId="4C7DC196" w14:textId="16AF4980" w:rsidR="00EA3AAC" w:rsidRPr="001C604C" w:rsidRDefault="00EA3AAC" w:rsidP="00514BAB">
            <w:pPr>
              <w:pStyle w:val="TableParagraph"/>
              <w:spacing w:line="229" w:lineRule="exact"/>
              <w:ind w:left="102"/>
              <w:rPr>
                <w:rFonts w:ascii="Georgia" w:hAnsi="Georgia"/>
                <w:i/>
                <w:sz w:val="20"/>
                <w:szCs w:val="20"/>
                <w:lang w:val="en-US"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0F786A24" w14:textId="5DA37775" w:rsidR="00EA3AAC" w:rsidRPr="00EA3AAC" w:rsidRDefault="00EA3AAC" w:rsidP="00D728C5">
            <w:pPr>
              <w:rPr>
                <w:szCs w:val="20"/>
                <w:lang w:val="en-GB"/>
              </w:rPr>
            </w:pPr>
            <w:r w:rsidRPr="00EA3AAC">
              <w:rPr>
                <w:szCs w:val="20"/>
              </w:rPr>
              <w:t>string</w:t>
            </w:r>
          </w:p>
        </w:tc>
        <w:tc>
          <w:tcPr>
            <w:tcW w:w="4111" w:type="dxa"/>
          </w:tcPr>
          <w:p w14:paraId="198CA7F8" w14:textId="632ABA0A" w:rsidR="00EA3AAC" w:rsidRPr="00EA3AAC" w:rsidRDefault="00EA3AAC" w:rsidP="00D728C5">
            <w:pPr>
              <w:rPr>
                <w:rFonts w:cs="Arial"/>
                <w:i/>
                <w:color w:val="000000"/>
                <w:szCs w:val="20"/>
                <w:lang w:eastAsia="sv-SE"/>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4414941C" w14:textId="792FF91B"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A856E83" w14:textId="77777777" w:rsidTr="00514BAB">
        <w:tc>
          <w:tcPr>
            <w:tcW w:w="2660" w:type="dxa"/>
          </w:tcPr>
          <w:p w14:paraId="2BD2C4C6" w14:textId="40747B1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4FD3A5D6" w14:textId="4FA30BFA" w:rsidR="00EA3AAC" w:rsidRPr="00EA3AAC" w:rsidRDefault="00EA3AAC" w:rsidP="00D728C5">
            <w:pPr>
              <w:rPr>
                <w:szCs w:val="20"/>
              </w:rPr>
            </w:pPr>
            <w:r w:rsidRPr="00EA3AAC">
              <w:rPr>
                <w:szCs w:val="20"/>
              </w:rPr>
              <w:t>string</w:t>
            </w:r>
          </w:p>
        </w:tc>
        <w:tc>
          <w:tcPr>
            <w:tcW w:w="4111" w:type="dxa"/>
          </w:tcPr>
          <w:p w14:paraId="058DEEA5" w14:textId="3D0F61DE" w:rsidR="00EA3AAC" w:rsidRPr="00EA3AAC" w:rsidRDefault="00EA3AAC" w:rsidP="00D728C5">
            <w:pPr>
              <w:rPr>
                <w:rFonts w:eastAsia="Times New Roman" w:cs="Arial"/>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3108D2A2" w14:textId="122A58A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FE873" w14:textId="77777777" w:rsidTr="00514BAB">
        <w:tc>
          <w:tcPr>
            <w:tcW w:w="2660" w:type="dxa"/>
          </w:tcPr>
          <w:p w14:paraId="48B5E4E7" w14:textId="7D9760FE"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051B5859" w14:textId="3370F32D" w:rsidR="00EA3AAC" w:rsidRPr="00EA3AAC" w:rsidRDefault="00EA3AAC" w:rsidP="00D728C5">
            <w:pPr>
              <w:rPr>
                <w:i/>
                <w:szCs w:val="20"/>
              </w:rPr>
            </w:pPr>
            <w:r w:rsidRPr="00EA3AAC">
              <w:rPr>
                <w:szCs w:val="20"/>
              </w:rPr>
              <w:t>string</w:t>
            </w:r>
          </w:p>
        </w:tc>
        <w:tc>
          <w:tcPr>
            <w:tcW w:w="4111" w:type="dxa"/>
          </w:tcPr>
          <w:p w14:paraId="05190D6D" w14:textId="0F2DC56A" w:rsidR="00EA3AAC" w:rsidRPr="00EA3AAC" w:rsidRDefault="00EA3AAC" w:rsidP="00D728C5">
            <w:pPr>
              <w:rPr>
                <w:i/>
                <w:szCs w:val="20"/>
              </w:rPr>
            </w:pPr>
            <w:r w:rsidRPr="00EA3AAC">
              <w:rPr>
                <w:spacing w:val="-1"/>
                <w:szCs w:val="20"/>
              </w:rPr>
              <w:t>Kodverkets namn i klartext. Skall anges när så är möjligt</w:t>
            </w:r>
          </w:p>
        </w:tc>
        <w:tc>
          <w:tcPr>
            <w:tcW w:w="1418" w:type="dxa"/>
          </w:tcPr>
          <w:p w14:paraId="2D24BFD4" w14:textId="69FB329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9874528" w14:textId="77777777" w:rsidTr="00514BAB">
        <w:tc>
          <w:tcPr>
            <w:tcW w:w="2660" w:type="dxa"/>
          </w:tcPr>
          <w:p w14:paraId="19DE8DFD" w14:textId="64D0EF2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9F9D6FD" w14:textId="3E7451C9" w:rsidR="00EA3AAC" w:rsidRPr="00EA3AAC" w:rsidRDefault="00EA3AAC" w:rsidP="00D728C5">
            <w:pPr>
              <w:rPr>
                <w:i/>
                <w:szCs w:val="20"/>
              </w:rPr>
            </w:pPr>
            <w:r w:rsidRPr="00EA3AAC">
              <w:rPr>
                <w:szCs w:val="20"/>
              </w:rPr>
              <w:t>string</w:t>
            </w:r>
          </w:p>
        </w:tc>
        <w:tc>
          <w:tcPr>
            <w:tcW w:w="4111" w:type="dxa"/>
          </w:tcPr>
          <w:p w14:paraId="50B9649A" w14:textId="0F726DF4" w:rsidR="00EA3AAC" w:rsidRPr="00EA3AAC" w:rsidRDefault="00EA3AAC" w:rsidP="00D728C5">
            <w:pPr>
              <w:rPr>
                <w:i/>
                <w:szCs w:val="20"/>
              </w:rPr>
            </w:pPr>
            <w:r w:rsidRPr="00EA3AAC">
              <w:rPr>
                <w:spacing w:val="-1"/>
                <w:szCs w:val="20"/>
              </w:rPr>
              <w:t>Om tillämpbart, versionsangivelse som definierats av det givna kodsystemet.</w:t>
            </w:r>
          </w:p>
        </w:tc>
        <w:tc>
          <w:tcPr>
            <w:tcW w:w="1418" w:type="dxa"/>
          </w:tcPr>
          <w:p w14:paraId="735546BA" w14:textId="33F0ECA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4658EB" w14:textId="77777777" w:rsidTr="00514BAB">
        <w:tc>
          <w:tcPr>
            <w:tcW w:w="2660" w:type="dxa"/>
          </w:tcPr>
          <w:p w14:paraId="56161BA1" w14:textId="3CB29ECD"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292EE667" w14:textId="2B82EECC" w:rsidR="00EA3AAC" w:rsidRPr="00EA3AAC" w:rsidRDefault="00EA3AAC" w:rsidP="00D728C5">
            <w:pPr>
              <w:rPr>
                <w:szCs w:val="20"/>
                <w:lang w:val="en-GB"/>
              </w:rPr>
            </w:pPr>
            <w:r w:rsidRPr="00EA3AAC">
              <w:rPr>
                <w:szCs w:val="20"/>
              </w:rPr>
              <w:t>string</w:t>
            </w:r>
          </w:p>
        </w:tc>
        <w:tc>
          <w:tcPr>
            <w:tcW w:w="4111" w:type="dxa"/>
          </w:tcPr>
          <w:p w14:paraId="0749BB03" w14:textId="590FD728" w:rsidR="00EA3AAC" w:rsidRPr="00EA3AAC" w:rsidRDefault="00EA3AAC" w:rsidP="00D728C5">
            <w:pPr>
              <w:rPr>
                <w:rFonts w:cs="Arial"/>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32982168" w14:textId="4FBE0B9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CA2FC5" w14:textId="77777777" w:rsidTr="00514BAB">
        <w:tc>
          <w:tcPr>
            <w:tcW w:w="2660" w:type="dxa"/>
          </w:tcPr>
          <w:p w14:paraId="2045B548" w14:textId="48CECB69"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2D485470" w14:textId="405E6026" w:rsidR="00EA3AAC" w:rsidRPr="00EA3AAC" w:rsidRDefault="00EA3AAC" w:rsidP="00D728C5">
            <w:pPr>
              <w:rPr>
                <w:szCs w:val="20"/>
                <w:lang w:val="en-GB"/>
              </w:rPr>
            </w:pPr>
            <w:r w:rsidRPr="00EA3AAC">
              <w:rPr>
                <w:szCs w:val="20"/>
              </w:rPr>
              <w:t>string</w:t>
            </w:r>
          </w:p>
        </w:tc>
        <w:tc>
          <w:tcPr>
            <w:tcW w:w="4111" w:type="dxa"/>
          </w:tcPr>
          <w:p w14:paraId="4ADC18E4" w14:textId="7F9B65F2" w:rsidR="00EA3AAC" w:rsidRPr="00EA3AAC" w:rsidRDefault="00EA3AAC" w:rsidP="00D728C5">
            <w:pPr>
              <w:rPr>
                <w:rFonts w:cs="Arial"/>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78B3B240" w14:textId="07A2F4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717AEA" w14:textId="77777777" w:rsidTr="00514BAB">
        <w:tc>
          <w:tcPr>
            <w:tcW w:w="2660" w:type="dxa"/>
          </w:tcPr>
          <w:p w14:paraId="7E0B29E1" w14:textId="118872E3"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dose</w:t>
            </w:r>
            <w:proofErr w:type="spellEnd"/>
          </w:p>
        </w:tc>
        <w:tc>
          <w:tcPr>
            <w:tcW w:w="1417" w:type="dxa"/>
          </w:tcPr>
          <w:p w14:paraId="0D528FE8" w14:textId="3AAC2E28" w:rsidR="00EA3AAC" w:rsidRPr="00EA3AAC" w:rsidRDefault="00EA3AAC" w:rsidP="00D728C5">
            <w:pPr>
              <w:rPr>
                <w:i/>
                <w:szCs w:val="20"/>
                <w:lang w:val="en-GB"/>
              </w:rPr>
            </w:pPr>
            <w:proofErr w:type="spellStart"/>
            <w:r w:rsidRPr="00EA3AAC">
              <w:rPr>
                <w:spacing w:val="-1"/>
                <w:szCs w:val="20"/>
              </w:rPr>
              <w:t>PQType</w:t>
            </w:r>
            <w:proofErr w:type="spellEnd"/>
          </w:p>
        </w:tc>
        <w:tc>
          <w:tcPr>
            <w:tcW w:w="4111" w:type="dxa"/>
          </w:tcPr>
          <w:p w14:paraId="336771CD" w14:textId="7A737724" w:rsidR="00EA3AAC" w:rsidRPr="00EA3AAC" w:rsidRDefault="00EA3AAC" w:rsidP="00D728C5">
            <w:pPr>
              <w:rPr>
                <w:rFonts w:cs="Arial"/>
                <w:i/>
                <w:szCs w:val="20"/>
              </w:rPr>
            </w:pPr>
            <w:r w:rsidRPr="00EA3AAC">
              <w:rPr>
                <w:spacing w:val="-1"/>
                <w:szCs w:val="20"/>
              </w:rPr>
              <w:t>Dos.</w:t>
            </w:r>
          </w:p>
        </w:tc>
        <w:tc>
          <w:tcPr>
            <w:tcW w:w="1418" w:type="dxa"/>
          </w:tcPr>
          <w:p w14:paraId="228599FE" w14:textId="3AAE8C4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AAEB180" w14:textId="77777777" w:rsidTr="00514BAB">
        <w:tc>
          <w:tcPr>
            <w:tcW w:w="2660" w:type="dxa"/>
          </w:tcPr>
          <w:p w14:paraId="06263E87" w14:textId="55483E5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04397738" w14:textId="4F8D1C99" w:rsidR="00EA3AAC" w:rsidRPr="00EA3AAC" w:rsidRDefault="00EA3AAC" w:rsidP="00D728C5">
            <w:pPr>
              <w:rPr>
                <w:i/>
                <w:szCs w:val="20"/>
                <w:lang w:val="en-GB"/>
              </w:rPr>
            </w:pPr>
            <w:r w:rsidRPr="00EA3AAC">
              <w:rPr>
                <w:spacing w:val="-1"/>
                <w:szCs w:val="20"/>
              </w:rPr>
              <w:t>Double</w:t>
            </w:r>
          </w:p>
        </w:tc>
        <w:tc>
          <w:tcPr>
            <w:tcW w:w="4111" w:type="dxa"/>
          </w:tcPr>
          <w:p w14:paraId="2B9F5F56" w14:textId="738EF6DD" w:rsidR="00EA3AAC" w:rsidRPr="00EA3AAC" w:rsidRDefault="00EA3AAC" w:rsidP="00D728C5">
            <w:pPr>
              <w:rPr>
                <w:rFonts w:cs="Arial"/>
                <w:i/>
                <w:szCs w:val="20"/>
              </w:rPr>
            </w:pPr>
            <w:r w:rsidRPr="00EA3AAC">
              <w:rPr>
                <w:spacing w:val="-1"/>
                <w:szCs w:val="20"/>
              </w:rPr>
              <w:t>Mätetal.</w:t>
            </w:r>
          </w:p>
        </w:tc>
        <w:tc>
          <w:tcPr>
            <w:tcW w:w="1418" w:type="dxa"/>
          </w:tcPr>
          <w:p w14:paraId="1C191E5E" w14:textId="4EA181F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8ADB3D" w14:textId="77777777" w:rsidTr="00514BAB">
        <w:tc>
          <w:tcPr>
            <w:tcW w:w="2660" w:type="dxa"/>
          </w:tcPr>
          <w:p w14:paraId="78346DF0" w14:textId="25036F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0E6A883A" w14:textId="0FDEC60A" w:rsidR="00EA3AAC" w:rsidRPr="00EA3AAC" w:rsidRDefault="00EA3AAC" w:rsidP="00D728C5">
            <w:pPr>
              <w:rPr>
                <w:i/>
                <w:szCs w:val="20"/>
                <w:lang w:val="en-GB"/>
              </w:rPr>
            </w:pPr>
            <w:r w:rsidRPr="00EA3AAC">
              <w:rPr>
                <w:spacing w:val="-1"/>
                <w:szCs w:val="20"/>
              </w:rPr>
              <w:t>string</w:t>
            </w:r>
          </w:p>
        </w:tc>
        <w:tc>
          <w:tcPr>
            <w:tcW w:w="4111" w:type="dxa"/>
          </w:tcPr>
          <w:p w14:paraId="27F8CC40" w14:textId="706030D7" w:rsidR="00EA3AAC" w:rsidRPr="00EA3AAC" w:rsidRDefault="00EA3AAC" w:rsidP="00D728C5">
            <w:pPr>
              <w:rPr>
                <w:rFonts w:cs="Arial"/>
                <w:i/>
                <w:szCs w:val="20"/>
              </w:rPr>
            </w:pPr>
            <w:r w:rsidRPr="00EA3AAC">
              <w:rPr>
                <w:spacing w:val="-1"/>
                <w:szCs w:val="20"/>
              </w:rPr>
              <w:t>“mg”</w:t>
            </w:r>
          </w:p>
        </w:tc>
        <w:tc>
          <w:tcPr>
            <w:tcW w:w="1418" w:type="dxa"/>
          </w:tcPr>
          <w:p w14:paraId="0EC0690D" w14:textId="353EA5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809E4BA" w14:textId="77777777" w:rsidTr="00514BAB">
        <w:tc>
          <w:tcPr>
            <w:tcW w:w="2660" w:type="dxa"/>
          </w:tcPr>
          <w:p w14:paraId="2CFE2C35" w14:textId="3F6714E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datePeriod</w:t>
            </w:r>
            <w:proofErr w:type="spellEnd"/>
          </w:p>
        </w:tc>
        <w:tc>
          <w:tcPr>
            <w:tcW w:w="1417" w:type="dxa"/>
          </w:tcPr>
          <w:p w14:paraId="2DF2C346" w14:textId="70998BBA" w:rsidR="00EA3AAC" w:rsidRPr="00EA3AAC" w:rsidRDefault="00EA3AAC" w:rsidP="00D728C5">
            <w:pPr>
              <w:rPr>
                <w:i/>
                <w:szCs w:val="20"/>
                <w:lang w:val="en-GB"/>
              </w:rPr>
            </w:pPr>
            <w:proofErr w:type="spellStart"/>
            <w:r w:rsidRPr="00EA3AAC">
              <w:rPr>
                <w:spacing w:val="-1"/>
                <w:szCs w:val="20"/>
              </w:rPr>
              <w:t>DatePeriodType</w:t>
            </w:r>
            <w:proofErr w:type="spellEnd"/>
          </w:p>
        </w:tc>
        <w:tc>
          <w:tcPr>
            <w:tcW w:w="4111" w:type="dxa"/>
          </w:tcPr>
          <w:p w14:paraId="553A1BFC" w14:textId="4D92460C" w:rsidR="00EA3AAC" w:rsidRPr="00EA3AAC" w:rsidRDefault="00EA3AAC" w:rsidP="00D728C5">
            <w:pPr>
              <w:rPr>
                <w:rFonts w:cs="Arial"/>
                <w:i/>
                <w:szCs w:val="20"/>
              </w:rPr>
            </w:pPr>
            <w:r w:rsidRPr="00EA3AAC">
              <w:rPr>
                <w:spacing w:val="-1"/>
                <w:szCs w:val="20"/>
              </w:rPr>
              <w:t>Motsvarande insättnings- och utsättningsdatum.</w:t>
            </w:r>
          </w:p>
        </w:tc>
        <w:tc>
          <w:tcPr>
            <w:tcW w:w="1418" w:type="dxa"/>
          </w:tcPr>
          <w:p w14:paraId="31507E4C" w14:textId="7F960E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4DCFD" w14:textId="77777777" w:rsidTr="001C604C">
        <w:trPr>
          <w:trHeight w:val="112"/>
        </w:trPr>
        <w:tc>
          <w:tcPr>
            <w:tcW w:w="2660" w:type="dxa"/>
          </w:tcPr>
          <w:p w14:paraId="1E6D6260" w14:textId="3AB1844A"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/../../../start</w:t>
            </w:r>
          </w:p>
        </w:tc>
        <w:tc>
          <w:tcPr>
            <w:tcW w:w="1417" w:type="dxa"/>
          </w:tcPr>
          <w:p w14:paraId="6563BC0A" w14:textId="472CCC72" w:rsidR="00EA3AAC" w:rsidRPr="00EA3AAC" w:rsidRDefault="00EA3AAC" w:rsidP="00D728C5">
            <w:pPr>
              <w:rPr>
                <w:i/>
                <w:szCs w:val="20"/>
                <w:lang w:val="en-GB"/>
              </w:rPr>
            </w:pPr>
            <w:proofErr w:type="spellStart"/>
            <w:r w:rsidRPr="00EA3AAC">
              <w:rPr>
                <w:spacing w:val="-1"/>
                <w:szCs w:val="20"/>
              </w:rPr>
              <w:t>DateType</w:t>
            </w:r>
            <w:proofErr w:type="spellEnd"/>
          </w:p>
        </w:tc>
        <w:tc>
          <w:tcPr>
            <w:tcW w:w="4111" w:type="dxa"/>
          </w:tcPr>
          <w:p w14:paraId="3E31AA31" w14:textId="1CAC08C8" w:rsidR="00EA3AAC" w:rsidRPr="00EA3AAC" w:rsidRDefault="00EA3AAC" w:rsidP="00D728C5">
            <w:pPr>
              <w:rPr>
                <w:rFonts w:cs="Arial"/>
                <w:i/>
                <w:szCs w:val="20"/>
              </w:rPr>
            </w:pPr>
            <w:r w:rsidRPr="00EA3AAC">
              <w:rPr>
                <w:spacing w:val="-1"/>
                <w:szCs w:val="20"/>
              </w:rPr>
              <w:t>Startdatum. Format ÅÅÅÅMMDD.</w:t>
            </w:r>
          </w:p>
        </w:tc>
        <w:tc>
          <w:tcPr>
            <w:tcW w:w="1418" w:type="dxa"/>
          </w:tcPr>
          <w:p w14:paraId="125AFC7C" w14:textId="0ED9B2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8199623" w14:textId="77777777" w:rsidTr="00514BAB">
        <w:tc>
          <w:tcPr>
            <w:tcW w:w="2660" w:type="dxa"/>
          </w:tcPr>
          <w:p w14:paraId="638CEBDA" w14:textId="50A3B984"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/../../../end</w:t>
            </w:r>
          </w:p>
        </w:tc>
        <w:tc>
          <w:tcPr>
            <w:tcW w:w="1417" w:type="dxa"/>
          </w:tcPr>
          <w:p w14:paraId="3040EBD4" w14:textId="3410E52E" w:rsidR="00EA3AAC" w:rsidRPr="00EA3AAC" w:rsidRDefault="00EA3AAC" w:rsidP="00D728C5">
            <w:pPr>
              <w:rPr>
                <w:szCs w:val="20"/>
              </w:rPr>
            </w:pPr>
            <w:proofErr w:type="spellStart"/>
            <w:r w:rsidRPr="00EA3AAC">
              <w:rPr>
                <w:spacing w:val="-1"/>
                <w:szCs w:val="20"/>
              </w:rPr>
              <w:t>DateType</w:t>
            </w:r>
            <w:proofErr w:type="spellEnd"/>
          </w:p>
        </w:tc>
        <w:tc>
          <w:tcPr>
            <w:tcW w:w="4111" w:type="dxa"/>
          </w:tcPr>
          <w:p w14:paraId="45A3FCF5" w14:textId="0734E297" w:rsidR="00EA3AAC" w:rsidRPr="00EA3AAC" w:rsidRDefault="00EA3AAC" w:rsidP="00D728C5">
            <w:pPr>
              <w:rPr>
                <w:rFonts w:cs="Arial"/>
                <w:i/>
                <w:szCs w:val="20"/>
              </w:rPr>
            </w:pPr>
            <w:r w:rsidRPr="00EA3AAC">
              <w:rPr>
                <w:spacing w:val="-1"/>
                <w:szCs w:val="20"/>
              </w:rPr>
              <w:t>Slutdatum. Format ÅÅÅÅMMDD.</w:t>
            </w:r>
          </w:p>
        </w:tc>
        <w:tc>
          <w:tcPr>
            <w:tcW w:w="1418" w:type="dxa"/>
          </w:tcPr>
          <w:p w14:paraId="3F2C0DC8" w14:textId="12E57C4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AF8A0A" w14:textId="77777777" w:rsidTr="00514BAB">
        <w:tc>
          <w:tcPr>
            <w:tcW w:w="2660" w:type="dxa"/>
          </w:tcPr>
          <w:p w14:paraId="596D4DAB" w14:textId="08DD2C80"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endCause</w:t>
            </w:r>
            <w:proofErr w:type="spellEnd"/>
          </w:p>
        </w:tc>
        <w:tc>
          <w:tcPr>
            <w:tcW w:w="1417" w:type="dxa"/>
          </w:tcPr>
          <w:p w14:paraId="51497EA6" w14:textId="2800DE47" w:rsidR="00EA3AAC" w:rsidRPr="00EA3AAC" w:rsidRDefault="00EA3AAC" w:rsidP="00D728C5">
            <w:pPr>
              <w:rPr>
                <w:szCs w:val="20"/>
              </w:rPr>
            </w:pPr>
            <w:r w:rsidRPr="00EA3AAC">
              <w:rPr>
                <w:spacing w:val="-1"/>
                <w:szCs w:val="20"/>
              </w:rPr>
              <w:t>string</w:t>
            </w:r>
          </w:p>
        </w:tc>
        <w:tc>
          <w:tcPr>
            <w:tcW w:w="4111" w:type="dxa"/>
          </w:tcPr>
          <w:p w14:paraId="0B8C84DE" w14:textId="445C10FA" w:rsidR="00EA3AAC" w:rsidRPr="00EA3AAC" w:rsidRDefault="00EA3AAC" w:rsidP="00D728C5">
            <w:pPr>
              <w:rPr>
                <w:rFonts w:cs="Arial"/>
                <w:szCs w:val="20"/>
              </w:rPr>
            </w:pPr>
            <w:r w:rsidRPr="00EA3AAC">
              <w:rPr>
                <w:spacing w:val="-1"/>
                <w:szCs w:val="20"/>
              </w:rPr>
              <w:t>Motsvarar kommande läkemedelskontrakts "utsättningsorsak".</w:t>
            </w:r>
          </w:p>
        </w:tc>
        <w:tc>
          <w:tcPr>
            <w:tcW w:w="1418" w:type="dxa"/>
          </w:tcPr>
          <w:p w14:paraId="28D1F4F8" w14:textId="1B040FB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C00190" w14:textId="77777777" w:rsidTr="00514BAB">
        <w:tc>
          <w:tcPr>
            <w:tcW w:w="2660" w:type="dxa"/>
          </w:tcPr>
          <w:p w14:paraId="78B40B24" w14:textId="05DC224C"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/../../interval</w:t>
            </w:r>
          </w:p>
        </w:tc>
        <w:tc>
          <w:tcPr>
            <w:tcW w:w="1417" w:type="dxa"/>
          </w:tcPr>
          <w:p w14:paraId="2E1C6901" w14:textId="691C7B46" w:rsidR="00EA3AAC" w:rsidRPr="00EA3AAC" w:rsidRDefault="00EA3AAC" w:rsidP="00D728C5">
            <w:pPr>
              <w:rPr>
                <w:i/>
                <w:szCs w:val="20"/>
              </w:rPr>
            </w:pPr>
            <w:r w:rsidRPr="00EA3AAC">
              <w:rPr>
                <w:spacing w:val="-1"/>
                <w:szCs w:val="20"/>
              </w:rPr>
              <w:t>string</w:t>
            </w:r>
          </w:p>
        </w:tc>
        <w:tc>
          <w:tcPr>
            <w:tcW w:w="4111" w:type="dxa"/>
          </w:tcPr>
          <w:p w14:paraId="12F507D5" w14:textId="04B21914" w:rsidR="00EA3AAC" w:rsidRPr="00EA3AAC" w:rsidRDefault="00EA3AAC" w:rsidP="00D728C5">
            <w:pPr>
              <w:rPr>
                <w:rFonts w:cs="Arial"/>
                <w:i/>
                <w:szCs w:val="20"/>
              </w:rPr>
            </w:pPr>
            <w:r w:rsidRPr="00EA3AAC">
              <w:rPr>
                <w:spacing w:val="-1"/>
                <w:szCs w:val="20"/>
              </w:rPr>
              <w:t>Intervall/frekvens för dos.</w:t>
            </w:r>
          </w:p>
        </w:tc>
        <w:tc>
          <w:tcPr>
            <w:tcW w:w="1418" w:type="dxa"/>
          </w:tcPr>
          <w:p w14:paraId="5D3A4042" w14:textId="3F78D64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bl>
    <w:p w14:paraId="1A9CCDFC" w14:textId="77777777" w:rsidR="007E47C0" w:rsidRDefault="007E47C0" w:rsidP="007E47C0"/>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450" w:name="_Toc379448268"/>
      <w:r>
        <w:t>Övriga regler</w:t>
      </w:r>
      <w:bookmarkEnd w:id="450"/>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Pr="008E6A45" w:rsidRDefault="008E6A45" w:rsidP="008E6A45">
      <w:r w:rsidRPr="00E146AE">
        <w:t>Inga avvikande SLA-krav</w:t>
      </w:r>
      <w:r>
        <w:t>.</w:t>
      </w:r>
      <w:bookmarkEnd w:id="0"/>
      <w:r>
        <w:rPr>
          <w:rFonts w:eastAsia="Times New Roman"/>
          <w:bCs/>
          <w:sz w:val="30"/>
          <w:szCs w:val="28"/>
        </w:rPr>
        <w:t xml:space="preserve"> </w:t>
      </w:r>
    </w:p>
    <w:sectPr w:rsidR="00793064" w:rsidRPr="008E6A45" w:rsidSect="007B025E">
      <w:headerReference w:type="default" r:id="rId20"/>
      <w:headerReference w:type="first" r:id="rId21"/>
      <w:footerReference w:type="first" r:id="rId22"/>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94519" w14:textId="77777777" w:rsidR="003B673B" w:rsidRDefault="003B673B" w:rsidP="00C72B17">
      <w:pPr>
        <w:spacing w:line="240" w:lineRule="auto"/>
      </w:pPr>
      <w:r>
        <w:separator/>
      </w:r>
    </w:p>
  </w:endnote>
  <w:endnote w:type="continuationSeparator" w:id="0">
    <w:p w14:paraId="02677754" w14:textId="77777777" w:rsidR="003B673B" w:rsidRDefault="003B673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0C34D4" w:rsidRDefault="000C34D4">
    <w:pPr>
      <w:pStyle w:val="Sidfot"/>
    </w:pPr>
  </w:p>
  <w:p w14:paraId="12C113D0" w14:textId="77777777" w:rsidR="000C34D4" w:rsidRDefault="000C34D4">
    <w:pPr>
      <w:pStyle w:val="Sidfot"/>
    </w:pPr>
  </w:p>
  <w:p w14:paraId="1421CB49" w14:textId="77777777" w:rsidR="000C34D4" w:rsidRDefault="000C34D4">
    <w:pPr>
      <w:pStyle w:val="Sidfot"/>
    </w:pPr>
  </w:p>
  <w:p w14:paraId="6F807640" w14:textId="77777777" w:rsidR="000C34D4" w:rsidRDefault="000C34D4">
    <w:pPr>
      <w:pStyle w:val="Sidfot"/>
    </w:pPr>
  </w:p>
  <w:p w14:paraId="2E456113" w14:textId="77777777" w:rsidR="000C34D4" w:rsidRDefault="000C34D4">
    <w:pPr>
      <w:pStyle w:val="Sidfot"/>
    </w:pPr>
  </w:p>
  <w:p w14:paraId="36A9D811" w14:textId="77777777" w:rsidR="000C34D4" w:rsidRDefault="000C34D4">
    <w:pPr>
      <w:pStyle w:val="Sidfot"/>
    </w:pPr>
  </w:p>
  <w:p w14:paraId="2CD2C690" w14:textId="77777777" w:rsidR="000C34D4" w:rsidRDefault="000C34D4" w:rsidP="00956547">
    <w:pPr>
      <w:pStyle w:val="Sidfot"/>
    </w:pPr>
    <w:bookmarkStart w:id="478"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478"/>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10628C" w14:textId="77777777" w:rsidR="003B673B" w:rsidRDefault="003B673B" w:rsidP="00C72B17">
      <w:pPr>
        <w:spacing w:line="240" w:lineRule="auto"/>
      </w:pPr>
      <w:r>
        <w:separator/>
      </w:r>
    </w:p>
  </w:footnote>
  <w:footnote w:type="continuationSeparator" w:id="0">
    <w:p w14:paraId="264112D4" w14:textId="77777777" w:rsidR="003B673B" w:rsidRDefault="003B673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00FE0DC9" w:rsidR="000C34D4" w:rsidRDefault="000C34D4"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51" w:name="Date1"/>
    <w:del w:id="452" w:author="Björn Genfors" w:date="2014-02-06T10:55:00Z">
      <w:r w:rsidDel="00D255AB">
        <w:delText>3</w:delText>
      </w:r>
    </w:del>
    <w:ins w:id="453" w:author="Björn Genfors" w:date="2014-02-06T10:55:00Z">
      <w:r>
        <w:t>6</w:t>
      </w:r>
    </w:ins>
    <w:r>
      <w:t xml:space="preserve"> februari 201</w:t>
    </w:r>
    <w:bookmarkEnd w:id="451"/>
    <w:r>
      <w:t>4</w:t>
    </w:r>
  </w:p>
  <w:p w14:paraId="005707D8" w14:textId="588DF0F6" w:rsidR="000C34D4" w:rsidRDefault="000C34D4" w:rsidP="008303EF">
    <w:pPr>
      <w:tabs>
        <w:tab w:val="left" w:pos="6237"/>
      </w:tabs>
    </w:pPr>
    <w:r>
      <w:tab/>
    </w:r>
    <w:bookmarkStart w:id="454" w:name="LDnr1"/>
    <w:bookmarkEnd w:id="454"/>
    <w:r>
      <w:t xml:space="preserve"> </w:t>
    </w:r>
    <w:bookmarkStart w:id="455" w:name="Dnr1"/>
    <w:bookmarkEnd w:id="455"/>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0C34D4" w:rsidRPr="00C05223" w:rsidRDefault="000C34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578CC">
                            <w:rPr>
                              <w:noProof/>
                              <w:sz w:val="16"/>
                              <w:szCs w:val="16"/>
                            </w:rPr>
                            <w:t>4</w:t>
                          </w:r>
                          <w:r w:rsidRPr="00E12C4A">
                            <w:rPr>
                              <w:sz w:val="16"/>
                              <w:szCs w:val="16"/>
                            </w:rPr>
                            <w:fldChar w:fldCharType="end"/>
                          </w:r>
                          <w:r w:rsidRPr="00E12C4A">
                            <w:rPr>
                              <w:sz w:val="16"/>
                              <w:szCs w:val="16"/>
                            </w:rPr>
                            <w:t xml:space="preserve"> (</w:t>
                          </w:r>
                          <w:fldSimple w:instr=" SECTIONPAGES   \* MERGEFORMAT ">
                            <w:ins w:id="456" w:author="Björn Genfors" w:date="2014-02-06T11:25:00Z">
                              <w:r w:rsidR="00C578CC" w:rsidRPr="00C578CC">
                                <w:rPr>
                                  <w:noProof/>
                                  <w:sz w:val="16"/>
                                  <w:szCs w:val="16"/>
                                  <w:rPrChange w:id="457" w:author="Björn Genfors" w:date="2014-02-06T11:25:00Z">
                                    <w:rPr/>
                                  </w:rPrChange>
                                </w:rPr>
                                <w:t>29</w:t>
                              </w:r>
                            </w:ins>
                            <w:del w:id="458" w:author="Björn Genfors" w:date="2014-02-06T09:57:00Z">
                              <w:r w:rsidRPr="00D5124B" w:rsidDel="00D5124B">
                                <w:rPr>
                                  <w:noProof/>
                                  <w:sz w:val="16"/>
                                  <w:szCs w:val="16"/>
                                </w:rPr>
                                <w:delText>31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0C34D4" w:rsidRPr="00C05223" w:rsidRDefault="000C34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578CC">
                      <w:rPr>
                        <w:noProof/>
                        <w:sz w:val="16"/>
                        <w:szCs w:val="16"/>
                      </w:rPr>
                      <w:t>4</w:t>
                    </w:r>
                    <w:r w:rsidRPr="00E12C4A">
                      <w:rPr>
                        <w:sz w:val="16"/>
                        <w:szCs w:val="16"/>
                      </w:rPr>
                      <w:fldChar w:fldCharType="end"/>
                    </w:r>
                    <w:r w:rsidRPr="00E12C4A">
                      <w:rPr>
                        <w:sz w:val="16"/>
                        <w:szCs w:val="16"/>
                      </w:rPr>
                      <w:t xml:space="preserve"> (</w:t>
                    </w:r>
                    <w:fldSimple w:instr=" SECTIONPAGES   \* MERGEFORMAT ">
                      <w:ins w:id="459" w:author="Björn Genfors" w:date="2014-02-06T11:25:00Z">
                        <w:r w:rsidR="00C578CC" w:rsidRPr="00C578CC">
                          <w:rPr>
                            <w:noProof/>
                            <w:sz w:val="16"/>
                            <w:szCs w:val="16"/>
                            <w:rPrChange w:id="460" w:author="Björn Genfors" w:date="2014-02-06T11:25:00Z">
                              <w:rPr/>
                            </w:rPrChange>
                          </w:rPr>
                          <w:t>29</w:t>
                        </w:r>
                      </w:ins>
                      <w:del w:id="461" w:author="Björn Genfors" w:date="2014-02-06T09:57:00Z">
                        <w:r w:rsidRPr="00D5124B" w:rsidDel="00D5124B">
                          <w:rPr>
                            <w:noProof/>
                            <w:sz w:val="16"/>
                            <w:szCs w:val="16"/>
                          </w:rPr>
                          <w:delText>31</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257FAED8" w:rsidR="000C34D4" w:rsidRDefault="000C34D4"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62" w:name="Date"/>
    <w:r>
      <w:t>3 februari 201</w:t>
    </w:r>
    <w:bookmarkEnd w:id="462"/>
    <w:r>
      <w:t>4</w:t>
    </w:r>
  </w:p>
  <w:p w14:paraId="587ABBD2" w14:textId="77777777" w:rsidR="000C34D4" w:rsidRDefault="000C34D4" w:rsidP="00D774BC">
    <w:pPr>
      <w:tabs>
        <w:tab w:val="left" w:pos="6237"/>
      </w:tabs>
    </w:pPr>
    <w:r>
      <w:tab/>
    </w:r>
    <w:bookmarkStart w:id="463" w:name="LDnr"/>
    <w:bookmarkEnd w:id="463"/>
    <w:r>
      <w:t xml:space="preserve"> </w:t>
    </w:r>
    <w:bookmarkStart w:id="464" w:name="Dnr"/>
    <w:bookmarkEnd w:id="464"/>
  </w:p>
  <w:p w14:paraId="77845D5F" w14:textId="77777777" w:rsidR="000C34D4" w:rsidRDefault="000C34D4"/>
  <w:tbl>
    <w:tblPr>
      <w:tblW w:w="9180" w:type="dxa"/>
      <w:tblLayout w:type="fixed"/>
      <w:tblLook w:val="04A0" w:firstRow="1" w:lastRow="0" w:firstColumn="1" w:lastColumn="0" w:noHBand="0" w:noVBand="1"/>
    </w:tblPr>
    <w:tblGrid>
      <w:gridCol w:w="956"/>
      <w:gridCol w:w="1199"/>
      <w:gridCol w:w="4049"/>
      <w:gridCol w:w="2976"/>
    </w:tblGrid>
    <w:tr w:rsidR="000C34D4" w:rsidRPr="0024387D" w14:paraId="7770CDCA" w14:textId="77777777" w:rsidTr="00364AE6">
      <w:tc>
        <w:tcPr>
          <w:tcW w:w="2155" w:type="dxa"/>
          <w:gridSpan w:val="2"/>
        </w:tcPr>
        <w:p w14:paraId="2BFF0FE8" w14:textId="77777777" w:rsidR="000C34D4" w:rsidRPr="0024387D" w:rsidRDefault="000C34D4"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14:paraId="7311FDA3" w14:textId="77777777" w:rsidR="000C34D4" w:rsidRPr="0024387D" w:rsidRDefault="000C34D4" w:rsidP="00514BAB">
          <w:pPr>
            <w:pStyle w:val="Sidhuvud"/>
            <w:rPr>
              <w:rFonts w:cs="Georgia"/>
              <w:sz w:val="12"/>
              <w:szCs w:val="12"/>
            </w:rPr>
          </w:pPr>
          <w:r w:rsidRPr="0024387D">
            <w:rPr>
              <w:rFonts w:cs="Georgia"/>
              <w:sz w:val="12"/>
              <w:szCs w:val="12"/>
            </w:rPr>
            <w:t>Hornsgatan 20, 118 82 Stockholm</w:t>
          </w:r>
        </w:p>
        <w:p w14:paraId="143C4590" w14:textId="77777777" w:rsidR="000C34D4" w:rsidRPr="0024387D" w:rsidRDefault="000C34D4"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465" w:name="PhoneDirect"/>
          <w:bookmarkStart w:id="466" w:name="LMobile"/>
          <w:bookmarkEnd w:id="465"/>
          <w:bookmarkEnd w:id="466"/>
          <w:r w:rsidRPr="0024387D">
            <w:rPr>
              <w:rFonts w:cs="Georgia"/>
              <w:sz w:val="12"/>
              <w:szCs w:val="12"/>
            </w:rPr>
            <w:t xml:space="preserve"> </w:t>
          </w:r>
          <w:bookmarkStart w:id="467" w:name="Mobile"/>
          <w:bookmarkEnd w:id="467"/>
        </w:p>
        <w:p w14:paraId="674555CA" w14:textId="77777777" w:rsidR="000C34D4" w:rsidRDefault="000C34D4" w:rsidP="00514BAB">
          <w:pPr>
            <w:pStyle w:val="Sidhuvud"/>
            <w:rPr>
              <w:rFonts w:cs="Georgia"/>
              <w:sz w:val="12"/>
              <w:szCs w:val="12"/>
            </w:rPr>
          </w:pPr>
        </w:p>
        <w:bookmarkStart w:id="468" w:name="Email"/>
        <w:bookmarkEnd w:id="468"/>
        <w:p w14:paraId="1389D9DA" w14:textId="77777777" w:rsidR="000C34D4" w:rsidRDefault="000C34D4"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0C34D4" w:rsidRPr="0024387D" w:rsidRDefault="000C34D4" w:rsidP="00514BAB">
          <w:pPr>
            <w:pStyle w:val="Sidhuvud"/>
            <w:rPr>
              <w:rFonts w:cs="Georgia"/>
              <w:sz w:val="12"/>
              <w:szCs w:val="12"/>
            </w:rPr>
          </w:pPr>
        </w:p>
      </w:tc>
      <w:tc>
        <w:tcPr>
          <w:tcW w:w="4049" w:type="dxa"/>
        </w:tcPr>
        <w:p w14:paraId="3BC96ADA" w14:textId="77777777" w:rsidR="000C34D4" w:rsidRPr="0024387D" w:rsidRDefault="000C34D4" w:rsidP="00514BAB">
          <w:pPr>
            <w:pStyle w:val="Sidhuvud"/>
            <w:rPr>
              <w:rFonts w:cs="Georgia"/>
              <w:sz w:val="14"/>
              <w:szCs w:val="14"/>
            </w:rPr>
          </w:pPr>
        </w:p>
      </w:tc>
      <w:tc>
        <w:tcPr>
          <w:tcW w:w="2976" w:type="dxa"/>
        </w:tcPr>
        <w:p w14:paraId="39150BC1" w14:textId="77777777" w:rsidR="000C34D4" w:rsidRDefault="000C34D4" w:rsidP="00514BAB">
          <w:r>
            <w:t xml:space="preserve"> </w:t>
          </w:r>
          <w:bookmarkStart w:id="469" w:name="slask"/>
          <w:bookmarkStart w:id="470" w:name="Addressee"/>
          <w:bookmarkEnd w:id="469"/>
          <w:bookmarkEnd w:id="470"/>
        </w:p>
      </w:tc>
    </w:tr>
    <w:tr w:rsidR="000C34D4" w:rsidRPr="00F456CC" w14:paraId="726051DA" w14:textId="77777777" w:rsidTr="00364AE6">
      <w:tc>
        <w:tcPr>
          <w:tcW w:w="956" w:type="dxa"/>
          <w:tcBorders>
            <w:right w:val="single" w:sz="4" w:space="0" w:color="auto"/>
          </w:tcBorders>
        </w:tcPr>
        <w:p w14:paraId="3D93C70D" w14:textId="77777777" w:rsidR="000C34D4" w:rsidRPr="00F456CC" w:rsidRDefault="000C34D4"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0C34D4" w:rsidRPr="00F456CC" w:rsidRDefault="000C34D4"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0C34D4" w:rsidRPr="002C11AF" w:rsidRDefault="000C34D4" w:rsidP="00514BAB">
          <w:pPr>
            <w:pStyle w:val="Sidhuvud"/>
            <w:rPr>
              <w:rFonts w:cs="Georgia"/>
              <w:sz w:val="12"/>
              <w:szCs w:val="12"/>
            </w:rPr>
          </w:pPr>
        </w:p>
      </w:tc>
      <w:tc>
        <w:tcPr>
          <w:tcW w:w="2976" w:type="dxa"/>
        </w:tcPr>
        <w:p w14:paraId="09468B72" w14:textId="77777777" w:rsidR="000C34D4" w:rsidRPr="002C11AF" w:rsidRDefault="000C34D4" w:rsidP="00514BAB">
          <w:pPr>
            <w:pStyle w:val="Sidhuvud"/>
            <w:rPr>
              <w:rFonts w:cs="Georgia"/>
              <w:sz w:val="12"/>
              <w:szCs w:val="12"/>
            </w:rPr>
          </w:pPr>
        </w:p>
      </w:tc>
    </w:tr>
  </w:tbl>
  <w:p w14:paraId="7431164C" w14:textId="77777777" w:rsidR="000C34D4" w:rsidRDefault="000C34D4" w:rsidP="003755FD">
    <w:pPr>
      <w:pStyle w:val="Sidhuvud"/>
    </w:pPr>
    <w:bookmarkStart w:id="471" w:name="Radera2"/>
    <w:bookmarkEnd w:id="471"/>
  </w:p>
  <w:p w14:paraId="1A31566D" w14:textId="77777777" w:rsidR="000C34D4" w:rsidRDefault="000C34D4" w:rsidP="003755FD">
    <w:pPr>
      <w:pStyle w:val="Sidhuvud"/>
    </w:pPr>
  </w:p>
  <w:p w14:paraId="71CD4DF7" w14:textId="77777777" w:rsidR="000C34D4" w:rsidRDefault="000C34D4" w:rsidP="003755FD">
    <w:pPr>
      <w:pStyle w:val="Sidhuvud"/>
    </w:pPr>
  </w:p>
  <w:p w14:paraId="6C34E9AD" w14:textId="7ABCC737" w:rsidR="000C34D4" w:rsidRPr="003755FD" w:rsidRDefault="000C34D4"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0C34D4" w:rsidRPr="00C05223" w:rsidRDefault="000C34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578CC">
                            <w:rPr>
                              <w:noProof/>
                              <w:sz w:val="16"/>
                              <w:szCs w:val="16"/>
                            </w:rPr>
                            <w:t>1</w:t>
                          </w:r>
                          <w:r w:rsidRPr="00E12C4A">
                            <w:rPr>
                              <w:sz w:val="16"/>
                              <w:szCs w:val="16"/>
                            </w:rPr>
                            <w:fldChar w:fldCharType="end"/>
                          </w:r>
                          <w:r w:rsidRPr="00E12C4A">
                            <w:rPr>
                              <w:sz w:val="16"/>
                              <w:szCs w:val="16"/>
                            </w:rPr>
                            <w:t xml:space="preserve"> (</w:t>
                          </w:r>
                          <w:fldSimple w:instr=" SECTIONPAGES   \* MERGEFORMAT ">
                            <w:ins w:id="472" w:author="Björn Genfors" w:date="2014-02-06T11:25:00Z">
                              <w:r w:rsidR="00C578CC" w:rsidRPr="00C578CC">
                                <w:rPr>
                                  <w:noProof/>
                                  <w:sz w:val="16"/>
                                  <w:szCs w:val="16"/>
                                  <w:rPrChange w:id="473" w:author="Björn Genfors" w:date="2014-02-06T11:25:00Z">
                                    <w:rPr/>
                                  </w:rPrChange>
                                </w:rPr>
                                <w:t>29</w:t>
                              </w:r>
                            </w:ins>
                            <w:del w:id="474" w:author="Björn Genfors" w:date="2014-02-06T10:06:00Z">
                              <w:r w:rsidRPr="00D5124B" w:rsidDel="00D255AB">
                                <w:rPr>
                                  <w:noProof/>
                                  <w:sz w:val="16"/>
                                  <w:szCs w:val="16"/>
                                </w:rPr>
                                <w:delText>31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0C34D4" w:rsidRPr="00C05223" w:rsidRDefault="000C34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578CC">
                      <w:rPr>
                        <w:noProof/>
                        <w:sz w:val="16"/>
                        <w:szCs w:val="16"/>
                      </w:rPr>
                      <w:t>1</w:t>
                    </w:r>
                    <w:r w:rsidRPr="00E12C4A">
                      <w:rPr>
                        <w:sz w:val="16"/>
                        <w:szCs w:val="16"/>
                      </w:rPr>
                      <w:fldChar w:fldCharType="end"/>
                    </w:r>
                    <w:r w:rsidRPr="00E12C4A">
                      <w:rPr>
                        <w:sz w:val="16"/>
                        <w:szCs w:val="16"/>
                      </w:rPr>
                      <w:t xml:space="preserve"> (</w:t>
                    </w:r>
                    <w:fldSimple w:instr=" SECTIONPAGES   \* MERGEFORMAT ">
                      <w:ins w:id="475" w:author="Björn Genfors" w:date="2014-02-06T11:25:00Z">
                        <w:r w:rsidR="00C578CC" w:rsidRPr="00C578CC">
                          <w:rPr>
                            <w:noProof/>
                            <w:sz w:val="16"/>
                            <w:szCs w:val="16"/>
                            <w:rPrChange w:id="476" w:author="Björn Genfors" w:date="2014-02-06T11:25:00Z">
                              <w:rPr/>
                            </w:rPrChange>
                          </w:rPr>
                          <w:t>29</w:t>
                        </w:r>
                      </w:ins>
                      <w:del w:id="477" w:author="Björn Genfors" w:date="2014-02-06T10:06:00Z">
                        <w:r w:rsidRPr="00D5124B" w:rsidDel="00D255AB">
                          <w:rPr>
                            <w:noProof/>
                            <w:sz w:val="16"/>
                            <w:szCs w:val="16"/>
                          </w:rPr>
                          <w:delText>31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0">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5"/>
  </w:num>
  <w:num w:numId="5">
    <w:abstractNumId w:val="22"/>
  </w:num>
  <w:num w:numId="6">
    <w:abstractNumId w:val="16"/>
  </w:num>
  <w:num w:numId="7">
    <w:abstractNumId w:val="24"/>
  </w:num>
  <w:num w:numId="8">
    <w:abstractNumId w:val="25"/>
  </w:num>
  <w:num w:numId="9">
    <w:abstractNumId w:val="18"/>
  </w:num>
  <w:num w:numId="10">
    <w:abstractNumId w:val="17"/>
  </w:num>
  <w:num w:numId="11">
    <w:abstractNumId w:val="12"/>
  </w:num>
  <w:num w:numId="12">
    <w:abstractNumId w:val="26"/>
  </w:num>
  <w:num w:numId="13">
    <w:abstractNumId w:val="15"/>
  </w:num>
  <w:num w:numId="14">
    <w:abstractNumId w:val="3"/>
  </w:num>
  <w:num w:numId="15">
    <w:abstractNumId w:val="20"/>
  </w:num>
  <w:num w:numId="16">
    <w:abstractNumId w:val="23"/>
  </w:num>
  <w:num w:numId="17">
    <w:abstractNumId w:val="29"/>
  </w:num>
  <w:num w:numId="18">
    <w:abstractNumId w:val="21"/>
  </w:num>
  <w:num w:numId="19">
    <w:abstractNumId w:val="4"/>
  </w:num>
  <w:num w:numId="20">
    <w:abstractNumId w:val="8"/>
  </w:num>
  <w:num w:numId="21">
    <w:abstractNumId w:val="7"/>
  </w:num>
  <w:num w:numId="22">
    <w:abstractNumId w:val="2"/>
  </w:num>
  <w:num w:numId="23">
    <w:abstractNumId w:val="19"/>
  </w:num>
  <w:num w:numId="24">
    <w:abstractNumId w:val="10"/>
  </w:num>
  <w:num w:numId="25">
    <w:abstractNumId w:val="11"/>
  </w:num>
  <w:num w:numId="26">
    <w:abstractNumId w:val="27"/>
  </w:num>
  <w:num w:numId="27">
    <w:abstractNumId w:val="28"/>
  </w:num>
  <w:num w:numId="28">
    <w:abstractNumId w:val="9"/>
  </w:num>
  <w:num w:numId="29">
    <w:abstractNumId w:val="6"/>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3977"/>
    <w:rsid w:val="00072FA1"/>
    <w:rsid w:val="0008100A"/>
    <w:rsid w:val="000844ED"/>
    <w:rsid w:val="000954B2"/>
    <w:rsid w:val="000A69BD"/>
    <w:rsid w:val="000C1ACF"/>
    <w:rsid w:val="000C34D4"/>
    <w:rsid w:val="000C776C"/>
    <w:rsid w:val="000D1BD9"/>
    <w:rsid w:val="000D4323"/>
    <w:rsid w:val="000E020A"/>
    <w:rsid w:val="000E190F"/>
    <w:rsid w:val="000F306F"/>
    <w:rsid w:val="00100B52"/>
    <w:rsid w:val="00116504"/>
    <w:rsid w:val="001233FB"/>
    <w:rsid w:val="00140785"/>
    <w:rsid w:val="00143050"/>
    <w:rsid w:val="001502F9"/>
    <w:rsid w:val="001542CF"/>
    <w:rsid w:val="00160052"/>
    <w:rsid w:val="001714C5"/>
    <w:rsid w:val="001752B9"/>
    <w:rsid w:val="00183401"/>
    <w:rsid w:val="00184750"/>
    <w:rsid w:val="00191B2C"/>
    <w:rsid w:val="001B2C00"/>
    <w:rsid w:val="001C046C"/>
    <w:rsid w:val="001C1E6E"/>
    <w:rsid w:val="001C604C"/>
    <w:rsid w:val="001D07CD"/>
    <w:rsid w:val="001F51E0"/>
    <w:rsid w:val="002047F2"/>
    <w:rsid w:val="00212825"/>
    <w:rsid w:val="00224476"/>
    <w:rsid w:val="00224DDD"/>
    <w:rsid w:val="00226F03"/>
    <w:rsid w:val="0024387D"/>
    <w:rsid w:val="00246426"/>
    <w:rsid w:val="00265F33"/>
    <w:rsid w:val="00267208"/>
    <w:rsid w:val="00277ADB"/>
    <w:rsid w:val="0029087A"/>
    <w:rsid w:val="00291C0D"/>
    <w:rsid w:val="002A59E4"/>
    <w:rsid w:val="002A77D2"/>
    <w:rsid w:val="002B336D"/>
    <w:rsid w:val="002C11AF"/>
    <w:rsid w:val="002D5B10"/>
    <w:rsid w:val="002D631E"/>
    <w:rsid w:val="002E6348"/>
    <w:rsid w:val="002F2EFD"/>
    <w:rsid w:val="002F7E28"/>
    <w:rsid w:val="0030710D"/>
    <w:rsid w:val="003164EA"/>
    <w:rsid w:val="00322A41"/>
    <w:rsid w:val="00322C51"/>
    <w:rsid w:val="00325EBF"/>
    <w:rsid w:val="0036441D"/>
    <w:rsid w:val="00364AE6"/>
    <w:rsid w:val="00364D31"/>
    <w:rsid w:val="0037157D"/>
    <w:rsid w:val="003755FD"/>
    <w:rsid w:val="00390030"/>
    <w:rsid w:val="00394F76"/>
    <w:rsid w:val="003A1F89"/>
    <w:rsid w:val="003B673B"/>
    <w:rsid w:val="003C2D14"/>
    <w:rsid w:val="003D21E1"/>
    <w:rsid w:val="003F45DF"/>
    <w:rsid w:val="003F55C0"/>
    <w:rsid w:val="003F7AC3"/>
    <w:rsid w:val="00405057"/>
    <w:rsid w:val="00415214"/>
    <w:rsid w:val="00415791"/>
    <w:rsid w:val="004255A2"/>
    <w:rsid w:val="004375C9"/>
    <w:rsid w:val="004433BE"/>
    <w:rsid w:val="00444C74"/>
    <w:rsid w:val="00460BEE"/>
    <w:rsid w:val="00482B99"/>
    <w:rsid w:val="00491FA2"/>
    <w:rsid w:val="0049416E"/>
    <w:rsid w:val="004B0B17"/>
    <w:rsid w:val="004B347C"/>
    <w:rsid w:val="004C349F"/>
    <w:rsid w:val="004F2686"/>
    <w:rsid w:val="004F39E1"/>
    <w:rsid w:val="00514BAB"/>
    <w:rsid w:val="00525CF4"/>
    <w:rsid w:val="005408F3"/>
    <w:rsid w:val="005477ED"/>
    <w:rsid w:val="005521B0"/>
    <w:rsid w:val="0056497A"/>
    <w:rsid w:val="0057032F"/>
    <w:rsid w:val="00581B58"/>
    <w:rsid w:val="0059544B"/>
    <w:rsid w:val="005957FC"/>
    <w:rsid w:val="005A0069"/>
    <w:rsid w:val="005A11F9"/>
    <w:rsid w:val="005A2DFC"/>
    <w:rsid w:val="005A6077"/>
    <w:rsid w:val="005A6380"/>
    <w:rsid w:val="005B6762"/>
    <w:rsid w:val="005C5369"/>
    <w:rsid w:val="005D1533"/>
    <w:rsid w:val="005D655F"/>
    <w:rsid w:val="005D6C3E"/>
    <w:rsid w:val="005E6B04"/>
    <w:rsid w:val="005E710A"/>
    <w:rsid w:val="00602874"/>
    <w:rsid w:val="006217E0"/>
    <w:rsid w:val="00633EAD"/>
    <w:rsid w:val="00650709"/>
    <w:rsid w:val="00653081"/>
    <w:rsid w:val="00661F2C"/>
    <w:rsid w:val="006648CB"/>
    <w:rsid w:val="00686189"/>
    <w:rsid w:val="0069359C"/>
    <w:rsid w:val="006A4A7F"/>
    <w:rsid w:val="006A4E14"/>
    <w:rsid w:val="006C4B94"/>
    <w:rsid w:val="006E7C71"/>
    <w:rsid w:val="00702AFD"/>
    <w:rsid w:val="00707704"/>
    <w:rsid w:val="007118BE"/>
    <w:rsid w:val="00714301"/>
    <w:rsid w:val="0072035C"/>
    <w:rsid w:val="007231DB"/>
    <w:rsid w:val="00727057"/>
    <w:rsid w:val="007306AD"/>
    <w:rsid w:val="00760A43"/>
    <w:rsid w:val="00762180"/>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17886"/>
    <w:rsid w:val="008303EF"/>
    <w:rsid w:val="00832F02"/>
    <w:rsid w:val="008465AF"/>
    <w:rsid w:val="00892362"/>
    <w:rsid w:val="008962E0"/>
    <w:rsid w:val="008977F7"/>
    <w:rsid w:val="008B23F2"/>
    <w:rsid w:val="008B34A4"/>
    <w:rsid w:val="008C400C"/>
    <w:rsid w:val="008C7C3E"/>
    <w:rsid w:val="008D054E"/>
    <w:rsid w:val="008D7540"/>
    <w:rsid w:val="008D797D"/>
    <w:rsid w:val="008E6A45"/>
    <w:rsid w:val="008E73EF"/>
    <w:rsid w:val="008F38AA"/>
    <w:rsid w:val="008F6ADA"/>
    <w:rsid w:val="009036DE"/>
    <w:rsid w:val="00917AF8"/>
    <w:rsid w:val="00920165"/>
    <w:rsid w:val="00934DF5"/>
    <w:rsid w:val="00956547"/>
    <w:rsid w:val="0096471C"/>
    <w:rsid w:val="00982263"/>
    <w:rsid w:val="00987592"/>
    <w:rsid w:val="009A056B"/>
    <w:rsid w:val="009A24FD"/>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D94"/>
    <w:rsid w:val="00A16E37"/>
    <w:rsid w:val="00A35D2A"/>
    <w:rsid w:val="00A50E40"/>
    <w:rsid w:val="00A510EA"/>
    <w:rsid w:val="00A568B0"/>
    <w:rsid w:val="00A7260B"/>
    <w:rsid w:val="00A7347F"/>
    <w:rsid w:val="00A80E12"/>
    <w:rsid w:val="00A81BE1"/>
    <w:rsid w:val="00A8749F"/>
    <w:rsid w:val="00AA3E23"/>
    <w:rsid w:val="00AB1D75"/>
    <w:rsid w:val="00AB63BF"/>
    <w:rsid w:val="00AD6D79"/>
    <w:rsid w:val="00AF1559"/>
    <w:rsid w:val="00AF3B49"/>
    <w:rsid w:val="00AF7B2A"/>
    <w:rsid w:val="00B0691B"/>
    <w:rsid w:val="00B10EEB"/>
    <w:rsid w:val="00B1310A"/>
    <w:rsid w:val="00B14DBA"/>
    <w:rsid w:val="00B31C37"/>
    <w:rsid w:val="00B31DB9"/>
    <w:rsid w:val="00B6227B"/>
    <w:rsid w:val="00B72189"/>
    <w:rsid w:val="00B72500"/>
    <w:rsid w:val="00B767DA"/>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45E76"/>
    <w:rsid w:val="00C52D77"/>
    <w:rsid w:val="00C5331E"/>
    <w:rsid w:val="00C54788"/>
    <w:rsid w:val="00C54F68"/>
    <w:rsid w:val="00C578CC"/>
    <w:rsid w:val="00C64CB2"/>
    <w:rsid w:val="00C66377"/>
    <w:rsid w:val="00C71635"/>
    <w:rsid w:val="00C72B17"/>
    <w:rsid w:val="00C72FDC"/>
    <w:rsid w:val="00C875DE"/>
    <w:rsid w:val="00CA5F92"/>
    <w:rsid w:val="00CC270E"/>
    <w:rsid w:val="00CC2A34"/>
    <w:rsid w:val="00CC7016"/>
    <w:rsid w:val="00CC70DA"/>
    <w:rsid w:val="00CD28EF"/>
    <w:rsid w:val="00CE0FA6"/>
    <w:rsid w:val="00CE1031"/>
    <w:rsid w:val="00CE7DFC"/>
    <w:rsid w:val="00CF4460"/>
    <w:rsid w:val="00CF47A0"/>
    <w:rsid w:val="00D037DF"/>
    <w:rsid w:val="00D21C11"/>
    <w:rsid w:val="00D255AB"/>
    <w:rsid w:val="00D43587"/>
    <w:rsid w:val="00D5124B"/>
    <w:rsid w:val="00D53A9A"/>
    <w:rsid w:val="00D5572D"/>
    <w:rsid w:val="00D728C5"/>
    <w:rsid w:val="00D774BC"/>
    <w:rsid w:val="00D91240"/>
    <w:rsid w:val="00D93512"/>
    <w:rsid w:val="00DA1759"/>
    <w:rsid w:val="00DA5D2D"/>
    <w:rsid w:val="00DB56E2"/>
    <w:rsid w:val="00DC3968"/>
    <w:rsid w:val="00DE1B12"/>
    <w:rsid w:val="00E0018F"/>
    <w:rsid w:val="00E1012B"/>
    <w:rsid w:val="00E127E3"/>
    <w:rsid w:val="00E12C4A"/>
    <w:rsid w:val="00E131FD"/>
    <w:rsid w:val="00E2294E"/>
    <w:rsid w:val="00E46C51"/>
    <w:rsid w:val="00E52620"/>
    <w:rsid w:val="00E5427A"/>
    <w:rsid w:val="00E738E4"/>
    <w:rsid w:val="00E809F3"/>
    <w:rsid w:val="00E9789B"/>
    <w:rsid w:val="00EA3AAC"/>
    <w:rsid w:val="00EB1451"/>
    <w:rsid w:val="00EB1E88"/>
    <w:rsid w:val="00EB63D6"/>
    <w:rsid w:val="00EC3FBC"/>
    <w:rsid w:val="00EC5E28"/>
    <w:rsid w:val="00ED3446"/>
    <w:rsid w:val="00EE04DB"/>
    <w:rsid w:val="00EE0737"/>
    <w:rsid w:val="00EE64E3"/>
    <w:rsid w:val="00EE7FE7"/>
    <w:rsid w:val="00F06A6D"/>
    <w:rsid w:val="00F07598"/>
    <w:rsid w:val="00F15150"/>
    <w:rsid w:val="00F25F5B"/>
    <w:rsid w:val="00F34EBF"/>
    <w:rsid w:val="00F456CC"/>
    <w:rsid w:val="00F46893"/>
    <w:rsid w:val="00F83269"/>
    <w:rsid w:val="00F85F1F"/>
    <w:rsid w:val="00F93876"/>
    <w:rsid w:val="00FA0AF1"/>
    <w:rsid w:val="00FA39CF"/>
    <w:rsid w:val="00FB1144"/>
    <w:rsid w:val="00FB20B9"/>
    <w:rsid w:val="00FB3539"/>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inera.se/Documents/TJANSTER_PROJEKT/Katalogtjanst_HSA/Innehall/hsa_innehall_befattning.pdf" TargetMode="Externa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B9BB24-132D-4C13-AFE9-FB9132012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1474</TotalTime>
  <Pages>29</Pages>
  <Words>7143</Words>
  <Characters>37858</Characters>
  <Application>Microsoft Office Word</Application>
  <DocSecurity>0</DocSecurity>
  <Lines>315</Lines>
  <Paragraphs>89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clinicalprocess_healthcond_rheuma</vt:lpstr>
      <vt:lpstr>Tjänstekontraktsbeskrivning - Mall</vt:lpstr>
    </vt:vector>
  </TitlesOfParts>
  <Company>Center för eHälsa i samverkan</Company>
  <LinksUpToDate>false</LinksUpToDate>
  <CharactersWithSpaces>44912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clinicalprocess_healthcond_rheuma</dc:title>
  <dc:subject>Arkitektur</dc:subject>
  <dc:creator>Journal på nätet</dc:creator>
  <cp:keywords>Tjänstekontrakt, Rheuma, Reuma</cp:keywords>
  <cp:lastModifiedBy>Björn Genfors</cp:lastModifiedBy>
  <cp:revision>37</cp:revision>
  <dcterms:created xsi:type="dcterms:W3CDTF">2014-02-03T09:54:00Z</dcterms:created>
  <dcterms:modified xsi:type="dcterms:W3CDTF">2014-02-06T10:25:00Z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