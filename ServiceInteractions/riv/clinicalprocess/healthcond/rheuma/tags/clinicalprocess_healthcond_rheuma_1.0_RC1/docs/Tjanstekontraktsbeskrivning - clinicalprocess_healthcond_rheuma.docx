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37F6382E" w14:textId="77777777" w:rsidR="009A6329" w:rsidRDefault="006E6DB1" w:rsidP="00F25F5B">
      <w:pPr>
        <w:tabs>
          <w:tab w:val="left" w:pos="2552"/>
        </w:tabs>
        <w:spacing w:line="240" w:lineRule="auto"/>
        <w:jc w:val="center"/>
        <w:rPr>
          <w:ins w:id="1" w:author="Björn Genfors" w:date="2014-02-10T14:50:00Z"/>
          <w:color w:val="76923C" w:themeColor="accent3" w:themeShade="BF"/>
          <w:sz w:val="48"/>
          <w:szCs w:val="48"/>
        </w:rPr>
      </w:pPr>
      <w:r>
        <w:fldChar w:fldCharType="begin"/>
      </w:r>
      <w:r>
        <w:instrText xml:space="preserve"> TITLE   \* MERGEFORMAT </w:instrText>
      </w:r>
      <w:r>
        <w:fldChar w:fldCharType="separate"/>
      </w:r>
      <w:r w:rsidR="004255A2" w:rsidRPr="002D631E">
        <w:rPr>
          <w:color w:val="76923C" w:themeColor="accent3" w:themeShade="BF"/>
          <w:sz w:val="48"/>
          <w:szCs w:val="48"/>
        </w:rPr>
        <w:t xml:space="preserve">Tjänstekontraktsbeskrivning - </w:t>
      </w:r>
    </w:p>
    <w:p w14:paraId="63063284" w14:textId="65577748" w:rsidR="00F25F5B" w:rsidRDefault="009A6329" w:rsidP="00F25F5B">
      <w:pPr>
        <w:tabs>
          <w:tab w:val="left" w:pos="2552"/>
        </w:tabs>
        <w:spacing w:line="240" w:lineRule="auto"/>
        <w:jc w:val="center"/>
        <w:rPr>
          <w:sz w:val="48"/>
          <w:szCs w:val="48"/>
        </w:rPr>
      </w:pPr>
      <w:ins w:id="2" w:author="Björn Genfors" w:date="2014-02-10T14:50:00Z">
        <w:r>
          <w:rPr>
            <w:color w:val="76923C" w:themeColor="accent3" w:themeShade="BF"/>
            <w:sz w:val="48"/>
            <w:szCs w:val="48"/>
          </w:rPr>
          <w:t xml:space="preserve">Vård- och omsorgsprocess: </w:t>
        </w:r>
      </w:ins>
      <w:del w:id="3" w:author="Björn Genfors" w:date="2014-02-10T14:50:00Z">
        <w:r w:rsidR="00762180" w:rsidDel="009A6329">
          <w:rPr>
            <w:color w:val="76923C" w:themeColor="accent3" w:themeShade="BF"/>
            <w:sz w:val="48"/>
            <w:szCs w:val="48"/>
          </w:rPr>
          <w:delText>H</w:delText>
        </w:r>
      </w:del>
      <w:ins w:id="4" w:author="Björn Genfors" w:date="2014-02-10T14:50:00Z">
        <w:r>
          <w:rPr>
            <w:color w:val="76923C" w:themeColor="accent3" w:themeShade="BF"/>
            <w:sz w:val="48"/>
            <w:szCs w:val="48"/>
          </w:rPr>
          <w:t>h</w:t>
        </w:r>
      </w:ins>
      <w:r w:rsidR="00762180">
        <w:rPr>
          <w:color w:val="76923C" w:themeColor="accent3" w:themeShade="BF"/>
          <w:sz w:val="48"/>
          <w:szCs w:val="48"/>
        </w:rPr>
        <w:t xml:space="preserve">antera hälsorelaterade </w:t>
      </w:r>
      <w:del w:id="5" w:author="Björn Genfors" w:date="2014-02-10T14:50:00Z">
        <w:r w:rsidR="00762180" w:rsidDel="009A6329">
          <w:rPr>
            <w:color w:val="76923C" w:themeColor="accent3" w:themeShade="BF"/>
            <w:sz w:val="48"/>
            <w:szCs w:val="48"/>
          </w:rPr>
          <w:delText>reumatismdata</w:delText>
        </w:r>
      </w:del>
      <w:ins w:id="6" w:author="Björn Genfors" w:date="2014-02-10T14:50:00Z">
        <w:r>
          <w:rPr>
            <w:color w:val="76923C" w:themeColor="accent3" w:themeShade="BF"/>
            <w:sz w:val="48"/>
            <w:szCs w:val="48"/>
          </w:rPr>
          <w:t>tillstånd</w:t>
        </w:r>
      </w:ins>
      <w:del w:id="7" w:author="Björn Genfors" w:date="2014-02-10T14:50:00Z">
        <w:r w:rsidR="00762180" w:rsidDel="009A6329">
          <w:rPr>
            <w:color w:val="76923C" w:themeColor="accent3" w:themeShade="BF"/>
            <w:sz w:val="48"/>
            <w:szCs w:val="48"/>
          </w:rPr>
          <w:delText>,</w:delText>
        </w:r>
      </w:del>
      <w:ins w:id="8" w:author="Björn Genfors" w:date="2014-02-10T14:50:00Z">
        <w:r>
          <w:rPr>
            <w:color w:val="76923C" w:themeColor="accent3" w:themeShade="BF"/>
            <w:sz w:val="48"/>
            <w:szCs w:val="48"/>
          </w:rPr>
          <w:t>:</w:t>
        </w:r>
      </w:ins>
      <w:r w:rsidR="00762180">
        <w:rPr>
          <w:color w:val="76923C" w:themeColor="accent3" w:themeShade="BF"/>
          <w:sz w:val="48"/>
          <w:szCs w:val="48"/>
        </w:rPr>
        <w:t xml:space="preserve"> </w:t>
      </w:r>
      <w:del w:id="9" w:author="Björn Genfors" w:date="2014-02-10T14:50:00Z">
        <w:r w:rsidR="00762180" w:rsidDel="009A6329">
          <w:rPr>
            <w:color w:val="76923C" w:themeColor="accent3" w:themeShade="BF"/>
            <w:sz w:val="48"/>
            <w:szCs w:val="48"/>
          </w:rPr>
          <w:delText>tillståndsbeskrivning</w:delText>
        </w:r>
      </w:del>
      <w:ins w:id="10" w:author="Björn Genfors" w:date="2014-02-10T14:50:00Z">
        <w:r>
          <w:rPr>
            <w:color w:val="76923C" w:themeColor="accent3" w:themeShade="BF"/>
            <w:sz w:val="48"/>
            <w:szCs w:val="48"/>
          </w:rPr>
          <w:t>reumatismdata</w:t>
        </w:r>
      </w:ins>
      <w:r w:rsidR="006E6DB1">
        <w:rPr>
          <w:color w:val="76923C" w:themeColor="accent3" w:themeShade="BF"/>
          <w:sz w:val="48"/>
          <w:szCs w:val="48"/>
        </w:rPr>
        <w:fldChar w:fldCharType="end"/>
      </w:r>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4C1BCCDE" w:rsidR="002D631E" w:rsidRDefault="002D631E" w:rsidP="00F25F5B">
      <w:pPr>
        <w:tabs>
          <w:tab w:val="left" w:pos="2552"/>
        </w:tabs>
        <w:spacing w:line="240" w:lineRule="auto"/>
        <w:jc w:val="center"/>
        <w:rPr>
          <w:sz w:val="32"/>
          <w:szCs w:val="32"/>
        </w:rPr>
      </w:pPr>
      <w:r>
        <w:rPr>
          <w:sz w:val="32"/>
          <w:szCs w:val="32"/>
        </w:rPr>
        <w:t xml:space="preserve">Version </w:t>
      </w:r>
      <w:r w:rsidR="00322C51">
        <w:rPr>
          <w:sz w:val="32"/>
          <w:szCs w:val="32"/>
        </w:rPr>
        <w:t>RC1</w:t>
      </w:r>
    </w:p>
    <w:p w14:paraId="5659363F" w14:textId="77777777" w:rsidR="002D631E" w:rsidRDefault="002D631E" w:rsidP="00F25F5B">
      <w:pPr>
        <w:tabs>
          <w:tab w:val="left" w:pos="2552"/>
        </w:tabs>
        <w:spacing w:line="240" w:lineRule="auto"/>
        <w:jc w:val="center"/>
        <w:rPr>
          <w:sz w:val="32"/>
          <w:szCs w:val="32"/>
        </w:rPr>
      </w:pPr>
    </w:p>
    <w:p w14:paraId="37830127" w14:textId="693E3011"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62180">
        <w:rPr>
          <w:sz w:val="32"/>
          <w:szCs w:val="32"/>
        </w:rPr>
        <w:t>02</w:t>
      </w:r>
      <w:r>
        <w:rPr>
          <w:sz w:val="32"/>
          <w:szCs w:val="32"/>
        </w:rPr>
        <w:t>-</w:t>
      </w:r>
      <w:del w:id="11" w:author="Björn Genfors" w:date="2014-02-06T10:55:00Z">
        <w:r w:rsidR="00762180" w:rsidDel="00D255AB">
          <w:rPr>
            <w:sz w:val="32"/>
            <w:szCs w:val="32"/>
          </w:rPr>
          <w:delText>03</w:delText>
        </w:r>
      </w:del>
      <w:ins w:id="12" w:author="Marcus Claus" w:date="2014-02-12T13:20:00Z">
        <w:r w:rsidR="0055728C">
          <w:rPr>
            <w:sz w:val="32"/>
            <w:szCs w:val="32"/>
          </w:rPr>
          <w:t>1</w:t>
        </w:r>
      </w:ins>
      <w:ins w:id="13" w:author="Björn Genfors" w:date="2014-02-06T10:55:00Z">
        <w:del w:id="14" w:author="Marcus Claus" w:date="2014-02-12T13:20:00Z">
          <w:r w:rsidR="00D255AB" w:rsidDel="0055728C">
            <w:rPr>
              <w:sz w:val="32"/>
              <w:szCs w:val="32"/>
            </w:rPr>
            <w:delText>06</w:delText>
          </w:r>
        </w:del>
      </w:ins>
      <w:ins w:id="15" w:author="Marcus Claus" w:date="2014-02-12T13:20:00Z">
        <w:r w:rsidR="0055728C">
          <w:rPr>
            <w:sz w:val="32"/>
            <w:szCs w:val="32"/>
          </w:rPr>
          <w:t>2</w:t>
        </w:r>
      </w:ins>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Innehllsfrteckningsrubrik"/>
          </w:pPr>
          <w:r>
            <w:t>Innehållsförteckning</w:t>
          </w:r>
        </w:p>
        <w:p w14:paraId="469B3A6B" w14:textId="77777777" w:rsidR="002D76F9" w:rsidRDefault="00C54F68">
          <w:pPr>
            <w:pStyle w:val="Innehll1"/>
            <w:tabs>
              <w:tab w:val="left" w:pos="400"/>
              <w:tab w:val="right" w:leader="dot" w:pos="8664"/>
            </w:tabs>
            <w:rPr>
              <w:ins w:id="16" w:author="Björn Genfors" w:date="2014-02-10T15:33: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17" w:author="Björn Genfors" w:date="2014-02-10T15:33:00Z">
            <w:r w:rsidR="002D76F9" w:rsidRPr="00E059B8">
              <w:rPr>
                <w:rStyle w:val="Hyperlnk"/>
                <w:noProof/>
              </w:rPr>
              <w:fldChar w:fldCharType="begin"/>
            </w:r>
            <w:r w:rsidR="002D76F9" w:rsidRPr="00E059B8">
              <w:rPr>
                <w:rStyle w:val="Hyperlnk"/>
                <w:noProof/>
              </w:rPr>
              <w:instrText xml:space="preserve"> </w:instrText>
            </w:r>
            <w:r w:rsidR="002D76F9">
              <w:rPr>
                <w:noProof/>
              </w:rPr>
              <w:instrText>HYPERLINK \l "_Toc379809716"</w:instrText>
            </w:r>
            <w:r w:rsidR="002D76F9" w:rsidRPr="00E059B8">
              <w:rPr>
                <w:rStyle w:val="Hyperlnk"/>
                <w:noProof/>
              </w:rPr>
              <w:instrText xml:space="preserve"> </w:instrText>
            </w:r>
            <w:r w:rsidR="002D76F9" w:rsidRPr="00E059B8">
              <w:rPr>
                <w:rStyle w:val="Hyperlnk"/>
                <w:noProof/>
              </w:rPr>
              <w:fldChar w:fldCharType="separate"/>
            </w:r>
            <w:r w:rsidR="002D76F9" w:rsidRPr="00E059B8">
              <w:rPr>
                <w:rStyle w:val="Hyperlnk"/>
                <w:noProof/>
              </w:rPr>
              <w:t>1</w:t>
            </w:r>
            <w:r w:rsidR="002D76F9">
              <w:rPr>
                <w:rFonts w:asciiTheme="minorHAnsi" w:eastAsiaTheme="minorEastAsia" w:hAnsiTheme="minorHAnsi" w:cstheme="minorBidi"/>
                <w:noProof/>
                <w:sz w:val="22"/>
                <w:lang w:eastAsia="sv-SE"/>
              </w:rPr>
              <w:tab/>
            </w:r>
            <w:r w:rsidR="002D76F9" w:rsidRPr="00E059B8">
              <w:rPr>
                <w:rStyle w:val="Hyperlnk"/>
                <w:noProof/>
              </w:rPr>
              <w:t>Inledning</w:t>
            </w:r>
            <w:r w:rsidR="002D76F9">
              <w:rPr>
                <w:noProof/>
                <w:webHidden/>
              </w:rPr>
              <w:tab/>
            </w:r>
            <w:r w:rsidR="002D76F9">
              <w:rPr>
                <w:noProof/>
                <w:webHidden/>
              </w:rPr>
              <w:fldChar w:fldCharType="begin"/>
            </w:r>
            <w:r w:rsidR="002D76F9">
              <w:rPr>
                <w:noProof/>
                <w:webHidden/>
              </w:rPr>
              <w:instrText xml:space="preserve"> PAGEREF _Toc379809716 \h </w:instrText>
            </w:r>
          </w:ins>
          <w:r w:rsidR="002D76F9">
            <w:rPr>
              <w:noProof/>
              <w:webHidden/>
            </w:rPr>
          </w:r>
          <w:r w:rsidR="002D76F9">
            <w:rPr>
              <w:noProof/>
              <w:webHidden/>
            </w:rPr>
            <w:fldChar w:fldCharType="separate"/>
          </w:r>
          <w:ins w:id="18" w:author="Marcus Claus" w:date="2014-02-12T13:17:00Z">
            <w:r w:rsidR="001C0EFF">
              <w:rPr>
                <w:noProof/>
                <w:webHidden/>
              </w:rPr>
              <w:t>5</w:t>
            </w:r>
          </w:ins>
          <w:ins w:id="19" w:author="Björn Genfors" w:date="2014-02-10T15:33:00Z">
            <w:del w:id="20" w:author="Marcus Claus" w:date="2014-02-12T13:17:00Z">
              <w:r w:rsidR="002D76F9" w:rsidDel="001C0EFF">
                <w:rPr>
                  <w:noProof/>
                  <w:webHidden/>
                </w:rPr>
                <w:delText>6</w:delText>
              </w:r>
            </w:del>
            <w:r w:rsidR="002D76F9">
              <w:rPr>
                <w:noProof/>
                <w:webHidden/>
              </w:rPr>
              <w:fldChar w:fldCharType="end"/>
            </w:r>
            <w:r w:rsidR="002D76F9" w:rsidRPr="00E059B8">
              <w:rPr>
                <w:rStyle w:val="Hyperlnk"/>
                <w:noProof/>
              </w:rPr>
              <w:fldChar w:fldCharType="end"/>
            </w:r>
          </w:ins>
        </w:p>
        <w:p w14:paraId="4C1CEB6B" w14:textId="77777777" w:rsidR="002D76F9" w:rsidRDefault="002D76F9">
          <w:pPr>
            <w:pStyle w:val="Innehll1"/>
            <w:tabs>
              <w:tab w:val="left" w:pos="400"/>
              <w:tab w:val="right" w:leader="dot" w:pos="8664"/>
            </w:tabs>
            <w:rPr>
              <w:ins w:id="21" w:author="Björn Genfors" w:date="2014-02-10T15:33:00Z"/>
              <w:rFonts w:asciiTheme="minorHAnsi" w:eastAsiaTheme="minorEastAsia" w:hAnsiTheme="minorHAnsi" w:cstheme="minorBidi"/>
              <w:noProof/>
              <w:sz w:val="22"/>
              <w:lang w:eastAsia="sv-SE"/>
            </w:rPr>
          </w:pPr>
          <w:ins w:id="2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"_Toc379809717"</w:instrText>
            </w:r>
            <w:r w:rsidRPr="00E059B8">
              <w:rPr>
                <w:rStyle w:val="Hyperlnk"/>
                <w:noProof/>
              </w:rPr>
              <w:instrText xml:space="preserve"> </w:instrText>
            </w:r>
            <w:r w:rsidRPr="00E059B8">
              <w:rPr>
                <w:rStyle w:val="Hyperlnk"/>
                <w:noProof/>
              </w:rPr>
              <w:fldChar w:fldCharType="separate"/>
            </w:r>
            <w:r w:rsidRPr="00E059B8">
              <w:rPr>
                <w:rStyle w:val="Hyperlnk"/>
                <w:noProof/>
              </w:rPr>
              <w:t>2</w:t>
            </w:r>
            <w:r>
              <w:rPr>
                <w:rFonts w:asciiTheme="minorHAnsi" w:eastAsiaTheme="minorEastAsia" w:hAnsiTheme="minorHAnsi" w:cstheme="minorBidi"/>
                <w:noProof/>
                <w:sz w:val="22"/>
                <w:lang w:eastAsia="sv-SE"/>
              </w:rPr>
              <w:tab/>
            </w:r>
            <w:r w:rsidRPr="00E059B8">
              <w:rPr>
                <w:rStyle w:val="Hyperlnk"/>
                <w:noProof/>
              </w:rPr>
              <w:t>Versionsinformation</w:t>
            </w:r>
            <w:r>
              <w:rPr>
                <w:noProof/>
                <w:webHidden/>
              </w:rPr>
              <w:tab/>
            </w:r>
            <w:r>
              <w:rPr>
                <w:noProof/>
                <w:webHidden/>
              </w:rPr>
              <w:fldChar w:fldCharType="begin"/>
            </w:r>
            <w:r>
              <w:rPr>
                <w:noProof/>
                <w:webHidden/>
              </w:rPr>
              <w:instrText xml:space="preserve"> PAGEREF _Toc379809717 \h </w:instrText>
            </w:r>
          </w:ins>
          <w:r>
            <w:rPr>
              <w:noProof/>
              <w:webHidden/>
            </w:rPr>
          </w:r>
          <w:r>
            <w:rPr>
              <w:noProof/>
              <w:webHidden/>
            </w:rPr>
            <w:fldChar w:fldCharType="separate"/>
          </w:r>
          <w:ins w:id="23" w:author="Marcus Claus" w:date="2014-02-12T13:17:00Z">
            <w:r w:rsidR="001C0EFF">
              <w:rPr>
                <w:noProof/>
                <w:webHidden/>
              </w:rPr>
              <w:t>6</w:t>
            </w:r>
          </w:ins>
          <w:ins w:id="24" w:author="Björn Genfors" w:date="2014-02-10T15:33:00Z">
            <w:del w:id="25" w:author="Marcus Claus" w:date="2014-02-12T13:17:00Z">
              <w:r w:rsidDel="001C0EFF">
                <w:rPr>
                  <w:noProof/>
                  <w:webHidden/>
                </w:rPr>
                <w:delText>7</w:delText>
              </w:r>
            </w:del>
            <w:r>
              <w:rPr>
                <w:noProof/>
                <w:webHidden/>
              </w:rPr>
              <w:fldChar w:fldCharType="end"/>
            </w:r>
            <w:r w:rsidRPr="00E059B8">
              <w:rPr>
                <w:rStyle w:val="Hyperlnk"/>
                <w:noProof/>
              </w:rPr>
              <w:fldChar w:fldCharType="end"/>
            </w:r>
          </w:ins>
        </w:p>
        <w:p w14:paraId="0C804BD4" w14:textId="77777777" w:rsidR="002D76F9" w:rsidRDefault="002D76F9">
          <w:pPr>
            <w:pStyle w:val="Innehll2"/>
            <w:tabs>
              <w:tab w:val="left" w:pos="880"/>
              <w:tab w:val="right" w:leader="dot" w:pos="8664"/>
            </w:tabs>
            <w:rPr>
              <w:ins w:id="26" w:author="Björn Genfors" w:date="2014-02-10T15:33:00Z"/>
              <w:rFonts w:asciiTheme="minorHAnsi" w:eastAsiaTheme="minorEastAsia" w:hAnsiTheme="minorHAnsi" w:cstheme="minorBidi"/>
              <w:noProof/>
              <w:sz w:val="22"/>
              <w:lang w:eastAsia="sv-SE"/>
            </w:rPr>
          </w:pPr>
          <w:ins w:id="2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"_Toc379809718"</w:instrText>
            </w:r>
            <w:r w:rsidRPr="00E059B8">
              <w:rPr>
                <w:rStyle w:val="Hyperlnk"/>
                <w:noProof/>
              </w:rPr>
              <w:instrText xml:space="preserve"> </w:instrText>
            </w:r>
            <w:r w:rsidRPr="00E059B8">
              <w:rPr>
                <w:rStyle w:val="Hyperlnk"/>
                <w:noProof/>
              </w:rPr>
              <w:fldChar w:fldCharType="separate"/>
            </w:r>
            <w:r w:rsidRPr="00E059B8">
              <w:rPr>
                <w:rStyle w:val="Hyperlnk"/>
                <w:noProof/>
              </w:rPr>
              <w:t>2.1</w:t>
            </w:r>
            <w:r>
              <w:rPr>
                <w:rFonts w:asciiTheme="minorHAnsi" w:eastAsiaTheme="minorEastAsia" w:hAnsiTheme="minorHAnsi" w:cstheme="minorBidi"/>
                <w:noProof/>
                <w:sz w:val="22"/>
                <w:lang w:eastAsia="sv-SE"/>
              </w:rPr>
              <w:tab/>
            </w:r>
            <w:r w:rsidRPr="00E059B8">
              <w:rPr>
                <w:rStyle w:val="Hyperlnk"/>
                <w:noProof/>
              </w:rPr>
              <w:t xml:space="preserve">Version </w:t>
            </w:r>
            <w:r w:rsidRPr="00E059B8">
              <w:rPr>
                <w:rStyle w:val="Hyperlnk"/>
                <w:b/>
                <w:noProof/>
              </w:rPr>
              <w:t>1</w:t>
            </w:r>
            <w:r w:rsidRPr="00E059B8">
              <w:rPr>
                <w:rStyle w:val="Hyperlnk"/>
                <w:noProof/>
              </w:rPr>
              <w:t>.</w:t>
            </w:r>
            <w:r w:rsidRPr="00E059B8">
              <w:rPr>
                <w:rStyle w:val="Hyperlnk"/>
                <w:b/>
                <w:noProof/>
              </w:rPr>
              <w:t>0</w:t>
            </w:r>
            <w:r w:rsidRPr="00E059B8">
              <w:rPr>
                <w:rStyle w:val="Hyperlnk"/>
                <w:noProof/>
              </w:rPr>
              <w:t>.</w:t>
            </w:r>
            <w:r w:rsidRPr="00E059B8">
              <w:rPr>
                <w:rStyle w:val="Hyperlnk"/>
                <w:b/>
                <w:noProof/>
              </w:rPr>
              <w:t>0</w:t>
            </w:r>
            <w:r w:rsidRPr="00E059B8">
              <w:rPr>
                <w:rStyle w:val="Hyperlnk"/>
                <w:noProof/>
              </w:rPr>
              <w:t>.</w:t>
            </w:r>
            <w:r>
              <w:rPr>
                <w:noProof/>
                <w:webHidden/>
              </w:rPr>
              <w:tab/>
            </w:r>
            <w:r>
              <w:rPr>
                <w:noProof/>
                <w:webHidden/>
              </w:rPr>
              <w:fldChar w:fldCharType="begin"/>
            </w:r>
            <w:r>
              <w:rPr>
                <w:noProof/>
                <w:webHidden/>
              </w:rPr>
              <w:instrText xml:space="preserve"> PAGEREF _Toc379809718 \h </w:instrText>
            </w:r>
          </w:ins>
          <w:r>
            <w:rPr>
              <w:noProof/>
              <w:webHidden/>
            </w:rPr>
          </w:r>
          <w:r>
            <w:rPr>
              <w:noProof/>
              <w:webHidden/>
            </w:rPr>
            <w:fldChar w:fldCharType="separate"/>
          </w:r>
          <w:ins w:id="28" w:author="Marcus Claus" w:date="2014-02-12T13:17:00Z">
            <w:r w:rsidR="001C0EFF">
              <w:rPr>
                <w:noProof/>
                <w:webHidden/>
              </w:rPr>
              <w:t>6</w:t>
            </w:r>
          </w:ins>
          <w:ins w:id="29" w:author="Björn Genfors" w:date="2014-02-10T15:33:00Z">
            <w:del w:id="30" w:author="Marcus Claus" w:date="2014-02-12T13:17:00Z">
              <w:r w:rsidDel="001C0EFF">
                <w:rPr>
                  <w:noProof/>
                  <w:webHidden/>
                </w:rPr>
                <w:delText>7</w:delText>
              </w:r>
            </w:del>
            <w:r>
              <w:rPr>
                <w:noProof/>
                <w:webHidden/>
              </w:rPr>
              <w:fldChar w:fldCharType="end"/>
            </w:r>
            <w:r w:rsidRPr="00E059B8">
              <w:rPr>
                <w:rStyle w:val="Hyperlnk"/>
                <w:noProof/>
              </w:rPr>
              <w:fldChar w:fldCharType="end"/>
            </w:r>
          </w:ins>
        </w:p>
        <w:p w14:paraId="30E9C355" w14:textId="77777777" w:rsidR="002D76F9" w:rsidRDefault="002D76F9">
          <w:pPr>
            <w:pStyle w:val="Innehll3"/>
            <w:tabs>
              <w:tab w:val="left" w:pos="1100"/>
              <w:tab w:val="right" w:leader="dot" w:pos="8664"/>
            </w:tabs>
            <w:rPr>
              <w:ins w:id="31" w:author="Björn Genfors" w:date="2014-02-10T15:33:00Z"/>
              <w:rFonts w:asciiTheme="minorHAnsi" w:eastAsiaTheme="minorEastAsia" w:hAnsiTheme="minorHAnsi" w:cstheme="minorBidi"/>
              <w:noProof/>
              <w:sz w:val="22"/>
              <w:lang w:eastAsia="sv-SE"/>
            </w:rPr>
          </w:pPr>
          <w:ins w:id="3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"_Toc379809719"</w:instrText>
            </w:r>
            <w:r w:rsidRPr="00E059B8">
              <w:rPr>
                <w:rStyle w:val="Hyperlnk"/>
                <w:noProof/>
              </w:rPr>
              <w:instrText xml:space="preserve"> </w:instrText>
            </w:r>
            <w:r w:rsidRPr="00E059B8">
              <w:rPr>
                <w:rStyle w:val="Hyperlnk"/>
                <w:noProof/>
              </w:rPr>
              <w:fldChar w:fldCharType="separate"/>
            </w:r>
            <w:r w:rsidRPr="00E059B8">
              <w:rPr>
                <w:rStyle w:val="Hyperlnk"/>
                <w:noProof/>
              </w:rPr>
              <w:t>2.1.1</w:t>
            </w:r>
            <w:r>
              <w:rPr>
                <w:rFonts w:asciiTheme="minorHAnsi" w:eastAsiaTheme="minorEastAsia" w:hAnsiTheme="minorHAnsi" w:cstheme="minorBidi"/>
                <w:noProof/>
                <w:sz w:val="22"/>
                <w:lang w:eastAsia="sv-SE"/>
              </w:rPr>
              <w:tab/>
            </w:r>
            <w:r w:rsidRPr="00E059B8">
              <w:rPr>
                <w:rStyle w:val="Hyperlnk"/>
                <w:noProof/>
              </w:rPr>
              <w:t>Oförändrade tjänstekontrakt</w:t>
            </w:r>
            <w:r>
              <w:rPr>
                <w:noProof/>
                <w:webHidden/>
              </w:rPr>
              <w:tab/>
            </w:r>
            <w:r>
              <w:rPr>
                <w:noProof/>
                <w:webHidden/>
              </w:rPr>
              <w:fldChar w:fldCharType="begin"/>
            </w:r>
            <w:r>
              <w:rPr>
                <w:noProof/>
                <w:webHidden/>
              </w:rPr>
              <w:instrText xml:space="preserve"> PAGEREF _Toc379809719 \h </w:instrText>
            </w:r>
          </w:ins>
          <w:r>
            <w:rPr>
              <w:noProof/>
              <w:webHidden/>
            </w:rPr>
          </w:r>
          <w:r>
            <w:rPr>
              <w:noProof/>
              <w:webHidden/>
            </w:rPr>
            <w:fldChar w:fldCharType="separate"/>
          </w:r>
          <w:ins w:id="33" w:author="Marcus Claus" w:date="2014-02-12T13:17:00Z">
            <w:r w:rsidR="001C0EFF">
              <w:rPr>
                <w:noProof/>
                <w:webHidden/>
              </w:rPr>
              <w:t>6</w:t>
            </w:r>
          </w:ins>
          <w:ins w:id="34" w:author="Björn Genfors" w:date="2014-02-10T15:33:00Z">
            <w:del w:id="35" w:author="Marcus Claus" w:date="2014-02-12T13:17:00Z">
              <w:r w:rsidDel="001C0EFF">
                <w:rPr>
                  <w:noProof/>
                  <w:webHidden/>
                </w:rPr>
                <w:delText>7</w:delText>
              </w:r>
            </w:del>
            <w:r>
              <w:rPr>
                <w:noProof/>
                <w:webHidden/>
              </w:rPr>
              <w:fldChar w:fldCharType="end"/>
            </w:r>
            <w:r w:rsidRPr="00E059B8">
              <w:rPr>
                <w:rStyle w:val="Hyperlnk"/>
                <w:noProof/>
              </w:rPr>
              <w:fldChar w:fldCharType="end"/>
            </w:r>
          </w:ins>
        </w:p>
        <w:p w14:paraId="12F75A04" w14:textId="77777777" w:rsidR="002D76F9" w:rsidRDefault="002D76F9">
          <w:pPr>
            <w:pStyle w:val="Innehll3"/>
            <w:tabs>
              <w:tab w:val="left" w:pos="1100"/>
              <w:tab w:val="right" w:leader="dot" w:pos="8664"/>
            </w:tabs>
            <w:rPr>
              <w:ins w:id="36" w:author="Björn Genfors" w:date="2014-02-10T15:33:00Z"/>
              <w:rFonts w:asciiTheme="minorHAnsi" w:eastAsiaTheme="minorEastAsia" w:hAnsiTheme="minorHAnsi" w:cstheme="minorBidi"/>
              <w:noProof/>
              <w:sz w:val="22"/>
              <w:lang w:eastAsia="sv-SE"/>
            </w:rPr>
          </w:pPr>
          <w:ins w:id="3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"_Toc379809720"</w:instrText>
            </w:r>
            <w:r w:rsidRPr="00E059B8">
              <w:rPr>
                <w:rStyle w:val="Hyperlnk"/>
                <w:noProof/>
              </w:rPr>
              <w:instrText xml:space="preserve"> </w:instrText>
            </w:r>
            <w:r w:rsidRPr="00E059B8">
              <w:rPr>
                <w:rStyle w:val="Hyperlnk"/>
                <w:noProof/>
              </w:rPr>
              <w:fldChar w:fldCharType="separate"/>
            </w:r>
            <w:r w:rsidRPr="00E059B8">
              <w:rPr>
                <w:rStyle w:val="Hyperlnk"/>
                <w:noProof/>
              </w:rPr>
              <w:t>2.1.2</w:t>
            </w:r>
            <w:r>
              <w:rPr>
                <w:rFonts w:asciiTheme="minorHAnsi" w:eastAsiaTheme="minorEastAsia" w:hAnsiTheme="minorHAnsi" w:cstheme="minorBidi"/>
                <w:noProof/>
                <w:sz w:val="22"/>
                <w:lang w:eastAsia="sv-SE"/>
              </w:rPr>
              <w:tab/>
            </w:r>
            <w:r w:rsidRPr="00E059B8">
              <w:rPr>
                <w:rStyle w:val="Hyperlnk"/>
                <w:noProof/>
              </w:rPr>
              <w:t>Nya tjänstekontrakt</w:t>
            </w:r>
            <w:r>
              <w:rPr>
                <w:noProof/>
                <w:webHidden/>
              </w:rPr>
              <w:tab/>
            </w:r>
            <w:r>
              <w:rPr>
                <w:noProof/>
                <w:webHidden/>
              </w:rPr>
              <w:fldChar w:fldCharType="begin"/>
            </w:r>
            <w:r>
              <w:rPr>
                <w:noProof/>
                <w:webHidden/>
              </w:rPr>
              <w:instrText xml:space="preserve"> PAGEREF _Toc379809720 \h </w:instrText>
            </w:r>
          </w:ins>
          <w:r>
            <w:rPr>
              <w:noProof/>
              <w:webHidden/>
            </w:rPr>
          </w:r>
          <w:r>
            <w:rPr>
              <w:noProof/>
              <w:webHidden/>
            </w:rPr>
            <w:fldChar w:fldCharType="separate"/>
          </w:r>
          <w:ins w:id="38" w:author="Marcus Claus" w:date="2014-02-12T13:17:00Z">
            <w:r w:rsidR="001C0EFF">
              <w:rPr>
                <w:noProof/>
                <w:webHidden/>
              </w:rPr>
              <w:t>6</w:t>
            </w:r>
          </w:ins>
          <w:ins w:id="39" w:author="Björn Genfors" w:date="2014-02-10T15:33:00Z">
            <w:del w:id="40" w:author="Marcus Claus" w:date="2014-02-12T13:17:00Z">
              <w:r w:rsidDel="001C0EFF">
                <w:rPr>
                  <w:noProof/>
                  <w:webHidden/>
                </w:rPr>
                <w:delText>7</w:delText>
              </w:r>
            </w:del>
            <w:r>
              <w:rPr>
                <w:noProof/>
                <w:webHidden/>
              </w:rPr>
              <w:fldChar w:fldCharType="end"/>
            </w:r>
            <w:r w:rsidRPr="00E059B8">
              <w:rPr>
                <w:rStyle w:val="Hyperlnk"/>
                <w:noProof/>
              </w:rPr>
              <w:fldChar w:fldCharType="end"/>
            </w:r>
          </w:ins>
        </w:p>
        <w:p w14:paraId="3644FF87" w14:textId="77777777" w:rsidR="002D76F9" w:rsidRDefault="002D76F9">
          <w:pPr>
            <w:pStyle w:val="Innehll3"/>
            <w:tabs>
              <w:tab w:val="left" w:pos="1100"/>
              <w:tab w:val="right" w:leader="dot" w:pos="8664"/>
            </w:tabs>
            <w:rPr>
              <w:ins w:id="41" w:author="Björn Genfors" w:date="2014-02-10T15:33:00Z"/>
              <w:rFonts w:asciiTheme="minorHAnsi" w:eastAsiaTheme="minorEastAsia" w:hAnsiTheme="minorHAnsi" w:cstheme="minorBidi"/>
              <w:noProof/>
              <w:sz w:val="22"/>
              <w:lang w:eastAsia="sv-SE"/>
            </w:rPr>
          </w:pPr>
          <w:ins w:id="4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"_Toc379809721"</w:instrText>
            </w:r>
            <w:r w:rsidRPr="00E059B8">
              <w:rPr>
                <w:rStyle w:val="Hyperlnk"/>
                <w:noProof/>
              </w:rPr>
              <w:instrText xml:space="preserve"> </w:instrText>
            </w:r>
            <w:r w:rsidRPr="00E059B8">
              <w:rPr>
                <w:rStyle w:val="Hyperlnk"/>
                <w:noProof/>
              </w:rPr>
              <w:fldChar w:fldCharType="separate"/>
            </w:r>
            <w:r w:rsidRPr="00E059B8">
              <w:rPr>
                <w:rStyle w:val="Hyperlnk"/>
                <w:noProof/>
              </w:rPr>
              <w:t>2.1.3</w:t>
            </w:r>
            <w:r>
              <w:rPr>
                <w:rFonts w:asciiTheme="minorHAnsi" w:eastAsiaTheme="minorEastAsia" w:hAnsiTheme="minorHAnsi" w:cstheme="minorBidi"/>
                <w:noProof/>
                <w:sz w:val="22"/>
                <w:lang w:eastAsia="sv-SE"/>
              </w:rPr>
              <w:tab/>
            </w:r>
            <w:r w:rsidRPr="00E059B8">
              <w:rPr>
                <w:rStyle w:val="Hyperlnk"/>
                <w:noProof/>
              </w:rPr>
              <w:t>Förändrade tjänstekontrakt</w:t>
            </w:r>
            <w:r>
              <w:rPr>
                <w:noProof/>
                <w:webHidden/>
              </w:rPr>
              <w:tab/>
            </w:r>
            <w:r>
              <w:rPr>
                <w:noProof/>
                <w:webHidden/>
              </w:rPr>
              <w:fldChar w:fldCharType="begin"/>
            </w:r>
            <w:r>
              <w:rPr>
                <w:noProof/>
                <w:webHidden/>
              </w:rPr>
              <w:instrText xml:space="preserve"> PAGEREF _Toc379809721 \h </w:instrText>
            </w:r>
          </w:ins>
          <w:r>
            <w:rPr>
              <w:noProof/>
              <w:webHidden/>
            </w:rPr>
          </w:r>
          <w:r>
            <w:rPr>
              <w:noProof/>
              <w:webHidden/>
            </w:rPr>
            <w:fldChar w:fldCharType="separate"/>
          </w:r>
          <w:ins w:id="43" w:author="Marcus Claus" w:date="2014-02-12T13:17:00Z">
            <w:r w:rsidR="001C0EFF">
              <w:rPr>
                <w:noProof/>
                <w:webHidden/>
              </w:rPr>
              <w:t>6</w:t>
            </w:r>
          </w:ins>
          <w:ins w:id="44" w:author="Björn Genfors" w:date="2014-02-10T15:33:00Z">
            <w:del w:id="45" w:author="Marcus Claus" w:date="2014-02-12T13:17:00Z">
              <w:r w:rsidDel="001C0EFF">
                <w:rPr>
                  <w:noProof/>
                  <w:webHidden/>
                </w:rPr>
                <w:delText>7</w:delText>
              </w:r>
            </w:del>
            <w:r>
              <w:rPr>
                <w:noProof/>
                <w:webHidden/>
              </w:rPr>
              <w:fldChar w:fldCharType="end"/>
            </w:r>
            <w:r w:rsidRPr="00E059B8">
              <w:rPr>
                <w:rStyle w:val="Hyperlnk"/>
                <w:noProof/>
              </w:rPr>
              <w:fldChar w:fldCharType="end"/>
            </w:r>
          </w:ins>
        </w:p>
        <w:p w14:paraId="100BC11A" w14:textId="77777777" w:rsidR="002D76F9" w:rsidRDefault="002D76F9">
          <w:pPr>
            <w:pStyle w:val="Innehll3"/>
            <w:tabs>
              <w:tab w:val="left" w:pos="1100"/>
              <w:tab w:val="right" w:leader="dot" w:pos="8664"/>
            </w:tabs>
            <w:rPr>
              <w:ins w:id="46" w:author="Björn Genfors" w:date="2014-02-10T15:33:00Z"/>
              <w:rFonts w:asciiTheme="minorHAnsi" w:eastAsiaTheme="minorEastAsia" w:hAnsiTheme="minorHAnsi" w:cstheme="minorBidi"/>
              <w:noProof/>
              <w:sz w:val="22"/>
              <w:lang w:eastAsia="sv-SE"/>
            </w:rPr>
          </w:pPr>
          <w:ins w:id="4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"_Toc379809722"</w:instrText>
            </w:r>
            <w:r w:rsidRPr="00E059B8">
              <w:rPr>
                <w:rStyle w:val="Hyperlnk"/>
                <w:noProof/>
              </w:rPr>
              <w:instrText xml:space="preserve"> </w:instrText>
            </w:r>
            <w:r w:rsidRPr="00E059B8">
              <w:rPr>
                <w:rStyle w:val="Hyperlnk"/>
                <w:noProof/>
              </w:rPr>
              <w:fldChar w:fldCharType="separate"/>
            </w:r>
            <w:r w:rsidRPr="00E059B8">
              <w:rPr>
                <w:rStyle w:val="Hyperlnk"/>
                <w:noProof/>
              </w:rPr>
              <w:t>2.1.4</w:t>
            </w:r>
            <w:r>
              <w:rPr>
                <w:rFonts w:asciiTheme="minorHAnsi" w:eastAsiaTheme="minorEastAsia" w:hAnsiTheme="minorHAnsi" w:cstheme="minorBidi"/>
                <w:noProof/>
                <w:sz w:val="22"/>
                <w:lang w:eastAsia="sv-SE"/>
              </w:rPr>
              <w:tab/>
            </w:r>
            <w:r w:rsidRPr="00E059B8">
              <w:rPr>
                <w:rStyle w:val="Hyperlnk"/>
                <w:noProof/>
              </w:rPr>
              <w:t>Utgångna tjänstekontrakt</w:t>
            </w:r>
            <w:r>
              <w:rPr>
                <w:noProof/>
                <w:webHidden/>
              </w:rPr>
              <w:tab/>
            </w:r>
            <w:r>
              <w:rPr>
                <w:noProof/>
                <w:webHidden/>
              </w:rPr>
              <w:fldChar w:fldCharType="begin"/>
            </w:r>
            <w:r>
              <w:rPr>
                <w:noProof/>
                <w:webHidden/>
              </w:rPr>
              <w:instrText xml:space="preserve"> PAGEREF _Toc379809722 \h </w:instrText>
            </w:r>
          </w:ins>
          <w:r>
            <w:rPr>
              <w:noProof/>
              <w:webHidden/>
            </w:rPr>
          </w:r>
          <w:r>
            <w:rPr>
              <w:noProof/>
              <w:webHidden/>
            </w:rPr>
            <w:fldChar w:fldCharType="separate"/>
          </w:r>
          <w:ins w:id="48" w:author="Marcus Claus" w:date="2014-02-12T13:17:00Z">
            <w:r w:rsidR="001C0EFF">
              <w:rPr>
                <w:noProof/>
                <w:webHidden/>
              </w:rPr>
              <w:t>6</w:t>
            </w:r>
          </w:ins>
          <w:ins w:id="49" w:author="Björn Genfors" w:date="2014-02-10T15:33:00Z">
            <w:del w:id="50" w:author="Marcus Claus" w:date="2014-02-12T13:17:00Z">
              <w:r w:rsidDel="001C0EFF">
                <w:rPr>
                  <w:noProof/>
                  <w:webHidden/>
                </w:rPr>
                <w:delText>7</w:delText>
              </w:r>
            </w:del>
            <w:r>
              <w:rPr>
                <w:noProof/>
                <w:webHidden/>
              </w:rPr>
              <w:fldChar w:fldCharType="end"/>
            </w:r>
            <w:r w:rsidRPr="00E059B8">
              <w:rPr>
                <w:rStyle w:val="Hyperlnk"/>
                <w:noProof/>
              </w:rPr>
              <w:fldChar w:fldCharType="end"/>
            </w:r>
          </w:ins>
        </w:p>
        <w:p w14:paraId="2DFBBADE" w14:textId="77777777" w:rsidR="002D76F9" w:rsidRDefault="002D76F9">
          <w:pPr>
            <w:pStyle w:val="Innehll2"/>
            <w:tabs>
              <w:tab w:val="left" w:pos="880"/>
              <w:tab w:val="right" w:leader="dot" w:pos="8664"/>
            </w:tabs>
            <w:rPr>
              <w:ins w:id="51" w:author="Björn Genfors" w:date="2014-02-10T15:33:00Z"/>
              <w:rFonts w:asciiTheme="minorHAnsi" w:eastAsiaTheme="minorEastAsia" w:hAnsiTheme="minorHAnsi" w:cstheme="minorBidi"/>
              <w:noProof/>
              <w:sz w:val="22"/>
              <w:lang w:eastAsia="sv-SE"/>
            </w:rPr>
          </w:pPr>
          <w:ins w:id="5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"_Toc379809723"</w:instrText>
            </w:r>
            <w:r w:rsidRPr="00E059B8">
              <w:rPr>
                <w:rStyle w:val="Hyperlnk"/>
                <w:noProof/>
              </w:rPr>
              <w:instrText xml:space="preserve"> </w:instrText>
            </w:r>
            <w:r w:rsidRPr="00E059B8">
              <w:rPr>
                <w:rStyle w:val="Hyperlnk"/>
                <w:noProof/>
              </w:rPr>
              <w:fldChar w:fldCharType="separate"/>
            </w:r>
            <w:r w:rsidRPr="00E059B8">
              <w:rPr>
                <w:rStyle w:val="Hyperlnk"/>
                <w:noProof/>
              </w:rPr>
              <w:t>2.2</w:t>
            </w:r>
            <w:r>
              <w:rPr>
                <w:rFonts w:asciiTheme="minorHAnsi" w:eastAsiaTheme="minorEastAsia" w:hAnsiTheme="minorHAnsi" w:cstheme="minorBidi"/>
                <w:noProof/>
                <w:sz w:val="22"/>
                <w:lang w:eastAsia="sv-SE"/>
              </w:rPr>
              <w:tab/>
            </w:r>
            <w:r w:rsidRPr="00E059B8">
              <w:rPr>
                <w:rStyle w:val="Hyperlnk"/>
                <w:noProof/>
              </w:rPr>
              <w:t>Version tidigare</w:t>
            </w:r>
            <w:r>
              <w:rPr>
                <w:noProof/>
                <w:webHidden/>
              </w:rPr>
              <w:tab/>
            </w:r>
            <w:r>
              <w:rPr>
                <w:noProof/>
                <w:webHidden/>
              </w:rPr>
              <w:fldChar w:fldCharType="begin"/>
            </w:r>
            <w:r>
              <w:rPr>
                <w:noProof/>
                <w:webHidden/>
              </w:rPr>
              <w:instrText xml:space="preserve"> PAGEREF _Toc379809723 \h </w:instrText>
            </w:r>
          </w:ins>
          <w:r>
            <w:rPr>
              <w:noProof/>
              <w:webHidden/>
            </w:rPr>
          </w:r>
          <w:r>
            <w:rPr>
              <w:noProof/>
              <w:webHidden/>
            </w:rPr>
            <w:fldChar w:fldCharType="separate"/>
          </w:r>
          <w:ins w:id="53" w:author="Marcus Claus" w:date="2014-02-12T13:17:00Z">
            <w:r w:rsidR="001C0EFF">
              <w:rPr>
                <w:noProof/>
                <w:webHidden/>
              </w:rPr>
              <w:t>6</w:t>
            </w:r>
          </w:ins>
          <w:ins w:id="54" w:author="Björn Genfors" w:date="2014-02-10T15:33:00Z">
            <w:del w:id="55" w:author="Marcus Claus" w:date="2014-02-12T13:17:00Z">
              <w:r w:rsidDel="001C0EFF">
                <w:rPr>
                  <w:noProof/>
                  <w:webHidden/>
                </w:rPr>
                <w:delText>7</w:delText>
              </w:r>
            </w:del>
            <w:r>
              <w:rPr>
                <w:noProof/>
                <w:webHidden/>
              </w:rPr>
              <w:fldChar w:fldCharType="end"/>
            </w:r>
            <w:r w:rsidRPr="00E059B8">
              <w:rPr>
                <w:rStyle w:val="Hyperlnk"/>
                <w:noProof/>
              </w:rPr>
              <w:fldChar w:fldCharType="end"/>
            </w:r>
          </w:ins>
        </w:p>
        <w:p w14:paraId="2D3CA7DF" w14:textId="77777777" w:rsidR="002D76F9" w:rsidRDefault="002D76F9">
          <w:pPr>
            <w:pStyle w:val="Innehll1"/>
            <w:tabs>
              <w:tab w:val="left" w:pos="400"/>
              <w:tab w:val="right" w:leader="dot" w:pos="8664"/>
            </w:tabs>
            <w:rPr>
              <w:ins w:id="56" w:author="Björn Genfors" w:date="2014-02-10T15:33:00Z"/>
              <w:rFonts w:asciiTheme="minorHAnsi" w:eastAsiaTheme="minorEastAsia" w:hAnsiTheme="minorHAnsi" w:cstheme="minorBidi"/>
              <w:noProof/>
              <w:sz w:val="22"/>
              <w:lang w:eastAsia="sv-SE"/>
            </w:rPr>
          </w:pPr>
          <w:ins w:id="5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"_Toc379809724"</w:instrText>
            </w:r>
            <w:r w:rsidRPr="00E059B8">
              <w:rPr>
                <w:rStyle w:val="Hyperlnk"/>
                <w:noProof/>
              </w:rPr>
              <w:instrText xml:space="preserve"> </w:instrText>
            </w:r>
            <w:r w:rsidRPr="00E059B8">
              <w:rPr>
                <w:rStyle w:val="Hyperlnk"/>
                <w:noProof/>
              </w:rPr>
              <w:fldChar w:fldCharType="separate"/>
            </w:r>
            <w:r w:rsidRPr="00E059B8">
              <w:rPr>
                <w:rStyle w:val="Hyperlnk"/>
                <w:noProof/>
              </w:rPr>
              <w:t>3</w:t>
            </w:r>
            <w:r>
              <w:rPr>
                <w:rFonts w:asciiTheme="minorHAnsi" w:eastAsiaTheme="minorEastAsia" w:hAnsiTheme="minorHAnsi" w:cstheme="minorBidi"/>
                <w:noProof/>
                <w:sz w:val="22"/>
                <w:lang w:eastAsia="sv-SE"/>
              </w:rPr>
              <w:tab/>
            </w:r>
            <w:r w:rsidRPr="00E059B8">
              <w:rPr>
                <w:rStyle w:val="Hyperlnk"/>
                <w:noProof/>
              </w:rPr>
              <w:t>Tjänstedomänens arkitektur</w:t>
            </w:r>
            <w:r>
              <w:rPr>
                <w:noProof/>
                <w:webHidden/>
              </w:rPr>
              <w:tab/>
            </w:r>
            <w:r>
              <w:rPr>
                <w:noProof/>
                <w:webHidden/>
              </w:rPr>
              <w:fldChar w:fldCharType="begin"/>
            </w:r>
            <w:r>
              <w:rPr>
                <w:noProof/>
                <w:webHidden/>
              </w:rPr>
              <w:instrText xml:space="preserve"> PAGEREF _Toc379809724 \h </w:instrText>
            </w:r>
          </w:ins>
          <w:r>
            <w:rPr>
              <w:noProof/>
              <w:webHidden/>
            </w:rPr>
          </w:r>
          <w:r>
            <w:rPr>
              <w:noProof/>
              <w:webHidden/>
            </w:rPr>
            <w:fldChar w:fldCharType="separate"/>
          </w:r>
          <w:ins w:id="58" w:author="Marcus Claus" w:date="2014-02-12T13:17:00Z">
            <w:r w:rsidR="001C0EFF">
              <w:rPr>
                <w:noProof/>
                <w:webHidden/>
              </w:rPr>
              <w:t>7</w:t>
            </w:r>
          </w:ins>
          <w:ins w:id="59" w:author="Björn Genfors" w:date="2014-02-10T15:33:00Z">
            <w:del w:id="60" w:author="Marcus Claus" w:date="2014-02-12T13:17:00Z">
              <w:r w:rsidDel="001C0EFF">
                <w:rPr>
                  <w:noProof/>
                  <w:webHidden/>
                </w:rPr>
                <w:delText>8</w:delText>
              </w:r>
            </w:del>
            <w:r>
              <w:rPr>
                <w:noProof/>
                <w:webHidden/>
              </w:rPr>
              <w:fldChar w:fldCharType="end"/>
            </w:r>
            <w:r w:rsidRPr="00E059B8">
              <w:rPr>
                <w:rStyle w:val="Hyperlnk"/>
                <w:noProof/>
              </w:rPr>
              <w:fldChar w:fldCharType="end"/>
            </w:r>
          </w:ins>
        </w:p>
        <w:p w14:paraId="0B00EBF5" w14:textId="77777777" w:rsidR="002D76F9" w:rsidRDefault="002D76F9">
          <w:pPr>
            <w:pStyle w:val="Innehll2"/>
            <w:tabs>
              <w:tab w:val="left" w:pos="880"/>
              <w:tab w:val="right" w:leader="dot" w:pos="8664"/>
            </w:tabs>
            <w:rPr>
              <w:ins w:id="61" w:author="Björn Genfors" w:date="2014-02-10T15:33:00Z"/>
              <w:rFonts w:asciiTheme="minorHAnsi" w:eastAsiaTheme="minorEastAsia" w:hAnsiTheme="minorHAnsi" w:cstheme="minorBidi"/>
              <w:noProof/>
              <w:sz w:val="22"/>
              <w:lang w:eastAsia="sv-SE"/>
            </w:rPr>
          </w:pPr>
          <w:ins w:id="6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"_Toc379809725"</w:instrText>
            </w:r>
            <w:r w:rsidRPr="00E059B8">
              <w:rPr>
                <w:rStyle w:val="Hyperlnk"/>
                <w:noProof/>
              </w:rPr>
              <w:instrText xml:space="preserve"> </w:instrText>
            </w:r>
            <w:r w:rsidRPr="00E059B8">
              <w:rPr>
                <w:rStyle w:val="Hyperlnk"/>
                <w:noProof/>
              </w:rPr>
              <w:fldChar w:fldCharType="separate"/>
            </w:r>
            <w:r w:rsidRPr="00E059B8">
              <w:rPr>
                <w:rStyle w:val="Hyperlnk"/>
                <w:noProof/>
              </w:rPr>
              <w:t>3.1</w:t>
            </w:r>
            <w:r>
              <w:rPr>
                <w:rFonts w:asciiTheme="minorHAnsi" w:eastAsiaTheme="minorEastAsia" w:hAnsiTheme="minorHAnsi" w:cstheme="minorBidi"/>
                <w:noProof/>
                <w:sz w:val="22"/>
                <w:lang w:eastAsia="sv-SE"/>
              </w:rPr>
              <w:tab/>
            </w:r>
            <w:r w:rsidRPr="00E059B8">
              <w:rPr>
                <w:rStyle w:val="Hyperlnk"/>
                <w:noProof/>
              </w:rPr>
              <w:t>Flöden</w:t>
            </w:r>
            <w:r>
              <w:rPr>
                <w:noProof/>
                <w:webHidden/>
              </w:rPr>
              <w:tab/>
            </w:r>
            <w:r>
              <w:rPr>
                <w:noProof/>
                <w:webHidden/>
              </w:rPr>
              <w:fldChar w:fldCharType="begin"/>
            </w:r>
            <w:r>
              <w:rPr>
                <w:noProof/>
                <w:webHidden/>
              </w:rPr>
              <w:instrText xml:space="preserve"> PAGEREF _Toc379809725 \h </w:instrText>
            </w:r>
          </w:ins>
          <w:r>
            <w:rPr>
              <w:noProof/>
              <w:webHidden/>
            </w:rPr>
          </w:r>
          <w:r>
            <w:rPr>
              <w:noProof/>
              <w:webHidden/>
            </w:rPr>
            <w:fldChar w:fldCharType="separate"/>
          </w:r>
          <w:ins w:id="63" w:author="Marcus Claus" w:date="2014-02-12T13:17:00Z">
            <w:r w:rsidR="001C0EFF">
              <w:rPr>
                <w:noProof/>
                <w:webHidden/>
              </w:rPr>
              <w:t>7</w:t>
            </w:r>
          </w:ins>
          <w:ins w:id="64" w:author="Björn Genfors" w:date="2014-02-10T15:33:00Z">
            <w:del w:id="65" w:author="Marcus Claus" w:date="2014-02-12T13:17:00Z">
              <w:r w:rsidDel="001C0EFF">
                <w:rPr>
                  <w:noProof/>
                  <w:webHidden/>
                </w:rPr>
                <w:delText>8</w:delText>
              </w:r>
            </w:del>
            <w:r>
              <w:rPr>
                <w:noProof/>
                <w:webHidden/>
              </w:rPr>
              <w:fldChar w:fldCharType="end"/>
            </w:r>
            <w:r w:rsidRPr="00E059B8">
              <w:rPr>
                <w:rStyle w:val="Hyperlnk"/>
                <w:noProof/>
              </w:rPr>
              <w:fldChar w:fldCharType="end"/>
            </w:r>
          </w:ins>
        </w:p>
        <w:p w14:paraId="3D68D698" w14:textId="77777777" w:rsidR="002D76F9" w:rsidRDefault="002D76F9">
          <w:pPr>
            <w:pStyle w:val="Innehll3"/>
            <w:tabs>
              <w:tab w:val="left" w:pos="1100"/>
              <w:tab w:val="right" w:leader="dot" w:pos="8664"/>
            </w:tabs>
            <w:rPr>
              <w:ins w:id="66" w:author="Björn Genfors" w:date="2014-02-10T15:33:00Z"/>
              <w:rFonts w:asciiTheme="minorHAnsi" w:eastAsiaTheme="minorEastAsia" w:hAnsiTheme="minorHAnsi" w:cstheme="minorBidi"/>
              <w:noProof/>
              <w:sz w:val="22"/>
              <w:lang w:eastAsia="sv-SE"/>
            </w:rPr>
          </w:pPr>
          <w:ins w:id="6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"_Toc379809726"</w:instrText>
            </w:r>
            <w:r w:rsidRPr="00E059B8">
              <w:rPr>
                <w:rStyle w:val="Hyperlnk"/>
                <w:noProof/>
              </w:rPr>
              <w:instrText xml:space="preserve"> </w:instrText>
            </w:r>
            <w:r w:rsidRPr="00E059B8">
              <w:rPr>
                <w:rStyle w:val="Hyperlnk"/>
                <w:noProof/>
              </w:rPr>
              <w:fldChar w:fldCharType="separate"/>
            </w:r>
            <w:r w:rsidRPr="00E059B8">
              <w:rPr>
                <w:rStyle w:val="Hyperlnk"/>
                <w:noProof/>
              </w:rPr>
              <w:t>3.1.1</w:t>
            </w:r>
            <w:r>
              <w:rPr>
                <w:rFonts w:asciiTheme="minorHAnsi" w:eastAsiaTheme="minorEastAsia" w:hAnsiTheme="minorHAnsi" w:cstheme="minorBidi"/>
                <w:noProof/>
                <w:sz w:val="22"/>
                <w:lang w:eastAsia="sv-SE"/>
              </w:rPr>
              <w:tab/>
            </w:r>
            <w:r w:rsidRPr="00E059B8">
              <w:rPr>
                <w:rStyle w:val="Hyperlnk"/>
                <w:noProof/>
              </w:rPr>
              <w:t>Reumatismdata</w:t>
            </w:r>
            <w:r>
              <w:rPr>
                <w:noProof/>
                <w:webHidden/>
              </w:rPr>
              <w:tab/>
            </w:r>
            <w:r>
              <w:rPr>
                <w:noProof/>
                <w:webHidden/>
              </w:rPr>
              <w:fldChar w:fldCharType="begin"/>
            </w:r>
            <w:r>
              <w:rPr>
                <w:noProof/>
                <w:webHidden/>
              </w:rPr>
              <w:instrText xml:space="preserve"> PAGEREF _Toc379809726 \h </w:instrText>
            </w:r>
          </w:ins>
          <w:r>
            <w:rPr>
              <w:noProof/>
              <w:webHidden/>
            </w:rPr>
          </w:r>
          <w:r>
            <w:rPr>
              <w:noProof/>
              <w:webHidden/>
            </w:rPr>
            <w:fldChar w:fldCharType="separate"/>
          </w:r>
          <w:ins w:id="68" w:author="Marcus Claus" w:date="2014-02-12T13:17:00Z">
            <w:r w:rsidR="001C0EFF">
              <w:rPr>
                <w:noProof/>
                <w:webHidden/>
              </w:rPr>
              <w:t>7</w:t>
            </w:r>
          </w:ins>
          <w:ins w:id="69" w:author="Björn Genfors" w:date="2014-02-10T15:33:00Z">
            <w:del w:id="70" w:author="Marcus Claus" w:date="2014-02-12T13:17:00Z">
              <w:r w:rsidDel="001C0EFF">
                <w:rPr>
                  <w:noProof/>
                  <w:webHidden/>
                </w:rPr>
                <w:delText>8</w:delText>
              </w:r>
            </w:del>
            <w:r>
              <w:rPr>
                <w:noProof/>
                <w:webHidden/>
              </w:rPr>
              <w:fldChar w:fldCharType="end"/>
            </w:r>
            <w:r w:rsidRPr="00E059B8">
              <w:rPr>
                <w:rStyle w:val="Hyperlnk"/>
                <w:noProof/>
              </w:rPr>
              <w:fldChar w:fldCharType="end"/>
            </w:r>
          </w:ins>
        </w:p>
        <w:p w14:paraId="79FD4EB8" w14:textId="77777777" w:rsidR="002D76F9" w:rsidRDefault="002D76F9">
          <w:pPr>
            <w:pStyle w:val="Innehll3"/>
            <w:tabs>
              <w:tab w:val="left" w:pos="1100"/>
              <w:tab w:val="right" w:leader="dot" w:pos="8664"/>
            </w:tabs>
            <w:rPr>
              <w:ins w:id="71" w:author="Björn Genfors" w:date="2014-02-10T15:33:00Z"/>
              <w:rFonts w:asciiTheme="minorHAnsi" w:eastAsiaTheme="minorEastAsia" w:hAnsiTheme="minorHAnsi" w:cstheme="minorBidi"/>
              <w:noProof/>
              <w:sz w:val="22"/>
              <w:lang w:eastAsia="sv-SE"/>
            </w:rPr>
          </w:pPr>
          <w:ins w:id="7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"_Toc379809727"</w:instrText>
            </w:r>
            <w:r w:rsidRPr="00E059B8">
              <w:rPr>
                <w:rStyle w:val="Hyperlnk"/>
                <w:noProof/>
              </w:rPr>
              <w:instrText xml:space="preserve"> </w:instrText>
            </w:r>
            <w:r w:rsidRPr="00E059B8">
              <w:rPr>
                <w:rStyle w:val="Hyperlnk"/>
                <w:noProof/>
              </w:rPr>
              <w:fldChar w:fldCharType="separate"/>
            </w:r>
            <w:r w:rsidRPr="00E059B8">
              <w:rPr>
                <w:rStyle w:val="Hyperlnk"/>
                <w:noProof/>
              </w:rPr>
              <w:t>3.1.2</w:t>
            </w:r>
            <w:r>
              <w:rPr>
                <w:rFonts w:asciiTheme="minorHAnsi" w:eastAsiaTheme="minorEastAsia" w:hAnsiTheme="minorHAnsi" w:cstheme="minorBidi"/>
                <w:noProof/>
                <w:sz w:val="22"/>
                <w:lang w:eastAsia="sv-SE"/>
              </w:rPr>
              <w:tab/>
            </w:r>
            <w:r w:rsidRPr="00E059B8">
              <w:rPr>
                <w:rStyle w:val="Hyperlnk"/>
                <w:noProof/>
              </w:rPr>
              <w:t>Obligatoriska kontrakt</w:t>
            </w:r>
            <w:r>
              <w:rPr>
                <w:noProof/>
                <w:webHidden/>
              </w:rPr>
              <w:tab/>
            </w:r>
            <w:r>
              <w:rPr>
                <w:noProof/>
                <w:webHidden/>
              </w:rPr>
              <w:fldChar w:fldCharType="begin"/>
            </w:r>
            <w:r>
              <w:rPr>
                <w:noProof/>
                <w:webHidden/>
              </w:rPr>
              <w:instrText xml:space="preserve"> PAGEREF _Toc379809727 \h </w:instrText>
            </w:r>
          </w:ins>
          <w:r>
            <w:rPr>
              <w:noProof/>
              <w:webHidden/>
            </w:rPr>
          </w:r>
          <w:r>
            <w:rPr>
              <w:noProof/>
              <w:webHidden/>
            </w:rPr>
            <w:fldChar w:fldCharType="separate"/>
          </w:r>
          <w:ins w:id="73" w:author="Marcus Claus" w:date="2014-02-12T13:17:00Z">
            <w:r w:rsidR="001C0EFF">
              <w:rPr>
                <w:noProof/>
                <w:webHidden/>
              </w:rPr>
              <w:t>9</w:t>
            </w:r>
          </w:ins>
          <w:ins w:id="74" w:author="Björn Genfors" w:date="2014-02-10T15:33:00Z">
            <w:del w:id="75" w:author="Marcus Claus" w:date="2014-02-12T13:17:00Z">
              <w:r w:rsidDel="001C0EFF">
                <w:rPr>
                  <w:noProof/>
                  <w:webHidden/>
                </w:rPr>
                <w:delText>11</w:delText>
              </w:r>
            </w:del>
            <w:r>
              <w:rPr>
                <w:noProof/>
                <w:webHidden/>
              </w:rPr>
              <w:fldChar w:fldCharType="end"/>
            </w:r>
            <w:r w:rsidRPr="00E059B8">
              <w:rPr>
                <w:rStyle w:val="Hyperlnk"/>
                <w:noProof/>
              </w:rPr>
              <w:fldChar w:fldCharType="end"/>
            </w:r>
          </w:ins>
        </w:p>
        <w:p w14:paraId="05C1F051" w14:textId="77777777" w:rsidR="002D76F9" w:rsidRDefault="002D76F9">
          <w:pPr>
            <w:pStyle w:val="Innehll2"/>
            <w:tabs>
              <w:tab w:val="left" w:pos="880"/>
              <w:tab w:val="right" w:leader="dot" w:pos="8664"/>
            </w:tabs>
            <w:rPr>
              <w:ins w:id="76" w:author="Björn Genfors" w:date="2014-02-10T15:33:00Z"/>
              <w:rFonts w:asciiTheme="minorHAnsi" w:eastAsiaTheme="minorEastAsia" w:hAnsiTheme="minorHAnsi" w:cstheme="minorBidi"/>
              <w:noProof/>
              <w:sz w:val="22"/>
              <w:lang w:eastAsia="sv-SE"/>
            </w:rPr>
          </w:pPr>
          <w:ins w:id="7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"_Toc379809728"</w:instrText>
            </w:r>
            <w:r w:rsidRPr="00E059B8">
              <w:rPr>
                <w:rStyle w:val="Hyperlnk"/>
                <w:noProof/>
              </w:rPr>
              <w:instrText xml:space="preserve"> </w:instrText>
            </w:r>
            <w:r w:rsidRPr="00E059B8">
              <w:rPr>
                <w:rStyle w:val="Hyperlnk"/>
                <w:noProof/>
              </w:rPr>
              <w:fldChar w:fldCharType="separate"/>
            </w:r>
            <w:r w:rsidRPr="00E059B8">
              <w:rPr>
                <w:rStyle w:val="Hyperlnk"/>
                <w:noProof/>
              </w:rPr>
              <w:t>3.2</w:t>
            </w:r>
            <w:r>
              <w:rPr>
                <w:rFonts w:asciiTheme="minorHAnsi" w:eastAsiaTheme="minorEastAsia" w:hAnsiTheme="minorHAnsi" w:cstheme="minorBidi"/>
                <w:noProof/>
                <w:sz w:val="22"/>
                <w:lang w:eastAsia="sv-SE"/>
              </w:rPr>
              <w:tab/>
            </w:r>
            <w:r w:rsidRPr="00E059B8">
              <w:rPr>
                <w:rStyle w:val="Hyperlnk"/>
                <w:noProof/>
              </w:rPr>
              <w:t>Adressering</w:t>
            </w:r>
            <w:r>
              <w:rPr>
                <w:noProof/>
                <w:webHidden/>
              </w:rPr>
              <w:tab/>
            </w:r>
            <w:r>
              <w:rPr>
                <w:noProof/>
                <w:webHidden/>
              </w:rPr>
              <w:fldChar w:fldCharType="begin"/>
            </w:r>
            <w:r>
              <w:rPr>
                <w:noProof/>
                <w:webHidden/>
              </w:rPr>
              <w:instrText xml:space="preserve"> PAGEREF _Toc379809728 \h </w:instrText>
            </w:r>
          </w:ins>
          <w:r>
            <w:rPr>
              <w:noProof/>
              <w:webHidden/>
            </w:rPr>
          </w:r>
          <w:r>
            <w:rPr>
              <w:noProof/>
              <w:webHidden/>
            </w:rPr>
            <w:fldChar w:fldCharType="separate"/>
          </w:r>
          <w:ins w:id="78" w:author="Marcus Claus" w:date="2014-02-12T13:17:00Z">
            <w:r w:rsidR="001C0EFF">
              <w:rPr>
                <w:noProof/>
                <w:webHidden/>
              </w:rPr>
              <w:t>9</w:t>
            </w:r>
          </w:ins>
          <w:ins w:id="79" w:author="Björn Genfors" w:date="2014-02-10T15:33:00Z">
            <w:del w:id="80" w:author="Marcus Claus" w:date="2014-02-12T13:17:00Z">
              <w:r w:rsidDel="001C0EFF">
                <w:rPr>
                  <w:noProof/>
                  <w:webHidden/>
                </w:rPr>
                <w:delText>11</w:delText>
              </w:r>
            </w:del>
            <w:r>
              <w:rPr>
                <w:noProof/>
                <w:webHidden/>
              </w:rPr>
              <w:fldChar w:fldCharType="end"/>
            </w:r>
            <w:r w:rsidRPr="00E059B8">
              <w:rPr>
                <w:rStyle w:val="Hyperlnk"/>
                <w:noProof/>
              </w:rPr>
              <w:fldChar w:fldCharType="end"/>
            </w:r>
          </w:ins>
        </w:p>
        <w:p w14:paraId="7C2D167C" w14:textId="77777777" w:rsidR="002D76F9" w:rsidRDefault="002D76F9">
          <w:pPr>
            <w:pStyle w:val="Innehll3"/>
            <w:tabs>
              <w:tab w:val="left" w:pos="1100"/>
              <w:tab w:val="right" w:leader="dot" w:pos="8664"/>
            </w:tabs>
            <w:rPr>
              <w:ins w:id="81" w:author="Björn Genfors" w:date="2014-02-10T15:33:00Z"/>
              <w:rFonts w:asciiTheme="minorHAnsi" w:eastAsiaTheme="minorEastAsia" w:hAnsiTheme="minorHAnsi" w:cstheme="minorBidi"/>
              <w:noProof/>
              <w:sz w:val="22"/>
              <w:lang w:eastAsia="sv-SE"/>
            </w:rPr>
          </w:pPr>
          <w:ins w:id="8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"_Toc379809745"</w:instrText>
            </w:r>
            <w:r w:rsidRPr="00E059B8">
              <w:rPr>
                <w:rStyle w:val="Hyperlnk"/>
                <w:noProof/>
              </w:rPr>
              <w:instrText xml:space="preserve"> </w:instrText>
            </w:r>
            <w:r w:rsidRPr="00E059B8">
              <w:rPr>
                <w:rStyle w:val="Hyperlnk"/>
                <w:noProof/>
              </w:rPr>
              <w:fldChar w:fldCharType="separate"/>
            </w:r>
            <w:r w:rsidRPr="00E059B8">
              <w:rPr>
                <w:rStyle w:val="Hyperlnk"/>
                <w:noProof/>
              </w:rPr>
              <w:t>3.2.1</w:t>
            </w:r>
            <w:r>
              <w:rPr>
                <w:rFonts w:asciiTheme="minorHAnsi" w:eastAsiaTheme="minorEastAsia" w:hAnsiTheme="minorHAnsi" w:cstheme="minorBidi"/>
                <w:noProof/>
                <w:sz w:val="22"/>
                <w:lang w:eastAsia="sv-SE"/>
              </w:rPr>
              <w:tab/>
            </w:r>
            <w:r w:rsidRPr="00E059B8">
              <w:rPr>
                <w:rStyle w:val="Hyperlnk"/>
                <w:noProof/>
              </w:rPr>
              <w:t>Sammanfattning av adresseringsmodell</w:t>
            </w:r>
            <w:r>
              <w:rPr>
                <w:noProof/>
                <w:webHidden/>
              </w:rPr>
              <w:tab/>
            </w:r>
            <w:r>
              <w:rPr>
                <w:noProof/>
                <w:webHidden/>
              </w:rPr>
              <w:fldChar w:fldCharType="begin"/>
            </w:r>
            <w:r>
              <w:rPr>
                <w:noProof/>
                <w:webHidden/>
              </w:rPr>
              <w:instrText xml:space="preserve"> PAGEREF _Toc379809745 \h </w:instrText>
            </w:r>
          </w:ins>
          <w:r>
            <w:rPr>
              <w:noProof/>
              <w:webHidden/>
            </w:rPr>
          </w:r>
          <w:r>
            <w:rPr>
              <w:noProof/>
              <w:webHidden/>
            </w:rPr>
            <w:fldChar w:fldCharType="separate"/>
          </w:r>
          <w:ins w:id="83" w:author="Marcus Claus" w:date="2014-02-12T13:17:00Z">
            <w:r w:rsidR="001C0EFF">
              <w:rPr>
                <w:noProof/>
                <w:webHidden/>
              </w:rPr>
              <w:t>10</w:t>
            </w:r>
          </w:ins>
          <w:ins w:id="84" w:author="Björn Genfors" w:date="2014-02-10T15:33:00Z">
            <w:del w:id="85" w:author="Marcus Claus" w:date="2014-02-12T13:17:00Z">
              <w:r w:rsidDel="001C0EFF">
                <w:rPr>
                  <w:noProof/>
                  <w:webHidden/>
                </w:rPr>
                <w:delText>14</w:delText>
              </w:r>
            </w:del>
            <w:r>
              <w:rPr>
                <w:noProof/>
                <w:webHidden/>
              </w:rPr>
              <w:fldChar w:fldCharType="end"/>
            </w:r>
            <w:r w:rsidRPr="00E059B8">
              <w:rPr>
                <w:rStyle w:val="Hyperlnk"/>
                <w:noProof/>
              </w:rPr>
              <w:fldChar w:fldCharType="end"/>
            </w:r>
          </w:ins>
        </w:p>
        <w:p w14:paraId="68C482B0" w14:textId="77777777" w:rsidR="002D76F9" w:rsidRDefault="002D76F9">
          <w:pPr>
            <w:pStyle w:val="Innehll2"/>
            <w:tabs>
              <w:tab w:val="left" w:pos="880"/>
              <w:tab w:val="right" w:leader="dot" w:pos="8664"/>
            </w:tabs>
            <w:rPr>
              <w:ins w:id="86" w:author="Björn Genfors" w:date="2014-02-10T15:33:00Z"/>
              <w:rFonts w:asciiTheme="minorHAnsi" w:eastAsiaTheme="minorEastAsia" w:hAnsiTheme="minorHAnsi" w:cstheme="minorBidi"/>
              <w:noProof/>
              <w:sz w:val="22"/>
              <w:lang w:eastAsia="sv-SE"/>
            </w:rPr>
          </w:pPr>
          <w:ins w:id="8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"_Toc379809746"</w:instrText>
            </w:r>
            <w:r w:rsidRPr="00E059B8">
              <w:rPr>
                <w:rStyle w:val="Hyperlnk"/>
                <w:noProof/>
              </w:rPr>
              <w:instrText xml:space="preserve"> </w:instrText>
            </w:r>
            <w:r w:rsidRPr="00E059B8">
              <w:rPr>
                <w:rStyle w:val="Hyperlnk"/>
                <w:noProof/>
              </w:rPr>
              <w:fldChar w:fldCharType="separate"/>
            </w:r>
            <w:r w:rsidRPr="00E059B8">
              <w:rPr>
                <w:rStyle w:val="Hyperlnk"/>
                <w:noProof/>
              </w:rPr>
              <w:t>3.3</w:t>
            </w:r>
            <w:r>
              <w:rPr>
                <w:rFonts w:asciiTheme="minorHAnsi" w:eastAsiaTheme="minorEastAsia" w:hAnsiTheme="minorHAnsi" w:cstheme="minorBidi"/>
                <w:noProof/>
                <w:sz w:val="22"/>
                <w:lang w:eastAsia="sv-SE"/>
              </w:rPr>
              <w:tab/>
            </w:r>
            <w:r w:rsidRPr="00E059B8">
              <w:rPr>
                <w:rStyle w:val="Hyperlnk"/>
                <w:noProof/>
              </w:rPr>
              <w:t>Aggregering och engagemangsindex</w:t>
            </w:r>
            <w:r>
              <w:rPr>
                <w:noProof/>
                <w:webHidden/>
              </w:rPr>
              <w:tab/>
            </w:r>
            <w:r>
              <w:rPr>
                <w:noProof/>
                <w:webHidden/>
              </w:rPr>
              <w:fldChar w:fldCharType="begin"/>
            </w:r>
            <w:r>
              <w:rPr>
                <w:noProof/>
                <w:webHidden/>
              </w:rPr>
              <w:instrText xml:space="preserve"> PAGEREF _Toc379809746 \h </w:instrText>
            </w:r>
          </w:ins>
          <w:r>
            <w:rPr>
              <w:noProof/>
              <w:webHidden/>
            </w:rPr>
          </w:r>
          <w:r>
            <w:rPr>
              <w:noProof/>
              <w:webHidden/>
            </w:rPr>
            <w:fldChar w:fldCharType="separate"/>
          </w:r>
          <w:ins w:id="88" w:author="Marcus Claus" w:date="2014-02-12T13:17:00Z">
            <w:r w:rsidR="001C0EFF">
              <w:rPr>
                <w:noProof/>
                <w:webHidden/>
              </w:rPr>
              <w:t>10</w:t>
            </w:r>
          </w:ins>
          <w:ins w:id="89" w:author="Björn Genfors" w:date="2014-02-10T15:33:00Z">
            <w:del w:id="90" w:author="Marcus Claus" w:date="2014-02-12T13:17:00Z">
              <w:r w:rsidDel="001C0EFF">
                <w:rPr>
                  <w:noProof/>
                  <w:webHidden/>
                </w:rPr>
                <w:delText>14</w:delText>
              </w:r>
            </w:del>
            <w:r>
              <w:rPr>
                <w:noProof/>
                <w:webHidden/>
              </w:rPr>
              <w:fldChar w:fldCharType="end"/>
            </w:r>
            <w:r w:rsidRPr="00E059B8">
              <w:rPr>
                <w:rStyle w:val="Hyperlnk"/>
                <w:noProof/>
              </w:rPr>
              <w:fldChar w:fldCharType="end"/>
            </w:r>
          </w:ins>
        </w:p>
        <w:p w14:paraId="55D68CA7" w14:textId="77777777" w:rsidR="002D76F9" w:rsidRDefault="002D76F9">
          <w:pPr>
            <w:pStyle w:val="Innehll1"/>
            <w:tabs>
              <w:tab w:val="left" w:pos="400"/>
              <w:tab w:val="right" w:leader="dot" w:pos="8664"/>
            </w:tabs>
            <w:rPr>
              <w:ins w:id="91" w:author="Björn Genfors" w:date="2014-02-10T15:33:00Z"/>
              <w:rFonts w:asciiTheme="minorHAnsi" w:eastAsiaTheme="minorEastAsia" w:hAnsiTheme="minorHAnsi" w:cstheme="minorBidi"/>
              <w:noProof/>
              <w:sz w:val="22"/>
              <w:lang w:eastAsia="sv-SE"/>
            </w:rPr>
          </w:pPr>
          <w:ins w:id="9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"_Toc379809747"</w:instrText>
            </w:r>
            <w:r w:rsidRPr="00E059B8">
              <w:rPr>
                <w:rStyle w:val="Hyperlnk"/>
                <w:noProof/>
              </w:rPr>
              <w:instrText xml:space="preserve"> </w:instrText>
            </w:r>
            <w:r w:rsidRPr="00E059B8">
              <w:rPr>
                <w:rStyle w:val="Hyperlnk"/>
                <w:noProof/>
              </w:rPr>
              <w:fldChar w:fldCharType="separate"/>
            </w:r>
            <w:r w:rsidRPr="00E059B8">
              <w:rPr>
                <w:rStyle w:val="Hyperlnk"/>
                <w:noProof/>
              </w:rPr>
              <w:t>4</w:t>
            </w:r>
            <w:r>
              <w:rPr>
                <w:rFonts w:asciiTheme="minorHAnsi" w:eastAsiaTheme="minorEastAsia" w:hAnsiTheme="minorHAnsi" w:cstheme="minorBidi"/>
                <w:noProof/>
                <w:sz w:val="22"/>
                <w:lang w:eastAsia="sv-SE"/>
              </w:rPr>
              <w:tab/>
            </w:r>
            <w:r w:rsidRPr="00E059B8">
              <w:rPr>
                <w:rStyle w:val="Hyperlnk"/>
                <w:noProof/>
              </w:rPr>
              <w:t>Tjänstedomänens krav och regler</w:t>
            </w:r>
            <w:r>
              <w:rPr>
                <w:noProof/>
                <w:webHidden/>
              </w:rPr>
              <w:tab/>
            </w:r>
            <w:r>
              <w:rPr>
                <w:noProof/>
                <w:webHidden/>
              </w:rPr>
              <w:fldChar w:fldCharType="begin"/>
            </w:r>
            <w:r>
              <w:rPr>
                <w:noProof/>
                <w:webHidden/>
              </w:rPr>
              <w:instrText xml:space="preserve"> PAGEREF _Toc379809747 \h </w:instrText>
            </w:r>
          </w:ins>
          <w:r>
            <w:rPr>
              <w:noProof/>
              <w:webHidden/>
            </w:rPr>
          </w:r>
          <w:r>
            <w:rPr>
              <w:noProof/>
              <w:webHidden/>
            </w:rPr>
            <w:fldChar w:fldCharType="separate"/>
          </w:r>
          <w:ins w:id="93" w:author="Marcus Claus" w:date="2014-02-12T13:17:00Z">
            <w:r w:rsidR="001C0EFF">
              <w:rPr>
                <w:noProof/>
                <w:webHidden/>
              </w:rPr>
              <w:t>11</w:t>
            </w:r>
          </w:ins>
          <w:ins w:id="94" w:author="Björn Genfors" w:date="2014-02-10T15:33:00Z">
            <w:del w:id="95" w:author="Marcus Claus" w:date="2014-02-12T13:17:00Z">
              <w:r w:rsidDel="001C0EFF">
                <w:rPr>
                  <w:noProof/>
                  <w:webHidden/>
                </w:rPr>
                <w:delText>15</w:delText>
              </w:r>
            </w:del>
            <w:r>
              <w:rPr>
                <w:noProof/>
                <w:webHidden/>
              </w:rPr>
              <w:fldChar w:fldCharType="end"/>
            </w:r>
            <w:r w:rsidRPr="00E059B8">
              <w:rPr>
                <w:rStyle w:val="Hyperlnk"/>
                <w:noProof/>
              </w:rPr>
              <w:fldChar w:fldCharType="end"/>
            </w:r>
          </w:ins>
        </w:p>
        <w:p w14:paraId="22DEC008" w14:textId="77777777" w:rsidR="002D76F9" w:rsidRDefault="002D76F9">
          <w:pPr>
            <w:pStyle w:val="Innehll2"/>
            <w:tabs>
              <w:tab w:val="left" w:pos="880"/>
              <w:tab w:val="right" w:leader="dot" w:pos="8664"/>
            </w:tabs>
            <w:rPr>
              <w:ins w:id="96" w:author="Björn Genfors" w:date="2014-02-10T15:33:00Z"/>
              <w:rFonts w:asciiTheme="minorHAnsi" w:eastAsiaTheme="minorEastAsia" w:hAnsiTheme="minorHAnsi" w:cstheme="minorBidi"/>
              <w:noProof/>
              <w:sz w:val="22"/>
              <w:lang w:eastAsia="sv-SE"/>
            </w:rPr>
          </w:pPr>
          <w:ins w:id="9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"_Toc379809748"</w:instrText>
            </w:r>
            <w:r w:rsidRPr="00E059B8">
              <w:rPr>
                <w:rStyle w:val="Hyperlnk"/>
                <w:noProof/>
              </w:rPr>
              <w:instrText xml:space="preserve"> </w:instrText>
            </w:r>
            <w:r w:rsidRPr="00E059B8">
              <w:rPr>
                <w:rStyle w:val="Hyperlnk"/>
                <w:noProof/>
              </w:rPr>
              <w:fldChar w:fldCharType="separate"/>
            </w:r>
            <w:r w:rsidRPr="00E059B8">
              <w:rPr>
                <w:rStyle w:val="Hyperlnk"/>
                <w:noProof/>
              </w:rPr>
              <w:t>4.1</w:t>
            </w:r>
            <w:r>
              <w:rPr>
                <w:rFonts w:asciiTheme="minorHAnsi" w:eastAsiaTheme="minorEastAsia" w:hAnsiTheme="minorHAnsi" w:cstheme="minorBidi"/>
                <w:noProof/>
                <w:sz w:val="22"/>
                <w:lang w:eastAsia="sv-SE"/>
              </w:rPr>
              <w:tab/>
            </w:r>
            <w:r w:rsidRPr="00E059B8">
              <w:rPr>
                <w:rStyle w:val="Hyperlnk"/>
                <w:noProof/>
              </w:rPr>
              <w:t>Uppdatering av engagemangsindex</w:t>
            </w:r>
            <w:r>
              <w:rPr>
                <w:noProof/>
                <w:webHidden/>
              </w:rPr>
              <w:tab/>
            </w:r>
            <w:r>
              <w:rPr>
                <w:noProof/>
                <w:webHidden/>
              </w:rPr>
              <w:fldChar w:fldCharType="begin"/>
            </w:r>
            <w:r>
              <w:rPr>
                <w:noProof/>
                <w:webHidden/>
              </w:rPr>
              <w:instrText xml:space="preserve"> PAGEREF _Toc379809748 \h </w:instrText>
            </w:r>
          </w:ins>
          <w:r>
            <w:rPr>
              <w:noProof/>
              <w:webHidden/>
            </w:rPr>
          </w:r>
          <w:r>
            <w:rPr>
              <w:noProof/>
              <w:webHidden/>
            </w:rPr>
            <w:fldChar w:fldCharType="separate"/>
          </w:r>
          <w:ins w:id="98" w:author="Marcus Claus" w:date="2014-02-12T13:17:00Z">
            <w:r w:rsidR="001C0EFF">
              <w:rPr>
                <w:noProof/>
                <w:webHidden/>
              </w:rPr>
              <w:t>11</w:t>
            </w:r>
          </w:ins>
          <w:ins w:id="99" w:author="Björn Genfors" w:date="2014-02-10T15:33:00Z">
            <w:del w:id="100" w:author="Marcus Claus" w:date="2014-02-12T13:17:00Z">
              <w:r w:rsidDel="001C0EFF">
                <w:rPr>
                  <w:noProof/>
                  <w:webHidden/>
                </w:rPr>
                <w:delText>15</w:delText>
              </w:r>
            </w:del>
            <w:r>
              <w:rPr>
                <w:noProof/>
                <w:webHidden/>
              </w:rPr>
              <w:fldChar w:fldCharType="end"/>
            </w:r>
            <w:r w:rsidRPr="00E059B8">
              <w:rPr>
                <w:rStyle w:val="Hyperlnk"/>
                <w:noProof/>
              </w:rPr>
              <w:fldChar w:fldCharType="end"/>
            </w:r>
          </w:ins>
        </w:p>
        <w:p w14:paraId="5679B2D2" w14:textId="77777777" w:rsidR="002D76F9" w:rsidRDefault="002D76F9">
          <w:pPr>
            <w:pStyle w:val="Innehll2"/>
            <w:tabs>
              <w:tab w:val="left" w:pos="880"/>
              <w:tab w:val="right" w:leader="dot" w:pos="8664"/>
            </w:tabs>
            <w:rPr>
              <w:ins w:id="101" w:author="Björn Genfors" w:date="2014-02-10T15:33:00Z"/>
              <w:rFonts w:asciiTheme="minorHAnsi" w:eastAsiaTheme="minorEastAsia" w:hAnsiTheme="minorHAnsi" w:cstheme="minorBidi"/>
              <w:noProof/>
              <w:sz w:val="22"/>
              <w:lang w:eastAsia="sv-SE"/>
            </w:rPr>
          </w:pPr>
          <w:ins w:id="10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"_Toc379809749"</w:instrText>
            </w:r>
            <w:r w:rsidRPr="00E059B8">
              <w:rPr>
                <w:rStyle w:val="Hyperlnk"/>
                <w:noProof/>
              </w:rPr>
              <w:instrText xml:space="preserve"> </w:instrText>
            </w:r>
            <w:r w:rsidRPr="00E059B8">
              <w:rPr>
                <w:rStyle w:val="Hyperlnk"/>
                <w:noProof/>
              </w:rPr>
              <w:fldChar w:fldCharType="separate"/>
            </w:r>
            <w:r w:rsidRPr="00E059B8">
              <w:rPr>
                <w:rStyle w:val="Hyperlnk"/>
                <w:noProof/>
              </w:rPr>
              <w:t>4.2</w:t>
            </w:r>
            <w:r>
              <w:rPr>
                <w:rFonts w:asciiTheme="minorHAnsi" w:eastAsiaTheme="minorEastAsia" w:hAnsiTheme="minorHAnsi" w:cstheme="minorBidi"/>
                <w:noProof/>
                <w:sz w:val="22"/>
                <w:lang w:eastAsia="sv-SE"/>
              </w:rPr>
              <w:tab/>
            </w:r>
            <w:r w:rsidRPr="00E059B8">
              <w:rPr>
                <w:rStyle w:val="Hyperlnk"/>
                <w:noProof/>
              </w:rPr>
              <w:t>Informationssäkerhet och juridik</w:t>
            </w:r>
            <w:r>
              <w:rPr>
                <w:noProof/>
                <w:webHidden/>
              </w:rPr>
              <w:tab/>
            </w:r>
            <w:r>
              <w:rPr>
                <w:noProof/>
                <w:webHidden/>
              </w:rPr>
              <w:fldChar w:fldCharType="begin"/>
            </w:r>
            <w:r>
              <w:rPr>
                <w:noProof/>
                <w:webHidden/>
              </w:rPr>
              <w:instrText xml:space="preserve"> PAGEREF _Toc379809749 \h </w:instrText>
            </w:r>
          </w:ins>
          <w:r>
            <w:rPr>
              <w:noProof/>
              <w:webHidden/>
            </w:rPr>
          </w:r>
          <w:r>
            <w:rPr>
              <w:noProof/>
              <w:webHidden/>
            </w:rPr>
            <w:fldChar w:fldCharType="separate"/>
          </w:r>
          <w:ins w:id="103" w:author="Marcus Claus" w:date="2014-02-12T13:17:00Z">
            <w:r w:rsidR="001C0EFF">
              <w:rPr>
                <w:noProof/>
                <w:webHidden/>
              </w:rPr>
              <w:t>13</w:t>
            </w:r>
          </w:ins>
          <w:ins w:id="104" w:author="Björn Genfors" w:date="2014-02-10T15:33:00Z">
            <w:del w:id="105" w:author="Marcus Claus" w:date="2014-02-12T13:17:00Z">
              <w:r w:rsidDel="001C0EFF">
                <w:rPr>
                  <w:noProof/>
                  <w:webHidden/>
                </w:rPr>
                <w:delText>17</w:delText>
              </w:r>
            </w:del>
            <w:r>
              <w:rPr>
                <w:noProof/>
                <w:webHidden/>
              </w:rPr>
              <w:fldChar w:fldCharType="end"/>
            </w:r>
            <w:r w:rsidRPr="00E059B8">
              <w:rPr>
                <w:rStyle w:val="Hyperlnk"/>
                <w:noProof/>
              </w:rPr>
              <w:fldChar w:fldCharType="end"/>
            </w:r>
          </w:ins>
        </w:p>
        <w:p w14:paraId="15CDF9CF" w14:textId="77777777" w:rsidR="002D76F9" w:rsidRDefault="002D76F9">
          <w:pPr>
            <w:pStyle w:val="Innehll3"/>
            <w:tabs>
              <w:tab w:val="left" w:pos="1100"/>
              <w:tab w:val="right" w:leader="dot" w:pos="8664"/>
            </w:tabs>
            <w:rPr>
              <w:ins w:id="106" w:author="Björn Genfors" w:date="2014-02-10T15:33:00Z"/>
              <w:rFonts w:asciiTheme="minorHAnsi" w:eastAsiaTheme="minorEastAsia" w:hAnsiTheme="minorHAnsi" w:cstheme="minorBidi"/>
              <w:noProof/>
              <w:sz w:val="22"/>
              <w:lang w:eastAsia="sv-SE"/>
            </w:rPr>
          </w:pPr>
          <w:ins w:id="10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"_Toc379809750"</w:instrText>
            </w:r>
            <w:r w:rsidRPr="00E059B8">
              <w:rPr>
                <w:rStyle w:val="Hyperlnk"/>
                <w:noProof/>
              </w:rPr>
              <w:instrText xml:space="preserve"> </w:instrText>
            </w:r>
            <w:r w:rsidRPr="00E059B8">
              <w:rPr>
                <w:rStyle w:val="Hyperlnk"/>
                <w:noProof/>
              </w:rPr>
              <w:fldChar w:fldCharType="separate"/>
            </w:r>
            <w:r w:rsidRPr="00E059B8">
              <w:rPr>
                <w:rStyle w:val="Hyperlnk"/>
                <w:noProof/>
              </w:rPr>
              <w:t>4.2.1</w:t>
            </w:r>
            <w:r>
              <w:rPr>
                <w:rFonts w:asciiTheme="minorHAnsi" w:eastAsiaTheme="minorEastAsia" w:hAnsiTheme="minorHAnsi" w:cstheme="minorBidi"/>
                <w:noProof/>
                <w:sz w:val="22"/>
                <w:lang w:eastAsia="sv-SE"/>
              </w:rPr>
              <w:tab/>
            </w:r>
            <w:r w:rsidRPr="00E059B8">
              <w:rPr>
                <w:rStyle w:val="Hyperlnk"/>
                <w:noProof/>
              </w:rPr>
              <w:t>Medarbetarens direktåtkomst</w:t>
            </w:r>
            <w:r>
              <w:rPr>
                <w:noProof/>
                <w:webHidden/>
              </w:rPr>
              <w:tab/>
            </w:r>
            <w:r>
              <w:rPr>
                <w:noProof/>
                <w:webHidden/>
              </w:rPr>
              <w:fldChar w:fldCharType="begin"/>
            </w:r>
            <w:r>
              <w:rPr>
                <w:noProof/>
                <w:webHidden/>
              </w:rPr>
              <w:instrText xml:space="preserve"> PAGEREF _Toc379809750 \h </w:instrText>
            </w:r>
          </w:ins>
          <w:r>
            <w:rPr>
              <w:noProof/>
              <w:webHidden/>
            </w:rPr>
          </w:r>
          <w:r>
            <w:rPr>
              <w:noProof/>
              <w:webHidden/>
            </w:rPr>
            <w:fldChar w:fldCharType="separate"/>
          </w:r>
          <w:ins w:id="108" w:author="Marcus Claus" w:date="2014-02-12T13:17:00Z">
            <w:r w:rsidR="001C0EFF">
              <w:rPr>
                <w:noProof/>
                <w:webHidden/>
              </w:rPr>
              <w:t>13</w:t>
            </w:r>
          </w:ins>
          <w:ins w:id="109" w:author="Björn Genfors" w:date="2014-02-10T15:33:00Z">
            <w:del w:id="110" w:author="Marcus Claus" w:date="2014-02-12T13:17:00Z">
              <w:r w:rsidDel="001C0EFF">
                <w:rPr>
                  <w:noProof/>
                  <w:webHidden/>
                </w:rPr>
                <w:delText>17</w:delText>
              </w:r>
            </w:del>
            <w:r>
              <w:rPr>
                <w:noProof/>
                <w:webHidden/>
              </w:rPr>
              <w:fldChar w:fldCharType="end"/>
            </w:r>
            <w:r w:rsidRPr="00E059B8">
              <w:rPr>
                <w:rStyle w:val="Hyperlnk"/>
                <w:noProof/>
              </w:rPr>
              <w:fldChar w:fldCharType="end"/>
            </w:r>
          </w:ins>
        </w:p>
        <w:p w14:paraId="19F533AC" w14:textId="77777777" w:rsidR="002D76F9" w:rsidRDefault="002D76F9">
          <w:pPr>
            <w:pStyle w:val="Innehll3"/>
            <w:tabs>
              <w:tab w:val="left" w:pos="1100"/>
              <w:tab w:val="right" w:leader="dot" w:pos="8664"/>
            </w:tabs>
            <w:rPr>
              <w:ins w:id="111" w:author="Björn Genfors" w:date="2014-02-10T15:33:00Z"/>
              <w:rFonts w:asciiTheme="minorHAnsi" w:eastAsiaTheme="minorEastAsia" w:hAnsiTheme="minorHAnsi" w:cstheme="minorBidi"/>
              <w:noProof/>
              <w:sz w:val="22"/>
              <w:lang w:eastAsia="sv-SE"/>
            </w:rPr>
          </w:pPr>
          <w:ins w:id="11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"_Toc379809751"</w:instrText>
            </w:r>
            <w:r w:rsidRPr="00E059B8">
              <w:rPr>
                <w:rStyle w:val="Hyperlnk"/>
                <w:noProof/>
              </w:rPr>
              <w:instrText xml:space="preserve"> </w:instrText>
            </w:r>
            <w:r w:rsidRPr="00E059B8">
              <w:rPr>
                <w:rStyle w:val="Hyperlnk"/>
                <w:noProof/>
              </w:rPr>
              <w:fldChar w:fldCharType="separate"/>
            </w:r>
            <w:r w:rsidRPr="00E059B8">
              <w:rPr>
                <w:rStyle w:val="Hyperlnk"/>
                <w:noProof/>
              </w:rPr>
              <w:t>4.2.2</w:t>
            </w:r>
            <w:r>
              <w:rPr>
                <w:rFonts w:asciiTheme="minorHAnsi" w:eastAsiaTheme="minorEastAsia" w:hAnsiTheme="minorHAnsi" w:cstheme="minorBidi"/>
                <w:noProof/>
                <w:sz w:val="22"/>
                <w:lang w:eastAsia="sv-SE"/>
              </w:rPr>
              <w:tab/>
            </w:r>
            <w:r w:rsidRPr="00E059B8">
              <w:rPr>
                <w:rStyle w:val="Hyperlnk"/>
                <w:noProof/>
              </w:rPr>
              <w:t>Patientens direktåtkomst</w:t>
            </w:r>
            <w:r>
              <w:rPr>
                <w:noProof/>
                <w:webHidden/>
              </w:rPr>
              <w:tab/>
            </w:r>
            <w:r>
              <w:rPr>
                <w:noProof/>
                <w:webHidden/>
              </w:rPr>
              <w:fldChar w:fldCharType="begin"/>
            </w:r>
            <w:r>
              <w:rPr>
                <w:noProof/>
                <w:webHidden/>
              </w:rPr>
              <w:instrText xml:space="preserve"> PAGEREF _Toc379809751 \h </w:instrText>
            </w:r>
          </w:ins>
          <w:r>
            <w:rPr>
              <w:noProof/>
              <w:webHidden/>
            </w:rPr>
          </w:r>
          <w:r>
            <w:rPr>
              <w:noProof/>
              <w:webHidden/>
            </w:rPr>
            <w:fldChar w:fldCharType="separate"/>
          </w:r>
          <w:ins w:id="113" w:author="Marcus Claus" w:date="2014-02-12T13:17:00Z">
            <w:r w:rsidR="001C0EFF">
              <w:rPr>
                <w:noProof/>
                <w:webHidden/>
              </w:rPr>
              <w:t>14</w:t>
            </w:r>
          </w:ins>
          <w:ins w:id="114" w:author="Björn Genfors" w:date="2014-02-10T15:33:00Z">
            <w:del w:id="115" w:author="Marcus Claus" w:date="2014-02-12T13:17:00Z">
              <w:r w:rsidDel="001C0EFF">
                <w:rPr>
                  <w:noProof/>
                  <w:webHidden/>
                </w:rPr>
                <w:delText>18</w:delText>
              </w:r>
            </w:del>
            <w:r>
              <w:rPr>
                <w:noProof/>
                <w:webHidden/>
              </w:rPr>
              <w:fldChar w:fldCharType="end"/>
            </w:r>
            <w:r w:rsidRPr="00E059B8">
              <w:rPr>
                <w:rStyle w:val="Hyperlnk"/>
                <w:noProof/>
              </w:rPr>
              <w:fldChar w:fldCharType="end"/>
            </w:r>
          </w:ins>
        </w:p>
        <w:p w14:paraId="6ECC0D2C" w14:textId="77777777" w:rsidR="002D76F9" w:rsidRDefault="002D76F9">
          <w:pPr>
            <w:pStyle w:val="Innehll3"/>
            <w:tabs>
              <w:tab w:val="left" w:pos="1100"/>
              <w:tab w:val="right" w:leader="dot" w:pos="8664"/>
            </w:tabs>
            <w:rPr>
              <w:ins w:id="116" w:author="Björn Genfors" w:date="2014-02-10T15:33:00Z"/>
              <w:rFonts w:asciiTheme="minorHAnsi" w:eastAsiaTheme="minorEastAsia" w:hAnsiTheme="minorHAnsi" w:cstheme="minorBidi"/>
              <w:noProof/>
              <w:sz w:val="22"/>
              <w:lang w:eastAsia="sv-SE"/>
            </w:rPr>
          </w:pPr>
          <w:ins w:id="11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"_Toc379809752"</w:instrText>
            </w:r>
            <w:r w:rsidRPr="00E059B8">
              <w:rPr>
                <w:rStyle w:val="Hyperlnk"/>
                <w:noProof/>
              </w:rPr>
              <w:instrText xml:space="preserve"> </w:instrText>
            </w:r>
            <w:r w:rsidRPr="00E059B8">
              <w:rPr>
                <w:rStyle w:val="Hyperlnk"/>
                <w:noProof/>
              </w:rPr>
              <w:fldChar w:fldCharType="separate"/>
            </w:r>
            <w:r w:rsidRPr="00E059B8">
              <w:rPr>
                <w:rStyle w:val="Hyperlnk"/>
                <w:noProof/>
              </w:rPr>
              <w:t>4.2.3</w:t>
            </w:r>
            <w:r>
              <w:rPr>
                <w:rFonts w:asciiTheme="minorHAnsi" w:eastAsiaTheme="minorEastAsia" w:hAnsiTheme="minorHAnsi" w:cstheme="minorBidi"/>
                <w:noProof/>
                <w:sz w:val="22"/>
                <w:lang w:eastAsia="sv-SE"/>
              </w:rPr>
              <w:tab/>
            </w:r>
            <w:r w:rsidRPr="00E059B8">
              <w:rPr>
                <w:rStyle w:val="Hyperlnk"/>
                <w:noProof/>
              </w:rPr>
              <w:t>Generellt</w:t>
            </w:r>
            <w:r>
              <w:rPr>
                <w:noProof/>
                <w:webHidden/>
              </w:rPr>
              <w:tab/>
            </w:r>
            <w:r>
              <w:rPr>
                <w:noProof/>
                <w:webHidden/>
              </w:rPr>
              <w:fldChar w:fldCharType="begin"/>
            </w:r>
            <w:r>
              <w:rPr>
                <w:noProof/>
                <w:webHidden/>
              </w:rPr>
              <w:instrText xml:space="preserve"> PAGEREF _Toc379809752 \h </w:instrText>
            </w:r>
          </w:ins>
          <w:r>
            <w:rPr>
              <w:noProof/>
              <w:webHidden/>
            </w:rPr>
          </w:r>
          <w:r>
            <w:rPr>
              <w:noProof/>
              <w:webHidden/>
            </w:rPr>
            <w:fldChar w:fldCharType="separate"/>
          </w:r>
          <w:ins w:id="118" w:author="Marcus Claus" w:date="2014-02-12T13:17:00Z">
            <w:r w:rsidR="001C0EFF">
              <w:rPr>
                <w:noProof/>
                <w:webHidden/>
              </w:rPr>
              <w:t>14</w:t>
            </w:r>
          </w:ins>
          <w:ins w:id="119" w:author="Björn Genfors" w:date="2014-02-10T15:33:00Z">
            <w:del w:id="120" w:author="Marcus Claus" w:date="2014-02-12T13:17:00Z">
              <w:r w:rsidDel="001C0EFF">
                <w:rPr>
                  <w:noProof/>
                  <w:webHidden/>
                </w:rPr>
                <w:delText>18</w:delText>
              </w:r>
            </w:del>
            <w:r>
              <w:rPr>
                <w:noProof/>
                <w:webHidden/>
              </w:rPr>
              <w:fldChar w:fldCharType="end"/>
            </w:r>
            <w:r w:rsidRPr="00E059B8">
              <w:rPr>
                <w:rStyle w:val="Hyperlnk"/>
                <w:noProof/>
              </w:rPr>
              <w:fldChar w:fldCharType="end"/>
            </w:r>
          </w:ins>
        </w:p>
        <w:p w14:paraId="252239F6" w14:textId="77777777" w:rsidR="002D76F9" w:rsidRDefault="002D76F9">
          <w:pPr>
            <w:pStyle w:val="Innehll2"/>
            <w:tabs>
              <w:tab w:val="left" w:pos="880"/>
              <w:tab w:val="right" w:leader="dot" w:pos="8664"/>
            </w:tabs>
            <w:rPr>
              <w:ins w:id="121" w:author="Björn Genfors" w:date="2014-02-10T15:33:00Z"/>
              <w:rFonts w:asciiTheme="minorHAnsi" w:eastAsiaTheme="minorEastAsia" w:hAnsiTheme="minorHAnsi" w:cstheme="minorBidi"/>
              <w:noProof/>
              <w:sz w:val="22"/>
              <w:lang w:eastAsia="sv-SE"/>
            </w:rPr>
          </w:pPr>
          <w:ins w:id="12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"_Toc379809753"</w:instrText>
            </w:r>
            <w:r w:rsidRPr="00E059B8">
              <w:rPr>
                <w:rStyle w:val="Hyperlnk"/>
                <w:noProof/>
              </w:rPr>
              <w:instrText xml:space="preserve"> </w:instrText>
            </w:r>
            <w:r w:rsidRPr="00E059B8">
              <w:rPr>
                <w:rStyle w:val="Hyperlnk"/>
                <w:noProof/>
              </w:rPr>
              <w:fldChar w:fldCharType="separate"/>
            </w:r>
            <w:r w:rsidRPr="00E059B8">
              <w:rPr>
                <w:rStyle w:val="Hyperlnk"/>
                <w:noProof/>
              </w:rPr>
              <w:t>4.3</w:t>
            </w:r>
            <w:r>
              <w:rPr>
                <w:rFonts w:asciiTheme="minorHAnsi" w:eastAsiaTheme="minorEastAsia" w:hAnsiTheme="minorHAnsi" w:cstheme="minorBidi"/>
                <w:noProof/>
                <w:sz w:val="22"/>
                <w:lang w:eastAsia="sv-SE"/>
              </w:rPr>
              <w:tab/>
            </w:r>
            <w:r w:rsidRPr="00E059B8">
              <w:rPr>
                <w:rStyle w:val="Hyperlnk"/>
                <w:noProof/>
              </w:rPr>
              <w:t>Icke funktionella krav</w:t>
            </w:r>
            <w:r>
              <w:rPr>
                <w:noProof/>
                <w:webHidden/>
              </w:rPr>
              <w:tab/>
            </w:r>
            <w:r>
              <w:rPr>
                <w:noProof/>
                <w:webHidden/>
              </w:rPr>
              <w:fldChar w:fldCharType="begin"/>
            </w:r>
            <w:r>
              <w:rPr>
                <w:noProof/>
                <w:webHidden/>
              </w:rPr>
              <w:instrText xml:space="preserve"> PAGEREF _Toc379809753 \h </w:instrText>
            </w:r>
          </w:ins>
          <w:r>
            <w:rPr>
              <w:noProof/>
              <w:webHidden/>
            </w:rPr>
          </w:r>
          <w:r>
            <w:rPr>
              <w:noProof/>
              <w:webHidden/>
            </w:rPr>
            <w:fldChar w:fldCharType="separate"/>
          </w:r>
          <w:ins w:id="123" w:author="Marcus Claus" w:date="2014-02-12T13:17:00Z">
            <w:r w:rsidR="001C0EFF">
              <w:rPr>
                <w:noProof/>
                <w:webHidden/>
              </w:rPr>
              <w:t>14</w:t>
            </w:r>
          </w:ins>
          <w:ins w:id="124" w:author="Björn Genfors" w:date="2014-02-10T15:33:00Z">
            <w:del w:id="125" w:author="Marcus Claus" w:date="2014-02-12T13:17:00Z">
              <w:r w:rsidDel="001C0EFF">
                <w:rPr>
                  <w:noProof/>
                  <w:webHidden/>
                </w:rPr>
                <w:delText>18</w:delText>
              </w:r>
            </w:del>
            <w:r>
              <w:rPr>
                <w:noProof/>
                <w:webHidden/>
              </w:rPr>
              <w:fldChar w:fldCharType="end"/>
            </w:r>
            <w:r w:rsidRPr="00E059B8">
              <w:rPr>
                <w:rStyle w:val="Hyperlnk"/>
                <w:noProof/>
              </w:rPr>
              <w:fldChar w:fldCharType="end"/>
            </w:r>
          </w:ins>
        </w:p>
        <w:p w14:paraId="2D165847" w14:textId="77777777" w:rsidR="002D76F9" w:rsidRDefault="002D76F9">
          <w:pPr>
            <w:pStyle w:val="Innehll3"/>
            <w:tabs>
              <w:tab w:val="left" w:pos="1100"/>
              <w:tab w:val="right" w:leader="dot" w:pos="8664"/>
            </w:tabs>
            <w:rPr>
              <w:ins w:id="126" w:author="Björn Genfors" w:date="2014-02-10T15:33:00Z"/>
              <w:rFonts w:asciiTheme="minorHAnsi" w:eastAsiaTheme="minorEastAsia" w:hAnsiTheme="minorHAnsi" w:cstheme="minorBidi"/>
              <w:noProof/>
              <w:sz w:val="22"/>
              <w:lang w:eastAsia="sv-SE"/>
            </w:rPr>
          </w:pPr>
          <w:ins w:id="12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"_Toc379809754"</w:instrText>
            </w:r>
            <w:r w:rsidRPr="00E059B8">
              <w:rPr>
                <w:rStyle w:val="Hyperlnk"/>
                <w:noProof/>
              </w:rPr>
              <w:instrText xml:space="preserve"> </w:instrText>
            </w:r>
            <w:r w:rsidRPr="00E059B8">
              <w:rPr>
                <w:rStyle w:val="Hyperlnk"/>
                <w:noProof/>
              </w:rPr>
              <w:fldChar w:fldCharType="separate"/>
            </w:r>
            <w:r w:rsidRPr="00E059B8">
              <w:rPr>
                <w:rStyle w:val="Hyperlnk"/>
                <w:noProof/>
              </w:rPr>
              <w:t>4.3.1</w:t>
            </w:r>
            <w:r>
              <w:rPr>
                <w:rFonts w:asciiTheme="minorHAnsi" w:eastAsiaTheme="minorEastAsia" w:hAnsiTheme="minorHAnsi" w:cstheme="minorBidi"/>
                <w:noProof/>
                <w:sz w:val="22"/>
                <w:lang w:eastAsia="sv-SE"/>
              </w:rPr>
              <w:tab/>
            </w:r>
            <w:r w:rsidRPr="00E059B8">
              <w:rPr>
                <w:rStyle w:val="Hyperlnk"/>
                <w:noProof/>
              </w:rPr>
              <w:t>SLA krav</w:t>
            </w:r>
            <w:r>
              <w:rPr>
                <w:noProof/>
                <w:webHidden/>
              </w:rPr>
              <w:tab/>
            </w:r>
            <w:r>
              <w:rPr>
                <w:noProof/>
                <w:webHidden/>
              </w:rPr>
              <w:fldChar w:fldCharType="begin"/>
            </w:r>
            <w:r>
              <w:rPr>
                <w:noProof/>
                <w:webHidden/>
              </w:rPr>
              <w:instrText xml:space="preserve"> PAGEREF _Toc379809754 \h </w:instrText>
            </w:r>
          </w:ins>
          <w:r>
            <w:rPr>
              <w:noProof/>
              <w:webHidden/>
            </w:rPr>
          </w:r>
          <w:r>
            <w:rPr>
              <w:noProof/>
              <w:webHidden/>
            </w:rPr>
            <w:fldChar w:fldCharType="separate"/>
          </w:r>
          <w:ins w:id="128" w:author="Marcus Claus" w:date="2014-02-12T13:17:00Z">
            <w:r w:rsidR="001C0EFF">
              <w:rPr>
                <w:noProof/>
                <w:webHidden/>
              </w:rPr>
              <w:t>14</w:t>
            </w:r>
          </w:ins>
          <w:ins w:id="129" w:author="Björn Genfors" w:date="2014-02-10T15:33:00Z">
            <w:del w:id="130" w:author="Marcus Claus" w:date="2014-02-12T13:17:00Z">
              <w:r w:rsidDel="001C0EFF">
                <w:rPr>
                  <w:noProof/>
                  <w:webHidden/>
                </w:rPr>
                <w:delText>18</w:delText>
              </w:r>
            </w:del>
            <w:r>
              <w:rPr>
                <w:noProof/>
                <w:webHidden/>
              </w:rPr>
              <w:fldChar w:fldCharType="end"/>
            </w:r>
            <w:r w:rsidRPr="00E059B8">
              <w:rPr>
                <w:rStyle w:val="Hyperlnk"/>
                <w:noProof/>
              </w:rPr>
              <w:fldChar w:fldCharType="end"/>
            </w:r>
          </w:ins>
        </w:p>
        <w:p w14:paraId="4D456153" w14:textId="77777777" w:rsidR="002D76F9" w:rsidRDefault="002D76F9">
          <w:pPr>
            <w:pStyle w:val="Innehll3"/>
            <w:tabs>
              <w:tab w:val="left" w:pos="1100"/>
              <w:tab w:val="right" w:leader="dot" w:pos="8664"/>
            </w:tabs>
            <w:rPr>
              <w:ins w:id="131" w:author="Björn Genfors" w:date="2014-02-10T15:33:00Z"/>
              <w:rFonts w:asciiTheme="minorHAnsi" w:eastAsiaTheme="minorEastAsia" w:hAnsiTheme="minorHAnsi" w:cstheme="minorBidi"/>
              <w:noProof/>
              <w:sz w:val="22"/>
              <w:lang w:eastAsia="sv-SE"/>
            </w:rPr>
          </w:pPr>
          <w:ins w:id="13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"_Toc379809755"</w:instrText>
            </w:r>
            <w:r w:rsidRPr="00E059B8">
              <w:rPr>
                <w:rStyle w:val="Hyperlnk"/>
                <w:noProof/>
              </w:rPr>
              <w:instrText xml:space="preserve"> </w:instrText>
            </w:r>
            <w:r w:rsidRPr="00E059B8">
              <w:rPr>
                <w:rStyle w:val="Hyperlnk"/>
                <w:noProof/>
              </w:rPr>
              <w:fldChar w:fldCharType="separate"/>
            </w:r>
            <w:r w:rsidRPr="00E059B8">
              <w:rPr>
                <w:rStyle w:val="Hyperlnk"/>
                <w:noProof/>
              </w:rPr>
              <w:t>4.3.2</w:t>
            </w:r>
            <w:r>
              <w:rPr>
                <w:rFonts w:asciiTheme="minorHAnsi" w:eastAsiaTheme="minorEastAsia" w:hAnsiTheme="minorHAnsi" w:cstheme="minorBidi"/>
                <w:noProof/>
                <w:sz w:val="22"/>
                <w:lang w:eastAsia="sv-SE"/>
              </w:rPr>
              <w:tab/>
            </w:r>
            <w:r w:rsidRPr="00E059B8">
              <w:rPr>
                <w:rStyle w:val="Hyperlnk"/>
                <w:noProof/>
              </w:rPr>
              <w:t>Övriga krav och regler</w:t>
            </w:r>
            <w:r>
              <w:rPr>
                <w:noProof/>
                <w:webHidden/>
              </w:rPr>
              <w:tab/>
            </w:r>
            <w:r>
              <w:rPr>
                <w:noProof/>
                <w:webHidden/>
              </w:rPr>
              <w:fldChar w:fldCharType="begin"/>
            </w:r>
            <w:r>
              <w:rPr>
                <w:noProof/>
                <w:webHidden/>
              </w:rPr>
              <w:instrText xml:space="preserve"> PAGEREF _Toc379809755 \h </w:instrText>
            </w:r>
          </w:ins>
          <w:r>
            <w:rPr>
              <w:noProof/>
              <w:webHidden/>
            </w:rPr>
          </w:r>
          <w:r>
            <w:rPr>
              <w:noProof/>
              <w:webHidden/>
            </w:rPr>
            <w:fldChar w:fldCharType="separate"/>
          </w:r>
          <w:ins w:id="133" w:author="Marcus Claus" w:date="2014-02-12T13:17:00Z">
            <w:r w:rsidR="001C0EFF">
              <w:rPr>
                <w:noProof/>
                <w:webHidden/>
              </w:rPr>
              <w:t>15</w:t>
            </w:r>
          </w:ins>
          <w:ins w:id="134" w:author="Björn Genfors" w:date="2014-02-10T15:33:00Z">
            <w:del w:id="135" w:author="Marcus Claus" w:date="2014-02-12T13:17:00Z">
              <w:r w:rsidDel="001C0EFF">
                <w:rPr>
                  <w:noProof/>
                  <w:webHidden/>
                </w:rPr>
                <w:delText>19</w:delText>
              </w:r>
            </w:del>
            <w:r>
              <w:rPr>
                <w:noProof/>
                <w:webHidden/>
              </w:rPr>
              <w:fldChar w:fldCharType="end"/>
            </w:r>
            <w:r w:rsidRPr="00E059B8">
              <w:rPr>
                <w:rStyle w:val="Hyperlnk"/>
                <w:noProof/>
              </w:rPr>
              <w:fldChar w:fldCharType="end"/>
            </w:r>
          </w:ins>
        </w:p>
        <w:p w14:paraId="79B39C91" w14:textId="77777777" w:rsidR="002D76F9" w:rsidRDefault="002D76F9">
          <w:pPr>
            <w:pStyle w:val="Innehll2"/>
            <w:tabs>
              <w:tab w:val="left" w:pos="880"/>
              <w:tab w:val="right" w:leader="dot" w:pos="8664"/>
            </w:tabs>
            <w:rPr>
              <w:ins w:id="136" w:author="Björn Genfors" w:date="2014-02-10T15:33:00Z"/>
              <w:rFonts w:asciiTheme="minorHAnsi" w:eastAsiaTheme="minorEastAsia" w:hAnsiTheme="minorHAnsi" w:cstheme="minorBidi"/>
              <w:noProof/>
              <w:sz w:val="22"/>
              <w:lang w:eastAsia="sv-SE"/>
            </w:rPr>
          </w:pPr>
          <w:ins w:id="13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"_Toc379809756"</w:instrText>
            </w:r>
            <w:r w:rsidRPr="00E059B8">
              <w:rPr>
                <w:rStyle w:val="Hyperlnk"/>
                <w:noProof/>
              </w:rPr>
              <w:instrText xml:space="preserve"> </w:instrText>
            </w:r>
            <w:r w:rsidRPr="00E059B8">
              <w:rPr>
                <w:rStyle w:val="Hyperlnk"/>
                <w:noProof/>
              </w:rPr>
              <w:fldChar w:fldCharType="separate"/>
            </w:r>
            <w:r w:rsidRPr="00E059B8">
              <w:rPr>
                <w:rStyle w:val="Hyperlnk"/>
                <w:noProof/>
              </w:rPr>
              <w:t>4.4</w:t>
            </w:r>
            <w:r>
              <w:rPr>
                <w:rFonts w:asciiTheme="minorHAnsi" w:eastAsiaTheme="minorEastAsia" w:hAnsiTheme="minorHAnsi" w:cstheme="minorBidi"/>
                <w:noProof/>
                <w:sz w:val="22"/>
                <w:lang w:eastAsia="sv-SE"/>
              </w:rPr>
              <w:tab/>
            </w:r>
            <w:r w:rsidRPr="00E059B8">
              <w:rPr>
                <w:rStyle w:val="Hyperlnk"/>
                <w:noProof/>
              </w:rPr>
              <w:t>Felhantering</w:t>
            </w:r>
            <w:r>
              <w:rPr>
                <w:noProof/>
                <w:webHidden/>
              </w:rPr>
              <w:tab/>
            </w:r>
            <w:r>
              <w:rPr>
                <w:noProof/>
                <w:webHidden/>
              </w:rPr>
              <w:fldChar w:fldCharType="begin"/>
            </w:r>
            <w:r>
              <w:rPr>
                <w:noProof/>
                <w:webHidden/>
              </w:rPr>
              <w:instrText xml:space="preserve"> PAGEREF _Toc379809756 \h </w:instrText>
            </w:r>
          </w:ins>
          <w:r>
            <w:rPr>
              <w:noProof/>
              <w:webHidden/>
            </w:rPr>
          </w:r>
          <w:r>
            <w:rPr>
              <w:noProof/>
              <w:webHidden/>
            </w:rPr>
            <w:fldChar w:fldCharType="separate"/>
          </w:r>
          <w:ins w:id="138" w:author="Marcus Claus" w:date="2014-02-12T13:17:00Z">
            <w:r w:rsidR="001C0EFF">
              <w:rPr>
                <w:noProof/>
                <w:webHidden/>
              </w:rPr>
              <w:t>16</w:t>
            </w:r>
          </w:ins>
          <w:ins w:id="139" w:author="Björn Genfors" w:date="2014-02-10T15:33:00Z">
            <w:del w:id="140" w:author="Marcus Claus" w:date="2014-02-12T13:17:00Z">
              <w:r w:rsidDel="001C0EFF">
                <w:rPr>
                  <w:noProof/>
                  <w:webHidden/>
                </w:rPr>
                <w:delText>20</w:delText>
              </w:r>
            </w:del>
            <w:r>
              <w:rPr>
                <w:noProof/>
                <w:webHidden/>
              </w:rPr>
              <w:fldChar w:fldCharType="end"/>
            </w:r>
            <w:r w:rsidRPr="00E059B8">
              <w:rPr>
                <w:rStyle w:val="Hyperlnk"/>
                <w:noProof/>
              </w:rPr>
              <w:fldChar w:fldCharType="end"/>
            </w:r>
          </w:ins>
        </w:p>
        <w:p w14:paraId="7A8A6AB2" w14:textId="77777777" w:rsidR="002D76F9" w:rsidRDefault="002D76F9">
          <w:pPr>
            <w:pStyle w:val="Innehll3"/>
            <w:tabs>
              <w:tab w:val="left" w:pos="1100"/>
              <w:tab w:val="right" w:leader="dot" w:pos="8664"/>
            </w:tabs>
            <w:rPr>
              <w:ins w:id="141" w:author="Björn Genfors" w:date="2014-02-10T15:33:00Z"/>
              <w:rFonts w:asciiTheme="minorHAnsi" w:eastAsiaTheme="minorEastAsia" w:hAnsiTheme="minorHAnsi" w:cstheme="minorBidi"/>
              <w:noProof/>
              <w:sz w:val="22"/>
              <w:lang w:eastAsia="sv-SE"/>
            </w:rPr>
          </w:pPr>
          <w:ins w:id="14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"_Toc379809757"</w:instrText>
            </w:r>
            <w:r w:rsidRPr="00E059B8">
              <w:rPr>
                <w:rStyle w:val="Hyperlnk"/>
                <w:noProof/>
              </w:rPr>
              <w:instrText xml:space="preserve"> </w:instrText>
            </w:r>
            <w:r w:rsidRPr="00E059B8">
              <w:rPr>
                <w:rStyle w:val="Hyperlnk"/>
                <w:noProof/>
              </w:rPr>
              <w:fldChar w:fldCharType="separate"/>
            </w:r>
            <w:r w:rsidRPr="00E059B8">
              <w:rPr>
                <w:rStyle w:val="Hyperlnk"/>
                <w:noProof/>
              </w:rPr>
              <w:t>4.4.1</w:t>
            </w:r>
            <w:r>
              <w:rPr>
                <w:rFonts w:asciiTheme="minorHAnsi" w:eastAsiaTheme="minorEastAsia" w:hAnsiTheme="minorHAnsi" w:cstheme="minorBidi"/>
                <w:noProof/>
                <w:sz w:val="22"/>
                <w:lang w:eastAsia="sv-SE"/>
              </w:rPr>
              <w:tab/>
            </w:r>
            <w:r w:rsidRPr="00E059B8">
              <w:rPr>
                <w:rStyle w:val="Hyperlnk"/>
                <w:noProof/>
              </w:rPr>
              <w:t>Krav på en tjänsteproducent</w:t>
            </w:r>
            <w:r>
              <w:rPr>
                <w:noProof/>
                <w:webHidden/>
              </w:rPr>
              <w:tab/>
            </w:r>
            <w:r>
              <w:rPr>
                <w:noProof/>
                <w:webHidden/>
              </w:rPr>
              <w:fldChar w:fldCharType="begin"/>
            </w:r>
            <w:r>
              <w:rPr>
                <w:noProof/>
                <w:webHidden/>
              </w:rPr>
              <w:instrText xml:space="preserve"> PAGEREF _Toc379809757 \h </w:instrText>
            </w:r>
          </w:ins>
          <w:r>
            <w:rPr>
              <w:noProof/>
              <w:webHidden/>
            </w:rPr>
          </w:r>
          <w:r>
            <w:rPr>
              <w:noProof/>
              <w:webHidden/>
            </w:rPr>
            <w:fldChar w:fldCharType="separate"/>
          </w:r>
          <w:ins w:id="143" w:author="Marcus Claus" w:date="2014-02-12T13:17:00Z">
            <w:r w:rsidR="001C0EFF">
              <w:rPr>
                <w:noProof/>
                <w:webHidden/>
              </w:rPr>
              <w:t>16</w:t>
            </w:r>
          </w:ins>
          <w:ins w:id="144" w:author="Björn Genfors" w:date="2014-02-10T15:33:00Z">
            <w:del w:id="145" w:author="Marcus Claus" w:date="2014-02-12T13:17:00Z">
              <w:r w:rsidDel="001C0EFF">
                <w:rPr>
                  <w:noProof/>
                  <w:webHidden/>
                </w:rPr>
                <w:delText>20</w:delText>
              </w:r>
            </w:del>
            <w:r>
              <w:rPr>
                <w:noProof/>
                <w:webHidden/>
              </w:rPr>
              <w:fldChar w:fldCharType="end"/>
            </w:r>
            <w:r w:rsidRPr="00E059B8">
              <w:rPr>
                <w:rStyle w:val="Hyperlnk"/>
                <w:noProof/>
              </w:rPr>
              <w:fldChar w:fldCharType="end"/>
            </w:r>
          </w:ins>
        </w:p>
        <w:p w14:paraId="2B2C30F7" w14:textId="77777777" w:rsidR="002D76F9" w:rsidRDefault="002D76F9">
          <w:pPr>
            <w:pStyle w:val="Innehll3"/>
            <w:tabs>
              <w:tab w:val="left" w:pos="1100"/>
              <w:tab w:val="right" w:leader="dot" w:pos="8664"/>
            </w:tabs>
            <w:rPr>
              <w:ins w:id="146" w:author="Björn Genfors" w:date="2014-02-10T15:33:00Z"/>
              <w:rFonts w:asciiTheme="minorHAnsi" w:eastAsiaTheme="minorEastAsia" w:hAnsiTheme="minorHAnsi" w:cstheme="minorBidi"/>
              <w:noProof/>
              <w:sz w:val="22"/>
              <w:lang w:eastAsia="sv-SE"/>
            </w:rPr>
          </w:pPr>
          <w:ins w:id="14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"_Toc379809758"</w:instrText>
            </w:r>
            <w:r w:rsidRPr="00E059B8">
              <w:rPr>
                <w:rStyle w:val="Hyperlnk"/>
                <w:noProof/>
              </w:rPr>
              <w:instrText xml:space="preserve"> </w:instrText>
            </w:r>
            <w:r w:rsidRPr="00E059B8">
              <w:rPr>
                <w:rStyle w:val="Hyperlnk"/>
                <w:noProof/>
              </w:rPr>
              <w:fldChar w:fldCharType="separate"/>
            </w:r>
            <w:r w:rsidRPr="00E059B8">
              <w:rPr>
                <w:rStyle w:val="Hyperlnk"/>
                <w:noProof/>
              </w:rPr>
              <w:t>4.4.2</w:t>
            </w:r>
            <w:r>
              <w:rPr>
                <w:rFonts w:asciiTheme="minorHAnsi" w:eastAsiaTheme="minorEastAsia" w:hAnsiTheme="minorHAnsi" w:cstheme="minorBidi"/>
                <w:noProof/>
                <w:sz w:val="22"/>
                <w:lang w:eastAsia="sv-SE"/>
              </w:rPr>
              <w:tab/>
            </w:r>
            <w:r w:rsidRPr="00E059B8">
              <w:rPr>
                <w:rStyle w:val="Hyperlnk"/>
                <w:noProof/>
              </w:rPr>
              <w:t>Krav på en tjänstekonsument</w:t>
            </w:r>
            <w:r>
              <w:rPr>
                <w:noProof/>
                <w:webHidden/>
              </w:rPr>
              <w:tab/>
            </w:r>
            <w:r>
              <w:rPr>
                <w:noProof/>
                <w:webHidden/>
              </w:rPr>
              <w:fldChar w:fldCharType="begin"/>
            </w:r>
            <w:r>
              <w:rPr>
                <w:noProof/>
                <w:webHidden/>
              </w:rPr>
              <w:instrText xml:space="preserve"> PAGEREF _Toc379809758 \h </w:instrText>
            </w:r>
          </w:ins>
          <w:r>
            <w:rPr>
              <w:noProof/>
              <w:webHidden/>
            </w:rPr>
          </w:r>
          <w:r>
            <w:rPr>
              <w:noProof/>
              <w:webHidden/>
            </w:rPr>
            <w:fldChar w:fldCharType="separate"/>
          </w:r>
          <w:ins w:id="148" w:author="Marcus Claus" w:date="2014-02-12T13:17:00Z">
            <w:r w:rsidR="001C0EFF">
              <w:rPr>
                <w:noProof/>
                <w:webHidden/>
              </w:rPr>
              <w:t>16</w:t>
            </w:r>
          </w:ins>
          <w:ins w:id="149" w:author="Björn Genfors" w:date="2014-02-10T15:33:00Z">
            <w:del w:id="150" w:author="Marcus Claus" w:date="2014-02-12T13:17:00Z">
              <w:r w:rsidDel="001C0EFF">
                <w:rPr>
                  <w:noProof/>
                  <w:webHidden/>
                </w:rPr>
                <w:delText>20</w:delText>
              </w:r>
            </w:del>
            <w:r>
              <w:rPr>
                <w:noProof/>
                <w:webHidden/>
              </w:rPr>
              <w:fldChar w:fldCharType="end"/>
            </w:r>
            <w:r w:rsidRPr="00E059B8">
              <w:rPr>
                <w:rStyle w:val="Hyperlnk"/>
                <w:noProof/>
              </w:rPr>
              <w:fldChar w:fldCharType="end"/>
            </w:r>
          </w:ins>
        </w:p>
        <w:p w14:paraId="595F48C6" w14:textId="77777777" w:rsidR="002D76F9" w:rsidRDefault="002D76F9">
          <w:pPr>
            <w:pStyle w:val="Innehll1"/>
            <w:tabs>
              <w:tab w:val="left" w:pos="400"/>
              <w:tab w:val="right" w:leader="dot" w:pos="8664"/>
            </w:tabs>
            <w:rPr>
              <w:ins w:id="151" w:author="Björn Genfors" w:date="2014-02-10T15:33:00Z"/>
              <w:rFonts w:asciiTheme="minorHAnsi" w:eastAsiaTheme="minorEastAsia" w:hAnsiTheme="minorHAnsi" w:cstheme="minorBidi"/>
              <w:noProof/>
              <w:sz w:val="22"/>
              <w:lang w:eastAsia="sv-SE"/>
            </w:rPr>
          </w:pPr>
          <w:ins w:id="15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"_Toc379809759"</w:instrText>
            </w:r>
            <w:r w:rsidRPr="00E059B8">
              <w:rPr>
                <w:rStyle w:val="Hyperlnk"/>
                <w:noProof/>
              </w:rPr>
              <w:instrText xml:space="preserve"> </w:instrText>
            </w:r>
            <w:r w:rsidRPr="00E059B8">
              <w:rPr>
                <w:rStyle w:val="Hyperlnk"/>
                <w:noProof/>
              </w:rPr>
              <w:fldChar w:fldCharType="separate"/>
            </w:r>
            <w:r w:rsidRPr="00E059B8">
              <w:rPr>
                <w:rStyle w:val="Hyperlnk"/>
                <w:noProof/>
              </w:rPr>
              <w:t>5</w:t>
            </w:r>
            <w:r>
              <w:rPr>
                <w:rFonts w:asciiTheme="minorHAnsi" w:eastAsiaTheme="minorEastAsia" w:hAnsiTheme="minorHAnsi" w:cstheme="minorBidi"/>
                <w:noProof/>
                <w:sz w:val="22"/>
                <w:lang w:eastAsia="sv-SE"/>
              </w:rPr>
              <w:tab/>
            </w:r>
            <w:r w:rsidRPr="00E059B8">
              <w:rPr>
                <w:rStyle w:val="Hyperlnk"/>
                <w:noProof/>
              </w:rPr>
              <w:t>Gemensamma informationskomponenter</w:t>
            </w:r>
            <w:r>
              <w:rPr>
                <w:noProof/>
                <w:webHidden/>
              </w:rPr>
              <w:tab/>
            </w:r>
            <w:r>
              <w:rPr>
                <w:noProof/>
                <w:webHidden/>
              </w:rPr>
              <w:fldChar w:fldCharType="begin"/>
            </w:r>
            <w:r>
              <w:rPr>
                <w:noProof/>
                <w:webHidden/>
              </w:rPr>
              <w:instrText xml:space="preserve"> PAGEREF _Toc379809759 \h </w:instrText>
            </w:r>
          </w:ins>
          <w:r>
            <w:rPr>
              <w:noProof/>
              <w:webHidden/>
            </w:rPr>
          </w:r>
          <w:r>
            <w:rPr>
              <w:noProof/>
              <w:webHidden/>
            </w:rPr>
            <w:fldChar w:fldCharType="separate"/>
          </w:r>
          <w:ins w:id="153" w:author="Marcus Claus" w:date="2014-02-12T13:17:00Z">
            <w:r w:rsidR="001C0EFF">
              <w:rPr>
                <w:noProof/>
                <w:webHidden/>
              </w:rPr>
              <w:t>17</w:t>
            </w:r>
          </w:ins>
          <w:ins w:id="154" w:author="Björn Genfors" w:date="2014-02-10T15:33:00Z">
            <w:del w:id="155" w:author="Marcus Claus" w:date="2014-02-12T13:17:00Z">
              <w:r w:rsidDel="001C0EFF">
                <w:rPr>
                  <w:noProof/>
                  <w:webHidden/>
                </w:rPr>
                <w:delText>21</w:delText>
              </w:r>
            </w:del>
            <w:r>
              <w:rPr>
                <w:noProof/>
                <w:webHidden/>
              </w:rPr>
              <w:fldChar w:fldCharType="end"/>
            </w:r>
            <w:r w:rsidRPr="00E059B8">
              <w:rPr>
                <w:rStyle w:val="Hyperlnk"/>
                <w:noProof/>
              </w:rPr>
              <w:fldChar w:fldCharType="end"/>
            </w:r>
          </w:ins>
        </w:p>
        <w:p w14:paraId="3777B3FD" w14:textId="77777777" w:rsidR="002D76F9" w:rsidRDefault="002D76F9">
          <w:pPr>
            <w:pStyle w:val="Innehll1"/>
            <w:tabs>
              <w:tab w:val="left" w:pos="400"/>
              <w:tab w:val="right" w:leader="dot" w:pos="8664"/>
            </w:tabs>
            <w:rPr>
              <w:ins w:id="156" w:author="Björn Genfors" w:date="2014-02-10T15:33:00Z"/>
              <w:rFonts w:asciiTheme="minorHAnsi" w:eastAsiaTheme="minorEastAsia" w:hAnsiTheme="minorHAnsi" w:cstheme="minorBidi"/>
              <w:noProof/>
              <w:sz w:val="22"/>
              <w:lang w:eastAsia="sv-SE"/>
            </w:rPr>
          </w:pPr>
          <w:ins w:id="15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"_Toc379809760"</w:instrText>
            </w:r>
            <w:r w:rsidRPr="00E059B8">
              <w:rPr>
                <w:rStyle w:val="Hyperlnk"/>
                <w:noProof/>
              </w:rPr>
              <w:instrText xml:space="preserve"> </w:instrText>
            </w:r>
            <w:r w:rsidRPr="00E059B8">
              <w:rPr>
                <w:rStyle w:val="Hyperlnk"/>
                <w:noProof/>
              </w:rPr>
              <w:fldChar w:fldCharType="separate"/>
            </w:r>
            <w:r w:rsidRPr="00E059B8">
              <w:rPr>
                <w:rStyle w:val="Hyperlnk"/>
                <w:noProof/>
              </w:rPr>
              <w:t>6</w:t>
            </w:r>
            <w:r>
              <w:rPr>
                <w:rFonts w:asciiTheme="minorHAnsi" w:eastAsiaTheme="minorEastAsia" w:hAnsiTheme="minorHAnsi" w:cstheme="minorBidi"/>
                <w:noProof/>
                <w:sz w:val="22"/>
                <w:lang w:eastAsia="sv-SE"/>
              </w:rPr>
              <w:tab/>
            </w:r>
            <w:r w:rsidRPr="00E059B8">
              <w:rPr>
                <w:rStyle w:val="Hyperlnk"/>
                <w:noProof/>
              </w:rPr>
              <w:t>Tjänstedomänens meddelandemodeller</w:t>
            </w:r>
            <w:r>
              <w:rPr>
                <w:noProof/>
                <w:webHidden/>
              </w:rPr>
              <w:tab/>
            </w:r>
            <w:r>
              <w:rPr>
                <w:noProof/>
                <w:webHidden/>
              </w:rPr>
              <w:fldChar w:fldCharType="begin"/>
            </w:r>
            <w:r>
              <w:rPr>
                <w:noProof/>
                <w:webHidden/>
              </w:rPr>
              <w:instrText xml:space="preserve"> PAGEREF _Toc379809760 \h </w:instrText>
            </w:r>
          </w:ins>
          <w:r>
            <w:rPr>
              <w:noProof/>
              <w:webHidden/>
            </w:rPr>
          </w:r>
          <w:r>
            <w:rPr>
              <w:noProof/>
              <w:webHidden/>
            </w:rPr>
            <w:fldChar w:fldCharType="separate"/>
          </w:r>
          <w:ins w:id="158" w:author="Marcus Claus" w:date="2014-02-12T13:17:00Z">
            <w:r w:rsidR="001C0EFF">
              <w:rPr>
                <w:noProof/>
                <w:webHidden/>
              </w:rPr>
              <w:t>18</w:t>
            </w:r>
          </w:ins>
          <w:ins w:id="159" w:author="Björn Genfors" w:date="2014-02-10T15:33:00Z">
            <w:del w:id="160" w:author="Marcus Claus" w:date="2014-02-12T13:17:00Z">
              <w:r w:rsidDel="001C0EFF">
                <w:rPr>
                  <w:noProof/>
                  <w:webHidden/>
                </w:rPr>
                <w:delText>22</w:delText>
              </w:r>
            </w:del>
            <w:r>
              <w:rPr>
                <w:noProof/>
                <w:webHidden/>
              </w:rPr>
              <w:fldChar w:fldCharType="end"/>
            </w:r>
            <w:r w:rsidRPr="00E059B8">
              <w:rPr>
                <w:rStyle w:val="Hyperlnk"/>
                <w:noProof/>
              </w:rPr>
              <w:fldChar w:fldCharType="end"/>
            </w:r>
          </w:ins>
        </w:p>
        <w:p w14:paraId="0640C582" w14:textId="77777777" w:rsidR="002D76F9" w:rsidRDefault="002D76F9">
          <w:pPr>
            <w:pStyle w:val="Innehll2"/>
            <w:tabs>
              <w:tab w:val="left" w:pos="880"/>
              <w:tab w:val="right" w:leader="dot" w:pos="8664"/>
            </w:tabs>
            <w:rPr>
              <w:ins w:id="161" w:author="Björn Genfors" w:date="2014-02-10T15:33:00Z"/>
              <w:rFonts w:asciiTheme="minorHAnsi" w:eastAsiaTheme="minorEastAsia" w:hAnsiTheme="minorHAnsi" w:cstheme="minorBidi"/>
              <w:noProof/>
              <w:sz w:val="22"/>
              <w:lang w:eastAsia="sv-SE"/>
            </w:rPr>
          </w:pPr>
          <w:ins w:id="16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"_Toc379809761"</w:instrText>
            </w:r>
            <w:r w:rsidRPr="00E059B8">
              <w:rPr>
                <w:rStyle w:val="Hyperlnk"/>
                <w:noProof/>
              </w:rPr>
              <w:instrText xml:space="preserve"> </w:instrText>
            </w:r>
            <w:r w:rsidRPr="00E059B8">
              <w:rPr>
                <w:rStyle w:val="Hyperlnk"/>
                <w:noProof/>
              </w:rPr>
              <w:fldChar w:fldCharType="separate"/>
            </w:r>
            <w:r w:rsidRPr="00E059B8">
              <w:rPr>
                <w:rStyle w:val="Hyperlnk"/>
                <w:noProof/>
              </w:rPr>
              <w:t>6.1</w:t>
            </w:r>
            <w:r>
              <w:rPr>
                <w:rFonts w:asciiTheme="minorHAnsi" w:eastAsiaTheme="minorEastAsia" w:hAnsiTheme="minorHAnsi" w:cstheme="minorBidi"/>
                <w:noProof/>
                <w:sz w:val="22"/>
                <w:lang w:eastAsia="sv-SE"/>
              </w:rPr>
              <w:tab/>
            </w:r>
            <w:r w:rsidRPr="00E059B8">
              <w:rPr>
                <w:rStyle w:val="Hyperlnk"/>
                <w:noProof/>
              </w:rPr>
              <w:t>V-MIM Reumatismdata</w:t>
            </w:r>
            <w:r>
              <w:rPr>
                <w:noProof/>
                <w:webHidden/>
              </w:rPr>
              <w:tab/>
            </w:r>
            <w:r>
              <w:rPr>
                <w:noProof/>
                <w:webHidden/>
              </w:rPr>
              <w:fldChar w:fldCharType="begin"/>
            </w:r>
            <w:r>
              <w:rPr>
                <w:noProof/>
                <w:webHidden/>
              </w:rPr>
              <w:instrText xml:space="preserve"> PAGEREF _Toc379809761 \h </w:instrText>
            </w:r>
          </w:ins>
          <w:r>
            <w:rPr>
              <w:noProof/>
              <w:webHidden/>
            </w:rPr>
          </w:r>
          <w:r>
            <w:rPr>
              <w:noProof/>
              <w:webHidden/>
            </w:rPr>
            <w:fldChar w:fldCharType="separate"/>
          </w:r>
          <w:ins w:id="163" w:author="Marcus Claus" w:date="2014-02-12T13:17:00Z">
            <w:r w:rsidR="001C0EFF">
              <w:rPr>
                <w:noProof/>
                <w:webHidden/>
              </w:rPr>
              <w:t>18</w:t>
            </w:r>
          </w:ins>
          <w:ins w:id="164" w:author="Björn Genfors" w:date="2014-02-10T15:33:00Z">
            <w:del w:id="165" w:author="Marcus Claus" w:date="2014-02-12T13:17:00Z">
              <w:r w:rsidDel="001C0EFF">
                <w:rPr>
                  <w:noProof/>
                  <w:webHidden/>
                </w:rPr>
                <w:delText>22</w:delText>
              </w:r>
            </w:del>
            <w:r>
              <w:rPr>
                <w:noProof/>
                <w:webHidden/>
              </w:rPr>
              <w:fldChar w:fldCharType="end"/>
            </w:r>
            <w:r w:rsidRPr="00E059B8">
              <w:rPr>
                <w:rStyle w:val="Hyperlnk"/>
                <w:noProof/>
              </w:rPr>
              <w:fldChar w:fldCharType="end"/>
            </w:r>
          </w:ins>
        </w:p>
        <w:p w14:paraId="7DE5C279" w14:textId="77777777" w:rsidR="002D76F9" w:rsidRDefault="002D76F9">
          <w:pPr>
            <w:pStyle w:val="Innehll1"/>
            <w:tabs>
              <w:tab w:val="left" w:pos="400"/>
              <w:tab w:val="right" w:leader="dot" w:pos="8664"/>
            </w:tabs>
            <w:rPr>
              <w:ins w:id="166" w:author="Björn Genfors" w:date="2014-02-10T15:33:00Z"/>
              <w:rFonts w:asciiTheme="minorHAnsi" w:eastAsiaTheme="minorEastAsia" w:hAnsiTheme="minorHAnsi" w:cstheme="minorBidi"/>
              <w:noProof/>
              <w:sz w:val="22"/>
              <w:lang w:eastAsia="sv-SE"/>
            </w:rPr>
          </w:pPr>
          <w:ins w:id="167" w:author="Björn Genfors" w:date="2014-02-10T15:33:00Z">
            <w:r w:rsidRPr="00E059B8">
              <w:rPr>
                <w:rStyle w:val="Hyperlnk"/>
                <w:noProof/>
              </w:rPr>
              <w:lastRenderedPageBreak/>
              <w:fldChar w:fldCharType="begin"/>
            </w:r>
            <w:r w:rsidRPr="00E059B8">
              <w:rPr>
                <w:rStyle w:val="Hyperlnk"/>
                <w:noProof/>
              </w:rPr>
              <w:instrText xml:space="preserve"> </w:instrText>
            </w:r>
            <w:r>
              <w:rPr>
                <w:noProof/>
              </w:rPr>
              <w:instrText>HYPERLINK \l "_Toc379809762"</w:instrText>
            </w:r>
            <w:r w:rsidRPr="00E059B8">
              <w:rPr>
                <w:rStyle w:val="Hyperlnk"/>
                <w:noProof/>
              </w:rPr>
              <w:instrText xml:space="preserve"> </w:instrText>
            </w:r>
            <w:r w:rsidRPr="00E059B8">
              <w:rPr>
                <w:rStyle w:val="Hyperlnk"/>
                <w:noProof/>
              </w:rPr>
              <w:fldChar w:fldCharType="separate"/>
            </w:r>
            <w:r w:rsidRPr="00E059B8">
              <w:rPr>
                <w:rStyle w:val="Hyperlnk"/>
                <w:noProof/>
              </w:rPr>
              <w:t>7</w:t>
            </w:r>
            <w:r>
              <w:rPr>
                <w:rFonts w:asciiTheme="minorHAnsi" w:eastAsiaTheme="minorEastAsia" w:hAnsiTheme="minorHAnsi" w:cstheme="minorBidi"/>
                <w:noProof/>
                <w:sz w:val="22"/>
                <w:lang w:eastAsia="sv-SE"/>
              </w:rPr>
              <w:tab/>
            </w:r>
            <w:r w:rsidRPr="00E059B8">
              <w:rPr>
                <w:rStyle w:val="Hyperlnk"/>
                <w:noProof/>
              </w:rPr>
              <w:t>Tjänstekontrakt</w:t>
            </w:r>
            <w:r>
              <w:rPr>
                <w:noProof/>
                <w:webHidden/>
              </w:rPr>
              <w:tab/>
            </w:r>
            <w:r>
              <w:rPr>
                <w:noProof/>
                <w:webHidden/>
              </w:rPr>
              <w:fldChar w:fldCharType="begin"/>
            </w:r>
            <w:r>
              <w:rPr>
                <w:noProof/>
                <w:webHidden/>
              </w:rPr>
              <w:instrText xml:space="preserve"> PAGEREF _Toc379809762 \h </w:instrText>
            </w:r>
          </w:ins>
          <w:r>
            <w:rPr>
              <w:noProof/>
              <w:webHidden/>
            </w:rPr>
          </w:r>
          <w:r>
            <w:rPr>
              <w:noProof/>
              <w:webHidden/>
            </w:rPr>
            <w:fldChar w:fldCharType="separate"/>
          </w:r>
          <w:ins w:id="168" w:author="Marcus Claus" w:date="2014-02-12T13:17:00Z">
            <w:r w:rsidR="001C0EFF">
              <w:rPr>
                <w:noProof/>
                <w:webHidden/>
              </w:rPr>
              <w:t>23</w:t>
            </w:r>
          </w:ins>
          <w:ins w:id="169" w:author="Björn Genfors" w:date="2014-02-10T15:33:00Z">
            <w:del w:id="170" w:author="Marcus Claus" w:date="2014-02-12T13:17:00Z">
              <w:r w:rsidDel="001C0EFF">
                <w:rPr>
                  <w:noProof/>
                  <w:webHidden/>
                </w:rPr>
                <w:delText>27</w:delText>
              </w:r>
            </w:del>
            <w:r>
              <w:rPr>
                <w:noProof/>
                <w:webHidden/>
              </w:rPr>
              <w:fldChar w:fldCharType="end"/>
            </w:r>
            <w:r w:rsidRPr="00E059B8">
              <w:rPr>
                <w:rStyle w:val="Hyperlnk"/>
                <w:noProof/>
              </w:rPr>
              <w:fldChar w:fldCharType="end"/>
            </w:r>
          </w:ins>
        </w:p>
        <w:p w14:paraId="72628946" w14:textId="77777777" w:rsidR="002D76F9" w:rsidRDefault="002D76F9">
          <w:pPr>
            <w:pStyle w:val="Innehll2"/>
            <w:tabs>
              <w:tab w:val="left" w:pos="880"/>
              <w:tab w:val="right" w:leader="dot" w:pos="8664"/>
            </w:tabs>
            <w:rPr>
              <w:ins w:id="171" w:author="Björn Genfors" w:date="2014-02-10T15:33:00Z"/>
              <w:rFonts w:asciiTheme="minorHAnsi" w:eastAsiaTheme="minorEastAsia" w:hAnsiTheme="minorHAnsi" w:cstheme="minorBidi"/>
              <w:noProof/>
              <w:sz w:val="22"/>
              <w:lang w:eastAsia="sv-SE"/>
            </w:rPr>
          </w:pPr>
          <w:ins w:id="17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"_Toc379809763"</w:instrText>
            </w:r>
            <w:r w:rsidRPr="00E059B8">
              <w:rPr>
                <w:rStyle w:val="Hyperlnk"/>
                <w:noProof/>
              </w:rPr>
              <w:instrText xml:space="preserve"> </w:instrText>
            </w:r>
            <w:r w:rsidRPr="00E059B8">
              <w:rPr>
                <w:rStyle w:val="Hyperlnk"/>
                <w:noProof/>
              </w:rPr>
              <w:fldChar w:fldCharType="separate"/>
            </w:r>
            <w:r w:rsidRPr="00E059B8">
              <w:rPr>
                <w:rStyle w:val="Hyperlnk"/>
                <w:noProof/>
              </w:rPr>
              <w:t>7.1</w:t>
            </w:r>
            <w:r>
              <w:rPr>
                <w:rFonts w:asciiTheme="minorHAnsi" w:eastAsiaTheme="minorEastAsia" w:hAnsiTheme="minorHAnsi" w:cstheme="minorBidi"/>
                <w:noProof/>
                <w:sz w:val="22"/>
                <w:lang w:eastAsia="sv-SE"/>
              </w:rPr>
              <w:tab/>
            </w:r>
            <w:r w:rsidRPr="00E059B8">
              <w:rPr>
                <w:rStyle w:val="Hyperlnk"/>
                <w:noProof/>
              </w:rPr>
              <w:t>GetRheumatoidArthritisData</w:t>
            </w:r>
            <w:r>
              <w:rPr>
                <w:noProof/>
                <w:webHidden/>
              </w:rPr>
              <w:tab/>
            </w:r>
            <w:r>
              <w:rPr>
                <w:noProof/>
                <w:webHidden/>
              </w:rPr>
              <w:fldChar w:fldCharType="begin"/>
            </w:r>
            <w:r>
              <w:rPr>
                <w:noProof/>
                <w:webHidden/>
              </w:rPr>
              <w:instrText xml:space="preserve"> PAGEREF _Toc379809763 \h </w:instrText>
            </w:r>
          </w:ins>
          <w:r>
            <w:rPr>
              <w:noProof/>
              <w:webHidden/>
            </w:rPr>
          </w:r>
          <w:r>
            <w:rPr>
              <w:noProof/>
              <w:webHidden/>
            </w:rPr>
            <w:fldChar w:fldCharType="separate"/>
          </w:r>
          <w:ins w:id="173" w:author="Marcus Claus" w:date="2014-02-12T13:17:00Z">
            <w:r w:rsidR="001C0EFF">
              <w:rPr>
                <w:noProof/>
                <w:webHidden/>
              </w:rPr>
              <w:t>23</w:t>
            </w:r>
          </w:ins>
          <w:ins w:id="174" w:author="Björn Genfors" w:date="2014-02-10T15:33:00Z">
            <w:del w:id="175" w:author="Marcus Claus" w:date="2014-02-12T13:17:00Z">
              <w:r w:rsidDel="001C0EFF">
                <w:rPr>
                  <w:noProof/>
                  <w:webHidden/>
                </w:rPr>
                <w:delText>27</w:delText>
              </w:r>
            </w:del>
            <w:r>
              <w:rPr>
                <w:noProof/>
                <w:webHidden/>
              </w:rPr>
              <w:fldChar w:fldCharType="end"/>
            </w:r>
            <w:r w:rsidRPr="00E059B8">
              <w:rPr>
                <w:rStyle w:val="Hyperlnk"/>
                <w:noProof/>
              </w:rPr>
              <w:fldChar w:fldCharType="end"/>
            </w:r>
          </w:ins>
        </w:p>
        <w:p w14:paraId="4939433B" w14:textId="77777777" w:rsidR="002D76F9" w:rsidRDefault="002D76F9">
          <w:pPr>
            <w:pStyle w:val="Innehll3"/>
            <w:tabs>
              <w:tab w:val="left" w:pos="1100"/>
              <w:tab w:val="right" w:leader="dot" w:pos="8664"/>
            </w:tabs>
            <w:rPr>
              <w:ins w:id="176" w:author="Björn Genfors" w:date="2014-02-10T15:33:00Z"/>
              <w:rFonts w:asciiTheme="minorHAnsi" w:eastAsiaTheme="minorEastAsia" w:hAnsiTheme="minorHAnsi" w:cstheme="minorBidi"/>
              <w:noProof/>
              <w:sz w:val="22"/>
              <w:lang w:eastAsia="sv-SE"/>
            </w:rPr>
          </w:pPr>
          <w:ins w:id="17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"_Toc379809764"</w:instrText>
            </w:r>
            <w:r w:rsidRPr="00E059B8">
              <w:rPr>
                <w:rStyle w:val="Hyperlnk"/>
                <w:noProof/>
              </w:rPr>
              <w:instrText xml:space="preserve"> </w:instrText>
            </w:r>
            <w:r w:rsidRPr="00E059B8">
              <w:rPr>
                <w:rStyle w:val="Hyperlnk"/>
                <w:noProof/>
              </w:rPr>
              <w:fldChar w:fldCharType="separate"/>
            </w:r>
            <w:r w:rsidRPr="00E059B8">
              <w:rPr>
                <w:rStyle w:val="Hyperlnk"/>
                <w:noProof/>
              </w:rPr>
              <w:t>7.1.1</w:t>
            </w:r>
            <w:r>
              <w:rPr>
                <w:rFonts w:asciiTheme="minorHAnsi" w:eastAsiaTheme="minorEastAsia" w:hAnsiTheme="minorHAnsi" w:cstheme="minorBidi"/>
                <w:noProof/>
                <w:sz w:val="22"/>
                <w:lang w:eastAsia="sv-SE"/>
              </w:rPr>
              <w:tab/>
            </w:r>
            <w:r w:rsidRPr="00E059B8">
              <w:rPr>
                <w:rStyle w:val="Hyperlnk"/>
                <w:noProof/>
              </w:rPr>
              <w:t>Version</w:t>
            </w:r>
            <w:r>
              <w:rPr>
                <w:noProof/>
                <w:webHidden/>
              </w:rPr>
              <w:tab/>
            </w:r>
            <w:r>
              <w:rPr>
                <w:noProof/>
                <w:webHidden/>
              </w:rPr>
              <w:fldChar w:fldCharType="begin"/>
            </w:r>
            <w:r>
              <w:rPr>
                <w:noProof/>
                <w:webHidden/>
              </w:rPr>
              <w:instrText xml:space="preserve"> PAGEREF _Toc379809764 \h </w:instrText>
            </w:r>
          </w:ins>
          <w:r>
            <w:rPr>
              <w:noProof/>
              <w:webHidden/>
            </w:rPr>
          </w:r>
          <w:r>
            <w:rPr>
              <w:noProof/>
              <w:webHidden/>
            </w:rPr>
            <w:fldChar w:fldCharType="separate"/>
          </w:r>
          <w:ins w:id="178" w:author="Marcus Claus" w:date="2014-02-12T13:17:00Z">
            <w:r w:rsidR="001C0EFF">
              <w:rPr>
                <w:noProof/>
                <w:webHidden/>
              </w:rPr>
              <w:t>23</w:t>
            </w:r>
          </w:ins>
          <w:ins w:id="179" w:author="Björn Genfors" w:date="2014-02-10T15:33:00Z">
            <w:del w:id="180" w:author="Marcus Claus" w:date="2014-02-12T13:17:00Z">
              <w:r w:rsidDel="001C0EFF">
                <w:rPr>
                  <w:noProof/>
                  <w:webHidden/>
                </w:rPr>
                <w:delText>27</w:delText>
              </w:r>
            </w:del>
            <w:r>
              <w:rPr>
                <w:noProof/>
                <w:webHidden/>
              </w:rPr>
              <w:fldChar w:fldCharType="end"/>
            </w:r>
            <w:r w:rsidRPr="00E059B8">
              <w:rPr>
                <w:rStyle w:val="Hyperlnk"/>
                <w:noProof/>
              </w:rPr>
              <w:fldChar w:fldCharType="end"/>
            </w:r>
          </w:ins>
        </w:p>
        <w:p w14:paraId="34D51191" w14:textId="77777777" w:rsidR="002D76F9" w:rsidRDefault="002D76F9">
          <w:pPr>
            <w:pStyle w:val="Innehll3"/>
            <w:tabs>
              <w:tab w:val="left" w:pos="1100"/>
              <w:tab w:val="right" w:leader="dot" w:pos="8664"/>
            </w:tabs>
            <w:rPr>
              <w:ins w:id="181" w:author="Björn Genfors" w:date="2014-02-10T15:33:00Z"/>
              <w:rFonts w:asciiTheme="minorHAnsi" w:eastAsiaTheme="minorEastAsia" w:hAnsiTheme="minorHAnsi" w:cstheme="minorBidi"/>
              <w:noProof/>
              <w:sz w:val="22"/>
              <w:lang w:eastAsia="sv-SE"/>
            </w:rPr>
          </w:pPr>
          <w:ins w:id="18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"_Toc379809765"</w:instrText>
            </w:r>
            <w:r w:rsidRPr="00E059B8">
              <w:rPr>
                <w:rStyle w:val="Hyperlnk"/>
                <w:noProof/>
              </w:rPr>
              <w:instrText xml:space="preserve"> </w:instrText>
            </w:r>
            <w:r w:rsidRPr="00E059B8">
              <w:rPr>
                <w:rStyle w:val="Hyperlnk"/>
                <w:noProof/>
              </w:rPr>
              <w:fldChar w:fldCharType="separate"/>
            </w:r>
            <w:r w:rsidRPr="00E059B8">
              <w:rPr>
                <w:rStyle w:val="Hyperlnk"/>
                <w:noProof/>
              </w:rPr>
              <w:t>7.1.2</w:t>
            </w:r>
            <w:r>
              <w:rPr>
                <w:rFonts w:asciiTheme="minorHAnsi" w:eastAsiaTheme="minorEastAsia" w:hAnsiTheme="minorHAnsi" w:cstheme="minorBidi"/>
                <w:noProof/>
                <w:sz w:val="22"/>
                <w:lang w:eastAsia="sv-SE"/>
              </w:rPr>
              <w:tab/>
            </w:r>
            <w:r w:rsidRPr="00E059B8">
              <w:rPr>
                <w:rStyle w:val="Hyperlnk"/>
                <w:noProof/>
              </w:rPr>
              <w:t>Gemensamma informationskomponenter</w:t>
            </w:r>
            <w:r>
              <w:rPr>
                <w:noProof/>
                <w:webHidden/>
              </w:rPr>
              <w:tab/>
            </w:r>
            <w:r>
              <w:rPr>
                <w:noProof/>
                <w:webHidden/>
              </w:rPr>
              <w:fldChar w:fldCharType="begin"/>
            </w:r>
            <w:r>
              <w:rPr>
                <w:noProof/>
                <w:webHidden/>
              </w:rPr>
              <w:instrText xml:space="preserve"> PAGEREF _Toc379809765 \h </w:instrText>
            </w:r>
          </w:ins>
          <w:r>
            <w:rPr>
              <w:noProof/>
              <w:webHidden/>
            </w:rPr>
          </w:r>
          <w:r>
            <w:rPr>
              <w:noProof/>
              <w:webHidden/>
            </w:rPr>
            <w:fldChar w:fldCharType="separate"/>
          </w:r>
          <w:ins w:id="183" w:author="Marcus Claus" w:date="2014-02-12T13:17:00Z">
            <w:r w:rsidR="001C0EFF">
              <w:rPr>
                <w:noProof/>
                <w:webHidden/>
              </w:rPr>
              <w:t>23</w:t>
            </w:r>
          </w:ins>
          <w:ins w:id="184" w:author="Björn Genfors" w:date="2014-02-10T15:33:00Z">
            <w:del w:id="185" w:author="Marcus Claus" w:date="2014-02-12T13:17:00Z">
              <w:r w:rsidDel="001C0EFF">
                <w:rPr>
                  <w:noProof/>
                  <w:webHidden/>
                </w:rPr>
                <w:delText>27</w:delText>
              </w:r>
            </w:del>
            <w:r>
              <w:rPr>
                <w:noProof/>
                <w:webHidden/>
              </w:rPr>
              <w:fldChar w:fldCharType="end"/>
            </w:r>
            <w:r w:rsidRPr="00E059B8">
              <w:rPr>
                <w:rStyle w:val="Hyperlnk"/>
                <w:noProof/>
              </w:rPr>
              <w:fldChar w:fldCharType="end"/>
            </w:r>
          </w:ins>
        </w:p>
        <w:p w14:paraId="6D0FA710" w14:textId="77777777" w:rsidR="002D76F9" w:rsidRDefault="002D76F9">
          <w:pPr>
            <w:pStyle w:val="Innehll3"/>
            <w:tabs>
              <w:tab w:val="left" w:pos="1100"/>
              <w:tab w:val="right" w:leader="dot" w:pos="8664"/>
            </w:tabs>
            <w:rPr>
              <w:ins w:id="186" w:author="Björn Genfors" w:date="2014-02-10T15:33:00Z"/>
              <w:rFonts w:asciiTheme="minorHAnsi" w:eastAsiaTheme="minorEastAsia" w:hAnsiTheme="minorHAnsi" w:cstheme="minorBidi"/>
              <w:noProof/>
              <w:sz w:val="22"/>
              <w:lang w:eastAsia="sv-SE"/>
            </w:rPr>
          </w:pPr>
          <w:ins w:id="18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"_Toc379809766"</w:instrText>
            </w:r>
            <w:r w:rsidRPr="00E059B8">
              <w:rPr>
                <w:rStyle w:val="Hyperlnk"/>
                <w:noProof/>
              </w:rPr>
              <w:instrText xml:space="preserve"> </w:instrText>
            </w:r>
            <w:r w:rsidRPr="00E059B8">
              <w:rPr>
                <w:rStyle w:val="Hyperlnk"/>
                <w:noProof/>
              </w:rPr>
              <w:fldChar w:fldCharType="separate"/>
            </w:r>
            <w:r w:rsidRPr="00E059B8">
              <w:rPr>
                <w:rStyle w:val="Hyperlnk"/>
                <w:noProof/>
              </w:rPr>
              <w:t>7.1.3</w:t>
            </w:r>
            <w:r>
              <w:rPr>
                <w:rFonts w:asciiTheme="minorHAnsi" w:eastAsiaTheme="minorEastAsia" w:hAnsiTheme="minorHAnsi" w:cstheme="minorBidi"/>
                <w:noProof/>
                <w:sz w:val="22"/>
                <w:lang w:eastAsia="sv-SE"/>
              </w:rPr>
              <w:tab/>
            </w:r>
            <w:r w:rsidRPr="00E059B8">
              <w:rPr>
                <w:rStyle w:val="Hyperlnk"/>
                <w:noProof/>
              </w:rPr>
              <w:t>Fältregler</w:t>
            </w:r>
            <w:r>
              <w:rPr>
                <w:noProof/>
                <w:webHidden/>
              </w:rPr>
              <w:tab/>
            </w:r>
            <w:r>
              <w:rPr>
                <w:noProof/>
                <w:webHidden/>
              </w:rPr>
              <w:fldChar w:fldCharType="begin"/>
            </w:r>
            <w:r>
              <w:rPr>
                <w:noProof/>
                <w:webHidden/>
              </w:rPr>
              <w:instrText xml:space="preserve"> PAGEREF _Toc379809766 \h </w:instrText>
            </w:r>
          </w:ins>
          <w:r>
            <w:rPr>
              <w:noProof/>
              <w:webHidden/>
            </w:rPr>
          </w:r>
          <w:r>
            <w:rPr>
              <w:noProof/>
              <w:webHidden/>
            </w:rPr>
            <w:fldChar w:fldCharType="separate"/>
          </w:r>
          <w:ins w:id="188" w:author="Marcus Claus" w:date="2014-02-12T13:17:00Z">
            <w:r w:rsidR="001C0EFF">
              <w:rPr>
                <w:noProof/>
                <w:webHidden/>
              </w:rPr>
              <w:t>23</w:t>
            </w:r>
          </w:ins>
          <w:ins w:id="189" w:author="Björn Genfors" w:date="2014-02-10T15:33:00Z">
            <w:del w:id="190" w:author="Marcus Claus" w:date="2014-02-12T13:17:00Z">
              <w:r w:rsidDel="001C0EFF">
                <w:rPr>
                  <w:noProof/>
                  <w:webHidden/>
                </w:rPr>
                <w:delText>27</w:delText>
              </w:r>
            </w:del>
            <w:r>
              <w:rPr>
                <w:noProof/>
                <w:webHidden/>
              </w:rPr>
              <w:fldChar w:fldCharType="end"/>
            </w:r>
            <w:r w:rsidRPr="00E059B8">
              <w:rPr>
                <w:rStyle w:val="Hyperlnk"/>
                <w:noProof/>
              </w:rPr>
              <w:fldChar w:fldCharType="end"/>
            </w:r>
          </w:ins>
        </w:p>
        <w:p w14:paraId="0C890448" w14:textId="77777777" w:rsidR="002D76F9" w:rsidRDefault="002D76F9">
          <w:pPr>
            <w:pStyle w:val="Innehll3"/>
            <w:tabs>
              <w:tab w:val="left" w:pos="1100"/>
              <w:tab w:val="right" w:leader="dot" w:pos="8664"/>
            </w:tabs>
            <w:rPr>
              <w:ins w:id="191" w:author="Björn Genfors" w:date="2014-02-10T15:33:00Z"/>
              <w:rFonts w:asciiTheme="minorHAnsi" w:eastAsiaTheme="minorEastAsia" w:hAnsiTheme="minorHAnsi" w:cstheme="minorBidi"/>
              <w:noProof/>
              <w:sz w:val="22"/>
              <w:lang w:eastAsia="sv-SE"/>
            </w:rPr>
          </w:pPr>
          <w:ins w:id="19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"_Toc379809767"</w:instrText>
            </w:r>
            <w:r w:rsidRPr="00E059B8">
              <w:rPr>
                <w:rStyle w:val="Hyperlnk"/>
                <w:noProof/>
              </w:rPr>
              <w:instrText xml:space="preserve"> </w:instrText>
            </w:r>
            <w:r w:rsidRPr="00E059B8">
              <w:rPr>
                <w:rStyle w:val="Hyperlnk"/>
                <w:noProof/>
              </w:rPr>
              <w:fldChar w:fldCharType="separate"/>
            </w:r>
            <w:r w:rsidRPr="00E059B8">
              <w:rPr>
                <w:rStyle w:val="Hyperlnk"/>
                <w:noProof/>
              </w:rPr>
              <w:t>7.1.4</w:t>
            </w:r>
            <w:r>
              <w:rPr>
                <w:rFonts w:asciiTheme="minorHAnsi" w:eastAsiaTheme="minorEastAsia" w:hAnsiTheme="minorHAnsi" w:cstheme="minorBidi"/>
                <w:noProof/>
                <w:sz w:val="22"/>
                <w:lang w:eastAsia="sv-SE"/>
              </w:rPr>
              <w:tab/>
            </w:r>
            <w:r w:rsidRPr="00E059B8">
              <w:rPr>
                <w:rStyle w:val="Hyperlnk"/>
                <w:noProof/>
              </w:rPr>
              <w:t>Övriga regler</w:t>
            </w:r>
            <w:r>
              <w:rPr>
                <w:noProof/>
                <w:webHidden/>
              </w:rPr>
              <w:tab/>
            </w:r>
            <w:r>
              <w:rPr>
                <w:noProof/>
                <w:webHidden/>
              </w:rPr>
              <w:fldChar w:fldCharType="begin"/>
            </w:r>
            <w:r>
              <w:rPr>
                <w:noProof/>
                <w:webHidden/>
              </w:rPr>
              <w:instrText xml:space="preserve"> PAGEREF _Toc379809767 \h </w:instrText>
            </w:r>
          </w:ins>
          <w:r>
            <w:rPr>
              <w:noProof/>
              <w:webHidden/>
            </w:rPr>
          </w:r>
          <w:r>
            <w:rPr>
              <w:noProof/>
              <w:webHidden/>
            </w:rPr>
            <w:fldChar w:fldCharType="separate"/>
          </w:r>
          <w:ins w:id="193" w:author="Marcus Claus" w:date="2014-02-12T13:17:00Z">
            <w:r w:rsidR="001C0EFF">
              <w:rPr>
                <w:noProof/>
                <w:webHidden/>
              </w:rPr>
              <w:t>28</w:t>
            </w:r>
          </w:ins>
          <w:ins w:id="194" w:author="Björn Genfors" w:date="2014-02-10T15:33:00Z">
            <w:del w:id="195" w:author="Marcus Claus" w:date="2014-02-12T13:17:00Z">
              <w:r w:rsidDel="001C0EFF">
                <w:rPr>
                  <w:noProof/>
                  <w:webHidden/>
                </w:rPr>
                <w:delText>32</w:delText>
              </w:r>
            </w:del>
            <w:r>
              <w:rPr>
                <w:noProof/>
                <w:webHidden/>
              </w:rPr>
              <w:fldChar w:fldCharType="end"/>
            </w:r>
            <w:r w:rsidRPr="00E059B8">
              <w:rPr>
                <w:rStyle w:val="Hyperlnk"/>
                <w:noProof/>
              </w:rPr>
              <w:fldChar w:fldCharType="end"/>
            </w:r>
          </w:ins>
        </w:p>
        <w:p w14:paraId="6BB56C0F" w14:textId="77777777" w:rsidR="000D1BD9" w:rsidDel="005D1533" w:rsidRDefault="000D1BD9">
          <w:pPr>
            <w:pStyle w:val="Innehll1"/>
            <w:tabs>
              <w:tab w:val="left" w:pos="400"/>
              <w:tab w:val="right" w:leader="dot" w:pos="8664"/>
            </w:tabs>
            <w:rPr>
              <w:del w:id="196" w:author="Björn Genfors" w:date="2014-02-06T11:08:00Z"/>
              <w:rFonts w:asciiTheme="minorHAnsi" w:eastAsiaTheme="minorEastAsia" w:hAnsiTheme="minorHAnsi" w:cstheme="minorBidi"/>
              <w:noProof/>
              <w:sz w:val="22"/>
              <w:lang w:eastAsia="sv-SE"/>
            </w:rPr>
          </w:pPr>
          <w:del w:id="197" w:author="Björn Genfors" w:date="2014-02-06T11:08:00Z">
            <w:r w:rsidRPr="005D1533" w:rsidDel="005D1533">
              <w:rPr>
                <w:rPrChange w:id="198" w:author="Björn Genfors" w:date="2014-02-06T11:08:00Z">
                  <w:rPr>
                    <w:rStyle w:val="Hyperlnk"/>
                    <w:noProof/>
                  </w:rPr>
                </w:rPrChange>
              </w:rPr>
              <w:delText>1</w:delText>
            </w:r>
            <w:r w:rsidDel="005D1533">
              <w:rPr>
                <w:rFonts w:asciiTheme="minorHAnsi" w:eastAsiaTheme="minorEastAsia" w:hAnsiTheme="minorHAnsi" w:cstheme="minorBidi"/>
                <w:noProof/>
                <w:sz w:val="22"/>
                <w:lang w:eastAsia="sv-SE"/>
              </w:rPr>
              <w:tab/>
            </w:r>
            <w:r w:rsidRPr="005D1533" w:rsidDel="005D1533">
              <w:rPr>
                <w:rPrChange w:id="199" w:author="Björn Genfors" w:date="2014-02-06T11:08:00Z">
                  <w:rPr>
                    <w:rStyle w:val="Hyperlnk"/>
                    <w:noProof/>
                  </w:rPr>
                </w:rPrChange>
              </w:rPr>
              <w:delText>Inledning</w:delText>
            </w:r>
            <w:r w:rsidDel="005D1533">
              <w:rPr>
                <w:noProof/>
                <w:webHidden/>
              </w:rPr>
              <w:tab/>
              <w:delText>5</w:delText>
            </w:r>
          </w:del>
        </w:p>
        <w:p w14:paraId="29FF6ED7" w14:textId="77777777" w:rsidR="000D1BD9" w:rsidDel="005D1533" w:rsidRDefault="000D1BD9">
          <w:pPr>
            <w:pStyle w:val="Innehll1"/>
            <w:tabs>
              <w:tab w:val="left" w:pos="400"/>
              <w:tab w:val="right" w:leader="dot" w:pos="8664"/>
            </w:tabs>
            <w:rPr>
              <w:del w:id="200" w:author="Björn Genfors" w:date="2014-02-06T11:08:00Z"/>
              <w:rFonts w:asciiTheme="minorHAnsi" w:eastAsiaTheme="minorEastAsia" w:hAnsiTheme="minorHAnsi" w:cstheme="minorBidi"/>
              <w:noProof/>
              <w:sz w:val="22"/>
              <w:lang w:eastAsia="sv-SE"/>
            </w:rPr>
          </w:pPr>
          <w:del w:id="201" w:author="Björn Genfors" w:date="2014-02-06T11:08:00Z">
            <w:r w:rsidRPr="005D1533" w:rsidDel="005D1533">
              <w:rPr>
                <w:rPrChange w:id="202" w:author="Björn Genfors" w:date="2014-02-06T11:08:00Z">
                  <w:rPr>
                    <w:rStyle w:val="Hyperlnk"/>
                    <w:noProof/>
                  </w:rPr>
                </w:rPrChange>
              </w:rPr>
              <w:delText>2</w:delText>
            </w:r>
            <w:r w:rsidDel="005D1533">
              <w:rPr>
                <w:rFonts w:asciiTheme="minorHAnsi" w:eastAsiaTheme="minorEastAsia" w:hAnsiTheme="minorHAnsi" w:cstheme="minorBidi"/>
                <w:noProof/>
                <w:sz w:val="22"/>
                <w:lang w:eastAsia="sv-SE"/>
              </w:rPr>
              <w:tab/>
            </w:r>
            <w:r w:rsidRPr="005D1533" w:rsidDel="005D1533">
              <w:rPr>
                <w:rPrChange w:id="203" w:author="Björn Genfors" w:date="2014-02-06T11:08:00Z">
                  <w:rPr>
                    <w:rStyle w:val="Hyperlnk"/>
                    <w:noProof/>
                  </w:rPr>
                </w:rPrChange>
              </w:rPr>
              <w:delText>Versionsinformation</w:delText>
            </w:r>
            <w:r w:rsidDel="005D1533">
              <w:rPr>
                <w:noProof/>
                <w:webHidden/>
              </w:rPr>
              <w:tab/>
              <w:delText>6</w:delText>
            </w:r>
          </w:del>
        </w:p>
        <w:p w14:paraId="474BFD74" w14:textId="77777777" w:rsidR="000D1BD9" w:rsidDel="005D1533" w:rsidRDefault="000D1BD9">
          <w:pPr>
            <w:pStyle w:val="Innehll2"/>
            <w:tabs>
              <w:tab w:val="left" w:pos="880"/>
              <w:tab w:val="right" w:leader="dot" w:pos="8664"/>
            </w:tabs>
            <w:rPr>
              <w:del w:id="204" w:author="Björn Genfors" w:date="2014-02-06T11:08:00Z"/>
              <w:rFonts w:asciiTheme="minorHAnsi" w:eastAsiaTheme="minorEastAsia" w:hAnsiTheme="minorHAnsi" w:cstheme="minorBidi"/>
              <w:noProof/>
              <w:sz w:val="22"/>
              <w:lang w:eastAsia="sv-SE"/>
            </w:rPr>
          </w:pPr>
          <w:del w:id="205" w:author="Björn Genfors" w:date="2014-02-06T11:08:00Z">
            <w:r w:rsidRPr="005D1533" w:rsidDel="005D1533">
              <w:rPr>
                <w:rPrChange w:id="206" w:author="Björn Genfors" w:date="2014-02-06T11:08:00Z">
                  <w:rPr>
                    <w:rStyle w:val="Hyperlnk"/>
                    <w:noProof/>
                  </w:rPr>
                </w:rPrChange>
              </w:rPr>
              <w:delText>2.1</w:delText>
            </w:r>
            <w:r w:rsidDel="005D1533">
              <w:rPr>
                <w:rFonts w:asciiTheme="minorHAnsi" w:eastAsiaTheme="minorEastAsia" w:hAnsiTheme="minorHAnsi" w:cstheme="minorBidi"/>
                <w:noProof/>
                <w:sz w:val="22"/>
                <w:lang w:eastAsia="sv-SE"/>
              </w:rPr>
              <w:tab/>
            </w:r>
            <w:r w:rsidRPr="005D1533" w:rsidDel="005D1533">
              <w:rPr>
                <w:rPrChange w:id="207" w:author="Björn Genfors" w:date="2014-02-06T11:08:00Z">
                  <w:rPr>
                    <w:rStyle w:val="Hyperlnk"/>
                    <w:noProof/>
                  </w:rPr>
                </w:rPrChange>
              </w:rPr>
              <w:delText>Version 1.0.0.</w:delText>
            </w:r>
            <w:r w:rsidDel="005D1533">
              <w:rPr>
                <w:noProof/>
                <w:webHidden/>
              </w:rPr>
              <w:tab/>
              <w:delText>6</w:delText>
            </w:r>
          </w:del>
        </w:p>
        <w:p w14:paraId="494732B1" w14:textId="77777777" w:rsidR="000D1BD9" w:rsidDel="005D1533" w:rsidRDefault="000D1BD9">
          <w:pPr>
            <w:pStyle w:val="Innehll3"/>
            <w:tabs>
              <w:tab w:val="left" w:pos="1100"/>
              <w:tab w:val="right" w:leader="dot" w:pos="8664"/>
            </w:tabs>
            <w:rPr>
              <w:del w:id="208" w:author="Björn Genfors" w:date="2014-02-06T11:08:00Z"/>
              <w:rFonts w:asciiTheme="minorHAnsi" w:eastAsiaTheme="minorEastAsia" w:hAnsiTheme="minorHAnsi" w:cstheme="minorBidi"/>
              <w:noProof/>
              <w:sz w:val="22"/>
              <w:lang w:eastAsia="sv-SE"/>
            </w:rPr>
          </w:pPr>
          <w:del w:id="209" w:author="Björn Genfors" w:date="2014-02-06T11:08:00Z">
            <w:r w:rsidRPr="005D1533" w:rsidDel="005D1533">
              <w:rPr>
                <w:rPrChange w:id="210" w:author="Björn Genfors" w:date="2014-02-06T11:08:00Z">
                  <w:rPr>
                    <w:rStyle w:val="Hyperlnk"/>
                    <w:noProof/>
                  </w:rPr>
                </w:rPrChange>
              </w:rPr>
              <w:delText>2.1.1</w:delText>
            </w:r>
            <w:r w:rsidDel="005D1533">
              <w:rPr>
                <w:rFonts w:asciiTheme="minorHAnsi" w:eastAsiaTheme="minorEastAsia" w:hAnsiTheme="minorHAnsi" w:cstheme="minorBidi"/>
                <w:noProof/>
                <w:sz w:val="22"/>
                <w:lang w:eastAsia="sv-SE"/>
              </w:rPr>
              <w:tab/>
            </w:r>
            <w:r w:rsidRPr="005D1533" w:rsidDel="005D1533">
              <w:rPr>
                <w:rPrChange w:id="211" w:author="Björn Genfors" w:date="2014-02-06T11:08:00Z">
                  <w:rPr>
                    <w:rStyle w:val="Hyperlnk"/>
                    <w:noProof/>
                  </w:rPr>
                </w:rPrChange>
              </w:rPr>
              <w:delText>Oförändrade tjänstekontrakt</w:delText>
            </w:r>
            <w:r w:rsidDel="005D1533">
              <w:rPr>
                <w:noProof/>
                <w:webHidden/>
              </w:rPr>
              <w:tab/>
              <w:delText>6</w:delText>
            </w:r>
          </w:del>
        </w:p>
        <w:p w14:paraId="4B708B30" w14:textId="77777777" w:rsidR="000D1BD9" w:rsidDel="005D1533" w:rsidRDefault="000D1BD9">
          <w:pPr>
            <w:pStyle w:val="Innehll3"/>
            <w:tabs>
              <w:tab w:val="left" w:pos="1100"/>
              <w:tab w:val="right" w:leader="dot" w:pos="8664"/>
            </w:tabs>
            <w:rPr>
              <w:del w:id="212" w:author="Björn Genfors" w:date="2014-02-06T11:08:00Z"/>
              <w:rFonts w:asciiTheme="minorHAnsi" w:eastAsiaTheme="minorEastAsia" w:hAnsiTheme="minorHAnsi" w:cstheme="minorBidi"/>
              <w:noProof/>
              <w:sz w:val="22"/>
              <w:lang w:eastAsia="sv-SE"/>
            </w:rPr>
          </w:pPr>
          <w:del w:id="213" w:author="Björn Genfors" w:date="2014-02-06T11:08:00Z">
            <w:r w:rsidRPr="005D1533" w:rsidDel="005D1533">
              <w:rPr>
                <w:rPrChange w:id="214" w:author="Björn Genfors" w:date="2014-02-06T11:08:00Z">
                  <w:rPr>
                    <w:rStyle w:val="Hyperlnk"/>
                    <w:noProof/>
                  </w:rPr>
                </w:rPrChange>
              </w:rPr>
              <w:delText>2.1.2</w:delText>
            </w:r>
            <w:r w:rsidDel="005D1533">
              <w:rPr>
                <w:rFonts w:asciiTheme="minorHAnsi" w:eastAsiaTheme="minorEastAsia" w:hAnsiTheme="minorHAnsi" w:cstheme="minorBidi"/>
                <w:noProof/>
                <w:sz w:val="22"/>
                <w:lang w:eastAsia="sv-SE"/>
              </w:rPr>
              <w:tab/>
            </w:r>
            <w:r w:rsidRPr="005D1533" w:rsidDel="005D1533">
              <w:rPr>
                <w:rPrChange w:id="215" w:author="Björn Genfors" w:date="2014-02-06T11:08:00Z">
                  <w:rPr>
                    <w:rStyle w:val="Hyperlnk"/>
                    <w:noProof/>
                  </w:rPr>
                </w:rPrChange>
              </w:rPr>
              <w:delText>Nya tjänstekontrakt</w:delText>
            </w:r>
            <w:r w:rsidDel="005D1533">
              <w:rPr>
                <w:noProof/>
                <w:webHidden/>
              </w:rPr>
              <w:tab/>
              <w:delText>6</w:delText>
            </w:r>
          </w:del>
        </w:p>
        <w:p w14:paraId="379896F1" w14:textId="77777777" w:rsidR="000D1BD9" w:rsidDel="005D1533" w:rsidRDefault="000D1BD9">
          <w:pPr>
            <w:pStyle w:val="Innehll3"/>
            <w:tabs>
              <w:tab w:val="left" w:pos="1100"/>
              <w:tab w:val="right" w:leader="dot" w:pos="8664"/>
            </w:tabs>
            <w:rPr>
              <w:del w:id="216" w:author="Björn Genfors" w:date="2014-02-06T11:08:00Z"/>
              <w:rFonts w:asciiTheme="minorHAnsi" w:eastAsiaTheme="minorEastAsia" w:hAnsiTheme="minorHAnsi" w:cstheme="minorBidi"/>
              <w:noProof/>
              <w:sz w:val="22"/>
              <w:lang w:eastAsia="sv-SE"/>
            </w:rPr>
          </w:pPr>
          <w:del w:id="217" w:author="Björn Genfors" w:date="2014-02-06T11:08:00Z">
            <w:r w:rsidRPr="005D1533" w:rsidDel="005D1533">
              <w:rPr>
                <w:rPrChange w:id="218" w:author="Björn Genfors" w:date="2014-02-06T11:08:00Z">
                  <w:rPr>
                    <w:rStyle w:val="Hyperlnk"/>
                    <w:noProof/>
                  </w:rPr>
                </w:rPrChange>
              </w:rPr>
              <w:delText>2.1.3</w:delText>
            </w:r>
            <w:r w:rsidDel="005D1533">
              <w:rPr>
                <w:rFonts w:asciiTheme="minorHAnsi" w:eastAsiaTheme="minorEastAsia" w:hAnsiTheme="minorHAnsi" w:cstheme="minorBidi"/>
                <w:noProof/>
                <w:sz w:val="22"/>
                <w:lang w:eastAsia="sv-SE"/>
              </w:rPr>
              <w:tab/>
            </w:r>
            <w:r w:rsidRPr="005D1533" w:rsidDel="005D1533">
              <w:rPr>
                <w:rPrChange w:id="219" w:author="Björn Genfors" w:date="2014-02-06T11:08:00Z">
                  <w:rPr>
                    <w:rStyle w:val="Hyperlnk"/>
                    <w:noProof/>
                  </w:rPr>
                </w:rPrChange>
              </w:rPr>
              <w:delText>Förändrade tjänstekontrakt</w:delText>
            </w:r>
            <w:r w:rsidDel="005D1533">
              <w:rPr>
                <w:noProof/>
                <w:webHidden/>
              </w:rPr>
              <w:tab/>
              <w:delText>6</w:delText>
            </w:r>
          </w:del>
        </w:p>
        <w:p w14:paraId="73E3619B" w14:textId="77777777" w:rsidR="000D1BD9" w:rsidDel="005D1533" w:rsidRDefault="000D1BD9">
          <w:pPr>
            <w:pStyle w:val="Innehll3"/>
            <w:tabs>
              <w:tab w:val="left" w:pos="1100"/>
              <w:tab w:val="right" w:leader="dot" w:pos="8664"/>
            </w:tabs>
            <w:rPr>
              <w:del w:id="220" w:author="Björn Genfors" w:date="2014-02-06T11:08:00Z"/>
              <w:rFonts w:asciiTheme="minorHAnsi" w:eastAsiaTheme="minorEastAsia" w:hAnsiTheme="minorHAnsi" w:cstheme="minorBidi"/>
              <w:noProof/>
              <w:sz w:val="22"/>
              <w:lang w:eastAsia="sv-SE"/>
            </w:rPr>
          </w:pPr>
          <w:del w:id="221" w:author="Björn Genfors" w:date="2014-02-06T11:08:00Z">
            <w:r w:rsidRPr="005D1533" w:rsidDel="005D1533">
              <w:rPr>
                <w:rPrChange w:id="222" w:author="Björn Genfors" w:date="2014-02-06T11:08:00Z">
                  <w:rPr>
                    <w:rStyle w:val="Hyperlnk"/>
                    <w:noProof/>
                  </w:rPr>
                </w:rPrChange>
              </w:rPr>
              <w:delText>2.1.4</w:delText>
            </w:r>
            <w:r w:rsidDel="005D1533">
              <w:rPr>
                <w:rFonts w:asciiTheme="minorHAnsi" w:eastAsiaTheme="minorEastAsia" w:hAnsiTheme="minorHAnsi" w:cstheme="minorBidi"/>
                <w:noProof/>
                <w:sz w:val="22"/>
                <w:lang w:eastAsia="sv-SE"/>
              </w:rPr>
              <w:tab/>
            </w:r>
            <w:r w:rsidRPr="005D1533" w:rsidDel="005D1533">
              <w:rPr>
                <w:rPrChange w:id="223" w:author="Björn Genfors" w:date="2014-02-06T11:08:00Z">
                  <w:rPr>
                    <w:rStyle w:val="Hyperlnk"/>
                    <w:noProof/>
                  </w:rPr>
                </w:rPrChange>
              </w:rPr>
              <w:delText>Utgångna tjänstekontrakt</w:delText>
            </w:r>
            <w:r w:rsidDel="005D1533">
              <w:rPr>
                <w:noProof/>
                <w:webHidden/>
              </w:rPr>
              <w:tab/>
              <w:delText>6</w:delText>
            </w:r>
          </w:del>
        </w:p>
        <w:p w14:paraId="75247124" w14:textId="77777777" w:rsidR="000D1BD9" w:rsidDel="005D1533" w:rsidRDefault="000D1BD9">
          <w:pPr>
            <w:pStyle w:val="Innehll2"/>
            <w:tabs>
              <w:tab w:val="left" w:pos="880"/>
              <w:tab w:val="right" w:leader="dot" w:pos="8664"/>
            </w:tabs>
            <w:rPr>
              <w:del w:id="224" w:author="Björn Genfors" w:date="2014-02-06T11:08:00Z"/>
              <w:rFonts w:asciiTheme="minorHAnsi" w:eastAsiaTheme="minorEastAsia" w:hAnsiTheme="minorHAnsi" w:cstheme="minorBidi"/>
              <w:noProof/>
              <w:sz w:val="22"/>
              <w:lang w:eastAsia="sv-SE"/>
            </w:rPr>
          </w:pPr>
          <w:del w:id="225" w:author="Björn Genfors" w:date="2014-02-06T11:08:00Z">
            <w:r w:rsidRPr="005D1533" w:rsidDel="005D1533">
              <w:rPr>
                <w:rPrChange w:id="226" w:author="Björn Genfors" w:date="2014-02-06T11:08:00Z">
                  <w:rPr>
                    <w:rStyle w:val="Hyperlnk"/>
                    <w:noProof/>
                  </w:rPr>
                </w:rPrChange>
              </w:rPr>
              <w:delText>2.2</w:delText>
            </w:r>
            <w:r w:rsidDel="005D1533">
              <w:rPr>
                <w:rFonts w:asciiTheme="minorHAnsi" w:eastAsiaTheme="minorEastAsia" w:hAnsiTheme="minorHAnsi" w:cstheme="minorBidi"/>
                <w:noProof/>
                <w:sz w:val="22"/>
                <w:lang w:eastAsia="sv-SE"/>
              </w:rPr>
              <w:tab/>
            </w:r>
            <w:r w:rsidRPr="005D1533" w:rsidDel="005D1533">
              <w:rPr>
                <w:rPrChange w:id="227" w:author="Björn Genfors" w:date="2014-02-06T11:08:00Z">
                  <w:rPr>
                    <w:rStyle w:val="Hyperlnk"/>
                    <w:noProof/>
                  </w:rPr>
                </w:rPrChange>
              </w:rPr>
              <w:delText>Version tidigare</w:delText>
            </w:r>
            <w:r w:rsidDel="005D1533">
              <w:rPr>
                <w:noProof/>
                <w:webHidden/>
              </w:rPr>
              <w:tab/>
              <w:delText>6</w:delText>
            </w:r>
          </w:del>
        </w:p>
        <w:p w14:paraId="12155968" w14:textId="77777777" w:rsidR="000D1BD9" w:rsidDel="005D1533" w:rsidRDefault="000D1BD9">
          <w:pPr>
            <w:pStyle w:val="Innehll1"/>
            <w:tabs>
              <w:tab w:val="left" w:pos="400"/>
              <w:tab w:val="right" w:leader="dot" w:pos="8664"/>
            </w:tabs>
            <w:rPr>
              <w:del w:id="228" w:author="Björn Genfors" w:date="2014-02-06T11:08:00Z"/>
              <w:rFonts w:asciiTheme="minorHAnsi" w:eastAsiaTheme="minorEastAsia" w:hAnsiTheme="minorHAnsi" w:cstheme="minorBidi"/>
              <w:noProof/>
              <w:sz w:val="22"/>
              <w:lang w:eastAsia="sv-SE"/>
            </w:rPr>
          </w:pPr>
          <w:del w:id="229" w:author="Björn Genfors" w:date="2014-02-06T11:08:00Z">
            <w:r w:rsidRPr="005D1533" w:rsidDel="005D1533">
              <w:rPr>
                <w:rPrChange w:id="230" w:author="Björn Genfors" w:date="2014-02-06T11:08:00Z">
                  <w:rPr>
                    <w:rStyle w:val="Hyperlnk"/>
                    <w:noProof/>
                  </w:rPr>
                </w:rPrChange>
              </w:rPr>
              <w:delText>3</w:delText>
            </w:r>
            <w:r w:rsidDel="005D1533">
              <w:rPr>
                <w:rFonts w:asciiTheme="minorHAnsi" w:eastAsiaTheme="minorEastAsia" w:hAnsiTheme="minorHAnsi" w:cstheme="minorBidi"/>
                <w:noProof/>
                <w:sz w:val="22"/>
                <w:lang w:eastAsia="sv-SE"/>
              </w:rPr>
              <w:tab/>
            </w:r>
            <w:r w:rsidRPr="005D1533" w:rsidDel="005D1533">
              <w:rPr>
                <w:rPrChange w:id="231" w:author="Björn Genfors" w:date="2014-02-06T11:08:00Z">
                  <w:rPr>
                    <w:rStyle w:val="Hyperlnk"/>
                    <w:noProof/>
                  </w:rPr>
                </w:rPrChange>
              </w:rPr>
              <w:delText>Tjänstedomänens arkitektur</w:delText>
            </w:r>
            <w:r w:rsidDel="005D1533">
              <w:rPr>
                <w:noProof/>
                <w:webHidden/>
              </w:rPr>
              <w:tab/>
              <w:delText>7</w:delText>
            </w:r>
          </w:del>
        </w:p>
        <w:p w14:paraId="5813B0D7" w14:textId="77777777" w:rsidR="000D1BD9" w:rsidDel="005D1533" w:rsidRDefault="000D1BD9">
          <w:pPr>
            <w:pStyle w:val="Innehll2"/>
            <w:tabs>
              <w:tab w:val="left" w:pos="880"/>
              <w:tab w:val="right" w:leader="dot" w:pos="8664"/>
            </w:tabs>
            <w:rPr>
              <w:del w:id="232" w:author="Björn Genfors" w:date="2014-02-06T11:08:00Z"/>
              <w:rFonts w:asciiTheme="minorHAnsi" w:eastAsiaTheme="minorEastAsia" w:hAnsiTheme="minorHAnsi" w:cstheme="minorBidi"/>
              <w:noProof/>
              <w:sz w:val="22"/>
              <w:lang w:eastAsia="sv-SE"/>
            </w:rPr>
          </w:pPr>
          <w:del w:id="233" w:author="Björn Genfors" w:date="2014-02-06T11:08:00Z">
            <w:r w:rsidRPr="005D1533" w:rsidDel="005D1533">
              <w:rPr>
                <w:rPrChange w:id="234" w:author="Björn Genfors" w:date="2014-02-06T11:08:00Z">
                  <w:rPr>
                    <w:rStyle w:val="Hyperlnk"/>
                    <w:noProof/>
                  </w:rPr>
                </w:rPrChange>
              </w:rPr>
              <w:delText>3.1</w:delText>
            </w:r>
            <w:r w:rsidDel="005D1533">
              <w:rPr>
                <w:rFonts w:asciiTheme="minorHAnsi" w:eastAsiaTheme="minorEastAsia" w:hAnsiTheme="minorHAnsi" w:cstheme="minorBidi"/>
                <w:noProof/>
                <w:sz w:val="22"/>
                <w:lang w:eastAsia="sv-SE"/>
              </w:rPr>
              <w:tab/>
            </w:r>
            <w:r w:rsidRPr="005D1533" w:rsidDel="005D1533">
              <w:rPr>
                <w:rPrChange w:id="235" w:author="Björn Genfors" w:date="2014-02-06T11:08:00Z">
                  <w:rPr>
                    <w:rStyle w:val="Hyperlnk"/>
                    <w:noProof/>
                  </w:rPr>
                </w:rPrChange>
              </w:rPr>
              <w:delText>Flöden</w:delText>
            </w:r>
            <w:r w:rsidDel="005D1533">
              <w:rPr>
                <w:noProof/>
                <w:webHidden/>
              </w:rPr>
              <w:tab/>
              <w:delText>7</w:delText>
            </w:r>
          </w:del>
        </w:p>
        <w:p w14:paraId="0673FB94" w14:textId="77777777" w:rsidR="000D1BD9" w:rsidDel="005D1533" w:rsidRDefault="000D1BD9">
          <w:pPr>
            <w:pStyle w:val="Innehll3"/>
            <w:tabs>
              <w:tab w:val="left" w:pos="1100"/>
              <w:tab w:val="right" w:leader="dot" w:pos="8664"/>
            </w:tabs>
            <w:rPr>
              <w:del w:id="236" w:author="Björn Genfors" w:date="2014-02-06T11:08:00Z"/>
              <w:rFonts w:asciiTheme="minorHAnsi" w:eastAsiaTheme="minorEastAsia" w:hAnsiTheme="minorHAnsi" w:cstheme="minorBidi"/>
              <w:noProof/>
              <w:sz w:val="22"/>
              <w:lang w:eastAsia="sv-SE"/>
            </w:rPr>
          </w:pPr>
          <w:del w:id="237" w:author="Björn Genfors" w:date="2014-02-06T11:08:00Z">
            <w:r w:rsidRPr="005D1533" w:rsidDel="005D1533">
              <w:rPr>
                <w:rPrChange w:id="238" w:author="Björn Genfors" w:date="2014-02-06T11:08:00Z">
                  <w:rPr>
                    <w:rStyle w:val="Hyperlnk"/>
                    <w:noProof/>
                  </w:rPr>
                </w:rPrChange>
              </w:rPr>
              <w:delText>3.1.1</w:delText>
            </w:r>
            <w:r w:rsidDel="005D1533">
              <w:rPr>
                <w:rFonts w:asciiTheme="minorHAnsi" w:eastAsiaTheme="minorEastAsia" w:hAnsiTheme="minorHAnsi" w:cstheme="minorBidi"/>
                <w:noProof/>
                <w:sz w:val="22"/>
                <w:lang w:eastAsia="sv-SE"/>
              </w:rPr>
              <w:tab/>
            </w:r>
            <w:r w:rsidRPr="005D1533" w:rsidDel="005D1533">
              <w:rPr>
                <w:rPrChange w:id="239" w:author="Björn Genfors" w:date="2014-02-06T11:08:00Z">
                  <w:rPr>
                    <w:rStyle w:val="Hyperlnk"/>
                    <w:noProof/>
                  </w:rPr>
                </w:rPrChange>
              </w:rPr>
              <w:delText>Reumatismdata</w:delText>
            </w:r>
            <w:r w:rsidDel="005D1533">
              <w:rPr>
                <w:noProof/>
                <w:webHidden/>
              </w:rPr>
              <w:tab/>
              <w:delText>7</w:delText>
            </w:r>
          </w:del>
        </w:p>
        <w:p w14:paraId="2A871D95" w14:textId="77777777" w:rsidR="000D1BD9" w:rsidDel="005D1533" w:rsidRDefault="000D1BD9">
          <w:pPr>
            <w:pStyle w:val="Innehll3"/>
            <w:tabs>
              <w:tab w:val="left" w:pos="1100"/>
              <w:tab w:val="right" w:leader="dot" w:pos="8664"/>
            </w:tabs>
            <w:rPr>
              <w:del w:id="240" w:author="Björn Genfors" w:date="2014-02-06T11:08:00Z"/>
              <w:rFonts w:asciiTheme="minorHAnsi" w:eastAsiaTheme="minorEastAsia" w:hAnsiTheme="minorHAnsi" w:cstheme="minorBidi"/>
              <w:noProof/>
              <w:sz w:val="22"/>
              <w:lang w:eastAsia="sv-SE"/>
            </w:rPr>
          </w:pPr>
          <w:del w:id="241" w:author="Björn Genfors" w:date="2014-02-06T11:08:00Z">
            <w:r w:rsidRPr="005D1533" w:rsidDel="005D1533">
              <w:rPr>
                <w:rPrChange w:id="242" w:author="Björn Genfors" w:date="2014-02-06T11:08:00Z">
                  <w:rPr>
                    <w:rStyle w:val="Hyperlnk"/>
                    <w:noProof/>
                  </w:rPr>
                </w:rPrChange>
              </w:rPr>
              <w:delText>3.1.2</w:delText>
            </w:r>
            <w:r w:rsidDel="005D1533">
              <w:rPr>
                <w:rFonts w:asciiTheme="minorHAnsi" w:eastAsiaTheme="minorEastAsia" w:hAnsiTheme="minorHAnsi" w:cstheme="minorBidi"/>
                <w:noProof/>
                <w:sz w:val="22"/>
                <w:lang w:eastAsia="sv-SE"/>
              </w:rPr>
              <w:tab/>
            </w:r>
            <w:r w:rsidRPr="005D1533" w:rsidDel="005D1533">
              <w:rPr>
                <w:rPrChange w:id="243" w:author="Björn Genfors" w:date="2014-02-06T11:08:00Z">
                  <w:rPr>
                    <w:rStyle w:val="Hyperlnk"/>
                    <w:noProof/>
                  </w:rPr>
                </w:rPrChange>
              </w:rPr>
              <w:delText>Obligatoriska kontrakt</w:delText>
            </w:r>
            <w:r w:rsidDel="005D1533">
              <w:rPr>
                <w:noProof/>
                <w:webHidden/>
              </w:rPr>
              <w:tab/>
              <w:delText>9</w:delText>
            </w:r>
          </w:del>
        </w:p>
        <w:p w14:paraId="1C86952E" w14:textId="77777777" w:rsidR="000D1BD9" w:rsidDel="005D1533" w:rsidRDefault="000D1BD9">
          <w:pPr>
            <w:pStyle w:val="Innehll2"/>
            <w:tabs>
              <w:tab w:val="left" w:pos="880"/>
              <w:tab w:val="right" w:leader="dot" w:pos="8664"/>
            </w:tabs>
            <w:rPr>
              <w:del w:id="244" w:author="Björn Genfors" w:date="2014-02-06T11:08:00Z"/>
              <w:rFonts w:asciiTheme="minorHAnsi" w:eastAsiaTheme="minorEastAsia" w:hAnsiTheme="minorHAnsi" w:cstheme="minorBidi"/>
              <w:noProof/>
              <w:sz w:val="22"/>
              <w:lang w:eastAsia="sv-SE"/>
            </w:rPr>
          </w:pPr>
          <w:del w:id="245" w:author="Björn Genfors" w:date="2014-02-06T11:08:00Z">
            <w:r w:rsidRPr="005D1533" w:rsidDel="005D1533">
              <w:rPr>
                <w:rPrChange w:id="246" w:author="Björn Genfors" w:date="2014-02-06T11:08:00Z">
                  <w:rPr>
                    <w:rStyle w:val="Hyperlnk"/>
                    <w:noProof/>
                  </w:rPr>
                </w:rPrChange>
              </w:rPr>
              <w:delText>3.2</w:delText>
            </w:r>
            <w:r w:rsidDel="005D1533">
              <w:rPr>
                <w:rFonts w:asciiTheme="minorHAnsi" w:eastAsiaTheme="minorEastAsia" w:hAnsiTheme="minorHAnsi" w:cstheme="minorBidi"/>
                <w:noProof/>
                <w:sz w:val="22"/>
                <w:lang w:eastAsia="sv-SE"/>
              </w:rPr>
              <w:tab/>
            </w:r>
            <w:r w:rsidRPr="005D1533" w:rsidDel="005D1533">
              <w:rPr>
                <w:rPrChange w:id="247" w:author="Björn Genfors" w:date="2014-02-06T11:08:00Z">
                  <w:rPr>
                    <w:rStyle w:val="Hyperlnk"/>
                    <w:noProof/>
                  </w:rPr>
                </w:rPrChange>
              </w:rPr>
              <w:delText>Adressering</w:delText>
            </w:r>
            <w:r w:rsidDel="005D1533">
              <w:rPr>
                <w:noProof/>
                <w:webHidden/>
              </w:rPr>
              <w:tab/>
              <w:delText>9</w:delText>
            </w:r>
          </w:del>
        </w:p>
        <w:p w14:paraId="7215B417" w14:textId="77777777" w:rsidR="000D1BD9" w:rsidDel="005D1533" w:rsidRDefault="000D1BD9">
          <w:pPr>
            <w:pStyle w:val="Innehll3"/>
            <w:tabs>
              <w:tab w:val="left" w:pos="1100"/>
              <w:tab w:val="right" w:leader="dot" w:pos="8664"/>
            </w:tabs>
            <w:rPr>
              <w:del w:id="248" w:author="Björn Genfors" w:date="2014-02-06T11:08:00Z"/>
              <w:rFonts w:asciiTheme="minorHAnsi" w:eastAsiaTheme="minorEastAsia" w:hAnsiTheme="minorHAnsi" w:cstheme="minorBidi"/>
              <w:noProof/>
              <w:sz w:val="22"/>
              <w:lang w:eastAsia="sv-SE"/>
            </w:rPr>
          </w:pPr>
          <w:del w:id="249" w:author="Björn Genfors" w:date="2014-02-06T11:08:00Z">
            <w:r w:rsidRPr="005D1533" w:rsidDel="005D1533">
              <w:rPr>
                <w:rPrChange w:id="250" w:author="Björn Genfors" w:date="2014-02-06T11:08:00Z">
                  <w:rPr>
                    <w:rStyle w:val="Hyperlnk"/>
                    <w:noProof/>
                  </w:rPr>
                </w:rPrChange>
              </w:rPr>
              <w:delText>3.2.1</w:delText>
            </w:r>
            <w:r w:rsidDel="005D1533">
              <w:rPr>
                <w:rFonts w:asciiTheme="minorHAnsi" w:eastAsiaTheme="minorEastAsia" w:hAnsiTheme="minorHAnsi" w:cstheme="minorBidi"/>
                <w:noProof/>
                <w:sz w:val="22"/>
                <w:lang w:eastAsia="sv-SE"/>
              </w:rPr>
              <w:tab/>
            </w:r>
            <w:r w:rsidRPr="005D1533" w:rsidDel="005D1533">
              <w:rPr>
                <w:rPrChange w:id="251" w:author="Björn Genfors" w:date="2014-02-06T11:08:00Z">
                  <w:rPr>
                    <w:rStyle w:val="Hyperlnk"/>
                    <w:noProof/>
                  </w:rPr>
                </w:rPrChange>
              </w:rPr>
              <w:delText>Adressering vid nationell användning</w:delText>
            </w:r>
            <w:r w:rsidDel="005D1533">
              <w:rPr>
                <w:noProof/>
                <w:webHidden/>
              </w:rPr>
              <w:tab/>
              <w:delText>10</w:delText>
            </w:r>
          </w:del>
        </w:p>
        <w:p w14:paraId="45AAC0E7" w14:textId="77777777" w:rsidR="000D1BD9" w:rsidDel="005D1533" w:rsidRDefault="000D1BD9">
          <w:pPr>
            <w:pStyle w:val="Innehll3"/>
            <w:tabs>
              <w:tab w:val="left" w:pos="1100"/>
              <w:tab w:val="right" w:leader="dot" w:pos="8664"/>
            </w:tabs>
            <w:rPr>
              <w:del w:id="252" w:author="Björn Genfors" w:date="2014-02-06T11:08:00Z"/>
              <w:rFonts w:asciiTheme="minorHAnsi" w:eastAsiaTheme="minorEastAsia" w:hAnsiTheme="minorHAnsi" w:cstheme="minorBidi"/>
              <w:noProof/>
              <w:sz w:val="22"/>
              <w:lang w:eastAsia="sv-SE"/>
            </w:rPr>
          </w:pPr>
          <w:del w:id="253" w:author="Björn Genfors" w:date="2014-02-06T11:08:00Z">
            <w:r w:rsidRPr="005D1533" w:rsidDel="005D1533">
              <w:rPr>
                <w:rPrChange w:id="254" w:author="Björn Genfors" w:date="2014-02-06T11:08:00Z">
                  <w:rPr>
                    <w:rStyle w:val="Hyperlnk"/>
                    <w:noProof/>
                  </w:rPr>
                </w:rPrChange>
              </w:rPr>
              <w:delText>3.2.2</w:delText>
            </w:r>
            <w:r w:rsidDel="005D1533">
              <w:rPr>
                <w:rFonts w:asciiTheme="minorHAnsi" w:eastAsiaTheme="minorEastAsia" w:hAnsiTheme="minorHAnsi" w:cstheme="minorBidi"/>
                <w:noProof/>
                <w:sz w:val="22"/>
                <w:lang w:eastAsia="sv-SE"/>
              </w:rPr>
              <w:tab/>
            </w:r>
            <w:r w:rsidRPr="005D1533" w:rsidDel="005D1533">
              <w:rPr>
                <w:rPrChange w:id="255" w:author="Björn Genfors" w:date="2014-02-06T11:08:00Z">
                  <w:rPr>
                    <w:rStyle w:val="Hyperlnk"/>
                    <w:noProof/>
                  </w:rPr>
                </w:rPrChange>
              </w:rPr>
              <w:delText>Adressering vid regional användning</w:delText>
            </w:r>
            <w:r w:rsidDel="005D1533">
              <w:rPr>
                <w:noProof/>
                <w:webHidden/>
              </w:rPr>
              <w:tab/>
              <w:delText>11</w:delText>
            </w:r>
          </w:del>
        </w:p>
        <w:p w14:paraId="42B74325" w14:textId="77777777" w:rsidR="000D1BD9" w:rsidDel="005D1533" w:rsidRDefault="000D1BD9">
          <w:pPr>
            <w:pStyle w:val="Innehll3"/>
            <w:tabs>
              <w:tab w:val="left" w:pos="1100"/>
              <w:tab w:val="right" w:leader="dot" w:pos="8664"/>
            </w:tabs>
            <w:rPr>
              <w:del w:id="256" w:author="Björn Genfors" w:date="2014-02-06T11:08:00Z"/>
              <w:rFonts w:asciiTheme="minorHAnsi" w:eastAsiaTheme="minorEastAsia" w:hAnsiTheme="minorHAnsi" w:cstheme="minorBidi"/>
              <w:noProof/>
              <w:sz w:val="22"/>
              <w:lang w:eastAsia="sv-SE"/>
            </w:rPr>
          </w:pPr>
          <w:del w:id="257" w:author="Björn Genfors" w:date="2014-02-06T11:08:00Z">
            <w:r w:rsidRPr="005D1533" w:rsidDel="005D1533">
              <w:rPr>
                <w:rPrChange w:id="258" w:author="Björn Genfors" w:date="2014-02-06T11:08:00Z">
                  <w:rPr>
                    <w:rStyle w:val="Hyperlnk"/>
                    <w:noProof/>
                  </w:rPr>
                </w:rPrChange>
              </w:rPr>
              <w:delText>3.2.3</w:delText>
            </w:r>
            <w:r w:rsidDel="005D1533">
              <w:rPr>
                <w:rFonts w:asciiTheme="minorHAnsi" w:eastAsiaTheme="minorEastAsia" w:hAnsiTheme="minorHAnsi" w:cstheme="minorBidi"/>
                <w:noProof/>
                <w:sz w:val="22"/>
                <w:lang w:eastAsia="sv-SE"/>
              </w:rPr>
              <w:tab/>
            </w:r>
            <w:r w:rsidRPr="005D1533" w:rsidDel="005D1533">
              <w:rPr>
                <w:rPrChange w:id="259" w:author="Björn Genfors" w:date="2014-02-06T11:08:00Z">
                  <w:rPr>
                    <w:rStyle w:val="Hyperlnk"/>
                    <w:noProof/>
                  </w:rPr>
                </w:rPrChange>
              </w:rPr>
              <w:delText>Adressering direkt till ett källsystem</w:delText>
            </w:r>
            <w:r w:rsidDel="005D1533">
              <w:rPr>
                <w:noProof/>
                <w:webHidden/>
              </w:rPr>
              <w:tab/>
              <w:delText>11</w:delText>
            </w:r>
          </w:del>
        </w:p>
        <w:p w14:paraId="0B97CB7F" w14:textId="77777777" w:rsidR="000D1BD9" w:rsidDel="005D1533" w:rsidRDefault="000D1BD9">
          <w:pPr>
            <w:pStyle w:val="Innehll3"/>
            <w:tabs>
              <w:tab w:val="left" w:pos="1100"/>
              <w:tab w:val="right" w:leader="dot" w:pos="8664"/>
            </w:tabs>
            <w:rPr>
              <w:del w:id="260" w:author="Björn Genfors" w:date="2014-02-06T11:08:00Z"/>
              <w:rFonts w:asciiTheme="minorHAnsi" w:eastAsiaTheme="minorEastAsia" w:hAnsiTheme="minorHAnsi" w:cstheme="minorBidi"/>
              <w:noProof/>
              <w:sz w:val="22"/>
              <w:lang w:eastAsia="sv-SE"/>
            </w:rPr>
          </w:pPr>
          <w:del w:id="261" w:author="Björn Genfors" w:date="2014-02-06T11:08:00Z">
            <w:r w:rsidRPr="005D1533" w:rsidDel="005D1533">
              <w:rPr>
                <w:rPrChange w:id="262" w:author="Björn Genfors" w:date="2014-02-06T11:08:00Z">
                  <w:rPr>
                    <w:rStyle w:val="Hyperlnk"/>
                    <w:noProof/>
                  </w:rPr>
                </w:rPrChange>
              </w:rPr>
              <w:delText>3.2.4</w:delText>
            </w:r>
            <w:r w:rsidDel="005D1533">
              <w:rPr>
                <w:rFonts w:asciiTheme="minorHAnsi" w:eastAsiaTheme="minorEastAsia" w:hAnsiTheme="minorHAnsi" w:cstheme="minorBidi"/>
                <w:noProof/>
                <w:sz w:val="22"/>
                <w:lang w:eastAsia="sv-SE"/>
              </w:rPr>
              <w:tab/>
            </w:r>
            <w:r w:rsidRPr="005D1533" w:rsidDel="005D1533">
              <w:rPr>
                <w:rPrChange w:id="263" w:author="Björn Genfors" w:date="2014-02-06T11:08:00Z">
                  <w:rPr>
                    <w:rStyle w:val="Hyperlnk"/>
                    <w:noProof/>
                  </w:rPr>
                </w:rPrChange>
              </w:rPr>
              <w:delText>Sammanfattning av adresseringsmodell</w:delText>
            </w:r>
            <w:r w:rsidDel="005D1533">
              <w:rPr>
                <w:noProof/>
                <w:webHidden/>
              </w:rPr>
              <w:tab/>
              <w:delText>12</w:delText>
            </w:r>
          </w:del>
        </w:p>
        <w:p w14:paraId="59666D93" w14:textId="77777777" w:rsidR="000D1BD9" w:rsidDel="005D1533" w:rsidRDefault="000D1BD9">
          <w:pPr>
            <w:pStyle w:val="Innehll2"/>
            <w:tabs>
              <w:tab w:val="left" w:pos="880"/>
              <w:tab w:val="right" w:leader="dot" w:pos="8664"/>
            </w:tabs>
            <w:rPr>
              <w:del w:id="264" w:author="Björn Genfors" w:date="2014-02-06T11:08:00Z"/>
              <w:rFonts w:asciiTheme="minorHAnsi" w:eastAsiaTheme="minorEastAsia" w:hAnsiTheme="minorHAnsi" w:cstheme="minorBidi"/>
              <w:noProof/>
              <w:sz w:val="22"/>
              <w:lang w:eastAsia="sv-SE"/>
            </w:rPr>
          </w:pPr>
          <w:del w:id="265" w:author="Björn Genfors" w:date="2014-02-06T11:08:00Z">
            <w:r w:rsidRPr="005D1533" w:rsidDel="005D1533">
              <w:rPr>
                <w:rPrChange w:id="266" w:author="Björn Genfors" w:date="2014-02-06T11:08:00Z">
                  <w:rPr>
                    <w:rStyle w:val="Hyperlnk"/>
                    <w:noProof/>
                  </w:rPr>
                </w:rPrChange>
              </w:rPr>
              <w:delText>3.3</w:delText>
            </w:r>
            <w:r w:rsidDel="005D1533">
              <w:rPr>
                <w:rFonts w:asciiTheme="minorHAnsi" w:eastAsiaTheme="minorEastAsia" w:hAnsiTheme="minorHAnsi" w:cstheme="minorBidi"/>
                <w:noProof/>
                <w:sz w:val="22"/>
                <w:lang w:eastAsia="sv-SE"/>
              </w:rPr>
              <w:tab/>
            </w:r>
            <w:r w:rsidRPr="005D1533" w:rsidDel="005D1533">
              <w:rPr>
                <w:rPrChange w:id="267" w:author="Björn Genfors" w:date="2014-02-06T11:08:00Z">
                  <w:rPr>
                    <w:rStyle w:val="Hyperlnk"/>
                    <w:noProof/>
                  </w:rPr>
                </w:rPrChange>
              </w:rPr>
              <w:delText>Aggregering och engagemangsindex</w:delText>
            </w:r>
            <w:r w:rsidDel="005D1533">
              <w:rPr>
                <w:noProof/>
                <w:webHidden/>
              </w:rPr>
              <w:tab/>
              <w:delText>12</w:delText>
            </w:r>
          </w:del>
        </w:p>
        <w:p w14:paraId="49868136" w14:textId="77777777" w:rsidR="000D1BD9" w:rsidDel="005D1533" w:rsidRDefault="000D1BD9">
          <w:pPr>
            <w:pStyle w:val="Innehll1"/>
            <w:tabs>
              <w:tab w:val="left" w:pos="400"/>
              <w:tab w:val="right" w:leader="dot" w:pos="8664"/>
            </w:tabs>
            <w:rPr>
              <w:del w:id="268" w:author="Björn Genfors" w:date="2014-02-06T11:08:00Z"/>
              <w:rFonts w:asciiTheme="minorHAnsi" w:eastAsiaTheme="minorEastAsia" w:hAnsiTheme="minorHAnsi" w:cstheme="minorBidi"/>
              <w:noProof/>
              <w:sz w:val="22"/>
              <w:lang w:eastAsia="sv-SE"/>
            </w:rPr>
          </w:pPr>
          <w:del w:id="269" w:author="Björn Genfors" w:date="2014-02-06T11:08:00Z">
            <w:r w:rsidRPr="005D1533" w:rsidDel="005D1533">
              <w:rPr>
                <w:rPrChange w:id="270" w:author="Björn Genfors" w:date="2014-02-06T11:08:00Z">
                  <w:rPr>
                    <w:rStyle w:val="Hyperlnk"/>
                    <w:noProof/>
                  </w:rPr>
                </w:rPrChange>
              </w:rPr>
              <w:delText>4</w:delText>
            </w:r>
            <w:r w:rsidDel="005D1533">
              <w:rPr>
                <w:rFonts w:asciiTheme="minorHAnsi" w:eastAsiaTheme="minorEastAsia" w:hAnsiTheme="minorHAnsi" w:cstheme="minorBidi"/>
                <w:noProof/>
                <w:sz w:val="22"/>
                <w:lang w:eastAsia="sv-SE"/>
              </w:rPr>
              <w:tab/>
            </w:r>
            <w:r w:rsidRPr="005D1533" w:rsidDel="005D1533">
              <w:rPr>
                <w:rPrChange w:id="271" w:author="Björn Genfors" w:date="2014-02-06T11:08:00Z">
                  <w:rPr>
                    <w:rStyle w:val="Hyperlnk"/>
                    <w:noProof/>
                  </w:rPr>
                </w:rPrChange>
              </w:rPr>
              <w:delText>Tjänstedomänens krav och regler</w:delText>
            </w:r>
            <w:r w:rsidDel="005D1533">
              <w:rPr>
                <w:noProof/>
                <w:webHidden/>
              </w:rPr>
              <w:tab/>
              <w:delText>13</w:delText>
            </w:r>
          </w:del>
        </w:p>
        <w:p w14:paraId="4817C22B" w14:textId="77777777" w:rsidR="000D1BD9" w:rsidDel="005D1533" w:rsidRDefault="000D1BD9">
          <w:pPr>
            <w:pStyle w:val="Innehll2"/>
            <w:tabs>
              <w:tab w:val="left" w:pos="880"/>
              <w:tab w:val="right" w:leader="dot" w:pos="8664"/>
            </w:tabs>
            <w:rPr>
              <w:del w:id="272" w:author="Björn Genfors" w:date="2014-02-06T11:08:00Z"/>
              <w:rFonts w:asciiTheme="minorHAnsi" w:eastAsiaTheme="minorEastAsia" w:hAnsiTheme="minorHAnsi" w:cstheme="minorBidi"/>
              <w:noProof/>
              <w:sz w:val="22"/>
              <w:lang w:eastAsia="sv-SE"/>
            </w:rPr>
          </w:pPr>
          <w:del w:id="273" w:author="Björn Genfors" w:date="2014-02-06T11:08:00Z">
            <w:r w:rsidRPr="005D1533" w:rsidDel="005D1533">
              <w:rPr>
                <w:rPrChange w:id="274" w:author="Björn Genfors" w:date="2014-02-06T11:08:00Z">
                  <w:rPr>
                    <w:rStyle w:val="Hyperlnk"/>
                    <w:noProof/>
                  </w:rPr>
                </w:rPrChange>
              </w:rPr>
              <w:delText>4.1</w:delText>
            </w:r>
            <w:r w:rsidDel="005D1533">
              <w:rPr>
                <w:rFonts w:asciiTheme="minorHAnsi" w:eastAsiaTheme="minorEastAsia" w:hAnsiTheme="minorHAnsi" w:cstheme="minorBidi"/>
                <w:noProof/>
                <w:sz w:val="22"/>
                <w:lang w:eastAsia="sv-SE"/>
              </w:rPr>
              <w:tab/>
            </w:r>
            <w:r w:rsidRPr="005D1533" w:rsidDel="005D1533">
              <w:rPr>
                <w:rPrChange w:id="275" w:author="Björn Genfors" w:date="2014-02-06T11:08:00Z">
                  <w:rPr>
                    <w:rStyle w:val="Hyperlnk"/>
                    <w:noProof/>
                  </w:rPr>
                </w:rPrChange>
              </w:rPr>
              <w:delText>Uppdatering av engagemangsindex</w:delText>
            </w:r>
            <w:r w:rsidDel="005D1533">
              <w:rPr>
                <w:noProof/>
                <w:webHidden/>
              </w:rPr>
              <w:tab/>
              <w:delText>13</w:delText>
            </w:r>
          </w:del>
        </w:p>
        <w:p w14:paraId="5280C562" w14:textId="77777777" w:rsidR="000D1BD9" w:rsidDel="005D1533" w:rsidRDefault="000D1BD9">
          <w:pPr>
            <w:pStyle w:val="Innehll2"/>
            <w:tabs>
              <w:tab w:val="left" w:pos="880"/>
              <w:tab w:val="right" w:leader="dot" w:pos="8664"/>
            </w:tabs>
            <w:rPr>
              <w:del w:id="276" w:author="Björn Genfors" w:date="2014-02-06T11:08:00Z"/>
              <w:rFonts w:asciiTheme="minorHAnsi" w:eastAsiaTheme="minorEastAsia" w:hAnsiTheme="minorHAnsi" w:cstheme="minorBidi"/>
              <w:noProof/>
              <w:sz w:val="22"/>
              <w:lang w:eastAsia="sv-SE"/>
            </w:rPr>
          </w:pPr>
          <w:del w:id="277" w:author="Björn Genfors" w:date="2014-02-06T11:08:00Z">
            <w:r w:rsidRPr="005D1533" w:rsidDel="005D1533">
              <w:rPr>
                <w:rPrChange w:id="278" w:author="Björn Genfors" w:date="2014-02-06T11:08:00Z">
                  <w:rPr>
                    <w:rStyle w:val="Hyperlnk"/>
                    <w:noProof/>
                  </w:rPr>
                </w:rPrChange>
              </w:rPr>
              <w:delText>4.2</w:delText>
            </w:r>
            <w:r w:rsidDel="005D1533">
              <w:rPr>
                <w:rFonts w:asciiTheme="minorHAnsi" w:eastAsiaTheme="minorEastAsia" w:hAnsiTheme="minorHAnsi" w:cstheme="minorBidi"/>
                <w:noProof/>
                <w:sz w:val="22"/>
                <w:lang w:eastAsia="sv-SE"/>
              </w:rPr>
              <w:tab/>
            </w:r>
            <w:r w:rsidRPr="005D1533" w:rsidDel="005D1533">
              <w:rPr>
                <w:rPrChange w:id="279" w:author="Björn Genfors" w:date="2014-02-06T11:08:00Z">
                  <w:rPr>
                    <w:rStyle w:val="Hyperlnk"/>
                    <w:noProof/>
                  </w:rPr>
                </w:rPrChange>
              </w:rPr>
              <w:delText>Informationssäkerhet och juridik</w:delText>
            </w:r>
            <w:r w:rsidDel="005D1533">
              <w:rPr>
                <w:noProof/>
                <w:webHidden/>
              </w:rPr>
              <w:tab/>
              <w:delText>15</w:delText>
            </w:r>
          </w:del>
        </w:p>
        <w:p w14:paraId="312131AB" w14:textId="77777777" w:rsidR="000D1BD9" w:rsidDel="005D1533" w:rsidRDefault="000D1BD9">
          <w:pPr>
            <w:pStyle w:val="Innehll3"/>
            <w:tabs>
              <w:tab w:val="left" w:pos="1100"/>
              <w:tab w:val="right" w:leader="dot" w:pos="8664"/>
            </w:tabs>
            <w:rPr>
              <w:del w:id="280" w:author="Björn Genfors" w:date="2014-02-06T11:08:00Z"/>
              <w:rFonts w:asciiTheme="minorHAnsi" w:eastAsiaTheme="minorEastAsia" w:hAnsiTheme="minorHAnsi" w:cstheme="minorBidi"/>
              <w:noProof/>
              <w:sz w:val="22"/>
              <w:lang w:eastAsia="sv-SE"/>
            </w:rPr>
          </w:pPr>
          <w:del w:id="281" w:author="Björn Genfors" w:date="2014-02-06T11:08:00Z">
            <w:r w:rsidRPr="005D1533" w:rsidDel="005D1533">
              <w:rPr>
                <w:rPrChange w:id="282" w:author="Björn Genfors" w:date="2014-02-06T11:08:00Z">
                  <w:rPr>
                    <w:rStyle w:val="Hyperlnk"/>
                    <w:noProof/>
                  </w:rPr>
                </w:rPrChange>
              </w:rPr>
              <w:delText>4.2.1</w:delText>
            </w:r>
            <w:r w:rsidDel="005D1533">
              <w:rPr>
                <w:rFonts w:asciiTheme="minorHAnsi" w:eastAsiaTheme="minorEastAsia" w:hAnsiTheme="minorHAnsi" w:cstheme="minorBidi"/>
                <w:noProof/>
                <w:sz w:val="22"/>
                <w:lang w:eastAsia="sv-SE"/>
              </w:rPr>
              <w:tab/>
            </w:r>
            <w:r w:rsidRPr="005D1533" w:rsidDel="005D1533">
              <w:rPr>
                <w:rPrChange w:id="283" w:author="Björn Genfors" w:date="2014-02-06T11:08:00Z">
                  <w:rPr>
                    <w:rStyle w:val="Hyperlnk"/>
                    <w:noProof/>
                  </w:rPr>
                </w:rPrChange>
              </w:rPr>
              <w:delText>Medarbetarens direktåtkomst</w:delText>
            </w:r>
            <w:r w:rsidDel="005D1533">
              <w:rPr>
                <w:noProof/>
                <w:webHidden/>
              </w:rPr>
              <w:tab/>
              <w:delText>15</w:delText>
            </w:r>
          </w:del>
        </w:p>
        <w:p w14:paraId="617B4AA1" w14:textId="77777777" w:rsidR="000D1BD9" w:rsidDel="005D1533" w:rsidRDefault="000D1BD9">
          <w:pPr>
            <w:pStyle w:val="Innehll3"/>
            <w:tabs>
              <w:tab w:val="left" w:pos="1100"/>
              <w:tab w:val="right" w:leader="dot" w:pos="8664"/>
            </w:tabs>
            <w:rPr>
              <w:del w:id="284" w:author="Björn Genfors" w:date="2014-02-06T11:08:00Z"/>
              <w:rFonts w:asciiTheme="minorHAnsi" w:eastAsiaTheme="minorEastAsia" w:hAnsiTheme="minorHAnsi" w:cstheme="minorBidi"/>
              <w:noProof/>
              <w:sz w:val="22"/>
              <w:lang w:eastAsia="sv-SE"/>
            </w:rPr>
          </w:pPr>
          <w:del w:id="285" w:author="Björn Genfors" w:date="2014-02-06T11:08:00Z">
            <w:r w:rsidRPr="005D1533" w:rsidDel="005D1533">
              <w:rPr>
                <w:rPrChange w:id="286" w:author="Björn Genfors" w:date="2014-02-06T11:08:00Z">
                  <w:rPr>
                    <w:rStyle w:val="Hyperlnk"/>
                    <w:noProof/>
                  </w:rPr>
                </w:rPrChange>
              </w:rPr>
              <w:delText>4.2.2</w:delText>
            </w:r>
            <w:r w:rsidDel="005D1533">
              <w:rPr>
                <w:rFonts w:asciiTheme="minorHAnsi" w:eastAsiaTheme="minorEastAsia" w:hAnsiTheme="minorHAnsi" w:cstheme="minorBidi"/>
                <w:noProof/>
                <w:sz w:val="22"/>
                <w:lang w:eastAsia="sv-SE"/>
              </w:rPr>
              <w:tab/>
            </w:r>
            <w:r w:rsidRPr="005D1533" w:rsidDel="005D1533">
              <w:rPr>
                <w:rPrChange w:id="287" w:author="Björn Genfors" w:date="2014-02-06T11:08:00Z">
                  <w:rPr>
                    <w:rStyle w:val="Hyperlnk"/>
                    <w:noProof/>
                  </w:rPr>
                </w:rPrChange>
              </w:rPr>
              <w:delText>Patientens direktåtkomst</w:delText>
            </w:r>
            <w:r w:rsidDel="005D1533">
              <w:rPr>
                <w:noProof/>
                <w:webHidden/>
              </w:rPr>
              <w:tab/>
              <w:delText>16</w:delText>
            </w:r>
          </w:del>
        </w:p>
        <w:p w14:paraId="51EAF6B4" w14:textId="77777777" w:rsidR="000D1BD9" w:rsidDel="005D1533" w:rsidRDefault="000D1BD9">
          <w:pPr>
            <w:pStyle w:val="Innehll3"/>
            <w:tabs>
              <w:tab w:val="left" w:pos="1100"/>
              <w:tab w:val="right" w:leader="dot" w:pos="8664"/>
            </w:tabs>
            <w:rPr>
              <w:del w:id="288" w:author="Björn Genfors" w:date="2014-02-06T11:08:00Z"/>
              <w:rFonts w:asciiTheme="minorHAnsi" w:eastAsiaTheme="minorEastAsia" w:hAnsiTheme="minorHAnsi" w:cstheme="minorBidi"/>
              <w:noProof/>
              <w:sz w:val="22"/>
              <w:lang w:eastAsia="sv-SE"/>
            </w:rPr>
          </w:pPr>
          <w:del w:id="289" w:author="Björn Genfors" w:date="2014-02-06T11:08:00Z">
            <w:r w:rsidRPr="005D1533" w:rsidDel="005D1533">
              <w:rPr>
                <w:rPrChange w:id="290" w:author="Björn Genfors" w:date="2014-02-06T11:08:00Z">
                  <w:rPr>
                    <w:rStyle w:val="Hyperlnk"/>
                    <w:noProof/>
                  </w:rPr>
                </w:rPrChange>
              </w:rPr>
              <w:delText>4.2.3</w:delText>
            </w:r>
            <w:r w:rsidDel="005D1533">
              <w:rPr>
                <w:rFonts w:asciiTheme="minorHAnsi" w:eastAsiaTheme="minorEastAsia" w:hAnsiTheme="minorHAnsi" w:cstheme="minorBidi"/>
                <w:noProof/>
                <w:sz w:val="22"/>
                <w:lang w:eastAsia="sv-SE"/>
              </w:rPr>
              <w:tab/>
            </w:r>
            <w:r w:rsidRPr="005D1533" w:rsidDel="005D1533">
              <w:rPr>
                <w:rPrChange w:id="291" w:author="Björn Genfors" w:date="2014-02-06T11:08:00Z">
                  <w:rPr>
                    <w:rStyle w:val="Hyperlnk"/>
                    <w:noProof/>
                  </w:rPr>
                </w:rPrChange>
              </w:rPr>
              <w:delText>Generellt</w:delText>
            </w:r>
            <w:r w:rsidDel="005D1533">
              <w:rPr>
                <w:noProof/>
                <w:webHidden/>
              </w:rPr>
              <w:tab/>
              <w:delText>16</w:delText>
            </w:r>
          </w:del>
        </w:p>
        <w:p w14:paraId="3E0726AA" w14:textId="77777777" w:rsidR="000D1BD9" w:rsidDel="005D1533" w:rsidRDefault="000D1BD9">
          <w:pPr>
            <w:pStyle w:val="Innehll2"/>
            <w:tabs>
              <w:tab w:val="left" w:pos="880"/>
              <w:tab w:val="right" w:leader="dot" w:pos="8664"/>
            </w:tabs>
            <w:rPr>
              <w:del w:id="292" w:author="Björn Genfors" w:date="2014-02-06T11:08:00Z"/>
              <w:rFonts w:asciiTheme="minorHAnsi" w:eastAsiaTheme="minorEastAsia" w:hAnsiTheme="minorHAnsi" w:cstheme="minorBidi"/>
              <w:noProof/>
              <w:sz w:val="22"/>
              <w:lang w:eastAsia="sv-SE"/>
            </w:rPr>
          </w:pPr>
          <w:del w:id="293" w:author="Björn Genfors" w:date="2014-02-06T11:08:00Z">
            <w:r w:rsidRPr="005D1533" w:rsidDel="005D1533">
              <w:rPr>
                <w:rPrChange w:id="294" w:author="Björn Genfors" w:date="2014-02-06T11:08:00Z">
                  <w:rPr>
                    <w:rStyle w:val="Hyperlnk"/>
                    <w:noProof/>
                  </w:rPr>
                </w:rPrChange>
              </w:rPr>
              <w:delText>4.3</w:delText>
            </w:r>
            <w:r w:rsidDel="005D1533">
              <w:rPr>
                <w:rFonts w:asciiTheme="minorHAnsi" w:eastAsiaTheme="minorEastAsia" w:hAnsiTheme="minorHAnsi" w:cstheme="minorBidi"/>
                <w:noProof/>
                <w:sz w:val="22"/>
                <w:lang w:eastAsia="sv-SE"/>
              </w:rPr>
              <w:tab/>
            </w:r>
            <w:r w:rsidRPr="005D1533" w:rsidDel="005D1533">
              <w:rPr>
                <w:rPrChange w:id="295" w:author="Björn Genfors" w:date="2014-02-06T11:08:00Z">
                  <w:rPr>
                    <w:rStyle w:val="Hyperlnk"/>
                    <w:noProof/>
                  </w:rPr>
                </w:rPrChange>
              </w:rPr>
              <w:delText>Icke funktionella krav</w:delText>
            </w:r>
            <w:r w:rsidDel="005D1533">
              <w:rPr>
                <w:noProof/>
                <w:webHidden/>
              </w:rPr>
              <w:tab/>
              <w:delText>16</w:delText>
            </w:r>
          </w:del>
        </w:p>
        <w:p w14:paraId="33632857" w14:textId="77777777" w:rsidR="000D1BD9" w:rsidDel="005D1533" w:rsidRDefault="000D1BD9">
          <w:pPr>
            <w:pStyle w:val="Innehll3"/>
            <w:tabs>
              <w:tab w:val="left" w:pos="1100"/>
              <w:tab w:val="right" w:leader="dot" w:pos="8664"/>
            </w:tabs>
            <w:rPr>
              <w:del w:id="296" w:author="Björn Genfors" w:date="2014-02-06T11:08:00Z"/>
              <w:rFonts w:asciiTheme="minorHAnsi" w:eastAsiaTheme="minorEastAsia" w:hAnsiTheme="minorHAnsi" w:cstheme="minorBidi"/>
              <w:noProof/>
              <w:sz w:val="22"/>
              <w:lang w:eastAsia="sv-SE"/>
            </w:rPr>
          </w:pPr>
          <w:del w:id="297" w:author="Björn Genfors" w:date="2014-02-06T11:08:00Z">
            <w:r w:rsidRPr="005D1533" w:rsidDel="005D1533">
              <w:rPr>
                <w:rPrChange w:id="298" w:author="Björn Genfors" w:date="2014-02-06T11:08:00Z">
                  <w:rPr>
                    <w:rStyle w:val="Hyperlnk"/>
                    <w:noProof/>
                  </w:rPr>
                </w:rPrChange>
              </w:rPr>
              <w:delText>4.3.1</w:delText>
            </w:r>
            <w:r w:rsidDel="005D1533">
              <w:rPr>
                <w:rFonts w:asciiTheme="minorHAnsi" w:eastAsiaTheme="minorEastAsia" w:hAnsiTheme="minorHAnsi" w:cstheme="minorBidi"/>
                <w:noProof/>
                <w:sz w:val="22"/>
                <w:lang w:eastAsia="sv-SE"/>
              </w:rPr>
              <w:tab/>
            </w:r>
            <w:r w:rsidRPr="005D1533" w:rsidDel="005D1533">
              <w:rPr>
                <w:rPrChange w:id="299" w:author="Björn Genfors" w:date="2014-02-06T11:08:00Z">
                  <w:rPr>
                    <w:rStyle w:val="Hyperlnk"/>
                    <w:noProof/>
                  </w:rPr>
                </w:rPrChange>
              </w:rPr>
              <w:delText>SLA krav</w:delText>
            </w:r>
            <w:r w:rsidDel="005D1533">
              <w:rPr>
                <w:noProof/>
                <w:webHidden/>
              </w:rPr>
              <w:tab/>
              <w:delText>16</w:delText>
            </w:r>
          </w:del>
        </w:p>
        <w:p w14:paraId="7E0F709C" w14:textId="77777777" w:rsidR="000D1BD9" w:rsidDel="005D1533" w:rsidRDefault="000D1BD9">
          <w:pPr>
            <w:pStyle w:val="Innehll3"/>
            <w:tabs>
              <w:tab w:val="left" w:pos="1100"/>
              <w:tab w:val="right" w:leader="dot" w:pos="8664"/>
            </w:tabs>
            <w:rPr>
              <w:del w:id="300" w:author="Björn Genfors" w:date="2014-02-06T11:08:00Z"/>
              <w:rFonts w:asciiTheme="minorHAnsi" w:eastAsiaTheme="minorEastAsia" w:hAnsiTheme="minorHAnsi" w:cstheme="minorBidi"/>
              <w:noProof/>
              <w:sz w:val="22"/>
              <w:lang w:eastAsia="sv-SE"/>
            </w:rPr>
          </w:pPr>
          <w:del w:id="301" w:author="Björn Genfors" w:date="2014-02-06T11:08:00Z">
            <w:r w:rsidRPr="005D1533" w:rsidDel="005D1533">
              <w:rPr>
                <w:rPrChange w:id="302" w:author="Björn Genfors" w:date="2014-02-06T11:08:00Z">
                  <w:rPr>
                    <w:rStyle w:val="Hyperlnk"/>
                    <w:noProof/>
                  </w:rPr>
                </w:rPrChange>
              </w:rPr>
              <w:delText>4.3.2</w:delText>
            </w:r>
            <w:r w:rsidDel="005D1533">
              <w:rPr>
                <w:rFonts w:asciiTheme="minorHAnsi" w:eastAsiaTheme="minorEastAsia" w:hAnsiTheme="minorHAnsi" w:cstheme="minorBidi"/>
                <w:noProof/>
                <w:sz w:val="22"/>
                <w:lang w:eastAsia="sv-SE"/>
              </w:rPr>
              <w:tab/>
            </w:r>
            <w:r w:rsidRPr="005D1533" w:rsidDel="005D1533">
              <w:rPr>
                <w:rPrChange w:id="303" w:author="Björn Genfors" w:date="2014-02-06T11:08:00Z">
                  <w:rPr>
                    <w:rStyle w:val="Hyperlnk"/>
                    <w:noProof/>
                  </w:rPr>
                </w:rPrChange>
              </w:rPr>
              <w:delText>Övriga krav och regler</w:delText>
            </w:r>
            <w:r w:rsidDel="005D1533">
              <w:rPr>
                <w:noProof/>
                <w:webHidden/>
              </w:rPr>
              <w:tab/>
              <w:delText>17</w:delText>
            </w:r>
          </w:del>
        </w:p>
        <w:p w14:paraId="31601D2A" w14:textId="77777777" w:rsidR="000D1BD9" w:rsidDel="005D1533" w:rsidRDefault="000D1BD9">
          <w:pPr>
            <w:pStyle w:val="Innehll2"/>
            <w:tabs>
              <w:tab w:val="left" w:pos="880"/>
              <w:tab w:val="right" w:leader="dot" w:pos="8664"/>
            </w:tabs>
            <w:rPr>
              <w:del w:id="304" w:author="Björn Genfors" w:date="2014-02-06T11:08:00Z"/>
              <w:rFonts w:asciiTheme="minorHAnsi" w:eastAsiaTheme="minorEastAsia" w:hAnsiTheme="minorHAnsi" w:cstheme="minorBidi"/>
              <w:noProof/>
              <w:sz w:val="22"/>
              <w:lang w:eastAsia="sv-SE"/>
            </w:rPr>
          </w:pPr>
          <w:del w:id="305" w:author="Björn Genfors" w:date="2014-02-06T11:08:00Z">
            <w:r w:rsidRPr="005D1533" w:rsidDel="005D1533">
              <w:rPr>
                <w:rPrChange w:id="306" w:author="Björn Genfors" w:date="2014-02-06T11:08:00Z">
                  <w:rPr>
                    <w:rStyle w:val="Hyperlnk"/>
                    <w:noProof/>
                  </w:rPr>
                </w:rPrChange>
              </w:rPr>
              <w:delText>4.4</w:delText>
            </w:r>
            <w:r w:rsidDel="005D1533">
              <w:rPr>
                <w:rFonts w:asciiTheme="minorHAnsi" w:eastAsiaTheme="minorEastAsia" w:hAnsiTheme="minorHAnsi" w:cstheme="minorBidi"/>
                <w:noProof/>
                <w:sz w:val="22"/>
                <w:lang w:eastAsia="sv-SE"/>
              </w:rPr>
              <w:tab/>
            </w:r>
            <w:r w:rsidRPr="005D1533" w:rsidDel="005D1533">
              <w:rPr>
                <w:rPrChange w:id="307" w:author="Björn Genfors" w:date="2014-02-06T11:08:00Z">
                  <w:rPr>
                    <w:rStyle w:val="Hyperlnk"/>
                    <w:noProof/>
                  </w:rPr>
                </w:rPrChange>
              </w:rPr>
              <w:delText>Felhantering</w:delText>
            </w:r>
            <w:r w:rsidDel="005D1533">
              <w:rPr>
                <w:noProof/>
                <w:webHidden/>
              </w:rPr>
              <w:tab/>
              <w:delText>18</w:delText>
            </w:r>
          </w:del>
        </w:p>
        <w:p w14:paraId="4F4B9DE9" w14:textId="77777777" w:rsidR="000D1BD9" w:rsidDel="005D1533" w:rsidRDefault="000D1BD9">
          <w:pPr>
            <w:pStyle w:val="Innehll3"/>
            <w:tabs>
              <w:tab w:val="left" w:pos="1100"/>
              <w:tab w:val="right" w:leader="dot" w:pos="8664"/>
            </w:tabs>
            <w:rPr>
              <w:del w:id="308" w:author="Björn Genfors" w:date="2014-02-06T11:08:00Z"/>
              <w:rFonts w:asciiTheme="minorHAnsi" w:eastAsiaTheme="minorEastAsia" w:hAnsiTheme="minorHAnsi" w:cstheme="minorBidi"/>
              <w:noProof/>
              <w:sz w:val="22"/>
              <w:lang w:eastAsia="sv-SE"/>
            </w:rPr>
          </w:pPr>
          <w:del w:id="309" w:author="Björn Genfors" w:date="2014-02-06T11:08:00Z">
            <w:r w:rsidRPr="005D1533" w:rsidDel="005D1533">
              <w:rPr>
                <w:rPrChange w:id="310" w:author="Björn Genfors" w:date="2014-02-06T11:08:00Z">
                  <w:rPr>
                    <w:rStyle w:val="Hyperlnk"/>
                    <w:noProof/>
                  </w:rPr>
                </w:rPrChange>
              </w:rPr>
              <w:delText>4.4.1</w:delText>
            </w:r>
            <w:r w:rsidDel="005D1533">
              <w:rPr>
                <w:rFonts w:asciiTheme="minorHAnsi" w:eastAsiaTheme="minorEastAsia" w:hAnsiTheme="minorHAnsi" w:cstheme="minorBidi"/>
                <w:noProof/>
                <w:sz w:val="22"/>
                <w:lang w:eastAsia="sv-SE"/>
              </w:rPr>
              <w:tab/>
            </w:r>
            <w:r w:rsidRPr="005D1533" w:rsidDel="005D1533">
              <w:rPr>
                <w:rPrChange w:id="311" w:author="Björn Genfors" w:date="2014-02-06T11:08:00Z">
                  <w:rPr>
                    <w:rStyle w:val="Hyperlnk"/>
                    <w:noProof/>
                  </w:rPr>
                </w:rPrChange>
              </w:rPr>
              <w:delText>Krav på en tjänsteproducent</w:delText>
            </w:r>
            <w:r w:rsidDel="005D1533">
              <w:rPr>
                <w:noProof/>
                <w:webHidden/>
              </w:rPr>
              <w:tab/>
              <w:delText>18</w:delText>
            </w:r>
          </w:del>
        </w:p>
        <w:p w14:paraId="22F5E2B1" w14:textId="77777777" w:rsidR="000D1BD9" w:rsidDel="005D1533" w:rsidRDefault="000D1BD9">
          <w:pPr>
            <w:pStyle w:val="Innehll3"/>
            <w:tabs>
              <w:tab w:val="left" w:pos="1100"/>
              <w:tab w:val="right" w:leader="dot" w:pos="8664"/>
            </w:tabs>
            <w:rPr>
              <w:del w:id="312" w:author="Björn Genfors" w:date="2014-02-06T11:08:00Z"/>
              <w:rFonts w:asciiTheme="minorHAnsi" w:eastAsiaTheme="minorEastAsia" w:hAnsiTheme="minorHAnsi" w:cstheme="minorBidi"/>
              <w:noProof/>
              <w:sz w:val="22"/>
              <w:lang w:eastAsia="sv-SE"/>
            </w:rPr>
          </w:pPr>
          <w:del w:id="313" w:author="Björn Genfors" w:date="2014-02-06T11:08:00Z">
            <w:r w:rsidRPr="005D1533" w:rsidDel="005D1533">
              <w:rPr>
                <w:rPrChange w:id="314" w:author="Björn Genfors" w:date="2014-02-06T11:08:00Z">
                  <w:rPr>
                    <w:rStyle w:val="Hyperlnk"/>
                    <w:noProof/>
                  </w:rPr>
                </w:rPrChange>
              </w:rPr>
              <w:delText>4.4.2</w:delText>
            </w:r>
            <w:r w:rsidDel="005D1533">
              <w:rPr>
                <w:rFonts w:asciiTheme="minorHAnsi" w:eastAsiaTheme="minorEastAsia" w:hAnsiTheme="minorHAnsi" w:cstheme="minorBidi"/>
                <w:noProof/>
                <w:sz w:val="22"/>
                <w:lang w:eastAsia="sv-SE"/>
              </w:rPr>
              <w:tab/>
            </w:r>
            <w:r w:rsidRPr="005D1533" w:rsidDel="005D1533">
              <w:rPr>
                <w:rPrChange w:id="315" w:author="Björn Genfors" w:date="2014-02-06T11:08:00Z">
                  <w:rPr>
                    <w:rStyle w:val="Hyperlnk"/>
                    <w:noProof/>
                  </w:rPr>
                </w:rPrChange>
              </w:rPr>
              <w:delText>Krav på en tjänstekonsument</w:delText>
            </w:r>
            <w:r w:rsidDel="005D1533">
              <w:rPr>
                <w:noProof/>
                <w:webHidden/>
              </w:rPr>
              <w:tab/>
              <w:delText>18</w:delText>
            </w:r>
          </w:del>
        </w:p>
        <w:p w14:paraId="4E065B1E" w14:textId="77777777" w:rsidR="000D1BD9" w:rsidDel="005D1533" w:rsidRDefault="000D1BD9">
          <w:pPr>
            <w:pStyle w:val="Innehll1"/>
            <w:tabs>
              <w:tab w:val="left" w:pos="400"/>
              <w:tab w:val="right" w:leader="dot" w:pos="8664"/>
            </w:tabs>
            <w:rPr>
              <w:del w:id="316" w:author="Björn Genfors" w:date="2014-02-06T11:08:00Z"/>
              <w:rFonts w:asciiTheme="minorHAnsi" w:eastAsiaTheme="minorEastAsia" w:hAnsiTheme="minorHAnsi" w:cstheme="minorBidi"/>
              <w:noProof/>
              <w:sz w:val="22"/>
              <w:lang w:eastAsia="sv-SE"/>
            </w:rPr>
          </w:pPr>
          <w:del w:id="317" w:author="Björn Genfors" w:date="2014-02-06T11:08:00Z">
            <w:r w:rsidRPr="005D1533" w:rsidDel="005D1533">
              <w:rPr>
                <w:rPrChange w:id="318" w:author="Björn Genfors" w:date="2014-02-06T11:08:00Z">
                  <w:rPr>
                    <w:rStyle w:val="Hyperlnk"/>
                    <w:noProof/>
                  </w:rPr>
                </w:rPrChange>
              </w:rPr>
              <w:delText>5</w:delText>
            </w:r>
            <w:r w:rsidDel="005D1533">
              <w:rPr>
                <w:rFonts w:asciiTheme="minorHAnsi" w:eastAsiaTheme="minorEastAsia" w:hAnsiTheme="minorHAnsi" w:cstheme="minorBidi"/>
                <w:noProof/>
                <w:sz w:val="22"/>
                <w:lang w:eastAsia="sv-SE"/>
              </w:rPr>
              <w:tab/>
            </w:r>
            <w:r w:rsidRPr="005D1533" w:rsidDel="005D1533">
              <w:rPr>
                <w:rPrChange w:id="319" w:author="Björn Genfors" w:date="2014-02-06T11:08:00Z">
                  <w:rPr>
                    <w:rStyle w:val="Hyperlnk"/>
                    <w:noProof/>
                  </w:rPr>
                </w:rPrChange>
              </w:rPr>
              <w:delText>Gemensamma informationskomponenter</w:delText>
            </w:r>
            <w:r w:rsidDel="005D1533">
              <w:rPr>
                <w:noProof/>
                <w:webHidden/>
              </w:rPr>
              <w:tab/>
              <w:delText>19</w:delText>
            </w:r>
          </w:del>
        </w:p>
        <w:p w14:paraId="64E27E4A" w14:textId="77777777" w:rsidR="000D1BD9" w:rsidDel="005D1533" w:rsidRDefault="000D1BD9">
          <w:pPr>
            <w:pStyle w:val="Innehll1"/>
            <w:tabs>
              <w:tab w:val="left" w:pos="400"/>
              <w:tab w:val="right" w:leader="dot" w:pos="8664"/>
            </w:tabs>
            <w:rPr>
              <w:del w:id="320" w:author="Björn Genfors" w:date="2014-02-06T11:08:00Z"/>
              <w:rFonts w:asciiTheme="minorHAnsi" w:eastAsiaTheme="minorEastAsia" w:hAnsiTheme="minorHAnsi" w:cstheme="minorBidi"/>
              <w:noProof/>
              <w:sz w:val="22"/>
              <w:lang w:eastAsia="sv-SE"/>
            </w:rPr>
          </w:pPr>
          <w:del w:id="321" w:author="Björn Genfors" w:date="2014-02-06T11:08:00Z">
            <w:r w:rsidRPr="005D1533" w:rsidDel="005D1533">
              <w:rPr>
                <w:rPrChange w:id="322" w:author="Björn Genfors" w:date="2014-02-06T11:08:00Z">
                  <w:rPr>
                    <w:rStyle w:val="Hyperlnk"/>
                    <w:noProof/>
                  </w:rPr>
                </w:rPrChange>
              </w:rPr>
              <w:delText>6</w:delText>
            </w:r>
            <w:r w:rsidDel="005D1533">
              <w:rPr>
                <w:rFonts w:asciiTheme="minorHAnsi" w:eastAsiaTheme="minorEastAsia" w:hAnsiTheme="minorHAnsi" w:cstheme="minorBidi"/>
                <w:noProof/>
                <w:sz w:val="22"/>
                <w:lang w:eastAsia="sv-SE"/>
              </w:rPr>
              <w:tab/>
            </w:r>
            <w:r w:rsidRPr="005D1533" w:rsidDel="005D1533">
              <w:rPr>
                <w:rPrChange w:id="323" w:author="Björn Genfors" w:date="2014-02-06T11:08:00Z">
                  <w:rPr>
                    <w:rStyle w:val="Hyperlnk"/>
                    <w:noProof/>
                  </w:rPr>
                </w:rPrChange>
              </w:rPr>
              <w:delText>Tjänstedomänens meddelandemodeller</w:delText>
            </w:r>
            <w:r w:rsidDel="005D1533">
              <w:rPr>
                <w:noProof/>
                <w:webHidden/>
              </w:rPr>
              <w:tab/>
              <w:delText>20</w:delText>
            </w:r>
          </w:del>
        </w:p>
        <w:p w14:paraId="6013C867" w14:textId="77777777" w:rsidR="000D1BD9" w:rsidDel="005D1533" w:rsidRDefault="000D1BD9">
          <w:pPr>
            <w:pStyle w:val="Innehll2"/>
            <w:tabs>
              <w:tab w:val="left" w:pos="880"/>
              <w:tab w:val="right" w:leader="dot" w:pos="8664"/>
            </w:tabs>
            <w:rPr>
              <w:del w:id="324" w:author="Björn Genfors" w:date="2014-02-06T11:08:00Z"/>
              <w:rFonts w:asciiTheme="minorHAnsi" w:eastAsiaTheme="minorEastAsia" w:hAnsiTheme="minorHAnsi" w:cstheme="minorBidi"/>
              <w:noProof/>
              <w:sz w:val="22"/>
              <w:lang w:eastAsia="sv-SE"/>
            </w:rPr>
          </w:pPr>
          <w:del w:id="325" w:author="Björn Genfors" w:date="2014-02-06T11:08:00Z">
            <w:r w:rsidRPr="005D1533" w:rsidDel="005D1533">
              <w:rPr>
                <w:rPrChange w:id="326" w:author="Björn Genfors" w:date="2014-02-06T11:08:00Z">
                  <w:rPr>
                    <w:rStyle w:val="Hyperlnk"/>
                    <w:noProof/>
                  </w:rPr>
                </w:rPrChange>
              </w:rPr>
              <w:delText>6.1</w:delText>
            </w:r>
            <w:r w:rsidDel="005D1533">
              <w:rPr>
                <w:rFonts w:asciiTheme="minorHAnsi" w:eastAsiaTheme="minorEastAsia" w:hAnsiTheme="minorHAnsi" w:cstheme="minorBidi"/>
                <w:noProof/>
                <w:sz w:val="22"/>
                <w:lang w:eastAsia="sv-SE"/>
              </w:rPr>
              <w:tab/>
            </w:r>
            <w:r w:rsidRPr="005D1533" w:rsidDel="005D1533">
              <w:rPr>
                <w:rPrChange w:id="327" w:author="Björn Genfors" w:date="2014-02-06T11:08:00Z">
                  <w:rPr>
                    <w:rStyle w:val="Hyperlnk"/>
                    <w:noProof/>
                  </w:rPr>
                </w:rPrChange>
              </w:rPr>
              <w:delText>V-MIM Reumatismdata</w:delText>
            </w:r>
            <w:r w:rsidDel="005D1533">
              <w:rPr>
                <w:noProof/>
                <w:webHidden/>
              </w:rPr>
              <w:tab/>
              <w:delText>20</w:delText>
            </w:r>
          </w:del>
        </w:p>
        <w:p w14:paraId="71FC0A5B" w14:textId="77777777" w:rsidR="000D1BD9" w:rsidDel="005D1533" w:rsidRDefault="000D1BD9">
          <w:pPr>
            <w:pStyle w:val="Innehll1"/>
            <w:tabs>
              <w:tab w:val="left" w:pos="400"/>
              <w:tab w:val="right" w:leader="dot" w:pos="8664"/>
            </w:tabs>
            <w:rPr>
              <w:del w:id="328" w:author="Björn Genfors" w:date="2014-02-06T11:08:00Z"/>
              <w:rFonts w:asciiTheme="minorHAnsi" w:eastAsiaTheme="minorEastAsia" w:hAnsiTheme="minorHAnsi" w:cstheme="minorBidi"/>
              <w:noProof/>
              <w:sz w:val="22"/>
              <w:lang w:eastAsia="sv-SE"/>
            </w:rPr>
          </w:pPr>
          <w:del w:id="329" w:author="Björn Genfors" w:date="2014-02-06T11:08:00Z">
            <w:r w:rsidRPr="005D1533" w:rsidDel="005D1533">
              <w:rPr>
                <w:rPrChange w:id="330" w:author="Björn Genfors" w:date="2014-02-06T11:08:00Z">
                  <w:rPr>
                    <w:rStyle w:val="Hyperlnk"/>
                    <w:noProof/>
                  </w:rPr>
                </w:rPrChange>
              </w:rPr>
              <w:delText>7</w:delText>
            </w:r>
            <w:r w:rsidDel="005D1533">
              <w:rPr>
                <w:rFonts w:asciiTheme="minorHAnsi" w:eastAsiaTheme="minorEastAsia" w:hAnsiTheme="minorHAnsi" w:cstheme="minorBidi"/>
                <w:noProof/>
                <w:sz w:val="22"/>
                <w:lang w:eastAsia="sv-SE"/>
              </w:rPr>
              <w:tab/>
            </w:r>
            <w:r w:rsidRPr="005D1533" w:rsidDel="005D1533">
              <w:rPr>
                <w:rPrChange w:id="331" w:author="Björn Genfors" w:date="2014-02-06T11:08:00Z">
                  <w:rPr>
                    <w:rStyle w:val="Hyperlnk"/>
                    <w:noProof/>
                  </w:rPr>
                </w:rPrChange>
              </w:rPr>
              <w:delText>Tjänstekontrakt</w:delText>
            </w:r>
            <w:r w:rsidDel="005D1533">
              <w:rPr>
                <w:noProof/>
                <w:webHidden/>
              </w:rPr>
              <w:tab/>
              <w:delText>25</w:delText>
            </w:r>
          </w:del>
        </w:p>
        <w:p w14:paraId="6D263752" w14:textId="77777777" w:rsidR="000D1BD9" w:rsidDel="005D1533" w:rsidRDefault="000D1BD9">
          <w:pPr>
            <w:pStyle w:val="Innehll2"/>
            <w:tabs>
              <w:tab w:val="left" w:pos="880"/>
              <w:tab w:val="right" w:leader="dot" w:pos="8664"/>
            </w:tabs>
            <w:rPr>
              <w:del w:id="332" w:author="Björn Genfors" w:date="2014-02-06T11:08:00Z"/>
              <w:rFonts w:asciiTheme="minorHAnsi" w:eastAsiaTheme="minorEastAsia" w:hAnsiTheme="minorHAnsi" w:cstheme="minorBidi"/>
              <w:noProof/>
              <w:sz w:val="22"/>
              <w:lang w:eastAsia="sv-SE"/>
            </w:rPr>
          </w:pPr>
          <w:del w:id="333" w:author="Björn Genfors" w:date="2014-02-06T11:08:00Z">
            <w:r w:rsidRPr="005D1533" w:rsidDel="005D1533">
              <w:rPr>
                <w:rPrChange w:id="334" w:author="Björn Genfors" w:date="2014-02-06T11:08:00Z">
                  <w:rPr>
                    <w:rStyle w:val="Hyperlnk"/>
                    <w:noProof/>
                  </w:rPr>
                </w:rPrChange>
              </w:rPr>
              <w:delText>7.1</w:delText>
            </w:r>
            <w:r w:rsidDel="005D1533">
              <w:rPr>
                <w:rFonts w:asciiTheme="minorHAnsi" w:eastAsiaTheme="minorEastAsia" w:hAnsiTheme="minorHAnsi" w:cstheme="minorBidi"/>
                <w:noProof/>
                <w:sz w:val="22"/>
                <w:lang w:eastAsia="sv-SE"/>
              </w:rPr>
              <w:tab/>
            </w:r>
            <w:r w:rsidRPr="005D1533" w:rsidDel="005D1533">
              <w:rPr>
                <w:rPrChange w:id="335" w:author="Björn Genfors" w:date="2014-02-06T11:08:00Z">
                  <w:rPr>
                    <w:rStyle w:val="Hyperlnk"/>
                    <w:noProof/>
                  </w:rPr>
                </w:rPrChange>
              </w:rPr>
              <w:delText>GetRheumatoidArthritisData</w:delText>
            </w:r>
            <w:r w:rsidDel="005D1533">
              <w:rPr>
                <w:noProof/>
                <w:webHidden/>
              </w:rPr>
              <w:tab/>
              <w:delText>25</w:delText>
            </w:r>
          </w:del>
        </w:p>
        <w:p w14:paraId="6E254524" w14:textId="77777777" w:rsidR="000D1BD9" w:rsidDel="005D1533" w:rsidRDefault="000D1BD9">
          <w:pPr>
            <w:pStyle w:val="Innehll3"/>
            <w:tabs>
              <w:tab w:val="left" w:pos="1100"/>
              <w:tab w:val="right" w:leader="dot" w:pos="8664"/>
            </w:tabs>
            <w:rPr>
              <w:del w:id="336" w:author="Björn Genfors" w:date="2014-02-06T11:08:00Z"/>
              <w:rFonts w:asciiTheme="minorHAnsi" w:eastAsiaTheme="minorEastAsia" w:hAnsiTheme="minorHAnsi" w:cstheme="minorBidi"/>
              <w:noProof/>
              <w:sz w:val="22"/>
              <w:lang w:eastAsia="sv-SE"/>
            </w:rPr>
          </w:pPr>
          <w:del w:id="337" w:author="Björn Genfors" w:date="2014-02-06T11:08:00Z">
            <w:r w:rsidRPr="005D1533" w:rsidDel="005D1533">
              <w:rPr>
                <w:rPrChange w:id="338" w:author="Björn Genfors" w:date="2014-02-06T11:08:00Z">
                  <w:rPr>
                    <w:rStyle w:val="Hyperlnk"/>
                    <w:noProof/>
                  </w:rPr>
                </w:rPrChange>
              </w:rPr>
              <w:delText>7.1.1</w:delText>
            </w:r>
            <w:r w:rsidDel="005D1533">
              <w:rPr>
                <w:rFonts w:asciiTheme="minorHAnsi" w:eastAsiaTheme="minorEastAsia" w:hAnsiTheme="minorHAnsi" w:cstheme="minorBidi"/>
                <w:noProof/>
                <w:sz w:val="22"/>
                <w:lang w:eastAsia="sv-SE"/>
              </w:rPr>
              <w:tab/>
            </w:r>
            <w:r w:rsidRPr="005D1533" w:rsidDel="005D1533">
              <w:rPr>
                <w:rPrChange w:id="339" w:author="Björn Genfors" w:date="2014-02-06T11:08:00Z">
                  <w:rPr>
                    <w:rStyle w:val="Hyperlnk"/>
                    <w:noProof/>
                  </w:rPr>
                </w:rPrChange>
              </w:rPr>
              <w:delText>Version</w:delText>
            </w:r>
            <w:r w:rsidDel="005D1533">
              <w:rPr>
                <w:noProof/>
                <w:webHidden/>
              </w:rPr>
              <w:tab/>
              <w:delText>25</w:delText>
            </w:r>
          </w:del>
        </w:p>
        <w:p w14:paraId="26DA55C3" w14:textId="77777777" w:rsidR="000D1BD9" w:rsidDel="005D1533" w:rsidRDefault="000D1BD9">
          <w:pPr>
            <w:pStyle w:val="Innehll3"/>
            <w:tabs>
              <w:tab w:val="left" w:pos="1100"/>
              <w:tab w:val="right" w:leader="dot" w:pos="8664"/>
            </w:tabs>
            <w:rPr>
              <w:del w:id="340" w:author="Björn Genfors" w:date="2014-02-06T11:08:00Z"/>
              <w:rFonts w:asciiTheme="minorHAnsi" w:eastAsiaTheme="minorEastAsia" w:hAnsiTheme="minorHAnsi" w:cstheme="minorBidi"/>
              <w:noProof/>
              <w:sz w:val="22"/>
              <w:lang w:eastAsia="sv-SE"/>
            </w:rPr>
          </w:pPr>
          <w:del w:id="341" w:author="Björn Genfors" w:date="2014-02-06T11:08:00Z">
            <w:r w:rsidRPr="005D1533" w:rsidDel="005D1533">
              <w:rPr>
                <w:rPrChange w:id="342" w:author="Björn Genfors" w:date="2014-02-06T11:08:00Z">
                  <w:rPr>
                    <w:rStyle w:val="Hyperlnk"/>
                    <w:noProof/>
                  </w:rPr>
                </w:rPrChange>
              </w:rPr>
              <w:delText>7.1.2</w:delText>
            </w:r>
            <w:r w:rsidDel="005D1533">
              <w:rPr>
                <w:rFonts w:asciiTheme="minorHAnsi" w:eastAsiaTheme="minorEastAsia" w:hAnsiTheme="minorHAnsi" w:cstheme="minorBidi"/>
                <w:noProof/>
                <w:sz w:val="22"/>
                <w:lang w:eastAsia="sv-SE"/>
              </w:rPr>
              <w:tab/>
            </w:r>
            <w:r w:rsidRPr="005D1533" w:rsidDel="005D1533">
              <w:rPr>
                <w:rPrChange w:id="343" w:author="Björn Genfors" w:date="2014-02-06T11:08:00Z">
                  <w:rPr>
                    <w:rStyle w:val="Hyperlnk"/>
                    <w:noProof/>
                  </w:rPr>
                </w:rPrChange>
              </w:rPr>
              <w:delText>Gemensamma informationskomponenter</w:delText>
            </w:r>
            <w:r w:rsidDel="005D1533">
              <w:rPr>
                <w:noProof/>
                <w:webHidden/>
              </w:rPr>
              <w:tab/>
              <w:delText>25</w:delText>
            </w:r>
          </w:del>
        </w:p>
        <w:p w14:paraId="2118F208" w14:textId="77777777" w:rsidR="000D1BD9" w:rsidDel="005D1533" w:rsidRDefault="000D1BD9">
          <w:pPr>
            <w:pStyle w:val="Innehll3"/>
            <w:tabs>
              <w:tab w:val="left" w:pos="1100"/>
              <w:tab w:val="right" w:leader="dot" w:pos="8664"/>
            </w:tabs>
            <w:rPr>
              <w:del w:id="344" w:author="Björn Genfors" w:date="2014-02-06T11:08:00Z"/>
              <w:rFonts w:asciiTheme="minorHAnsi" w:eastAsiaTheme="minorEastAsia" w:hAnsiTheme="minorHAnsi" w:cstheme="minorBidi"/>
              <w:noProof/>
              <w:sz w:val="22"/>
              <w:lang w:eastAsia="sv-SE"/>
            </w:rPr>
          </w:pPr>
          <w:del w:id="345" w:author="Björn Genfors" w:date="2014-02-06T11:08:00Z">
            <w:r w:rsidRPr="005D1533" w:rsidDel="005D1533">
              <w:rPr>
                <w:rPrChange w:id="346" w:author="Björn Genfors" w:date="2014-02-06T11:08:00Z">
                  <w:rPr>
                    <w:rStyle w:val="Hyperlnk"/>
                    <w:noProof/>
                  </w:rPr>
                </w:rPrChange>
              </w:rPr>
              <w:delText>7.1.3</w:delText>
            </w:r>
            <w:r w:rsidDel="005D1533">
              <w:rPr>
                <w:rFonts w:asciiTheme="minorHAnsi" w:eastAsiaTheme="minorEastAsia" w:hAnsiTheme="minorHAnsi" w:cstheme="minorBidi"/>
                <w:noProof/>
                <w:sz w:val="22"/>
                <w:lang w:eastAsia="sv-SE"/>
              </w:rPr>
              <w:tab/>
            </w:r>
            <w:r w:rsidRPr="005D1533" w:rsidDel="005D1533">
              <w:rPr>
                <w:rPrChange w:id="347" w:author="Björn Genfors" w:date="2014-02-06T11:08:00Z">
                  <w:rPr>
                    <w:rStyle w:val="Hyperlnk"/>
                    <w:noProof/>
                  </w:rPr>
                </w:rPrChange>
              </w:rPr>
              <w:delText>Fältregler</w:delText>
            </w:r>
            <w:r w:rsidDel="005D1533">
              <w:rPr>
                <w:noProof/>
                <w:webHidden/>
              </w:rPr>
              <w:tab/>
              <w:delText>25</w:delText>
            </w:r>
          </w:del>
        </w:p>
        <w:p w14:paraId="5509EEBA" w14:textId="77777777" w:rsidR="000D1BD9" w:rsidDel="005D1533" w:rsidRDefault="000D1BD9">
          <w:pPr>
            <w:pStyle w:val="Innehll3"/>
            <w:tabs>
              <w:tab w:val="left" w:pos="1100"/>
              <w:tab w:val="right" w:leader="dot" w:pos="8664"/>
            </w:tabs>
            <w:rPr>
              <w:del w:id="348" w:author="Björn Genfors" w:date="2014-02-06T11:08:00Z"/>
              <w:rFonts w:asciiTheme="minorHAnsi" w:eastAsiaTheme="minorEastAsia" w:hAnsiTheme="minorHAnsi" w:cstheme="minorBidi"/>
              <w:noProof/>
              <w:sz w:val="22"/>
              <w:lang w:eastAsia="sv-SE"/>
            </w:rPr>
          </w:pPr>
          <w:del w:id="349" w:author="Björn Genfors" w:date="2014-02-06T11:08:00Z">
            <w:r w:rsidRPr="005D1533" w:rsidDel="005D1533">
              <w:rPr>
                <w:rPrChange w:id="350" w:author="Björn Genfors" w:date="2014-02-06T11:08:00Z">
                  <w:rPr>
                    <w:rStyle w:val="Hyperlnk"/>
                    <w:noProof/>
                  </w:rPr>
                </w:rPrChange>
              </w:rPr>
              <w:delText>7.1.4</w:delText>
            </w:r>
            <w:r w:rsidDel="005D1533">
              <w:rPr>
                <w:rFonts w:asciiTheme="minorHAnsi" w:eastAsiaTheme="minorEastAsia" w:hAnsiTheme="minorHAnsi" w:cstheme="minorBidi"/>
                <w:noProof/>
                <w:sz w:val="22"/>
                <w:lang w:eastAsia="sv-SE"/>
              </w:rPr>
              <w:tab/>
            </w:r>
            <w:r w:rsidRPr="005D1533" w:rsidDel="005D1533">
              <w:rPr>
                <w:rPrChange w:id="351" w:author="Björn Genfors" w:date="2014-02-06T11:08:00Z">
                  <w:rPr>
                    <w:rStyle w:val="Hyperlnk"/>
                    <w:noProof/>
                  </w:rPr>
                </w:rPrChange>
              </w:rPr>
              <w:delText>Övriga regler</w:delText>
            </w:r>
            <w:r w:rsidDel="005D1533">
              <w:rPr>
                <w:noProof/>
                <w:webHidden/>
              </w:rPr>
              <w:tab/>
              <w:delText>30</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352" w:name="_Toc163963305"/>
      <w:bookmarkStart w:id="353" w:name="_Toc199311100"/>
      <w:bookmarkStart w:id="354" w:name="_Toc199552311"/>
      <w:bookmarkStart w:id="355" w:name="_Toc199552341"/>
      <w:bookmarkStart w:id="356" w:name="_Toc199552434"/>
      <w:bookmarkStart w:id="357"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3F45D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3F45D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3F45D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3F45D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3F45DF">
            <w:pPr>
              <w:pStyle w:val="TableText"/>
            </w:pPr>
            <w:r w:rsidRPr="00A31996">
              <w:t>Granskad av</w:t>
            </w:r>
          </w:p>
        </w:tc>
      </w:tr>
      <w:tr w:rsidR="00762180" w14:paraId="3E2B609A" w14:textId="77777777" w:rsidTr="00514BAB">
        <w:tc>
          <w:tcPr>
            <w:tcW w:w="964" w:type="dxa"/>
          </w:tcPr>
          <w:p w14:paraId="4BB7744E" w14:textId="0EE0BC25" w:rsidR="00762180" w:rsidRPr="00C54BCA" w:rsidRDefault="00762180" w:rsidP="003F45DF">
            <w:pPr>
              <w:pStyle w:val="TableText"/>
              <w:rPr>
                <w:highlight w:val="yellow"/>
              </w:rPr>
            </w:pPr>
            <w:r>
              <w:t>PA1</w:t>
            </w:r>
          </w:p>
        </w:tc>
        <w:tc>
          <w:tcPr>
            <w:tcW w:w="1224" w:type="dxa"/>
          </w:tcPr>
          <w:p w14:paraId="57F5C387" w14:textId="5E9E890B" w:rsidR="00762180" w:rsidRDefault="00762180" w:rsidP="003F45DF">
            <w:pPr>
              <w:pStyle w:val="TableText"/>
              <w:rPr>
                <w:highlight w:val="yellow"/>
              </w:rPr>
            </w:pPr>
            <w:r>
              <w:t>2014-01-21</w:t>
            </w:r>
          </w:p>
        </w:tc>
        <w:tc>
          <w:tcPr>
            <w:tcW w:w="4140" w:type="dxa"/>
          </w:tcPr>
          <w:p w14:paraId="0A5B012A" w14:textId="172F2C0A" w:rsidR="00762180" w:rsidRPr="0032226B" w:rsidRDefault="00762180" w:rsidP="003F45DF">
            <w:pPr>
              <w:pStyle w:val="TableText"/>
              <w:rPr>
                <w:highlight w:val="yellow"/>
              </w:rPr>
            </w:pPr>
            <w:r>
              <w:t>Första version.</w:t>
            </w:r>
          </w:p>
        </w:tc>
        <w:tc>
          <w:tcPr>
            <w:tcW w:w="1980" w:type="dxa"/>
          </w:tcPr>
          <w:p w14:paraId="60486A0B" w14:textId="2453C71F" w:rsidR="00762180" w:rsidRPr="00C54BCA" w:rsidRDefault="00762180" w:rsidP="003F45DF">
            <w:pPr>
              <w:pStyle w:val="TableText"/>
              <w:rPr>
                <w:highlight w:val="yellow"/>
              </w:rPr>
            </w:pPr>
            <w:r>
              <w:t>Björn Genfors</w:t>
            </w:r>
          </w:p>
        </w:tc>
        <w:tc>
          <w:tcPr>
            <w:tcW w:w="1440" w:type="dxa"/>
          </w:tcPr>
          <w:p w14:paraId="55191444" w14:textId="77777777" w:rsidR="00762180" w:rsidRDefault="00762180" w:rsidP="003F45DF">
            <w:pPr>
              <w:pStyle w:val="TableText"/>
            </w:pPr>
          </w:p>
        </w:tc>
      </w:tr>
      <w:tr w:rsidR="00762180" w14:paraId="54DB59C2" w14:textId="77777777" w:rsidTr="00514BAB">
        <w:tc>
          <w:tcPr>
            <w:tcW w:w="964" w:type="dxa"/>
          </w:tcPr>
          <w:p w14:paraId="077C1F6D" w14:textId="7E0F39F8" w:rsidR="00762180" w:rsidRDefault="00762180" w:rsidP="003F45DF">
            <w:pPr>
              <w:pStyle w:val="TableText"/>
            </w:pPr>
            <w:r>
              <w:t>PA2</w:t>
            </w:r>
          </w:p>
        </w:tc>
        <w:tc>
          <w:tcPr>
            <w:tcW w:w="1224" w:type="dxa"/>
          </w:tcPr>
          <w:p w14:paraId="3FCE5FB4" w14:textId="292FDEC6" w:rsidR="00762180" w:rsidRDefault="00762180" w:rsidP="003F45DF">
            <w:pPr>
              <w:pStyle w:val="TableText"/>
            </w:pPr>
            <w:r>
              <w:t>2014-01-22</w:t>
            </w:r>
          </w:p>
        </w:tc>
        <w:tc>
          <w:tcPr>
            <w:tcW w:w="4140" w:type="dxa"/>
          </w:tcPr>
          <w:p w14:paraId="6B3A64B0" w14:textId="2C821930" w:rsidR="00762180" w:rsidRDefault="00762180" w:rsidP="003F45DF">
            <w:pPr>
              <w:pStyle w:val="TableText"/>
            </w:pPr>
            <w:r>
              <w:t>Redaktionella ändringar, framför allt uppdaterat innehållsförteckningen</w:t>
            </w:r>
          </w:p>
        </w:tc>
        <w:tc>
          <w:tcPr>
            <w:tcW w:w="1980" w:type="dxa"/>
          </w:tcPr>
          <w:p w14:paraId="3A35AE25" w14:textId="160D1650" w:rsidR="00762180" w:rsidRDefault="00762180" w:rsidP="003F45DF">
            <w:pPr>
              <w:pStyle w:val="TableText"/>
            </w:pPr>
            <w:r>
              <w:t>Björn Genfors</w:t>
            </w:r>
          </w:p>
        </w:tc>
        <w:tc>
          <w:tcPr>
            <w:tcW w:w="1440" w:type="dxa"/>
          </w:tcPr>
          <w:p w14:paraId="3866A52C" w14:textId="77777777" w:rsidR="00762180" w:rsidRDefault="00762180" w:rsidP="003F45DF">
            <w:pPr>
              <w:pStyle w:val="TableText"/>
            </w:pPr>
          </w:p>
        </w:tc>
      </w:tr>
      <w:tr w:rsidR="00762180" w14:paraId="5302D36A" w14:textId="77777777" w:rsidTr="00514BAB">
        <w:tc>
          <w:tcPr>
            <w:tcW w:w="964" w:type="dxa"/>
          </w:tcPr>
          <w:p w14:paraId="64700AA2" w14:textId="2E757388" w:rsidR="00762180" w:rsidRDefault="00762180" w:rsidP="003F45DF">
            <w:pPr>
              <w:pStyle w:val="TableText"/>
            </w:pPr>
            <w:r>
              <w:t>PA3</w:t>
            </w:r>
          </w:p>
        </w:tc>
        <w:tc>
          <w:tcPr>
            <w:tcW w:w="1224" w:type="dxa"/>
          </w:tcPr>
          <w:p w14:paraId="3954E575" w14:textId="6ADE0311" w:rsidR="00762180" w:rsidRDefault="00762180" w:rsidP="003F45DF">
            <w:pPr>
              <w:pStyle w:val="TableText"/>
            </w:pPr>
            <w:r>
              <w:t>2014-01-23</w:t>
            </w:r>
          </w:p>
        </w:tc>
        <w:tc>
          <w:tcPr>
            <w:tcW w:w="4140" w:type="dxa"/>
          </w:tcPr>
          <w:p w14:paraId="08F395F8" w14:textId="62289B22" w:rsidR="00762180" w:rsidRDefault="00762180" w:rsidP="003F45DF">
            <w:pPr>
              <w:pStyle w:val="TableText"/>
            </w:pPr>
            <w:r>
              <w:t xml:space="preserve">Uppdaterat tabellen för </w:t>
            </w:r>
            <w:proofErr w:type="spellStart"/>
            <w:r>
              <w:t>EngagemangsIndex</w:t>
            </w:r>
            <w:proofErr w:type="spellEnd"/>
            <w:r>
              <w:t xml:space="preserve"> och satt </w:t>
            </w:r>
            <w:proofErr w:type="spellStart"/>
            <w:r>
              <w:t>Categorization</w:t>
            </w:r>
            <w:proofErr w:type="spellEnd"/>
            <w:r>
              <w:t xml:space="preserve"> till NA och rätt domän för </w:t>
            </w:r>
            <w:proofErr w:type="spellStart"/>
            <w:r>
              <w:t>serviceDomain</w:t>
            </w:r>
            <w:proofErr w:type="spellEnd"/>
          </w:p>
        </w:tc>
        <w:tc>
          <w:tcPr>
            <w:tcW w:w="1980" w:type="dxa"/>
          </w:tcPr>
          <w:p w14:paraId="03CD041E" w14:textId="4AD46036" w:rsidR="00762180" w:rsidRDefault="00762180" w:rsidP="003F45DF">
            <w:pPr>
              <w:pStyle w:val="TableText"/>
            </w:pPr>
            <w:r>
              <w:t>Khaled Daham</w:t>
            </w:r>
          </w:p>
        </w:tc>
        <w:tc>
          <w:tcPr>
            <w:tcW w:w="1440" w:type="dxa"/>
          </w:tcPr>
          <w:p w14:paraId="6B23AF23" w14:textId="77777777" w:rsidR="00762180" w:rsidRDefault="00762180" w:rsidP="003F45DF">
            <w:pPr>
              <w:pStyle w:val="TableText"/>
            </w:pPr>
          </w:p>
        </w:tc>
      </w:tr>
      <w:tr w:rsidR="009C445E" w14:paraId="01841D47" w14:textId="77777777" w:rsidTr="00514BAB">
        <w:tc>
          <w:tcPr>
            <w:tcW w:w="964" w:type="dxa"/>
          </w:tcPr>
          <w:p w14:paraId="20223137" w14:textId="7B22B7E3" w:rsidR="009C445E" w:rsidRDefault="00322C51" w:rsidP="003F45DF">
            <w:pPr>
              <w:pStyle w:val="TableText"/>
            </w:pPr>
            <w:r>
              <w:t>RC1</w:t>
            </w:r>
          </w:p>
        </w:tc>
        <w:tc>
          <w:tcPr>
            <w:tcW w:w="1224" w:type="dxa"/>
          </w:tcPr>
          <w:p w14:paraId="5AC6D396" w14:textId="4D9E0659" w:rsidR="009C445E" w:rsidRDefault="009C445E" w:rsidP="00D255AB">
            <w:pPr>
              <w:pStyle w:val="TableText"/>
            </w:pPr>
            <w:r>
              <w:t>2014-02-</w:t>
            </w:r>
            <w:del w:id="358" w:author="Björn Genfors" w:date="2014-02-06T10:55:00Z">
              <w:r w:rsidDel="00D255AB">
                <w:delText>05</w:delText>
              </w:r>
            </w:del>
            <w:ins w:id="359" w:author="Marcus Claus" w:date="2014-02-12T13:20:00Z">
              <w:r w:rsidR="0055728C">
                <w:t>12</w:t>
              </w:r>
            </w:ins>
            <w:ins w:id="360" w:author="Björn Genfors" w:date="2014-02-06T10:55:00Z">
              <w:del w:id="361" w:author="Marcus Claus" w:date="2014-02-12T13:20:00Z">
                <w:r w:rsidR="00D255AB" w:rsidDel="0055728C">
                  <w:delText>06</w:delText>
                </w:r>
              </w:del>
            </w:ins>
          </w:p>
        </w:tc>
        <w:tc>
          <w:tcPr>
            <w:tcW w:w="4140" w:type="dxa"/>
          </w:tcPr>
          <w:p w14:paraId="47DCE3B7" w14:textId="77777777" w:rsidR="009C445E" w:rsidRDefault="009C445E">
            <w:pPr>
              <w:pStyle w:val="TableText"/>
              <w:numPr>
                <w:ilvl w:val="0"/>
                <w:numId w:val="30"/>
              </w:numPr>
              <w:ind w:left="222" w:hanging="166"/>
              <w:rPr>
                <w:ins w:id="362" w:author="Björn Genfors" w:date="2014-02-06T11:09:00Z"/>
              </w:rPr>
              <w:pPrChange w:id="363" w:author="Björn Genfors" w:date="2014-02-06T11:09:00Z">
                <w:pPr>
                  <w:pStyle w:val="TableText"/>
                </w:pPr>
              </w:pPrChange>
            </w:pPr>
            <w:del w:id="364" w:author="Björn Genfors" w:date="2014-02-06T11:09:00Z">
              <w:r w:rsidDel="000C34D4">
                <w:delText xml:space="preserve">Korrigerat svenskt namn på kontraktet så det följer regelverket. </w:delText>
              </w:r>
            </w:del>
            <w:r>
              <w:t>Bytt TKB-mall.</w:t>
            </w:r>
          </w:p>
          <w:p w14:paraId="420538B2" w14:textId="77777777" w:rsidR="000C34D4" w:rsidRDefault="000C34D4">
            <w:pPr>
              <w:pStyle w:val="TableText"/>
              <w:numPr>
                <w:ilvl w:val="0"/>
                <w:numId w:val="30"/>
              </w:numPr>
              <w:ind w:left="222" w:hanging="166"/>
              <w:rPr>
                <w:ins w:id="365" w:author="Björn Genfors" w:date="2014-02-06T11:10:00Z"/>
              </w:rPr>
              <w:pPrChange w:id="366" w:author="Björn Genfors" w:date="2014-02-06T11:09:00Z">
                <w:pPr>
                  <w:pStyle w:val="TableText"/>
                </w:pPr>
              </w:pPrChange>
            </w:pPr>
            <w:ins w:id="367" w:author="Björn Genfors" w:date="2014-02-06T11:09:00Z">
              <w:r>
                <w:t>Korrigerat svenskt namn på kontraktet så det följer regelverket.</w:t>
              </w:r>
            </w:ins>
          </w:p>
          <w:p w14:paraId="0D91B8FF" w14:textId="77777777" w:rsidR="009A6329" w:rsidRDefault="000C34D4">
            <w:pPr>
              <w:pStyle w:val="TableText"/>
              <w:numPr>
                <w:ilvl w:val="0"/>
                <w:numId w:val="30"/>
              </w:numPr>
              <w:ind w:left="222" w:hanging="166"/>
              <w:rPr>
                <w:ins w:id="368" w:author="Björn Genfors" w:date="2014-02-10T15:32:00Z"/>
              </w:rPr>
              <w:pPrChange w:id="369" w:author="Björn Genfors" w:date="2014-02-10T14:50:00Z">
                <w:pPr>
                  <w:pStyle w:val="TableText"/>
                </w:pPr>
              </w:pPrChange>
            </w:pPr>
            <w:ins w:id="370" w:author="Björn Genfors" w:date="2014-02-06T11:10:00Z">
              <w:r>
                <w:t>Uppdaterat arkitekturkapitlet med fördjupad beskrivning av arbetsflödesdiagram</w:t>
              </w:r>
            </w:ins>
            <w:ins w:id="371" w:author="Björn Genfors" w:date="2014-02-06T11:25:00Z">
              <w:r w:rsidR="00C578CC">
                <w:t>men</w:t>
              </w:r>
            </w:ins>
            <w:ins w:id="372" w:author="Björn Genfors" w:date="2014-02-06T11:10:00Z">
              <w:r>
                <w:t xml:space="preserve"> och hänvisning till RIV Tekniska anvisningar i adresserings</w:t>
              </w:r>
            </w:ins>
            <w:ins w:id="373" w:author="Björn Genfors" w:date="2014-02-06T11:25:00Z">
              <w:r w:rsidR="00C578CC">
                <w:t>avsnit</w:t>
              </w:r>
            </w:ins>
            <w:ins w:id="374" w:author="Björn Genfors" w:date="2014-02-06T11:10:00Z">
              <w:r>
                <w:t>t</w:t>
              </w:r>
            </w:ins>
            <w:ins w:id="375" w:author="Björn Genfors" w:date="2014-02-06T11:25:00Z">
              <w:r w:rsidR="00C578CC">
                <w:t>et</w:t>
              </w:r>
            </w:ins>
            <w:ins w:id="376" w:author="Björn Genfors" w:date="2014-02-06T11:10:00Z">
              <w:r>
                <w:t>.</w:t>
              </w:r>
            </w:ins>
          </w:p>
          <w:p w14:paraId="1909708A" w14:textId="77777777" w:rsidR="002D76F9" w:rsidRDefault="002D76F9">
            <w:pPr>
              <w:pStyle w:val="TableText"/>
              <w:numPr>
                <w:ilvl w:val="0"/>
                <w:numId w:val="30"/>
              </w:numPr>
              <w:ind w:left="222" w:hanging="166"/>
              <w:rPr>
                <w:ins w:id="377" w:author="Björn Genfors" w:date="2014-02-12T11:40:00Z"/>
              </w:rPr>
              <w:pPrChange w:id="378" w:author="Björn Genfors" w:date="2014-02-10T15:34:00Z">
                <w:pPr>
                  <w:pStyle w:val="TableText"/>
                </w:pPr>
              </w:pPrChange>
            </w:pPr>
            <w:ins w:id="379" w:author="Björn Genfors" w:date="2014-02-10T15:33:00Z">
              <w:r>
                <w:t xml:space="preserve">Förtydligat </w:t>
              </w:r>
            </w:ins>
            <w:ins w:id="380" w:author="Björn Genfors" w:date="2014-02-10T15:32:00Z">
              <w:r>
                <w:t>felhanteringsavsnitten som beskriver logisk</w:t>
              </w:r>
            </w:ins>
            <w:ins w:id="381" w:author="Björn Genfors" w:date="2014-02-10T15:33:00Z">
              <w:r>
                <w:t>a fel</w:t>
              </w:r>
            </w:ins>
            <w:ins w:id="382" w:author="Björn Genfors" w:date="2014-02-10T15:34:00Z">
              <w:r>
                <w:t xml:space="preserve"> (inga krav</w:t>
              </w:r>
              <w:r w:rsidR="00536215">
                <w:t xml:space="preserve">, </w:t>
              </w:r>
              <w:r w:rsidR="007457BA">
                <w:t>det</w:t>
              </w:r>
              <w:r w:rsidR="00536215">
                <w:t xml:space="preserve"> </w:t>
              </w:r>
              <w:r w:rsidR="007457BA">
                <w:t xml:space="preserve">finns </w:t>
              </w:r>
              <w:r w:rsidR="00536215">
                <w:t>inga skrivtjänster</w:t>
              </w:r>
              <w:r w:rsidR="007457BA">
                <w:t xml:space="preserve"> i domänen</w:t>
              </w:r>
              <w:r>
                <w:t>).</w:t>
              </w:r>
            </w:ins>
          </w:p>
          <w:p w14:paraId="2576F28F" w14:textId="77777777" w:rsidR="00E351BB" w:rsidRDefault="00E351BB">
            <w:pPr>
              <w:pStyle w:val="TableText"/>
              <w:numPr>
                <w:ilvl w:val="0"/>
                <w:numId w:val="30"/>
              </w:numPr>
              <w:ind w:left="222" w:hanging="166"/>
              <w:rPr>
                <w:ins w:id="383" w:author="Marcus Claus" w:date="2014-02-12T13:21:00Z"/>
              </w:rPr>
              <w:pPrChange w:id="384" w:author="Björn Genfors" w:date="2014-02-10T15:34:00Z">
                <w:pPr>
                  <w:pStyle w:val="TableText"/>
                </w:pPr>
              </w:pPrChange>
            </w:pPr>
            <w:ins w:id="385" w:author="Björn Genfors" w:date="2014-02-12T11:41:00Z">
              <w:r>
                <w:t xml:space="preserve">Rättat </w:t>
              </w:r>
            </w:ins>
            <w:ins w:id="386" w:author="Björn Genfors" w:date="2014-02-12T11:40:00Z">
              <w:r>
                <w:t>elementnamn i V-TIM-mappni</w:t>
              </w:r>
            </w:ins>
            <w:ins w:id="387" w:author="Björn Genfors" w:date="2014-02-12T11:41:00Z">
              <w:r>
                <w:t>n</w:t>
              </w:r>
            </w:ins>
            <w:ins w:id="388" w:author="Björn Genfors" w:date="2014-02-12T11:40:00Z">
              <w:r>
                <w:t>g</w:t>
              </w:r>
            </w:ins>
            <w:ins w:id="389" w:author="Björn Genfors" w:date="2014-02-12T11:41:00Z">
              <w:r>
                <w:t>stabellen</w:t>
              </w:r>
            </w:ins>
          </w:p>
          <w:p w14:paraId="18AFFBB5" w14:textId="486CB5EA" w:rsidR="0055728C" w:rsidRDefault="0055728C">
            <w:pPr>
              <w:pStyle w:val="TableText"/>
              <w:numPr>
                <w:ilvl w:val="0"/>
                <w:numId w:val="30"/>
              </w:numPr>
              <w:ind w:left="222" w:hanging="166"/>
              <w:pPrChange w:id="390" w:author="Björn Genfors" w:date="2014-02-10T15:34:00Z">
                <w:pPr>
                  <w:pStyle w:val="TableText"/>
                </w:pPr>
              </w:pPrChange>
            </w:pPr>
            <w:ins w:id="391" w:author="Marcus Claus" w:date="2014-02-12T13:21:00Z">
              <w:r>
                <w:t>Tänkt tjänst för ”Anslutningspunkt” borttaget i illustrationer av arbetsflöde</w:t>
              </w:r>
            </w:ins>
          </w:p>
        </w:tc>
        <w:tc>
          <w:tcPr>
            <w:tcW w:w="1980" w:type="dxa"/>
          </w:tcPr>
          <w:p w14:paraId="0D8BA149" w14:textId="77777777" w:rsidR="009C445E" w:rsidRDefault="009C445E" w:rsidP="003F45DF">
            <w:pPr>
              <w:pStyle w:val="TableText"/>
              <w:rPr>
                <w:ins w:id="392" w:author="Marcus Claus" w:date="2014-02-12T13:21:00Z"/>
              </w:rPr>
            </w:pPr>
            <w:r>
              <w:t>Björn Genfors</w:t>
            </w:r>
          </w:p>
          <w:p w14:paraId="32581CE8" w14:textId="40B727BD" w:rsidR="0055728C" w:rsidRDefault="0055728C" w:rsidP="003F45DF">
            <w:pPr>
              <w:pStyle w:val="TableText"/>
            </w:pPr>
            <w:ins w:id="393" w:author="Marcus Claus" w:date="2014-02-12T13:21:00Z">
              <w:r>
                <w:t>Marcus Claus</w:t>
              </w:r>
            </w:ins>
          </w:p>
        </w:tc>
        <w:tc>
          <w:tcPr>
            <w:tcW w:w="1440" w:type="dxa"/>
          </w:tcPr>
          <w:p w14:paraId="7959B510" w14:textId="77777777" w:rsidR="009C445E" w:rsidRDefault="009C445E" w:rsidP="003F45DF">
            <w:pPr>
              <w:pStyle w:val="TableText"/>
            </w:pPr>
          </w:p>
        </w:tc>
      </w:tr>
    </w:tbl>
    <w:p w14:paraId="0A2797E7" w14:textId="609B6B87" w:rsidR="004255A2" w:rsidDel="0055728C" w:rsidRDefault="004255A2" w:rsidP="004255A2">
      <w:pPr>
        <w:rPr>
          <w:del w:id="394" w:author="Marcus Claus" w:date="2014-02-12T13:20:00Z"/>
        </w:rPr>
      </w:pPr>
    </w:p>
    <w:p w14:paraId="4578FD66" w14:textId="77777777" w:rsidR="0055728C" w:rsidRDefault="0055728C" w:rsidP="004255A2">
      <w:pPr>
        <w:pStyle w:val="Innehll1"/>
        <w:ind w:left="720"/>
        <w:rPr>
          <w:ins w:id="395" w:author="Marcus Claus" w:date="2014-02-12T13:20:00Z"/>
        </w:rPr>
      </w:pPr>
    </w:p>
    <w:p w14:paraId="2BFB3084" w14:textId="2B9079BF" w:rsidR="004255A2" w:rsidDel="0055728C" w:rsidRDefault="004255A2" w:rsidP="004255A2">
      <w:pPr>
        <w:rPr>
          <w:del w:id="396" w:author="Marcus Claus" w:date="2014-02-12T13:20:00Z"/>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3F45DF">
            <w:pPr>
              <w:pStyle w:val="TableText"/>
            </w:pPr>
            <w:r>
              <w:t>Namn</w:t>
            </w:r>
          </w:p>
        </w:tc>
        <w:tc>
          <w:tcPr>
            <w:tcW w:w="2892" w:type="dxa"/>
            <w:shd w:val="clear" w:color="auto" w:fill="DDD9C3" w:themeFill="background2" w:themeFillShade="E6"/>
          </w:tcPr>
          <w:p w14:paraId="3AEE7573" w14:textId="77777777" w:rsidR="004255A2" w:rsidRPr="00A31996" w:rsidRDefault="004255A2" w:rsidP="003F45DF">
            <w:pPr>
              <w:pStyle w:val="TableText"/>
            </w:pPr>
            <w:r>
              <w:t>Dokument</w:t>
            </w:r>
          </w:p>
        </w:tc>
        <w:tc>
          <w:tcPr>
            <w:tcW w:w="2472" w:type="dxa"/>
            <w:shd w:val="clear" w:color="auto" w:fill="DDD9C3" w:themeFill="background2" w:themeFillShade="E6"/>
          </w:tcPr>
          <w:p w14:paraId="691C9A83" w14:textId="77777777" w:rsidR="004255A2" w:rsidRPr="00A31996" w:rsidRDefault="004255A2" w:rsidP="003F45DF">
            <w:pPr>
              <w:pStyle w:val="TableText"/>
            </w:pPr>
            <w:r>
              <w:t>Kommentar</w:t>
            </w:r>
          </w:p>
        </w:tc>
        <w:tc>
          <w:tcPr>
            <w:tcW w:w="3339" w:type="dxa"/>
            <w:shd w:val="clear" w:color="auto" w:fill="DDD9C3" w:themeFill="background2" w:themeFillShade="E6"/>
          </w:tcPr>
          <w:p w14:paraId="09607659" w14:textId="77777777" w:rsidR="004255A2" w:rsidRPr="00A31996" w:rsidRDefault="004255A2" w:rsidP="003F45DF">
            <w:pPr>
              <w:pStyle w:val="TableText"/>
            </w:pPr>
            <w:r>
              <w:t>Länk</w:t>
            </w:r>
          </w:p>
        </w:tc>
      </w:tr>
      <w:tr w:rsidR="004255A2" w14:paraId="1638D443" w14:textId="77777777" w:rsidTr="00514BAB">
        <w:tc>
          <w:tcPr>
            <w:tcW w:w="964" w:type="dxa"/>
          </w:tcPr>
          <w:p w14:paraId="7121E73A" w14:textId="77777777" w:rsidR="004255A2" w:rsidRDefault="004255A2" w:rsidP="003F45DF">
            <w:pPr>
              <w:pStyle w:val="TableText"/>
            </w:pPr>
            <w:r>
              <w:t>R1</w:t>
            </w:r>
          </w:p>
        </w:tc>
        <w:tc>
          <w:tcPr>
            <w:tcW w:w="2892" w:type="dxa"/>
          </w:tcPr>
          <w:p w14:paraId="3CB096E1" w14:textId="358AB304" w:rsidR="004255A2" w:rsidRDefault="00E52620">
            <w:pPr>
              <w:pStyle w:val="TableText"/>
            </w:pPr>
            <w:r>
              <w:t>Hantera hälsorelaterade</w:t>
            </w:r>
            <w:del w:id="397" w:author="Björn Genfors" w:date="2014-02-11T21:50:00Z">
              <w:r w:rsidDel="001F7F7F">
                <w:delText xml:space="preserve"> </w:delText>
              </w:r>
              <w:r w:rsidRPr="00E52620" w:rsidDel="001F7F7F">
                <w:delText>reumatismdata</w:delText>
              </w:r>
            </w:del>
            <w:r w:rsidRPr="00E52620">
              <w:t xml:space="preserve">, </w:t>
            </w:r>
            <w:proofErr w:type="spellStart"/>
            <w:r w:rsidRPr="00E52620">
              <w:t>tillstånd</w:t>
            </w:r>
            <w:del w:id="398" w:author="Björn Genfors" w:date="2014-02-11T21:50:00Z">
              <w:r w:rsidRPr="00E52620" w:rsidDel="001F7F7F">
                <w:delText>sbeskrivning</w:delText>
              </w:r>
            </w:del>
            <w:ins w:id="399" w:author="Björn Genfors" w:date="2014-02-11T21:51:00Z">
              <w:r w:rsidR="001F7F7F">
                <w:t>:reumatismdata</w:t>
              </w:r>
              <w:proofErr w:type="spellEnd"/>
              <w:r w:rsidR="001F7F7F">
                <w:t xml:space="preserve"> </w:t>
              </w:r>
            </w:ins>
            <w:del w:id="400" w:author="Björn Genfors" w:date="2014-02-11T21:51:00Z">
              <w:r w:rsidR="005E6B04" w:rsidDel="001F7F7F">
                <w:delText xml:space="preserve"> </w:delText>
              </w:r>
            </w:del>
            <w:r w:rsidR="005E6B04">
              <w:t xml:space="preserve">– </w:t>
            </w:r>
            <w:proofErr w:type="spellStart"/>
            <w:r w:rsidR="005E6B04">
              <w:t>Arkitekturella</w:t>
            </w:r>
            <w:proofErr w:type="spellEnd"/>
            <w:r w:rsidR="005E6B04">
              <w:t xml:space="preserve"> beslut</w:t>
            </w:r>
          </w:p>
        </w:tc>
        <w:tc>
          <w:tcPr>
            <w:tcW w:w="2472" w:type="dxa"/>
          </w:tcPr>
          <w:p w14:paraId="5D99047D" w14:textId="77777777" w:rsidR="004255A2" w:rsidRDefault="004255A2" w:rsidP="003F45DF">
            <w:pPr>
              <w:pStyle w:val="TableText"/>
            </w:pPr>
            <w:r>
              <w:t>Obligatoriskt</w:t>
            </w:r>
          </w:p>
        </w:tc>
        <w:tc>
          <w:tcPr>
            <w:tcW w:w="3339" w:type="dxa"/>
          </w:tcPr>
          <w:p w14:paraId="524E0594" w14:textId="33A25CEB" w:rsidR="004255A2" w:rsidRDefault="00B0691B" w:rsidP="003F45DF">
            <w:pPr>
              <w:pStyle w:val="TableText"/>
            </w:pPr>
            <w:r>
              <w:t>Bilaga</w:t>
            </w:r>
          </w:p>
        </w:tc>
      </w:tr>
      <w:tr w:rsidR="00030D6C" w14:paraId="0AF4DD3F" w14:textId="77777777" w:rsidTr="00514BAB">
        <w:tc>
          <w:tcPr>
            <w:tcW w:w="964" w:type="dxa"/>
          </w:tcPr>
          <w:p w14:paraId="487F8514" w14:textId="6ED873CE" w:rsidR="00030D6C" w:rsidRDefault="00030D6C" w:rsidP="003F45DF">
            <w:pPr>
              <w:pStyle w:val="TableText"/>
            </w:pPr>
            <w:r>
              <w:t>R2</w:t>
            </w:r>
          </w:p>
        </w:tc>
        <w:tc>
          <w:tcPr>
            <w:tcW w:w="2892" w:type="dxa"/>
          </w:tcPr>
          <w:p w14:paraId="5F2132A5" w14:textId="00DF8F57" w:rsidR="00030D6C" w:rsidRDefault="00030D6C" w:rsidP="003F45DF">
            <w:pPr>
              <w:pStyle w:val="TableText"/>
            </w:pPr>
            <w:r>
              <w:t>RIVTA flera dokument</w:t>
            </w:r>
          </w:p>
        </w:tc>
        <w:tc>
          <w:tcPr>
            <w:tcW w:w="2472" w:type="dxa"/>
          </w:tcPr>
          <w:p w14:paraId="17A0D0BD" w14:textId="1B8AA67E" w:rsidR="00030D6C" w:rsidRDefault="00030D6C" w:rsidP="003F45DF">
            <w:pPr>
              <w:pStyle w:val="TableText"/>
            </w:pPr>
            <w:r>
              <w:t>Finns på Webben</w:t>
            </w:r>
          </w:p>
        </w:tc>
        <w:tc>
          <w:tcPr>
            <w:tcW w:w="3339" w:type="dxa"/>
          </w:tcPr>
          <w:p w14:paraId="0F74B29D" w14:textId="14D1114C" w:rsidR="00A16E37" w:rsidRPr="00A16E37" w:rsidRDefault="001C0EFF" w:rsidP="003F45DF">
            <w:pPr>
              <w:pStyle w:val="TableText"/>
            </w:pPr>
            <w:hyperlink r:id="rId9" w:history="1">
              <w:r w:rsidR="00030D6C" w:rsidRPr="00524077">
                <w:rPr>
                  <w:rStyle w:val="Hyperlnk"/>
                </w:rPr>
                <w:t>http://www.cehis.se/arkitektur_och_regelverk/regelverk/</w:t>
              </w:r>
            </w:hyperlink>
            <w:r w:rsidR="00030D6C">
              <w:t xml:space="preserve"> </w:t>
            </w:r>
          </w:p>
        </w:tc>
      </w:tr>
      <w:tr w:rsidR="00143050" w14:paraId="76C7ED4F" w14:textId="77777777" w:rsidTr="00514BAB">
        <w:tc>
          <w:tcPr>
            <w:tcW w:w="964" w:type="dxa"/>
          </w:tcPr>
          <w:p w14:paraId="348619ED" w14:textId="6EE7DD04" w:rsidR="00143050" w:rsidRDefault="00143050" w:rsidP="003F45DF">
            <w:pPr>
              <w:pStyle w:val="TableText"/>
            </w:pPr>
            <w:r>
              <w:t>R3</w:t>
            </w:r>
          </w:p>
        </w:tc>
        <w:tc>
          <w:tcPr>
            <w:tcW w:w="2892" w:type="dxa"/>
          </w:tcPr>
          <w:p w14:paraId="179D6E25" w14:textId="5EFBC9AC" w:rsidR="00143050" w:rsidRDefault="00B0691B" w:rsidP="003F45DF">
            <w:pPr>
              <w:pStyle w:val="TableText"/>
            </w:pPr>
            <w:r w:rsidRPr="00B0691B">
              <w:t>Bilaga_Gemensamma_typer_2.pdf</w:t>
            </w:r>
          </w:p>
        </w:tc>
        <w:tc>
          <w:tcPr>
            <w:tcW w:w="2472" w:type="dxa"/>
          </w:tcPr>
          <w:p w14:paraId="0D973B24" w14:textId="2383E0FB" w:rsidR="00143050" w:rsidRDefault="00143050" w:rsidP="003F45DF">
            <w:pPr>
              <w:pStyle w:val="TableText"/>
            </w:pPr>
          </w:p>
        </w:tc>
        <w:tc>
          <w:tcPr>
            <w:tcW w:w="3339" w:type="dxa"/>
          </w:tcPr>
          <w:p w14:paraId="7DC4824E" w14:textId="76D37BC9" w:rsidR="00143050" w:rsidRDefault="00B0691B" w:rsidP="003F45DF">
            <w:pPr>
              <w:pStyle w:val="TableText"/>
            </w:pPr>
            <w:r>
              <w:t>Bilaga</w:t>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3F45DF">
            <w:pPr>
              <w:pStyle w:val="TableText"/>
            </w:pPr>
            <w:r>
              <w:t>Förkortning</w:t>
            </w:r>
          </w:p>
        </w:tc>
        <w:tc>
          <w:tcPr>
            <w:tcW w:w="3827" w:type="dxa"/>
            <w:shd w:val="clear" w:color="auto" w:fill="DDD9C3" w:themeFill="background2" w:themeFillShade="E6"/>
          </w:tcPr>
          <w:p w14:paraId="356148A9" w14:textId="2CF1EC0C" w:rsidR="00030D6C" w:rsidRPr="00A31996" w:rsidRDefault="00030D6C" w:rsidP="003F45DF">
            <w:pPr>
              <w:pStyle w:val="TableText"/>
            </w:pPr>
            <w:r>
              <w:t>Betydelse</w:t>
            </w:r>
          </w:p>
        </w:tc>
        <w:tc>
          <w:tcPr>
            <w:tcW w:w="4252" w:type="dxa"/>
            <w:shd w:val="clear" w:color="auto" w:fill="DDD9C3" w:themeFill="background2" w:themeFillShade="E6"/>
          </w:tcPr>
          <w:p w14:paraId="702D52E8" w14:textId="77777777" w:rsidR="00030D6C" w:rsidRPr="00A31996" w:rsidRDefault="00030D6C" w:rsidP="003F45DF">
            <w:pPr>
              <w:pStyle w:val="TableText"/>
            </w:pPr>
            <w:r>
              <w:t>Kommentar</w:t>
            </w:r>
          </w:p>
        </w:tc>
      </w:tr>
      <w:tr w:rsidR="00030D6C" w14:paraId="767601B1" w14:textId="77777777" w:rsidTr="00030D6C">
        <w:tc>
          <w:tcPr>
            <w:tcW w:w="1588" w:type="dxa"/>
          </w:tcPr>
          <w:p w14:paraId="1BDFEF5C" w14:textId="668FE46F" w:rsidR="00030D6C" w:rsidRDefault="00030D6C" w:rsidP="003F45DF">
            <w:pPr>
              <w:pStyle w:val="TableText"/>
            </w:pPr>
          </w:p>
        </w:tc>
        <w:tc>
          <w:tcPr>
            <w:tcW w:w="3827" w:type="dxa"/>
          </w:tcPr>
          <w:p w14:paraId="78EE5E21" w14:textId="57F96472" w:rsidR="00030D6C" w:rsidRDefault="00030D6C" w:rsidP="003F45DF">
            <w:pPr>
              <w:pStyle w:val="TableText"/>
            </w:pPr>
          </w:p>
        </w:tc>
        <w:tc>
          <w:tcPr>
            <w:tcW w:w="4252" w:type="dxa"/>
          </w:tcPr>
          <w:p w14:paraId="6B9E23A7" w14:textId="158F4C53" w:rsidR="00030D6C" w:rsidRDefault="00030D6C" w:rsidP="003F45DF">
            <w:pPr>
              <w:pStyle w:val="TableText"/>
            </w:pP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401" w:name="_Toc357754843"/>
      <w:bookmarkStart w:id="402" w:name="_Toc379809716"/>
      <w:r>
        <w:t>Inledning</w:t>
      </w:r>
      <w:bookmarkEnd w:id="352"/>
      <w:bookmarkEnd w:id="353"/>
      <w:bookmarkEnd w:id="354"/>
      <w:bookmarkEnd w:id="355"/>
      <w:bookmarkEnd w:id="356"/>
      <w:bookmarkEnd w:id="357"/>
      <w:bookmarkEnd w:id="401"/>
      <w:bookmarkEnd w:id="402"/>
    </w:p>
    <w:p w14:paraId="4E3C917C" w14:textId="77777777" w:rsidR="00E52620" w:rsidRDefault="007E47C0" w:rsidP="007E47C0">
      <w:r>
        <w:t xml:space="preserve">Detta är beskrivningen av tjänstekontrakten i tjänstedomänen </w:t>
      </w:r>
      <w:proofErr w:type="spellStart"/>
      <w:proofErr w:type="gramStart"/>
      <w:r w:rsidR="00762180">
        <w:t>clinicalprocess:healthcond</w:t>
      </w:r>
      <w:proofErr w:type="gramEnd"/>
      <w:r w:rsidR="00762180">
        <w:t>:rheuma</w:t>
      </w:r>
      <w:proofErr w:type="spellEnd"/>
      <w:r>
        <w:t xml:space="preserve">. </w:t>
      </w:r>
    </w:p>
    <w:p w14:paraId="75E729D9" w14:textId="77777777" w:rsidR="00E52620" w:rsidRDefault="00E52620" w:rsidP="007E47C0"/>
    <w:p w14:paraId="403D5009" w14:textId="77777777" w:rsidR="00E52620" w:rsidRDefault="007E47C0" w:rsidP="007E47C0">
      <w:r>
        <w:t>Den svenska benämningen är ”</w:t>
      </w:r>
      <w:r w:rsidR="00E52620" w:rsidRPr="00E52620">
        <w:t xml:space="preserve"> Hantera hälsorelaterade reumatismdata, 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w:t>
      </w:r>
      <w:proofErr w:type="spellStart"/>
      <w:r>
        <w:t>arkitekturella</w:t>
      </w:r>
      <w:proofErr w:type="spellEnd"/>
      <w:r>
        <w:t xml:space="preserve"> beslut [R1]. </w:t>
      </w:r>
      <w:r w:rsidR="007E47C0">
        <w:t xml:space="preserve"> </w:t>
      </w:r>
    </w:p>
    <w:p w14:paraId="6C64B5A1" w14:textId="77777777" w:rsidR="007E47C0" w:rsidRDefault="007E47C0" w:rsidP="007E47C0"/>
    <w:p w14:paraId="0F99F88A" w14:textId="6293051C" w:rsidR="0096471C" w:rsidRDefault="0096471C" w:rsidP="007E47C0">
      <w:r w:rsidRPr="00BC5B0B">
        <w:t xml:space="preserve">Tjänstedomänens syftar till att tillmötesgå behovet av </w:t>
      </w:r>
      <w:r>
        <w:t>reumatikerpatienters direkt</w:t>
      </w:r>
      <w:r w:rsidRPr="00BC5B0B">
        <w:t xml:space="preserve">åtkomst till </w:t>
      </w:r>
      <w:r>
        <w:t xml:space="preserve">sina sjukdomsspecifika data som en del i projektet </w:t>
      </w:r>
      <w:r w:rsidRPr="00BC5B0B">
        <w:t>”Journal på nätet”</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eastAsia="sv-SE"/>
        </w:rPr>
        <mc:AlternateContent>
          <mc:Choice Requires="wps">
            <w:drawing>
              <wp:inline distT="0" distB="0" distL="0" distR="0" wp14:anchorId="64CEEA4E" wp14:editId="638F3194">
                <wp:extent cx="5753100" cy="2743200"/>
                <wp:effectExtent l="0" t="0" r="19050" b="1905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743200"/>
                        </a:xfrm>
                        <a:prstGeom prst="rect">
                          <a:avLst/>
                        </a:prstGeom>
                        <a:solidFill>
                          <a:srgbClr val="DDDDDD"/>
                        </a:solidFill>
                        <a:ln w="9525">
                          <a:solidFill>
                            <a:srgbClr val="000000"/>
                          </a:solidFill>
                          <a:miter lim="800000"/>
                          <a:headEnd/>
                          <a:tailEnd/>
                        </a:ln>
                      </wps:spPr>
                      <wps:txbx>
                        <w:txbxContent>
                          <w:p w14:paraId="4282EC2F" w14:textId="77777777" w:rsidR="001C0EFF" w:rsidRPr="004255A2" w:rsidRDefault="001C0EFF" w:rsidP="004255A2">
                            <w:r w:rsidRPr="004255A2">
                              <w:t>I arbetet har följande personer deltagit:</w:t>
                            </w:r>
                          </w:p>
                          <w:p w14:paraId="33ABAB67" w14:textId="77777777" w:rsidR="001C0EFF" w:rsidRDefault="001C0EFF" w:rsidP="007E47C0"/>
                          <w:p w14:paraId="5BDB7093" w14:textId="77777777" w:rsidR="001C0EFF" w:rsidRDefault="001C0EFF" w:rsidP="004255A2">
                            <w:r w:rsidRPr="004255A2">
                              <w:rPr>
                                <w:szCs w:val="20"/>
                              </w:rPr>
                              <w:t>Tjänstedomänansvarig</w:t>
                            </w:r>
                            <w:r w:rsidRPr="00FE3AAD">
                              <w:t>:</w:t>
                            </w:r>
                          </w:p>
                          <w:p w14:paraId="0C7A8F4C" w14:textId="77777777" w:rsidR="001C0EFF" w:rsidRPr="00FE3AAD" w:rsidRDefault="001C0EFF" w:rsidP="004255A2"/>
                          <w:p w14:paraId="54D80C8F" w14:textId="0E8183DD" w:rsidR="001C0EFF" w:rsidRDefault="001C0EFF" w:rsidP="004255A2">
                            <w:pPr>
                              <w:rPr>
                                <w:i/>
                              </w:rPr>
                            </w:pPr>
                            <w:r>
                              <w:t>Marcus Claus, Mawell</w:t>
                            </w:r>
                          </w:p>
                          <w:p w14:paraId="7F669B65" w14:textId="77777777" w:rsidR="001C0EFF" w:rsidRPr="00FE3AAD" w:rsidRDefault="001C0EFF" w:rsidP="007E47C0">
                            <w:pPr>
                              <w:rPr>
                                <w:i/>
                              </w:rPr>
                            </w:pPr>
                          </w:p>
                          <w:p w14:paraId="1E645C8B" w14:textId="2DF0D78D" w:rsidR="001C0EFF" w:rsidRDefault="001C0EFF" w:rsidP="004255A2">
                            <w:r w:rsidRPr="009B4414">
                              <w:t>Projektgrupp</w:t>
                            </w:r>
                            <w:r>
                              <w:t xml:space="preserve"> 2013-11-01 </w:t>
                            </w:r>
                            <w:proofErr w:type="gramStart"/>
                            <w:r>
                              <w:t>- :</w:t>
                            </w:r>
                            <w:proofErr w:type="gramEnd"/>
                          </w:p>
                          <w:p w14:paraId="0B3EF4E0" w14:textId="77777777" w:rsidR="001C0EFF" w:rsidRPr="009B4414" w:rsidRDefault="001C0EFF" w:rsidP="004255A2"/>
                          <w:p w14:paraId="3374E711" w14:textId="64BD5F31" w:rsidR="001C0EFF" w:rsidRDefault="001C0EFF" w:rsidP="007E47C0">
                            <w:pPr>
                              <w:rPr>
                                <w:i/>
                              </w:rPr>
                            </w:pPr>
                            <w:r>
                              <w:rPr>
                                <w:i/>
                              </w:rPr>
                              <w:t>Björn Genfors, Mawell, informatiker</w:t>
                            </w:r>
                          </w:p>
                          <w:p w14:paraId="7F4B50F8" w14:textId="076E2971" w:rsidR="001C0EFF" w:rsidRDefault="001C0EFF" w:rsidP="007E47C0">
                            <w:pPr>
                              <w:rPr>
                                <w:i/>
                              </w:rPr>
                            </w:pPr>
                            <w:r>
                              <w:rPr>
                                <w:i/>
                              </w:rPr>
                              <w:t>Khaled Daham, Callista</w:t>
                            </w:r>
                          </w:p>
                          <w:p w14:paraId="076AD113" w14:textId="27E38106" w:rsidR="001C0EFF" w:rsidRDefault="001C0EFF" w:rsidP="007E47C0">
                            <w:pPr>
                              <w:rPr>
                                <w:i/>
                              </w:rPr>
                            </w:pPr>
                            <w:r>
                              <w:rPr>
                                <w:i/>
                              </w:rPr>
                              <w:t xml:space="preserve">Johan Eltes, </w:t>
                            </w:r>
                            <w:proofErr w:type="spellStart"/>
                            <w:r>
                              <w:rPr>
                                <w:i/>
                              </w:rPr>
                              <w:t>Cynergia</w:t>
                            </w:r>
                            <w:proofErr w:type="spellEnd"/>
                          </w:p>
                          <w:p w14:paraId="49412F38" w14:textId="3BC81F70" w:rsidR="001C0EFF" w:rsidRDefault="001C0EFF" w:rsidP="007E47C0">
                            <w:pPr>
                              <w:rPr>
                                <w:i/>
                              </w:rPr>
                            </w:pPr>
                            <w:r>
                              <w:rPr>
                                <w:i/>
                              </w:rPr>
                              <w:t>Håkan Rosvall, Callista</w:t>
                            </w:r>
                          </w:p>
                          <w:p w14:paraId="5DD982B8" w14:textId="2682308C" w:rsidR="001C0EFF" w:rsidRDefault="001C0EFF" w:rsidP="007E47C0">
                            <w:pPr>
                              <w:rPr>
                                <w:i/>
                              </w:rPr>
                            </w:pPr>
                            <w:r>
                              <w:rPr>
                                <w:i/>
                              </w:rPr>
                              <w:t>Christan Hilmersson, Callista</w:t>
                            </w:r>
                          </w:p>
                          <w:p w14:paraId="7A6597EC" w14:textId="28388488" w:rsidR="001C0EFF" w:rsidRDefault="001C0EFF" w:rsidP="007E47C0">
                            <w:pPr>
                              <w:rPr>
                                <w:i/>
                              </w:rPr>
                            </w:pPr>
                            <w:r>
                              <w:rPr>
                                <w:i/>
                              </w:rPr>
                              <w:t xml:space="preserve">Håkan Eriksson, </w:t>
                            </w:r>
                            <w:proofErr w:type="spellStart"/>
                            <w:r>
                              <w:rPr>
                                <w:i/>
                              </w:rPr>
                              <w:t>Carmona</w:t>
                            </w:r>
                            <w:proofErr w:type="spellEnd"/>
                            <w:r>
                              <w:rPr>
                                <w:i/>
                              </w:rPr>
                              <w:t xml:space="preserve">, </w:t>
                            </w:r>
                          </w:p>
                          <w:p w14:paraId="3DE95755" w14:textId="77777777" w:rsidR="001C0EFF" w:rsidRPr="00861A25" w:rsidRDefault="001C0EFF"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" fillcolor="#ddd">
                <v:textbox>
                  <w:txbxContent>
                    <w:p w14:paraId="4282EC2F" w14:textId="77777777" w:rsidR="001C0EFF" w:rsidRPr="004255A2" w:rsidRDefault="001C0EFF" w:rsidP="004255A2">
                      <w:r w:rsidRPr="004255A2">
                        <w:t>I arbetet har följande personer deltagit:</w:t>
                      </w:r>
                    </w:p>
                    <w:p w14:paraId="33ABAB67" w14:textId="77777777" w:rsidR="001C0EFF" w:rsidRDefault="001C0EFF" w:rsidP="007E47C0"/>
                    <w:p w14:paraId="5BDB7093" w14:textId="77777777" w:rsidR="001C0EFF" w:rsidRDefault="001C0EFF" w:rsidP="004255A2">
                      <w:r w:rsidRPr="004255A2">
                        <w:rPr>
                          <w:szCs w:val="20"/>
                        </w:rPr>
                        <w:t>Tjänstedomänansvarig</w:t>
                      </w:r>
                      <w:r w:rsidRPr="00FE3AAD">
                        <w:t>:</w:t>
                      </w:r>
                    </w:p>
                    <w:p w14:paraId="0C7A8F4C" w14:textId="77777777" w:rsidR="001C0EFF" w:rsidRPr="00FE3AAD" w:rsidRDefault="001C0EFF" w:rsidP="004255A2"/>
                    <w:p w14:paraId="54D80C8F" w14:textId="0E8183DD" w:rsidR="001C0EFF" w:rsidRDefault="001C0EFF" w:rsidP="004255A2">
                      <w:pPr>
                        <w:rPr>
                          <w:i/>
                        </w:rPr>
                      </w:pPr>
                      <w:r>
                        <w:t>Marcus Claus, Mawell</w:t>
                      </w:r>
                    </w:p>
                    <w:p w14:paraId="7F669B65" w14:textId="77777777" w:rsidR="001C0EFF" w:rsidRPr="00FE3AAD" w:rsidRDefault="001C0EFF" w:rsidP="007E47C0">
                      <w:pPr>
                        <w:rPr>
                          <w:i/>
                        </w:rPr>
                      </w:pPr>
                    </w:p>
                    <w:p w14:paraId="1E645C8B" w14:textId="2DF0D78D" w:rsidR="001C0EFF" w:rsidRDefault="001C0EFF" w:rsidP="004255A2">
                      <w:r w:rsidRPr="009B4414">
                        <w:t>Projektgrupp</w:t>
                      </w:r>
                      <w:r>
                        <w:t xml:space="preserve"> 2013-11-01 </w:t>
                      </w:r>
                      <w:proofErr w:type="gramStart"/>
                      <w:r>
                        <w:t>- :</w:t>
                      </w:r>
                      <w:proofErr w:type="gramEnd"/>
                    </w:p>
                    <w:p w14:paraId="0B3EF4E0" w14:textId="77777777" w:rsidR="001C0EFF" w:rsidRPr="009B4414" w:rsidRDefault="001C0EFF" w:rsidP="004255A2"/>
                    <w:p w14:paraId="3374E711" w14:textId="64BD5F31" w:rsidR="001C0EFF" w:rsidRDefault="001C0EFF" w:rsidP="007E47C0">
                      <w:pPr>
                        <w:rPr>
                          <w:i/>
                        </w:rPr>
                      </w:pPr>
                      <w:r>
                        <w:rPr>
                          <w:i/>
                        </w:rPr>
                        <w:t>Björn Genfors, Mawell, informatiker</w:t>
                      </w:r>
                    </w:p>
                    <w:p w14:paraId="7F4B50F8" w14:textId="076E2971" w:rsidR="001C0EFF" w:rsidRDefault="001C0EFF" w:rsidP="007E47C0">
                      <w:pPr>
                        <w:rPr>
                          <w:i/>
                        </w:rPr>
                      </w:pPr>
                      <w:r>
                        <w:rPr>
                          <w:i/>
                        </w:rPr>
                        <w:t>Khaled Daham, Callista</w:t>
                      </w:r>
                    </w:p>
                    <w:p w14:paraId="076AD113" w14:textId="27E38106" w:rsidR="001C0EFF" w:rsidRDefault="001C0EFF" w:rsidP="007E47C0">
                      <w:pPr>
                        <w:rPr>
                          <w:i/>
                        </w:rPr>
                      </w:pPr>
                      <w:r>
                        <w:rPr>
                          <w:i/>
                        </w:rPr>
                        <w:t xml:space="preserve">Johan Eltes, </w:t>
                      </w:r>
                      <w:proofErr w:type="spellStart"/>
                      <w:r>
                        <w:rPr>
                          <w:i/>
                        </w:rPr>
                        <w:t>Cynergia</w:t>
                      </w:r>
                      <w:proofErr w:type="spellEnd"/>
                    </w:p>
                    <w:p w14:paraId="49412F38" w14:textId="3BC81F70" w:rsidR="001C0EFF" w:rsidRDefault="001C0EFF" w:rsidP="007E47C0">
                      <w:pPr>
                        <w:rPr>
                          <w:i/>
                        </w:rPr>
                      </w:pPr>
                      <w:r>
                        <w:rPr>
                          <w:i/>
                        </w:rPr>
                        <w:t>Håkan Rosvall, Callista</w:t>
                      </w:r>
                    </w:p>
                    <w:p w14:paraId="5DD982B8" w14:textId="2682308C" w:rsidR="001C0EFF" w:rsidRDefault="001C0EFF" w:rsidP="007E47C0">
                      <w:pPr>
                        <w:rPr>
                          <w:i/>
                        </w:rPr>
                      </w:pPr>
                      <w:r>
                        <w:rPr>
                          <w:i/>
                        </w:rPr>
                        <w:t>Christan Hilmersson, Callista</w:t>
                      </w:r>
                    </w:p>
                    <w:p w14:paraId="7A6597EC" w14:textId="28388488" w:rsidR="001C0EFF" w:rsidRDefault="001C0EFF" w:rsidP="007E47C0">
                      <w:pPr>
                        <w:rPr>
                          <w:i/>
                        </w:rPr>
                      </w:pPr>
                      <w:r>
                        <w:rPr>
                          <w:i/>
                        </w:rPr>
                        <w:t xml:space="preserve">Håkan Eriksson, </w:t>
                      </w:r>
                      <w:proofErr w:type="spellStart"/>
                      <w:r>
                        <w:rPr>
                          <w:i/>
                        </w:rPr>
                        <w:t>Carmona</w:t>
                      </w:r>
                      <w:proofErr w:type="spellEnd"/>
                      <w:r>
                        <w:rPr>
                          <w:i/>
                        </w:rPr>
                        <w:t xml:space="preserve">, </w:t>
                      </w:r>
                    </w:p>
                    <w:p w14:paraId="3DE95755" w14:textId="77777777" w:rsidR="001C0EFF" w:rsidRPr="00861A25" w:rsidRDefault="001C0EFF"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Rubrik1"/>
      </w:pPr>
      <w:bookmarkStart w:id="403" w:name="_Toc198086678"/>
      <w:bookmarkStart w:id="404" w:name="_Toc224960918"/>
      <w:bookmarkStart w:id="405" w:name="_Toc357754844"/>
      <w:bookmarkStart w:id="406" w:name="_Toc379809717"/>
      <w:bookmarkStart w:id="407" w:name="_Toc163300578"/>
      <w:bookmarkStart w:id="408" w:name="_Toc163300880"/>
      <w:bookmarkStart w:id="409" w:name="_Toc198366954"/>
      <w:r>
        <w:lastRenderedPageBreak/>
        <w:t>Versionsinformation</w:t>
      </w:r>
      <w:bookmarkEnd w:id="403"/>
      <w:bookmarkEnd w:id="404"/>
      <w:bookmarkEnd w:id="405"/>
      <w:bookmarkEnd w:id="406"/>
    </w:p>
    <w:p w14:paraId="6810B110" w14:textId="58575EF5" w:rsidR="007E47C0" w:rsidRDefault="007E47C0" w:rsidP="007E47C0">
      <w:r>
        <w:t xml:space="preserve">Denna revision av tjänstekontraktsbeskrivningen handlar om version </w:t>
      </w:r>
      <w:fldSimple w:instr=" DOCPROPERTY  &quot;Version_1&quot; \* MERGEFORMAT ">
        <w:r w:rsidRPr="00557C65">
          <w:rPr>
            <w:b/>
            <w:color w:val="76923C" w:themeColor="accent3" w:themeShade="BF"/>
          </w:rPr>
          <w:t>1</w:t>
        </w:r>
      </w:fldSimple>
      <w:r>
        <w:t>.</w:t>
      </w:r>
      <w:fldSimple w:instr=" DOCPROPERTY &quot;Version_2&quot; \* MERGEFORMAT ">
        <w:r w:rsidRPr="00557C65">
          <w:rPr>
            <w:b/>
            <w:color w:val="76923C" w:themeColor="accent3" w:themeShade="BF"/>
          </w:rPr>
          <w:t>0</w:t>
        </w:r>
      </w:fldSimple>
      <w:r>
        <w:t>.</w:t>
      </w:r>
      <w:fldSimple w:instr=" DOCPROPERTY &quot;Version_3&quot; \* MERGEFORMAT ">
        <w:r w:rsidRPr="00557C65">
          <w:rPr>
            <w:b/>
            <w:color w:val="76923C" w:themeColor="accent3" w:themeShade="BF"/>
          </w:rPr>
          <w:t>0</w:t>
        </w:r>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77777777" w:rsidR="007E47C0" w:rsidRDefault="007E47C0" w:rsidP="007E47C0">
      <w:pPr>
        <w:pStyle w:val="Rubrik2"/>
      </w:pPr>
      <w:bookmarkStart w:id="410" w:name="_Toc357754845"/>
      <w:bookmarkStart w:id="411" w:name="_Toc379809718"/>
      <w:bookmarkStart w:id="412" w:name="_Toc163300882"/>
      <w:r>
        <w:t xml:space="preserve">Version </w:t>
      </w:r>
      <w:fldSimple w:instr=" DOCPROPERTY  &quot;Version_1&quot; \* MERGEFORMAT ">
        <w:r w:rsidRPr="00557C65">
          <w:rPr>
            <w:b/>
            <w:color w:val="76923C" w:themeColor="accent3" w:themeShade="BF"/>
          </w:rPr>
          <w:t>1</w:t>
        </w:r>
      </w:fldSimple>
      <w:r>
        <w:t>.</w:t>
      </w:r>
      <w:fldSimple w:instr=" DOCPROPERTY &quot;Version_2&quot; \* MERGEFORMAT ">
        <w:r w:rsidRPr="00557C65">
          <w:rPr>
            <w:b/>
            <w:color w:val="76923C" w:themeColor="accent3" w:themeShade="BF"/>
          </w:rPr>
          <w:t>0</w:t>
        </w:r>
      </w:fldSimple>
      <w:r>
        <w:t>.</w:t>
      </w:r>
      <w:fldSimple w:instr=" DOCPROPERTY &quot;Version_3&quot; \* MERGEFORMAT ">
        <w:r w:rsidRPr="00557C65">
          <w:rPr>
            <w:b/>
            <w:color w:val="76923C" w:themeColor="accent3" w:themeShade="BF"/>
          </w:rPr>
          <w:t>0</w:t>
        </w:r>
      </w:fldSimple>
      <w:r>
        <w:t>.</w:t>
      </w:r>
      <w:bookmarkEnd w:id="410"/>
      <w:bookmarkEnd w:id="411"/>
    </w:p>
    <w:p w14:paraId="4C91F4A8" w14:textId="77777777" w:rsidR="007E47C0" w:rsidRPr="00A568B0" w:rsidRDefault="007E47C0" w:rsidP="007E47C0">
      <w:pPr>
        <w:pStyle w:val="Rubrik3"/>
      </w:pPr>
      <w:bookmarkStart w:id="413" w:name="_Toc379809719"/>
      <w:r w:rsidRPr="00A568B0">
        <w:t>Oförändrade tjänstekontrakt</w:t>
      </w:r>
      <w:bookmarkEnd w:id="413"/>
    </w:p>
    <w:p w14:paraId="4FC21443" w14:textId="0CCEC97E" w:rsidR="00A568B0" w:rsidRPr="00A568B0" w:rsidRDefault="00A568B0" w:rsidP="00A568B0">
      <w:r w:rsidRPr="00A568B0">
        <w:t>Detta är första dokum</w:t>
      </w:r>
      <w:bookmarkStart w:id="414" w:name="_GoBack"/>
      <w:bookmarkEnd w:id="414"/>
      <w:r w:rsidRPr="00A568B0">
        <w:t>entversionen, inga kontrakt fanns innan.</w:t>
      </w:r>
    </w:p>
    <w:p w14:paraId="35D11CE1" w14:textId="77777777" w:rsidR="00A568B0" w:rsidRPr="00A568B0" w:rsidRDefault="00A568B0" w:rsidP="00A568B0"/>
    <w:p w14:paraId="4009D7B0" w14:textId="77777777" w:rsidR="007E47C0" w:rsidRPr="00A568B0" w:rsidRDefault="007E47C0" w:rsidP="007E47C0">
      <w:pPr>
        <w:pStyle w:val="Rubrik3"/>
      </w:pPr>
      <w:bookmarkStart w:id="415" w:name="_Toc379809720"/>
      <w:r w:rsidRPr="00A568B0">
        <w:t>Nya tjänstekontrakt</w:t>
      </w:r>
      <w:bookmarkEnd w:id="415"/>
    </w:p>
    <w:p w14:paraId="54A45A65" w14:textId="77777777" w:rsidR="007E47C0" w:rsidRPr="00A568B0" w:rsidRDefault="007E47C0" w:rsidP="007E47C0">
      <w:r w:rsidRPr="00A568B0">
        <w:t>Följande nya tjänstekontrakt finns från och med denna version:</w:t>
      </w:r>
    </w:p>
    <w:p w14:paraId="402CBE44" w14:textId="2BFE153F" w:rsidR="007E47C0" w:rsidRPr="00A568B0" w:rsidRDefault="007E47C0" w:rsidP="007E47C0">
      <w:pPr>
        <w:numPr>
          <w:ilvl w:val="0"/>
          <w:numId w:val="27"/>
        </w:numPr>
      </w:pPr>
      <w:proofErr w:type="spellStart"/>
      <w:r w:rsidRPr="00A568B0">
        <w:t>Get</w:t>
      </w:r>
      <w:r w:rsidR="00E52620" w:rsidRPr="00A568B0">
        <w:t>RheumaticArthritisData</w:t>
      </w:r>
      <w:proofErr w:type="spellEnd"/>
      <w:r w:rsidRPr="00A568B0">
        <w:t>, version 1.0</w:t>
      </w:r>
    </w:p>
    <w:p w14:paraId="0F8C0DEC" w14:textId="77777777" w:rsidR="00E131FD" w:rsidRPr="00A568B0" w:rsidRDefault="00E131FD" w:rsidP="00E131FD"/>
    <w:p w14:paraId="2B01D46B" w14:textId="5260F999" w:rsidR="007E47C0" w:rsidRPr="00A568B0" w:rsidRDefault="007E47C0" w:rsidP="007E47C0">
      <w:pPr>
        <w:pStyle w:val="Rubrik3"/>
      </w:pPr>
      <w:bookmarkStart w:id="416" w:name="_Toc379809721"/>
      <w:r w:rsidRPr="00A568B0">
        <w:t>Förändrade tjänstekontrakt</w:t>
      </w:r>
      <w:bookmarkEnd w:id="416"/>
    </w:p>
    <w:p w14:paraId="324DB3C3" w14:textId="58D273DD" w:rsidR="00A568B0" w:rsidRPr="00A568B0" w:rsidRDefault="00A568B0" w:rsidP="00A568B0">
      <w:r w:rsidRPr="00A568B0">
        <w:t>Inga tjänstekontrakt är förändrade.</w:t>
      </w:r>
    </w:p>
    <w:p w14:paraId="003EC8D1" w14:textId="77777777" w:rsidR="007E47C0" w:rsidRPr="00A568B0" w:rsidRDefault="007E47C0" w:rsidP="007E47C0"/>
    <w:p w14:paraId="03AAB965" w14:textId="77777777" w:rsidR="007E47C0" w:rsidRPr="00A568B0" w:rsidRDefault="007E47C0" w:rsidP="007E47C0">
      <w:pPr>
        <w:pStyle w:val="Rubrik3"/>
      </w:pPr>
      <w:bookmarkStart w:id="417" w:name="_Toc379809722"/>
      <w:r w:rsidRPr="00A568B0">
        <w:t>Utgångna tjänstekontrakt</w:t>
      </w:r>
      <w:bookmarkEnd w:id="417"/>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Rubrik2"/>
      </w:pPr>
      <w:bookmarkStart w:id="418" w:name="_Toc357754846"/>
      <w:bookmarkStart w:id="419" w:name="_Toc379809723"/>
      <w:r w:rsidRPr="00A568B0">
        <w:t>Version tidigare</w:t>
      </w:r>
      <w:bookmarkEnd w:id="418"/>
      <w:bookmarkEnd w:id="419"/>
    </w:p>
    <w:p w14:paraId="177A64ED" w14:textId="75D8AFFF" w:rsidR="007E47C0" w:rsidRPr="00A568B0" w:rsidRDefault="00A568B0" w:rsidP="007E47C0">
      <w:r>
        <w:t>Inga tidigare versioner av dokumentet.</w:t>
      </w:r>
    </w:p>
    <w:p w14:paraId="4D7E989C" w14:textId="77777777" w:rsidR="007E47C0" w:rsidRPr="00C63695" w:rsidRDefault="007E47C0" w:rsidP="003F45DF">
      <w:pPr>
        <w:pStyle w:val="Brdtext"/>
      </w:pPr>
    </w:p>
    <w:p w14:paraId="26710A0D" w14:textId="77777777" w:rsidR="003164EA" w:rsidRPr="001D07CD" w:rsidRDefault="003164EA">
      <w:pPr>
        <w:spacing w:line="240" w:lineRule="auto"/>
        <w:rPr>
          <w:rFonts w:eastAsia="Times New Roman"/>
          <w:bCs/>
          <w:sz w:val="30"/>
          <w:szCs w:val="28"/>
        </w:rPr>
      </w:pPr>
      <w:bookmarkStart w:id="420" w:name="_Toc357754847"/>
      <w:bookmarkEnd w:id="412"/>
      <w:r>
        <w:br w:type="page"/>
      </w:r>
    </w:p>
    <w:p w14:paraId="0CB18193" w14:textId="1E8D1BD2" w:rsidR="007E47C0" w:rsidRDefault="007E47C0" w:rsidP="007E47C0">
      <w:pPr>
        <w:pStyle w:val="Rubrik1"/>
      </w:pPr>
      <w:bookmarkStart w:id="421" w:name="_Toc379809724"/>
      <w:r>
        <w:lastRenderedPageBreak/>
        <w:t>Tjänstedomänens arkitektur</w:t>
      </w:r>
      <w:bookmarkEnd w:id="420"/>
      <w:bookmarkEnd w:id="421"/>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26626C89" w14:textId="4E5B35BA" w:rsidR="002B336D" w:rsidRPr="0096471C" w:rsidRDefault="002B336D" w:rsidP="007E47C0">
      <w:r w:rsidRPr="002B336D">
        <w:t xml:space="preserve">Tjänsterna för tillståndsbeskrivning erbjuder sökning av information i vård- och omsorgsgivarnas system för patientadministration och vårddokumentation. Utgångspunkten är i första hand patientens behov av direktåtkomst till </w:t>
      </w:r>
      <w:del w:id="422" w:author="Björn Genfors" w:date="2014-02-12T10:00:00Z">
        <w:r w:rsidRPr="002B336D" w:rsidDel="00B9706D">
          <w:delText xml:space="preserve">en </w:delText>
        </w:r>
      </w:del>
      <w:r>
        <w:t>sin</w:t>
      </w:r>
      <w:r w:rsidRPr="002B336D">
        <w:t xml:space="preserve"> vård- och omsorgshistorik </w:t>
      </w:r>
      <w:r>
        <w:t xml:space="preserve">inom reumatismområdet </w:t>
      </w:r>
      <w:r w:rsidRPr="002B336D">
        <w:t xml:space="preserve">sett ur ett nationellt eller ett regionalt perspektiv. </w:t>
      </w:r>
      <w:r>
        <w:t>S</w:t>
      </w:r>
      <w:r w:rsidRPr="002B336D">
        <w:t xml:space="preserve">yftet </w:t>
      </w:r>
      <w:r>
        <w:t xml:space="preserve">är </w:t>
      </w:r>
      <w:r w:rsidRPr="002B336D">
        <w:t xml:space="preserve">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Rubrik2"/>
      </w:pPr>
      <w:bookmarkStart w:id="423" w:name="_Toc357754848"/>
      <w:bookmarkStart w:id="424" w:name="_Toc379809725"/>
      <w:r>
        <w:t>Flöden</w:t>
      </w:r>
      <w:bookmarkEnd w:id="423"/>
      <w:bookmarkEnd w:id="424"/>
    </w:p>
    <w:p w14:paraId="706E99D0" w14:textId="74443019" w:rsidR="007E47C0" w:rsidRPr="00F83269" w:rsidRDefault="007A2D45" w:rsidP="007E47C0">
      <w:pPr>
        <w:pStyle w:val="Rubrik3"/>
      </w:pPr>
      <w:bookmarkStart w:id="425" w:name="_Toc379809726"/>
      <w:r>
        <w:t>Reumatismdata</w:t>
      </w:r>
      <w:bookmarkEnd w:id="425"/>
    </w:p>
    <w:p w14:paraId="5A2183FD" w14:textId="1CFF0F60" w:rsidR="003164EA" w:rsidRDefault="00F83269" w:rsidP="007E47C0">
      <w:pPr>
        <w:rPr>
          <w:ins w:id="426" w:author="Björn Genfors" w:date="2014-02-06T11:03:00Z"/>
        </w:rPr>
      </w:pPr>
      <w:r w:rsidRPr="00F83269">
        <w:t xml:space="preserve">Nedanstående diagram visar hur flödet ser ut när information ur kontraktet </w:t>
      </w:r>
      <w:proofErr w:type="spellStart"/>
      <w:r w:rsidRPr="00F83269">
        <w:t>GetRheumaticArthritisData</w:t>
      </w:r>
      <w:proofErr w:type="spellEnd"/>
      <w:r w:rsidRPr="00F83269">
        <w:t xml:space="preserve"> hanteras.</w:t>
      </w:r>
    </w:p>
    <w:p w14:paraId="4814764C" w14:textId="77777777" w:rsidR="00D255AB" w:rsidRDefault="00D255AB" w:rsidP="007E47C0"/>
    <w:p w14:paraId="70100B7D" w14:textId="088ED0BE" w:rsidR="00D5124B" w:rsidRPr="001C0EFF" w:rsidDel="001C0EFF" w:rsidRDefault="00D5124B">
      <w:pPr>
        <w:rPr>
          <w:del w:id="427" w:author="Marcus Claus" w:date="2014-02-12T13:16:00Z"/>
          <w:strike/>
          <w:rPrChange w:id="428" w:author="Marcus Claus" w:date="2014-02-12T13:10:00Z">
            <w:rPr>
              <w:del w:id="429" w:author="Marcus Claus" w:date="2014-02-12T13:16:00Z"/>
            </w:rPr>
          </w:rPrChange>
        </w:rPr>
      </w:pPr>
      <w:ins w:id="430" w:author="Björn Genfors" w:date="2014-02-06T09:57:00Z">
        <w:del w:id="431" w:author="Marcus Claus" w:date="2014-02-12T13:16:00Z">
          <w:r w:rsidRPr="001C0EFF" w:rsidDel="001C0EFF">
            <w:rPr>
              <w:strike/>
              <w:rPrChange w:id="432" w:author="Marcus Claus" w:date="2014-02-12T13:10:00Z">
                <w:rPr/>
              </w:rPrChange>
            </w:rPr>
            <w:lastRenderedPageBreak/>
            <w:delText xml:space="preserve">De streckade figurerna i </w:delText>
          </w:r>
        </w:del>
      </w:ins>
      <w:ins w:id="433" w:author="Björn Genfors" w:date="2014-02-06T11:03:00Z">
        <w:del w:id="434" w:author="Marcus Claus" w:date="2014-02-12T13:16:00Z">
          <w:r w:rsidR="00C45E76" w:rsidRPr="001C0EFF" w:rsidDel="001C0EFF">
            <w:rPr>
              <w:strike/>
              <w:rPrChange w:id="435" w:author="Marcus Claus" w:date="2014-02-12T13:10:00Z">
                <w:rPr/>
              </w:rPrChange>
            </w:rPr>
            <w:delText>arbetsflödes</w:delText>
          </w:r>
        </w:del>
      </w:ins>
      <w:ins w:id="436" w:author="Björn Genfors" w:date="2014-02-06T09:57:00Z">
        <w:del w:id="437" w:author="Marcus Claus" w:date="2014-02-12T13:16:00Z">
          <w:r w:rsidRPr="001C0EFF" w:rsidDel="001C0EFF">
            <w:rPr>
              <w:strike/>
              <w:rPrChange w:id="438" w:author="Marcus Claus" w:date="2014-02-12T13:10:00Z">
                <w:rPr/>
              </w:rPrChange>
            </w:rPr>
            <w:delText xml:space="preserve">diagrammen </w:delText>
          </w:r>
        </w:del>
      </w:ins>
      <w:ins w:id="439" w:author="Björn Genfors" w:date="2014-02-06T11:04:00Z">
        <w:del w:id="440" w:author="Marcus Claus" w:date="2014-02-12T13:16:00Z">
          <w:r w:rsidR="00C45E76" w:rsidRPr="001C0EFF" w:rsidDel="001C0EFF">
            <w:rPr>
              <w:strike/>
              <w:rPrChange w:id="441" w:author="Marcus Claus" w:date="2014-02-12T13:10:00Z">
                <w:rPr/>
              </w:rPrChange>
            </w:rPr>
            <w:delText xml:space="preserve">nedan </w:delText>
          </w:r>
        </w:del>
      </w:ins>
      <w:ins w:id="442" w:author="Björn Genfors" w:date="2014-02-06T09:57:00Z">
        <w:del w:id="443" w:author="Marcus Claus" w:date="2014-02-12T13:16:00Z">
          <w:r w:rsidRPr="001C0EFF" w:rsidDel="001C0EFF">
            <w:rPr>
              <w:strike/>
              <w:rPrChange w:id="444" w:author="Marcus Claus" w:date="2014-02-12T13:10:00Z">
                <w:rPr/>
              </w:rPrChange>
            </w:rPr>
            <w:delText>visar en tjä</w:delText>
          </w:r>
          <w:r w:rsidR="00574BD4" w:rsidRPr="001C0EFF" w:rsidDel="001C0EFF">
            <w:rPr>
              <w:strike/>
              <w:rPrChange w:id="445" w:author="Marcus Claus" w:date="2014-02-12T13:10:00Z">
                <w:rPr/>
              </w:rPrChange>
            </w:rPr>
            <w:delText>nst som ännu inte är framtagen</w:delText>
          </w:r>
        </w:del>
      </w:ins>
      <w:ins w:id="446" w:author="Björn Genfors" w:date="2014-02-06T16:11:00Z">
        <w:del w:id="447" w:author="Marcus Claus" w:date="2014-02-12T13:16:00Z">
          <w:r w:rsidR="00574BD4" w:rsidRPr="001C0EFF" w:rsidDel="001C0EFF">
            <w:rPr>
              <w:strike/>
              <w:rPrChange w:id="448" w:author="Marcus Claus" w:date="2014-02-12T13:10:00Z">
                <w:rPr/>
              </w:rPrChange>
            </w:rPr>
            <w:delText xml:space="preserve"> </w:delText>
          </w:r>
        </w:del>
      </w:ins>
      <w:ins w:id="449" w:author="Björn Genfors" w:date="2014-02-06T11:04:00Z">
        <w:del w:id="450" w:author="Marcus Claus" w:date="2014-02-12T13:16:00Z">
          <w:r w:rsidR="00B31C37" w:rsidRPr="001C0EFF" w:rsidDel="001C0EFF">
            <w:rPr>
              <w:strike/>
              <w:rPrChange w:id="451" w:author="Marcus Claus" w:date="2014-02-12T13:10:00Z">
                <w:rPr/>
              </w:rPrChange>
            </w:rPr>
            <w:delText xml:space="preserve">och </w:delText>
          </w:r>
        </w:del>
      </w:ins>
      <w:ins w:id="452" w:author="Björn Genfors" w:date="2014-02-06T11:06:00Z">
        <w:del w:id="453" w:author="Marcus Claus" w:date="2014-02-12T13:16:00Z">
          <w:r w:rsidR="005D1533" w:rsidRPr="001C0EFF" w:rsidDel="001C0EFF">
            <w:rPr>
              <w:strike/>
              <w:rPrChange w:id="454" w:author="Marcus Claus" w:date="2014-02-12T13:10:00Z">
                <w:rPr/>
              </w:rPrChange>
            </w:rPr>
            <w:delText xml:space="preserve">av denna beroende </w:delText>
          </w:r>
        </w:del>
      </w:ins>
      <w:ins w:id="455" w:author="Björn Genfors" w:date="2014-02-06T11:04:00Z">
        <w:del w:id="456" w:author="Marcus Claus" w:date="2014-02-12T13:16:00Z">
          <w:r w:rsidR="00CD3D93" w:rsidRPr="001C0EFF" w:rsidDel="001C0EFF">
            <w:rPr>
              <w:strike/>
              <w:rPrChange w:id="457" w:author="Marcus Claus" w:date="2014-02-12T13:10:00Z">
                <w:rPr/>
              </w:rPrChange>
            </w:rPr>
            <w:delText>arbetssteg</w:delText>
          </w:r>
        </w:del>
      </w:ins>
      <w:ins w:id="458" w:author="Björn Genfors" w:date="2014-02-06T16:06:00Z">
        <w:del w:id="459" w:author="Marcus Claus" w:date="2014-02-12T13:16:00Z">
          <w:r w:rsidR="00CD3D93" w:rsidRPr="001C0EFF" w:rsidDel="001C0EFF">
            <w:rPr>
              <w:strike/>
              <w:rPrChange w:id="460" w:author="Marcus Claus" w:date="2014-02-12T13:10:00Z">
                <w:rPr/>
              </w:rPrChange>
            </w:rPr>
            <w:delText>, och är</w:delText>
          </w:r>
        </w:del>
      </w:ins>
      <w:ins w:id="461" w:author="Björn Genfors" w:date="2014-02-06T15:50:00Z">
        <w:del w:id="462" w:author="Marcus Claus" w:date="2014-02-12T13:16:00Z">
          <w:r w:rsidR="005D397E" w:rsidRPr="001C0EFF" w:rsidDel="001C0EFF">
            <w:rPr>
              <w:strike/>
              <w:rPrChange w:id="463" w:author="Marcus Claus" w:date="2014-02-12T13:10:00Z">
                <w:rPr/>
              </w:rPrChange>
            </w:rPr>
            <w:delText xml:space="preserve"> </w:delText>
          </w:r>
        </w:del>
      </w:ins>
      <w:ins w:id="464" w:author="Björn Genfors" w:date="2014-02-06T16:11:00Z">
        <w:del w:id="465" w:author="Marcus Claus" w:date="2014-02-12T13:16:00Z">
          <w:r w:rsidR="00574BD4" w:rsidRPr="001C0EFF" w:rsidDel="001C0EFF">
            <w:rPr>
              <w:strike/>
              <w:rPrChange w:id="466" w:author="Marcus Claus" w:date="2014-02-12T13:10:00Z">
                <w:rPr/>
              </w:rPrChange>
            </w:rPr>
            <w:delText xml:space="preserve">därför </w:delText>
          </w:r>
        </w:del>
      </w:ins>
      <w:ins w:id="467" w:author="Björn Genfors" w:date="2014-02-06T16:06:00Z">
        <w:del w:id="468" w:author="Marcus Claus" w:date="2014-02-12T13:16:00Z">
          <w:r w:rsidR="00CD3D93" w:rsidRPr="001C0EFF" w:rsidDel="001C0EFF">
            <w:rPr>
              <w:strike/>
              <w:rPrChange w:id="469" w:author="Marcus Claus" w:date="2014-02-12T13:10:00Z">
                <w:rPr/>
              </w:rPrChange>
            </w:rPr>
            <w:delText>i</w:delText>
          </w:r>
        </w:del>
      </w:ins>
      <w:ins w:id="470" w:author="Björn Genfors" w:date="2014-02-06T11:05:00Z">
        <w:del w:id="471" w:author="Marcus Claus" w:date="2014-02-12T13:16:00Z">
          <w:r w:rsidR="00B31C37" w:rsidRPr="001C0EFF" w:rsidDel="001C0EFF">
            <w:rPr>
              <w:strike/>
              <w:rPrChange w:id="472" w:author="Marcus Claus" w:date="2014-02-12T13:10:00Z">
                <w:rPr/>
              </w:rPrChange>
            </w:rPr>
            <w:delText xml:space="preserve"> </w:delText>
          </w:r>
        </w:del>
      </w:ins>
      <w:ins w:id="473" w:author="Björn Genfors" w:date="2014-02-06T09:57:00Z">
        <w:del w:id="474" w:author="Marcus Claus" w:date="2014-02-12T13:16:00Z">
          <w:r w:rsidRPr="001C0EFF" w:rsidDel="001C0EFF">
            <w:rPr>
              <w:strike/>
              <w:rPrChange w:id="475" w:author="Marcus Claus" w:date="2014-02-12T13:10:00Z">
                <w:rPr/>
              </w:rPrChange>
            </w:rPr>
            <w:delText>dagsläget inte aktuell</w:delText>
          </w:r>
        </w:del>
      </w:ins>
      <w:ins w:id="476" w:author="Björn Genfors" w:date="2014-02-06T11:05:00Z">
        <w:del w:id="477" w:author="Marcus Claus" w:date="2014-02-12T13:16:00Z">
          <w:r w:rsidR="00B31C37" w:rsidRPr="001C0EFF" w:rsidDel="001C0EFF">
            <w:rPr>
              <w:strike/>
              <w:rPrChange w:id="478" w:author="Marcus Claus" w:date="2014-02-12T13:10:00Z">
                <w:rPr/>
              </w:rPrChange>
            </w:rPr>
            <w:delText>a</w:delText>
          </w:r>
        </w:del>
      </w:ins>
      <w:ins w:id="479" w:author="Björn Genfors" w:date="2014-02-06T16:06:00Z">
        <w:del w:id="480" w:author="Marcus Claus" w:date="2014-02-12T13:16:00Z">
          <w:r w:rsidR="00CD3D93" w:rsidRPr="001C0EFF" w:rsidDel="001C0EFF">
            <w:rPr>
              <w:strike/>
              <w:rPrChange w:id="481" w:author="Marcus Claus" w:date="2014-02-12T13:10:00Z">
                <w:rPr/>
              </w:rPrChange>
            </w:rPr>
            <w:delText>.</w:delText>
          </w:r>
        </w:del>
      </w:ins>
      <w:ins w:id="482" w:author="Björn Genfors" w:date="2014-02-06T09:57:00Z">
        <w:del w:id="483" w:author="Marcus Claus" w:date="2014-02-12T13:16:00Z">
          <w:r w:rsidRPr="001C0EFF" w:rsidDel="001C0EFF">
            <w:rPr>
              <w:strike/>
              <w:rPrChange w:id="484" w:author="Marcus Claus" w:date="2014-02-12T13:10:00Z">
                <w:rPr/>
              </w:rPrChange>
            </w:rPr>
            <w:delText xml:space="preserve"> </w:delText>
          </w:r>
        </w:del>
      </w:ins>
      <w:ins w:id="485" w:author="Björn Genfors" w:date="2014-02-06T16:08:00Z">
        <w:del w:id="486" w:author="Marcus Claus" w:date="2014-02-12T13:16:00Z">
          <w:r w:rsidR="00CD3D93" w:rsidRPr="001C0EFF" w:rsidDel="001C0EFF">
            <w:rPr>
              <w:strike/>
              <w:rPrChange w:id="487" w:author="Marcus Claus" w:date="2014-02-12T13:10:00Z">
                <w:rPr/>
              </w:rPrChange>
            </w:rPr>
            <w:delText xml:space="preserve">De speglar dock ett behov som finns, nämligen att få information om vilka källsystem/producenter som </w:delText>
          </w:r>
        </w:del>
      </w:ins>
      <w:ins w:id="488" w:author="Björn Genfors" w:date="2014-02-06T16:09:00Z">
        <w:del w:id="489" w:author="Marcus Claus" w:date="2014-02-12T13:16:00Z">
          <w:r w:rsidR="00574BD4" w:rsidRPr="001C0EFF" w:rsidDel="001C0EFF">
            <w:rPr>
              <w:strike/>
              <w:rPrChange w:id="490" w:author="Marcus Claus" w:date="2014-02-12T13:10:00Z">
                <w:rPr/>
              </w:rPrChange>
            </w:rPr>
            <w:delText>informationsmängden man begär härrör ifrån</w:delText>
          </w:r>
        </w:del>
      </w:ins>
      <w:ins w:id="491" w:author="Björn Genfors" w:date="2014-02-06T16:11:00Z">
        <w:del w:id="492" w:author="Marcus Claus" w:date="2014-02-12T13:16:00Z">
          <w:r w:rsidR="00574BD4" w:rsidRPr="001C0EFF" w:rsidDel="001C0EFF">
            <w:rPr>
              <w:strike/>
              <w:rPrChange w:id="493" w:author="Marcus Claus" w:date="2014-02-12T13:10:00Z">
                <w:rPr/>
              </w:rPrChange>
            </w:rPr>
            <w:delText>,</w:delText>
          </w:r>
        </w:del>
      </w:ins>
      <w:ins w:id="494" w:author="Björn Genfors" w:date="2014-02-06T16:10:00Z">
        <w:del w:id="495" w:author="Marcus Claus" w:date="2014-02-12T13:16:00Z">
          <w:r w:rsidR="00574BD4" w:rsidRPr="001C0EFF" w:rsidDel="001C0EFF">
            <w:rPr>
              <w:strike/>
              <w:rPrChange w:id="496" w:author="Marcus Claus" w:date="2014-02-12T13:10:00Z">
                <w:rPr/>
              </w:rPrChange>
            </w:rPr>
            <w:delText xml:space="preserve"> </w:delText>
          </w:r>
        </w:del>
      </w:ins>
      <w:ins w:id="497" w:author="Björn Genfors" w:date="2014-02-06T16:11:00Z">
        <w:del w:id="498" w:author="Marcus Claus" w:date="2014-02-12T13:16:00Z">
          <w:r w:rsidR="00574BD4" w:rsidRPr="001C0EFF" w:rsidDel="001C0EFF">
            <w:rPr>
              <w:strike/>
              <w:rPrChange w:id="499" w:author="Marcus Claus" w:date="2014-02-12T13:10:00Z">
                <w:rPr/>
              </w:rPrChange>
            </w:rPr>
            <w:delText>d</w:delText>
          </w:r>
        </w:del>
      </w:ins>
      <w:ins w:id="500" w:author="Björn Genfors" w:date="2014-02-06T16:10:00Z">
        <w:del w:id="501" w:author="Marcus Claus" w:date="2014-02-12T13:16:00Z">
          <w:r w:rsidR="00574BD4" w:rsidRPr="001C0EFF" w:rsidDel="001C0EFF">
            <w:rPr>
              <w:strike/>
              <w:rPrChange w:id="502" w:author="Marcus Claus" w:date="2014-02-12T13:10:00Z">
                <w:rPr/>
              </w:rPrChange>
            </w:rPr>
            <w:delText>etta för att kunna bedöma den begärda informationens relevans/täckningsgrad</w:delText>
          </w:r>
        </w:del>
      </w:ins>
      <w:ins w:id="503" w:author="Björn Genfors" w:date="2014-02-06T16:11:00Z">
        <w:del w:id="504" w:author="Marcus Claus" w:date="2014-02-12T13:16:00Z">
          <w:r w:rsidR="00574BD4" w:rsidRPr="001C0EFF" w:rsidDel="001C0EFF">
            <w:rPr>
              <w:strike/>
              <w:rPrChange w:id="505" w:author="Marcus Claus" w:date="2014-02-12T13:10:00Z">
                <w:rPr/>
              </w:rPrChange>
            </w:rPr>
            <w:delText>.</w:delText>
          </w:r>
        </w:del>
      </w:ins>
    </w:p>
    <w:p w14:paraId="1B8B8629" w14:textId="77777777" w:rsidR="007E47C0" w:rsidRDefault="007E47C0" w:rsidP="007E47C0">
      <w:pPr>
        <w:pStyle w:val="Rubrik4"/>
      </w:pPr>
      <w:r>
        <w:t>Arbetsflöde</w:t>
      </w:r>
    </w:p>
    <w:p w14:paraId="2E1B6BFF" w14:textId="2CEA9BD4" w:rsidR="001C0EFF" w:rsidRDefault="001C0EFF" w:rsidP="00F83269">
      <w:pPr>
        <w:rPr>
          <w:ins w:id="506" w:author="Marcus Claus" w:date="2014-02-12T13:18:00Z"/>
          <w:b/>
          <w:color w:val="4F81BD" w:themeColor="accent1"/>
        </w:rPr>
      </w:pPr>
      <w:ins w:id="507" w:author="Marcus Claus" w:date="2014-02-12T13:18:00Z">
        <w:r w:rsidRPr="001C0EFF">
          <w:drawing>
            <wp:inline distT="0" distB="0" distL="0" distR="0" wp14:anchorId="035D96EB" wp14:editId="0979EBE7">
              <wp:extent cx="5507990" cy="3499458"/>
              <wp:effectExtent l="0" t="0" r="0" b="635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990" cy="3499458"/>
                      </a:xfrm>
                      <a:prstGeom prst="rect">
                        <a:avLst/>
                      </a:prstGeom>
                      <a:noFill/>
                      <a:ln>
                        <a:noFill/>
                      </a:ln>
                    </pic:spPr>
                  </pic:pic>
                </a:graphicData>
              </a:graphic>
            </wp:inline>
          </w:drawing>
        </w:r>
      </w:ins>
    </w:p>
    <w:p w14:paraId="7AC2802E" w14:textId="72A57A6A" w:rsidR="00D255AB" w:rsidDel="001C0EFF" w:rsidRDefault="00F83269" w:rsidP="00F83269">
      <w:pPr>
        <w:rPr>
          <w:del w:id="508" w:author="Marcus Claus" w:date="2014-02-12T13:19:00Z"/>
          <w:b/>
          <w:color w:val="4F81BD" w:themeColor="accent1"/>
        </w:rPr>
      </w:pPr>
      <w:del w:id="509" w:author="Marcus Claus" w:date="2014-02-12T13:19:00Z">
        <w:r w:rsidDel="001C0EFF">
          <w:rPr>
            <w:noProof/>
            <w:lang w:eastAsia="sv-SE"/>
          </w:rPr>
          <w:drawing>
            <wp:inline distT="0" distB="0" distL="0" distR="0" wp14:anchorId="650CE0D9" wp14:editId="207C3436">
              <wp:extent cx="5502418" cy="3429000"/>
              <wp:effectExtent l="0" t="0" r="3175"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32472"/>
                      </a:xfrm>
                      <a:prstGeom prst="rect">
                        <a:avLst/>
                      </a:prstGeom>
                      <a:noFill/>
                      <a:ln>
                        <a:noFill/>
                      </a:ln>
                    </pic:spPr>
                  </pic:pic>
                </a:graphicData>
              </a:graphic>
            </wp:inline>
          </w:drawing>
        </w:r>
      </w:del>
      <w:ins w:id="510" w:author="Björn Genfors" w:date="2014-02-06T11:02:00Z">
        <w:del w:id="511" w:author="Marcus Claus" w:date="2014-02-12T13:17:00Z">
          <w:r w:rsidR="00D255AB" w:rsidRPr="001C0EFF" w:rsidDel="001C0EFF">
            <w:rPr>
              <w:noProof/>
              <w:color w:val="4F81BD" w:themeColor="accent1"/>
              <w:lang w:eastAsia="sv-SE"/>
              <w:rPrChange w:id="512" w:author="Marcus Claus" w:date="2014-02-12T13:13:00Z">
                <w:rPr>
                  <w:noProof/>
                  <w:lang w:eastAsia="sv-SE"/>
                </w:rPr>
              </w:rPrChange>
            </w:rPr>
            <w:drawing>
              <wp:inline distT="0" distB="0" distL="0" distR="0" wp14:anchorId="73CE58C0" wp14:editId="70733656">
                <wp:extent cx="5507665" cy="3434317"/>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355" cy="3434124"/>
                        </a:xfrm>
                        <a:prstGeom prst="rect">
                          <a:avLst/>
                        </a:prstGeom>
                        <a:noFill/>
                        <a:ln>
                          <a:noFill/>
                        </a:ln>
                      </pic:spPr>
                    </pic:pic>
                  </a:graphicData>
                </a:graphic>
              </wp:inline>
            </w:drawing>
          </w:r>
        </w:del>
      </w:ins>
    </w:p>
    <w:p w14:paraId="42A03788" w14:textId="370C5602" w:rsidR="00143050" w:rsidRDefault="00143050" w:rsidP="00143050">
      <w:pPr>
        <w:pStyle w:val="Beskrivning"/>
        <w:rPr>
          <w:b w:val="0"/>
          <w:color w:val="auto"/>
        </w:rPr>
      </w:pPr>
      <w:r w:rsidRPr="00143050">
        <w:rPr>
          <w:color w:val="auto"/>
        </w:rPr>
        <w:t xml:space="preserve">Figur </w:t>
      </w:r>
      <w:r w:rsidRPr="00143050">
        <w:rPr>
          <w:color w:val="auto"/>
        </w:rPr>
        <w:fldChar w:fldCharType="begin"/>
      </w:r>
      <w:r w:rsidRPr="00143050">
        <w:rPr>
          <w:color w:val="auto"/>
        </w:rPr>
        <w:instrText xml:space="preserve"> SEQ Figur \* ARABIC </w:instrText>
      </w:r>
      <w:r w:rsidRPr="00143050">
        <w:rPr>
          <w:color w:val="auto"/>
        </w:rPr>
        <w:fldChar w:fldCharType="separate"/>
      </w:r>
      <w:r w:rsidR="001C0EFF">
        <w:rPr>
          <w:noProof/>
          <w:color w:val="auto"/>
        </w:rPr>
        <w:t>1</w:t>
      </w:r>
      <w:r w:rsidRPr="00143050">
        <w:rPr>
          <w:color w:val="auto"/>
        </w:rPr>
        <w:fldChar w:fldCharType="end"/>
      </w:r>
      <w:r w:rsidRPr="00143050">
        <w:rPr>
          <w:color w:val="auto"/>
        </w:rPr>
        <w:t xml:space="preserve"> </w:t>
      </w:r>
      <w:r w:rsidRPr="00143050">
        <w:rPr>
          <w:b w:val="0"/>
          <w:color w:val="auto"/>
        </w:rPr>
        <w:t>Adressering vid anrop till nationell aggregerande tjänst (t.ex. från Mina vårdkontakter eller NPÖ-tillämpningen)</w:t>
      </w:r>
    </w:p>
    <w:p w14:paraId="2EBA33D1" w14:textId="7AA11776" w:rsidR="007118BE" w:rsidDel="00D255AB" w:rsidRDefault="001C0EFF" w:rsidP="007118BE">
      <w:pPr>
        <w:rPr>
          <w:del w:id="513" w:author="Björn Genfors" w:date="2014-02-06T11:01:00Z"/>
        </w:rPr>
      </w:pPr>
      <w:ins w:id="514" w:author="Marcus Claus" w:date="2014-02-12T13:18:00Z">
        <w:r w:rsidRPr="001C0EFF">
          <w:drawing>
            <wp:inline distT="0" distB="0" distL="0" distR="0" wp14:anchorId="110E014E" wp14:editId="6154D57D">
              <wp:extent cx="5507990" cy="3450331"/>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7990" cy="3450331"/>
                      </a:xfrm>
                      <a:prstGeom prst="rect">
                        <a:avLst/>
                      </a:prstGeom>
                      <a:noFill/>
                      <a:ln>
                        <a:noFill/>
                      </a:ln>
                    </pic:spPr>
                  </pic:pic>
                </a:graphicData>
              </a:graphic>
            </wp:inline>
          </w:drawing>
        </w:r>
      </w:ins>
    </w:p>
    <w:p w14:paraId="7DD3F8B9" w14:textId="4FBC0B77" w:rsidR="00D255AB" w:rsidRDefault="007118BE" w:rsidP="007118BE">
      <w:del w:id="515" w:author="Björn Genfors" w:date="2014-02-06T11:01:00Z">
        <w:r w:rsidDel="00D255AB">
          <w:rPr>
            <w:noProof/>
            <w:lang w:eastAsia="sv-SE"/>
          </w:rPr>
          <w:drawing>
            <wp:inline distT="0" distB="0" distL="0" distR="0" wp14:anchorId="412A16F0" wp14:editId="322E795D">
              <wp:extent cx="5507990" cy="3490356"/>
              <wp:effectExtent l="0" t="0" r="0"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990" cy="3490356"/>
                      </a:xfrm>
                      <a:prstGeom prst="rect">
                        <a:avLst/>
                      </a:prstGeom>
                      <a:noFill/>
                      <a:ln>
                        <a:noFill/>
                      </a:ln>
                    </pic:spPr>
                  </pic:pic>
                </a:graphicData>
              </a:graphic>
            </wp:inline>
          </w:drawing>
        </w:r>
      </w:del>
      <w:ins w:id="516" w:author="Björn Genfors" w:date="2014-02-06T11:00:00Z">
        <w:del w:id="517" w:author="Marcus Claus" w:date="2014-02-12T13:18:00Z">
          <w:r w:rsidR="00D255AB" w:rsidDel="001C0EFF">
            <w:rPr>
              <w:noProof/>
              <w:lang w:eastAsia="sv-SE"/>
            </w:rPr>
            <w:drawing>
              <wp:inline distT="0" distB="0" distL="0" distR="0" wp14:anchorId="794A743A" wp14:editId="7C10AEBE">
                <wp:extent cx="5497195" cy="3668395"/>
                <wp:effectExtent l="0" t="0" r="8255" b="825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7195" cy="3668395"/>
                        </a:xfrm>
                        <a:prstGeom prst="rect">
                          <a:avLst/>
                        </a:prstGeom>
                        <a:noFill/>
                        <a:ln>
                          <a:noFill/>
                        </a:ln>
                      </pic:spPr>
                    </pic:pic>
                  </a:graphicData>
                </a:graphic>
              </wp:inline>
            </w:drawing>
          </w:r>
        </w:del>
      </w:ins>
    </w:p>
    <w:p w14:paraId="0367E2A8" w14:textId="281ED43E" w:rsidR="00F83269" w:rsidRPr="007A2D45" w:rsidRDefault="007118BE" w:rsidP="007A2D45">
      <w:pPr>
        <w:pStyle w:val="Beskrivning"/>
        <w:rPr>
          <w:b w:val="0"/>
          <w:color w:val="auto"/>
        </w:rPr>
      </w:pPr>
      <w:r w:rsidRPr="007118BE">
        <w:rPr>
          <w:color w:val="auto"/>
        </w:rPr>
        <w:t xml:space="preserve">Figur </w:t>
      </w:r>
      <w:r w:rsidRPr="007118BE">
        <w:rPr>
          <w:color w:val="auto"/>
        </w:rPr>
        <w:fldChar w:fldCharType="begin"/>
      </w:r>
      <w:r w:rsidRPr="007118BE">
        <w:rPr>
          <w:color w:val="auto"/>
        </w:rPr>
        <w:instrText xml:space="preserve"> SEQ Figur \* ARABIC </w:instrText>
      </w:r>
      <w:r w:rsidRPr="007118BE">
        <w:rPr>
          <w:color w:val="auto"/>
        </w:rPr>
        <w:fldChar w:fldCharType="separate"/>
      </w:r>
      <w:r w:rsidR="001C0EFF">
        <w:rPr>
          <w:noProof/>
          <w:color w:val="auto"/>
        </w:rPr>
        <w:t>2</w:t>
      </w:r>
      <w:r w:rsidRPr="007118BE">
        <w:rPr>
          <w:color w:val="auto"/>
        </w:rPr>
        <w:fldChar w:fldCharType="end"/>
      </w:r>
      <w:r w:rsidRPr="007118BE">
        <w:rPr>
          <w:color w:val="auto"/>
        </w:rPr>
        <w:t xml:space="preserve"> </w:t>
      </w:r>
      <w:r w:rsidRPr="007118BE">
        <w:rPr>
          <w:b w:val="0"/>
          <w:color w:val="auto"/>
        </w:rPr>
        <w:t xml:space="preserve">Adressering </w:t>
      </w:r>
      <w:r w:rsidRPr="00143050">
        <w:rPr>
          <w:b w:val="0"/>
          <w:color w:val="auto"/>
        </w:rPr>
        <w:t>vid anrop till nationell aggregerande tjänst (t.ex. från Mina vårdkontakter eller NP</w:t>
      </w:r>
      <w:r>
        <w:rPr>
          <w:b w:val="0"/>
          <w:color w:val="auto"/>
        </w:rPr>
        <w:t>Ö</w:t>
      </w:r>
      <w:r w:rsidRPr="00143050">
        <w:rPr>
          <w:b w:val="0"/>
          <w:color w:val="auto"/>
        </w:rPr>
        <w:t>-tillämpningen)</w:t>
      </w:r>
    </w:p>
    <w:p w14:paraId="5E042810" w14:textId="77777777" w:rsidR="00E131FD" w:rsidRDefault="00E131FD" w:rsidP="00E131FD">
      <w:pPr>
        <w:pStyle w:val="Rubrik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71DFD"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71DFD" w:rsidRDefault="00E0018F" w:rsidP="007118BE">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71DFD" w:rsidRDefault="00E0018F" w:rsidP="007118BE">
            <w:pPr>
              <w:tabs>
                <w:tab w:val="left" w:pos="567"/>
              </w:tabs>
              <w:rPr>
                <w:b/>
                <w:szCs w:val="24"/>
              </w:rPr>
            </w:pPr>
            <w:r w:rsidRPr="00F71DFD">
              <w:rPr>
                <w:b/>
                <w:szCs w:val="24"/>
              </w:rPr>
              <w:t>Beskrivning alt. referens</w:t>
            </w:r>
          </w:p>
        </w:tc>
      </w:tr>
      <w:tr w:rsidR="00E0018F" w:rsidRPr="00A55D30" w14:paraId="5ADE43A9" w14:textId="77777777" w:rsidTr="007118BE">
        <w:trPr>
          <w:trHeight w:val="709"/>
        </w:trPr>
        <w:tc>
          <w:tcPr>
            <w:tcW w:w="1027" w:type="pct"/>
            <w:tcBorders>
              <w:top w:val="single" w:sz="6" w:space="0" w:color="auto"/>
            </w:tcBorders>
          </w:tcPr>
          <w:p w14:paraId="04ABF58B" w14:textId="13281A9B" w:rsidR="00E0018F" w:rsidRPr="00A55D30" w:rsidRDefault="00E0018F" w:rsidP="007118BE">
            <w:pPr>
              <w:spacing w:before="40" w:after="40"/>
            </w:pPr>
            <w:r>
              <w:t>Patienten</w:t>
            </w:r>
          </w:p>
        </w:tc>
        <w:tc>
          <w:tcPr>
            <w:tcW w:w="3973" w:type="pct"/>
            <w:tcBorders>
              <w:top w:val="single" w:sz="6" w:space="0" w:color="auto"/>
            </w:tcBorders>
          </w:tcPr>
          <w:p w14:paraId="53F78CB8" w14:textId="271306FD" w:rsidR="00E0018F" w:rsidRPr="00A55D30" w:rsidRDefault="00E0018F" w:rsidP="00E0018F">
            <w:pPr>
              <w:spacing w:before="40" w:after="40"/>
            </w:pPr>
            <w:r>
              <w:t xml:space="preserve">Den patient som vill få tillgång till </w:t>
            </w:r>
            <w:proofErr w:type="gramStart"/>
            <w:r>
              <w:t>sin</w:t>
            </w:r>
            <w:proofErr w:type="gramEnd"/>
            <w:r>
              <w:t xml:space="preserve"> reumatismdata.</w:t>
            </w:r>
          </w:p>
        </w:tc>
      </w:tr>
    </w:tbl>
    <w:p w14:paraId="6AA8E651" w14:textId="77777777" w:rsidR="007A2D45" w:rsidRDefault="007A2D45" w:rsidP="007A2D45">
      <w:pPr>
        <w:pStyle w:val="Rubrik4"/>
        <w:numPr>
          <w:ilvl w:val="0"/>
          <w:numId w:val="0"/>
        </w:numPr>
        <w:ind w:left="864"/>
      </w:pPr>
    </w:p>
    <w:p w14:paraId="6263E4CA" w14:textId="77777777" w:rsidR="007A2D45" w:rsidRPr="007A2D45" w:rsidRDefault="007A2D45" w:rsidP="007A2D45"/>
    <w:p w14:paraId="71D7552B" w14:textId="77777777" w:rsidR="007E47C0" w:rsidRDefault="007E47C0" w:rsidP="007E47C0">
      <w:pPr>
        <w:pStyle w:val="Rubrik4"/>
      </w:pPr>
      <w:r>
        <w:t>Sekvensdiagram</w:t>
      </w:r>
    </w:p>
    <w:p w14:paraId="714938FD" w14:textId="12CAE55C" w:rsidR="007E47C0" w:rsidRDefault="007118BE" w:rsidP="007E47C0">
      <w:pPr>
        <w:rPr>
          <w:color w:val="4F81BD" w:themeColor="accent1"/>
        </w:rPr>
      </w:pPr>
      <w:r>
        <w:rPr>
          <w:noProof/>
          <w:color w:val="4F81BD" w:themeColor="accent1"/>
          <w:lang w:eastAsia="sv-SE"/>
        </w:rPr>
        <w:drawing>
          <wp:inline distT="0" distB="0" distL="0" distR="0" wp14:anchorId="0CCDA775" wp14:editId="154D927A">
            <wp:extent cx="5507990" cy="1310005"/>
            <wp:effectExtent l="0" t="0" r="0" b="444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icArthritisData sekvensdiagram.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1310005"/>
                    </a:xfrm>
                    <a:prstGeom prst="rect">
                      <a:avLst/>
                    </a:prstGeom>
                  </pic:spPr>
                </pic:pic>
              </a:graphicData>
            </a:graphic>
          </wp:inline>
        </w:drawing>
      </w:r>
    </w:p>
    <w:p w14:paraId="6042B617" w14:textId="4B205911" w:rsidR="007A2D45" w:rsidRPr="007A2D45" w:rsidRDefault="007A2D45" w:rsidP="007A2D45">
      <w:pPr>
        <w:pStyle w:val="Beskrivning"/>
        <w:rPr>
          <w:color w:val="auto"/>
        </w:rPr>
      </w:pPr>
      <w:r w:rsidRPr="007A2D45">
        <w:rPr>
          <w:color w:val="auto"/>
        </w:rPr>
        <w:t xml:space="preserve">Figur </w:t>
      </w:r>
      <w:r w:rsidRPr="007A2D45">
        <w:rPr>
          <w:color w:val="auto"/>
        </w:rPr>
        <w:fldChar w:fldCharType="begin"/>
      </w:r>
      <w:r w:rsidRPr="007A2D45">
        <w:rPr>
          <w:color w:val="auto"/>
        </w:rPr>
        <w:instrText xml:space="preserve"> SEQ Figur \* ARABIC </w:instrText>
      </w:r>
      <w:r w:rsidRPr="007A2D45">
        <w:rPr>
          <w:color w:val="auto"/>
        </w:rPr>
        <w:fldChar w:fldCharType="separate"/>
      </w:r>
      <w:r w:rsidR="001C0EFF">
        <w:rPr>
          <w:noProof/>
          <w:color w:val="auto"/>
        </w:rPr>
        <w:t>3</w:t>
      </w:r>
      <w:r w:rsidRPr="007A2D45">
        <w:rPr>
          <w:color w:val="auto"/>
        </w:rPr>
        <w:fldChar w:fldCharType="end"/>
      </w:r>
      <w:r w:rsidRPr="007A2D45">
        <w:rPr>
          <w:color w:val="auto"/>
        </w:rPr>
        <w:t xml:space="preserve"> </w:t>
      </w:r>
      <w:r w:rsidRPr="007A2D45">
        <w:rPr>
          <w:b w:val="0"/>
          <w:color w:val="auto"/>
        </w:rPr>
        <w:t>Sekvens</w:t>
      </w:r>
      <w:r>
        <w:rPr>
          <w:b w:val="0"/>
          <w:color w:val="auto"/>
        </w:rPr>
        <w:t>diagram över sökning efter reumatismdata.</w:t>
      </w:r>
    </w:p>
    <w:p w14:paraId="0362B8F1" w14:textId="77777777" w:rsidR="007A2D45" w:rsidRPr="008A6814" w:rsidRDefault="007A2D45" w:rsidP="007A2D45">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7A2D45" w:rsidRPr="00F71DFD"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71DFD" w:rsidRDefault="007A2D45" w:rsidP="00D728C5">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71DFD" w:rsidRDefault="007A2D45" w:rsidP="00D728C5">
            <w:pPr>
              <w:spacing w:before="40" w:after="40"/>
              <w:rPr>
                <w:b/>
              </w:rPr>
            </w:pPr>
            <w:r w:rsidRPr="00F71DFD">
              <w:rPr>
                <w:b/>
              </w:rPr>
              <w:t>Beskrivning</w:t>
            </w:r>
          </w:p>
        </w:tc>
      </w:tr>
      <w:tr w:rsidR="007A2D45" w:rsidRPr="008A6814" w14:paraId="3A47B48B" w14:textId="77777777" w:rsidTr="00D728C5">
        <w:tc>
          <w:tcPr>
            <w:tcW w:w="1951" w:type="dxa"/>
            <w:tcBorders>
              <w:top w:val="single" w:sz="6" w:space="0" w:color="auto"/>
            </w:tcBorders>
          </w:tcPr>
          <w:p w14:paraId="4D331B3E" w14:textId="77777777" w:rsidR="007A2D45" w:rsidRPr="008A6814" w:rsidRDefault="007A2D45" w:rsidP="00D728C5">
            <w:pPr>
              <w:spacing w:before="40" w:after="40"/>
            </w:pPr>
            <w:r w:rsidRPr="008A6814">
              <w:t>Användare/system</w:t>
            </w:r>
          </w:p>
        </w:tc>
        <w:tc>
          <w:tcPr>
            <w:tcW w:w="6863" w:type="dxa"/>
            <w:tcBorders>
              <w:top w:val="single" w:sz="6" w:space="0" w:color="auto"/>
            </w:tcBorders>
          </w:tcPr>
          <w:p w14:paraId="3CA8FEE7" w14:textId="77777777" w:rsidR="007A2D45" w:rsidRPr="008A6814" w:rsidRDefault="007A2D45" w:rsidP="00D728C5">
            <w:pPr>
              <w:spacing w:before="40" w:after="40"/>
            </w:pPr>
            <w:r>
              <w:t xml:space="preserve">Den/det som utför själva handlingen. </w:t>
            </w:r>
          </w:p>
        </w:tc>
      </w:tr>
      <w:tr w:rsidR="007A2D45" w:rsidRPr="008A6814" w14:paraId="6F0EF799" w14:textId="77777777" w:rsidTr="00D728C5">
        <w:tc>
          <w:tcPr>
            <w:tcW w:w="1951" w:type="dxa"/>
          </w:tcPr>
          <w:p w14:paraId="6BE5FD0E" w14:textId="77777777" w:rsidR="007A2D45" w:rsidRPr="008A6814" w:rsidRDefault="007A2D45" w:rsidP="00D728C5">
            <w:pPr>
              <w:spacing w:before="40" w:after="40"/>
            </w:pPr>
            <w:r>
              <w:t>Applikation</w:t>
            </w:r>
          </w:p>
        </w:tc>
        <w:tc>
          <w:tcPr>
            <w:tcW w:w="6863" w:type="dxa"/>
          </w:tcPr>
          <w:p w14:paraId="7129E3A4" w14:textId="77777777" w:rsidR="007A2D45" w:rsidRPr="008A6814" w:rsidRDefault="007A2D45" w:rsidP="00D728C5">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7A2D45" w:rsidRPr="008A6814" w14:paraId="26B5C75D" w14:textId="77777777" w:rsidTr="00D728C5">
        <w:tc>
          <w:tcPr>
            <w:tcW w:w="1951" w:type="dxa"/>
          </w:tcPr>
          <w:p w14:paraId="2C3D8D83" w14:textId="77777777" w:rsidR="007A2D45" w:rsidRPr="008A6814" w:rsidRDefault="007A2D45" w:rsidP="00D728C5">
            <w:pPr>
              <w:spacing w:before="40" w:after="40"/>
            </w:pPr>
            <w:r w:rsidRPr="008A6814">
              <w:t>Tjänsteplattform</w:t>
            </w:r>
          </w:p>
        </w:tc>
        <w:tc>
          <w:tcPr>
            <w:tcW w:w="6863" w:type="dxa"/>
          </w:tcPr>
          <w:p w14:paraId="506AA7D7" w14:textId="77777777" w:rsidR="007A2D45" w:rsidRPr="008A6814" w:rsidRDefault="007A2D45" w:rsidP="00D728C5">
            <w:r w:rsidRPr="008A6814">
              <w:t>Tjänsteplattformen är ett lager som slussar information vidare (som har sin egna interna process)</w:t>
            </w:r>
          </w:p>
        </w:tc>
      </w:tr>
      <w:tr w:rsidR="007A2D45" w:rsidRPr="00A51E7F" w14:paraId="713C8882" w14:textId="77777777" w:rsidTr="00D728C5">
        <w:tc>
          <w:tcPr>
            <w:tcW w:w="1951" w:type="dxa"/>
          </w:tcPr>
          <w:p w14:paraId="26ADEF9D" w14:textId="77777777" w:rsidR="007A2D45" w:rsidRPr="008A6814" w:rsidRDefault="007A2D45" w:rsidP="00D728C5">
            <w:pPr>
              <w:spacing w:before="40" w:after="40"/>
            </w:pPr>
            <w:r>
              <w:t>Mellanlager</w:t>
            </w:r>
          </w:p>
        </w:tc>
        <w:tc>
          <w:tcPr>
            <w:tcW w:w="6863" w:type="dxa"/>
          </w:tcPr>
          <w:p w14:paraId="79CE0FAE" w14:textId="77777777" w:rsidR="007A2D45" w:rsidRPr="008A6814" w:rsidRDefault="007A2D45" w:rsidP="00D728C5">
            <w:pPr>
              <w:spacing w:before="40" w:after="40"/>
            </w:pPr>
            <w:r>
              <w:t xml:space="preserve">Ett system som kan finnas mellan ett källsystem och en annan applikation. Kan användas för att lagra information för uppföljning.  </w:t>
            </w:r>
          </w:p>
        </w:tc>
      </w:tr>
      <w:tr w:rsidR="007A2D45" w:rsidRPr="00A51E7F" w14:paraId="615EBB1C" w14:textId="77777777" w:rsidTr="00D728C5">
        <w:tc>
          <w:tcPr>
            <w:tcW w:w="1951" w:type="dxa"/>
          </w:tcPr>
          <w:p w14:paraId="3A4DDEA2" w14:textId="77777777" w:rsidR="007A2D45" w:rsidRPr="008A6814" w:rsidRDefault="007A2D45" w:rsidP="00D728C5">
            <w:pPr>
              <w:spacing w:before="40" w:after="40"/>
            </w:pPr>
            <w:r>
              <w:t>Vårdinformationssystem</w:t>
            </w:r>
          </w:p>
        </w:tc>
        <w:tc>
          <w:tcPr>
            <w:tcW w:w="6863" w:type="dxa"/>
          </w:tcPr>
          <w:p w14:paraId="5862CCFC" w14:textId="78E387AF" w:rsidR="007A2D45" w:rsidRDefault="007A2D45" w:rsidP="003F55C0">
            <w:pPr>
              <w:spacing w:before="40" w:after="40"/>
            </w:pPr>
            <w:r>
              <w:t xml:space="preserve">Det system som i detta fall utgör källsystemet som </w:t>
            </w:r>
            <w:r w:rsidR="003F55C0">
              <w:t>vårdpersonal</w:t>
            </w:r>
            <w:r>
              <w:t xml:space="preserve"> direkt registrerar/uppdaterar/raderar information i.</w:t>
            </w:r>
          </w:p>
        </w:tc>
      </w:tr>
    </w:tbl>
    <w:p w14:paraId="463BE8E7" w14:textId="77777777" w:rsidR="007A2D45" w:rsidRDefault="007A2D45" w:rsidP="007E47C0">
      <w:pPr>
        <w:rPr>
          <w:color w:val="4F81BD" w:themeColor="accent1"/>
        </w:rPr>
      </w:pPr>
    </w:p>
    <w:p w14:paraId="211C3BAC" w14:textId="77777777" w:rsidR="007E47C0" w:rsidRDefault="007E47C0" w:rsidP="007E47C0">
      <w:pPr>
        <w:pStyle w:val="Rubrik3"/>
      </w:pPr>
      <w:bookmarkStart w:id="518" w:name="_Toc379809727"/>
      <w:r>
        <w:t>Obligatoriska kontrakt</w:t>
      </w:r>
      <w:bookmarkEnd w:id="518"/>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668"/>
        <w:gridCol w:w="3955"/>
      </w:tblGrid>
      <w:tr w:rsidR="00E0018F" w:rsidRPr="00865734" w14:paraId="40F9358D" w14:textId="77777777" w:rsidTr="003F45DF">
        <w:tc>
          <w:tcPr>
            <w:tcW w:w="239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E0018F" w:rsidRPr="00865734" w:rsidRDefault="00E0018F" w:rsidP="00514BAB">
            <w:pPr>
              <w:spacing w:before="100" w:beforeAutospacing="1" w:after="100" w:afterAutospacing="1"/>
              <w:rPr>
                <w:rFonts w:eastAsia="Times New Roman" w:cs="Arial"/>
                <w:b/>
                <w:sz w:val="24"/>
                <w:lang w:eastAsia="sv-SE"/>
              </w:rPr>
            </w:pPr>
            <w:r>
              <w:rPr>
                <w:b/>
                <w:szCs w:val="24"/>
              </w:rPr>
              <w:t>Tjänstekontrakt</w:t>
            </w:r>
          </w:p>
        </w:tc>
        <w:tc>
          <w:tcPr>
            <w:tcW w:w="39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7CDBE605" w:rsidR="00E0018F" w:rsidRPr="00865734" w:rsidRDefault="007A2D45" w:rsidP="00514BAB">
            <w:pPr>
              <w:spacing w:before="100" w:beforeAutospacing="1" w:after="100" w:afterAutospacing="1"/>
              <w:rPr>
                <w:rFonts w:eastAsia="Times New Roman" w:cs="Arial"/>
                <w:b/>
                <w:sz w:val="24"/>
                <w:lang w:eastAsia="sv-SE"/>
              </w:rPr>
            </w:pPr>
            <w:r>
              <w:rPr>
                <w:b/>
                <w:szCs w:val="24"/>
              </w:rPr>
              <w:t>Reumatismdata</w:t>
            </w:r>
          </w:p>
        </w:tc>
      </w:tr>
      <w:tr w:rsidR="00E0018F" w:rsidRPr="00865734" w14:paraId="33BF3231" w14:textId="77777777" w:rsidTr="00E0018F">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492BC7BF" w:rsidR="00E0018F" w:rsidRPr="00865734" w:rsidRDefault="00143050" w:rsidP="00514BAB">
            <w:pPr>
              <w:spacing w:before="100" w:beforeAutospacing="1" w:after="100" w:afterAutospacing="1"/>
              <w:rPr>
                <w:rFonts w:eastAsia="Times New Roman" w:cs="Arial"/>
                <w:sz w:val="24"/>
                <w:highlight w:val="yellow"/>
                <w:lang w:eastAsia="sv-SE"/>
              </w:rPr>
            </w:pPr>
            <w:proofErr w:type="spellStart"/>
            <w:r>
              <w:t>GetRheumaticArthritisData</w:t>
            </w:r>
            <w:proofErr w:type="spellEnd"/>
          </w:p>
        </w:tc>
        <w:tc>
          <w:tcPr>
            <w:tcW w:w="39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96272E4" w:rsidR="00E0018F" w:rsidRPr="00865734" w:rsidRDefault="00E0018F" w:rsidP="00514BAB">
            <w:pPr>
              <w:spacing w:before="100" w:beforeAutospacing="1" w:after="100" w:afterAutospacing="1"/>
              <w:jc w:val="center"/>
              <w:rPr>
                <w:rFonts w:eastAsia="Times New Roman" w:cs="Arial"/>
                <w:sz w:val="24"/>
                <w:highlight w:val="yellow"/>
                <w:lang w:eastAsia="sv-SE"/>
              </w:rPr>
            </w:pPr>
            <w:r>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Rubrik2"/>
      </w:pPr>
      <w:bookmarkStart w:id="519" w:name="_Toc357754849"/>
      <w:bookmarkStart w:id="520" w:name="_Toc374962621"/>
      <w:bookmarkStart w:id="521" w:name="_Toc379809728"/>
      <w:bookmarkStart w:id="522" w:name="_Toc374962622"/>
      <w:r w:rsidRPr="00F83C47">
        <w:t>Adressering</w:t>
      </w:r>
      <w:bookmarkEnd w:id="519"/>
      <w:bookmarkEnd w:id="520"/>
      <w:bookmarkEnd w:id="521"/>
    </w:p>
    <w:p w14:paraId="34AEEA01" w14:textId="77777777" w:rsidR="00832485" w:rsidRPr="00E146AE" w:rsidRDefault="00832485" w:rsidP="00832485">
      <w:pPr>
        <w:rPr>
          <w:ins w:id="523" w:author="Björn Genfors" w:date="2014-02-06T15:42:00Z"/>
        </w:rPr>
      </w:pPr>
      <w:ins w:id="524" w:author="Björn Genfors" w:date="2014-02-06T15:42:00Z">
        <w:r w:rsidRPr="00E146AE">
          <w:t>Tjänstedomänen tillämpar system-adressering. Observera att tjänstekonsumenter främst anropar aggregerande tjänster. Källsystemet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ins>
    </w:p>
    <w:p w14:paraId="3553EB46" w14:textId="77777777" w:rsidR="00832485" w:rsidRPr="00E146AE" w:rsidRDefault="00832485" w:rsidP="00832485">
      <w:pPr>
        <w:rPr>
          <w:ins w:id="525" w:author="Björn Genfors" w:date="2014-02-06T15:42:00Z"/>
        </w:rPr>
      </w:pPr>
    </w:p>
    <w:p w14:paraId="6F75BE22" w14:textId="77777777" w:rsidR="00832485" w:rsidRDefault="00832485" w:rsidP="00832485">
      <w:pPr>
        <w:rPr>
          <w:ins w:id="526" w:author="Björn Genfors" w:date="2014-02-06T15:43:00Z"/>
        </w:rPr>
      </w:pPr>
      <w:ins w:id="527" w:author="Björn Genfors" w:date="2014-02-06T15:42:00Z">
        <w:r w:rsidRPr="00F92078">
          <w:lastRenderedPageBreak/>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ins>
    </w:p>
    <w:p w14:paraId="0852F395" w14:textId="77777777" w:rsidR="00832485" w:rsidRDefault="00832485" w:rsidP="00832485">
      <w:pPr>
        <w:rPr>
          <w:ins w:id="528" w:author="Björn Genfors" w:date="2014-02-06T15:43:00Z"/>
        </w:rPr>
      </w:pPr>
    </w:p>
    <w:p w14:paraId="4035620A" w14:textId="353DED1C" w:rsidR="00832485" w:rsidRDefault="00B53396" w:rsidP="00832485">
      <w:pPr>
        <w:rPr>
          <w:ins w:id="529" w:author="Björn Genfors" w:date="2014-02-06T15:43:00Z"/>
        </w:rPr>
      </w:pPr>
      <w:ins w:id="530" w:author="Björn Genfors" w:date="2014-02-06T15:45:00Z">
        <w:r>
          <w:t>Adressering sker i enlighet med</w:t>
        </w:r>
      </w:ins>
      <w:ins w:id="531" w:author="Björn Genfors" w:date="2014-02-06T15:44:00Z">
        <w:r>
          <w:t xml:space="preserve"> </w:t>
        </w:r>
      </w:ins>
      <w:ins w:id="532" w:author="Björn Genfors" w:date="2014-02-06T15:43:00Z">
        <w:r w:rsidR="00832485">
          <w:t>RIV Tekniska Anvisningar Översikt, Rev PD2, avsnitt 8.3</w:t>
        </w:r>
      </w:ins>
      <w:ins w:id="533" w:author="Björn Genfors" w:date="2014-02-06T15:45:00Z">
        <w:r>
          <w:t>, där mer information kan hittas.</w:t>
        </w:r>
      </w:ins>
    </w:p>
    <w:p w14:paraId="7157611C" w14:textId="4D7C5CAB" w:rsidR="00832485" w:rsidRPr="00E146AE" w:rsidDel="0055728C" w:rsidRDefault="00832485" w:rsidP="00832485">
      <w:pPr>
        <w:rPr>
          <w:ins w:id="534" w:author="Björn Genfors" w:date="2014-02-06T15:42:00Z"/>
          <w:del w:id="535" w:author="Marcus Claus" w:date="2014-02-12T13:22:00Z"/>
        </w:rPr>
      </w:pPr>
    </w:p>
    <w:p w14:paraId="6455CEA8" w14:textId="77777777" w:rsidR="00D255AB" w:rsidRDefault="00D255AB" w:rsidP="00C64CB2">
      <w:pPr>
        <w:rPr>
          <w:ins w:id="536" w:author="Björn Genfors" w:date="2014-02-06T10:56:00Z"/>
        </w:rPr>
      </w:pPr>
    </w:p>
    <w:p w14:paraId="48B35A11" w14:textId="405631CD" w:rsidR="00C64CB2" w:rsidRPr="00E146AE" w:rsidDel="00D255AB" w:rsidRDefault="00C64CB2" w:rsidP="00C64CB2">
      <w:pPr>
        <w:rPr>
          <w:del w:id="537" w:author="Björn Genfors" w:date="2014-02-06T10:58:00Z"/>
        </w:rPr>
      </w:pPr>
      <w:del w:id="538" w:author="Björn Genfors" w:date="2014-02-06T10:58:00Z">
        <w:r w:rsidRPr="00E146AE" w:rsidDel="00D255AB">
          <w:delTex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delText>
        </w:r>
        <w:bookmarkStart w:id="539" w:name="_Toc379448230"/>
        <w:bookmarkStart w:id="540" w:name="_Toc379809729"/>
        <w:bookmarkEnd w:id="539"/>
        <w:bookmarkEnd w:id="540"/>
      </w:del>
    </w:p>
    <w:p w14:paraId="23931339" w14:textId="45C16621" w:rsidR="00C64CB2" w:rsidRPr="00E146AE" w:rsidDel="00D255AB" w:rsidRDefault="00C64CB2" w:rsidP="00C64CB2">
      <w:pPr>
        <w:rPr>
          <w:del w:id="541" w:author="Björn Genfors" w:date="2014-02-06T10:58:00Z"/>
        </w:rPr>
      </w:pPr>
      <w:bookmarkStart w:id="542" w:name="_Toc379448231"/>
      <w:bookmarkStart w:id="543" w:name="_Toc379809730"/>
      <w:bookmarkEnd w:id="542"/>
      <w:bookmarkEnd w:id="543"/>
    </w:p>
    <w:p w14:paraId="5C552B67" w14:textId="4819BA8E" w:rsidR="00C64CB2" w:rsidRPr="00E146AE" w:rsidDel="00D255AB" w:rsidRDefault="00C64CB2" w:rsidP="00C64CB2">
      <w:pPr>
        <w:rPr>
          <w:del w:id="544" w:author="Björn Genfors" w:date="2014-02-06T10:58:00Z"/>
        </w:rPr>
      </w:pPr>
      <w:del w:id="545" w:author="Björn Genfors" w:date="2014-02-06T10:58:00Z">
        <w:r w:rsidRPr="00F92078" w:rsidDel="00D255AB">
          <w:delTex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delText>
        </w:r>
        <w:bookmarkStart w:id="546" w:name="_Toc379448232"/>
        <w:bookmarkStart w:id="547" w:name="_Toc379809731"/>
        <w:bookmarkEnd w:id="546"/>
        <w:bookmarkEnd w:id="547"/>
      </w:del>
    </w:p>
    <w:p w14:paraId="4A6EE303" w14:textId="1E16A51E" w:rsidR="00C64CB2" w:rsidRPr="00E146AE" w:rsidDel="00D255AB" w:rsidRDefault="00C64CB2" w:rsidP="00C64CB2">
      <w:pPr>
        <w:rPr>
          <w:del w:id="548" w:author="Björn Genfors" w:date="2014-02-06T10:58:00Z"/>
        </w:rPr>
      </w:pPr>
      <w:bookmarkStart w:id="549" w:name="_Toc379448233"/>
      <w:bookmarkStart w:id="550" w:name="_Toc379809732"/>
      <w:bookmarkEnd w:id="549"/>
      <w:bookmarkEnd w:id="550"/>
    </w:p>
    <w:p w14:paraId="1B07C6B4" w14:textId="00F111A9" w:rsidR="00C64CB2" w:rsidDel="00D255AB" w:rsidRDefault="00C64CB2" w:rsidP="00C64CB2">
      <w:pPr>
        <w:rPr>
          <w:del w:id="551" w:author="Björn Genfors" w:date="2014-02-06T10:58:00Z"/>
        </w:rPr>
      </w:pPr>
      <w:del w:id="552" w:author="Björn Genfors" w:date="2014-02-06T10:58:00Z">
        <w:r w:rsidRPr="00E146AE" w:rsidDel="00D255AB">
          <w:delText xml:space="preserve">Följande figur illustrerar adressering av aggregerande tjänst genom ett exempel. Det är alltid källsystemets HSA-id som är logisk adress när en aggregerande tjänst anropar en </w:delText>
        </w:r>
        <w:r w:rsidRPr="00FA0AF1" w:rsidDel="00D255AB">
          <w:delText>anslutningspunkt (ap</w:delText>
        </w:r>
        <w:r w:rsidRPr="00E146AE" w:rsidDel="00D255AB">
          <w:delText>), även om det inte är just källsystemet som är anslutningspunkt eller ens tjänsteproducent (i fallet av ett mellanlager).</w:delText>
        </w:r>
        <w:bookmarkStart w:id="553" w:name="_Toc379448234"/>
        <w:bookmarkStart w:id="554" w:name="_Toc379809733"/>
        <w:bookmarkEnd w:id="553"/>
        <w:bookmarkEnd w:id="554"/>
      </w:del>
    </w:p>
    <w:p w14:paraId="145EAE5A" w14:textId="3B3F2A48" w:rsidR="00C64CB2" w:rsidRPr="00E146AE" w:rsidDel="00D255AB" w:rsidRDefault="00C64CB2" w:rsidP="00C64CB2">
      <w:pPr>
        <w:rPr>
          <w:del w:id="555" w:author="Björn Genfors" w:date="2014-02-06T10:58:00Z"/>
        </w:rPr>
      </w:pPr>
      <w:bookmarkStart w:id="556" w:name="_Toc379448235"/>
      <w:bookmarkStart w:id="557" w:name="_Toc379809734"/>
      <w:bookmarkEnd w:id="556"/>
      <w:bookmarkEnd w:id="557"/>
    </w:p>
    <w:p w14:paraId="093728C4" w14:textId="57D60669" w:rsidR="00143050" w:rsidRPr="00DF207A" w:rsidDel="00D255AB" w:rsidRDefault="00143050" w:rsidP="00143050">
      <w:pPr>
        <w:pStyle w:val="Rubrik3"/>
        <w:rPr>
          <w:del w:id="558" w:author="Björn Genfors" w:date="2014-02-06T10:58:00Z"/>
        </w:rPr>
      </w:pPr>
      <w:del w:id="559" w:author="Björn Genfors" w:date="2014-02-06T10:58:00Z">
        <w:r w:rsidRPr="00DF207A" w:rsidDel="00D255AB">
          <w:delText>Adressering vid nationell användning</w:delText>
        </w:r>
        <w:bookmarkStart w:id="560" w:name="_Toc379448236"/>
        <w:bookmarkStart w:id="561" w:name="_Toc379809735"/>
        <w:bookmarkEnd w:id="522"/>
        <w:bookmarkEnd w:id="560"/>
        <w:bookmarkEnd w:id="561"/>
      </w:del>
    </w:p>
    <w:p w14:paraId="24238D92" w14:textId="2664E9A2" w:rsidR="00143050" w:rsidDel="00D255AB" w:rsidRDefault="00143050" w:rsidP="003F45DF">
      <w:pPr>
        <w:pStyle w:val="Brdtext"/>
        <w:rPr>
          <w:del w:id="562" w:author="Björn Genfors" w:date="2014-02-06T10:58:00Z"/>
        </w:rPr>
      </w:pPr>
      <w:del w:id="563" w:author="Björn Genfors" w:date="2014-02-06T10:58:00Z">
        <w:r w:rsidRPr="00E146AE" w:rsidDel="00D255AB">
          <w:rPr>
            <w:noProof/>
            <w:lang w:eastAsia="sv-SE"/>
          </w:rPr>
          <w:drawing>
            <wp:inline distT="0" distB="0" distL="0" distR="0" wp14:anchorId="2CB3A0B8" wp14:editId="02297D8D">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bookmarkStart w:id="564" w:name="_Toc379448237"/>
        <w:bookmarkStart w:id="565" w:name="_Toc379809736"/>
        <w:bookmarkEnd w:id="564"/>
        <w:bookmarkEnd w:id="565"/>
      </w:del>
    </w:p>
    <w:p w14:paraId="02FACD85" w14:textId="07C5183B" w:rsidR="00143050" w:rsidRPr="00143050" w:rsidDel="00D255AB" w:rsidRDefault="00143050" w:rsidP="00143050">
      <w:pPr>
        <w:pStyle w:val="Beskrivning"/>
        <w:jc w:val="center"/>
        <w:rPr>
          <w:del w:id="566" w:author="Björn Genfors" w:date="2014-02-06T10:58:00Z"/>
          <w:b w:val="0"/>
          <w:color w:val="auto"/>
        </w:rPr>
      </w:pPr>
      <w:del w:id="567" w:author="Björn Genfors" w:date="2014-02-06T10:58:00Z">
        <w:r w:rsidRPr="00143050" w:rsidDel="00D255AB">
          <w:rPr>
            <w:color w:val="auto"/>
          </w:rPr>
          <w:delText xml:space="preserve">Figur </w:delText>
        </w:r>
        <w:r w:rsidRPr="00143050" w:rsidDel="00D255AB">
          <w:rPr>
            <w:b w:val="0"/>
            <w:bCs w:val="0"/>
          </w:rPr>
          <w:fldChar w:fldCharType="begin"/>
        </w:r>
        <w:r w:rsidRPr="00143050" w:rsidDel="00D255AB">
          <w:rPr>
            <w:color w:val="auto"/>
          </w:rPr>
          <w:delInstrText xml:space="preserve"> SEQ Figur \* ARABIC </w:delInstrText>
        </w:r>
        <w:r w:rsidRPr="00143050" w:rsidDel="00D255AB">
          <w:rPr>
            <w:b w:val="0"/>
            <w:bCs w:val="0"/>
          </w:rPr>
          <w:fldChar w:fldCharType="separate"/>
        </w:r>
        <w:r w:rsidR="007A2D45" w:rsidDel="00D255AB">
          <w:rPr>
            <w:noProof/>
            <w:color w:val="auto"/>
          </w:rPr>
          <w:delText>4</w:delText>
        </w:r>
        <w:r w:rsidRPr="00143050" w:rsidDel="00D255AB">
          <w:rPr>
            <w:b w:val="0"/>
            <w:bCs w:val="0"/>
            <w:noProof/>
          </w:rPr>
          <w:fldChar w:fldCharType="end"/>
        </w:r>
        <w:r w:rsidRPr="00143050" w:rsidDel="00D255AB">
          <w:rPr>
            <w:b w:val="0"/>
            <w:color w:val="auto"/>
          </w:rPr>
          <w:delText xml:space="preserve"> Adressering vid anrop till nationell aggregerande tjänst (t.ex. från Mi</w:delText>
        </w:r>
        <w:r w:rsidR="007A2D45" w:rsidDel="00D255AB">
          <w:rPr>
            <w:b w:val="0"/>
            <w:color w:val="auto"/>
          </w:rPr>
          <w:delText>na vårdkontakter eller NPÖ</w:delText>
        </w:r>
        <w:r w:rsidRPr="00143050" w:rsidDel="00D255AB">
          <w:rPr>
            <w:b w:val="0"/>
            <w:color w:val="auto"/>
          </w:rPr>
          <w:delText>-tillämpningen)</w:delText>
        </w:r>
        <w:bookmarkStart w:id="568" w:name="_Toc379448238"/>
        <w:bookmarkStart w:id="569" w:name="_Toc379809737"/>
        <w:bookmarkEnd w:id="568"/>
        <w:bookmarkEnd w:id="569"/>
      </w:del>
    </w:p>
    <w:p w14:paraId="6AAB129F" w14:textId="26EB995B" w:rsidR="00143050" w:rsidRPr="00DF207A" w:rsidDel="00D255AB" w:rsidRDefault="00143050" w:rsidP="00143050">
      <w:pPr>
        <w:pStyle w:val="Rubrik3"/>
        <w:rPr>
          <w:del w:id="570" w:author="Björn Genfors" w:date="2014-02-06T10:58:00Z"/>
        </w:rPr>
      </w:pPr>
      <w:bookmarkStart w:id="571" w:name="_Toc219337769"/>
      <w:bookmarkStart w:id="572" w:name="_Toc227077990"/>
      <w:bookmarkStart w:id="573" w:name="_Toc374962623"/>
      <w:del w:id="574" w:author="Björn Genfors" w:date="2014-02-06T10:58:00Z">
        <w:r w:rsidRPr="00DF207A" w:rsidDel="00D255AB">
          <w:delText>Adressering vid regional användning</w:delText>
        </w:r>
        <w:bookmarkStart w:id="575" w:name="_Toc379448239"/>
        <w:bookmarkStart w:id="576" w:name="_Toc379809738"/>
        <w:bookmarkEnd w:id="571"/>
        <w:bookmarkEnd w:id="572"/>
        <w:bookmarkEnd w:id="573"/>
        <w:bookmarkEnd w:id="575"/>
        <w:bookmarkEnd w:id="576"/>
      </w:del>
    </w:p>
    <w:p w14:paraId="3FF65D84" w14:textId="07B20B78" w:rsidR="00143050" w:rsidDel="00D255AB" w:rsidRDefault="00143050" w:rsidP="003F45DF">
      <w:pPr>
        <w:pStyle w:val="Brdtext"/>
        <w:rPr>
          <w:del w:id="577" w:author="Björn Genfors" w:date="2014-02-06T10:58:00Z"/>
        </w:rPr>
      </w:pPr>
      <w:del w:id="578" w:author="Björn Genfors" w:date="2014-02-06T10:58:00Z">
        <w:r w:rsidRPr="00E146AE" w:rsidDel="00D255AB">
          <w:rPr>
            <w:noProof/>
            <w:lang w:eastAsia="sv-SE"/>
          </w:rPr>
          <w:drawing>
            <wp:inline distT="0" distB="0" distL="0" distR="0" wp14:anchorId="0CC24160" wp14:editId="1352A75E">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bookmarkStart w:id="579" w:name="_Toc379448240"/>
        <w:bookmarkStart w:id="580" w:name="_Toc379809739"/>
        <w:bookmarkEnd w:id="579"/>
        <w:bookmarkEnd w:id="580"/>
      </w:del>
    </w:p>
    <w:p w14:paraId="696E762E" w14:textId="03A9D224" w:rsidR="00143050" w:rsidRPr="00143050" w:rsidDel="00D255AB" w:rsidRDefault="00143050" w:rsidP="00143050">
      <w:pPr>
        <w:pStyle w:val="Beskrivning"/>
        <w:jc w:val="center"/>
        <w:rPr>
          <w:del w:id="581" w:author="Björn Genfors" w:date="2014-02-06T10:58:00Z"/>
          <w:b w:val="0"/>
          <w:color w:val="auto"/>
          <w:sz w:val="20"/>
          <w:szCs w:val="20"/>
        </w:rPr>
      </w:pPr>
      <w:del w:id="582" w:author="Björn Genfors" w:date="2014-02-06T10:58:00Z">
        <w:r w:rsidRPr="00143050" w:rsidDel="00D255AB">
          <w:rPr>
            <w:color w:val="auto"/>
          </w:rPr>
          <w:delText xml:space="preserve">Figur </w:delText>
        </w:r>
        <w:r w:rsidRPr="00143050" w:rsidDel="00D255AB">
          <w:rPr>
            <w:b w:val="0"/>
            <w:bCs w:val="0"/>
          </w:rPr>
          <w:fldChar w:fldCharType="begin"/>
        </w:r>
        <w:r w:rsidRPr="00143050" w:rsidDel="00D255AB">
          <w:rPr>
            <w:color w:val="auto"/>
          </w:rPr>
          <w:delInstrText xml:space="preserve"> SEQ Figur \* ARABIC </w:delInstrText>
        </w:r>
        <w:r w:rsidRPr="00143050" w:rsidDel="00D255AB">
          <w:rPr>
            <w:b w:val="0"/>
            <w:bCs w:val="0"/>
          </w:rPr>
          <w:fldChar w:fldCharType="separate"/>
        </w:r>
        <w:r w:rsidR="007A2D45" w:rsidDel="00D255AB">
          <w:rPr>
            <w:noProof/>
            <w:color w:val="auto"/>
          </w:rPr>
          <w:delText>5</w:delText>
        </w:r>
        <w:r w:rsidRPr="00143050" w:rsidDel="00D255AB">
          <w:rPr>
            <w:b w:val="0"/>
            <w:bCs w:val="0"/>
            <w:noProof/>
          </w:rPr>
          <w:fldChar w:fldCharType="end"/>
        </w:r>
        <w:r w:rsidRPr="00143050" w:rsidDel="00D255AB">
          <w:rPr>
            <w:b w:val="0"/>
            <w:color w:val="auto"/>
          </w:rPr>
          <w:delText xml:space="preserve"> Adressering vid anrop till regional aggregerande tjänst (t.ex. från ett vårddokumentationssystem, beslutsstödsystem eller en regional patientöversikt)</w:delText>
        </w:r>
        <w:bookmarkStart w:id="583" w:name="_Toc379448241"/>
        <w:bookmarkStart w:id="584" w:name="_Toc379809740"/>
        <w:bookmarkEnd w:id="583"/>
        <w:bookmarkEnd w:id="584"/>
      </w:del>
    </w:p>
    <w:p w14:paraId="4DB8ABC3" w14:textId="16EEC215" w:rsidR="00143050" w:rsidDel="00D255AB" w:rsidRDefault="00143050" w:rsidP="00143050">
      <w:pPr>
        <w:pStyle w:val="Rubrik3"/>
        <w:rPr>
          <w:del w:id="585" w:author="Björn Genfors" w:date="2014-02-06T10:58:00Z"/>
        </w:rPr>
      </w:pPr>
      <w:bookmarkStart w:id="586" w:name="_Toc227077991"/>
      <w:bookmarkStart w:id="587" w:name="_Toc374962624"/>
      <w:del w:id="588" w:author="Björn Genfors" w:date="2014-02-06T10:58:00Z">
        <w:r w:rsidRPr="00DF207A" w:rsidDel="00D255AB">
          <w:delText>Adressering direkt till ett källsystem</w:delText>
        </w:r>
        <w:bookmarkStart w:id="589" w:name="_Toc379448242"/>
        <w:bookmarkStart w:id="590" w:name="_Toc379809741"/>
        <w:bookmarkEnd w:id="586"/>
        <w:bookmarkEnd w:id="587"/>
        <w:bookmarkEnd w:id="589"/>
        <w:bookmarkEnd w:id="590"/>
      </w:del>
    </w:p>
    <w:p w14:paraId="40A224A4" w14:textId="4F629CD9" w:rsidR="00143050" w:rsidRPr="00E146AE" w:rsidDel="00D255AB" w:rsidRDefault="00143050" w:rsidP="00143050">
      <w:pPr>
        <w:rPr>
          <w:del w:id="591" w:author="Björn Genfors" w:date="2014-02-06T10:58:00Z"/>
          <w:i/>
        </w:rPr>
      </w:pPr>
      <w:del w:id="592" w:author="Björn Genfors" w:date="2014-02-06T10:58:00Z">
        <w:r w:rsidRPr="00E146AE" w:rsidDel="00D255AB">
          <w:delText>Eftersom anropet i detta fall sker direkt mot virtuell tjänst, sker adressering med källsystemets HSA-id direkt från tjänstekonsumenten. Detta beskrivs nedan.</w:delText>
        </w:r>
        <w:bookmarkStart w:id="593" w:name="_Toc379448243"/>
        <w:bookmarkStart w:id="594" w:name="_Toc379809742"/>
        <w:bookmarkEnd w:id="593"/>
        <w:bookmarkEnd w:id="594"/>
      </w:del>
    </w:p>
    <w:p w14:paraId="27648863" w14:textId="3FEB6F17" w:rsidR="00143050" w:rsidRPr="00F71DFD" w:rsidDel="00D255AB" w:rsidRDefault="00143050" w:rsidP="003F45DF">
      <w:pPr>
        <w:pStyle w:val="Brdtext"/>
        <w:rPr>
          <w:del w:id="595" w:author="Björn Genfors" w:date="2014-02-06T10:58:00Z"/>
        </w:rPr>
      </w:pPr>
      <w:del w:id="596" w:author="Björn Genfors" w:date="2014-02-06T10:58:00Z">
        <w:r w:rsidDel="00D255AB">
          <w:rPr>
            <w:noProof/>
            <w:lang w:eastAsia="sv-SE"/>
          </w:rPr>
          <w:drawing>
            <wp:inline distT="0" distB="0" distL="0" distR="0" wp14:anchorId="64EB810D" wp14:editId="39C2BE5B">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bookmarkStart w:id="597" w:name="_Toc379448244"/>
        <w:bookmarkStart w:id="598" w:name="_Toc379809743"/>
        <w:bookmarkEnd w:id="597"/>
        <w:bookmarkEnd w:id="598"/>
      </w:del>
    </w:p>
    <w:p w14:paraId="56D10B84" w14:textId="06CC3D3C" w:rsidR="00143050" w:rsidDel="00D255AB" w:rsidRDefault="00143050" w:rsidP="00143050">
      <w:pPr>
        <w:pStyle w:val="Beskrivning"/>
        <w:rPr>
          <w:del w:id="599" w:author="Björn Genfors" w:date="2014-02-06T10:58:00Z"/>
          <w:b w:val="0"/>
          <w:color w:val="auto"/>
        </w:rPr>
      </w:pPr>
      <w:del w:id="600" w:author="Björn Genfors" w:date="2014-02-06T10:58:00Z">
        <w:r w:rsidRPr="00143050" w:rsidDel="00D255AB">
          <w:rPr>
            <w:color w:val="auto"/>
          </w:rPr>
          <w:delText xml:space="preserve">Figur </w:delText>
        </w:r>
        <w:r w:rsidRPr="00143050" w:rsidDel="00D255AB">
          <w:rPr>
            <w:b w:val="0"/>
            <w:bCs w:val="0"/>
          </w:rPr>
          <w:fldChar w:fldCharType="begin"/>
        </w:r>
        <w:r w:rsidRPr="00143050" w:rsidDel="00D255AB">
          <w:rPr>
            <w:color w:val="auto"/>
          </w:rPr>
          <w:delInstrText xml:space="preserve"> SEQ Figur \* ARABIC </w:delInstrText>
        </w:r>
        <w:r w:rsidRPr="00143050" w:rsidDel="00D255AB">
          <w:rPr>
            <w:b w:val="0"/>
            <w:bCs w:val="0"/>
          </w:rPr>
          <w:fldChar w:fldCharType="separate"/>
        </w:r>
        <w:r w:rsidR="007A2D45" w:rsidDel="00D255AB">
          <w:rPr>
            <w:noProof/>
            <w:color w:val="auto"/>
          </w:rPr>
          <w:delText>6</w:delText>
        </w:r>
        <w:r w:rsidRPr="00143050" w:rsidDel="00D255AB">
          <w:rPr>
            <w:b w:val="0"/>
            <w:bCs w:val="0"/>
          </w:rPr>
          <w:fldChar w:fldCharType="end"/>
        </w:r>
        <w:r w:rsidRPr="00143050" w:rsidDel="00D255AB">
          <w:rPr>
            <w:color w:val="auto"/>
          </w:rPr>
          <w:delText xml:space="preserve"> </w:delText>
        </w:r>
        <w:r w:rsidRPr="00143050" w:rsidDel="00D255AB">
          <w:rPr>
            <w:b w:val="0"/>
            <w:color w:val="auto"/>
          </w:rPr>
          <w:delText>Adressering vid sökning efter information ur ett specifikt källsystem</w:delText>
        </w:r>
        <w:bookmarkStart w:id="601" w:name="_Toc379448245"/>
        <w:bookmarkStart w:id="602" w:name="_Toc379809744"/>
        <w:bookmarkEnd w:id="601"/>
        <w:bookmarkEnd w:id="602"/>
      </w:del>
    </w:p>
    <w:p w14:paraId="40D3EA58" w14:textId="77777777" w:rsidR="00C64CB2" w:rsidRDefault="00C64CB2" w:rsidP="00C64CB2">
      <w:pPr>
        <w:pStyle w:val="Rubrik3"/>
        <w:rPr>
          <w:ins w:id="603" w:author="Marcus Claus" w:date="2014-02-12T13:22:00Z"/>
        </w:rPr>
      </w:pPr>
      <w:bookmarkStart w:id="604" w:name="_Toc227077992"/>
      <w:bookmarkStart w:id="605" w:name="_Toc374962625"/>
      <w:bookmarkStart w:id="606" w:name="_Toc379809745"/>
      <w:r w:rsidRPr="00DF207A">
        <w:t>Sammanfattning av adresseringsmodell</w:t>
      </w:r>
      <w:bookmarkEnd w:id="604"/>
      <w:bookmarkEnd w:id="605"/>
      <w:bookmarkEnd w:id="606"/>
    </w:p>
    <w:p w14:paraId="00088F18" w14:textId="77777777" w:rsidR="0055728C" w:rsidRPr="0055728C" w:rsidRDefault="0055728C" w:rsidP="0055728C">
      <w:pPr>
        <w:rPr>
          <w:rPrChange w:id="607" w:author="Marcus Claus" w:date="2014-02-12T13:22:00Z">
            <w:rPr/>
          </w:rPrChange>
        </w:rPr>
        <w:pPrChange w:id="608" w:author="Marcus Claus" w:date="2014-02-12T13:22:00Z">
          <w:pPr>
            <w:pStyle w:val="Rubrik3"/>
          </w:pPr>
        </w:pPrChange>
      </w:pPr>
    </w:p>
    <w:tbl>
      <w:tblPr>
        <w:tblStyle w:val="Tabellrutnt"/>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proofErr w:type="spellStart"/>
            <w:r w:rsidRPr="00E146AE">
              <w:t>Ineras</w:t>
            </w:r>
            <w:proofErr w:type="spellEnd"/>
            <w:r w:rsidRPr="00E146AE">
              <w:t xml:space="preserve">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A894AD4" w:rsidR="00C64CB2" w:rsidRPr="00C64CB2" w:rsidDel="0055728C" w:rsidRDefault="00C64CB2" w:rsidP="00C64CB2">
      <w:pPr>
        <w:rPr>
          <w:del w:id="609" w:author="Marcus Claus" w:date="2014-02-12T13:22:00Z"/>
        </w:rPr>
      </w:pPr>
    </w:p>
    <w:p w14:paraId="453B263F" w14:textId="77777777" w:rsidR="00143050" w:rsidRPr="00E6232A" w:rsidRDefault="00143050" w:rsidP="007E47C0">
      <w:pPr>
        <w:rPr>
          <w:color w:val="4F81BD" w:themeColor="accent1"/>
        </w:rPr>
      </w:pPr>
    </w:p>
    <w:p w14:paraId="25392CCF" w14:textId="36FBF240" w:rsidR="007E47C0" w:rsidDel="0055728C" w:rsidRDefault="007E47C0" w:rsidP="007E47C0">
      <w:pPr>
        <w:rPr>
          <w:del w:id="610" w:author="Marcus Claus" w:date="2014-02-12T13:22:00Z"/>
          <w:highlight w:val="yellow"/>
        </w:rPr>
      </w:pPr>
    </w:p>
    <w:p w14:paraId="49D4ADC1" w14:textId="77777777" w:rsidR="007118BE" w:rsidRPr="00E146AE" w:rsidRDefault="007118BE" w:rsidP="007118BE">
      <w:pPr>
        <w:pStyle w:val="Rubrik2"/>
      </w:pPr>
      <w:bookmarkStart w:id="611" w:name="_Toc357754850"/>
      <w:bookmarkStart w:id="612" w:name="_Toc374962626"/>
      <w:bookmarkStart w:id="613" w:name="_Toc379809746"/>
      <w:r w:rsidRPr="00E146AE">
        <w:t>Aggregering och engagemangsindex</w:t>
      </w:r>
      <w:bookmarkEnd w:id="611"/>
      <w:bookmarkEnd w:id="612"/>
      <w:bookmarkEnd w:id="613"/>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pPr>
        <w:rPr>
          <w:ins w:id="614" w:author="Björn Genfors" w:date="2014-02-06T15:45:00Z"/>
        </w:rPr>
      </w:pPr>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77777777" w:rsidR="007118BE" w:rsidRPr="0020087D" w:rsidRDefault="007118BE" w:rsidP="007118BE">
      <w:r>
        <w:t>Om logisk adress HSA-id för Inera eller en huvudman kommer anropet att dirigeras till aggregerande tjänsten som i sin tur – efter att ha konsulterat engagemangsindex, 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615" w:name="_Toc224960921"/>
      <w:bookmarkStart w:id="616" w:name="_Toc357754852"/>
      <w:r>
        <w:br w:type="page"/>
      </w:r>
    </w:p>
    <w:p w14:paraId="1D3E811B" w14:textId="75A91957" w:rsidR="007E47C0" w:rsidRDefault="007E47C0" w:rsidP="007E47C0">
      <w:pPr>
        <w:pStyle w:val="Rubrik1"/>
      </w:pPr>
      <w:bookmarkStart w:id="617" w:name="_Toc379809747"/>
      <w:r>
        <w:lastRenderedPageBreak/>
        <w:t>Tjänstedomänens krav och regler</w:t>
      </w:r>
      <w:bookmarkEnd w:id="615"/>
      <w:bookmarkEnd w:id="616"/>
      <w:bookmarkEnd w:id="617"/>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Rubrik2"/>
      </w:pPr>
      <w:bookmarkStart w:id="618" w:name="_Toc244018071"/>
      <w:bookmarkStart w:id="619" w:name="_Toc374962628"/>
      <w:bookmarkStart w:id="620" w:name="_Toc379809748"/>
      <w:r w:rsidRPr="00A0151E">
        <w:t>Uppdatering</w:t>
      </w:r>
      <w:r>
        <w:t xml:space="preserve"> av </w:t>
      </w:r>
      <w:r w:rsidRPr="00435396">
        <w:t>engagemangsindex</w:t>
      </w:r>
      <w:bookmarkEnd w:id="618"/>
      <w:bookmarkEnd w:id="619"/>
      <w:bookmarkEnd w:id="620"/>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proofErr w:type="gramStart"/>
      <w:r>
        <w:t>urn:riv</w:t>
      </w:r>
      <w:proofErr w:type="gramEnd"/>
      <w:r>
        <w:t>:itintegration:engagementindex:UpdateResponder:1 (”index-push”)</w:t>
      </w:r>
    </w:p>
    <w:p w14:paraId="7D10DFBA" w14:textId="77777777" w:rsidR="00B72500" w:rsidRDefault="00B72500" w:rsidP="00B72500">
      <w:r>
        <w:t xml:space="preserve">eller genom att erbjuda tjänstekontraktet </w:t>
      </w:r>
    </w:p>
    <w:p w14:paraId="0B63CBFF" w14:textId="77777777" w:rsidR="00B72500" w:rsidRDefault="00B72500" w:rsidP="00B72500">
      <w:proofErr w:type="gramStart"/>
      <w:r>
        <w:t>urn:riv</w:t>
      </w:r>
      <w:proofErr w:type="gramEnd"/>
      <w:r>
        <w:t>:itintegration:engagementindex:GetUpdatesResponder:1 (”</w:t>
      </w:r>
      <w:proofErr w:type="spellStart"/>
      <w:r>
        <w:t>indexpull</w:t>
      </w:r>
      <w:proofErr w:type="spellEnd"/>
      <w:r>
        <w:t>”)</w:t>
      </w:r>
    </w:p>
    <w:p w14:paraId="0E95BEFF" w14:textId="77777777" w:rsidR="00B72500" w:rsidRDefault="00B72500" w:rsidP="00B72500">
      <w:r>
        <w:t>Ladda hem Engagemangsindex WSDL, scheman och tjänstekontraktsbeskrivning för detaljer.</w:t>
      </w:r>
    </w:p>
    <w:p w14:paraId="21CCE972" w14:textId="77777777" w:rsidR="00B72500" w:rsidRPr="00E2060F" w:rsidRDefault="00B72500" w:rsidP="00B72500">
      <w:r>
        <w:t>Följande regler gäller för innehållet i begäran till engagemangsindex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proofErr w:type="spellStart"/>
            <w:r>
              <w:rPr>
                <w:b/>
              </w:rPr>
              <w:t>Kodverk</w:t>
            </w:r>
            <w:proofErr w:type="spellEnd"/>
            <w:r>
              <w:rPr>
                <w:b/>
              </w:rPr>
              <w:t xml:space="preserve">/värde-mängd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 xml:space="preserve">Service </w:t>
            </w:r>
            <w:proofErr w:type="spellStart"/>
            <w:r w:rsidRPr="00E146AE">
              <w:t>domain</w:t>
            </w:r>
            <w:proofErr w:type="spellEnd"/>
            <w:r w:rsidRPr="00E146AE">
              <w:t>*</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B580B9" w14:textId="48B082F6" w:rsidR="00B72500" w:rsidRPr="00E146AE" w:rsidRDefault="00B72500" w:rsidP="001F51E0">
            <w:r w:rsidRPr="00E146AE">
              <w:t>”</w:t>
            </w:r>
            <w:proofErr w:type="spellStart"/>
            <w:proofErr w:type="gramStart"/>
            <w:r w:rsidRPr="00E146AE">
              <w:t>riv:clinicalprocess</w:t>
            </w:r>
            <w:proofErr w:type="gramEnd"/>
            <w:r w:rsidRPr="00E146AE">
              <w:t>:healthcond:</w:t>
            </w:r>
            <w:r w:rsidR="001F51E0">
              <w:t>rheuma</w:t>
            </w:r>
            <w:proofErr w:type="spellEnd"/>
            <w:r w:rsidRPr="00E146AE">
              <w:t>”</w:t>
            </w:r>
          </w:p>
        </w:tc>
        <w:tc>
          <w:tcPr>
            <w:tcW w:w="1330" w:type="dxa"/>
            <w:shd w:val="clear" w:color="auto" w:fill="auto"/>
          </w:tcPr>
          <w:p w14:paraId="5F18160B"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proofErr w:type="spellStart"/>
            <w:r w:rsidRPr="00E146AE">
              <w:t>Categori-zation</w:t>
            </w:r>
            <w:proofErr w:type="spellEnd"/>
            <w:r w:rsidRPr="00E146AE">
              <w:t>*</w:t>
            </w:r>
          </w:p>
        </w:tc>
        <w:tc>
          <w:tcPr>
            <w:tcW w:w="1579" w:type="dxa"/>
            <w:shd w:val="clear" w:color="auto" w:fill="auto"/>
          </w:tcPr>
          <w:p w14:paraId="475782F2" w14:textId="77777777" w:rsidR="00B72500" w:rsidRPr="00E146AE" w:rsidRDefault="00B72500" w:rsidP="00D728C5">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13D8D51" w14:textId="67A532A6" w:rsidR="00B72500" w:rsidRPr="00E146AE" w:rsidRDefault="001F51E0" w:rsidP="00D728C5">
            <w:r>
              <w:t xml:space="preserve">”NA” – </w:t>
            </w:r>
            <w:proofErr w:type="gramStart"/>
            <w:r>
              <w:t>dvs</w:t>
            </w:r>
            <w:proofErr w:type="gramEnd"/>
            <w:r>
              <w:t xml:space="preserve"> ej tillämpat för tjänstedomänen</w:t>
            </w:r>
          </w:p>
        </w:tc>
        <w:tc>
          <w:tcPr>
            <w:tcW w:w="1330" w:type="dxa"/>
            <w:shd w:val="clear" w:color="auto" w:fill="auto"/>
          </w:tcPr>
          <w:p w14:paraId="71633F2E"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020A92EF" w14:textId="77777777" w:rsidR="00B72500" w:rsidRPr="00E146AE" w:rsidRDefault="00B72500" w:rsidP="00D728C5">
            <w:r w:rsidRPr="00E146AE">
              <w:t>Referens till informationskällan enligt tjänste-domänens definition</w:t>
            </w:r>
          </w:p>
        </w:tc>
        <w:tc>
          <w:tcPr>
            <w:tcW w:w="2410" w:type="dxa"/>
            <w:shd w:val="clear" w:color="auto" w:fill="auto"/>
          </w:tcPr>
          <w:p w14:paraId="6AB37F03" w14:textId="77777777" w:rsidR="00B72500" w:rsidRPr="00E146AE" w:rsidRDefault="00B72500" w:rsidP="00D728C5">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31C8C0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7934D5A3" w14:textId="77777777" w:rsidR="00B72500" w:rsidRPr="00E146AE" w:rsidRDefault="00B72500" w:rsidP="00D728C5">
            <w:r w:rsidRPr="00E146AE">
              <w:t>Samma värde som fältet Source System.</w:t>
            </w:r>
          </w:p>
        </w:tc>
        <w:tc>
          <w:tcPr>
            <w:tcW w:w="1330" w:type="dxa"/>
            <w:shd w:val="clear" w:color="auto" w:fill="auto"/>
          </w:tcPr>
          <w:p w14:paraId="7AF4BA09"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2A400A55" w14:textId="77777777" w:rsidR="00B72500" w:rsidRPr="00E146AE" w:rsidRDefault="00B72500" w:rsidP="00D728C5">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5D9187F"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3692394" w14:textId="77777777" w:rsidR="00B72500" w:rsidRPr="00E146AE" w:rsidRDefault="00B72500" w:rsidP="00D728C5">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386C7F8"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 xml:space="preserve">Most Recent </w:t>
            </w:r>
            <w:proofErr w:type="spellStart"/>
            <w:r w:rsidRPr="00E146AE">
              <w:t>Content</w:t>
            </w:r>
            <w:proofErr w:type="spellEnd"/>
            <w:r w:rsidRPr="00E146AE">
              <w:t>*</w:t>
            </w:r>
          </w:p>
        </w:tc>
        <w:tc>
          <w:tcPr>
            <w:tcW w:w="1579" w:type="dxa"/>
            <w:shd w:val="clear" w:color="auto" w:fill="auto"/>
          </w:tcPr>
          <w:p w14:paraId="36BC3620" w14:textId="77777777" w:rsidR="00B72500" w:rsidRPr="00E146AE" w:rsidRDefault="00B72500" w:rsidP="00D728C5">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7617322" w14:textId="77777777" w:rsidR="00B72500" w:rsidRPr="00E146AE" w:rsidRDefault="00B72500" w:rsidP="00D728C5">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proofErr w:type="spellStart"/>
            <w:r w:rsidRPr="00E146AE">
              <w:t>Time</w:t>
            </w:r>
            <w:proofErr w:type="spellEnd"/>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w:t>
            </w:r>
            <w:proofErr w:type="gramStart"/>
            <w:r w:rsidRPr="00E146AE">
              <w:t>..</w:t>
            </w:r>
            <w:proofErr w:type="gramEnd"/>
            <w:r w:rsidRPr="00E146AE">
              <w:t>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Upp-datering innebär ny post som matchar samtliga attribut som är del av en 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t xml:space="preserve">Source </w:t>
            </w:r>
            <w:r w:rsidRPr="00E146AE">
              <w:lastRenderedPageBreak/>
              <w:t>system</w:t>
            </w:r>
          </w:p>
        </w:tc>
        <w:tc>
          <w:tcPr>
            <w:tcW w:w="1579" w:type="dxa"/>
            <w:shd w:val="clear" w:color="auto" w:fill="auto"/>
          </w:tcPr>
          <w:p w14:paraId="2BAA1DAF" w14:textId="1C64BE13" w:rsidR="00B72500" w:rsidRPr="00E146AE" w:rsidRDefault="00B72500" w:rsidP="00D728C5">
            <w:r w:rsidRPr="00E146AE">
              <w:lastRenderedPageBreak/>
              <w:t>Käll</w:t>
            </w:r>
            <w:r w:rsidR="00760A43">
              <w:t xml:space="preserve">systemet </w:t>
            </w:r>
            <w:r w:rsidR="00760A43">
              <w:lastRenderedPageBreak/>
              <w:t>som genererade engage</w:t>
            </w:r>
            <w:r w:rsidRPr="00E146AE">
              <w:t xml:space="preserve">mangs-posten via </w:t>
            </w:r>
            <w:proofErr w:type="spellStart"/>
            <w:r w:rsidRPr="00E146AE">
              <w:t>Update</w:t>
            </w:r>
            <w:proofErr w:type="spellEnd"/>
            <w:r w:rsidRPr="00E146AE">
              <w:t>-tjänsten</w:t>
            </w:r>
          </w:p>
        </w:tc>
        <w:tc>
          <w:tcPr>
            <w:tcW w:w="2410" w:type="dxa"/>
            <w:shd w:val="clear" w:color="auto" w:fill="auto"/>
          </w:tcPr>
          <w:p w14:paraId="384198D1" w14:textId="77777777" w:rsidR="00B72500" w:rsidRPr="00E146AE" w:rsidRDefault="00B72500" w:rsidP="00D728C5">
            <w:r w:rsidRPr="00E146AE">
              <w:lastRenderedPageBreak/>
              <w:t xml:space="preserve">Systemets HSA-id.  För </w:t>
            </w:r>
            <w:r w:rsidRPr="00E146AE">
              <w:lastRenderedPageBreak/>
              <w:t xml:space="preserve">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47906663" w14:textId="77777777" w:rsidR="00B72500" w:rsidRPr="00E146AE" w:rsidRDefault="00B72500" w:rsidP="00D728C5">
            <w:r w:rsidRPr="00E146AE">
              <w:lastRenderedPageBreak/>
              <w:t>1</w:t>
            </w:r>
            <w:proofErr w:type="gramStart"/>
            <w:r w:rsidRPr="00E146AE">
              <w:t>..</w:t>
            </w:r>
            <w:proofErr w:type="gramEnd"/>
            <w:r w:rsidRPr="00E146AE">
              <w:t>1</w:t>
            </w:r>
          </w:p>
        </w:tc>
        <w:tc>
          <w:tcPr>
            <w:tcW w:w="1652" w:type="dxa"/>
            <w:shd w:val="clear" w:color="auto" w:fill="auto"/>
          </w:tcPr>
          <w:p w14:paraId="09B4C35A" w14:textId="77777777" w:rsidR="00B72500" w:rsidRPr="00E146AE" w:rsidRDefault="00B72500" w:rsidP="00D728C5">
            <w:r w:rsidRPr="00E146AE">
              <w:t>Systemadresser</w:t>
            </w:r>
            <w:r w:rsidRPr="00E146AE">
              <w:lastRenderedPageBreak/>
              <w:t xml:space="preserve">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76B70FEF" w14:textId="77777777" w:rsidR="00B72500" w:rsidRPr="00E146AE" w:rsidRDefault="00B72500" w:rsidP="00D728C5">
            <w:r w:rsidRPr="00E146AE">
              <w:lastRenderedPageBreak/>
              <w:t xml:space="preserve">Del av </w:t>
            </w:r>
            <w:r w:rsidRPr="00E146AE">
              <w:lastRenderedPageBreak/>
              <w:t xml:space="preserve">instansens </w:t>
            </w:r>
            <w:proofErr w:type="spellStart"/>
            <w:r w:rsidRPr="00E146AE">
              <w:t>unikhet</w:t>
            </w:r>
            <w:proofErr w:type="spellEnd"/>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lastRenderedPageBreak/>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proofErr w:type="gramStart"/>
            <w:r w:rsidRPr="00E146AE">
              <w:t>eller inom källsystemet unik identifierare för vårdgivaren.</w:t>
            </w:r>
            <w:proofErr w:type="gramEnd"/>
          </w:p>
        </w:tc>
        <w:tc>
          <w:tcPr>
            <w:tcW w:w="851" w:type="dxa"/>
            <w:shd w:val="clear" w:color="auto" w:fill="auto"/>
          </w:tcPr>
          <w:p w14:paraId="0A7F24F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proofErr w:type="gramStart"/>
            <w:r w:rsidRPr="00E146AE">
              <w:t>systemspecifik identitet.</w:t>
            </w:r>
            <w:proofErr w:type="gramEnd"/>
          </w:p>
        </w:tc>
        <w:tc>
          <w:tcPr>
            <w:tcW w:w="1330" w:type="dxa"/>
            <w:shd w:val="clear" w:color="auto" w:fill="auto"/>
          </w:tcPr>
          <w:p w14:paraId="7C2715B4" w14:textId="77777777" w:rsidR="00B72500" w:rsidRPr="00E146AE" w:rsidRDefault="00B72500" w:rsidP="00D728C5">
            <w:r w:rsidRPr="00E146AE">
              <w:t xml:space="preserve">Del av instansens </w:t>
            </w:r>
            <w:proofErr w:type="spellStart"/>
            <w:r w:rsidRPr="00E146AE">
              <w:t>unikhet</w:t>
            </w:r>
            <w:proofErr w:type="spellEnd"/>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3F45DF">
      <w:pPr>
        <w:pStyle w:val="Brdtext"/>
      </w:pPr>
      <w:r w:rsidRPr="003F45DF">
        <w:t xml:space="preserve">Regler för tilldelning av värde i fältet </w:t>
      </w:r>
      <w:proofErr w:type="spellStart"/>
      <w:r w:rsidRPr="003F45DF">
        <w:t>Categorization</w:t>
      </w:r>
      <w:proofErr w:type="spellEnd"/>
      <w:r w:rsidRPr="003F45DF">
        <w:t xml:space="preserve"> i engagemangsposten för tjänstekontrakt i denna domän. </w:t>
      </w:r>
    </w:p>
    <w:p w14:paraId="583F6DFF" w14:textId="77777777" w:rsidR="00B72500" w:rsidRPr="003F45DF" w:rsidRDefault="00B72500" w:rsidP="003F45DF">
      <w:pPr>
        <w:pStyle w:val="Brdtext"/>
      </w:pPr>
    </w:p>
    <w:p w14:paraId="146BB1DF" w14:textId="77777777" w:rsidR="00B72500" w:rsidRDefault="00B72500" w:rsidP="00B72500">
      <w:r>
        <w:t>Kortnamnet skapas enligt konventionen första bokstaven i domännamnets komponenter ”-” första bokstaven i tjänstekontraktets namnkomponenter:</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 xml:space="preserve">Värde på </w:t>
            </w:r>
            <w:proofErr w:type="spellStart"/>
            <w:r w:rsidRPr="00F83C47">
              <w:rPr>
                <w:b/>
              </w:rPr>
              <w:t>Categorization</w:t>
            </w:r>
            <w:proofErr w:type="spellEnd"/>
          </w:p>
        </w:tc>
      </w:tr>
      <w:tr w:rsidR="00B72500" w:rsidRPr="00F83C47" w14:paraId="55BDE041" w14:textId="77777777" w:rsidTr="003F45DF">
        <w:tc>
          <w:tcPr>
            <w:tcW w:w="5099" w:type="dxa"/>
            <w:tcBorders>
              <w:top w:val="single" w:sz="6" w:space="0" w:color="auto"/>
              <w:bottom w:val="single" w:sz="6" w:space="0" w:color="auto"/>
            </w:tcBorders>
          </w:tcPr>
          <w:p w14:paraId="309C10A4" w14:textId="2572C515" w:rsidR="00B72500" w:rsidRPr="00F83C47" w:rsidRDefault="00B72500" w:rsidP="003F45DF">
            <w:pPr>
              <w:rPr>
                <w:highlight w:val="yellow"/>
              </w:rPr>
            </w:pPr>
            <w:proofErr w:type="spellStart"/>
            <w:r w:rsidRPr="00F83C47">
              <w:t>Get</w:t>
            </w:r>
            <w:r w:rsidR="003F45DF">
              <w:t>RheumaticArthritisData</w:t>
            </w:r>
            <w:proofErr w:type="spellEnd"/>
          </w:p>
        </w:tc>
        <w:tc>
          <w:tcPr>
            <w:tcW w:w="3399" w:type="dxa"/>
            <w:tcBorders>
              <w:top w:val="single" w:sz="6" w:space="0" w:color="auto"/>
              <w:bottom w:val="single" w:sz="6" w:space="0" w:color="auto"/>
            </w:tcBorders>
          </w:tcPr>
          <w:p w14:paraId="6E372CC8" w14:textId="3D1552F5" w:rsidR="00B72500" w:rsidRPr="00F83C47" w:rsidRDefault="00F93876" w:rsidP="00D728C5">
            <w:pPr>
              <w:rPr>
                <w:color w:val="000000"/>
                <w:highlight w:val="yellow"/>
              </w:rPr>
            </w:pPr>
            <w:r>
              <w:rPr>
                <w:color w:val="000000"/>
              </w:rPr>
              <w:t>NA</w:t>
            </w:r>
          </w:p>
        </w:tc>
      </w:tr>
    </w:tbl>
    <w:p w14:paraId="2DC9E4B0" w14:textId="77777777" w:rsidR="00B72500" w:rsidRDefault="00B72500" w:rsidP="007E47C0"/>
    <w:p w14:paraId="349519FF" w14:textId="63664ABB" w:rsidR="007E47C0" w:rsidDel="0055728C" w:rsidRDefault="007E47C0" w:rsidP="007E47C0">
      <w:pPr>
        <w:rPr>
          <w:del w:id="621" w:author="Marcus Claus" w:date="2014-02-12T13:22:00Z"/>
        </w:rPr>
      </w:pPr>
    </w:p>
    <w:p w14:paraId="57131836" w14:textId="77777777" w:rsidR="007E47C0" w:rsidRDefault="007E47C0" w:rsidP="007E47C0">
      <w:pPr>
        <w:pStyle w:val="Rubrik2"/>
      </w:pPr>
      <w:bookmarkStart w:id="622" w:name="_Toc357754853"/>
      <w:bookmarkStart w:id="623" w:name="_Toc379809749"/>
      <w:bookmarkStart w:id="624" w:name="_Ref379974869"/>
      <w:bookmarkStart w:id="625" w:name="_Ref379974886"/>
      <w:r>
        <w:t>Informationssäkerhet och juridik</w:t>
      </w:r>
      <w:bookmarkEnd w:id="622"/>
      <w:bookmarkEnd w:id="623"/>
      <w:bookmarkEnd w:id="624"/>
      <w:bookmarkEnd w:id="625"/>
    </w:p>
    <w:p w14:paraId="21D095A9" w14:textId="77777777" w:rsidR="003F45DF" w:rsidRDefault="003F45DF" w:rsidP="003F45DF">
      <w:pPr>
        <w:pStyle w:val="Rubrik3"/>
      </w:pPr>
      <w:bookmarkStart w:id="626" w:name="_Toc374962630"/>
      <w:bookmarkStart w:id="627" w:name="_Toc379809750"/>
      <w:r>
        <w:t xml:space="preserve">Medarbetarens </w:t>
      </w:r>
      <w:r w:rsidRPr="004F0149">
        <w:t>direktåtkomst</w:t>
      </w:r>
      <w:bookmarkEnd w:id="626"/>
      <w:bookmarkEnd w:id="627"/>
    </w:p>
    <w:p w14:paraId="5A0A2ED6" w14:textId="77777777" w:rsidR="003F45DF" w:rsidRDefault="003F45DF" w:rsidP="003F45D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77777777" w:rsidR="003F45DF" w:rsidRDefault="003F45DF" w:rsidP="003F45DF">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0B0C5DD1" w14:textId="77777777" w:rsidR="003F45DF" w:rsidRDefault="003F45DF" w:rsidP="003F45DF"/>
    <w:p w14:paraId="7477D212" w14:textId="77777777" w:rsidR="003F45DF" w:rsidRDefault="003F45DF" w:rsidP="003F45DF">
      <w:r>
        <w:lastRenderedPageBreak/>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Rubrik3"/>
      </w:pPr>
      <w:bookmarkStart w:id="628" w:name="_Toc374962631"/>
      <w:bookmarkStart w:id="629" w:name="_Toc379809751"/>
      <w:r w:rsidRPr="003F45DF">
        <w:t>Patientens direktåtkomst</w:t>
      </w:r>
      <w:bookmarkEnd w:id="628"/>
      <w:bookmarkEnd w:id="629"/>
    </w:p>
    <w:p w14:paraId="4A47F56B" w14:textId="77777777" w:rsidR="003F45DF" w:rsidRDefault="003F45DF" w:rsidP="003F45DF">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Rubrik3"/>
      </w:pPr>
      <w:bookmarkStart w:id="630" w:name="_Toc219337773"/>
      <w:bookmarkStart w:id="631" w:name="_Toc227077997"/>
      <w:bookmarkStart w:id="632" w:name="_Toc245231401"/>
      <w:bookmarkStart w:id="633" w:name="_Toc374962632"/>
      <w:bookmarkStart w:id="634" w:name="_Toc379809752"/>
      <w:r w:rsidRPr="00E146AE">
        <w:t>Generellt</w:t>
      </w:r>
      <w:bookmarkEnd w:id="630"/>
      <w:bookmarkEnd w:id="631"/>
      <w:bookmarkEnd w:id="632"/>
      <w:bookmarkEnd w:id="633"/>
      <w:bookmarkEnd w:id="634"/>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635" w:name="_Toc379809753"/>
      <w:r>
        <w:t>Icke funktionella krav</w:t>
      </w:r>
      <w:bookmarkEnd w:id="635"/>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Rubrik3"/>
      </w:pPr>
      <w:bookmarkStart w:id="636" w:name="_Toc379809754"/>
      <w:r>
        <w:t>SLA krav</w:t>
      </w:r>
      <w:bookmarkEnd w:id="636"/>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3F45DF">
      <w:pPr>
        <w:pStyle w:val="Brd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rsidP="003F45DF">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lastRenderedPageBreak/>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664DDEEB" w:rsidR="003F45DF" w:rsidDel="0055728C" w:rsidRDefault="003F45DF" w:rsidP="007E47C0">
      <w:pPr>
        <w:rPr>
          <w:del w:id="637" w:author="Marcus Claus" w:date="2014-02-12T13:24:00Z"/>
        </w:rPr>
      </w:pPr>
    </w:p>
    <w:p w14:paraId="7C30B809" w14:textId="77777777" w:rsidR="007E47C0" w:rsidRDefault="007E47C0" w:rsidP="003F45DF">
      <w:pPr>
        <w:pStyle w:val="Brdtext"/>
      </w:pPr>
    </w:p>
    <w:p w14:paraId="7411275B" w14:textId="68019EDE" w:rsidR="00265F33" w:rsidRPr="003164EA" w:rsidRDefault="00265F33" w:rsidP="00C54F68">
      <w:pPr>
        <w:pStyle w:val="Rubrik3"/>
      </w:pPr>
      <w:bookmarkStart w:id="638" w:name="_Toc379809755"/>
      <w:r w:rsidRPr="003164EA">
        <w:t>Övriga krav</w:t>
      </w:r>
      <w:r w:rsidR="00982263" w:rsidRPr="003164EA">
        <w:t xml:space="preserve"> och regler</w:t>
      </w:r>
      <w:bookmarkEnd w:id="638"/>
    </w:p>
    <w:p w14:paraId="228B0185" w14:textId="4F7E38DE" w:rsidR="00982263" w:rsidRPr="00E146AE" w:rsidRDefault="00982263" w:rsidP="00982263">
      <w:pPr>
        <w:pStyle w:val="Rubrik4"/>
      </w:pPr>
      <w:r>
        <w:t>Gemensamma konsumentregler</w:t>
      </w:r>
    </w:p>
    <w:p w14:paraId="24D778F5" w14:textId="77777777" w:rsidR="00982263" w:rsidRDefault="00982263" w:rsidP="00982263">
      <w:pPr>
        <w:pStyle w:val="Brdtext"/>
        <w:ind w:right="119"/>
      </w:pPr>
      <w:r>
        <w:t>R1: Filtrera enligt flagga ”</w:t>
      </w:r>
      <w:proofErr w:type="spellStart"/>
      <w:r>
        <w:t>patientAccessAllowed</w:t>
      </w:r>
      <w:proofErr w:type="spellEnd"/>
      <w:r>
        <w:t>”</w:t>
      </w:r>
    </w:p>
    <w:p w14:paraId="7948100A" w14:textId="77777777" w:rsidR="00982263" w:rsidRDefault="00982263" w:rsidP="00982263">
      <w:pPr>
        <w:pStyle w:val="Brdtext"/>
        <w:ind w:right="119"/>
      </w:pPr>
      <w:r>
        <w:t>R2: Tillämpa regelverk enl. PDL</w:t>
      </w:r>
    </w:p>
    <w:p w14:paraId="5011C7D4" w14:textId="104FCCE4" w:rsidR="00982263" w:rsidRPr="00E146AE" w:rsidRDefault="00982263" w:rsidP="00982263">
      <w:pPr>
        <w:pStyle w:val="Rubrik4"/>
      </w:pPr>
      <w:r>
        <w:t>Gemensamma producentregler</w:t>
      </w:r>
    </w:p>
    <w:p w14:paraId="1ADDF494" w14:textId="371A2BB3" w:rsidR="00982263" w:rsidRDefault="00982263" w:rsidP="00982263">
      <w:pPr>
        <w:pStyle w:val="Brdtext"/>
        <w:ind w:right="119"/>
      </w:pPr>
      <w:r>
        <w:t>R3: Filtrera enligt RIVTA-</w:t>
      </w:r>
      <w:proofErr w:type="spellStart"/>
      <w:r>
        <w:t>headern</w:t>
      </w:r>
      <w:proofErr w:type="spellEnd"/>
      <w:r>
        <w:t xml:space="preserve"> </w:t>
      </w:r>
      <w:proofErr w:type="spellStart"/>
      <w:r>
        <w:t>LogicalAddress</w:t>
      </w:r>
      <w:proofErr w:type="spellEnd"/>
      <w:r>
        <w:t>. Svarsmeddelandet få</w:t>
      </w:r>
      <w:r w:rsidR="003164EA">
        <w:t>r</w:t>
      </w:r>
      <w:r>
        <w:t xml:space="preserve"> endast innehålla information som skapats i det källsystem som anges av frågemeddelandets </w:t>
      </w:r>
      <w:proofErr w:type="spellStart"/>
      <w:r>
        <w:t>LogicalAddress</w:t>
      </w:r>
      <w:proofErr w:type="spellEnd"/>
      <w:r>
        <w:t>.</w:t>
      </w:r>
    </w:p>
    <w:p w14:paraId="16870E36" w14:textId="1FB48154" w:rsidR="00982263" w:rsidRPr="00E146AE" w:rsidRDefault="00982263" w:rsidP="00982263">
      <w:pPr>
        <w:pStyle w:val="Rubrik4"/>
      </w:pPr>
      <w:r>
        <w:t>Format för datum och tidpunkter</w:t>
      </w:r>
    </w:p>
    <w:p w14:paraId="3C9FBD5D" w14:textId="77777777" w:rsidR="00982263" w:rsidRPr="00BC5B0B" w:rsidRDefault="00982263" w:rsidP="00982263">
      <w:pPr>
        <w:pStyle w:val="Brdtext"/>
        <w:ind w:right="119"/>
      </w:pPr>
      <w:r w:rsidRPr="00BC5B0B">
        <w:t>Datum anges alltid på formatet ”ÅÅÅÅMMDD”, vilket motsvara</w:t>
      </w:r>
      <w:r>
        <w:t>r</w:t>
      </w:r>
      <w:r w:rsidRPr="00BC5B0B">
        <w:t xml:space="preserve"> ISO 8824-kompatibla </w:t>
      </w:r>
      <w:r>
        <w:t>formatbeskrivningen ”YYYYMMDD”.</w:t>
      </w:r>
    </w:p>
    <w:p w14:paraId="7D19449D" w14:textId="77777777" w:rsidR="00982263" w:rsidRDefault="00982263" w:rsidP="00982263">
      <w:pPr>
        <w:pStyle w:val="Brdtext"/>
        <w:ind w:right="119"/>
      </w:pPr>
      <w:r w:rsidRPr="00BC5B0B">
        <w:t>Tidpunkter anges alltid på formatet ”</w:t>
      </w:r>
      <w:proofErr w:type="spellStart"/>
      <w:r w:rsidRPr="00BC5B0B">
        <w:t>ÅÅÅÅMMDDttmmss</w:t>
      </w:r>
      <w:proofErr w:type="spellEnd"/>
      <w:r w:rsidRPr="00BC5B0B">
        <w:t>”, vilket motsvara</w:t>
      </w:r>
      <w:r>
        <w:t>r</w:t>
      </w:r>
      <w:r w:rsidRPr="00BC5B0B">
        <w:t xml:space="preserve"> den ISO 8824-kompatibla format</w:t>
      </w:r>
      <w:r>
        <w:t>beskrivningen ”</w:t>
      </w:r>
      <w:proofErr w:type="spellStart"/>
      <w:r>
        <w:t>YYYYMMDDhh</w:t>
      </w:r>
      <w:r w:rsidRPr="00BC5B0B">
        <w:t>mmss</w:t>
      </w:r>
      <w:proofErr w:type="spellEnd"/>
      <w:r w:rsidRPr="00BC5B0B">
        <w:t>”.</w:t>
      </w:r>
    </w:p>
    <w:p w14:paraId="537A34F5" w14:textId="6A9149D9" w:rsidR="00982263" w:rsidRPr="00E146AE" w:rsidRDefault="00982263" w:rsidP="00982263">
      <w:pPr>
        <w:pStyle w:val="Rubrik4"/>
      </w:pPr>
      <w:r>
        <w:t>Tidszon för tidpunkter</w:t>
      </w:r>
    </w:p>
    <w:p w14:paraId="1CF10D9B" w14:textId="77777777" w:rsidR="00982263" w:rsidRDefault="00982263" w:rsidP="00982263">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Rubrik2"/>
      </w:pPr>
      <w:bookmarkStart w:id="639" w:name="_Toc357754854"/>
      <w:bookmarkStart w:id="640" w:name="_Toc379809756"/>
      <w:bookmarkStart w:id="641" w:name="_Toc224960922"/>
      <w:bookmarkStart w:id="642" w:name="_Toc357754855"/>
      <w:bookmarkEnd w:id="407"/>
      <w:bookmarkEnd w:id="408"/>
      <w:bookmarkEnd w:id="409"/>
      <w:r>
        <w:t>Felhantering</w:t>
      </w:r>
      <w:bookmarkEnd w:id="639"/>
      <w:bookmarkEnd w:id="640"/>
    </w:p>
    <w:p w14:paraId="2A097C2C" w14:textId="77777777" w:rsidR="007C5E55" w:rsidRDefault="007C5E55" w:rsidP="007C5E55">
      <w:pPr>
        <w:pStyle w:val="Rubrik3"/>
      </w:pPr>
      <w:bookmarkStart w:id="643" w:name="_Toc379809757"/>
      <w:r>
        <w:t>Krav på en tjänsteproducent</w:t>
      </w:r>
      <w:bookmarkEnd w:id="643"/>
    </w:p>
    <w:p w14:paraId="74AFF75E" w14:textId="77777777" w:rsidR="003F45DF" w:rsidRPr="00E146AE" w:rsidRDefault="003F45DF" w:rsidP="003F45DF">
      <w:pPr>
        <w:pStyle w:val="Rubrik4"/>
      </w:pPr>
      <w:r w:rsidRPr="00E146AE">
        <w:t xml:space="preserve">Logiska fel </w:t>
      </w:r>
    </w:p>
    <w:p w14:paraId="1DB1D94C" w14:textId="797A14FE" w:rsidR="003F45DF" w:rsidRDefault="003F45DF" w:rsidP="003F45DF">
      <w:del w:id="644" w:author="Björn Genfors" w:date="2014-02-10T15:32:00Z">
        <w:r w:rsidRPr="00E146AE" w:rsidDel="002D76F9">
          <w:delTex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delText>
        </w:r>
      </w:del>
      <w:ins w:id="645" w:author="Björn Genfors" w:date="2014-02-10T15:32:00Z">
        <w:r w:rsidR="002D76F9">
          <w:t>Inga krav.</w:t>
        </w:r>
      </w:ins>
    </w:p>
    <w:p w14:paraId="4AE9EDBC" w14:textId="77777777" w:rsidR="003F45DF" w:rsidRPr="00E146AE" w:rsidRDefault="003F45DF" w:rsidP="003F45DF"/>
    <w:p w14:paraId="0B5216D3" w14:textId="77777777" w:rsidR="003F45DF" w:rsidRPr="00E146AE" w:rsidRDefault="003F45DF" w:rsidP="003F45DF">
      <w:pPr>
        <w:pStyle w:val="Rubrik4"/>
      </w:pPr>
      <w:bookmarkStart w:id="646" w:name="_Ref379357515"/>
      <w:r w:rsidRPr="00E146AE">
        <w:t>Tekniska fel</w:t>
      </w:r>
      <w:bookmarkEnd w:id="646"/>
    </w:p>
    <w:p w14:paraId="674241BD" w14:textId="77777777" w:rsidR="003F45DF" w:rsidRPr="00901567" w:rsidRDefault="003F45DF" w:rsidP="003F45DF">
      <w:r w:rsidRPr="00901567">
        <w:t>Vid ett tekniskt fel levereras ett generellt undantag (SOAP-</w:t>
      </w:r>
      <w:proofErr w:type="spellStart"/>
      <w:r w:rsidRPr="00901567">
        <w:t>Exception</w:t>
      </w:r>
      <w:proofErr w:type="spellEnd"/>
      <w:r w:rsidRPr="00901567">
        <w:t xml:space="preserve">). </w:t>
      </w:r>
    </w:p>
    <w:p w14:paraId="73E0EC7D" w14:textId="77777777" w:rsidR="003F45DF" w:rsidRPr="00901567" w:rsidRDefault="003F45DF" w:rsidP="003F45DF">
      <w:r w:rsidRPr="00901567">
        <w:t xml:space="preserve">Exempel på detta kan vara </w:t>
      </w:r>
      <w:proofErr w:type="spellStart"/>
      <w:r w:rsidRPr="00901567">
        <w:t>deadlock</w:t>
      </w:r>
      <w:proofErr w:type="spellEnd"/>
      <w:r w:rsidRPr="00901567">
        <w:t xml:space="preserve"> i databasen eller följdeffekter av programmeringsfel. </w:t>
      </w:r>
    </w:p>
    <w:p w14:paraId="16DD68C8" w14:textId="77777777" w:rsidR="003F45DF" w:rsidRPr="00901567" w:rsidRDefault="003F45DF" w:rsidP="003F45DF">
      <w:r w:rsidRPr="00901567">
        <w:t xml:space="preserve">Tekniska fel får inte förmedla känsliga personuppgifter. </w:t>
      </w:r>
    </w:p>
    <w:p w14:paraId="47096D63" w14:textId="77777777" w:rsidR="003F45DF" w:rsidRDefault="003F45DF" w:rsidP="003F45DF">
      <w:r w:rsidRPr="00901567">
        <w:t>Istället rekommenderas att ett log-id förmedlas, som ger möjlighet för tjänsteproducentens förvaltning att bistå tjänstekonsumentens förvaltning med felsökning.</w:t>
      </w:r>
    </w:p>
    <w:p w14:paraId="21389593" w14:textId="77777777" w:rsidR="00982263" w:rsidRDefault="00982263" w:rsidP="003F45DF"/>
    <w:p w14:paraId="03C2254E" w14:textId="77777777" w:rsidR="007C5E55" w:rsidRPr="00E131FD" w:rsidRDefault="007C5E55" w:rsidP="007C5E55">
      <w:pPr>
        <w:pStyle w:val="Rubrik3"/>
      </w:pPr>
      <w:bookmarkStart w:id="647" w:name="_Toc379809758"/>
      <w:r>
        <w:t>Krav på en tjänstekonsument</w:t>
      </w:r>
      <w:bookmarkEnd w:id="647"/>
    </w:p>
    <w:p w14:paraId="5837C0B9" w14:textId="77777777" w:rsidR="003F45DF" w:rsidRPr="00E146AE" w:rsidRDefault="003F45DF" w:rsidP="003F45DF">
      <w:pPr>
        <w:pStyle w:val="Rubrik4"/>
      </w:pPr>
      <w:r w:rsidRPr="00E146AE">
        <w:t xml:space="preserve">Logiska fel </w:t>
      </w:r>
    </w:p>
    <w:p w14:paraId="6DE95F8E" w14:textId="7BF1FD5C" w:rsidR="003F45DF" w:rsidRDefault="003F45DF" w:rsidP="003F45DF">
      <w:del w:id="648" w:author="Björn Genfors" w:date="2014-02-10T15:32:00Z">
        <w:r w:rsidRPr="00E146AE" w:rsidDel="002D76F9">
          <w:delText>I domänens skrivtjänster fås svarskod och en kommentarstext med information om att logiskt fel uppstått. Exempel på logiska fel är obligatorisk data som saknas och felformaterad data.</w:delText>
        </w:r>
      </w:del>
      <w:ins w:id="649" w:author="Björn Genfors" w:date="2014-02-10T15:32:00Z">
        <w:r w:rsidR="002D76F9">
          <w:t>Inga krav.</w:t>
        </w:r>
      </w:ins>
    </w:p>
    <w:p w14:paraId="2D03CF6F" w14:textId="77777777" w:rsidR="003F45DF" w:rsidRPr="00E146AE" w:rsidRDefault="003F45DF" w:rsidP="003F45DF"/>
    <w:p w14:paraId="0639B11D" w14:textId="77777777" w:rsidR="003F45DF" w:rsidRPr="00E146AE" w:rsidRDefault="003F45DF" w:rsidP="003F45DF">
      <w:pPr>
        <w:pStyle w:val="Rubrik4"/>
      </w:pPr>
      <w:r w:rsidRPr="00E146AE">
        <w:t>Tekniska fel</w:t>
      </w:r>
    </w:p>
    <w:p w14:paraId="6E4C6C91" w14:textId="66685AFC" w:rsidR="003F45DF" w:rsidRDefault="003F45DF" w:rsidP="003F45DF">
      <w:r w:rsidRPr="00E146AE">
        <w:t>Tekniska fel definieras med en text och en kod i ett SOAP-</w:t>
      </w:r>
      <w:proofErr w:type="spellStart"/>
      <w:r w:rsidRPr="00E146AE">
        <w:t>Exception</w:t>
      </w:r>
      <w:proofErr w:type="spellEnd"/>
      <w:r w:rsidRPr="00E146AE">
        <w:t xml:space="preserve">. Koden rekommenderas vara ett log-id enligt </w:t>
      </w:r>
      <w:r w:rsidR="0037157D">
        <w:fldChar w:fldCharType="begin"/>
      </w:r>
      <w:r w:rsidR="0037157D">
        <w:instrText xml:space="preserve"> REF _Ref379357515 \r \h </w:instrText>
      </w:r>
      <w:r w:rsidR="0037157D">
        <w:fldChar w:fldCharType="separate"/>
      </w:r>
      <w:r w:rsidR="001C0EFF">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Rubrik1"/>
      </w:pPr>
      <w:bookmarkStart w:id="650" w:name="_Toc379809759"/>
      <w:r>
        <w:lastRenderedPageBreak/>
        <w:t>Gemensamma informationskomponenter</w:t>
      </w:r>
      <w:bookmarkEnd w:id="650"/>
    </w:p>
    <w:p w14:paraId="2CACAE19" w14:textId="369447DC" w:rsidR="00760A43" w:rsidRDefault="00760A43" w:rsidP="00760A43">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w:t>
      </w:r>
      <w:r w:rsidR="001D07CD">
        <w:t xml:space="preserve">. </w:t>
      </w:r>
      <w:r>
        <w:t xml:space="preserve">Observera att med anledning av att tjänstekontrakten även kan stödjas av producentsystem som saknar (fullständig) HSAid-information så är HSAid-attribut i beskrivningarna </w:t>
      </w:r>
      <w:ins w:id="651" w:author="Marcus Claus" w:date="2014-02-12T13:45:00Z">
        <w:r w:rsidR="00A002A2">
          <w:t xml:space="preserve">av fältreglerna </w:t>
        </w:r>
      </w:ins>
      <w:r>
        <w:t>nedan valfria. Se även avsnittet ”</w:t>
      </w:r>
      <w:del w:id="652" w:author="Marcus Claus" w:date="2014-02-12T13:25:00Z">
        <w:r w:rsidDel="0055728C">
          <w:fldChar w:fldCharType="begin"/>
        </w:r>
        <w:r w:rsidDel="0055728C">
          <w:delInstrText xml:space="preserve"> REF _Ref356978712 \h </w:delInstrText>
        </w:r>
        <w:r w:rsidDel="0055728C">
          <w:fldChar w:fldCharType="separate"/>
        </w:r>
      </w:del>
      <w:del w:id="653" w:author="Marcus Claus" w:date="2014-02-12T13:17:00Z">
        <w:r w:rsidRPr="004F0149" w:rsidDel="001C0EFF">
          <w:delText>Informationssäkerhet</w:delText>
        </w:r>
      </w:del>
      <w:del w:id="654" w:author="Marcus Claus" w:date="2014-02-12T13:25:00Z">
        <w:r w:rsidDel="0055728C">
          <w:fldChar w:fldCharType="end"/>
        </w:r>
        <w:r w:rsidDel="0055728C">
          <w:delText xml:space="preserve"> och juridik</w:delText>
        </w:r>
      </w:del>
      <w:ins w:id="655" w:author="Marcus Claus" w:date="2014-02-12T13:25:00Z">
        <w:r w:rsidR="0055728C">
          <w:fldChar w:fldCharType="begin"/>
        </w:r>
        <w:r w:rsidR="0055728C">
          <w:instrText xml:space="preserve"> REF _Ref379974869 \r \h </w:instrText>
        </w:r>
      </w:ins>
      <w:r w:rsidR="0055728C">
        <w:fldChar w:fldCharType="separate"/>
      </w:r>
      <w:ins w:id="656" w:author="Marcus Claus" w:date="2014-02-12T13:25:00Z">
        <w:r w:rsidR="0055728C">
          <w:t>4.2</w:t>
        </w:r>
        <w:r w:rsidR="0055728C">
          <w:fldChar w:fldCharType="end"/>
        </w:r>
        <w:r w:rsidR="0055728C">
          <w:t xml:space="preserve"> </w:t>
        </w:r>
        <w:r w:rsidR="0055728C">
          <w:fldChar w:fldCharType="begin"/>
        </w:r>
        <w:r w:rsidR="0055728C">
          <w:instrText xml:space="preserve"> REF _Ref379974886 \h </w:instrText>
        </w:r>
      </w:ins>
      <w:r w:rsidR="0055728C">
        <w:fldChar w:fldCharType="separate"/>
      </w:r>
      <w:ins w:id="657" w:author="Marcus Claus" w:date="2014-02-12T13:25:00Z">
        <w:r w:rsidR="0055728C">
          <w:t>Informationssäkerhet och juridik</w:t>
        </w:r>
        <w:r w:rsidR="0055728C">
          <w:fldChar w:fldCharType="end"/>
        </w:r>
      </w:ins>
      <w:r>
        <w:t>” ovan.</w:t>
      </w:r>
    </w:p>
    <w:p w14:paraId="779FAEEC" w14:textId="77777777" w:rsidR="00760A43" w:rsidRDefault="00760A43" w:rsidP="00760A43">
      <w:pPr>
        <w:widowControl w:val="0"/>
      </w:pPr>
    </w:p>
    <w:p w14:paraId="43BC1E33" w14:textId="73FF9384"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Pr="001D07CD">
        <w:t xml:space="preserve"> ”</w:t>
      </w:r>
      <w:proofErr w:type="spellStart"/>
      <w:r w:rsidRPr="001D07CD">
        <w:t>Bilaga_Gemensamma_typer</w:t>
      </w:r>
      <w:proofErr w:type="spellEnd"/>
      <w:r w:rsidRPr="001D07CD">
        <w:t>_&lt;version&gt;.</w:t>
      </w:r>
      <w:proofErr w:type="spellStart"/>
      <w:r w:rsidRPr="001D07CD">
        <w:t>pdf</w:t>
      </w:r>
      <w:proofErr w:type="spellEnd"/>
      <w:r w:rsidRPr="001D07CD">
        <w:t>”</w:t>
      </w:r>
      <w:ins w:id="658" w:author="Marcus Claus" w:date="2014-02-12T13:26:00Z">
        <w:r w:rsidR="0055728C">
          <w:t xml:space="preserve">. </w:t>
        </w:r>
      </w:ins>
      <w:ins w:id="659" w:author="Marcus Claus" w:date="2014-02-12T13:27:00Z">
        <w:r w:rsidR="0055728C">
          <w:t>Hänvisad &lt;version&gt; anges vid respektive tjänstekontrakt enligt nedan.</w:t>
        </w:r>
        <w:r w:rsidR="0055728C" w:rsidDel="0055728C">
          <w:t xml:space="preserve"> </w:t>
        </w:r>
      </w:ins>
      <w:del w:id="660" w:author="Marcus Claus" w:date="2014-02-12T13:27:00Z">
        <w:r w:rsidR="00072FA1" w:rsidDel="0055728C">
          <w:br w:type="page"/>
        </w:r>
      </w:del>
    </w:p>
    <w:p w14:paraId="01A36252" w14:textId="77777777" w:rsidR="0055728C" w:rsidRDefault="0055728C">
      <w:pPr>
        <w:spacing w:line="240" w:lineRule="auto"/>
        <w:rPr>
          <w:ins w:id="661" w:author="Marcus Claus" w:date="2014-02-12T13:27:00Z"/>
          <w:rFonts w:eastAsia="Times New Roman"/>
          <w:bCs/>
          <w:sz w:val="30"/>
          <w:szCs w:val="28"/>
        </w:rPr>
      </w:pPr>
      <w:bookmarkStart w:id="662" w:name="_Toc379809760"/>
      <w:ins w:id="663" w:author="Marcus Claus" w:date="2014-02-12T13:27:00Z">
        <w:r>
          <w:br w:type="page"/>
        </w:r>
      </w:ins>
    </w:p>
    <w:p w14:paraId="511FB216" w14:textId="3DC675D6" w:rsidR="007E47C0" w:rsidRDefault="007E47C0" w:rsidP="007E47C0">
      <w:pPr>
        <w:pStyle w:val="Rubrik1"/>
      </w:pPr>
      <w:r>
        <w:lastRenderedPageBreak/>
        <w:t xml:space="preserve">Tjänstedomänens </w:t>
      </w:r>
      <w:bookmarkEnd w:id="641"/>
      <w:r>
        <w:t>meddelandemodeller</w:t>
      </w:r>
      <w:bookmarkEnd w:id="642"/>
      <w:bookmarkEnd w:id="662"/>
    </w:p>
    <w:p w14:paraId="47FFE2B7" w14:textId="77777777" w:rsidR="007E47C0" w:rsidRDefault="007E47C0" w:rsidP="007E47C0">
      <w:bookmarkStart w:id="664"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5CA95B6F" w:rsidR="007E47C0" w:rsidRDefault="007E47C0" w:rsidP="007E47C0">
      <w:pPr>
        <w:pStyle w:val="Rubrik2"/>
      </w:pPr>
      <w:bookmarkStart w:id="665" w:name="_Toc357754856"/>
      <w:bookmarkStart w:id="666" w:name="_Toc379809761"/>
      <w:r>
        <w:t>V-MIM</w:t>
      </w:r>
      <w:bookmarkEnd w:id="665"/>
      <w:r>
        <w:t xml:space="preserve"> </w:t>
      </w:r>
      <w:r w:rsidR="00920165">
        <w:t>Reumatismdata</w:t>
      </w:r>
      <w:bookmarkEnd w:id="666"/>
    </w:p>
    <w:p w14:paraId="6CE97223" w14:textId="34555966" w:rsidR="007E47C0" w:rsidRDefault="00920165" w:rsidP="007E47C0">
      <w:r>
        <w:rPr>
          <w:noProof/>
          <w:lang w:eastAsia="sv-SE"/>
        </w:rPr>
        <w:drawing>
          <wp:inline distT="0" distB="0" distL="0" distR="0" wp14:anchorId="495370C6" wp14:editId="4EE6B7CF">
            <wp:extent cx="5507990" cy="451358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oidArthritisData_2.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4513580"/>
                    </a:xfrm>
                    <a:prstGeom prst="rect">
                      <a:avLst/>
                    </a:prstGeom>
                  </pic:spPr>
                </pic:pic>
              </a:graphicData>
            </a:graphic>
          </wp:inline>
        </w:drawing>
      </w:r>
    </w:p>
    <w:p w14:paraId="0426679B" w14:textId="77777777" w:rsidR="00920165" w:rsidRPr="002F2D14" w:rsidRDefault="00920165" w:rsidP="007E47C0"/>
    <w:tbl>
      <w:tblPr>
        <w:tblStyle w:val="Tabellrutnt"/>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proofErr w:type="spellStart"/>
            <w:r w:rsidRPr="00C469F0">
              <w:rPr>
                <w:b/>
                <w:szCs w:val="20"/>
              </w:rPr>
              <w:t>Klass.attribut</w:t>
            </w:r>
            <w:proofErr w:type="spellEnd"/>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77777777" w:rsidR="00B31DB9" w:rsidRPr="00C469F0" w:rsidRDefault="00B31DB9" w:rsidP="001542CF">
            <w:pPr>
              <w:rPr>
                <w:szCs w:val="20"/>
              </w:rPr>
            </w:pPr>
            <w:proofErr w:type="spellStart"/>
            <w:r w:rsidRPr="00C469F0">
              <w:rPr>
                <w:szCs w:val="20"/>
              </w:rPr>
              <w:t>rheumatoidArthritisData</w:t>
            </w:r>
            <w:proofErr w:type="spellEnd"/>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301E72C1" w:rsidR="00B31DB9" w:rsidRPr="00C469F0" w:rsidRDefault="00B31DB9" w:rsidP="001542CF">
            <w:pPr>
              <w:rPr>
                <w:szCs w:val="20"/>
              </w:rPr>
            </w:pPr>
            <w:del w:id="667" w:author="Björn Genfors" w:date="2014-02-12T11:41:00Z">
              <w:r w:rsidDel="00E351BB">
                <w:rPr>
                  <w:szCs w:val="20"/>
                </w:rPr>
                <w:delText>RheumaticArthritisData</w:delText>
              </w:r>
            </w:del>
            <w:proofErr w:type="spellStart"/>
            <w:ins w:id="668" w:author="Björn Genfors" w:date="2014-02-12T11:41:00Z">
              <w:r w:rsidR="00E351BB">
                <w:rPr>
                  <w:szCs w:val="20"/>
                </w:rPr>
                <w:t>RheumatoidArthritisData</w:t>
              </w:r>
            </w:ins>
            <w:r>
              <w:rPr>
                <w:szCs w:val="20"/>
              </w:rPr>
              <w:t>Header</w:t>
            </w:r>
            <w:r w:rsidRPr="00C469F0">
              <w:rPr>
                <w:szCs w:val="20"/>
              </w:rPr>
              <w:t>.documentId</w:t>
            </w:r>
            <w:proofErr w:type="spellEnd"/>
          </w:p>
        </w:tc>
        <w:tc>
          <w:tcPr>
            <w:tcW w:w="2977" w:type="dxa"/>
            <w:vAlign w:val="center"/>
          </w:tcPr>
          <w:p w14:paraId="40BF742E"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0BD8E6AD" w14:textId="1B252B16"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del w:id="669" w:author="Björn Genfors" w:date="2014-02-12T11:41:00Z">
              <w:r w:rsidDel="00E351BB">
                <w:rPr>
                  <w:szCs w:val="20"/>
                </w:rPr>
                <w:delText>RheumaticArthritisData</w:delText>
              </w:r>
            </w:del>
            <w:ins w:id="670" w:author="Björn Genfors" w:date="2014-02-12T11:41:00Z">
              <w:r w:rsidR="00E351BB">
                <w:rPr>
                  <w:szCs w:val="20"/>
                </w:rPr>
                <w:t>RheumatoidArthritisData</w:t>
              </w:r>
            </w:ins>
            <w:r>
              <w:rPr>
                <w:szCs w:val="20"/>
              </w:rPr>
              <w:t>Header</w:t>
            </w:r>
            <w:proofErr w:type="spellEnd"/>
            <w:r w:rsidRPr="00C469F0">
              <w:rPr>
                <w:szCs w:val="20"/>
              </w:rPr>
              <w:t>/</w:t>
            </w:r>
            <w:proofErr w:type="spellStart"/>
            <w:r w:rsidRPr="00C469F0">
              <w:rPr>
                <w:szCs w:val="20"/>
              </w:rPr>
              <w:t>documentId</w:t>
            </w:r>
            <w:proofErr w:type="spellEnd"/>
          </w:p>
        </w:tc>
      </w:tr>
      <w:tr w:rsidR="00B31DB9" w:rsidRPr="00C469F0" w14:paraId="72539D64" w14:textId="77777777" w:rsidTr="001542CF">
        <w:trPr>
          <w:trHeight w:val="397"/>
        </w:trPr>
        <w:tc>
          <w:tcPr>
            <w:tcW w:w="1809" w:type="dxa"/>
            <w:vAlign w:val="center"/>
          </w:tcPr>
          <w:p w14:paraId="3BB44691" w14:textId="7BF29DB7" w:rsidR="00B31DB9" w:rsidRPr="00C469F0" w:rsidRDefault="00B31DB9" w:rsidP="001542CF">
            <w:pPr>
              <w:rPr>
                <w:szCs w:val="20"/>
              </w:rPr>
            </w:pPr>
            <w:del w:id="671" w:author="Björn Genfors" w:date="2014-02-12T11:41:00Z">
              <w:r w:rsidDel="00E351BB">
                <w:rPr>
                  <w:szCs w:val="20"/>
                </w:rPr>
                <w:delText>RheumaticArthritisData</w:delText>
              </w:r>
            </w:del>
            <w:proofErr w:type="spellStart"/>
            <w:ins w:id="672" w:author="Björn Genfors" w:date="2014-02-12T11:41:00Z">
              <w:r w:rsidR="00E351BB">
                <w:rPr>
                  <w:szCs w:val="20"/>
                </w:rPr>
                <w:t>RheumatoidArthritisData</w:t>
              </w:r>
            </w:ins>
            <w:r>
              <w:rPr>
                <w:szCs w:val="20"/>
              </w:rPr>
              <w:t>Header</w:t>
            </w:r>
            <w:r w:rsidRPr="00C469F0">
              <w:rPr>
                <w:szCs w:val="20"/>
              </w:rPr>
              <w:t>.sourceSystemHSAId</w:t>
            </w:r>
            <w:proofErr w:type="spellEnd"/>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25997490" w:rsidR="00B31DB9" w:rsidRPr="00C469F0" w:rsidRDefault="00B31DB9" w:rsidP="001542CF">
            <w:pPr>
              <w:rPr>
                <w:szCs w:val="20"/>
              </w:rPr>
            </w:pPr>
            <w:r w:rsidRPr="00C469F0">
              <w:rPr>
                <w:szCs w:val="20"/>
              </w:rPr>
              <w:t>rheumatoidArthritisData/</w:t>
            </w:r>
            <w:del w:id="673" w:author="Björn Genfors" w:date="2014-02-12T11:41:00Z">
              <w:r w:rsidDel="00E351BB">
                <w:rPr>
                  <w:szCs w:val="20"/>
                </w:rPr>
                <w:delText>RheumaticArthritisData</w:delText>
              </w:r>
            </w:del>
            <w:ins w:id="674" w:author="Björn Genfors" w:date="2014-02-12T11:41:00Z">
              <w:r w:rsidR="00E351BB">
                <w:rPr>
                  <w:szCs w:val="20"/>
                </w:rPr>
                <w:t>RheumatoidArthritisData</w:t>
              </w:r>
            </w:ins>
            <w:r>
              <w:rPr>
                <w:szCs w:val="20"/>
              </w:rPr>
              <w:t>Header</w:t>
            </w:r>
            <w:r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B196E31" w:rsidR="00B31DB9" w:rsidRPr="00C469F0" w:rsidRDefault="00B31DB9" w:rsidP="001542CF">
            <w:pPr>
              <w:rPr>
                <w:szCs w:val="20"/>
              </w:rPr>
            </w:pPr>
            <w:del w:id="675" w:author="Björn Genfors" w:date="2014-02-12T11:41:00Z">
              <w:r w:rsidDel="00E351BB">
                <w:rPr>
                  <w:szCs w:val="20"/>
                </w:rPr>
                <w:lastRenderedPageBreak/>
                <w:delText>RheumaticArthritisData</w:delText>
              </w:r>
            </w:del>
            <w:proofErr w:type="spellStart"/>
            <w:ins w:id="676" w:author="Björn Genfors" w:date="2014-02-12T11:41:00Z">
              <w:r w:rsidR="00E351BB">
                <w:rPr>
                  <w:szCs w:val="20"/>
                </w:rPr>
                <w:t>RheumatoidArthritisData</w:t>
              </w:r>
            </w:ins>
            <w:r>
              <w:rPr>
                <w:szCs w:val="20"/>
              </w:rPr>
              <w:t>Header</w:t>
            </w:r>
            <w:r w:rsidRPr="00C469F0">
              <w:rPr>
                <w:szCs w:val="20"/>
              </w:rPr>
              <w:t>.patientId</w:t>
            </w:r>
            <w:proofErr w:type="spellEnd"/>
          </w:p>
        </w:tc>
        <w:tc>
          <w:tcPr>
            <w:tcW w:w="2977" w:type="dxa"/>
            <w:vAlign w:val="center"/>
          </w:tcPr>
          <w:p w14:paraId="3C826CBE" w14:textId="77777777" w:rsidR="00B31DB9" w:rsidRPr="00C469F0" w:rsidRDefault="00B31DB9" w:rsidP="001542CF">
            <w:pPr>
              <w:rPr>
                <w:rFonts w:cs="Arial"/>
                <w:spacing w:val="-1"/>
                <w:szCs w:val="20"/>
              </w:rPr>
            </w:pPr>
            <w:proofErr w:type="spellStart"/>
            <w:r>
              <w:rPr>
                <w:rFonts w:cs="Arial"/>
                <w:spacing w:val="-1"/>
                <w:szCs w:val="20"/>
              </w:rPr>
              <w:t>Patient.person</w:t>
            </w:r>
            <w:proofErr w:type="spellEnd"/>
            <w:r>
              <w:rPr>
                <w:rFonts w:cs="Arial"/>
                <w:spacing w:val="-1"/>
                <w:szCs w:val="20"/>
              </w:rPr>
              <w:t>-id</w:t>
            </w:r>
          </w:p>
        </w:tc>
        <w:tc>
          <w:tcPr>
            <w:tcW w:w="4111" w:type="dxa"/>
            <w:vAlign w:val="center"/>
          </w:tcPr>
          <w:p w14:paraId="729295FA" w14:textId="69A4F1EA"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del w:id="677" w:author="Björn Genfors" w:date="2014-02-12T11:41:00Z">
              <w:r w:rsidDel="00E351BB">
                <w:rPr>
                  <w:szCs w:val="20"/>
                </w:rPr>
                <w:delText>RheumaticArthritisData</w:delText>
              </w:r>
            </w:del>
            <w:ins w:id="678" w:author="Björn Genfors" w:date="2014-02-12T11:41:00Z">
              <w:r w:rsidR="00E351BB">
                <w:rPr>
                  <w:szCs w:val="20"/>
                </w:rPr>
                <w:t>RheumatoidArthritisData</w:t>
              </w:r>
            </w:ins>
            <w:r>
              <w:rPr>
                <w:szCs w:val="20"/>
              </w:rPr>
              <w:t>Header</w:t>
            </w:r>
            <w:proofErr w:type="spellEnd"/>
            <w:r w:rsidRPr="00C469F0">
              <w:rPr>
                <w:szCs w:val="20"/>
              </w:rPr>
              <w:t>/</w:t>
            </w:r>
            <w:proofErr w:type="spellStart"/>
            <w:r w:rsidRPr="00C469F0">
              <w:rPr>
                <w:szCs w:val="20"/>
              </w:rPr>
              <w:t>patientId</w:t>
            </w:r>
            <w:proofErr w:type="spellEnd"/>
          </w:p>
        </w:tc>
      </w:tr>
      <w:tr w:rsidR="00B31DB9" w:rsidRPr="00C469F0" w14:paraId="16B011CF" w14:textId="77777777" w:rsidTr="001542CF">
        <w:trPr>
          <w:trHeight w:val="397"/>
        </w:trPr>
        <w:tc>
          <w:tcPr>
            <w:tcW w:w="1809" w:type="dxa"/>
            <w:vAlign w:val="center"/>
          </w:tcPr>
          <w:p w14:paraId="52642D15" w14:textId="77E18CF9" w:rsidR="00B31DB9" w:rsidRPr="00C469F0" w:rsidRDefault="00B31DB9" w:rsidP="001542CF">
            <w:pPr>
              <w:rPr>
                <w:szCs w:val="20"/>
              </w:rPr>
            </w:pPr>
            <w:del w:id="679" w:author="Björn Genfors" w:date="2014-02-12T11:41:00Z">
              <w:r w:rsidDel="00E351BB">
                <w:rPr>
                  <w:szCs w:val="20"/>
                </w:rPr>
                <w:delText>rheumaticArthritisData</w:delText>
              </w:r>
            </w:del>
            <w:proofErr w:type="spellStart"/>
            <w:ins w:id="680" w:author="Björn Genfors" w:date="2014-02-12T11:41:00Z">
              <w:r w:rsidR="00E351BB">
                <w:rPr>
                  <w:szCs w:val="20"/>
                </w:rPr>
                <w:t>rheumatoidArthritisData</w:t>
              </w:r>
            </w:ins>
            <w:r>
              <w:rPr>
                <w:szCs w:val="20"/>
              </w:rPr>
              <w:t>Header.accountableHealthcareProfessional</w:t>
            </w:r>
            <w:proofErr w:type="spellEnd"/>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22EA2D09" w:rsidR="00B31DB9" w:rsidRPr="00C469F0" w:rsidRDefault="00B31DB9" w:rsidP="001542CF">
            <w:pPr>
              <w:rPr>
                <w:szCs w:val="20"/>
              </w:rPr>
            </w:pPr>
            <w:r w:rsidRPr="00C469F0">
              <w:rPr>
                <w:szCs w:val="20"/>
              </w:rPr>
              <w:t>rheumatoidArthritisData/</w:t>
            </w:r>
            <w:del w:id="681" w:author="Björn Genfors" w:date="2014-02-12T11:41:00Z">
              <w:r w:rsidDel="00E351BB">
                <w:rPr>
                  <w:szCs w:val="20"/>
                </w:rPr>
                <w:delText>RheumaticArthritisData</w:delText>
              </w:r>
            </w:del>
            <w:ins w:id="682" w:author="Björn Genfors" w:date="2014-02-12T11:41:00Z">
              <w:r w:rsidR="00E351BB">
                <w:rPr>
                  <w:szCs w:val="20"/>
                </w:rPr>
                <w:t>RheumatoidArthritisData</w:t>
              </w:r>
            </w:ins>
            <w:r>
              <w:rPr>
                <w:szCs w:val="20"/>
              </w:rPr>
              <w:t>Header</w:t>
            </w:r>
            <w:r w:rsidRPr="00C469F0">
              <w:rPr>
                <w:szCs w:val="20"/>
              </w:rPr>
              <w:t>/</w:t>
            </w:r>
            <w:r>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77777777" w:rsidR="00B31DB9" w:rsidRPr="00C469F0" w:rsidRDefault="00B31DB9" w:rsidP="001542CF">
            <w:pPr>
              <w:rPr>
                <w:szCs w:val="20"/>
              </w:rPr>
            </w:pPr>
            <w:proofErr w:type="spellStart"/>
            <w:r>
              <w:rPr>
                <w:szCs w:val="20"/>
              </w:rPr>
              <w:t>AccountableHealthcareProfessional</w:t>
            </w:r>
            <w:r w:rsidRPr="00C469F0">
              <w:rPr>
                <w:szCs w:val="20"/>
              </w:rPr>
              <w:t>.authorTime</w:t>
            </w:r>
            <w:proofErr w:type="spellEnd"/>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0CCE806C"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del w:id="683" w:author="Björn Genfors" w:date="2014-02-12T11:41:00Z">
              <w:r w:rsidDel="00E351BB">
                <w:rPr>
                  <w:szCs w:val="20"/>
                </w:rPr>
                <w:delText>rheumaticArthritisData</w:delText>
              </w:r>
            </w:del>
            <w:ins w:id="684" w:author="Björn Genfors" w:date="2014-02-12T11:41:00Z">
              <w:r w:rsidR="00E351BB">
                <w:rPr>
                  <w:szCs w:val="20"/>
                </w:rPr>
                <w:t>rheumatoidArthritisData</w:t>
              </w:r>
            </w:ins>
            <w:r>
              <w:rPr>
                <w:szCs w:val="20"/>
              </w:rPr>
              <w:t>Header</w:t>
            </w:r>
            <w:proofErr w:type="spellEnd"/>
            <w:r w:rsidRPr="00C469F0">
              <w:rPr>
                <w:szCs w:val="20"/>
              </w:rPr>
              <w:t>/</w:t>
            </w:r>
            <w:r>
              <w:rPr>
                <w:szCs w:val="20"/>
              </w:rPr>
              <w:t xml:space="preserve"> </w:t>
            </w:r>
            <w:proofErr w:type="spellStart"/>
            <w:proofErr w:type="gramStart"/>
            <w:r>
              <w:rPr>
                <w:szCs w:val="20"/>
              </w:rPr>
              <w:t>accountableHealthcareProfessional</w:t>
            </w:r>
            <w:proofErr w:type="spellEnd"/>
            <w:r w:rsidRPr="00C469F0">
              <w:rPr>
                <w:szCs w:val="20"/>
              </w:rPr>
              <w:t xml:space="preserve"> </w:t>
            </w:r>
            <w:r>
              <w:rPr>
                <w:szCs w:val="20"/>
              </w:rPr>
              <w:t>/</w:t>
            </w:r>
            <w:proofErr w:type="spellStart"/>
            <w:r>
              <w:rPr>
                <w:szCs w:val="20"/>
              </w:rPr>
              <w:t>authorTime</w:t>
            </w:r>
            <w:proofErr w:type="spellEnd"/>
            <w:proofErr w:type="gramEnd"/>
          </w:p>
        </w:tc>
      </w:tr>
      <w:tr w:rsidR="00B31DB9" w:rsidRPr="00336280" w14:paraId="495283BB" w14:textId="77777777" w:rsidTr="001542CF">
        <w:trPr>
          <w:trHeight w:val="397"/>
        </w:trPr>
        <w:tc>
          <w:tcPr>
            <w:tcW w:w="1809" w:type="dxa"/>
            <w:vAlign w:val="center"/>
          </w:tcPr>
          <w:p w14:paraId="24578E8C" w14:textId="77777777" w:rsidR="00B31DB9" w:rsidRPr="00C469F0" w:rsidRDefault="00B31DB9" w:rsidP="001542CF">
            <w:pPr>
              <w:rPr>
                <w:szCs w:val="20"/>
              </w:rPr>
            </w:pPr>
            <w:proofErr w:type="spellStart"/>
            <w:r>
              <w:rPr>
                <w:szCs w:val="20"/>
              </w:rPr>
              <w:t>AccountableHealthcareProfessional</w:t>
            </w:r>
            <w:r w:rsidRPr="00C469F0">
              <w:rPr>
                <w:szCs w:val="20"/>
              </w:rPr>
              <w:t>.healthcareProfessionalHSAId</w:t>
            </w:r>
            <w:proofErr w:type="spellEnd"/>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omsorgsutövare.personal</w:t>
            </w:r>
            <w:proofErr w:type="spellEnd"/>
            <w:r w:rsidRPr="00336280">
              <w:rPr>
                <w:rFonts w:cs="Arial"/>
                <w:spacing w:val="-1"/>
                <w:szCs w:val="20"/>
              </w:rPr>
              <w:t xml:space="preserve"> id</w:t>
            </w:r>
          </w:p>
        </w:tc>
        <w:tc>
          <w:tcPr>
            <w:tcW w:w="4111" w:type="dxa"/>
            <w:vAlign w:val="center"/>
          </w:tcPr>
          <w:p w14:paraId="1A5BA841" w14:textId="69217404" w:rsidR="00B31DB9" w:rsidRPr="00336280" w:rsidRDefault="00B31DB9" w:rsidP="001542CF">
            <w:pPr>
              <w:rPr>
                <w:szCs w:val="20"/>
                <w:lang w:val="en-US"/>
              </w:rPr>
            </w:pPr>
            <w:r w:rsidRPr="00336280">
              <w:rPr>
                <w:szCs w:val="20"/>
                <w:lang w:val="en-US"/>
              </w:rPr>
              <w:t>rheumatoidArthritisData/</w:t>
            </w:r>
            <w:del w:id="685" w:author="Björn Genfors" w:date="2014-02-12T11:41:00Z">
              <w:r w:rsidRPr="00336280" w:rsidDel="00E351BB">
                <w:rPr>
                  <w:szCs w:val="20"/>
                  <w:lang w:val="en-US"/>
                </w:rPr>
                <w:delText>rheumaticArthritisData</w:delText>
              </w:r>
            </w:del>
            <w:ins w:id="686" w:author="Björn Genfors" w:date="2014-02-12T11:41:00Z">
              <w:r w:rsidR="00E351BB">
                <w:rPr>
                  <w:szCs w:val="20"/>
                  <w:lang w:val="en-US"/>
                </w:rPr>
                <w:t>rheumatoidArthritisData</w:t>
              </w:r>
            </w:ins>
            <w:r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7777777" w:rsidR="00B31DB9" w:rsidRPr="00C469F0" w:rsidRDefault="00B31DB9" w:rsidP="001542CF">
            <w:pPr>
              <w:rPr>
                <w:szCs w:val="20"/>
              </w:rPr>
            </w:pPr>
            <w:r w:rsidRPr="00336280">
              <w:rPr>
                <w:szCs w:val="20"/>
                <w:lang w:val="en-US"/>
              </w:rPr>
              <w:t>Accountable</w:t>
            </w:r>
            <w:proofErr w:type="spellStart"/>
            <w:r>
              <w:rPr>
                <w:szCs w:val="20"/>
              </w:rPr>
              <w:t>HealthcareProfessional</w:t>
            </w:r>
            <w:r w:rsidRPr="00C469F0">
              <w:rPr>
                <w:szCs w:val="20"/>
              </w:rPr>
              <w:t>.healthcareProfessionalName</w:t>
            </w:r>
            <w:proofErr w:type="spellEnd"/>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personal</w:t>
            </w:r>
            <w:proofErr w:type="spellEnd"/>
            <w:r>
              <w:rPr>
                <w:rFonts w:cs="Arial"/>
                <w:spacing w:val="-1"/>
                <w:szCs w:val="20"/>
              </w:rPr>
              <w:t xml:space="preserve"> namn</w:t>
            </w:r>
          </w:p>
        </w:tc>
        <w:tc>
          <w:tcPr>
            <w:tcW w:w="4111" w:type="dxa"/>
            <w:vAlign w:val="center"/>
          </w:tcPr>
          <w:p w14:paraId="69AD0DEA" w14:textId="436CB3EA" w:rsidR="00B31DB9" w:rsidRPr="00C469F0" w:rsidRDefault="00B31DB9" w:rsidP="001542CF">
            <w:pPr>
              <w:rPr>
                <w:szCs w:val="20"/>
              </w:rPr>
            </w:pPr>
            <w:r w:rsidRPr="00C469F0">
              <w:rPr>
                <w:szCs w:val="20"/>
              </w:rPr>
              <w:t>rheumatoidArthritisData/</w:t>
            </w:r>
            <w:del w:id="687" w:author="Björn Genfors" w:date="2014-02-12T11:41:00Z">
              <w:r w:rsidDel="00E351BB">
                <w:rPr>
                  <w:szCs w:val="20"/>
                </w:rPr>
                <w:delText>RheumaticArthritisData</w:delText>
              </w:r>
            </w:del>
            <w:ins w:id="688" w:author="Björn Genfors" w:date="2014-02-12T11:41:00Z">
              <w:r w:rsidR="00E351BB">
                <w:rPr>
                  <w:szCs w:val="20"/>
                </w:rPr>
                <w:t>RheumatoidArthritisData</w:t>
              </w:r>
            </w:ins>
            <w:r>
              <w:rPr>
                <w:szCs w:val="20"/>
              </w:rPr>
              <w:t>Header</w:t>
            </w:r>
            <w:r w:rsidRPr="00C469F0">
              <w:rPr>
                <w:szCs w:val="20"/>
              </w:rPr>
              <w:t>/</w:t>
            </w:r>
            <w:r>
              <w:rPr>
                <w:szCs w:val="20"/>
              </w:rPr>
              <w:t>AccountableHealthcareProfessional</w:t>
            </w:r>
            <w:r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77777777" w:rsidR="00B31DB9" w:rsidRPr="00C469F0" w:rsidRDefault="00B31DB9" w:rsidP="001542CF">
            <w:pPr>
              <w:rPr>
                <w:szCs w:val="20"/>
              </w:rPr>
            </w:pPr>
            <w:r>
              <w:rPr>
                <w:szCs w:val="20"/>
              </w:rPr>
              <w:t>AccountableHealthcareProfessional</w:t>
            </w:r>
            <w:r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3C3EF884" w:rsidR="00B31DB9" w:rsidRPr="00C469F0" w:rsidRDefault="00B31DB9" w:rsidP="001542CF">
            <w:pPr>
              <w:rPr>
                <w:szCs w:val="20"/>
                <w:lang w:val="en-US"/>
              </w:rPr>
            </w:pPr>
            <w:r w:rsidRPr="00C469F0">
              <w:rPr>
                <w:szCs w:val="20"/>
              </w:rPr>
              <w:t>rheumatoidArthritisData/</w:t>
            </w:r>
            <w:del w:id="689" w:author="Björn Genfors" w:date="2014-02-12T11:41:00Z">
              <w:r w:rsidDel="00E351BB">
                <w:rPr>
                  <w:szCs w:val="20"/>
                </w:rPr>
                <w:delText>RheumaticArthritisData</w:delText>
              </w:r>
            </w:del>
            <w:ins w:id="690" w:author="Björn Genfors" w:date="2014-02-12T11:41:00Z">
              <w:r w:rsidR="00E351BB">
                <w:rPr>
                  <w:szCs w:val="20"/>
                </w:rPr>
                <w:t>RheumatoidArthritisData</w:t>
              </w:r>
            </w:ins>
            <w:r>
              <w:rPr>
                <w:szCs w:val="20"/>
              </w:rPr>
              <w:t>Header</w:t>
            </w:r>
            <w:r w:rsidRPr="00C469F0">
              <w:rPr>
                <w:szCs w:val="20"/>
              </w:rPr>
              <w:t>/</w:t>
            </w:r>
            <w:r>
              <w:rPr>
                <w:szCs w:val="20"/>
              </w:rPr>
              <w:t>AccountableHealthcareProfessional</w:t>
            </w:r>
            <w:r w:rsidRPr="00C469F0">
              <w:rPr>
                <w:szCs w:val="20"/>
              </w:rPr>
              <w:t>/healthcareProfessionalRoleCode</w:t>
            </w:r>
          </w:p>
        </w:tc>
      </w:tr>
      <w:tr w:rsidR="00B31DB9" w:rsidRPr="001C0EFF" w14:paraId="02C7113C" w14:textId="77777777" w:rsidTr="001542CF">
        <w:trPr>
          <w:trHeight w:val="397"/>
        </w:trPr>
        <w:tc>
          <w:tcPr>
            <w:tcW w:w="1809" w:type="dxa"/>
            <w:vAlign w:val="center"/>
          </w:tcPr>
          <w:p w14:paraId="76864891" w14:textId="46B35E6A" w:rsidR="00B31DB9" w:rsidRPr="00C469F0" w:rsidRDefault="00581B58" w:rsidP="001542CF">
            <w:pPr>
              <w:rPr>
                <w:szCs w:val="20"/>
              </w:rPr>
            </w:pPr>
            <w:proofErr w:type="spellStart"/>
            <w:r>
              <w:rPr>
                <w:szCs w:val="20"/>
              </w:rPr>
              <w:t>HealthcareProfessionalOrgUnit</w:t>
            </w:r>
            <w:r w:rsidR="00B31DB9" w:rsidRPr="00C469F0">
              <w:rPr>
                <w:szCs w:val="20"/>
              </w:rPr>
              <w:t>.orgUnitHSAId</w:t>
            </w:r>
            <w:proofErr w:type="spellEnd"/>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enhet</w:t>
            </w:r>
            <w:proofErr w:type="spellEnd"/>
            <w:r w:rsidRPr="00336280">
              <w:rPr>
                <w:rFonts w:cs="Arial"/>
                <w:spacing w:val="-1"/>
                <w:szCs w:val="20"/>
              </w:rPr>
              <w:t xml:space="preserve"> id</w:t>
            </w:r>
          </w:p>
        </w:tc>
        <w:tc>
          <w:tcPr>
            <w:tcW w:w="4111" w:type="dxa"/>
            <w:vAlign w:val="center"/>
          </w:tcPr>
          <w:p w14:paraId="07131987" w14:textId="56D0B7FE" w:rsidR="00B31DB9" w:rsidRPr="003F7B8B" w:rsidRDefault="00B31DB9" w:rsidP="001542CF">
            <w:pPr>
              <w:rPr>
                <w:szCs w:val="20"/>
                <w:lang w:val="en-US"/>
              </w:rPr>
            </w:pPr>
            <w:r w:rsidRPr="003F7B8B">
              <w:rPr>
                <w:szCs w:val="20"/>
                <w:lang w:val="en-US"/>
              </w:rPr>
              <w:t>rheumatoidArthritisData/</w:t>
            </w:r>
            <w:del w:id="691" w:author="Björn Genfors" w:date="2014-02-12T11:41:00Z">
              <w:r w:rsidDel="00E351BB">
                <w:rPr>
                  <w:szCs w:val="20"/>
                  <w:lang w:val="en-US"/>
                </w:rPr>
                <w:delText>RheumaticArthritisData</w:delText>
              </w:r>
            </w:del>
            <w:ins w:id="692" w:author="Björn Genfors" w:date="2014-02-12T11:41:00Z">
              <w:r w:rsidR="00E351BB">
                <w:rPr>
                  <w:szCs w:val="20"/>
                  <w:lang w:val="en-US"/>
                </w:rPr>
                <w:t>RheumatoidArthritisData</w:t>
              </w:r>
            </w:ins>
            <w:r>
              <w:rPr>
                <w:szCs w:val="20"/>
                <w:lang w:val="en-US"/>
              </w:rPr>
              <w:t>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/orgUnitHSAId</w:t>
            </w:r>
          </w:p>
        </w:tc>
      </w:tr>
      <w:tr w:rsidR="00B31DB9" w:rsidRPr="001C0EFF" w14:paraId="62C51E40" w14:textId="77777777" w:rsidTr="001542CF">
        <w:trPr>
          <w:trHeight w:val="397"/>
        </w:trPr>
        <w:tc>
          <w:tcPr>
            <w:tcW w:w="1809" w:type="dxa"/>
            <w:vAlign w:val="center"/>
          </w:tcPr>
          <w:p w14:paraId="29ECDF53" w14:textId="48A4CDE7" w:rsidR="00B31DB9" w:rsidRPr="00C469F0" w:rsidRDefault="00581B58" w:rsidP="001542CF">
            <w:pPr>
              <w:rPr>
                <w:szCs w:val="20"/>
              </w:rPr>
            </w:pPr>
            <w:proofErr w:type="spellStart"/>
            <w:r>
              <w:rPr>
                <w:szCs w:val="20"/>
              </w:rPr>
              <w:t>HealthcareProfessionalOrgUnit</w:t>
            </w:r>
            <w:r w:rsidR="00B31DB9" w:rsidRPr="00C469F0">
              <w:rPr>
                <w:szCs w:val="20"/>
              </w:rPr>
              <w:t>.orgUnitname</w:t>
            </w:r>
            <w:proofErr w:type="spellEnd"/>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enhet</w:t>
            </w:r>
            <w:proofErr w:type="spellEnd"/>
            <w:r w:rsidRPr="00336280">
              <w:rPr>
                <w:rFonts w:cs="Arial"/>
                <w:spacing w:val="-1"/>
                <w:szCs w:val="20"/>
              </w:rPr>
              <w:t xml:space="preserve"> </w:t>
            </w:r>
            <w:r>
              <w:rPr>
                <w:rFonts w:cs="Arial"/>
                <w:spacing w:val="-1"/>
                <w:szCs w:val="20"/>
              </w:rPr>
              <w:t>namn</w:t>
            </w:r>
          </w:p>
        </w:tc>
        <w:tc>
          <w:tcPr>
            <w:tcW w:w="4111" w:type="dxa"/>
            <w:vAlign w:val="center"/>
          </w:tcPr>
          <w:p w14:paraId="5CFCA14E" w14:textId="202F7586" w:rsidR="00B31DB9" w:rsidRPr="003F7B8B" w:rsidRDefault="00B31DB9" w:rsidP="001542CF">
            <w:pPr>
              <w:rPr>
                <w:szCs w:val="20"/>
                <w:lang w:val="en-US"/>
              </w:rPr>
            </w:pPr>
            <w:r w:rsidRPr="003F7B8B">
              <w:rPr>
                <w:szCs w:val="20"/>
                <w:lang w:val="en-US"/>
              </w:rPr>
              <w:t>rheumatoidArthritisData/</w:t>
            </w:r>
            <w:del w:id="693" w:author="Björn Genfors" w:date="2014-02-12T11:41:00Z">
              <w:r w:rsidDel="00E351BB">
                <w:rPr>
                  <w:szCs w:val="20"/>
                  <w:lang w:val="en-US"/>
                </w:rPr>
                <w:delText>RheumaticArthritisData</w:delText>
              </w:r>
            </w:del>
            <w:ins w:id="694" w:author="Björn Genfors" w:date="2014-02-12T11:41:00Z">
              <w:r w:rsidR="00E351BB">
                <w:rPr>
                  <w:szCs w:val="20"/>
                  <w:lang w:val="en-US"/>
                </w:rPr>
                <w:t>RheumatoidArthritisData</w:t>
              </w:r>
            </w:ins>
            <w:r>
              <w:rPr>
                <w:szCs w:val="20"/>
                <w:lang w:val="en-US"/>
              </w:rPr>
              <w:t>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/orgUnitname</w:t>
            </w:r>
          </w:p>
        </w:tc>
      </w:tr>
      <w:tr w:rsidR="00B31DB9" w:rsidRPr="001C0EFF" w14:paraId="36B56316" w14:textId="77777777" w:rsidTr="001542CF">
        <w:trPr>
          <w:trHeight w:val="397"/>
        </w:trPr>
        <w:tc>
          <w:tcPr>
            <w:tcW w:w="1809" w:type="dxa"/>
            <w:vAlign w:val="center"/>
          </w:tcPr>
          <w:p w14:paraId="3F267330" w14:textId="2E125CAF" w:rsidR="00B31DB9" w:rsidRPr="00C469F0" w:rsidRDefault="00581B58" w:rsidP="001542CF">
            <w:pPr>
              <w:rPr>
                <w:szCs w:val="20"/>
              </w:rPr>
            </w:pPr>
            <w:proofErr w:type="spellStart"/>
            <w:r>
              <w:rPr>
                <w:szCs w:val="20"/>
              </w:rPr>
              <w:t>HealthcareProfessionalOrgUnit</w:t>
            </w:r>
            <w:r w:rsidR="00B31DB9" w:rsidRPr="00C469F0">
              <w:rPr>
                <w:szCs w:val="20"/>
              </w:rPr>
              <w:t>.orgUnitTelecom</w:t>
            </w:r>
            <w:proofErr w:type="spellEnd"/>
          </w:p>
        </w:tc>
        <w:tc>
          <w:tcPr>
            <w:tcW w:w="2977" w:type="dxa"/>
            <w:vAlign w:val="center"/>
          </w:tcPr>
          <w:p w14:paraId="411DCE88" w14:textId="77777777" w:rsidR="00B31DB9" w:rsidRPr="001A2000" w:rsidRDefault="00B31DB9" w:rsidP="001542CF">
            <w:pPr>
              <w:rPr>
                <w:rFonts w:cs="Arial"/>
                <w:szCs w:val="20"/>
              </w:rPr>
            </w:pPr>
            <w:r>
              <w:rPr>
                <w:rFonts w:cs="Arial"/>
                <w:szCs w:val="20"/>
              </w:rPr>
              <w:t xml:space="preserve">Tele och </w:t>
            </w:r>
            <w:proofErr w:type="spellStart"/>
            <w:r>
              <w:rPr>
                <w:rFonts w:cs="Arial"/>
                <w:szCs w:val="20"/>
              </w:rPr>
              <w:t>eKommunikation.tele</w:t>
            </w:r>
            <w:proofErr w:type="spellEnd"/>
            <w:r>
              <w:rPr>
                <w:rFonts w:cs="Arial"/>
                <w:szCs w:val="20"/>
              </w:rPr>
              <w:t xml:space="preserve"> </w:t>
            </w:r>
            <w:proofErr w:type="spellStart"/>
            <w:r>
              <w:rPr>
                <w:rFonts w:cs="Arial"/>
                <w:szCs w:val="20"/>
              </w:rPr>
              <w:t>ekom</w:t>
            </w:r>
            <w:proofErr w:type="spellEnd"/>
            <w:r>
              <w:rPr>
                <w:rFonts w:cs="Arial"/>
                <w:szCs w:val="20"/>
              </w:rPr>
              <w:t xml:space="preserve"> adress</w:t>
            </w:r>
          </w:p>
        </w:tc>
        <w:tc>
          <w:tcPr>
            <w:tcW w:w="4111" w:type="dxa"/>
            <w:vAlign w:val="center"/>
          </w:tcPr>
          <w:p w14:paraId="2F8905EF" w14:textId="57BC5EE2" w:rsidR="00B31DB9" w:rsidRPr="003F7B8B" w:rsidRDefault="00B31DB9" w:rsidP="001542CF">
            <w:pPr>
              <w:rPr>
                <w:szCs w:val="20"/>
                <w:lang w:val="en-US"/>
              </w:rPr>
            </w:pPr>
            <w:r w:rsidRPr="003F7B8B">
              <w:rPr>
                <w:szCs w:val="20"/>
                <w:lang w:val="en-US"/>
              </w:rPr>
              <w:t>rheumatoidArthritisData/</w:t>
            </w:r>
            <w:del w:id="695" w:author="Björn Genfors" w:date="2014-02-12T11:41:00Z">
              <w:r w:rsidDel="00E351BB">
                <w:rPr>
                  <w:szCs w:val="20"/>
                  <w:lang w:val="en-US"/>
                </w:rPr>
                <w:delText>RheumaticArthritisData</w:delText>
              </w:r>
            </w:del>
            <w:ins w:id="696" w:author="Björn Genfors" w:date="2014-02-12T11:41:00Z">
              <w:r w:rsidR="00E351BB">
                <w:rPr>
                  <w:szCs w:val="20"/>
                  <w:lang w:val="en-US"/>
                </w:rPr>
                <w:t>RheumatoidArthritisData</w:t>
              </w:r>
            </w:ins>
            <w:r>
              <w:rPr>
                <w:szCs w:val="20"/>
                <w:lang w:val="en-US"/>
              </w:rPr>
              <w:t>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/orgUnitTelecom</w:t>
            </w:r>
          </w:p>
        </w:tc>
      </w:tr>
      <w:tr w:rsidR="00B31DB9" w:rsidRPr="001C0EFF" w14:paraId="0B6BB976" w14:textId="77777777" w:rsidTr="001542CF">
        <w:trPr>
          <w:trHeight w:val="397"/>
        </w:trPr>
        <w:tc>
          <w:tcPr>
            <w:tcW w:w="1809" w:type="dxa"/>
            <w:vAlign w:val="center"/>
          </w:tcPr>
          <w:p w14:paraId="67A724D9" w14:textId="23E9D202" w:rsidR="00B31DB9" w:rsidRPr="00C469F0" w:rsidRDefault="00581B58" w:rsidP="001542CF">
            <w:pPr>
              <w:rPr>
                <w:szCs w:val="20"/>
              </w:rPr>
            </w:pPr>
            <w:proofErr w:type="spellStart"/>
            <w:r>
              <w:rPr>
                <w:szCs w:val="20"/>
              </w:rPr>
              <w:t>HealthcareProfessionalOrgUnit</w:t>
            </w:r>
            <w:r w:rsidR="00B31DB9" w:rsidRPr="00C469F0">
              <w:rPr>
                <w:szCs w:val="20"/>
              </w:rPr>
              <w:t>.orgUnitEmail</w:t>
            </w:r>
            <w:proofErr w:type="spellEnd"/>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 xml:space="preserve">Tele och </w:t>
            </w:r>
            <w:proofErr w:type="spellStart"/>
            <w:r>
              <w:rPr>
                <w:rFonts w:cs="Arial"/>
                <w:szCs w:val="20"/>
              </w:rPr>
              <w:t>eKommunikation.tele</w:t>
            </w:r>
            <w:proofErr w:type="spellEnd"/>
            <w:r>
              <w:rPr>
                <w:rFonts w:cs="Arial"/>
                <w:szCs w:val="20"/>
              </w:rPr>
              <w:t xml:space="preserve"> </w:t>
            </w:r>
            <w:proofErr w:type="spellStart"/>
            <w:r>
              <w:rPr>
                <w:rFonts w:cs="Arial"/>
                <w:szCs w:val="20"/>
              </w:rPr>
              <w:t>ekom</w:t>
            </w:r>
            <w:proofErr w:type="spellEnd"/>
            <w:r>
              <w:rPr>
                <w:rFonts w:cs="Arial"/>
                <w:szCs w:val="20"/>
              </w:rPr>
              <w:t xml:space="preserve"> adress</w:t>
            </w:r>
          </w:p>
        </w:tc>
        <w:tc>
          <w:tcPr>
            <w:tcW w:w="4111" w:type="dxa"/>
            <w:vAlign w:val="center"/>
          </w:tcPr>
          <w:p w14:paraId="5BACB369" w14:textId="7090EFB2" w:rsidR="00B31DB9" w:rsidRPr="003F7B8B" w:rsidRDefault="00B31DB9" w:rsidP="001542CF">
            <w:pPr>
              <w:rPr>
                <w:szCs w:val="20"/>
                <w:lang w:val="en-US"/>
              </w:rPr>
            </w:pPr>
            <w:r w:rsidRPr="003F7B8B">
              <w:rPr>
                <w:szCs w:val="20"/>
                <w:lang w:val="en-US"/>
              </w:rPr>
              <w:t>rheumatoidArthritisData/</w:t>
            </w:r>
            <w:del w:id="697" w:author="Björn Genfors" w:date="2014-02-12T11:41:00Z">
              <w:r w:rsidDel="00E351BB">
                <w:rPr>
                  <w:szCs w:val="20"/>
                  <w:lang w:val="en-US"/>
                </w:rPr>
                <w:delText>RheumaticArthritisData</w:delText>
              </w:r>
            </w:del>
            <w:ins w:id="698" w:author="Björn Genfors" w:date="2014-02-12T11:41:00Z">
              <w:r w:rsidR="00E351BB">
                <w:rPr>
                  <w:szCs w:val="20"/>
                  <w:lang w:val="en-US"/>
                </w:rPr>
                <w:t>RheumatoidArthritisData</w:t>
              </w:r>
            </w:ins>
            <w:r>
              <w:rPr>
                <w:szCs w:val="20"/>
                <w:lang w:val="en-US"/>
              </w:rPr>
              <w:t>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/orgUnitEmail</w:t>
            </w:r>
          </w:p>
        </w:tc>
      </w:tr>
      <w:tr w:rsidR="00B31DB9" w:rsidRPr="001C0EFF" w14:paraId="4A9B578C" w14:textId="77777777" w:rsidTr="001542CF">
        <w:trPr>
          <w:trHeight w:val="397"/>
        </w:trPr>
        <w:tc>
          <w:tcPr>
            <w:tcW w:w="1809" w:type="dxa"/>
            <w:vAlign w:val="center"/>
          </w:tcPr>
          <w:p w14:paraId="3EB69013" w14:textId="616710C8" w:rsidR="00B31DB9" w:rsidRPr="00C469F0" w:rsidRDefault="00581B58" w:rsidP="001542CF">
            <w:pPr>
              <w:rPr>
                <w:szCs w:val="20"/>
                <w:u w:val="single"/>
              </w:rPr>
            </w:pPr>
            <w:proofErr w:type="spellStart"/>
            <w:r>
              <w:rPr>
                <w:szCs w:val="20"/>
              </w:rPr>
              <w:t>HealthcareProfessionalOrgUnit</w:t>
            </w:r>
            <w:r w:rsidR="00B31DB9" w:rsidRPr="00C469F0">
              <w:rPr>
                <w:szCs w:val="20"/>
              </w:rPr>
              <w:t>.orgUnitAddress</w:t>
            </w:r>
            <w:proofErr w:type="spellEnd"/>
          </w:p>
        </w:tc>
        <w:tc>
          <w:tcPr>
            <w:tcW w:w="2977" w:type="dxa"/>
            <w:vAlign w:val="center"/>
          </w:tcPr>
          <w:p w14:paraId="7CC2092F" w14:textId="77777777" w:rsidR="00B31DB9" w:rsidRDefault="00B31DB9" w:rsidP="001542CF">
            <w:pPr>
              <w:rPr>
                <w:rFonts w:cs="Arial"/>
                <w:spacing w:val="-1"/>
                <w:szCs w:val="20"/>
              </w:rPr>
            </w:pPr>
            <w:proofErr w:type="spellStart"/>
            <w:r>
              <w:rPr>
                <w:rFonts w:cs="Arial"/>
                <w:spacing w:val="-1"/>
                <w:szCs w:val="20"/>
              </w:rPr>
              <w:t>Adress.adress</w:t>
            </w:r>
            <w:proofErr w:type="spellEnd"/>
            <w:r>
              <w:rPr>
                <w:rFonts w:cs="Arial"/>
                <w:spacing w:val="-1"/>
                <w:szCs w:val="20"/>
              </w:rPr>
              <w:t xml:space="preserve"> 1,</w:t>
            </w:r>
          </w:p>
          <w:p w14:paraId="3AE73993" w14:textId="77777777" w:rsidR="00B31DB9" w:rsidRDefault="00B31DB9" w:rsidP="001542CF">
            <w:pPr>
              <w:rPr>
                <w:rFonts w:cs="Arial"/>
                <w:spacing w:val="-1"/>
                <w:szCs w:val="20"/>
              </w:rPr>
            </w:pPr>
            <w:proofErr w:type="spellStart"/>
            <w:r>
              <w:rPr>
                <w:rFonts w:cs="Arial"/>
                <w:spacing w:val="-1"/>
                <w:szCs w:val="20"/>
              </w:rPr>
              <w:t>Adress.postnummer</w:t>
            </w:r>
            <w:proofErr w:type="spellEnd"/>
            <w:r>
              <w:rPr>
                <w:rFonts w:cs="Arial"/>
                <w:spacing w:val="-1"/>
                <w:szCs w:val="20"/>
              </w:rPr>
              <w:t xml:space="preserve"> &amp;</w:t>
            </w:r>
          </w:p>
          <w:p w14:paraId="53988CA6" w14:textId="77777777" w:rsidR="00B31DB9" w:rsidRPr="001A2000" w:rsidRDefault="00B31DB9" w:rsidP="001542CF">
            <w:pPr>
              <w:rPr>
                <w:rFonts w:cs="Arial"/>
                <w:spacing w:val="-1"/>
                <w:szCs w:val="20"/>
              </w:rPr>
            </w:pPr>
            <w:proofErr w:type="spellStart"/>
            <w:r>
              <w:rPr>
                <w:rFonts w:cs="Arial"/>
                <w:spacing w:val="-1"/>
                <w:szCs w:val="20"/>
              </w:rPr>
              <w:t>Adress.postort</w:t>
            </w:r>
            <w:proofErr w:type="spellEnd"/>
          </w:p>
        </w:tc>
        <w:tc>
          <w:tcPr>
            <w:tcW w:w="4111" w:type="dxa"/>
            <w:vAlign w:val="center"/>
          </w:tcPr>
          <w:p w14:paraId="1E58AAC0" w14:textId="03487994" w:rsidR="00B31DB9" w:rsidRPr="003F7B8B" w:rsidRDefault="00B31DB9" w:rsidP="001542CF">
            <w:pPr>
              <w:rPr>
                <w:szCs w:val="20"/>
                <w:lang w:val="en-US"/>
              </w:rPr>
            </w:pPr>
            <w:r w:rsidRPr="003F7B8B">
              <w:rPr>
                <w:szCs w:val="20"/>
                <w:lang w:val="en-US"/>
              </w:rPr>
              <w:t>rheumatoidArthritisData/</w:t>
            </w:r>
            <w:del w:id="699" w:author="Björn Genfors" w:date="2014-02-12T11:41:00Z">
              <w:r w:rsidDel="00E351BB">
                <w:rPr>
                  <w:szCs w:val="20"/>
                  <w:lang w:val="en-US"/>
                </w:rPr>
                <w:delText>RheumaticArthritisData</w:delText>
              </w:r>
            </w:del>
            <w:ins w:id="700" w:author="Björn Genfors" w:date="2014-02-12T11:41:00Z">
              <w:r w:rsidR="00E351BB">
                <w:rPr>
                  <w:szCs w:val="20"/>
                  <w:lang w:val="en-US"/>
                </w:rPr>
                <w:t>RheumatoidArthritisData</w:t>
              </w:r>
            </w:ins>
            <w:r>
              <w:rPr>
                <w:szCs w:val="20"/>
                <w:lang w:val="en-US"/>
              </w:rPr>
              <w:t>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/orgUnitAddress</w:t>
            </w:r>
          </w:p>
        </w:tc>
      </w:tr>
      <w:tr w:rsidR="00B31DB9" w:rsidRPr="001C0EFF" w14:paraId="3BA20088" w14:textId="77777777" w:rsidTr="001542CF">
        <w:trPr>
          <w:trHeight w:val="397"/>
        </w:trPr>
        <w:tc>
          <w:tcPr>
            <w:tcW w:w="1809" w:type="dxa"/>
            <w:vAlign w:val="center"/>
          </w:tcPr>
          <w:p w14:paraId="447A80DB" w14:textId="555C3665" w:rsidR="00B31DB9" w:rsidRPr="00C469F0" w:rsidRDefault="00581B58" w:rsidP="001542CF">
            <w:pPr>
              <w:rPr>
                <w:szCs w:val="20"/>
              </w:rPr>
            </w:pPr>
            <w:proofErr w:type="spellStart"/>
            <w:r>
              <w:rPr>
                <w:szCs w:val="20"/>
              </w:rPr>
              <w:t>HealthcareProfes</w:t>
            </w:r>
            <w:r>
              <w:rPr>
                <w:szCs w:val="20"/>
              </w:rPr>
              <w:lastRenderedPageBreak/>
              <w:t>sionalOrgUnit</w:t>
            </w:r>
            <w:r w:rsidR="00B31DB9" w:rsidRPr="00C469F0">
              <w:rPr>
                <w:szCs w:val="20"/>
              </w:rPr>
              <w:t>.orgUnitLocation</w:t>
            </w:r>
            <w:proofErr w:type="spellEnd"/>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78F72060" w14:textId="0E6CC443" w:rsidR="00B31DB9" w:rsidRPr="003F7B8B" w:rsidRDefault="00B31DB9" w:rsidP="001542CF">
            <w:pPr>
              <w:rPr>
                <w:szCs w:val="20"/>
                <w:lang w:val="en-US"/>
              </w:rPr>
            </w:pPr>
            <w:r w:rsidRPr="003F7B8B">
              <w:rPr>
                <w:szCs w:val="20"/>
                <w:lang w:val="en-US"/>
              </w:rPr>
              <w:lastRenderedPageBreak/>
              <w:t>rheumatoidArthritisData/</w:t>
            </w:r>
            <w:del w:id="701" w:author="Björn Genfors" w:date="2014-02-12T11:41:00Z">
              <w:r w:rsidDel="00E351BB">
                <w:rPr>
                  <w:szCs w:val="20"/>
                  <w:lang w:val="en-US"/>
                </w:rPr>
                <w:delText>RheumaticArthritisData</w:delText>
              </w:r>
            </w:del>
            <w:ins w:id="702" w:author="Björn Genfors" w:date="2014-02-12T11:41:00Z">
              <w:r w:rsidR="00E351BB">
                <w:rPr>
                  <w:szCs w:val="20"/>
                  <w:lang w:val="en-US"/>
                </w:rPr>
                <w:t>RheumatoidArthr</w:t>
              </w:r>
              <w:r w:rsidR="00E351BB">
                <w:rPr>
                  <w:szCs w:val="20"/>
                  <w:lang w:val="en-US"/>
                </w:rPr>
                <w:lastRenderedPageBreak/>
                <w:t>itisData</w:t>
              </w:r>
            </w:ins>
            <w:r>
              <w:rPr>
                <w:szCs w:val="20"/>
                <w:lang w:val="en-US"/>
              </w:rPr>
              <w:t>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77777777" w:rsidR="00B31DB9" w:rsidRPr="00C469F0" w:rsidRDefault="00B31DB9" w:rsidP="001542CF">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proofErr w:type="spellStart"/>
            <w:r>
              <w:rPr>
                <w:rFonts w:cs="Arial"/>
                <w:spacing w:val="-1"/>
                <w:szCs w:val="20"/>
              </w:rPr>
              <w:t>Informationsresurs.vårdenhet</w:t>
            </w:r>
            <w:proofErr w:type="spellEnd"/>
            <w:r>
              <w:rPr>
                <w:rFonts w:cs="Arial"/>
                <w:spacing w:val="-1"/>
                <w:szCs w:val="20"/>
              </w:rPr>
              <w:t xml:space="preserve"> id</w:t>
            </w:r>
          </w:p>
        </w:tc>
        <w:tc>
          <w:tcPr>
            <w:tcW w:w="4111" w:type="dxa"/>
            <w:vAlign w:val="center"/>
          </w:tcPr>
          <w:p w14:paraId="0A5EADFE" w14:textId="7DB1F93B" w:rsidR="00B31DB9" w:rsidRPr="00C469F0" w:rsidRDefault="00B31DB9" w:rsidP="001542CF">
            <w:pPr>
              <w:rPr>
                <w:szCs w:val="20"/>
                <w:lang w:val="en-US"/>
              </w:rPr>
            </w:pPr>
            <w:r w:rsidRPr="00C469F0">
              <w:rPr>
                <w:szCs w:val="20"/>
              </w:rPr>
              <w:t>rheumatoidArthritisData/</w:t>
            </w:r>
            <w:del w:id="703" w:author="Björn Genfors" w:date="2014-02-12T11:41:00Z">
              <w:r w:rsidDel="00E351BB">
                <w:rPr>
                  <w:szCs w:val="20"/>
                </w:rPr>
                <w:delText>RheumaticArthritisData</w:delText>
              </w:r>
            </w:del>
            <w:ins w:id="704" w:author="Björn Genfors" w:date="2014-02-12T11:41:00Z">
              <w:r w:rsidR="00E351BB">
                <w:rPr>
                  <w:szCs w:val="20"/>
                </w:rPr>
                <w:t>RheumatoidArthritisData</w:t>
              </w:r>
            </w:ins>
            <w:r>
              <w:rPr>
                <w:szCs w:val="20"/>
              </w:rPr>
              <w:t>Header</w:t>
            </w:r>
            <w:r w:rsidRPr="00C469F0">
              <w:rPr>
                <w:szCs w:val="20"/>
              </w:rPr>
              <w:t>/</w:t>
            </w:r>
            <w:r>
              <w:rPr>
                <w:szCs w:val="20"/>
              </w:rPr>
              <w:t>AccountableHealthcareProfessional</w:t>
            </w:r>
            <w:r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77777777" w:rsidR="00B31DB9" w:rsidRPr="00C469F0" w:rsidRDefault="00B31DB9" w:rsidP="001542CF">
            <w:pPr>
              <w:rPr>
                <w:szCs w:val="20"/>
              </w:rPr>
            </w:pPr>
            <w:r>
              <w:rPr>
                <w:szCs w:val="20"/>
              </w:rPr>
              <w:t>AccountableHealthcareProfessional</w:t>
            </w:r>
            <w:r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proofErr w:type="spellStart"/>
            <w:r>
              <w:rPr>
                <w:rFonts w:cs="Arial"/>
                <w:spacing w:val="-1"/>
                <w:szCs w:val="20"/>
              </w:rPr>
              <w:t>Informationsresurs.vårdgivare</w:t>
            </w:r>
            <w:proofErr w:type="spellEnd"/>
            <w:r>
              <w:rPr>
                <w:rFonts w:cs="Arial"/>
                <w:spacing w:val="-1"/>
                <w:szCs w:val="20"/>
              </w:rPr>
              <w:t xml:space="preserve"> id</w:t>
            </w:r>
          </w:p>
        </w:tc>
        <w:tc>
          <w:tcPr>
            <w:tcW w:w="4111" w:type="dxa"/>
            <w:vAlign w:val="center"/>
          </w:tcPr>
          <w:p w14:paraId="7E3042AF" w14:textId="2FB35ACC" w:rsidR="00B31DB9" w:rsidRPr="00C469F0" w:rsidRDefault="00B31DB9" w:rsidP="001542CF">
            <w:pPr>
              <w:rPr>
                <w:szCs w:val="20"/>
              </w:rPr>
            </w:pPr>
            <w:r w:rsidRPr="00C469F0">
              <w:rPr>
                <w:szCs w:val="20"/>
              </w:rPr>
              <w:t>rheumatoidArthritisData/</w:t>
            </w:r>
            <w:del w:id="705" w:author="Björn Genfors" w:date="2014-02-12T11:41:00Z">
              <w:r w:rsidDel="00E351BB">
                <w:rPr>
                  <w:szCs w:val="20"/>
                </w:rPr>
                <w:delText>RheumaticArthritisData</w:delText>
              </w:r>
            </w:del>
            <w:ins w:id="706" w:author="Björn Genfors" w:date="2014-02-12T11:41:00Z">
              <w:r w:rsidR="00E351BB">
                <w:rPr>
                  <w:szCs w:val="20"/>
                </w:rPr>
                <w:t>RheumatoidArthritisData</w:t>
              </w:r>
            </w:ins>
            <w:r>
              <w:rPr>
                <w:szCs w:val="20"/>
              </w:rPr>
              <w:t>Header</w:t>
            </w:r>
            <w:r w:rsidRPr="00C469F0">
              <w:rPr>
                <w:szCs w:val="20"/>
              </w:rPr>
              <w:t>/</w:t>
            </w:r>
            <w:r>
              <w:rPr>
                <w:szCs w:val="20"/>
              </w:rPr>
              <w:t>AccountableHealthcareProfessional</w:t>
            </w:r>
            <w:r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4D9F9FC6" w:rsidR="00B31DB9" w:rsidRPr="00C469F0" w:rsidRDefault="00B31DB9" w:rsidP="001542CF">
            <w:pPr>
              <w:rPr>
                <w:szCs w:val="20"/>
              </w:rPr>
            </w:pPr>
            <w:proofErr w:type="spellStart"/>
            <w:r w:rsidRPr="00C469F0">
              <w:rPr>
                <w:szCs w:val="20"/>
              </w:rPr>
              <w:t>LegalAuthenticator.legalAuthenticatorTime</w:t>
            </w:r>
            <w:proofErr w:type="spellEnd"/>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0EAF2273" w:rsidR="00B31DB9" w:rsidRPr="00C469F0" w:rsidRDefault="00B31DB9" w:rsidP="001542CF">
            <w:pPr>
              <w:rPr>
                <w:szCs w:val="20"/>
              </w:rPr>
            </w:pPr>
            <w:r w:rsidRPr="00C469F0">
              <w:rPr>
                <w:szCs w:val="20"/>
              </w:rPr>
              <w:t>rheumatoidArthritisData/</w:t>
            </w:r>
            <w:del w:id="707" w:author="Björn Genfors" w:date="2014-02-12T11:41:00Z">
              <w:r w:rsidDel="00E351BB">
                <w:rPr>
                  <w:szCs w:val="20"/>
                </w:rPr>
                <w:delText>RheumaticArthritisData</w:delText>
              </w:r>
            </w:del>
            <w:ins w:id="708" w:author="Björn Genfors" w:date="2014-02-12T11:41:00Z">
              <w:r w:rsidR="00E351BB">
                <w:rPr>
                  <w:szCs w:val="20"/>
                </w:rPr>
                <w:t>RheumatoidArthritisData</w:t>
              </w:r>
            </w:ins>
            <w:r>
              <w:rPr>
                <w:szCs w:val="20"/>
              </w:rPr>
              <w:t>Header</w:t>
            </w:r>
            <w:r w:rsidRPr="00C469F0">
              <w:rPr>
                <w:szCs w:val="20"/>
              </w:rPr>
              <w:t>/LegalAuthenticator/legalAuthenticatorTime</w:t>
            </w:r>
          </w:p>
        </w:tc>
      </w:tr>
      <w:tr w:rsidR="00B31DB9" w:rsidRPr="00C470D0" w14:paraId="4B3C2795" w14:textId="77777777" w:rsidTr="001542CF">
        <w:trPr>
          <w:trHeight w:val="397"/>
        </w:trPr>
        <w:tc>
          <w:tcPr>
            <w:tcW w:w="1809" w:type="dxa"/>
            <w:vAlign w:val="center"/>
          </w:tcPr>
          <w:p w14:paraId="493ABD31" w14:textId="7FC15C06" w:rsidR="00B31DB9" w:rsidRPr="00C469F0" w:rsidRDefault="00B31DB9" w:rsidP="001542CF">
            <w:pPr>
              <w:rPr>
                <w:szCs w:val="20"/>
              </w:rPr>
            </w:pPr>
            <w:proofErr w:type="spellStart"/>
            <w:r w:rsidRPr="00C469F0">
              <w:rPr>
                <w:szCs w:val="20"/>
              </w:rPr>
              <w:t>LegalAuthenticator.legalAuthenticatorHSAId</w:t>
            </w:r>
            <w:proofErr w:type="spellEnd"/>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omsorgsutövare.personal</w:t>
            </w:r>
            <w:proofErr w:type="spellEnd"/>
            <w:r w:rsidRPr="00336280">
              <w:rPr>
                <w:rFonts w:cs="Arial"/>
                <w:spacing w:val="-1"/>
                <w:szCs w:val="20"/>
              </w:rPr>
              <w:t xml:space="preserve"> id</w:t>
            </w:r>
          </w:p>
        </w:tc>
        <w:tc>
          <w:tcPr>
            <w:tcW w:w="4111" w:type="dxa"/>
            <w:vAlign w:val="center"/>
          </w:tcPr>
          <w:p w14:paraId="53179857" w14:textId="6FC93D30" w:rsidR="00B31DB9" w:rsidRPr="00C469F0" w:rsidRDefault="00B31DB9" w:rsidP="001542CF">
            <w:pPr>
              <w:rPr>
                <w:szCs w:val="20"/>
              </w:rPr>
            </w:pPr>
            <w:r w:rsidRPr="00C469F0">
              <w:rPr>
                <w:szCs w:val="20"/>
              </w:rPr>
              <w:t>rheumatoidArthritisData/</w:t>
            </w:r>
            <w:del w:id="709" w:author="Björn Genfors" w:date="2014-02-12T11:41:00Z">
              <w:r w:rsidDel="00E351BB">
                <w:rPr>
                  <w:szCs w:val="20"/>
                </w:rPr>
                <w:delText>RheumaticArthritisData</w:delText>
              </w:r>
            </w:del>
            <w:ins w:id="710" w:author="Björn Genfors" w:date="2014-02-12T11:41:00Z">
              <w:r w:rsidR="00E351BB">
                <w:rPr>
                  <w:szCs w:val="20"/>
                </w:rPr>
                <w:t>RheumatoidArthritisData</w:t>
              </w:r>
            </w:ins>
            <w:r>
              <w:rPr>
                <w:szCs w:val="20"/>
              </w:rPr>
              <w:t>Header</w:t>
            </w:r>
            <w:r w:rsidRPr="00C469F0">
              <w:rPr>
                <w:szCs w:val="20"/>
              </w:rPr>
              <w:t>/LegalAuthenticator/legalAuthenticatorHSAId</w:t>
            </w:r>
          </w:p>
        </w:tc>
      </w:tr>
      <w:tr w:rsidR="00B31DB9" w:rsidRPr="00C470D0" w14:paraId="4479DE8C" w14:textId="77777777" w:rsidTr="001542CF">
        <w:trPr>
          <w:trHeight w:val="397"/>
        </w:trPr>
        <w:tc>
          <w:tcPr>
            <w:tcW w:w="1809" w:type="dxa"/>
            <w:vAlign w:val="center"/>
          </w:tcPr>
          <w:p w14:paraId="5DC76122" w14:textId="37F43E01" w:rsidR="00B31DB9" w:rsidRPr="00C469F0" w:rsidRDefault="00B31DB9" w:rsidP="001542CF">
            <w:pPr>
              <w:rPr>
                <w:szCs w:val="20"/>
              </w:rPr>
            </w:pPr>
            <w:proofErr w:type="spellStart"/>
            <w:r w:rsidRPr="00C469F0">
              <w:rPr>
                <w:szCs w:val="20"/>
              </w:rPr>
              <w:t>LegalAuthenticator.legalAuthenticatorName</w:t>
            </w:r>
            <w:proofErr w:type="spellEnd"/>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personal</w:t>
            </w:r>
            <w:proofErr w:type="spellEnd"/>
            <w:r>
              <w:rPr>
                <w:rFonts w:cs="Arial"/>
                <w:spacing w:val="-1"/>
                <w:szCs w:val="20"/>
              </w:rPr>
              <w:t xml:space="preserve"> namn</w:t>
            </w:r>
          </w:p>
        </w:tc>
        <w:tc>
          <w:tcPr>
            <w:tcW w:w="4111" w:type="dxa"/>
            <w:vAlign w:val="center"/>
          </w:tcPr>
          <w:p w14:paraId="510B95AD" w14:textId="163D491C"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del w:id="711" w:author="Björn Genfors" w:date="2014-02-12T11:41:00Z">
              <w:r w:rsidDel="00E351BB">
                <w:rPr>
                  <w:szCs w:val="20"/>
                </w:rPr>
                <w:delText>RheumaticArthritisData</w:delText>
              </w:r>
            </w:del>
            <w:ins w:id="712" w:author="Björn Genfors" w:date="2014-02-12T11:41:00Z">
              <w:r w:rsidR="00E351BB">
                <w:rPr>
                  <w:szCs w:val="20"/>
                </w:rPr>
                <w:t>RheumatoidArthritisData</w:t>
              </w:r>
            </w:ins>
            <w:r>
              <w:rPr>
                <w:szCs w:val="20"/>
              </w:rPr>
              <w:t>Header</w:t>
            </w:r>
            <w:proofErr w:type="spellEnd"/>
            <w:r w:rsidRPr="00C469F0">
              <w:rPr>
                <w:szCs w:val="20"/>
              </w:rPr>
              <w:t>/</w:t>
            </w:r>
          </w:p>
        </w:tc>
      </w:tr>
      <w:tr w:rsidR="00B31DB9" w:rsidRPr="00C470D0" w14:paraId="396BA25E" w14:textId="77777777" w:rsidTr="001542CF">
        <w:trPr>
          <w:trHeight w:val="397"/>
        </w:trPr>
        <w:tc>
          <w:tcPr>
            <w:tcW w:w="1809" w:type="dxa"/>
            <w:vAlign w:val="center"/>
          </w:tcPr>
          <w:p w14:paraId="125B6C64" w14:textId="482A7596" w:rsidR="00B31DB9" w:rsidRPr="00C469F0" w:rsidRDefault="00B31DB9" w:rsidP="001542CF">
            <w:pPr>
              <w:rPr>
                <w:szCs w:val="20"/>
              </w:rPr>
            </w:pPr>
            <w:del w:id="713" w:author="Björn Genfors" w:date="2014-02-12T11:41:00Z">
              <w:r w:rsidDel="00E351BB">
                <w:rPr>
                  <w:szCs w:val="20"/>
                </w:rPr>
                <w:delText>RheumaticArthritisData</w:delText>
              </w:r>
            </w:del>
            <w:proofErr w:type="spellStart"/>
            <w:ins w:id="714" w:author="Björn Genfors" w:date="2014-02-12T11:41:00Z">
              <w:r w:rsidR="00E351BB">
                <w:rPr>
                  <w:szCs w:val="20"/>
                </w:rPr>
                <w:t>RheumatoidArthritisData</w:t>
              </w:r>
            </w:ins>
            <w:r>
              <w:rPr>
                <w:szCs w:val="20"/>
              </w:rPr>
              <w:t>Header</w:t>
            </w:r>
            <w:r w:rsidRPr="00C469F0">
              <w:rPr>
                <w:szCs w:val="20"/>
              </w:rPr>
              <w:t>.approvedForPatient</w:t>
            </w:r>
            <w:proofErr w:type="spellEnd"/>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FEDE119" w:rsidR="00B31DB9" w:rsidRPr="00C469F0" w:rsidRDefault="00B31DB9" w:rsidP="001542CF">
            <w:pPr>
              <w:rPr>
                <w:szCs w:val="20"/>
              </w:rPr>
            </w:pPr>
            <w:r w:rsidRPr="00C469F0">
              <w:rPr>
                <w:szCs w:val="20"/>
              </w:rPr>
              <w:t>rheumatoidArthritisData/</w:t>
            </w:r>
            <w:del w:id="715" w:author="Björn Genfors" w:date="2014-02-12T11:41:00Z">
              <w:r w:rsidDel="00E351BB">
                <w:rPr>
                  <w:szCs w:val="20"/>
                </w:rPr>
                <w:delText>RheumaticArthritisData</w:delText>
              </w:r>
            </w:del>
            <w:ins w:id="716" w:author="Björn Genfors" w:date="2014-02-12T11:41:00Z">
              <w:r w:rsidR="00E351BB">
                <w:rPr>
                  <w:szCs w:val="20"/>
                </w:rPr>
                <w:t>RheumatoidArthritisData</w:t>
              </w:r>
            </w:ins>
            <w:r>
              <w:rPr>
                <w:szCs w:val="20"/>
              </w:rPr>
              <w:t>Header</w:t>
            </w:r>
            <w:r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03E13B40" w:rsidR="00B31DB9" w:rsidRPr="00C469F0" w:rsidRDefault="00B31DB9" w:rsidP="001542CF">
            <w:pPr>
              <w:rPr>
                <w:szCs w:val="20"/>
              </w:rPr>
            </w:pPr>
            <w:del w:id="717" w:author="Björn Genfors" w:date="2014-02-12T11:41:00Z">
              <w:r w:rsidDel="00E351BB">
                <w:rPr>
                  <w:szCs w:val="20"/>
                </w:rPr>
                <w:delText>RheumaticArthritisData</w:delText>
              </w:r>
            </w:del>
            <w:proofErr w:type="spellStart"/>
            <w:ins w:id="718" w:author="Björn Genfors" w:date="2014-02-12T11:41:00Z">
              <w:r w:rsidR="00E351BB">
                <w:rPr>
                  <w:szCs w:val="20"/>
                </w:rPr>
                <w:t>RheumatoidArthritisData</w:t>
              </w:r>
            </w:ins>
            <w:r>
              <w:rPr>
                <w:szCs w:val="20"/>
              </w:rPr>
              <w:t>Header</w:t>
            </w:r>
            <w:r w:rsidRPr="00C469F0">
              <w:rPr>
                <w:szCs w:val="20"/>
              </w:rPr>
              <w:t>.careContactId</w:t>
            </w:r>
            <w:proofErr w:type="spellEnd"/>
          </w:p>
        </w:tc>
        <w:tc>
          <w:tcPr>
            <w:tcW w:w="2977" w:type="dxa"/>
            <w:vAlign w:val="center"/>
          </w:tcPr>
          <w:p w14:paraId="5E861596" w14:textId="77777777" w:rsidR="00B31DB9" w:rsidRPr="00C469F0" w:rsidRDefault="00B31DB9" w:rsidP="001542CF">
            <w:pPr>
              <w:rPr>
                <w:rFonts w:cs="Arial"/>
                <w:i/>
                <w:szCs w:val="20"/>
              </w:rPr>
            </w:pPr>
            <w:proofErr w:type="spellStart"/>
            <w:r>
              <w:rPr>
                <w:rFonts w:cs="Arial"/>
                <w:spacing w:val="-1"/>
                <w:szCs w:val="20"/>
              </w:rPr>
              <w:t>Informationsresurs.kontakt</w:t>
            </w:r>
            <w:proofErr w:type="spellEnd"/>
            <w:r>
              <w:rPr>
                <w:rFonts w:cs="Arial"/>
                <w:spacing w:val="-1"/>
                <w:szCs w:val="20"/>
              </w:rPr>
              <w:t xml:space="preserve"> id</w:t>
            </w:r>
          </w:p>
        </w:tc>
        <w:tc>
          <w:tcPr>
            <w:tcW w:w="4111" w:type="dxa"/>
            <w:vAlign w:val="center"/>
          </w:tcPr>
          <w:p w14:paraId="58F7164C" w14:textId="72AABE72" w:rsidR="00B31DB9" w:rsidRPr="00C469F0" w:rsidRDefault="00B31DB9" w:rsidP="001542CF">
            <w:pPr>
              <w:rPr>
                <w:szCs w:val="20"/>
              </w:rPr>
            </w:pPr>
            <w:r w:rsidRPr="00C469F0">
              <w:rPr>
                <w:szCs w:val="20"/>
              </w:rPr>
              <w:t>rheumatoidArthritisData/</w:t>
            </w:r>
            <w:del w:id="719" w:author="Björn Genfors" w:date="2014-02-12T11:41:00Z">
              <w:r w:rsidDel="00E351BB">
                <w:rPr>
                  <w:szCs w:val="20"/>
                </w:rPr>
                <w:delText>RheumaticArthritisData</w:delText>
              </w:r>
            </w:del>
            <w:ins w:id="720" w:author="Björn Genfors" w:date="2014-02-12T11:41:00Z">
              <w:r w:rsidR="00E351BB">
                <w:rPr>
                  <w:szCs w:val="20"/>
                </w:rPr>
                <w:t>RheumatoidArthritisData</w:t>
              </w:r>
            </w:ins>
            <w:r>
              <w:rPr>
                <w:szCs w:val="20"/>
              </w:rPr>
              <w:t>Header</w:t>
            </w:r>
            <w:r w:rsidRPr="00C469F0">
              <w:rPr>
                <w:szCs w:val="20"/>
              </w:rPr>
              <w:t>/careContactId</w:t>
            </w:r>
          </w:p>
        </w:tc>
      </w:tr>
      <w:tr w:rsidR="00B31DB9" w:rsidRPr="00C469F0" w14:paraId="5AB07F87" w14:textId="77777777" w:rsidTr="001542CF">
        <w:trPr>
          <w:trHeight w:val="397"/>
        </w:trPr>
        <w:tc>
          <w:tcPr>
            <w:tcW w:w="1809" w:type="dxa"/>
            <w:vAlign w:val="center"/>
          </w:tcPr>
          <w:p w14:paraId="3F4BED81" w14:textId="77777777" w:rsidR="00B31DB9" w:rsidRPr="00C469F0" w:rsidRDefault="00B31DB9" w:rsidP="001542CF">
            <w:pPr>
              <w:rPr>
                <w:szCs w:val="20"/>
              </w:rPr>
            </w:pPr>
            <w:proofErr w:type="spellStart"/>
            <w:r w:rsidRPr="00C469F0">
              <w:rPr>
                <w:szCs w:val="20"/>
              </w:rPr>
              <w:t>rheumatoidArthritisDataBody</w:t>
            </w:r>
            <w:proofErr w:type="spellEnd"/>
          </w:p>
        </w:tc>
        <w:tc>
          <w:tcPr>
            <w:tcW w:w="2977" w:type="dxa"/>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2FFB6E87" w:rsidR="00B31DB9" w:rsidRPr="00C469F0" w:rsidRDefault="00B31DB9" w:rsidP="001542CF">
            <w:pPr>
              <w:rPr>
                <w:szCs w:val="20"/>
              </w:rPr>
            </w:pPr>
            <w:proofErr w:type="spellStart"/>
            <w:r w:rsidRPr="00C469F0">
              <w:rPr>
                <w:szCs w:val="20"/>
              </w:rPr>
              <w:t>Drug.nplId</w:t>
            </w:r>
            <w:proofErr w:type="spellEnd"/>
          </w:p>
        </w:tc>
        <w:tc>
          <w:tcPr>
            <w:tcW w:w="2977" w:type="dxa"/>
            <w:vAlign w:val="center"/>
          </w:tcPr>
          <w:p w14:paraId="2658BE8C" w14:textId="77777777" w:rsidR="00B31DB9" w:rsidRPr="00C469F0" w:rsidRDefault="00B31DB9" w:rsidP="001542CF">
            <w:pPr>
              <w:rPr>
                <w:rFonts w:cs="Arial"/>
                <w:spacing w:val="-1"/>
                <w:szCs w:val="20"/>
              </w:rPr>
            </w:pPr>
            <w:r w:rsidRPr="00C469F0">
              <w:rPr>
                <w:rFonts w:cs="Arial"/>
                <w:spacing w:val="-1"/>
                <w:szCs w:val="20"/>
              </w:rPr>
              <w:t xml:space="preserve">Specifikation </w:t>
            </w:r>
            <w:proofErr w:type="spellStart"/>
            <w:r w:rsidRPr="00C469F0">
              <w:rPr>
                <w:rFonts w:cs="Arial"/>
                <w:spacing w:val="-1"/>
                <w:szCs w:val="20"/>
              </w:rPr>
              <w:t>läkemedel.specifikation</w:t>
            </w:r>
            <w:proofErr w:type="spellEnd"/>
            <w:r w:rsidRPr="00C469F0">
              <w:rPr>
                <w:rFonts w:cs="Arial"/>
                <w:spacing w:val="-1"/>
                <w:szCs w:val="20"/>
              </w:rPr>
              <w:t xml:space="preserve"> </w:t>
            </w:r>
            <w:proofErr w:type="spellStart"/>
            <w:r w:rsidRPr="00C469F0">
              <w:rPr>
                <w:rFonts w:cs="Arial"/>
                <w:spacing w:val="-1"/>
                <w:szCs w:val="20"/>
              </w:rPr>
              <w:t>läkemedel_id</w:t>
            </w:r>
            <w:proofErr w:type="spellEnd"/>
          </w:p>
        </w:tc>
        <w:tc>
          <w:tcPr>
            <w:tcW w:w="4111" w:type="dxa"/>
            <w:vAlign w:val="center"/>
          </w:tcPr>
          <w:p w14:paraId="3592BDED" w14:textId="40EAF363"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nplId</w:t>
            </w:r>
            <w:proofErr w:type="spellEnd"/>
          </w:p>
        </w:tc>
      </w:tr>
      <w:tr w:rsidR="00B31DB9" w:rsidRPr="00C469F0" w14:paraId="4E3184A5" w14:textId="77777777" w:rsidTr="001542CF">
        <w:trPr>
          <w:trHeight w:val="397"/>
        </w:trPr>
        <w:tc>
          <w:tcPr>
            <w:tcW w:w="1809" w:type="dxa"/>
            <w:vAlign w:val="center"/>
          </w:tcPr>
          <w:p w14:paraId="12869468" w14:textId="5BCBF36E" w:rsidR="00B31DB9" w:rsidRPr="00C469F0" w:rsidRDefault="00B31DB9" w:rsidP="001542CF">
            <w:pPr>
              <w:rPr>
                <w:szCs w:val="20"/>
              </w:rPr>
            </w:pPr>
            <w:proofErr w:type="spellStart"/>
            <w:r w:rsidRPr="00C469F0">
              <w:rPr>
                <w:szCs w:val="20"/>
              </w:rPr>
              <w:t>Drug.atcCode</w:t>
            </w:r>
            <w:proofErr w:type="spellEnd"/>
          </w:p>
        </w:tc>
        <w:tc>
          <w:tcPr>
            <w:tcW w:w="2977" w:type="dxa"/>
            <w:vAlign w:val="center"/>
          </w:tcPr>
          <w:p w14:paraId="4FF80B3C" w14:textId="77777777" w:rsidR="00B31DB9" w:rsidRPr="00C469F0" w:rsidRDefault="00B31DB9" w:rsidP="001542CF">
            <w:pPr>
              <w:rPr>
                <w:rFonts w:cs="Arial"/>
                <w:i/>
                <w:szCs w:val="20"/>
              </w:rPr>
            </w:pPr>
            <w:r w:rsidRPr="00C11300">
              <w:rPr>
                <w:rFonts w:cs="Arial"/>
                <w:i/>
                <w:color w:val="FF0000"/>
                <w:szCs w:val="20"/>
              </w:rPr>
              <w:t>Saknar motsvarighet i V-TIM 2.2</w:t>
            </w:r>
          </w:p>
        </w:tc>
        <w:tc>
          <w:tcPr>
            <w:tcW w:w="4111" w:type="dxa"/>
            <w:vAlign w:val="center"/>
          </w:tcPr>
          <w:p w14:paraId="79D3D223" w14:textId="108806EB"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atcCode</w:t>
            </w:r>
            <w:proofErr w:type="spellEnd"/>
          </w:p>
        </w:tc>
      </w:tr>
      <w:tr w:rsidR="00B31DB9" w:rsidRPr="00C469F0" w14:paraId="0C845001" w14:textId="77777777" w:rsidTr="001542CF">
        <w:trPr>
          <w:trHeight w:val="397"/>
        </w:trPr>
        <w:tc>
          <w:tcPr>
            <w:tcW w:w="1809" w:type="dxa"/>
            <w:vAlign w:val="center"/>
          </w:tcPr>
          <w:p w14:paraId="5CBA9890" w14:textId="3A469A41" w:rsidR="00B31DB9" w:rsidRPr="00C469F0" w:rsidRDefault="00B31DB9" w:rsidP="001542CF">
            <w:pPr>
              <w:rPr>
                <w:szCs w:val="20"/>
              </w:rPr>
            </w:pPr>
            <w:r w:rsidRPr="00C469F0">
              <w:rPr>
                <w:szCs w:val="20"/>
              </w:rPr>
              <w:t>Drug.name</w:t>
            </w:r>
          </w:p>
        </w:tc>
        <w:tc>
          <w:tcPr>
            <w:tcW w:w="2977" w:type="dxa"/>
            <w:vAlign w:val="center"/>
          </w:tcPr>
          <w:p w14:paraId="7D7BB85B" w14:textId="77777777" w:rsidR="00B31DB9" w:rsidRPr="00C469F0" w:rsidRDefault="00B31DB9" w:rsidP="001542CF">
            <w:pPr>
              <w:rPr>
                <w:rFonts w:cs="Arial"/>
                <w:spacing w:val="-1"/>
                <w:szCs w:val="20"/>
              </w:rPr>
            </w:pPr>
            <w:r w:rsidRPr="00C469F0">
              <w:rPr>
                <w:rFonts w:cs="Arial"/>
                <w:spacing w:val="-1"/>
                <w:szCs w:val="20"/>
              </w:rPr>
              <w:t xml:space="preserve">Specifikation </w:t>
            </w:r>
            <w:proofErr w:type="spellStart"/>
            <w:r w:rsidRPr="00C469F0">
              <w:rPr>
                <w:rFonts w:cs="Arial"/>
                <w:spacing w:val="-1"/>
                <w:szCs w:val="20"/>
              </w:rPr>
              <w:t>läkemedel.</w:t>
            </w:r>
            <w:r w:rsidRPr="00892EE8">
              <w:rPr>
                <w:rFonts w:cs="Arial"/>
                <w:spacing w:val="-1"/>
                <w:szCs w:val="20"/>
              </w:rPr>
              <w:t>varumärke</w:t>
            </w:r>
            <w:proofErr w:type="spellEnd"/>
            <w:r w:rsidRPr="00892EE8">
              <w:rPr>
                <w:rFonts w:cs="Arial"/>
                <w:spacing w:val="-1"/>
                <w:szCs w:val="20"/>
              </w:rPr>
              <w:t xml:space="preserve"> namn</w:t>
            </w:r>
          </w:p>
        </w:tc>
        <w:tc>
          <w:tcPr>
            <w:tcW w:w="4111" w:type="dxa"/>
            <w:vAlign w:val="center"/>
          </w:tcPr>
          <w:p w14:paraId="0E5C786B"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
        </w:tc>
      </w:tr>
      <w:tr w:rsidR="00B31DB9" w:rsidRPr="00C469F0" w14:paraId="257C2EF5" w14:textId="77777777" w:rsidTr="001542CF">
        <w:trPr>
          <w:trHeight w:val="397"/>
        </w:trPr>
        <w:tc>
          <w:tcPr>
            <w:tcW w:w="1809" w:type="dxa"/>
            <w:vAlign w:val="center"/>
          </w:tcPr>
          <w:p w14:paraId="4AFDF381" w14:textId="11A1F28D" w:rsidR="00B31DB9" w:rsidRPr="00C469F0" w:rsidRDefault="00B31DB9" w:rsidP="001542CF">
            <w:pPr>
              <w:rPr>
                <w:szCs w:val="20"/>
              </w:rPr>
            </w:pPr>
            <w:proofErr w:type="spellStart"/>
            <w:r w:rsidRPr="00C469F0">
              <w:rPr>
                <w:szCs w:val="20"/>
              </w:rPr>
              <w:t>Drug</w:t>
            </w:r>
            <w:proofErr w:type="gramStart"/>
            <w:r w:rsidRPr="00C469F0">
              <w:rPr>
                <w:szCs w:val="20"/>
              </w:rPr>
              <w:t>.OfDrug</w:t>
            </w:r>
            <w:proofErr w:type="spellEnd"/>
            <w:proofErr w:type="gramEnd"/>
          </w:p>
        </w:tc>
        <w:tc>
          <w:tcPr>
            <w:tcW w:w="2977" w:type="dxa"/>
            <w:vAlign w:val="center"/>
          </w:tcPr>
          <w:p w14:paraId="0B737E19" w14:textId="77777777" w:rsidR="00B31DB9" w:rsidRPr="00C469F0" w:rsidRDefault="00B31DB9" w:rsidP="001542CF">
            <w:pPr>
              <w:rPr>
                <w:szCs w:val="20"/>
              </w:rPr>
            </w:pPr>
            <w:proofErr w:type="spellStart"/>
            <w:r w:rsidRPr="00C469F0">
              <w:rPr>
                <w:rFonts w:cs="Arial"/>
                <w:spacing w:val="-1"/>
                <w:szCs w:val="20"/>
              </w:rPr>
              <w:t>Läkemedelsform.läkemedelsform</w:t>
            </w:r>
            <w:proofErr w:type="spellEnd"/>
          </w:p>
        </w:tc>
        <w:tc>
          <w:tcPr>
            <w:tcW w:w="4111" w:type="dxa"/>
            <w:vAlign w:val="center"/>
          </w:tcPr>
          <w:p w14:paraId="68B93D93" w14:textId="4D7E12B4"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/name</w:t>
            </w:r>
          </w:p>
        </w:tc>
      </w:tr>
      <w:tr w:rsidR="00B31DB9" w:rsidRPr="00C469F0" w14:paraId="0953D820" w14:textId="77777777" w:rsidTr="001542CF">
        <w:trPr>
          <w:trHeight w:val="397"/>
        </w:trPr>
        <w:tc>
          <w:tcPr>
            <w:tcW w:w="1809" w:type="dxa"/>
            <w:vAlign w:val="center"/>
          </w:tcPr>
          <w:p w14:paraId="28223ED4" w14:textId="0CE2CCB7" w:rsidR="00B31DB9" w:rsidRPr="0060585B" w:rsidRDefault="00B31DB9" w:rsidP="001542CF">
            <w:pPr>
              <w:rPr>
                <w:szCs w:val="20"/>
              </w:rPr>
            </w:pPr>
            <w:proofErr w:type="spellStart"/>
            <w:r w:rsidRPr="0060585B">
              <w:rPr>
                <w:szCs w:val="20"/>
              </w:rPr>
              <w:t>Drug.dose</w:t>
            </w:r>
            <w:proofErr w:type="spellEnd"/>
          </w:p>
        </w:tc>
        <w:tc>
          <w:tcPr>
            <w:tcW w:w="2977" w:type="dxa"/>
            <w:vAlign w:val="center"/>
          </w:tcPr>
          <w:p w14:paraId="44D10BFA" w14:textId="77777777" w:rsidR="00B31DB9" w:rsidRPr="0060585B" w:rsidRDefault="00B31DB9" w:rsidP="001542CF">
            <w:pPr>
              <w:rPr>
                <w:rFonts w:cs="Arial"/>
                <w:szCs w:val="20"/>
              </w:rPr>
            </w:pPr>
            <w:proofErr w:type="spellStart"/>
            <w:r>
              <w:rPr>
                <w:rFonts w:cs="Arial"/>
                <w:szCs w:val="20"/>
              </w:rPr>
              <w:t>Dosspecifikation</w:t>
            </w:r>
            <w:r w:rsidRPr="0060585B">
              <w:rPr>
                <w:rFonts w:cs="Arial"/>
                <w:szCs w:val="20"/>
              </w:rPr>
              <w:t>.</w:t>
            </w:r>
            <w:r>
              <w:rPr>
                <w:rFonts w:cs="Arial"/>
                <w:szCs w:val="20"/>
              </w:rPr>
              <w:t>kvantitet</w:t>
            </w:r>
            <w:proofErr w:type="spellEnd"/>
          </w:p>
        </w:tc>
        <w:tc>
          <w:tcPr>
            <w:tcW w:w="4111" w:type="dxa"/>
            <w:vAlign w:val="center"/>
          </w:tcPr>
          <w:p w14:paraId="22C5622B" w14:textId="78A0591B" w:rsidR="00B31DB9" w:rsidRPr="00C469F0" w:rsidRDefault="00B31DB9" w:rsidP="001542CF">
            <w:pPr>
              <w:rPr>
                <w:szCs w:val="20"/>
              </w:rPr>
            </w:pPr>
            <w:proofErr w:type="spellStart"/>
            <w:r w:rsidRPr="0060585B">
              <w:rPr>
                <w:szCs w:val="20"/>
              </w:rPr>
              <w:t>rheumatoidArthritisData</w:t>
            </w:r>
            <w:proofErr w:type="spellEnd"/>
            <w:r w:rsidRPr="0060585B">
              <w:rPr>
                <w:szCs w:val="20"/>
              </w:rPr>
              <w:t>/</w:t>
            </w:r>
            <w:proofErr w:type="spellStart"/>
            <w:r w:rsidRPr="0060585B">
              <w:rPr>
                <w:szCs w:val="20"/>
              </w:rPr>
              <w:t>rheumatoidArthritisDataBody</w:t>
            </w:r>
            <w:proofErr w:type="spellEnd"/>
            <w:r w:rsidRPr="0060585B">
              <w:rPr>
                <w:szCs w:val="20"/>
              </w:rPr>
              <w:t>/</w:t>
            </w:r>
            <w:proofErr w:type="spellStart"/>
            <w:r w:rsidRPr="0060585B">
              <w:rPr>
                <w:szCs w:val="20"/>
              </w:rPr>
              <w:t>Drug</w:t>
            </w:r>
            <w:proofErr w:type="spellEnd"/>
            <w:r w:rsidRPr="0060585B">
              <w:rPr>
                <w:szCs w:val="20"/>
              </w:rPr>
              <w:t>/</w:t>
            </w:r>
            <w:proofErr w:type="spellStart"/>
            <w:r w:rsidRPr="0060585B">
              <w:rPr>
                <w:szCs w:val="20"/>
              </w:rPr>
              <w:t>dose</w:t>
            </w:r>
            <w:proofErr w:type="spellEnd"/>
          </w:p>
        </w:tc>
      </w:tr>
      <w:tr w:rsidR="00B31DB9" w:rsidRPr="00C469F0" w14:paraId="1FECCFBD" w14:textId="77777777" w:rsidTr="001542CF">
        <w:trPr>
          <w:trHeight w:val="397"/>
        </w:trPr>
        <w:tc>
          <w:tcPr>
            <w:tcW w:w="1809" w:type="dxa"/>
            <w:vAlign w:val="center"/>
          </w:tcPr>
          <w:p w14:paraId="7097088E" w14:textId="73D43283" w:rsidR="00B31DB9" w:rsidRPr="00A24E20" w:rsidRDefault="00B31DB9" w:rsidP="001542CF">
            <w:pPr>
              <w:rPr>
                <w:szCs w:val="20"/>
              </w:rPr>
            </w:pPr>
            <w:proofErr w:type="spellStart"/>
            <w:r w:rsidRPr="00A24E20">
              <w:rPr>
                <w:szCs w:val="20"/>
              </w:rPr>
              <w:t>Drug.datePeriod</w:t>
            </w:r>
            <w:proofErr w:type="spellEnd"/>
          </w:p>
        </w:tc>
        <w:tc>
          <w:tcPr>
            <w:tcW w:w="2977" w:type="dxa"/>
            <w:vAlign w:val="center"/>
          </w:tcPr>
          <w:p w14:paraId="6D3033FB" w14:textId="77777777" w:rsidR="00B31DB9" w:rsidRPr="00A24E20" w:rsidRDefault="00B31DB9" w:rsidP="001542CF">
            <w:pPr>
              <w:rPr>
                <w:rFonts w:eastAsia="Arial Unicode MS" w:cs="Arial"/>
                <w:szCs w:val="20"/>
              </w:rPr>
            </w:pPr>
            <w:r w:rsidRPr="00A24E20">
              <w:rPr>
                <w:rFonts w:eastAsia="Arial Unicode MS" w:cs="Arial"/>
                <w:szCs w:val="20"/>
              </w:rPr>
              <w:t xml:space="preserve">Sammansatta </w:t>
            </w:r>
            <w:proofErr w:type="spellStart"/>
            <w:r w:rsidRPr="00A24E20">
              <w:rPr>
                <w:rFonts w:eastAsia="Arial Unicode MS" w:cs="Arial"/>
                <w:szCs w:val="20"/>
              </w:rPr>
              <w:t>format</w:t>
            </w:r>
            <w:proofErr w:type="gramStart"/>
            <w:r w:rsidRPr="00A24E20">
              <w:rPr>
                <w:rFonts w:eastAsia="Arial Unicode MS" w:cs="Arial"/>
                <w:szCs w:val="20"/>
              </w:rPr>
              <w:t>.Dosering</w:t>
            </w:r>
            <w:proofErr w:type="gramEnd"/>
            <w:r w:rsidRPr="00A24E20">
              <w:rPr>
                <w:rFonts w:eastAsia="Arial Unicode MS" w:cs="Arial"/>
                <w:szCs w:val="20"/>
              </w:rPr>
              <w:t>.starttidpunkt</w:t>
            </w:r>
            <w:proofErr w:type="spellEnd"/>
            <w:r w:rsidRPr="00A24E20">
              <w:rPr>
                <w:rFonts w:eastAsia="Arial Unicode MS" w:cs="Arial"/>
                <w:szCs w:val="20"/>
              </w:rPr>
              <w:t xml:space="preserve"> </w:t>
            </w:r>
            <w:r w:rsidRPr="00A24E20">
              <w:rPr>
                <w:rFonts w:eastAsia="Arial Unicode MS" w:cs="Arial"/>
                <w:szCs w:val="20"/>
              </w:rPr>
              <w:lastRenderedPageBreak/>
              <w:t>&amp;</w:t>
            </w:r>
          </w:p>
          <w:p w14:paraId="6D4722E3" w14:textId="77777777" w:rsidR="00B31DB9" w:rsidRPr="00A24E20" w:rsidRDefault="00B31DB9" w:rsidP="001542CF">
            <w:pPr>
              <w:rPr>
                <w:rFonts w:eastAsia="Arial Unicode MS" w:cs="Arial"/>
                <w:szCs w:val="20"/>
              </w:rPr>
            </w:pPr>
            <w:r w:rsidRPr="00A24E20">
              <w:rPr>
                <w:rFonts w:eastAsia="Arial Unicode MS" w:cs="Arial"/>
                <w:szCs w:val="20"/>
              </w:rPr>
              <w:t xml:space="preserve">Sammansatta </w:t>
            </w:r>
            <w:proofErr w:type="spellStart"/>
            <w:r w:rsidRPr="00A24E20">
              <w:rPr>
                <w:rFonts w:eastAsia="Arial Unicode MS" w:cs="Arial"/>
                <w:szCs w:val="20"/>
              </w:rPr>
              <w:t>format</w:t>
            </w:r>
            <w:proofErr w:type="gramStart"/>
            <w:r w:rsidRPr="00A24E20">
              <w:rPr>
                <w:rFonts w:eastAsia="Arial Unicode MS" w:cs="Arial"/>
                <w:szCs w:val="20"/>
              </w:rPr>
              <w:t>.Dosering</w:t>
            </w:r>
            <w:proofErr w:type="gramEnd"/>
            <w:r w:rsidRPr="00A24E20">
              <w:rPr>
                <w:rFonts w:eastAsia="Arial Unicode MS" w:cs="Arial"/>
                <w:szCs w:val="20"/>
              </w:rPr>
              <w:t>.sluttidpunkt</w:t>
            </w:r>
            <w:proofErr w:type="spellEnd"/>
          </w:p>
        </w:tc>
        <w:tc>
          <w:tcPr>
            <w:tcW w:w="4111" w:type="dxa"/>
            <w:vAlign w:val="center"/>
          </w:tcPr>
          <w:p w14:paraId="5D123E4C" w14:textId="3A875938" w:rsidR="00B31DB9" w:rsidRPr="00C469F0" w:rsidRDefault="00B31DB9" w:rsidP="001542CF">
            <w:pPr>
              <w:rPr>
                <w:szCs w:val="20"/>
              </w:rPr>
            </w:pPr>
            <w:r w:rsidRPr="00A24E20">
              <w:rPr>
                <w:szCs w:val="20"/>
              </w:rPr>
              <w:lastRenderedPageBreak/>
              <w:t>rheumatoidArthritisData/rheumatoidArthritisDataBody/Drug/datePeriod</w:t>
            </w:r>
          </w:p>
        </w:tc>
      </w:tr>
      <w:tr w:rsidR="00B31DB9" w:rsidRPr="00C469F0" w14:paraId="222D1D1A" w14:textId="77777777" w:rsidTr="001542CF">
        <w:trPr>
          <w:trHeight w:val="397"/>
        </w:trPr>
        <w:tc>
          <w:tcPr>
            <w:tcW w:w="1809" w:type="dxa"/>
            <w:vAlign w:val="center"/>
          </w:tcPr>
          <w:p w14:paraId="5AEA4F3D" w14:textId="2EA2C7F9" w:rsidR="00B31DB9" w:rsidRPr="007C0979" w:rsidRDefault="00B31DB9" w:rsidP="001542CF">
            <w:pPr>
              <w:rPr>
                <w:szCs w:val="20"/>
              </w:rPr>
            </w:pPr>
            <w:proofErr w:type="spellStart"/>
            <w:r w:rsidRPr="007C0979">
              <w:rPr>
                <w:szCs w:val="20"/>
              </w:rPr>
              <w:lastRenderedPageBreak/>
              <w:t>Drug.interval</w:t>
            </w:r>
            <w:proofErr w:type="spellEnd"/>
          </w:p>
        </w:tc>
        <w:tc>
          <w:tcPr>
            <w:tcW w:w="2977" w:type="dxa"/>
            <w:vAlign w:val="center"/>
          </w:tcPr>
          <w:p w14:paraId="69EEBF3C" w14:textId="77777777" w:rsidR="00B31DB9" w:rsidRPr="007C0979" w:rsidRDefault="00B31DB9" w:rsidP="001542CF">
            <w:pPr>
              <w:rPr>
                <w:rFonts w:cs="Arial"/>
                <w:spacing w:val="-1"/>
                <w:szCs w:val="20"/>
              </w:rPr>
            </w:pPr>
            <w:proofErr w:type="spellStart"/>
            <w:r>
              <w:rPr>
                <w:rFonts w:eastAsia="Arial Unicode MS" w:cs="Arial"/>
                <w:szCs w:val="20"/>
              </w:rPr>
              <w:t>Dosspecifikation</w:t>
            </w:r>
            <w:r w:rsidRPr="007C0979">
              <w:rPr>
                <w:rFonts w:eastAsia="Arial Unicode MS" w:cs="Arial"/>
                <w:szCs w:val="20"/>
              </w:rPr>
              <w:t>.frekvens</w:t>
            </w:r>
            <w:proofErr w:type="spellEnd"/>
          </w:p>
        </w:tc>
        <w:tc>
          <w:tcPr>
            <w:tcW w:w="4111" w:type="dxa"/>
            <w:vAlign w:val="center"/>
          </w:tcPr>
          <w:p w14:paraId="072B461B" w14:textId="75768F49" w:rsidR="00B31DB9" w:rsidRPr="00C469F0" w:rsidRDefault="00B31DB9" w:rsidP="001542CF">
            <w:pPr>
              <w:rPr>
                <w:szCs w:val="20"/>
              </w:rPr>
            </w:pPr>
            <w:r w:rsidRPr="007C0979">
              <w:rPr>
                <w:szCs w:val="20"/>
              </w:rPr>
              <w:t>rheumatoidArthritisData/rheumatoidArthritisDataBody/Drug/interval</w:t>
            </w:r>
          </w:p>
        </w:tc>
      </w:tr>
      <w:tr w:rsidR="00B31DB9" w:rsidRPr="00C469F0" w14:paraId="4258EE98" w14:textId="77777777" w:rsidTr="001542CF">
        <w:trPr>
          <w:trHeight w:val="397"/>
        </w:trPr>
        <w:tc>
          <w:tcPr>
            <w:tcW w:w="1809" w:type="dxa"/>
            <w:vAlign w:val="center"/>
          </w:tcPr>
          <w:p w14:paraId="37C23720" w14:textId="35DE6304" w:rsidR="00B31DB9" w:rsidRPr="00C469F0" w:rsidRDefault="00B31DB9" w:rsidP="001542CF">
            <w:pPr>
              <w:rPr>
                <w:szCs w:val="20"/>
              </w:rPr>
            </w:pPr>
            <w:proofErr w:type="spellStart"/>
            <w:r w:rsidRPr="00C469F0">
              <w:rPr>
                <w:szCs w:val="20"/>
              </w:rPr>
              <w:t>Drug.endCause</w:t>
            </w:r>
            <w:proofErr w:type="spellEnd"/>
          </w:p>
        </w:tc>
        <w:tc>
          <w:tcPr>
            <w:tcW w:w="2977" w:type="dxa"/>
            <w:vAlign w:val="center"/>
          </w:tcPr>
          <w:p w14:paraId="30C9A7C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3377A3A" w14:textId="6063CA78" w:rsidR="00B31DB9" w:rsidRPr="00C469F0" w:rsidRDefault="00B31DB9" w:rsidP="001542CF">
            <w:pPr>
              <w:rPr>
                <w:szCs w:val="20"/>
                <w:lang w:val="en-US"/>
              </w:rPr>
            </w:pPr>
            <w:r w:rsidRPr="00C469F0">
              <w:rPr>
                <w:szCs w:val="20"/>
              </w:rPr>
              <w:t>rheumatoidArthritisData/rheumatoidArthritisDataBody/Drug/endCause</w:t>
            </w:r>
          </w:p>
        </w:tc>
      </w:tr>
      <w:tr w:rsidR="00B31DB9" w:rsidRPr="001542CF" w14:paraId="422C0F74" w14:textId="77777777" w:rsidTr="001542CF">
        <w:trPr>
          <w:trHeight w:val="397"/>
        </w:trPr>
        <w:tc>
          <w:tcPr>
            <w:tcW w:w="1809" w:type="dxa"/>
            <w:vAlign w:val="center"/>
          </w:tcPr>
          <w:p w14:paraId="68C609CB" w14:textId="2F8955D7" w:rsidR="00B31DB9" w:rsidRPr="001542CF" w:rsidRDefault="00B31DB9" w:rsidP="001542CF">
            <w:pPr>
              <w:rPr>
                <w:szCs w:val="20"/>
              </w:rPr>
            </w:pPr>
            <w:proofErr w:type="spellStart"/>
            <w:r w:rsidRPr="001542CF">
              <w:rPr>
                <w:szCs w:val="20"/>
              </w:rPr>
              <w:t>LabVariables.sedimentationRate</w:t>
            </w:r>
            <w:proofErr w:type="spellEnd"/>
          </w:p>
        </w:tc>
        <w:tc>
          <w:tcPr>
            <w:tcW w:w="2977" w:type="dxa"/>
            <w:vAlign w:val="center"/>
          </w:tcPr>
          <w:p w14:paraId="1072A304"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Värde.enhet</w:t>
            </w:r>
            <w:proofErr w:type="spellEnd"/>
          </w:p>
          <w:p w14:paraId="18E48402" w14:textId="77777777" w:rsidR="00B31DB9" w:rsidRPr="001542CF" w:rsidRDefault="00B31DB9" w:rsidP="001542CF">
            <w:pPr>
              <w:rPr>
                <w:rFonts w:cs="Arial"/>
                <w:spacing w:val="-1"/>
                <w:szCs w:val="20"/>
              </w:rPr>
            </w:pPr>
            <w:r w:rsidRPr="001542CF">
              <w:rPr>
                <w:rFonts w:cs="Arial"/>
                <w:spacing w:val="-1"/>
                <w:szCs w:val="20"/>
              </w:rPr>
              <w:t>&amp;</w:t>
            </w:r>
          </w:p>
          <w:p w14:paraId="11A8F302"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Värde.värde</w:t>
            </w:r>
            <w:proofErr w:type="spellEnd"/>
          </w:p>
        </w:tc>
        <w:tc>
          <w:tcPr>
            <w:tcW w:w="4111" w:type="dxa"/>
            <w:vAlign w:val="center"/>
          </w:tcPr>
          <w:p w14:paraId="197F42A2" w14:textId="722E389B" w:rsidR="00B31DB9" w:rsidRPr="001542CF" w:rsidRDefault="00B31DB9" w:rsidP="001542CF">
            <w:pPr>
              <w:rPr>
                <w:szCs w:val="20"/>
              </w:rPr>
            </w:pPr>
            <w:r w:rsidRPr="001542CF">
              <w:rPr>
                <w:szCs w:val="20"/>
              </w:rPr>
              <w:t>rheumatoidArthritisData/rheumatoidArthritisDataBody/</w:t>
            </w:r>
            <w:r w:rsidR="00581B58">
              <w:rPr>
                <w:szCs w:val="20"/>
              </w:rPr>
              <w:t>LabVariables</w:t>
            </w:r>
            <w:r w:rsidRPr="001542CF">
              <w:rPr>
                <w:szCs w:val="20"/>
              </w:rPr>
              <w:t>/sedimentationRate</w:t>
            </w:r>
          </w:p>
        </w:tc>
      </w:tr>
      <w:tr w:rsidR="00B31DB9" w:rsidRPr="00C469F0" w14:paraId="43A0BC3C" w14:textId="77777777" w:rsidTr="001542CF">
        <w:trPr>
          <w:trHeight w:val="397"/>
        </w:trPr>
        <w:tc>
          <w:tcPr>
            <w:tcW w:w="1809" w:type="dxa"/>
            <w:vAlign w:val="center"/>
          </w:tcPr>
          <w:p w14:paraId="2F599D5F" w14:textId="42AED439" w:rsidR="00B31DB9" w:rsidRPr="001542CF" w:rsidRDefault="00B31DB9" w:rsidP="001542CF">
            <w:pPr>
              <w:rPr>
                <w:szCs w:val="20"/>
              </w:rPr>
            </w:pPr>
            <w:proofErr w:type="spellStart"/>
            <w:r w:rsidRPr="001542CF">
              <w:rPr>
                <w:szCs w:val="20"/>
              </w:rPr>
              <w:t>LabVariables.cReactiveProtein</w:t>
            </w:r>
            <w:proofErr w:type="spellEnd"/>
          </w:p>
        </w:tc>
        <w:tc>
          <w:tcPr>
            <w:tcW w:w="2977" w:type="dxa"/>
            <w:vAlign w:val="center"/>
          </w:tcPr>
          <w:p w14:paraId="1BF72340"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Värde.enhet</w:t>
            </w:r>
            <w:proofErr w:type="spellEnd"/>
          </w:p>
          <w:p w14:paraId="73100AA4" w14:textId="77777777" w:rsidR="00B31DB9" w:rsidRPr="001542CF" w:rsidRDefault="00B31DB9" w:rsidP="001542CF">
            <w:pPr>
              <w:rPr>
                <w:rFonts w:cs="Arial"/>
                <w:spacing w:val="-1"/>
                <w:szCs w:val="20"/>
              </w:rPr>
            </w:pPr>
            <w:r w:rsidRPr="001542CF">
              <w:rPr>
                <w:rFonts w:cs="Arial"/>
                <w:spacing w:val="-1"/>
                <w:szCs w:val="20"/>
              </w:rPr>
              <w:t>&amp;</w:t>
            </w:r>
          </w:p>
          <w:p w14:paraId="49751EDA" w14:textId="77777777" w:rsidR="00B31DB9" w:rsidRPr="001542CF" w:rsidRDefault="00B31DB9" w:rsidP="001542CF">
            <w:pPr>
              <w:rPr>
                <w:rFonts w:cs="Arial"/>
                <w:i/>
                <w:szCs w:val="20"/>
              </w:rPr>
            </w:pPr>
            <w:r w:rsidRPr="001542CF">
              <w:rPr>
                <w:rFonts w:cs="Arial"/>
                <w:spacing w:val="-1"/>
                <w:szCs w:val="20"/>
              </w:rPr>
              <w:t xml:space="preserve">Observerat uppfattat tillstånd </w:t>
            </w:r>
            <w:proofErr w:type="spellStart"/>
            <w:r w:rsidRPr="001542CF">
              <w:rPr>
                <w:rFonts w:cs="Arial"/>
                <w:spacing w:val="-1"/>
                <w:szCs w:val="20"/>
              </w:rPr>
              <w:t>Värde.värde</w:t>
            </w:r>
            <w:proofErr w:type="spellEnd"/>
          </w:p>
        </w:tc>
        <w:tc>
          <w:tcPr>
            <w:tcW w:w="4111" w:type="dxa"/>
            <w:vAlign w:val="center"/>
          </w:tcPr>
          <w:p w14:paraId="2D2D72FA" w14:textId="664254DA" w:rsidR="00B31DB9" w:rsidRPr="00C469F0" w:rsidRDefault="00B31DB9" w:rsidP="001542CF">
            <w:pPr>
              <w:rPr>
                <w:szCs w:val="20"/>
              </w:rPr>
            </w:pPr>
            <w:r w:rsidRPr="001542CF">
              <w:rPr>
                <w:szCs w:val="20"/>
              </w:rPr>
              <w:t>rheumatoidArthritisData/rheumatoidArthritisDataBody/</w:t>
            </w:r>
            <w:r w:rsidR="00581B58">
              <w:rPr>
                <w:szCs w:val="20"/>
              </w:rPr>
              <w:t>LabVariables</w:t>
            </w:r>
            <w:r w:rsidRPr="001542CF">
              <w:rPr>
                <w:szCs w:val="20"/>
              </w:rPr>
              <w:t>/cReactiveProtein</w:t>
            </w:r>
          </w:p>
        </w:tc>
      </w:tr>
      <w:tr w:rsidR="00B31DB9" w:rsidRPr="00C469F0" w14:paraId="0E785C6C" w14:textId="77777777" w:rsidTr="001542CF">
        <w:trPr>
          <w:trHeight w:val="397"/>
        </w:trPr>
        <w:tc>
          <w:tcPr>
            <w:tcW w:w="1809" w:type="dxa"/>
            <w:vAlign w:val="center"/>
          </w:tcPr>
          <w:p w14:paraId="0862145B" w14:textId="4810749C" w:rsidR="00B31DB9" w:rsidRPr="001542CF" w:rsidRDefault="00B31DB9" w:rsidP="001542CF">
            <w:pPr>
              <w:rPr>
                <w:szCs w:val="20"/>
              </w:rPr>
            </w:pPr>
            <w:proofErr w:type="spellStart"/>
            <w:r w:rsidRPr="001542CF">
              <w:rPr>
                <w:szCs w:val="20"/>
              </w:rPr>
              <w:t>PhysiciansVariables.physiciansGlobal</w:t>
            </w:r>
            <w:proofErr w:type="spellEnd"/>
          </w:p>
        </w:tc>
        <w:tc>
          <w:tcPr>
            <w:tcW w:w="2977" w:type="dxa"/>
            <w:vAlign w:val="center"/>
          </w:tcPr>
          <w:p w14:paraId="35B39045" w14:textId="77777777" w:rsidR="00B31DB9" w:rsidRPr="001542CF" w:rsidRDefault="00B31DB9" w:rsidP="001542CF">
            <w:r w:rsidRPr="001542CF">
              <w:t xml:space="preserve">Bedömt tillstånd </w:t>
            </w:r>
            <w:proofErr w:type="spellStart"/>
            <w:r w:rsidRPr="001542CF">
              <w:t>Svårighetsgrad.svårighetsgrad</w:t>
            </w:r>
            <w:proofErr w:type="spellEnd"/>
          </w:p>
        </w:tc>
        <w:tc>
          <w:tcPr>
            <w:tcW w:w="4111" w:type="dxa"/>
            <w:vAlign w:val="center"/>
          </w:tcPr>
          <w:p w14:paraId="44B27D29" w14:textId="6F5B4D9C" w:rsidR="00B31DB9" w:rsidRPr="00C469F0" w:rsidRDefault="00B31DB9" w:rsidP="001542CF">
            <w:pPr>
              <w:rPr>
                <w:szCs w:val="20"/>
              </w:rPr>
            </w:pPr>
            <w:r w:rsidRPr="001542CF">
              <w:rPr>
                <w:szCs w:val="20"/>
              </w:rPr>
              <w:t>rheumatoidArthritisData/rheumatoidArthritisDataBody/PhysiciansVariables/physiciansGlobal</w:t>
            </w:r>
          </w:p>
        </w:tc>
      </w:tr>
      <w:tr w:rsidR="00B31DB9" w:rsidRPr="00A24E20" w14:paraId="6EFE9A76" w14:textId="77777777" w:rsidTr="001542CF">
        <w:trPr>
          <w:trHeight w:val="397"/>
        </w:trPr>
        <w:tc>
          <w:tcPr>
            <w:tcW w:w="1809" w:type="dxa"/>
            <w:vAlign w:val="center"/>
          </w:tcPr>
          <w:p w14:paraId="3A7E5C7F" w14:textId="3A565FB6" w:rsidR="00B31DB9" w:rsidRPr="00A24E20" w:rsidRDefault="00B31DB9" w:rsidP="001542CF">
            <w:pPr>
              <w:rPr>
                <w:szCs w:val="20"/>
              </w:rPr>
            </w:pPr>
            <w:r w:rsidRPr="00A24E20">
              <w:rPr>
                <w:szCs w:val="20"/>
              </w:rPr>
              <w:t>PhysiciansVariables.tenderJoints28</w:t>
            </w:r>
          </w:p>
        </w:tc>
        <w:tc>
          <w:tcPr>
            <w:tcW w:w="2977" w:type="dxa"/>
            <w:vAlign w:val="center"/>
          </w:tcPr>
          <w:p w14:paraId="1CAF55FF" w14:textId="77777777" w:rsidR="00B31DB9" w:rsidRPr="00A24E20" w:rsidRDefault="00B31DB9" w:rsidP="001542CF">
            <w:pPr>
              <w:rPr>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0D82D3A8" w14:textId="1CBD48B8" w:rsidR="00B31DB9" w:rsidRPr="00A24E20" w:rsidRDefault="00B31DB9" w:rsidP="001542CF">
            <w:pPr>
              <w:rPr>
                <w:szCs w:val="20"/>
              </w:rPr>
            </w:pPr>
            <w:r w:rsidRPr="00A24E20">
              <w:rPr>
                <w:szCs w:val="20"/>
              </w:rPr>
              <w:t>rheumatoidArthritisData/rheumatoidArthritisDataBody/PhysiciansVariables/tenderJoints28</w:t>
            </w:r>
          </w:p>
        </w:tc>
      </w:tr>
      <w:tr w:rsidR="00B31DB9" w:rsidRPr="00C469F0" w14:paraId="03218015" w14:textId="77777777" w:rsidTr="001542CF">
        <w:trPr>
          <w:trHeight w:val="397"/>
        </w:trPr>
        <w:tc>
          <w:tcPr>
            <w:tcW w:w="1809" w:type="dxa"/>
            <w:vAlign w:val="center"/>
          </w:tcPr>
          <w:p w14:paraId="3878972E" w14:textId="1EA29732" w:rsidR="00B31DB9" w:rsidRPr="00A24E20" w:rsidRDefault="00B31DB9" w:rsidP="001542CF">
            <w:pPr>
              <w:rPr>
                <w:szCs w:val="20"/>
              </w:rPr>
            </w:pPr>
            <w:r w:rsidRPr="00A24E20">
              <w:rPr>
                <w:szCs w:val="20"/>
              </w:rPr>
              <w:t>PhysiciansVariables.swollenJoints28</w:t>
            </w:r>
          </w:p>
        </w:tc>
        <w:tc>
          <w:tcPr>
            <w:tcW w:w="2977" w:type="dxa"/>
            <w:vAlign w:val="center"/>
          </w:tcPr>
          <w:p w14:paraId="054C925C" w14:textId="77777777" w:rsidR="00B31DB9" w:rsidRPr="00A24E20" w:rsidRDefault="00B31DB9" w:rsidP="001542CF">
            <w:pPr>
              <w:rPr>
                <w:rFonts w:cs="Arial"/>
                <w:i/>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6597944F" w14:textId="249B75D0" w:rsidR="00B31DB9" w:rsidRPr="00C469F0" w:rsidRDefault="00B31DB9" w:rsidP="001542CF">
            <w:pPr>
              <w:rPr>
                <w:szCs w:val="20"/>
              </w:rPr>
            </w:pPr>
            <w:r w:rsidRPr="00A24E20">
              <w:rPr>
                <w:szCs w:val="20"/>
              </w:rPr>
              <w:t>rheumatoidArthritisData/rheumatoidArthritisDataBody/PhysiciansVariables/swollenJoints28</w:t>
            </w:r>
          </w:p>
        </w:tc>
      </w:tr>
      <w:tr w:rsidR="00B31DB9" w:rsidRPr="00C469F0" w14:paraId="6AFC008F" w14:textId="77777777" w:rsidTr="001542CF">
        <w:trPr>
          <w:trHeight w:val="397"/>
        </w:trPr>
        <w:tc>
          <w:tcPr>
            <w:tcW w:w="1809" w:type="dxa"/>
            <w:vAlign w:val="center"/>
          </w:tcPr>
          <w:p w14:paraId="373B4FE4" w14:textId="5E8F16FA" w:rsidR="00B31DB9" w:rsidRPr="00C469F0" w:rsidRDefault="00B31DB9" w:rsidP="001542CF">
            <w:pPr>
              <w:rPr>
                <w:szCs w:val="20"/>
              </w:rPr>
            </w:pPr>
            <w:r w:rsidRPr="00C469F0">
              <w:rPr>
                <w:szCs w:val="20"/>
              </w:rPr>
              <w:t>PhysiciansVariables.diseaseActivityScore28</w:t>
            </w:r>
          </w:p>
        </w:tc>
        <w:tc>
          <w:tcPr>
            <w:tcW w:w="2977" w:type="dxa"/>
            <w:vAlign w:val="center"/>
          </w:tcPr>
          <w:p w14:paraId="7974A263" w14:textId="23325B51" w:rsidR="00B31DB9" w:rsidRPr="00C469F0" w:rsidRDefault="001542CF"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0A86A887" w14:textId="7B038486" w:rsidR="00B31DB9" w:rsidRPr="00C469F0" w:rsidRDefault="00B31DB9" w:rsidP="001542CF">
            <w:pPr>
              <w:rPr>
                <w:szCs w:val="20"/>
              </w:rPr>
            </w:pPr>
            <w:r w:rsidRPr="00C469F0">
              <w:rPr>
                <w:szCs w:val="20"/>
              </w:rPr>
              <w:t>rheumatoidArthritisData/rheumatoidArthritisDataBody/PhysiciansVariables/diseaseActivityScore28</w:t>
            </w:r>
          </w:p>
        </w:tc>
      </w:tr>
      <w:tr w:rsidR="00B31DB9" w:rsidRPr="00C469F0" w14:paraId="5B88CFB9" w14:textId="77777777" w:rsidTr="001542CF">
        <w:trPr>
          <w:trHeight w:val="397"/>
        </w:trPr>
        <w:tc>
          <w:tcPr>
            <w:tcW w:w="1809" w:type="dxa"/>
            <w:vAlign w:val="center"/>
          </w:tcPr>
          <w:p w14:paraId="60AE4CA8" w14:textId="32716F67" w:rsidR="00B31DB9" w:rsidRPr="00C469F0" w:rsidRDefault="00B31DB9" w:rsidP="001542CF">
            <w:pPr>
              <w:rPr>
                <w:szCs w:val="20"/>
              </w:rPr>
            </w:pPr>
            <w:r w:rsidRPr="00C469F0">
              <w:rPr>
                <w:szCs w:val="20"/>
              </w:rPr>
              <w:t>PhysiciansVariables.diseaseActivityScore28RCP</w:t>
            </w:r>
          </w:p>
        </w:tc>
        <w:tc>
          <w:tcPr>
            <w:tcW w:w="2977" w:type="dxa"/>
            <w:vAlign w:val="center"/>
          </w:tcPr>
          <w:p w14:paraId="19BFB9A7" w14:textId="5B15B988" w:rsidR="00B31DB9" w:rsidRPr="00C469F0" w:rsidRDefault="001542CF" w:rsidP="001542CF">
            <w:pPr>
              <w:rPr>
                <w:rFonts w:cs="Arial"/>
                <w:spacing w:val="-1"/>
                <w:szCs w:val="20"/>
              </w:rPr>
            </w:pPr>
            <w:r w:rsidRPr="00C11300">
              <w:rPr>
                <w:rFonts w:cs="Arial"/>
                <w:i/>
                <w:color w:val="FF0000"/>
                <w:szCs w:val="20"/>
              </w:rPr>
              <w:t>Saknar motsvarighet i V-TIM 2.2</w:t>
            </w:r>
          </w:p>
        </w:tc>
        <w:tc>
          <w:tcPr>
            <w:tcW w:w="4111" w:type="dxa"/>
            <w:vAlign w:val="center"/>
          </w:tcPr>
          <w:p w14:paraId="6B41EF5E" w14:textId="51001252" w:rsidR="00B31DB9" w:rsidRPr="00C469F0" w:rsidRDefault="00B31DB9" w:rsidP="001542CF">
            <w:pPr>
              <w:rPr>
                <w:szCs w:val="20"/>
              </w:rPr>
            </w:pPr>
            <w:r w:rsidRPr="00C469F0">
              <w:rPr>
                <w:szCs w:val="20"/>
              </w:rPr>
              <w:t>rheumatoidArthritisData/rheumatoidArthritisDataBody/PhysiciansVariables/diseaseActivityScore28RCP</w:t>
            </w:r>
          </w:p>
        </w:tc>
      </w:tr>
      <w:tr w:rsidR="00B31DB9" w:rsidRPr="00C469F0" w14:paraId="61AA9F2E" w14:textId="77777777" w:rsidTr="001542CF">
        <w:trPr>
          <w:trHeight w:val="397"/>
        </w:trPr>
        <w:tc>
          <w:tcPr>
            <w:tcW w:w="1809" w:type="dxa"/>
            <w:vAlign w:val="center"/>
          </w:tcPr>
          <w:p w14:paraId="2A95DFAC" w14:textId="44CBA28D" w:rsidR="00B31DB9" w:rsidRPr="00C469F0" w:rsidRDefault="00B31DB9" w:rsidP="001542CF">
            <w:pPr>
              <w:rPr>
                <w:szCs w:val="20"/>
              </w:rPr>
            </w:pPr>
            <w:proofErr w:type="spellStart"/>
            <w:r w:rsidRPr="00C469F0">
              <w:rPr>
                <w:szCs w:val="20"/>
              </w:rPr>
              <w:t>PatientVariables.workAbility</w:t>
            </w:r>
            <w:proofErr w:type="spellEnd"/>
          </w:p>
        </w:tc>
        <w:tc>
          <w:tcPr>
            <w:tcW w:w="2977" w:type="dxa"/>
            <w:vAlign w:val="center"/>
          </w:tcPr>
          <w:p w14:paraId="52B29FCD"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29A95EE7" w14:textId="3038AD36" w:rsidR="00B31DB9" w:rsidRPr="00C469F0" w:rsidRDefault="00B31DB9" w:rsidP="001542CF">
            <w:pPr>
              <w:rPr>
                <w:szCs w:val="20"/>
                <w:lang w:val="en-US"/>
              </w:rPr>
            </w:pPr>
            <w:r w:rsidRPr="00C469F0">
              <w:rPr>
                <w:szCs w:val="20"/>
              </w:rPr>
              <w:t>rheumatoidArthritisData/rheumatoidArthritisDataBody/</w:t>
            </w:r>
            <w:r w:rsidR="00581B58">
              <w:rPr>
                <w:szCs w:val="20"/>
              </w:rPr>
              <w:t>PatientVariables</w:t>
            </w:r>
            <w:r w:rsidRPr="00C469F0">
              <w:rPr>
                <w:szCs w:val="20"/>
              </w:rPr>
              <w:t>/workAbility</w:t>
            </w:r>
          </w:p>
        </w:tc>
      </w:tr>
      <w:tr w:rsidR="00B31DB9" w:rsidRPr="00C469F0" w14:paraId="49482417" w14:textId="77777777" w:rsidTr="001542CF">
        <w:trPr>
          <w:trHeight w:val="397"/>
        </w:trPr>
        <w:tc>
          <w:tcPr>
            <w:tcW w:w="1809" w:type="dxa"/>
            <w:vAlign w:val="center"/>
          </w:tcPr>
          <w:p w14:paraId="69A98AB0" w14:textId="5327D6C9" w:rsidR="00B31DB9" w:rsidRPr="00C469F0" w:rsidRDefault="00B31DB9" w:rsidP="001542CF">
            <w:pPr>
              <w:rPr>
                <w:szCs w:val="20"/>
              </w:rPr>
            </w:pPr>
            <w:proofErr w:type="spellStart"/>
            <w:r w:rsidRPr="00C469F0">
              <w:rPr>
                <w:szCs w:val="20"/>
              </w:rPr>
              <w:t>PatientVariables.globalHealth</w:t>
            </w:r>
            <w:proofErr w:type="spellEnd"/>
          </w:p>
        </w:tc>
        <w:tc>
          <w:tcPr>
            <w:tcW w:w="2977" w:type="dxa"/>
            <w:vAlign w:val="center"/>
          </w:tcPr>
          <w:p w14:paraId="283A801E" w14:textId="48898272" w:rsidR="00B31DB9" w:rsidRPr="00C469F0" w:rsidRDefault="00581B58" w:rsidP="001542CF">
            <w:pPr>
              <w:rPr>
                <w:rFonts w:cs="Arial"/>
                <w:spacing w:val="-1"/>
                <w:szCs w:val="20"/>
              </w:rPr>
            </w:pPr>
            <w:r>
              <w:rPr>
                <w:rFonts w:cs="Arial"/>
                <w:spacing w:val="-1"/>
                <w:szCs w:val="20"/>
              </w:rPr>
              <w:t xml:space="preserve">Observerat uppfattat tillstånd Observation </w:t>
            </w:r>
            <w:proofErr w:type="spellStart"/>
            <w:r>
              <w:rPr>
                <w:rFonts w:cs="Arial"/>
                <w:spacing w:val="-1"/>
                <w:szCs w:val="20"/>
              </w:rPr>
              <w:t>Uppfattning.observation</w:t>
            </w:r>
            <w:proofErr w:type="spellEnd"/>
            <w:r>
              <w:rPr>
                <w:rFonts w:cs="Arial"/>
                <w:spacing w:val="-1"/>
                <w:szCs w:val="20"/>
              </w:rPr>
              <w:t xml:space="preserve"> uppfattning</w:t>
            </w:r>
          </w:p>
        </w:tc>
        <w:tc>
          <w:tcPr>
            <w:tcW w:w="4111" w:type="dxa"/>
            <w:vAlign w:val="center"/>
          </w:tcPr>
          <w:p w14:paraId="6751D43D" w14:textId="522F1967"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/globalHealth</w:t>
            </w:r>
          </w:p>
        </w:tc>
      </w:tr>
      <w:tr w:rsidR="00B31DB9" w:rsidRPr="00C469F0" w14:paraId="74CAB997" w14:textId="77777777" w:rsidTr="001542CF">
        <w:trPr>
          <w:trHeight w:val="397"/>
        </w:trPr>
        <w:tc>
          <w:tcPr>
            <w:tcW w:w="1809" w:type="dxa"/>
            <w:vAlign w:val="center"/>
          </w:tcPr>
          <w:p w14:paraId="6F9D70D3" w14:textId="3A67B583" w:rsidR="00B31DB9" w:rsidRPr="00581B58" w:rsidRDefault="00B31DB9" w:rsidP="001542CF">
            <w:pPr>
              <w:rPr>
                <w:szCs w:val="20"/>
              </w:rPr>
            </w:pPr>
            <w:proofErr w:type="spellStart"/>
            <w:r w:rsidRPr="00581B58">
              <w:rPr>
                <w:szCs w:val="20"/>
              </w:rPr>
              <w:t>PatientVariables.pain</w:t>
            </w:r>
            <w:proofErr w:type="spellEnd"/>
          </w:p>
        </w:tc>
        <w:tc>
          <w:tcPr>
            <w:tcW w:w="2977" w:type="dxa"/>
            <w:vAlign w:val="center"/>
          </w:tcPr>
          <w:p w14:paraId="05FE5321" w14:textId="580312AE" w:rsidR="00B31DB9" w:rsidRPr="00581B58" w:rsidRDefault="00581B58" w:rsidP="001542CF">
            <w:pPr>
              <w:rPr>
                <w:rFonts w:cs="Arial"/>
                <w:szCs w:val="20"/>
              </w:rPr>
            </w:pPr>
            <w:r w:rsidRPr="00581B58">
              <w:rPr>
                <w:rFonts w:cs="Arial"/>
                <w:spacing w:val="-1"/>
                <w:szCs w:val="20"/>
              </w:rPr>
              <w:t xml:space="preserve">Observerat uppfattat tillstånd Observation </w:t>
            </w:r>
            <w:proofErr w:type="spellStart"/>
            <w:r w:rsidRPr="00581B58">
              <w:rPr>
                <w:rFonts w:cs="Arial"/>
                <w:spacing w:val="-1"/>
                <w:szCs w:val="20"/>
              </w:rPr>
              <w:t>Uppfattning.observation</w:t>
            </w:r>
            <w:proofErr w:type="spellEnd"/>
            <w:r w:rsidRPr="00581B58">
              <w:rPr>
                <w:rFonts w:cs="Arial"/>
                <w:spacing w:val="-1"/>
                <w:szCs w:val="20"/>
              </w:rPr>
              <w:t xml:space="preserve"> uppfattning</w:t>
            </w:r>
          </w:p>
        </w:tc>
        <w:tc>
          <w:tcPr>
            <w:tcW w:w="4111" w:type="dxa"/>
            <w:vAlign w:val="center"/>
          </w:tcPr>
          <w:p w14:paraId="08C7D1DD" w14:textId="1C29CA10" w:rsidR="00B31DB9" w:rsidRPr="00C469F0" w:rsidRDefault="00B31DB9" w:rsidP="001542CF">
            <w:pPr>
              <w:rPr>
                <w:szCs w:val="20"/>
              </w:rPr>
            </w:pPr>
            <w:r w:rsidRPr="00581B58">
              <w:rPr>
                <w:szCs w:val="20"/>
              </w:rPr>
              <w:t>rheumatoidArthritisData/rheumatoidArthritisDataBody/</w:t>
            </w:r>
            <w:r w:rsidR="00581B58" w:rsidRPr="00581B58">
              <w:rPr>
                <w:szCs w:val="20"/>
              </w:rPr>
              <w:t>PatientVariables</w:t>
            </w:r>
            <w:r w:rsidRPr="00581B58">
              <w:rPr>
                <w:szCs w:val="20"/>
              </w:rPr>
              <w:t>/pain</w:t>
            </w:r>
          </w:p>
        </w:tc>
      </w:tr>
      <w:tr w:rsidR="00B31DB9" w:rsidRPr="00C469F0" w14:paraId="3366DE54" w14:textId="77777777" w:rsidTr="001542CF">
        <w:trPr>
          <w:trHeight w:val="397"/>
        </w:trPr>
        <w:tc>
          <w:tcPr>
            <w:tcW w:w="1809" w:type="dxa"/>
            <w:vAlign w:val="center"/>
          </w:tcPr>
          <w:p w14:paraId="203EB970" w14:textId="37AB29EC" w:rsidR="00B31DB9" w:rsidRPr="00C469F0" w:rsidRDefault="00B31DB9" w:rsidP="001542CF">
            <w:pPr>
              <w:rPr>
                <w:szCs w:val="20"/>
              </w:rPr>
            </w:pPr>
            <w:r w:rsidRPr="00C469F0">
              <w:rPr>
                <w:szCs w:val="20"/>
              </w:rPr>
              <w:t>PatientVariables.eq5IndexValue</w:t>
            </w:r>
          </w:p>
        </w:tc>
        <w:tc>
          <w:tcPr>
            <w:tcW w:w="2977" w:type="dxa"/>
            <w:vAlign w:val="center"/>
          </w:tcPr>
          <w:p w14:paraId="215CC09A" w14:textId="72B21D6B" w:rsidR="00B31DB9" w:rsidRPr="00C469F0" w:rsidRDefault="001542CF" w:rsidP="001542CF">
            <w:pPr>
              <w:rPr>
                <w:rFonts w:cs="Arial"/>
                <w:spacing w:val="-1"/>
                <w:szCs w:val="20"/>
              </w:rPr>
            </w:pPr>
            <w:r w:rsidRPr="00C11300">
              <w:rPr>
                <w:rFonts w:cs="Arial"/>
                <w:i/>
                <w:color w:val="FF0000"/>
                <w:szCs w:val="20"/>
              </w:rPr>
              <w:t>Saknar motsvarighet i V-TIM 2.2</w:t>
            </w:r>
          </w:p>
        </w:tc>
        <w:tc>
          <w:tcPr>
            <w:tcW w:w="4111" w:type="dxa"/>
            <w:vAlign w:val="center"/>
          </w:tcPr>
          <w:p w14:paraId="7E558F49" w14:textId="5C6EFE35"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/eq5IndexVal</w:t>
            </w:r>
            <w:r w:rsidRPr="00C469F0">
              <w:rPr>
                <w:szCs w:val="20"/>
              </w:rPr>
              <w:lastRenderedPageBreak/>
              <w:t>ue</w:t>
            </w:r>
          </w:p>
        </w:tc>
      </w:tr>
      <w:tr w:rsidR="00B31DB9" w:rsidRPr="00C469F0" w14:paraId="4EA3655E" w14:textId="77777777" w:rsidTr="001542CF">
        <w:trPr>
          <w:trHeight w:val="397"/>
        </w:trPr>
        <w:tc>
          <w:tcPr>
            <w:tcW w:w="1809" w:type="dxa"/>
            <w:vAlign w:val="center"/>
          </w:tcPr>
          <w:p w14:paraId="0C6C0B45" w14:textId="3C741994" w:rsidR="00B31DB9" w:rsidRPr="00C469F0" w:rsidRDefault="00B31DB9" w:rsidP="001542CF">
            <w:pPr>
              <w:rPr>
                <w:szCs w:val="20"/>
              </w:rPr>
            </w:pPr>
            <w:proofErr w:type="spellStart"/>
            <w:r w:rsidRPr="00C469F0">
              <w:rPr>
                <w:szCs w:val="20"/>
              </w:rPr>
              <w:lastRenderedPageBreak/>
              <w:t>PatientVariables</w:t>
            </w:r>
            <w:proofErr w:type="gramStart"/>
            <w:r w:rsidRPr="00C469F0">
              <w:rPr>
                <w:szCs w:val="20"/>
              </w:rPr>
              <w:t>.HealthAssessmentQuestio</w:t>
            </w:r>
            <w:r>
              <w:rPr>
                <w:szCs w:val="20"/>
              </w:rPr>
              <w:t>n</w:t>
            </w:r>
            <w:r w:rsidRPr="00C469F0">
              <w:rPr>
                <w:szCs w:val="20"/>
              </w:rPr>
              <w:t>naireSco</w:t>
            </w:r>
            <w:proofErr w:type="gramEnd"/>
            <w:r w:rsidRPr="00C469F0">
              <w:rPr>
                <w:szCs w:val="20"/>
              </w:rPr>
              <w:t>re</w:t>
            </w:r>
            <w:proofErr w:type="spellEnd"/>
          </w:p>
        </w:tc>
        <w:tc>
          <w:tcPr>
            <w:tcW w:w="2977" w:type="dxa"/>
            <w:vAlign w:val="center"/>
          </w:tcPr>
          <w:p w14:paraId="27F905DF" w14:textId="739E3B5F" w:rsidR="00B31DB9" w:rsidRPr="00C469F0" w:rsidRDefault="001542CF" w:rsidP="001542CF">
            <w:pPr>
              <w:rPr>
                <w:szCs w:val="20"/>
              </w:rPr>
            </w:pPr>
            <w:r w:rsidRPr="00C11300">
              <w:rPr>
                <w:rFonts w:cs="Arial"/>
                <w:i/>
                <w:color w:val="FF0000"/>
                <w:szCs w:val="20"/>
              </w:rPr>
              <w:t>Saknar motsvarighet i V-TIM 2.2</w:t>
            </w:r>
          </w:p>
        </w:tc>
        <w:tc>
          <w:tcPr>
            <w:tcW w:w="4111" w:type="dxa"/>
            <w:vAlign w:val="center"/>
          </w:tcPr>
          <w:p w14:paraId="17631182" w14:textId="0E09DBCB"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/HealthAssessmentQuestionaireScore</w:t>
            </w:r>
          </w:p>
        </w:tc>
      </w:tr>
      <w:tr w:rsidR="00B31DB9" w:rsidRPr="00C469F0" w14:paraId="1529DEFF" w14:textId="77777777" w:rsidTr="001542CF">
        <w:trPr>
          <w:trHeight w:val="397"/>
        </w:trPr>
        <w:tc>
          <w:tcPr>
            <w:tcW w:w="1809" w:type="dxa"/>
            <w:vAlign w:val="center"/>
          </w:tcPr>
          <w:p w14:paraId="6D74A961" w14:textId="4D060A3F" w:rsidR="00B31DB9" w:rsidRPr="00C469F0" w:rsidRDefault="00B31DB9" w:rsidP="001542CF">
            <w:pPr>
              <w:rPr>
                <w:szCs w:val="20"/>
              </w:rPr>
            </w:pPr>
            <w:r w:rsidRPr="00C469F0">
              <w:rPr>
                <w:szCs w:val="20"/>
              </w:rPr>
              <w:t>PatientVariables.tenderJoints28</w:t>
            </w:r>
          </w:p>
        </w:tc>
        <w:tc>
          <w:tcPr>
            <w:tcW w:w="2977" w:type="dxa"/>
            <w:vAlign w:val="center"/>
          </w:tcPr>
          <w:p w14:paraId="2F92CD19" w14:textId="77777777" w:rsidR="00B31DB9" w:rsidRPr="00C469F0" w:rsidRDefault="00B31DB9" w:rsidP="001542CF">
            <w:pPr>
              <w:rPr>
                <w:rFonts w:cs="Arial"/>
                <w:i/>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2DD3106D" w14:textId="0FB4AA2E"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/tenderJoints28</w:t>
            </w:r>
          </w:p>
        </w:tc>
      </w:tr>
      <w:tr w:rsidR="00B31DB9" w:rsidRPr="00C469F0" w14:paraId="3D57B95D" w14:textId="77777777" w:rsidTr="001542CF">
        <w:trPr>
          <w:trHeight w:val="397"/>
        </w:trPr>
        <w:tc>
          <w:tcPr>
            <w:tcW w:w="1809" w:type="dxa"/>
            <w:vAlign w:val="center"/>
          </w:tcPr>
          <w:p w14:paraId="025C955D" w14:textId="7BC3F7A9" w:rsidR="00B31DB9" w:rsidRPr="00C469F0" w:rsidRDefault="00B31DB9" w:rsidP="001542CF">
            <w:pPr>
              <w:rPr>
                <w:szCs w:val="20"/>
              </w:rPr>
            </w:pPr>
            <w:r w:rsidRPr="00C469F0">
              <w:rPr>
                <w:szCs w:val="20"/>
              </w:rPr>
              <w:t>PatientVariables.swollenJoints28</w:t>
            </w:r>
          </w:p>
        </w:tc>
        <w:tc>
          <w:tcPr>
            <w:tcW w:w="2977" w:type="dxa"/>
            <w:vAlign w:val="center"/>
          </w:tcPr>
          <w:p w14:paraId="34DAB128" w14:textId="77777777" w:rsidR="00B31DB9" w:rsidRPr="00C469F0" w:rsidRDefault="00B31DB9" w:rsidP="001542CF">
            <w:pPr>
              <w:rPr>
                <w:rFonts w:eastAsia="Arial Unicode MS" w:cs="Arial"/>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44CB10FE" w14:textId="64B38567"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/swollenJoints28</w:t>
            </w:r>
          </w:p>
        </w:tc>
      </w:tr>
    </w:tbl>
    <w:p w14:paraId="696EFD80" w14:textId="77777777" w:rsidR="00B31DB9" w:rsidRPr="00C469F0" w:rsidRDefault="00B31DB9" w:rsidP="00B31DB9">
      <w:pPr>
        <w:rPr>
          <w:szCs w:val="20"/>
        </w:rPr>
      </w:pPr>
    </w:p>
    <w:p w14:paraId="61826C16" w14:textId="77777777" w:rsidR="00B767DA" w:rsidRDefault="00B767DA" w:rsidP="007E47C0"/>
    <w:p w14:paraId="6379796F" w14:textId="77777777" w:rsidR="00B767DA" w:rsidRDefault="00B767DA" w:rsidP="007E47C0"/>
    <w:p w14:paraId="46347150" w14:textId="77777777" w:rsidR="00B767DA" w:rsidRDefault="00B767DA" w:rsidP="007E47C0"/>
    <w:p w14:paraId="1CF7F0CA" w14:textId="77777777" w:rsidR="00B31DB9" w:rsidRDefault="00B31DB9">
      <w:pPr>
        <w:spacing w:line="240" w:lineRule="auto"/>
        <w:rPr>
          <w:rFonts w:eastAsia="Times New Roman"/>
          <w:bCs/>
          <w:sz w:val="30"/>
          <w:szCs w:val="28"/>
        </w:rPr>
      </w:pPr>
      <w:bookmarkStart w:id="721" w:name="_Toc357754858"/>
      <w:r>
        <w:br w:type="page"/>
      </w:r>
    </w:p>
    <w:p w14:paraId="5BE29586" w14:textId="48AC81AF" w:rsidR="007E47C0" w:rsidRDefault="007E47C0" w:rsidP="007E47C0">
      <w:pPr>
        <w:pStyle w:val="Rubrik1"/>
      </w:pPr>
      <w:bookmarkStart w:id="722" w:name="_Toc379809762"/>
      <w:r>
        <w:lastRenderedPageBreak/>
        <w:t>Tjänstekontrakt</w:t>
      </w:r>
      <w:bookmarkEnd w:id="664"/>
      <w:bookmarkEnd w:id="721"/>
      <w:bookmarkEnd w:id="722"/>
    </w:p>
    <w:p w14:paraId="1E8F2F97" w14:textId="038A755D" w:rsidR="007E47C0" w:rsidRPr="00D728C5" w:rsidRDefault="00A510EA" w:rsidP="007E47C0">
      <w:pPr>
        <w:pStyle w:val="Rubrik2"/>
      </w:pPr>
      <w:bookmarkStart w:id="723" w:name="_Toc379809763"/>
      <w:proofErr w:type="spellStart"/>
      <w:r w:rsidRPr="00D728C5">
        <w:t>GetRheumatoidArthritisData</w:t>
      </w:r>
      <w:bookmarkEnd w:id="723"/>
      <w:proofErr w:type="spellEnd"/>
    </w:p>
    <w:p w14:paraId="229E7F11" w14:textId="77777777" w:rsidR="00224DDD" w:rsidRPr="00907C9B" w:rsidRDefault="00224DDD" w:rsidP="00224DDD">
      <w:pPr>
        <w:spacing w:line="239" w:lineRule="auto"/>
        <w:ind w:right="145"/>
        <w:rPr>
          <w:spacing w:val="-1"/>
        </w:rPr>
      </w:pPr>
      <w:proofErr w:type="spellStart"/>
      <w:r w:rsidRPr="00907C9B">
        <w:rPr>
          <w:spacing w:val="-1"/>
        </w:rPr>
        <w:t>Get</w:t>
      </w:r>
      <w:r>
        <w:rPr>
          <w:spacing w:val="-1"/>
        </w:rPr>
        <w:t>RheumaticArthritisData</w:t>
      </w:r>
      <w:proofErr w:type="spellEnd"/>
      <w:r w:rsidRPr="00907C9B">
        <w:rPr>
          <w:spacing w:val="-1"/>
        </w:rPr>
        <w:t xml:space="preserve"> returnerar</w:t>
      </w:r>
      <w:r>
        <w:rPr>
          <w:spacing w:val="-1"/>
        </w:rPr>
        <w:t xml:space="preserve"> information om en patient hämtad ur Reuma beslutsstödsjournal eller motsvarande system. Denna information innehåller dels patientskattade värden, dels läkarens uppskattade värden, dels labbvärden, och dels läkemedel kopplade till sjukdomen.</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Rubrik3"/>
      </w:pPr>
      <w:bookmarkStart w:id="724" w:name="_Toc379809764"/>
      <w:r>
        <w:t>Version</w:t>
      </w:r>
      <w:bookmarkEnd w:id="724"/>
    </w:p>
    <w:p w14:paraId="62696F27" w14:textId="291B715D" w:rsidR="007E47C0" w:rsidRDefault="00224DDD" w:rsidP="007E47C0">
      <w:r w:rsidRPr="00224DDD">
        <w:t>1.0</w:t>
      </w:r>
    </w:p>
    <w:p w14:paraId="1E9ED3BB" w14:textId="77777777" w:rsidR="00E5427A" w:rsidRDefault="00E5427A" w:rsidP="007E47C0"/>
    <w:p w14:paraId="46F3A98A" w14:textId="3D6E129A" w:rsidR="00E5427A" w:rsidRDefault="00E5427A" w:rsidP="00E5427A">
      <w:pPr>
        <w:pStyle w:val="Rubrik3"/>
      </w:pPr>
      <w:bookmarkStart w:id="725" w:name="_Toc379809765"/>
      <w:r>
        <w:t>Gemensamma informationskomponenter</w:t>
      </w:r>
      <w:bookmarkEnd w:id="725"/>
    </w:p>
    <w:p w14:paraId="6304B72A" w14:textId="47D3A5E0" w:rsidR="00E5427A" w:rsidRPr="00224DDD" w:rsidRDefault="00B0691B" w:rsidP="007E47C0">
      <w:r>
        <w:t xml:space="preserve">De gemensamma informationskomponenter som används i detta kontrakt beskrivs i bilagan </w:t>
      </w:r>
      <w:r w:rsidRPr="001D07CD">
        <w:t>”Bilaga_Gemensamma_typer_</w:t>
      </w:r>
      <w:r>
        <w:t>2</w:t>
      </w:r>
      <w:r w:rsidRPr="001D07CD">
        <w:t>.pdf”</w:t>
      </w:r>
    </w:p>
    <w:p w14:paraId="01DA24DB" w14:textId="77777777" w:rsidR="007E47C0" w:rsidRPr="00C55071" w:rsidRDefault="007E47C0" w:rsidP="007E47C0"/>
    <w:p w14:paraId="28C49870" w14:textId="77777777" w:rsidR="007E47C0" w:rsidRDefault="007E47C0" w:rsidP="007E47C0">
      <w:pPr>
        <w:pStyle w:val="Rubrik3"/>
      </w:pPr>
      <w:bookmarkStart w:id="726" w:name="_Toc379809766"/>
      <w:r>
        <w:t>Fältregler</w:t>
      </w:r>
      <w:bookmarkEnd w:id="726"/>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Pr="00EA3AAC" w:rsidRDefault="007E47C0" w:rsidP="00514BAB">
            <w:pPr>
              <w:rPr>
                <w:b/>
              </w:rPr>
            </w:pPr>
            <w:r w:rsidRPr="00EA3AAC">
              <w:rPr>
                <w:b/>
              </w:rPr>
              <w:t>Namn</w:t>
            </w:r>
          </w:p>
        </w:tc>
        <w:tc>
          <w:tcPr>
            <w:tcW w:w="1417" w:type="dxa"/>
            <w:shd w:val="clear" w:color="auto" w:fill="D9D9D9" w:themeFill="background1" w:themeFillShade="D9"/>
            <w:vAlign w:val="bottom"/>
          </w:tcPr>
          <w:p w14:paraId="09721F88" w14:textId="77777777" w:rsidR="007E47C0" w:rsidRPr="00EA3AAC" w:rsidRDefault="007E47C0" w:rsidP="00514BAB">
            <w:pPr>
              <w:rPr>
                <w:b/>
              </w:rPr>
            </w:pPr>
            <w:r w:rsidRPr="00EA3AAC">
              <w:rPr>
                <w:b/>
              </w:rPr>
              <w:t>Typ</w:t>
            </w:r>
          </w:p>
        </w:tc>
        <w:tc>
          <w:tcPr>
            <w:tcW w:w="4111" w:type="dxa"/>
            <w:shd w:val="clear" w:color="auto" w:fill="D9D9D9" w:themeFill="background1" w:themeFillShade="D9"/>
            <w:vAlign w:val="bottom"/>
          </w:tcPr>
          <w:p w14:paraId="7A305555" w14:textId="77777777" w:rsidR="007E47C0" w:rsidRPr="00EA3AAC" w:rsidRDefault="007E47C0" w:rsidP="00514BAB">
            <w:pPr>
              <w:rPr>
                <w:b/>
              </w:rPr>
            </w:pPr>
            <w:r w:rsidRPr="00EA3AAC">
              <w:rPr>
                <w:b/>
              </w:rPr>
              <w:t>Beskrivning</w:t>
            </w:r>
          </w:p>
        </w:tc>
        <w:tc>
          <w:tcPr>
            <w:tcW w:w="1418" w:type="dxa"/>
            <w:shd w:val="clear" w:color="auto" w:fill="D9D9D9" w:themeFill="background1" w:themeFillShade="D9"/>
            <w:vAlign w:val="bottom"/>
          </w:tcPr>
          <w:p w14:paraId="2B468F2C" w14:textId="77777777" w:rsidR="007E47C0" w:rsidRPr="00EA3AAC" w:rsidRDefault="007E47C0" w:rsidP="00514BAB">
            <w:pPr>
              <w:rPr>
                <w:b/>
              </w:rPr>
            </w:pPr>
            <w:r w:rsidRPr="00EA3AAC">
              <w:rPr>
                <w:b/>
              </w:rPr>
              <w:t>Kardinalitet</w:t>
            </w:r>
          </w:p>
        </w:tc>
      </w:tr>
      <w:tr w:rsidR="007E47C0" w14:paraId="75F129A2" w14:textId="77777777" w:rsidTr="00514BAB">
        <w:tc>
          <w:tcPr>
            <w:tcW w:w="2660" w:type="dxa"/>
          </w:tcPr>
          <w:p w14:paraId="14EADC20" w14:textId="77777777" w:rsidR="007E47C0" w:rsidRPr="00EA3AAC" w:rsidRDefault="007E47C0" w:rsidP="00514BAB">
            <w:pPr>
              <w:pStyle w:val="TableParagraph"/>
              <w:spacing w:line="229" w:lineRule="exact"/>
              <w:ind w:left="102"/>
              <w:rPr>
                <w:rFonts w:ascii="Georgia" w:eastAsia="Times New Roman" w:hAnsi="Georgia" w:cs="Times New Roman"/>
                <w:b/>
                <w:spacing w:val="-1"/>
                <w:sz w:val="20"/>
                <w:szCs w:val="20"/>
              </w:rPr>
            </w:pPr>
            <w:r w:rsidRPr="00EA3AAC">
              <w:rPr>
                <w:rFonts w:ascii="Georgia" w:eastAsia="Times New Roman" w:hAnsi="Georgia" w:cs="Times New Roman"/>
                <w:b/>
                <w:spacing w:val="-1"/>
                <w:sz w:val="20"/>
                <w:szCs w:val="20"/>
              </w:rPr>
              <w:t>Begäran</w:t>
            </w:r>
          </w:p>
        </w:tc>
        <w:tc>
          <w:tcPr>
            <w:tcW w:w="1417" w:type="dxa"/>
          </w:tcPr>
          <w:p w14:paraId="110B61AA"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c>
          <w:tcPr>
            <w:tcW w:w="4111" w:type="dxa"/>
          </w:tcPr>
          <w:p w14:paraId="7CAE6669"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c>
          <w:tcPr>
            <w:tcW w:w="1418" w:type="dxa"/>
          </w:tcPr>
          <w:p w14:paraId="499BB810"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r>
      <w:tr w:rsidR="00EA3AAC" w14:paraId="13E2BEF2" w14:textId="77777777" w:rsidTr="00514BAB">
        <w:tc>
          <w:tcPr>
            <w:tcW w:w="2660" w:type="dxa"/>
          </w:tcPr>
          <w:p w14:paraId="45F25C1C" w14:textId="09E6B5D6" w:rsidR="00EA3AAC" w:rsidRPr="00EA3AAC" w:rsidRDefault="00EA3AAC" w:rsidP="00514BAB">
            <w:pPr>
              <w:pStyle w:val="TableParagraph"/>
              <w:spacing w:line="229" w:lineRule="exact"/>
              <w:ind w:left="102"/>
              <w:rPr>
                <w:rFonts w:ascii="Georgia" w:eastAsia="Times New Roman" w:hAnsi="Georgia" w:cs="Times New Roman"/>
                <w:b/>
                <w:spacing w:val="-1"/>
                <w:sz w:val="20"/>
                <w:szCs w:val="20"/>
              </w:rPr>
            </w:pPr>
            <w:proofErr w:type="spellStart"/>
            <w:r w:rsidRPr="00EA3AAC">
              <w:rPr>
                <w:rFonts w:ascii="Georgia" w:hAnsi="Georgia"/>
                <w:sz w:val="20"/>
                <w:szCs w:val="20"/>
              </w:rPr>
              <w:t>careUnitHSAId</w:t>
            </w:r>
            <w:proofErr w:type="spellEnd"/>
            <w:r w:rsidRPr="00EA3AAC">
              <w:rPr>
                <w:rFonts w:ascii="Georgia" w:hAnsi="Georgia"/>
                <w:sz w:val="20"/>
                <w:szCs w:val="20"/>
              </w:rPr>
              <w:t xml:space="preserve"> </w:t>
            </w:r>
          </w:p>
        </w:tc>
        <w:tc>
          <w:tcPr>
            <w:tcW w:w="1417" w:type="dxa"/>
          </w:tcPr>
          <w:p w14:paraId="7DC47F33" w14:textId="42CF35DD"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proofErr w:type="spellStart"/>
            <w:r w:rsidRPr="00EA3AAC">
              <w:rPr>
                <w:rFonts w:ascii="Georgia" w:hAnsi="Georgia"/>
                <w:spacing w:val="-1"/>
                <w:sz w:val="20"/>
                <w:szCs w:val="20"/>
              </w:rPr>
              <w:t>HSAIdType</w:t>
            </w:r>
            <w:proofErr w:type="spellEnd"/>
          </w:p>
        </w:tc>
        <w:tc>
          <w:tcPr>
            <w:tcW w:w="4111" w:type="dxa"/>
          </w:tcPr>
          <w:p w14:paraId="7650D058" w14:textId="46525EB6"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r w:rsidRPr="00EA3AAC">
              <w:rPr>
                <w:rFonts w:ascii="Georgia" w:hAnsi="Georgia"/>
                <w:spacing w:val="-1"/>
                <w:sz w:val="20"/>
                <w:szCs w:val="20"/>
              </w:rPr>
              <w:t xml:space="preserve">Filtrering på PDL-enhet vilket motsvarar </w:t>
            </w:r>
            <w:proofErr w:type="spellStart"/>
            <w:r w:rsidRPr="00EA3AAC">
              <w:rPr>
                <w:rFonts w:ascii="Georgia" w:hAnsi="Georgia"/>
                <w:spacing w:val="-1"/>
                <w:sz w:val="20"/>
                <w:szCs w:val="20"/>
              </w:rPr>
              <w:t>careUnitHSAId</w:t>
            </w:r>
            <w:proofErr w:type="spellEnd"/>
            <w:r w:rsidRPr="00EA3AAC">
              <w:rPr>
                <w:rFonts w:ascii="Georgia" w:hAnsi="Georgia"/>
                <w:spacing w:val="-1"/>
                <w:sz w:val="20"/>
                <w:szCs w:val="20"/>
              </w:rPr>
              <w:t xml:space="preserve"> i </w:t>
            </w:r>
            <w:proofErr w:type="spellStart"/>
            <w:r w:rsidRPr="00EA3AAC">
              <w:rPr>
                <w:rFonts w:ascii="Georgia" w:hAnsi="Georgia"/>
                <w:spacing w:val="-1"/>
                <w:sz w:val="20"/>
                <w:szCs w:val="20"/>
              </w:rPr>
              <w:t>healthcareProfessionalType</w:t>
            </w:r>
            <w:proofErr w:type="spellEnd"/>
            <w:r w:rsidRPr="00EA3AAC">
              <w:rPr>
                <w:rFonts w:ascii="Georgia" w:hAnsi="Georgia"/>
                <w:spacing w:val="-1"/>
                <w:sz w:val="20"/>
                <w:szCs w:val="20"/>
              </w:rPr>
              <w:t>.</w:t>
            </w:r>
          </w:p>
        </w:tc>
        <w:tc>
          <w:tcPr>
            <w:tcW w:w="1418" w:type="dxa"/>
          </w:tcPr>
          <w:p w14:paraId="172B45C3" w14:textId="77777777" w:rsidR="00EA3AAC" w:rsidRPr="00EA3AAC" w:rsidRDefault="00EA3AAC" w:rsidP="001542CF">
            <w:pPr>
              <w:spacing w:line="229" w:lineRule="exact"/>
              <w:ind w:left="102"/>
              <w:rPr>
                <w:szCs w:val="20"/>
              </w:rPr>
            </w:pPr>
            <w:r w:rsidRPr="00EA3AAC">
              <w:rPr>
                <w:szCs w:val="20"/>
              </w:rPr>
              <w:t>0</w:t>
            </w:r>
            <w:proofErr w:type="gramStart"/>
            <w:r w:rsidRPr="00EA3AAC">
              <w:rPr>
                <w:szCs w:val="20"/>
              </w:rPr>
              <w:t>.</w:t>
            </w:r>
            <w:r w:rsidRPr="00EA3AAC">
              <w:rPr>
                <w:spacing w:val="-1"/>
                <w:szCs w:val="20"/>
              </w:rPr>
              <w:t>.</w:t>
            </w:r>
            <w:proofErr w:type="gramEnd"/>
            <w:r w:rsidRPr="00EA3AAC">
              <w:rPr>
                <w:szCs w:val="20"/>
              </w:rPr>
              <w:t>*</w:t>
            </w:r>
          </w:p>
          <w:p w14:paraId="1555B3E3" w14:textId="6108517E"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p>
        </w:tc>
      </w:tr>
      <w:tr w:rsidR="00EA3AAC" w14:paraId="31942003" w14:textId="77777777" w:rsidTr="00514BAB">
        <w:tc>
          <w:tcPr>
            <w:tcW w:w="2660" w:type="dxa"/>
          </w:tcPr>
          <w:p w14:paraId="7CC3F538" w14:textId="52D5409C" w:rsidR="00EA3AAC" w:rsidRPr="00EA3AAC" w:rsidRDefault="00EA3AAC" w:rsidP="00514BAB">
            <w:pPr>
              <w:pStyle w:val="TableParagraph"/>
              <w:spacing w:line="229" w:lineRule="exact"/>
              <w:ind w:left="102"/>
              <w:rPr>
                <w:rFonts w:ascii="Georgia" w:eastAsia="Times New Roman" w:hAnsi="Georgia" w:cs="Times New Roman"/>
                <w:spacing w:val="-1"/>
                <w:sz w:val="20"/>
                <w:szCs w:val="20"/>
                <w:highlight w:val="yellow"/>
              </w:rPr>
            </w:pPr>
            <w:proofErr w:type="spellStart"/>
            <w:r w:rsidRPr="00EA3AAC">
              <w:rPr>
                <w:rFonts w:ascii="Georgia" w:hAnsi="Georgia"/>
                <w:sz w:val="20"/>
                <w:szCs w:val="20"/>
              </w:rPr>
              <w:t>patientId</w:t>
            </w:r>
            <w:proofErr w:type="spellEnd"/>
          </w:p>
        </w:tc>
        <w:tc>
          <w:tcPr>
            <w:tcW w:w="1417" w:type="dxa"/>
          </w:tcPr>
          <w:p w14:paraId="04A3651A" w14:textId="1474A428"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proofErr w:type="spellStart"/>
            <w:r w:rsidRPr="00EA3AAC">
              <w:rPr>
                <w:rFonts w:ascii="Georgia" w:hAnsi="Georgia"/>
                <w:spacing w:val="-1"/>
                <w:sz w:val="20"/>
                <w:szCs w:val="20"/>
              </w:rPr>
              <w:t>PersonIdType</w:t>
            </w:r>
            <w:proofErr w:type="spellEnd"/>
          </w:p>
        </w:tc>
        <w:tc>
          <w:tcPr>
            <w:tcW w:w="4111" w:type="dxa"/>
          </w:tcPr>
          <w:p w14:paraId="0B6A3E63" w14:textId="42BB2C11"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r w:rsidRPr="00EA3AAC">
              <w:rPr>
                <w:rFonts w:ascii="Georgia" w:hAnsi="Georgia"/>
                <w:spacing w:val="-1"/>
                <w:sz w:val="20"/>
                <w:szCs w:val="20"/>
              </w:rPr>
              <w:t xml:space="preserve">Id för patienten. </w:t>
            </w:r>
            <w:r w:rsidRPr="00EA3AAC">
              <w:rPr>
                <w:rFonts w:ascii="Georgia" w:hAnsi="Georgia"/>
                <w:spacing w:val="-1"/>
                <w:sz w:val="20"/>
                <w:szCs w:val="20"/>
              </w:rPr>
              <w:br/>
            </w:r>
            <w:r w:rsidRPr="00EA3AAC">
              <w:rPr>
                <w:rFonts w:ascii="Georgia" w:hAnsi="Georgia"/>
                <w:spacing w:val="-1"/>
                <w:sz w:val="20"/>
                <w:szCs w:val="20"/>
              </w:rPr>
              <w:br/>
            </w:r>
          </w:p>
        </w:tc>
        <w:tc>
          <w:tcPr>
            <w:tcW w:w="1418" w:type="dxa"/>
          </w:tcPr>
          <w:p w14:paraId="05E80854" w14:textId="21FE7C55"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42BAAB0C" w14:textId="77777777" w:rsidTr="00514BAB">
        <w:tc>
          <w:tcPr>
            <w:tcW w:w="2660" w:type="dxa"/>
          </w:tcPr>
          <w:p w14:paraId="4E4E2C92" w14:textId="54419377"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/id</w:t>
            </w:r>
          </w:p>
        </w:tc>
        <w:tc>
          <w:tcPr>
            <w:tcW w:w="1417" w:type="dxa"/>
          </w:tcPr>
          <w:p w14:paraId="2810B2D5" w14:textId="4371685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23A96E65" w14:textId="19B52240" w:rsidR="00EA3AAC" w:rsidRPr="00EA3AAC" w:rsidRDefault="00EA3AAC" w:rsidP="00D728C5">
            <w:pPr>
              <w:rPr>
                <w:i/>
                <w:szCs w:val="20"/>
              </w:rPr>
            </w:pPr>
            <w:proofErr w:type="gramStart"/>
            <w:r w:rsidRPr="00EA3AAC">
              <w:rPr>
                <w:spacing w:val="-1"/>
                <w:szCs w:val="20"/>
              </w:rPr>
              <w:t>id sätts till patientens identifierare.</w:t>
            </w:r>
            <w:proofErr w:type="gramEnd"/>
            <w:r w:rsidRPr="00EA3AAC">
              <w:rPr>
                <w:spacing w:val="-1"/>
                <w:szCs w:val="20"/>
              </w:rPr>
              <w:t xml:space="preserve"> Anges med 12 tecken utan avskiljare.</w:t>
            </w:r>
          </w:p>
        </w:tc>
        <w:tc>
          <w:tcPr>
            <w:tcW w:w="1418" w:type="dxa"/>
          </w:tcPr>
          <w:p w14:paraId="35FCEA70" w14:textId="54EFA71F" w:rsidR="00EA3AAC" w:rsidRPr="00EA3AAC" w:rsidRDefault="00EA3AAC" w:rsidP="00514BAB">
            <w:pPr>
              <w:pStyle w:val="TableParagraph"/>
              <w:spacing w:line="226" w:lineRule="exact"/>
              <w:ind w:left="102"/>
              <w:rPr>
                <w:rFonts w:ascii="Georgia" w:hAnsi="Georgia"/>
                <w:i/>
                <w:sz w:val="20"/>
                <w:szCs w:val="20"/>
              </w:rPr>
            </w:pPr>
          </w:p>
        </w:tc>
      </w:tr>
      <w:tr w:rsidR="00EA3AAC" w14:paraId="149A0C45" w14:textId="77777777" w:rsidTr="00514BAB">
        <w:tc>
          <w:tcPr>
            <w:tcW w:w="2660" w:type="dxa"/>
          </w:tcPr>
          <w:p w14:paraId="662ECEBD" w14:textId="442D716A"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w:t>
            </w:r>
            <w:proofErr w:type="spellStart"/>
            <w:r w:rsidRPr="008E6A45">
              <w:rPr>
                <w:rFonts w:ascii="Georgia" w:hAnsi="Georgia"/>
                <w:i/>
                <w:sz w:val="20"/>
                <w:szCs w:val="20"/>
              </w:rPr>
              <w:t>type</w:t>
            </w:r>
            <w:proofErr w:type="spellEnd"/>
          </w:p>
        </w:tc>
        <w:tc>
          <w:tcPr>
            <w:tcW w:w="1417" w:type="dxa"/>
          </w:tcPr>
          <w:p w14:paraId="2CBE2784" w14:textId="1B9B8C5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5FEBA4A" w14:textId="5C4B435A" w:rsidR="00EA3AAC" w:rsidRPr="00EA3AAC" w:rsidRDefault="00EA3AAC" w:rsidP="00D728C5">
            <w:pPr>
              <w:rPr>
                <w:i/>
                <w:szCs w:val="20"/>
              </w:rPr>
            </w:pPr>
            <w:proofErr w:type="spellStart"/>
            <w:r w:rsidRPr="00EA3AAC">
              <w:rPr>
                <w:spacing w:val="-1"/>
                <w:szCs w:val="20"/>
              </w:rPr>
              <w:t>Type</w:t>
            </w:r>
            <w:proofErr w:type="spellEnd"/>
            <w:r w:rsidRPr="00EA3AAC">
              <w:rPr>
                <w:spacing w:val="-1"/>
                <w:szCs w:val="20"/>
              </w:rPr>
              <w:t xml:space="preserve"> sätts till OID för typ av identifierare. </w:t>
            </w:r>
            <w:r w:rsidRPr="00EA3AAC">
              <w:rPr>
                <w:spacing w:val="-1"/>
                <w:szCs w:val="20"/>
              </w:rPr>
              <w:br/>
              <w:t>För personnummer ska Skatteverkets personnummer (1.2.752.129.2.1.3.1).</w:t>
            </w:r>
            <w:r w:rsidRPr="00EA3AAC">
              <w:rPr>
                <w:spacing w:val="-1"/>
                <w:szCs w:val="20"/>
              </w:rPr>
              <w:br/>
              <w:t>För samordningsnummer ska Skatteverkets samordningsnummer (1.2.752.129.2.1.3.3).</w:t>
            </w:r>
            <w:r w:rsidRPr="00EA3AAC">
              <w:rPr>
                <w:spacing w:val="-1"/>
                <w:szCs w:val="20"/>
              </w:rPr>
              <w:br/>
              <w:t>För reservnummer används lokalt definierade reservnummet, exempelvis SLL reservnummer (1.2.752.</w:t>
            </w:r>
            <w:proofErr w:type="gramStart"/>
            <w:r w:rsidRPr="00EA3AAC">
              <w:rPr>
                <w:spacing w:val="-1"/>
                <w:szCs w:val="20"/>
              </w:rPr>
              <w:t>97.3.1</w:t>
            </w:r>
            <w:proofErr w:type="gramEnd"/>
            <w:r w:rsidRPr="00EA3AAC">
              <w:rPr>
                <w:spacing w:val="-1"/>
                <w:szCs w:val="20"/>
              </w:rPr>
              <w:t>.3)</w:t>
            </w:r>
          </w:p>
        </w:tc>
        <w:tc>
          <w:tcPr>
            <w:tcW w:w="1418" w:type="dxa"/>
          </w:tcPr>
          <w:p w14:paraId="683D595C" w14:textId="4E63B434" w:rsidR="00EA3AAC" w:rsidRPr="00EA3AAC" w:rsidRDefault="00EA3AAC" w:rsidP="00514BAB">
            <w:pPr>
              <w:pStyle w:val="TableParagraph"/>
              <w:spacing w:line="226" w:lineRule="exact"/>
              <w:ind w:left="102"/>
              <w:rPr>
                <w:rFonts w:ascii="Georgia" w:hAnsi="Georgia"/>
                <w:i/>
                <w:sz w:val="20"/>
                <w:szCs w:val="20"/>
              </w:rPr>
            </w:pPr>
          </w:p>
        </w:tc>
      </w:tr>
      <w:tr w:rsidR="00EA3AAC" w14:paraId="5F438EFF" w14:textId="77777777" w:rsidTr="00514BAB">
        <w:tc>
          <w:tcPr>
            <w:tcW w:w="2660" w:type="dxa"/>
          </w:tcPr>
          <w:p w14:paraId="078926C4" w14:textId="75E7C2B5" w:rsidR="00EA3AAC" w:rsidRPr="00EA3AAC" w:rsidRDefault="00EA3AAC" w:rsidP="00514BAB">
            <w:pPr>
              <w:pStyle w:val="TableParagraph"/>
              <w:spacing w:line="229" w:lineRule="exact"/>
              <w:ind w:left="102"/>
              <w:rPr>
                <w:rFonts w:ascii="Georgia" w:hAnsi="Georgia"/>
                <w:sz w:val="20"/>
                <w:szCs w:val="20"/>
              </w:rPr>
            </w:pPr>
            <w:proofErr w:type="spellStart"/>
            <w:r w:rsidRPr="00EA3AAC">
              <w:rPr>
                <w:rFonts w:ascii="Georgia" w:hAnsi="Georgia"/>
                <w:sz w:val="20"/>
                <w:szCs w:val="20"/>
              </w:rPr>
              <w:t>datePeriod</w:t>
            </w:r>
            <w:proofErr w:type="spellEnd"/>
          </w:p>
        </w:tc>
        <w:tc>
          <w:tcPr>
            <w:tcW w:w="1417" w:type="dxa"/>
          </w:tcPr>
          <w:p w14:paraId="33A0E0AE" w14:textId="5611FA76" w:rsidR="00EA3AAC" w:rsidRPr="00EA3AAC" w:rsidRDefault="00EA3AAC" w:rsidP="00514BAB">
            <w:pPr>
              <w:pStyle w:val="TableParagraph"/>
              <w:spacing w:line="226" w:lineRule="exact"/>
              <w:ind w:left="102"/>
              <w:rPr>
                <w:rFonts w:ascii="Georgia" w:hAnsi="Georgia" w:cs="Arial"/>
                <w:color w:val="000000"/>
                <w:sz w:val="20"/>
                <w:szCs w:val="20"/>
                <w:highlight w:val="white"/>
                <w:lang w:eastAsia="sv-SE"/>
              </w:rPr>
            </w:pPr>
            <w:proofErr w:type="spellStart"/>
            <w:r w:rsidRPr="00EA3AAC">
              <w:rPr>
                <w:rFonts w:ascii="Georgia" w:hAnsi="Georgia"/>
                <w:spacing w:val="-1"/>
                <w:sz w:val="20"/>
                <w:szCs w:val="20"/>
              </w:rPr>
              <w:t>DatePeriodType</w:t>
            </w:r>
            <w:proofErr w:type="spellEnd"/>
          </w:p>
        </w:tc>
        <w:tc>
          <w:tcPr>
            <w:tcW w:w="4111" w:type="dxa"/>
          </w:tcPr>
          <w:p w14:paraId="3DD844E2" w14:textId="5D388243" w:rsidR="00EA3AAC" w:rsidRPr="00EA3AAC" w:rsidRDefault="00EA3AAC" w:rsidP="00D728C5">
            <w:pPr>
              <w:rPr>
                <w:szCs w:val="20"/>
              </w:rPr>
            </w:pPr>
            <w:r w:rsidRPr="00EA3AAC">
              <w:rPr>
                <w:spacing w:val="-1"/>
                <w:szCs w:val="20"/>
              </w:rPr>
              <w:t xml:space="preserve">Begränsning av sökningen i tid, vilket innebär att endast svar returneras där </w:t>
            </w:r>
            <w:proofErr w:type="spellStart"/>
            <w:r w:rsidRPr="00EA3AAC">
              <w:rPr>
                <w:szCs w:val="20"/>
              </w:rPr>
              <w:t>a</w:t>
            </w:r>
            <w:r w:rsidRPr="00EA3AAC">
              <w:rPr>
                <w:spacing w:val="-1"/>
                <w:szCs w:val="20"/>
              </w:rPr>
              <w:t>uthorTime</w:t>
            </w:r>
            <w:proofErr w:type="spellEnd"/>
            <w:r w:rsidRPr="00EA3AAC">
              <w:rPr>
                <w:spacing w:val="-1"/>
                <w:szCs w:val="20"/>
              </w:rPr>
              <w:t xml:space="preserve"> eller </w:t>
            </w:r>
            <w:proofErr w:type="spellStart"/>
            <w:r w:rsidRPr="00EA3AAC">
              <w:rPr>
                <w:szCs w:val="20"/>
              </w:rPr>
              <w:t>signatureTime</w:t>
            </w:r>
            <w:proofErr w:type="spellEnd"/>
            <w:r w:rsidRPr="00EA3AAC">
              <w:rPr>
                <w:szCs w:val="20"/>
              </w:rPr>
              <w:t xml:space="preserve"> </w:t>
            </w:r>
            <w:r w:rsidRPr="00EA3AAC">
              <w:rPr>
                <w:spacing w:val="-1"/>
                <w:szCs w:val="20"/>
              </w:rPr>
              <w:t>ligger helt eller delvis inom det sökta tidsintervallet.</w:t>
            </w:r>
          </w:p>
        </w:tc>
        <w:tc>
          <w:tcPr>
            <w:tcW w:w="1418" w:type="dxa"/>
          </w:tcPr>
          <w:p w14:paraId="2CD76B7E" w14:textId="3FB43AF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4469296" w14:textId="77777777" w:rsidTr="00514BAB">
        <w:tc>
          <w:tcPr>
            <w:tcW w:w="2660" w:type="dxa"/>
          </w:tcPr>
          <w:p w14:paraId="32A48DDA" w14:textId="358534BB"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/start</w:t>
            </w:r>
          </w:p>
        </w:tc>
        <w:tc>
          <w:tcPr>
            <w:tcW w:w="1417" w:type="dxa"/>
          </w:tcPr>
          <w:p w14:paraId="6DE2AFA5" w14:textId="30EC9BF3" w:rsidR="00EA3AAC" w:rsidRPr="00EA3AAC" w:rsidRDefault="00EA3AAC" w:rsidP="00514BAB">
            <w:pPr>
              <w:pStyle w:val="TableParagraph"/>
              <w:spacing w:line="226" w:lineRule="exact"/>
              <w:ind w:left="102"/>
              <w:rPr>
                <w:rFonts w:ascii="Georgia" w:hAnsi="Georgia" w:cs="Arial"/>
                <w:i/>
                <w:color w:val="000000"/>
                <w:sz w:val="20"/>
                <w:szCs w:val="20"/>
                <w:highlight w:val="white"/>
                <w:lang w:eastAsia="sv-SE"/>
              </w:rPr>
            </w:pPr>
            <w:r w:rsidRPr="00EA3AAC">
              <w:rPr>
                <w:rFonts w:ascii="Georgia" w:hAnsi="Georgia"/>
                <w:spacing w:val="-1"/>
                <w:sz w:val="20"/>
                <w:szCs w:val="20"/>
              </w:rPr>
              <w:t>string</w:t>
            </w:r>
          </w:p>
        </w:tc>
        <w:tc>
          <w:tcPr>
            <w:tcW w:w="4111" w:type="dxa"/>
          </w:tcPr>
          <w:p w14:paraId="2C7949C6" w14:textId="06F0B258" w:rsidR="00EA3AAC" w:rsidRPr="00EA3AAC" w:rsidRDefault="00EA3AAC" w:rsidP="00D728C5">
            <w:pPr>
              <w:rPr>
                <w:i/>
                <w:spacing w:val="-1"/>
                <w:szCs w:val="20"/>
              </w:rPr>
            </w:pPr>
            <w:r w:rsidRPr="00EA3AAC">
              <w:rPr>
                <w:spacing w:val="-1"/>
                <w:szCs w:val="20"/>
              </w:rPr>
              <w:t>Startdatum. Format ÅÅÅÅMMDD.</w:t>
            </w:r>
          </w:p>
        </w:tc>
        <w:tc>
          <w:tcPr>
            <w:tcW w:w="1418" w:type="dxa"/>
          </w:tcPr>
          <w:p w14:paraId="440FFC15" w14:textId="40E7BF9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9DF0601" w14:textId="77777777" w:rsidTr="00514BAB">
        <w:tc>
          <w:tcPr>
            <w:tcW w:w="2660" w:type="dxa"/>
          </w:tcPr>
          <w:p w14:paraId="36188F6F" w14:textId="4AC29FF7"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/end</w:t>
            </w:r>
          </w:p>
        </w:tc>
        <w:tc>
          <w:tcPr>
            <w:tcW w:w="1417" w:type="dxa"/>
          </w:tcPr>
          <w:p w14:paraId="67436EA3" w14:textId="65797BA2" w:rsidR="00EA3AAC" w:rsidRPr="00EA3AAC" w:rsidRDefault="00EA3AAC" w:rsidP="00514BAB">
            <w:pPr>
              <w:pStyle w:val="TableParagraph"/>
              <w:spacing w:line="226" w:lineRule="exact"/>
              <w:ind w:left="102"/>
              <w:rPr>
                <w:rFonts w:ascii="Georgia" w:hAnsi="Georgia" w:cs="Arial"/>
                <w:i/>
                <w:color w:val="000000"/>
                <w:sz w:val="20"/>
                <w:szCs w:val="20"/>
                <w:highlight w:val="white"/>
                <w:lang w:eastAsia="sv-SE"/>
              </w:rPr>
            </w:pPr>
            <w:r w:rsidRPr="00EA3AAC">
              <w:rPr>
                <w:rFonts w:ascii="Georgia" w:hAnsi="Georgia"/>
                <w:spacing w:val="-1"/>
                <w:sz w:val="20"/>
                <w:szCs w:val="20"/>
              </w:rPr>
              <w:t>string</w:t>
            </w:r>
          </w:p>
        </w:tc>
        <w:tc>
          <w:tcPr>
            <w:tcW w:w="4111" w:type="dxa"/>
          </w:tcPr>
          <w:p w14:paraId="20F850D6" w14:textId="1DE1D077" w:rsidR="00EA3AAC" w:rsidRPr="00EA3AAC" w:rsidRDefault="00EA3AAC" w:rsidP="00D728C5">
            <w:pPr>
              <w:rPr>
                <w:i/>
                <w:spacing w:val="-1"/>
                <w:szCs w:val="20"/>
              </w:rPr>
            </w:pPr>
            <w:r w:rsidRPr="00EA3AAC">
              <w:rPr>
                <w:spacing w:val="-1"/>
                <w:szCs w:val="20"/>
              </w:rPr>
              <w:t>Slutdatum. Format ÅÅÅÅMMDD.</w:t>
            </w:r>
          </w:p>
        </w:tc>
        <w:tc>
          <w:tcPr>
            <w:tcW w:w="1418" w:type="dxa"/>
          </w:tcPr>
          <w:p w14:paraId="7141F19D" w14:textId="5A1AD72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B32F4F6" w14:textId="77777777" w:rsidTr="00514BAB">
        <w:tc>
          <w:tcPr>
            <w:tcW w:w="2660" w:type="dxa"/>
          </w:tcPr>
          <w:p w14:paraId="4296A635" w14:textId="08F899B7" w:rsidR="00EA3AAC" w:rsidRPr="00EA3AAC" w:rsidRDefault="00EA3AAC" w:rsidP="00514BAB">
            <w:pPr>
              <w:pStyle w:val="TableParagraph"/>
              <w:spacing w:line="229" w:lineRule="exact"/>
              <w:ind w:left="102"/>
              <w:rPr>
                <w:rFonts w:ascii="Georgia" w:hAnsi="Georgia" w:cs="Arial"/>
                <w:color w:val="000000"/>
                <w:sz w:val="20"/>
                <w:szCs w:val="20"/>
                <w:highlight w:val="white"/>
                <w:lang w:eastAsia="sv-SE"/>
              </w:rPr>
            </w:pPr>
            <w:proofErr w:type="spellStart"/>
            <w:r w:rsidRPr="00EA3AAC">
              <w:rPr>
                <w:rFonts w:ascii="Georgia" w:hAnsi="Georgia"/>
                <w:sz w:val="20"/>
                <w:szCs w:val="20"/>
              </w:rPr>
              <w:t>sourceSystemHSAId</w:t>
            </w:r>
            <w:proofErr w:type="spellEnd"/>
          </w:p>
        </w:tc>
        <w:tc>
          <w:tcPr>
            <w:tcW w:w="1417" w:type="dxa"/>
          </w:tcPr>
          <w:p w14:paraId="287305D7" w14:textId="28B1EA9C" w:rsidR="00EA3AAC" w:rsidRPr="00EA3AAC" w:rsidRDefault="00EA3AAC" w:rsidP="00514BAB">
            <w:pPr>
              <w:pStyle w:val="TableParagraph"/>
              <w:spacing w:line="226" w:lineRule="exact"/>
              <w:ind w:left="102"/>
              <w:rPr>
                <w:rFonts w:ascii="Georgia" w:hAnsi="Georgia"/>
                <w:sz w:val="20"/>
                <w:szCs w:val="20"/>
              </w:rPr>
            </w:pPr>
            <w:proofErr w:type="spellStart"/>
            <w:r w:rsidRPr="00EA3AAC">
              <w:rPr>
                <w:rFonts w:ascii="Georgia" w:hAnsi="Georgia"/>
                <w:spacing w:val="-1"/>
                <w:sz w:val="20"/>
                <w:szCs w:val="20"/>
              </w:rPr>
              <w:t>HSAIdType</w:t>
            </w:r>
            <w:proofErr w:type="spellEnd"/>
          </w:p>
        </w:tc>
        <w:tc>
          <w:tcPr>
            <w:tcW w:w="4111" w:type="dxa"/>
          </w:tcPr>
          <w:p w14:paraId="37252FA1" w14:textId="77777777" w:rsidR="00EA3AAC" w:rsidRPr="00EA3AAC" w:rsidRDefault="00EA3AAC" w:rsidP="001542CF">
            <w:pPr>
              <w:spacing w:line="226" w:lineRule="exact"/>
              <w:ind w:left="102"/>
              <w:rPr>
                <w:szCs w:val="20"/>
              </w:rPr>
            </w:pPr>
            <w:r w:rsidRPr="00EA3AAC">
              <w:rPr>
                <w:szCs w:val="20"/>
              </w:rPr>
              <w:t xml:space="preserve">Begränsar sökningen till dokument som är skapade i angivet system. </w:t>
            </w:r>
          </w:p>
          <w:p w14:paraId="28A1139F" w14:textId="77777777" w:rsidR="00EA3AAC" w:rsidRPr="00EA3AAC" w:rsidRDefault="00EA3AAC" w:rsidP="001542CF">
            <w:pPr>
              <w:spacing w:line="226" w:lineRule="exact"/>
              <w:ind w:left="102"/>
              <w:rPr>
                <w:szCs w:val="20"/>
              </w:rPr>
            </w:pPr>
          </w:p>
          <w:p w14:paraId="467A9653" w14:textId="77777777" w:rsidR="00EA3AAC" w:rsidRPr="00EA3AAC" w:rsidRDefault="00EA3AAC" w:rsidP="001542CF">
            <w:pPr>
              <w:spacing w:line="226" w:lineRule="exact"/>
              <w:ind w:left="102"/>
              <w:rPr>
                <w:szCs w:val="20"/>
              </w:rPr>
            </w:pPr>
            <w:r w:rsidRPr="00EA3AAC">
              <w:rPr>
                <w:szCs w:val="20"/>
              </w:rPr>
              <w:t xml:space="preserve">Värdet på detta fält måste överensstämma med värdet på </w:t>
            </w:r>
            <w:proofErr w:type="spellStart"/>
            <w:r w:rsidRPr="00EA3AAC">
              <w:rPr>
                <w:szCs w:val="20"/>
              </w:rPr>
              <w:t>logicalAddress</w:t>
            </w:r>
            <w:proofErr w:type="spellEnd"/>
            <w:r w:rsidRPr="00EA3AAC">
              <w:rPr>
                <w:szCs w:val="20"/>
              </w:rPr>
              <w:t xml:space="preserve"> i anropets tekniska </w:t>
            </w:r>
            <w:proofErr w:type="spellStart"/>
            <w:r w:rsidRPr="00EA3AAC">
              <w:rPr>
                <w:szCs w:val="20"/>
              </w:rPr>
              <w:t>kuvertering</w:t>
            </w:r>
            <w:proofErr w:type="spellEnd"/>
            <w:r w:rsidRPr="00EA3AAC">
              <w:rPr>
                <w:szCs w:val="20"/>
              </w:rPr>
              <w:t xml:space="preserve"> (ex. SOAP-</w:t>
            </w:r>
            <w:proofErr w:type="spellStart"/>
            <w:r w:rsidRPr="00EA3AAC">
              <w:rPr>
                <w:szCs w:val="20"/>
              </w:rPr>
              <w:t>header</w:t>
            </w:r>
            <w:proofErr w:type="spellEnd"/>
            <w:r w:rsidRPr="00EA3AAC">
              <w:rPr>
                <w:szCs w:val="20"/>
              </w:rPr>
              <w:t>).</w:t>
            </w:r>
          </w:p>
          <w:p w14:paraId="67E5C6A4" w14:textId="77777777" w:rsidR="00EA3AAC" w:rsidRPr="00EA3AAC" w:rsidRDefault="00EA3AAC" w:rsidP="001542CF">
            <w:pPr>
              <w:spacing w:line="226" w:lineRule="exact"/>
              <w:ind w:left="102"/>
              <w:rPr>
                <w:spacing w:val="-1"/>
                <w:szCs w:val="20"/>
              </w:rPr>
            </w:pPr>
          </w:p>
          <w:p w14:paraId="75026F45" w14:textId="77777777" w:rsidR="00EA3AAC" w:rsidRPr="00EA3AAC" w:rsidRDefault="00EA3AAC" w:rsidP="001542CF">
            <w:pPr>
              <w:spacing w:line="226" w:lineRule="exact"/>
              <w:ind w:left="102"/>
              <w:rPr>
                <w:szCs w:val="20"/>
              </w:rPr>
            </w:pPr>
            <w:r w:rsidRPr="00EA3AAC">
              <w:rPr>
                <w:szCs w:val="20"/>
              </w:rPr>
              <w:t>Det innebär i praktiken att aggregerande tjänster inte används när detta fält anges.</w:t>
            </w:r>
          </w:p>
          <w:p w14:paraId="7973A745" w14:textId="77777777" w:rsidR="00EA3AAC" w:rsidRPr="00EA3AAC" w:rsidRDefault="00EA3AAC" w:rsidP="001542CF">
            <w:pPr>
              <w:spacing w:line="226" w:lineRule="exact"/>
              <w:ind w:left="102"/>
              <w:rPr>
                <w:szCs w:val="20"/>
              </w:rPr>
            </w:pPr>
          </w:p>
          <w:p w14:paraId="5FB3C0A0" w14:textId="64E4EFFC" w:rsidR="00EA3AAC" w:rsidRPr="00EA3AAC" w:rsidRDefault="00EA3AAC" w:rsidP="00D728C5">
            <w:pPr>
              <w:rPr>
                <w:szCs w:val="20"/>
              </w:rPr>
            </w:pPr>
            <w:r w:rsidRPr="00EA3AAC">
              <w:rPr>
                <w:szCs w:val="20"/>
              </w:rPr>
              <w:t xml:space="preserve">Fältet är tvingande om </w:t>
            </w:r>
            <w:proofErr w:type="spellStart"/>
            <w:r w:rsidRPr="00EA3AAC">
              <w:rPr>
                <w:szCs w:val="20"/>
              </w:rPr>
              <w:t>careContactId</w:t>
            </w:r>
            <w:proofErr w:type="spellEnd"/>
            <w:r w:rsidRPr="00EA3AAC">
              <w:rPr>
                <w:szCs w:val="20"/>
              </w:rPr>
              <w:t xml:space="preserve"> angivits.</w:t>
            </w:r>
          </w:p>
        </w:tc>
        <w:tc>
          <w:tcPr>
            <w:tcW w:w="1418" w:type="dxa"/>
          </w:tcPr>
          <w:p w14:paraId="0FB1389A" w14:textId="77777777" w:rsidR="00EA3AAC" w:rsidRPr="00EA3AAC" w:rsidRDefault="00EA3AAC" w:rsidP="001542CF">
            <w:pPr>
              <w:spacing w:line="229" w:lineRule="exact"/>
              <w:ind w:left="102"/>
              <w:rPr>
                <w:szCs w:val="20"/>
              </w:rPr>
            </w:pPr>
            <w:r w:rsidRPr="00EA3AAC">
              <w:rPr>
                <w:szCs w:val="20"/>
              </w:rPr>
              <w:lastRenderedPageBreak/>
              <w:t>0</w:t>
            </w:r>
            <w:proofErr w:type="gramStart"/>
            <w:r w:rsidRPr="00EA3AAC">
              <w:rPr>
                <w:szCs w:val="20"/>
              </w:rPr>
              <w:t>..</w:t>
            </w:r>
            <w:proofErr w:type="gramEnd"/>
            <w:r w:rsidRPr="00EA3AAC">
              <w:rPr>
                <w:szCs w:val="20"/>
              </w:rPr>
              <w:t>1</w:t>
            </w:r>
          </w:p>
          <w:p w14:paraId="1CD5275E" w14:textId="77777777" w:rsidR="00EA3AAC" w:rsidRPr="00EA3AAC" w:rsidRDefault="00EA3AAC" w:rsidP="001542CF">
            <w:pPr>
              <w:spacing w:line="229" w:lineRule="exact"/>
              <w:ind w:left="102"/>
              <w:rPr>
                <w:szCs w:val="20"/>
              </w:rPr>
            </w:pPr>
          </w:p>
          <w:p w14:paraId="0DF1AAD2" w14:textId="3DD7825F" w:rsidR="00EA3AAC" w:rsidRPr="00EA3AAC" w:rsidRDefault="00EA3AAC" w:rsidP="00514BAB">
            <w:pPr>
              <w:pStyle w:val="TableParagraph"/>
              <w:spacing w:line="226" w:lineRule="exact"/>
              <w:ind w:left="102"/>
              <w:rPr>
                <w:rFonts w:ascii="Georgia" w:hAnsi="Georgia"/>
                <w:sz w:val="20"/>
                <w:szCs w:val="20"/>
              </w:rPr>
            </w:pPr>
          </w:p>
        </w:tc>
      </w:tr>
      <w:tr w:rsidR="00EA3AAC" w14:paraId="3E260753" w14:textId="77777777" w:rsidTr="00514BAB">
        <w:tc>
          <w:tcPr>
            <w:tcW w:w="2660" w:type="dxa"/>
          </w:tcPr>
          <w:p w14:paraId="04017B06" w14:textId="0818CD16"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roofErr w:type="spellStart"/>
            <w:r w:rsidRPr="00EA3AAC">
              <w:rPr>
                <w:rFonts w:ascii="Georgia" w:hAnsi="Georgia"/>
                <w:sz w:val="20"/>
                <w:szCs w:val="20"/>
              </w:rPr>
              <w:lastRenderedPageBreak/>
              <w:t>careContactId</w:t>
            </w:r>
            <w:proofErr w:type="spellEnd"/>
          </w:p>
        </w:tc>
        <w:tc>
          <w:tcPr>
            <w:tcW w:w="1417" w:type="dxa"/>
          </w:tcPr>
          <w:p w14:paraId="47D93CF7" w14:textId="6C1096F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FDE6A29" w14:textId="77777777" w:rsidR="00EA3AAC" w:rsidRPr="00EA3AAC" w:rsidRDefault="00EA3AAC" w:rsidP="001542CF">
            <w:pPr>
              <w:spacing w:line="229" w:lineRule="exact"/>
              <w:ind w:left="102"/>
              <w:rPr>
                <w:spacing w:val="-1"/>
                <w:szCs w:val="20"/>
              </w:rPr>
            </w:pPr>
            <w:r w:rsidRPr="00EA3AAC">
              <w:rPr>
                <w:spacing w:val="-1"/>
                <w:szCs w:val="20"/>
              </w:rPr>
              <w:t>Begränsar sökningen till den vård- och omsorgskontakt där den vårdbegäran som låg till grund för laboratoriesvaret skapades.</w:t>
            </w:r>
          </w:p>
          <w:p w14:paraId="7404BAE0" w14:textId="537D1012" w:rsidR="00EA3AAC" w:rsidRPr="00EA3AAC" w:rsidRDefault="00EA3AAC" w:rsidP="00D728C5">
            <w:pPr>
              <w:rPr>
                <w:i/>
                <w:szCs w:val="20"/>
              </w:rPr>
            </w:pPr>
          </w:p>
        </w:tc>
        <w:tc>
          <w:tcPr>
            <w:tcW w:w="1418" w:type="dxa"/>
          </w:tcPr>
          <w:p w14:paraId="748219D5" w14:textId="7999CE1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w:t>
            </w:r>
          </w:p>
        </w:tc>
      </w:tr>
      <w:tr w:rsidR="00EA3AAC" w14:paraId="1986039A" w14:textId="77777777" w:rsidTr="00EA3AAC">
        <w:tc>
          <w:tcPr>
            <w:tcW w:w="2660" w:type="dxa"/>
            <w:shd w:val="clear" w:color="auto" w:fill="D9D9D9" w:themeFill="background1" w:themeFillShade="D9"/>
          </w:tcPr>
          <w:p w14:paraId="6DCEDE03" w14:textId="7EB67CCE"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D9D9D9" w:themeFill="background1" w:themeFillShade="D9"/>
          </w:tcPr>
          <w:p w14:paraId="34280DFB" w14:textId="051B2DBE"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7FAD1771" w14:textId="70D060B7" w:rsidR="00EA3AAC" w:rsidRPr="00EA3AAC" w:rsidRDefault="00EA3AAC" w:rsidP="00D728C5">
            <w:pPr>
              <w:rPr>
                <w:i/>
                <w:szCs w:val="20"/>
              </w:rPr>
            </w:pPr>
          </w:p>
        </w:tc>
        <w:tc>
          <w:tcPr>
            <w:tcW w:w="1418" w:type="dxa"/>
            <w:shd w:val="clear" w:color="auto" w:fill="D9D9D9" w:themeFill="background1" w:themeFillShade="D9"/>
          </w:tcPr>
          <w:p w14:paraId="2E695246" w14:textId="1C83368C" w:rsidR="00EA3AAC" w:rsidRPr="00EA3AAC" w:rsidRDefault="00EA3AAC" w:rsidP="00514BAB">
            <w:pPr>
              <w:pStyle w:val="TableParagraph"/>
              <w:spacing w:line="226" w:lineRule="exact"/>
              <w:ind w:left="102"/>
              <w:rPr>
                <w:rFonts w:ascii="Georgia" w:hAnsi="Georgia"/>
                <w:i/>
                <w:sz w:val="20"/>
                <w:szCs w:val="20"/>
              </w:rPr>
            </w:pPr>
          </w:p>
        </w:tc>
      </w:tr>
      <w:tr w:rsidR="00EA3AAC" w14:paraId="2E23FB32" w14:textId="77777777" w:rsidTr="00EA3AAC">
        <w:tc>
          <w:tcPr>
            <w:tcW w:w="2660" w:type="dxa"/>
            <w:shd w:val="clear" w:color="auto" w:fill="D9D9D9" w:themeFill="background1" w:themeFillShade="D9"/>
          </w:tcPr>
          <w:p w14:paraId="15ACDF83" w14:textId="41D16F24"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r w:rsidRPr="00EA3AAC">
              <w:rPr>
                <w:rFonts w:ascii="Georgia" w:hAnsi="Georgia"/>
                <w:b/>
                <w:sz w:val="20"/>
                <w:szCs w:val="20"/>
              </w:rPr>
              <w:t>Svar</w:t>
            </w:r>
          </w:p>
        </w:tc>
        <w:tc>
          <w:tcPr>
            <w:tcW w:w="1417" w:type="dxa"/>
            <w:shd w:val="clear" w:color="auto" w:fill="D9D9D9" w:themeFill="background1" w:themeFillShade="D9"/>
          </w:tcPr>
          <w:p w14:paraId="24076F72" w14:textId="71FB3F51"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4C4B2D7F" w14:textId="364AE335" w:rsidR="00EA3AAC" w:rsidRPr="00EA3AAC" w:rsidRDefault="00EA3AAC" w:rsidP="00D728C5">
            <w:pPr>
              <w:rPr>
                <w:i/>
                <w:szCs w:val="20"/>
              </w:rPr>
            </w:pPr>
          </w:p>
        </w:tc>
        <w:tc>
          <w:tcPr>
            <w:tcW w:w="1418" w:type="dxa"/>
            <w:shd w:val="clear" w:color="auto" w:fill="D9D9D9" w:themeFill="background1" w:themeFillShade="D9"/>
          </w:tcPr>
          <w:p w14:paraId="7B1D4D1B" w14:textId="41DE2ED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b/>
                <w:sz w:val="20"/>
                <w:szCs w:val="20"/>
              </w:rPr>
              <w:t>0</w:t>
            </w:r>
            <w:proofErr w:type="gramStart"/>
            <w:r w:rsidRPr="00EA3AAC">
              <w:rPr>
                <w:rFonts w:ascii="Georgia" w:hAnsi="Georgia"/>
                <w:b/>
                <w:sz w:val="20"/>
                <w:szCs w:val="20"/>
              </w:rPr>
              <w:t>..</w:t>
            </w:r>
            <w:proofErr w:type="gramEnd"/>
            <w:r w:rsidRPr="00EA3AAC">
              <w:rPr>
                <w:rFonts w:ascii="Georgia" w:hAnsi="Georgia"/>
                <w:b/>
                <w:sz w:val="20"/>
                <w:szCs w:val="20"/>
              </w:rPr>
              <w:t>*</w:t>
            </w:r>
          </w:p>
        </w:tc>
      </w:tr>
      <w:tr w:rsidR="00EA3AAC" w14:paraId="4FEBCD5C" w14:textId="77777777" w:rsidTr="00514BAB">
        <w:tc>
          <w:tcPr>
            <w:tcW w:w="2660" w:type="dxa"/>
          </w:tcPr>
          <w:p w14:paraId="77DA175E" w14:textId="77777777" w:rsidR="00EA3AAC" w:rsidRPr="00EA3AAC" w:rsidRDefault="00EA3AAC" w:rsidP="001542CF">
            <w:pPr>
              <w:spacing w:line="227" w:lineRule="exact"/>
              <w:ind w:left="102"/>
              <w:rPr>
                <w:b/>
                <w:szCs w:val="20"/>
              </w:rPr>
            </w:pPr>
            <w:r w:rsidRPr="00EA3AAC">
              <w:rPr>
                <w:szCs w:val="20"/>
              </w:rPr>
              <w:t xml:space="preserve"> </w:t>
            </w:r>
            <w:proofErr w:type="spellStart"/>
            <w:r w:rsidRPr="00EA3AAC">
              <w:rPr>
                <w:szCs w:val="20"/>
              </w:rPr>
              <w:t>rheumatoidArthritisData</w:t>
            </w:r>
            <w:proofErr w:type="spellEnd"/>
          </w:p>
          <w:p w14:paraId="6398CCBB" w14:textId="4B8D0D0B"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77F31026" w14:textId="04BF6EA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RheumatoidArthritisDataType</w:t>
            </w:r>
            <w:proofErr w:type="spellEnd"/>
          </w:p>
        </w:tc>
        <w:tc>
          <w:tcPr>
            <w:tcW w:w="4111" w:type="dxa"/>
          </w:tcPr>
          <w:p w14:paraId="42BF896D" w14:textId="3F04E019" w:rsidR="00EA3AAC" w:rsidRPr="00EA3AAC" w:rsidRDefault="00EA3AAC" w:rsidP="00D728C5">
            <w:pPr>
              <w:rPr>
                <w:i/>
                <w:szCs w:val="20"/>
              </w:rPr>
            </w:pPr>
            <w:r w:rsidRPr="00EA3AAC">
              <w:rPr>
                <w:szCs w:val="20"/>
              </w:rPr>
              <w:t>De diagnoser som matchar begäran.</w:t>
            </w:r>
          </w:p>
        </w:tc>
        <w:tc>
          <w:tcPr>
            <w:tcW w:w="1418" w:type="dxa"/>
          </w:tcPr>
          <w:p w14:paraId="4907EBBF" w14:textId="3915FA5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r w:rsidRPr="00EA3AAC">
              <w:rPr>
                <w:rFonts w:ascii="Georgia" w:hAnsi="Georgia"/>
                <w:spacing w:val="-1"/>
                <w:sz w:val="20"/>
                <w:szCs w:val="20"/>
              </w:rPr>
              <w:t>.</w:t>
            </w:r>
            <w:proofErr w:type="gramEnd"/>
            <w:r w:rsidRPr="00EA3AAC">
              <w:rPr>
                <w:rFonts w:ascii="Georgia" w:hAnsi="Georgia"/>
                <w:sz w:val="20"/>
                <w:szCs w:val="20"/>
              </w:rPr>
              <w:t>*</w:t>
            </w:r>
          </w:p>
        </w:tc>
      </w:tr>
      <w:tr w:rsidR="00EA3AAC" w14:paraId="1E94F4A4" w14:textId="77777777" w:rsidTr="001C604C">
        <w:tc>
          <w:tcPr>
            <w:tcW w:w="2660" w:type="dxa"/>
            <w:shd w:val="clear" w:color="auto" w:fill="D9D9D9" w:themeFill="background1" w:themeFillShade="D9"/>
          </w:tcPr>
          <w:p w14:paraId="4D2B67EF" w14:textId="0E703497"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rheumatoidArthritisDataHeader</w:t>
            </w:r>
            <w:proofErr w:type="spellEnd"/>
          </w:p>
        </w:tc>
        <w:tc>
          <w:tcPr>
            <w:tcW w:w="1417" w:type="dxa"/>
            <w:shd w:val="clear" w:color="auto" w:fill="D9D9D9" w:themeFill="background1" w:themeFillShade="D9"/>
          </w:tcPr>
          <w:p w14:paraId="153F08A1" w14:textId="64291617"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PatientSummaryHeaderType</w:t>
            </w:r>
            <w:proofErr w:type="spellEnd"/>
          </w:p>
        </w:tc>
        <w:tc>
          <w:tcPr>
            <w:tcW w:w="4111" w:type="dxa"/>
            <w:shd w:val="clear" w:color="auto" w:fill="D9D9D9" w:themeFill="background1" w:themeFillShade="D9"/>
          </w:tcPr>
          <w:p w14:paraId="2E3AC2EF" w14:textId="17416C11" w:rsidR="00EA3AAC" w:rsidRPr="00EA3AAC" w:rsidRDefault="00EA3AAC" w:rsidP="00D728C5">
            <w:pPr>
              <w:rPr>
                <w:i/>
                <w:szCs w:val="20"/>
              </w:rPr>
            </w:pPr>
            <w:r w:rsidRPr="00EA3AAC">
              <w:rPr>
                <w:szCs w:val="20"/>
              </w:rPr>
              <w:t>Innehåller basinformation om dokumentet</w:t>
            </w:r>
          </w:p>
        </w:tc>
        <w:tc>
          <w:tcPr>
            <w:tcW w:w="1418" w:type="dxa"/>
            <w:shd w:val="clear" w:color="auto" w:fill="D9D9D9" w:themeFill="background1" w:themeFillShade="D9"/>
          </w:tcPr>
          <w:p w14:paraId="1F551861" w14:textId="43DB776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CCB1794" w14:textId="77777777" w:rsidTr="00514BAB">
        <w:tc>
          <w:tcPr>
            <w:tcW w:w="2660" w:type="dxa"/>
          </w:tcPr>
          <w:p w14:paraId="5E43A55A" w14:textId="557FAEB6" w:rsidR="00EA3AAC" w:rsidRPr="00EA3AAC" w:rsidRDefault="00EA3AAC" w:rsidP="00514BAB">
            <w:pPr>
              <w:pStyle w:val="TableParagraph"/>
              <w:spacing w:line="229" w:lineRule="exact"/>
              <w:ind w:left="102"/>
              <w:rPr>
                <w:rFonts w:ascii="Georgia" w:hAnsi="Georgia" w:cs="Arial"/>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documentId</w:t>
            </w:r>
            <w:proofErr w:type="spellEnd"/>
          </w:p>
        </w:tc>
        <w:tc>
          <w:tcPr>
            <w:tcW w:w="1417" w:type="dxa"/>
          </w:tcPr>
          <w:p w14:paraId="642B589E" w14:textId="1E5E5A3B"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string</w:t>
            </w:r>
          </w:p>
        </w:tc>
        <w:tc>
          <w:tcPr>
            <w:tcW w:w="4111" w:type="dxa"/>
          </w:tcPr>
          <w:p w14:paraId="6DF386F4" w14:textId="24B8424E" w:rsidR="00EA3AAC" w:rsidRPr="00EA3AAC" w:rsidRDefault="00EA3AAC" w:rsidP="00D728C5">
            <w:pPr>
              <w:rPr>
                <w:szCs w:val="20"/>
              </w:rPr>
            </w:pPr>
            <w:r w:rsidRPr="00EA3AAC">
              <w:rPr>
                <w:szCs w:val="20"/>
              </w:rPr>
              <w:t>Dokumentets identitet som är unik inom källsystemet.</w:t>
            </w:r>
          </w:p>
        </w:tc>
        <w:tc>
          <w:tcPr>
            <w:tcW w:w="1418" w:type="dxa"/>
          </w:tcPr>
          <w:p w14:paraId="328D2B83" w14:textId="4BD47F0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79A100C" w14:textId="77777777" w:rsidTr="00514BAB">
        <w:tc>
          <w:tcPr>
            <w:tcW w:w="2660" w:type="dxa"/>
          </w:tcPr>
          <w:p w14:paraId="44090EA0" w14:textId="32192CF2"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sourceSystemHSAId</w:t>
            </w:r>
            <w:proofErr w:type="spellEnd"/>
          </w:p>
        </w:tc>
        <w:tc>
          <w:tcPr>
            <w:tcW w:w="1417" w:type="dxa"/>
          </w:tcPr>
          <w:p w14:paraId="2A82EDDD" w14:textId="0ADE02C1"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HSAIdType</w:t>
            </w:r>
            <w:proofErr w:type="spellEnd"/>
          </w:p>
        </w:tc>
        <w:tc>
          <w:tcPr>
            <w:tcW w:w="4111" w:type="dxa"/>
          </w:tcPr>
          <w:p w14:paraId="7BEBF3AD" w14:textId="021C5A7E" w:rsidR="00EA3AAC" w:rsidRPr="00EA3AAC" w:rsidRDefault="00EA3AAC" w:rsidP="00D728C5">
            <w:pPr>
              <w:rPr>
                <w:i/>
                <w:szCs w:val="20"/>
              </w:rPr>
            </w:pPr>
            <w:r w:rsidRPr="00EA3AAC">
              <w:rPr>
                <w:szCs w:val="20"/>
              </w:rPr>
              <w:t>HSA-id för det system som dokumentet är skapat i (HSA-id för Reuma).</w:t>
            </w:r>
          </w:p>
        </w:tc>
        <w:tc>
          <w:tcPr>
            <w:tcW w:w="1418" w:type="dxa"/>
          </w:tcPr>
          <w:p w14:paraId="25F01D20" w14:textId="14C845F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8D054E" w:rsidRPr="00760A43" w14:paraId="56B8E9E6" w14:textId="77777777" w:rsidTr="00514BAB">
        <w:tc>
          <w:tcPr>
            <w:tcW w:w="2660" w:type="dxa"/>
          </w:tcPr>
          <w:p w14:paraId="46F3BBC6" w14:textId="0FCBECB2" w:rsidR="008D054E" w:rsidRPr="00581B58" w:rsidRDefault="008D054E" w:rsidP="00514BAB">
            <w:pPr>
              <w:pStyle w:val="TableParagraph"/>
              <w:spacing w:line="229" w:lineRule="exact"/>
              <w:ind w:left="102"/>
              <w:rPr>
                <w:rFonts w:ascii="Georgia" w:hAnsi="Georgia"/>
                <w:color w:val="FF0000"/>
                <w:sz w:val="20"/>
                <w:szCs w:val="20"/>
              </w:rPr>
            </w:pPr>
            <w:proofErr w:type="gramStart"/>
            <w:r w:rsidRPr="00581B58">
              <w:rPr>
                <w:rFonts w:ascii="Georgia" w:hAnsi="Georgia"/>
                <w:color w:val="FF0000"/>
                <w:sz w:val="20"/>
                <w:szCs w:val="20"/>
              </w:rPr>
              <w:t>..</w:t>
            </w:r>
            <w:proofErr w:type="gramEnd"/>
            <w:r w:rsidRPr="00581B58">
              <w:rPr>
                <w:rFonts w:ascii="Georgia" w:hAnsi="Georgia"/>
                <w:color w:val="FF0000"/>
                <w:sz w:val="20"/>
                <w:szCs w:val="20"/>
              </w:rPr>
              <w:t>/../</w:t>
            </w:r>
            <w:proofErr w:type="spellStart"/>
            <w:r w:rsidRPr="00581B58">
              <w:rPr>
                <w:rFonts w:ascii="Georgia" w:hAnsi="Georgia"/>
                <w:color w:val="FF0000"/>
                <w:sz w:val="20"/>
                <w:szCs w:val="20"/>
              </w:rPr>
              <w:t>documentTitle</w:t>
            </w:r>
            <w:proofErr w:type="spellEnd"/>
          </w:p>
        </w:tc>
        <w:tc>
          <w:tcPr>
            <w:tcW w:w="1417" w:type="dxa"/>
          </w:tcPr>
          <w:p w14:paraId="0F77742C" w14:textId="77777777" w:rsidR="008D054E" w:rsidRPr="00581B58" w:rsidRDefault="008D054E" w:rsidP="00514BAB">
            <w:pPr>
              <w:pStyle w:val="TableParagraph"/>
              <w:spacing w:line="226" w:lineRule="exact"/>
              <w:ind w:left="102"/>
              <w:rPr>
                <w:rFonts w:ascii="Georgia" w:hAnsi="Georgia"/>
                <w:color w:val="FF0000"/>
                <w:spacing w:val="-1"/>
                <w:sz w:val="20"/>
                <w:szCs w:val="20"/>
              </w:rPr>
            </w:pPr>
          </w:p>
        </w:tc>
        <w:tc>
          <w:tcPr>
            <w:tcW w:w="4111" w:type="dxa"/>
          </w:tcPr>
          <w:p w14:paraId="74B07C45" w14:textId="77777777" w:rsidR="008D054E" w:rsidRPr="00581B58" w:rsidRDefault="008D054E" w:rsidP="00D728C5">
            <w:pPr>
              <w:rPr>
                <w:color w:val="FF0000"/>
                <w:szCs w:val="20"/>
              </w:rPr>
            </w:pPr>
          </w:p>
        </w:tc>
        <w:tc>
          <w:tcPr>
            <w:tcW w:w="1418" w:type="dxa"/>
          </w:tcPr>
          <w:p w14:paraId="319C5D6D" w14:textId="76E52F9A" w:rsidR="008D054E" w:rsidRPr="00581B58" w:rsidRDefault="008D054E" w:rsidP="00514BAB">
            <w:pPr>
              <w:pStyle w:val="TableParagraph"/>
              <w:spacing w:line="226" w:lineRule="exact"/>
              <w:ind w:left="102"/>
              <w:rPr>
                <w:rFonts w:ascii="Georgia" w:hAnsi="Georgia"/>
                <w:color w:val="FF0000"/>
                <w:sz w:val="20"/>
                <w:szCs w:val="20"/>
              </w:rPr>
            </w:pPr>
            <w:r w:rsidRPr="00581B58">
              <w:rPr>
                <w:rFonts w:ascii="Georgia" w:hAnsi="Georgia"/>
                <w:color w:val="FF0000"/>
                <w:sz w:val="20"/>
                <w:szCs w:val="20"/>
              </w:rPr>
              <w:t>0</w:t>
            </w:r>
            <w:proofErr w:type="gramStart"/>
            <w:r w:rsidRPr="00581B58">
              <w:rPr>
                <w:rFonts w:ascii="Georgia" w:hAnsi="Georgia"/>
                <w:color w:val="FF0000"/>
                <w:sz w:val="20"/>
                <w:szCs w:val="20"/>
              </w:rPr>
              <w:t>..</w:t>
            </w:r>
            <w:proofErr w:type="gramEnd"/>
            <w:r w:rsidRPr="00581B58">
              <w:rPr>
                <w:rFonts w:ascii="Georgia" w:hAnsi="Georgia"/>
                <w:color w:val="FF0000"/>
                <w:sz w:val="20"/>
                <w:szCs w:val="20"/>
              </w:rPr>
              <w:t>0</w:t>
            </w:r>
          </w:p>
        </w:tc>
      </w:tr>
      <w:tr w:rsidR="008D054E" w14:paraId="6BB34095" w14:textId="77777777" w:rsidTr="00514BAB">
        <w:tc>
          <w:tcPr>
            <w:tcW w:w="2660" w:type="dxa"/>
          </w:tcPr>
          <w:p w14:paraId="0EF20B74" w14:textId="2BBABE64" w:rsidR="008D054E" w:rsidRPr="00581B58" w:rsidRDefault="008D054E" w:rsidP="008D054E">
            <w:pPr>
              <w:pStyle w:val="TableParagraph"/>
              <w:spacing w:line="229" w:lineRule="exact"/>
              <w:ind w:left="102"/>
              <w:rPr>
                <w:rFonts w:ascii="Georgia" w:hAnsi="Georgia"/>
                <w:color w:val="FF0000"/>
                <w:sz w:val="20"/>
                <w:szCs w:val="20"/>
              </w:rPr>
            </w:pPr>
            <w:proofErr w:type="gramStart"/>
            <w:r w:rsidRPr="00581B58">
              <w:rPr>
                <w:rFonts w:ascii="Georgia" w:hAnsi="Georgia"/>
                <w:color w:val="FF0000"/>
                <w:sz w:val="20"/>
                <w:szCs w:val="20"/>
              </w:rPr>
              <w:t>..</w:t>
            </w:r>
            <w:proofErr w:type="gramEnd"/>
            <w:r w:rsidRPr="00581B58">
              <w:rPr>
                <w:rFonts w:ascii="Georgia" w:hAnsi="Georgia"/>
                <w:color w:val="FF0000"/>
                <w:sz w:val="20"/>
                <w:szCs w:val="20"/>
              </w:rPr>
              <w:t>/../</w:t>
            </w:r>
            <w:proofErr w:type="spellStart"/>
            <w:r w:rsidRPr="00581B58">
              <w:rPr>
                <w:rFonts w:ascii="Georgia" w:hAnsi="Georgia"/>
                <w:color w:val="FF0000"/>
                <w:sz w:val="20"/>
                <w:szCs w:val="20"/>
              </w:rPr>
              <w:t>documentTime</w:t>
            </w:r>
            <w:proofErr w:type="spellEnd"/>
          </w:p>
        </w:tc>
        <w:tc>
          <w:tcPr>
            <w:tcW w:w="1417" w:type="dxa"/>
          </w:tcPr>
          <w:p w14:paraId="76AE0E05" w14:textId="77777777" w:rsidR="008D054E" w:rsidRPr="00581B58" w:rsidRDefault="008D054E" w:rsidP="00514BAB">
            <w:pPr>
              <w:pStyle w:val="TableParagraph"/>
              <w:spacing w:line="226" w:lineRule="exact"/>
              <w:ind w:left="102"/>
              <w:rPr>
                <w:rFonts w:ascii="Georgia" w:hAnsi="Georgia"/>
                <w:color w:val="FF0000"/>
                <w:spacing w:val="-1"/>
                <w:sz w:val="20"/>
                <w:szCs w:val="20"/>
              </w:rPr>
            </w:pPr>
          </w:p>
        </w:tc>
        <w:tc>
          <w:tcPr>
            <w:tcW w:w="4111" w:type="dxa"/>
          </w:tcPr>
          <w:p w14:paraId="0E5CCE74" w14:textId="77777777" w:rsidR="008D054E" w:rsidRPr="00581B58" w:rsidRDefault="008D054E" w:rsidP="00D728C5">
            <w:pPr>
              <w:rPr>
                <w:color w:val="FF0000"/>
                <w:szCs w:val="20"/>
              </w:rPr>
            </w:pPr>
          </w:p>
        </w:tc>
        <w:tc>
          <w:tcPr>
            <w:tcW w:w="1418" w:type="dxa"/>
          </w:tcPr>
          <w:p w14:paraId="1968FCB4" w14:textId="51600D5F" w:rsidR="008D054E" w:rsidRPr="00581B58" w:rsidRDefault="008D054E" w:rsidP="00514BAB">
            <w:pPr>
              <w:pStyle w:val="TableParagraph"/>
              <w:spacing w:line="226" w:lineRule="exact"/>
              <w:ind w:left="102"/>
              <w:rPr>
                <w:rFonts w:ascii="Georgia" w:hAnsi="Georgia"/>
                <w:color w:val="FF0000"/>
                <w:sz w:val="20"/>
                <w:szCs w:val="20"/>
              </w:rPr>
            </w:pPr>
            <w:r w:rsidRPr="00581B58">
              <w:rPr>
                <w:rFonts w:ascii="Georgia" w:hAnsi="Georgia"/>
                <w:color w:val="FF0000"/>
                <w:sz w:val="20"/>
                <w:szCs w:val="20"/>
              </w:rPr>
              <w:t>0</w:t>
            </w:r>
            <w:proofErr w:type="gramStart"/>
            <w:r w:rsidRPr="00581B58">
              <w:rPr>
                <w:rFonts w:ascii="Georgia" w:hAnsi="Georgia"/>
                <w:color w:val="FF0000"/>
                <w:sz w:val="20"/>
                <w:szCs w:val="20"/>
              </w:rPr>
              <w:t>..</w:t>
            </w:r>
            <w:proofErr w:type="gramEnd"/>
            <w:r w:rsidRPr="00581B58">
              <w:rPr>
                <w:rFonts w:ascii="Georgia" w:hAnsi="Georgia"/>
                <w:color w:val="FF0000"/>
                <w:sz w:val="20"/>
                <w:szCs w:val="20"/>
              </w:rPr>
              <w:t>0</w:t>
            </w:r>
          </w:p>
        </w:tc>
      </w:tr>
      <w:tr w:rsidR="00EA3AAC" w14:paraId="2C3EEEDD" w14:textId="77777777" w:rsidTr="00514BAB">
        <w:tc>
          <w:tcPr>
            <w:tcW w:w="2660" w:type="dxa"/>
          </w:tcPr>
          <w:p w14:paraId="68CA2381" w14:textId="6231561F"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patientId</w:t>
            </w:r>
            <w:proofErr w:type="spellEnd"/>
          </w:p>
        </w:tc>
        <w:tc>
          <w:tcPr>
            <w:tcW w:w="1417" w:type="dxa"/>
          </w:tcPr>
          <w:p w14:paraId="2DC0F9EF" w14:textId="19C1CCF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PersonIdType</w:t>
            </w:r>
            <w:proofErr w:type="spellEnd"/>
          </w:p>
        </w:tc>
        <w:tc>
          <w:tcPr>
            <w:tcW w:w="4111" w:type="dxa"/>
          </w:tcPr>
          <w:p w14:paraId="5F411925" w14:textId="3AE1C4B3" w:rsidR="00EA3AAC" w:rsidRPr="00EA3AAC" w:rsidRDefault="00EA3AAC" w:rsidP="00D728C5">
            <w:pPr>
              <w:rPr>
                <w:i/>
                <w:szCs w:val="20"/>
              </w:rPr>
            </w:pPr>
            <w:r w:rsidRPr="00EA3AAC">
              <w:rPr>
                <w:szCs w:val="20"/>
              </w:rPr>
              <w:t xml:space="preserve">Identifierare för patient. </w:t>
            </w:r>
          </w:p>
        </w:tc>
        <w:tc>
          <w:tcPr>
            <w:tcW w:w="1418" w:type="dxa"/>
          </w:tcPr>
          <w:p w14:paraId="5F6E79AE" w14:textId="0243E91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442EB1A" w14:textId="77777777" w:rsidTr="00514BAB">
        <w:tc>
          <w:tcPr>
            <w:tcW w:w="2660" w:type="dxa"/>
          </w:tcPr>
          <w:p w14:paraId="48B90156" w14:textId="0252A819"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/../../id</w:t>
            </w:r>
          </w:p>
        </w:tc>
        <w:tc>
          <w:tcPr>
            <w:tcW w:w="1417" w:type="dxa"/>
          </w:tcPr>
          <w:p w14:paraId="7C750A45" w14:textId="3807812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3117E497" w14:textId="12F29D3E" w:rsidR="00EA3AAC" w:rsidRPr="00EA3AAC" w:rsidRDefault="00EA3AAC" w:rsidP="00D728C5">
            <w:pPr>
              <w:rPr>
                <w:i/>
                <w:szCs w:val="20"/>
              </w:rPr>
            </w:pPr>
            <w:r w:rsidRPr="00EA3AAC">
              <w:rPr>
                <w:szCs w:val="20"/>
              </w:rPr>
              <w:t>Sätts till patientens identifierare. Anges med 12 tecken utan avskiljare.</w:t>
            </w:r>
          </w:p>
        </w:tc>
        <w:tc>
          <w:tcPr>
            <w:tcW w:w="1418" w:type="dxa"/>
          </w:tcPr>
          <w:p w14:paraId="7CA94181" w14:textId="00870AD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2A087A13" w14:textId="77777777" w:rsidTr="00514BAB">
        <w:tc>
          <w:tcPr>
            <w:tcW w:w="2660" w:type="dxa"/>
          </w:tcPr>
          <w:p w14:paraId="314A6544" w14:textId="57B6F613"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type</w:t>
            </w:r>
            <w:proofErr w:type="spellEnd"/>
          </w:p>
        </w:tc>
        <w:tc>
          <w:tcPr>
            <w:tcW w:w="1417" w:type="dxa"/>
          </w:tcPr>
          <w:p w14:paraId="0E1BBA59" w14:textId="210B244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58C8973C" w14:textId="52A4A029" w:rsidR="00EA3AAC" w:rsidRPr="000F306F" w:rsidRDefault="00EA3AAC" w:rsidP="000F306F">
            <w:pPr>
              <w:spacing w:line="226" w:lineRule="exact"/>
              <w:ind w:left="102"/>
              <w:rPr>
                <w:szCs w:val="20"/>
              </w:rPr>
            </w:pPr>
            <w:r w:rsidRPr="00EA3AAC">
              <w:rPr>
                <w:szCs w:val="20"/>
              </w:rPr>
              <w:t xml:space="preserve">Sätts till OID för typ av identifierare. </w:t>
            </w:r>
            <w:r w:rsidRPr="00EA3AAC">
              <w:rPr>
                <w:szCs w:val="20"/>
              </w:rPr>
              <w:br/>
              <w:t>För personnummer ska Skatteverkets personnummer (1.2.752.129.2.1.3.1).</w:t>
            </w:r>
            <w:r w:rsidRPr="00EA3AAC">
              <w:rPr>
                <w:szCs w:val="20"/>
              </w:rPr>
              <w:br/>
              <w:t>För samordningsnummer ska Skatteverkets samordningsnummer (1.2.752.129.2.1.3.3).</w:t>
            </w:r>
            <w:r w:rsidRPr="00EA3AAC">
              <w:rPr>
                <w:szCs w:val="20"/>
              </w:rPr>
              <w:br/>
              <w:t>För reservnummer används lokalt definierade reservnummet, exempelvis SLL reservnummer (1.2.752.</w:t>
            </w:r>
            <w:proofErr w:type="gramStart"/>
            <w:r w:rsidRPr="00EA3AAC">
              <w:rPr>
                <w:szCs w:val="20"/>
              </w:rPr>
              <w:t>97.3.1</w:t>
            </w:r>
            <w:proofErr w:type="gramEnd"/>
            <w:r w:rsidRPr="00EA3AAC">
              <w:rPr>
                <w:szCs w:val="20"/>
              </w:rPr>
              <w:t>.3)</w:t>
            </w:r>
          </w:p>
        </w:tc>
        <w:tc>
          <w:tcPr>
            <w:tcW w:w="1418" w:type="dxa"/>
          </w:tcPr>
          <w:p w14:paraId="225ECDC3" w14:textId="1624B9B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5E7B90B9" w14:textId="77777777" w:rsidTr="001C604C">
        <w:tc>
          <w:tcPr>
            <w:tcW w:w="2660" w:type="dxa"/>
            <w:shd w:val="clear" w:color="auto" w:fill="D9D9D9" w:themeFill="background1" w:themeFillShade="D9"/>
          </w:tcPr>
          <w:p w14:paraId="19F60D82"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accountableHealthcareProfessional</w:t>
            </w:r>
            <w:proofErr w:type="spellEnd"/>
          </w:p>
          <w:p w14:paraId="5D7204C9" w14:textId="7C858F48" w:rsidR="00EA3AAC" w:rsidRPr="00EA3AAC" w:rsidRDefault="00EA3AAC"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D9D9D9" w:themeFill="background1" w:themeFillShade="D9"/>
          </w:tcPr>
          <w:p w14:paraId="0F70EE26" w14:textId="77777777" w:rsidR="00EA3AAC" w:rsidRPr="00EA3AAC" w:rsidRDefault="00EA3AAC" w:rsidP="001542CF">
            <w:pPr>
              <w:spacing w:line="229" w:lineRule="exact"/>
              <w:ind w:left="102"/>
              <w:rPr>
                <w:szCs w:val="20"/>
              </w:rPr>
            </w:pPr>
            <w:proofErr w:type="spellStart"/>
            <w:r w:rsidRPr="00EA3AAC">
              <w:rPr>
                <w:szCs w:val="20"/>
              </w:rPr>
              <w:t>HealthcareProfessionalType</w:t>
            </w:r>
            <w:proofErr w:type="spellEnd"/>
          </w:p>
          <w:p w14:paraId="7A2E74A6" w14:textId="1C2CC4C6"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633DF824" w14:textId="10A12C00" w:rsidR="00EA3AAC" w:rsidRPr="000F306F" w:rsidRDefault="00EA3AAC" w:rsidP="000F306F">
            <w:pPr>
              <w:spacing w:line="226" w:lineRule="exact"/>
              <w:ind w:left="102"/>
              <w:rPr>
                <w:spacing w:val="-1"/>
                <w:szCs w:val="20"/>
              </w:rPr>
            </w:pPr>
            <w:r w:rsidRPr="00EA3AAC">
              <w:rPr>
                <w:spacing w:val="-1"/>
                <w:szCs w:val="20"/>
              </w:rPr>
              <w:t>Information om den hälso- och sjukvårdsperson som ansvarar för informationen i dokumentet, nedan kallas författare.</w:t>
            </w:r>
          </w:p>
        </w:tc>
        <w:tc>
          <w:tcPr>
            <w:tcW w:w="1418" w:type="dxa"/>
            <w:shd w:val="clear" w:color="auto" w:fill="D9D9D9" w:themeFill="background1" w:themeFillShade="D9"/>
          </w:tcPr>
          <w:p w14:paraId="5B657663" w14:textId="3F7DEFC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4BEE7495" w14:textId="77777777" w:rsidTr="00514BAB">
        <w:tc>
          <w:tcPr>
            <w:tcW w:w="2660" w:type="dxa"/>
          </w:tcPr>
          <w:p w14:paraId="5D6553A1"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a</w:t>
            </w:r>
            <w:r w:rsidRPr="00EA3AAC">
              <w:rPr>
                <w:spacing w:val="-1"/>
                <w:szCs w:val="20"/>
              </w:rPr>
              <w:t>uthorTime</w:t>
            </w:r>
            <w:proofErr w:type="spellEnd"/>
          </w:p>
          <w:p w14:paraId="58AE6516" w14:textId="6A68A333" w:rsidR="00EA3AAC" w:rsidRPr="00EA3AAC" w:rsidRDefault="00EA3AAC" w:rsidP="00514BAB">
            <w:pPr>
              <w:pStyle w:val="TableParagraph"/>
              <w:spacing w:line="229" w:lineRule="exact"/>
              <w:ind w:left="102"/>
              <w:rPr>
                <w:rFonts w:ascii="Georgia" w:hAnsi="Georgia" w:cs="Arial"/>
                <w:color w:val="000000"/>
                <w:sz w:val="20"/>
                <w:szCs w:val="20"/>
                <w:lang w:eastAsia="sv-SE"/>
              </w:rPr>
            </w:pPr>
          </w:p>
        </w:tc>
        <w:tc>
          <w:tcPr>
            <w:tcW w:w="1417" w:type="dxa"/>
          </w:tcPr>
          <w:p w14:paraId="13461E42" w14:textId="77777777" w:rsidR="00EA3AAC" w:rsidRPr="00EA3AAC" w:rsidRDefault="00EA3AAC" w:rsidP="001542CF">
            <w:pPr>
              <w:spacing w:line="229" w:lineRule="exact"/>
              <w:ind w:left="102"/>
              <w:rPr>
                <w:rFonts w:cs="Arial"/>
                <w:color w:val="FF0000"/>
                <w:szCs w:val="20"/>
              </w:rPr>
            </w:pPr>
            <w:proofErr w:type="spellStart"/>
            <w:r w:rsidRPr="00EA3AAC">
              <w:rPr>
                <w:szCs w:val="20"/>
              </w:rPr>
              <w:t>TimeStampType</w:t>
            </w:r>
            <w:proofErr w:type="spellEnd"/>
          </w:p>
          <w:p w14:paraId="3568E239" w14:textId="4948015A"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13BB6765" w14:textId="6762C175" w:rsidR="00EA3AAC" w:rsidRPr="00EA3AAC" w:rsidRDefault="00EA3AAC" w:rsidP="000F306F">
            <w:pPr>
              <w:spacing w:line="226" w:lineRule="exact"/>
              <w:ind w:left="102"/>
              <w:rPr>
                <w:szCs w:val="20"/>
              </w:rPr>
            </w:pPr>
            <w:r w:rsidRPr="00EA3AAC">
              <w:rPr>
                <w:spacing w:val="-1"/>
                <w:szCs w:val="20"/>
              </w:rPr>
              <w:t>Tidpunkt då dokumentet skapades.</w:t>
            </w:r>
            <w:r w:rsidRPr="00EA3AAC">
              <w:rPr>
                <w:szCs w:val="20"/>
              </w:rPr>
              <w:t xml:space="preserve"> </w:t>
            </w:r>
            <w:r w:rsidRPr="00EA3AAC">
              <w:rPr>
                <w:spacing w:val="-1"/>
                <w:szCs w:val="20"/>
              </w:rPr>
              <w:t>Det är den senaste tidpunkten då informationen uppdaterats i systemet som ska finnas här i de fall informationen har ändrats efter det att den skapades.</w:t>
            </w:r>
          </w:p>
        </w:tc>
        <w:tc>
          <w:tcPr>
            <w:tcW w:w="1418" w:type="dxa"/>
          </w:tcPr>
          <w:p w14:paraId="177A5A7F" w14:textId="16E4C65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0F4D389" w14:textId="77777777" w:rsidTr="00514BAB">
        <w:tc>
          <w:tcPr>
            <w:tcW w:w="2660" w:type="dxa"/>
          </w:tcPr>
          <w:p w14:paraId="67F23D35" w14:textId="25A5DED8" w:rsidR="00EA3AAC" w:rsidRPr="000F306F" w:rsidRDefault="00EA3AAC" w:rsidP="000F306F">
            <w:pPr>
              <w:spacing w:line="229" w:lineRule="exact"/>
              <w:ind w:left="102"/>
              <w:rPr>
                <w:szCs w:val="20"/>
              </w:rPr>
            </w:pPr>
            <w:proofErr w:type="gramStart"/>
            <w:r w:rsidRPr="00EA3AAC">
              <w:rPr>
                <w:szCs w:val="20"/>
              </w:rPr>
              <w:lastRenderedPageBreak/>
              <w:t>..</w:t>
            </w:r>
            <w:proofErr w:type="gramEnd"/>
            <w:r w:rsidRPr="00EA3AAC">
              <w:rPr>
                <w:szCs w:val="20"/>
              </w:rPr>
              <w:t>/../../</w:t>
            </w:r>
            <w:proofErr w:type="spellStart"/>
            <w:r w:rsidRPr="00EA3AAC">
              <w:rPr>
                <w:spacing w:val="-1"/>
                <w:szCs w:val="20"/>
              </w:rPr>
              <w:t>healthcareProfessionalHSAId</w:t>
            </w:r>
            <w:proofErr w:type="spellEnd"/>
          </w:p>
        </w:tc>
        <w:tc>
          <w:tcPr>
            <w:tcW w:w="1417" w:type="dxa"/>
          </w:tcPr>
          <w:p w14:paraId="38BBD226" w14:textId="77777777" w:rsidR="00EA3AAC" w:rsidRPr="00EA3AAC" w:rsidRDefault="00EA3AAC" w:rsidP="001542CF">
            <w:pPr>
              <w:spacing w:line="229" w:lineRule="exact"/>
              <w:ind w:left="102"/>
              <w:rPr>
                <w:rFonts w:cs="Arial"/>
                <w:szCs w:val="20"/>
              </w:rPr>
            </w:pPr>
            <w:proofErr w:type="spellStart"/>
            <w:r w:rsidRPr="00EA3AAC">
              <w:rPr>
                <w:szCs w:val="20"/>
              </w:rPr>
              <w:t>HSAIdType</w:t>
            </w:r>
            <w:proofErr w:type="spellEnd"/>
          </w:p>
          <w:p w14:paraId="5322FB49" w14:textId="4D6A7913" w:rsidR="00EA3AAC" w:rsidRPr="00EA3AAC" w:rsidRDefault="00EA3AAC" w:rsidP="00514BAB">
            <w:pPr>
              <w:pStyle w:val="TableParagraph"/>
              <w:spacing w:line="226" w:lineRule="exact"/>
              <w:ind w:left="102"/>
              <w:rPr>
                <w:rFonts w:ascii="Georgia" w:hAnsi="Georgia"/>
                <w:i/>
                <w:sz w:val="20"/>
                <w:szCs w:val="20"/>
              </w:rPr>
            </w:pPr>
          </w:p>
        </w:tc>
        <w:tc>
          <w:tcPr>
            <w:tcW w:w="4111" w:type="dxa"/>
          </w:tcPr>
          <w:p w14:paraId="000F01FB" w14:textId="1879C89C" w:rsidR="00EA3AAC" w:rsidRPr="00EA3AAC" w:rsidRDefault="00EA3AAC" w:rsidP="00D728C5">
            <w:pPr>
              <w:rPr>
                <w:rFonts w:cs="Arial"/>
                <w:i/>
                <w:szCs w:val="20"/>
              </w:rPr>
            </w:pPr>
            <w:r w:rsidRPr="00EA3AAC">
              <w:rPr>
                <w:spacing w:val="-1"/>
                <w:szCs w:val="20"/>
              </w:rPr>
              <w:t>Författarens HSA-id.</w:t>
            </w:r>
          </w:p>
        </w:tc>
        <w:tc>
          <w:tcPr>
            <w:tcW w:w="1418" w:type="dxa"/>
          </w:tcPr>
          <w:p w14:paraId="5ACBA138" w14:textId="1311C31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63168C8" w14:textId="77777777" w:rsidTr="00514BAB">
        <w:tc>
          <w:tcPr>
            <w:tcW w:w="2660" w:type="dxa"/>
          </w:tcPr>
          <w:p w14:paraId="421C987D" w14:textId="2B772373"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pacing w:val="-1"/>
                <w:sz w:val="20"/>
                <w:szCs w:val="20"/>
              </w:rPr>
              <w:t>healthcareProfessionalName</w:t>
            </w:r>
            <w:proofErr w:type="spellEnd"/>
          </w:p>
        </w:tc>
        <w:tc>
          <w:tcPr>
            <w:tcW w:w="1417" w:type="dxa"/>
          </w:tcPr>
          <w:p w14:paraId="5E12CB60" w14:textId="1497CC8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2110528" w14:textId="1E8EBB34" w:rsidR="00EA3AAC" w:rsidRPr="00EA3AAC" w:rsidRDefault="00EA3AAC" w:rsidP="00D728C5">
            <w:pPr>
              <w:rPr>
                <w:rFonts w:cs="Arial"/>
                <w:i/>
                <w:szCs w:val="20"/>
              </w:rPr>
            </w:pPr>
            <w:r w:rsidRPr="00EA3AAC">
              <w:rPr>
                <w:szCs w:val="20"/>
              </w:rPr>
              <w:t xml:space="preserve">Namn på </w:t>
            </w:r>
            <w:r w:rsidRPr="00EA3AAC">
              <w:rPr>
                <w:spacing w:val="-1"/>
                <w:szCs w:val="20"/>
              </w:rPr>
              <w:t>författaren. Om tillgängligt skall detta anges.</w:t>
            </w:r>
          </w:p>
        </w:tc>
        <w:tc>
          <w:tcPr>
            <w:tcW w:w="1418" w:type="dxa"/>
          </w:tcPr>
          <w:p w14:paraId="31FF9CDC" w14:textId="64B0710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807AD2D" w14:textId="77777777" w:rsidTr="00514BAB">
        <w:tc>
          <w:tcPr>
            <w:tcW w:w="2660" w:type="dxa"/>
          </w:tcPr>
          <w:p w14:paraId="5FED5A7B"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pacing w:val="-1"/>
                <w:szCs w:val="20"/>
              </w:rPr>
              <w:t>healthcareProfessionalRoleCode</w:t>
            </w:r>
            <w:proofErr w:type="spellEnd"/>
          </w:p>
          <w:p w14:paraId="41EE9F3F" w14:textId="343EE083" w:rsidR="00EA3AAC" w:rsidRPr="00EA3AAC" w:rsidRDefault="00EA3AAC" w:rsidP="00514BAB">
            <w:pPr>
              <w:pStyle w:val="TableParagraph"/>
              <w:spacing w:line="229" w:lineRule="exact"/>
              <w:ind w:left="102"/>
              <w:rPr>
                <w:rFonts w:ascii="Georgia" w:hAnsi="Georgia" w:cs="Arial"/>
                <w:color w:val="000000"/>
                <w:sz w:val="20"/>
                <w:szCs w:val="20"/>
                <w:lang w:eastAsia="sv-SE"/>
              </w:rPr>
            </w:pPr>
          </w:p>
        </w:tc>
        <w:tc>
          <w:tcPr>
            <w:tcW w:w="1417" w:type="dxa"/>
          </w:tcPr>
          <w:p w14:paraId="2FB51653" w14:textId="77777777" w:rsidR="00EA3AAC" w:rsidRPr="00EA3AAC" w:rsidRDefault="00EA3AAC" w:rsidP="001542CF">
            <w:pPr>
              <w:spacing w:line="226" w:lineRule="exact"/>
              <w:ind w:left="102"/>
              <w:rPr>
                <w:spacing w:val="-1"/>
                <w:szCs w:val="20"/>
              </w:rPr>
            </w:pPr>
            <w:proofErr w:type="spellStart"/>
            <w:r w:rsidRPr="00EA3AAC">
              <w:rPr>
                <w:spacing w:val="-1"/>
                <w:szCs w:val="20"/>
              </w:rPr>
              <w:t>CVType</w:t>
            </w:r>
            <w:proofErr w:type="spellEnd"/>
            <w:r w:rsidRPr="00EA3AAC">
              <w:rPr>
                <w:spacing w:val="-1"/>
                <w:szCs w:val="20"/>
              </w:rPr>
              <w:t xml:space="preserve"> </w:t>
            </w:r>
          </w:p>
          <w:p w14:paraId="7A601883" w14:textId="77EF5939"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5126285F" w14:textId="77777777" w:rsidR="00EA3AAC" w:rsidRPr="00EA3AAC" w:rsidRDefault="00EA3AAC" w:rsidP="001542CF">
            <w:pPr>
              <w:spacing w:line="226" w:lineRule="exact"/>
              <w:ind w:left="102"/>
              <w:rPr>
                <w:szCs w:val="20"/>
              </w:rPr>
            </w:pPr>
            <w:r w:rsidRPr="00EA3AAC">
              <w:rPr>
                <w:szCs w:val="20"/>
              </w:rPr>
              <w:t xml:space="preserve">Information om personens befattning. Om möjligt skall KV Befattning (OID 1.2.752.129.2.2.1.4), se </w:t>
            </w:r>
          </w:p>
          <w:p w14:paraId="5399579E" w14:textId="3FE7A385" w:rsidR="00EA3AAC" w:rsidRPr="00EA3AAC" w:rsidRDefault="001C0EFF" w:rsidP="00D728C5">
            <w:pPr>
              <w:rPr>
                <w:szCs w:val="20"/>
              </w:rPr>
            </w:pPr>
            <w:hyperlink r:id="rId21" w:history="1">
              <w:r w:rsidR="00EA3AAC" w:rsidRPr="00EA3AAC">
                <w:rPr>
                  <w:rStyle w:val="Hyperlnk"/>
                  <w:szCs w:val="20"/>
                </w:rPr>
                <w:t>http://www.inera.se/Documents/TJANSTER_PROJEKT/Katalogtjanst_HSA/Innehall/hsa_innehall_befattning.pdf</w:t>
              </w:r>
            </w:hyperlink>
          </w:p>
        </w:tc>
        <w:tc>
          <w:tcPr>
            <w:tcW w:w="1418" w:type="dxa"/>
          </w:tcPr>
          <w:p w14:paraId="3CC33652" w14:textId="34790B72"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57C7551" w14:textId="77777777" w:rsidTr="00514BAB">
        <w:tc>
          <w:tcPr>
            <w:tcW w:w="2660" w:type="dxa"/>
          </w:tcPr>
          <w:p w14:paraId="77DEC270" w14:textId="22B8DDFF"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proofErr w:type="spellEnd"/>
          </w:p>
        </w:tc>
        <w:tc>
          <w:tcPr>
            <w:tcW w:w="1417" w:type="dxa"/>
          </w:tcPr>
          <w:p w14:paraId="37D6297D" w14:textId="2929415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2E028258" w14:textId="2EBCD8A3" w:rsidR="00EA3AAC" w:rsidRPr="00EA3AAC" w:rsidRDefault="00EA3AAC" w:rsidP="00D728C5">
            <w:pPr>
              <w:rPr>
                <w:rFonts w:cs="Arial"/>
                <w:i/>
                <w:szCs w:val="20"/>
              </w:rPr>
            </w:pPr>
            <w:r w:rsidRPr="00EA3AAC">
              <w:rPr>
                <w:szCs w:val="20"/>
              </w:rPr>
              <w:t xml:space="preserve">Befattningskod. Om </w:t>
            </w:r>
            <w:proofErr w:type="spellStart"/>
            <w:r w:rsidRPr="00EA3AAC">
              <w:rPr>
                <w:szCs w:val="20"/>
              </w:rPr>
              <w:t>code</w:t>
            </w:r>
            <w:proofErr w:type="spellEnd"/>
            <w:r w:rsidRPr="00EA3AAC">
              <w:rPr>
                <w:szCs w:val="20"/>
              </w:rPr>
              <w:t xml:space="preserve"> anges skall också </w:t>
            </w:r>
            <w:proofErr w:type="spellStart"/>
            <w:proofErr w:type="gramStart"/>
            <w:r w:rsidRPr="00EA3AAC">
              <w:rPr>
                <w:szCs w:val="20"/>
              </w:rPr>
              <w:t>codeSystem</w:t>
            </w:r>
            <w:proofErr w:type="spellEnd"/>
            <w:r w:rsidRPr="00EA3AAC">
              <w:rPr>
                <w:szCs w:val="20"/>
              </w:rPr>
              <w:t xml:space="preserve">  samt</w:t>
            </w:r>
            <w:proofErr w:type="gramEnd"/>
            <w:r w:rsidRPr="00EA3AAC">
              <w:rPr>
                <w:szCs w:val="20"/>
              </w:rPr>
              <w:t xml:space="preserve"> </w:t>
            </w:r>
            <w:proofErr w:type="spellStart"/>
            <w:r w:rsidRPr="00EA3AAC">
              <w:rPr>
                <w:szCs w:val="20"/>
              </w:rPr>
              <w:t>displayName</w:t>
            </w:r>
            <w:proofErr w:type="spellEnd"/>
            <w:r w:rsidRPr="00EA3AAC">
              <w:rPr>
                <w:szCs w:val="20"/>
              </w:rPr>
              <w:t xml:space="preserve"> anges.</w:t>
            </w:r>
          </w:p>
        </w:tc>
        <w:tc>
          <w:tcPr>
            <w:tcW w:w="1418" w:type="dxa"/>
          </w:tcPr>
          <w:p w14:paraId="314F2CF5" w14:textId="1DCFAEDF"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52009DD" w14:textId="77777777" w:rsidTr="00514BAB">
        <w:tc>
          <w:tcPr>
            <w:tcW w:w="2660" w:type="dxa"/>
          </w:tcPr>
          <w:p w14:paraId="4987D6B4" w14:textId="437469B1"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w:t>
            </w:r>
            <w:proofErr w:type="spellEnd"/>
          </w:p>
        </w:tc>
        <w:tc>
          <w:tcPr>
            <w:tcW w:w="1417" w:type="dxa"/>
          </w:tcPr>
          <w:p w14:paraId="7B44858A" w14:textId="64078C7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0EC3EA49" w14:textId="10A53B14" w:rsidR="00EA3AAC" w:rsidRPr="00EA3AAC" w:rsidRDefault="00EA3AAC" w:rsidP="00D728C5">
            <w:pPr>
              <w:rPr>
                <w:rFonts w:cs="Arial"/>
                <w:i/>
                <w:szCs w:val="20"/>
              </w:rPr>
            </w:pPr>
            <w:r w:rsidRPr="00EA3AAC">
              <w:rPr>
                <w:szCs w:val="20"/>
              </w:rPr>
              <w:t xml:space="preserve">Kodsystem för befattningskod. Om </w:t>
            </w:r>
            <w:proofErr w:type="spellStart"/>
            <w:r w:rsidRPr="00EA3AAC">
              <w:rPr>
                <w:szCs w:val="20"/>
              </w:rPr>
              <w:t>codeSystem</w:t>
            </w:r>
            <w:proofErr w:type="spellEnd"/>
            <w:r w:rsidRPr="00EA3AAC">
              <w:rPr>
                <w:szCs w:val="20"/>
              </w:rPr>
              <w:t xml:space="preserve"> anges skall också </w:t>
            </w:r>
            <w:proofErr w:type="spellStart"/>
            <w:r w:rsidRPr="00EA3AAC">
              <w:rPr>
                <w:szCs w:val="20"/>
              </w:rPr>
              <w:t>code</w:t>
            </w:r>
            <w:proofErr w:type="spellEnd"/>
            <w:r w:rsidRPr="00EA3AAC">
              <w:rPr>
                <w:szCs w:val="20"/>
              </w:rPr>
              <w:t xml:space="preserve"> samt </w:t>
            </w:r>
            <w:proofErr w:type="spellStart"/>
            <w:r w:rsidRPr="00EA3AAC">
              <w:rPr>
                <w:szCs w:val="20"/>
              </w:rPr>
              <w:t>displayName</w:t>
            </w:r>
            <w:proofErr w:type="spellEnd"/>
            <w:r w:rsidRPr="00EA3AAC">
              <w:rPr>
                <w:szCs w:val="20"/>
              </w:rPr>
              <w:t xml:space="preserve"> anges.</w:t>
            </w:r>
          </w:p>
        </w:tc>
        <w:tc>
          <w:tcPr>
            <w:tcW w:w="1418" w:type="dxa"/>
          </w:tcPr>
          <w:p w14:paraId="0CFF9C68" w14:textId="2DD8336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BC5C91B" w14:textId="77777777" w:rsidTr="00514BAB">
        <w:tc>
          <w:tcPr>
            <w:tcW w:w="2660" w:type="dxa"/>
          </w:tcPr>
          <w:p w14:paraId="2DE456E8" w14:textId="5A39A92C"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SystemName</w:t>
            </w:r>
            <w:proofErr w:type="spellEnd"/>
          </w:p>
        </w:tc>
        <w:tc>
          <w:tcPr>
            <w:tcW w:w="1417" w:type="dxa"/>
          </w:tcPr>
          <w:p w14:paraId="2BE6D980" w14:textId="711BEF3F"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5232C776" w14:textId="57B6442A" w:rsidR="00EA3AAC" w:rsidRPr="00EA3AAC" w:rsidRDefault="00EA3AAC" w:rsidP="00D728C5">
            <w:pPr>
              <w:rPr>
                <w:szCs w:val="20"/>
              </w:rPr>
            </w:pPr>
            <w:r w:rsidRPr="00EA3AAC">
              <w:rPr>
                <w:szCs w:val="20"/>
              </w:rPr>
              <w:t>Namn på kodsystem för befattningskod.</w:t>
            </w:r>
          </w:p>
        </w:tc>
        <w:tc>
          <w:tcPr>
            <w:tcW w:w="1418" w:type="dxa"/>
          </w:tcPr>
          <w:p w14:paraId="011ACA0B" w14:textId="0661D7E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8091275" w14:textId="77777777" w:rsidTr="00514BAB">
        <w:tc>
          <w:tcPr>
            <w:tcW w:w="2660" w:type="dxa"/>
          </w:tcPr>
          <w:p w14:paraId="3FB3DB98" w14:textId="72A467D2"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SystemVersion</w:t>
            </w:r>
            <w:proofErr w:type="spellEnd"/>
          </w:p>
        </w:tc>
        <w:tc>
          <w:tcPr>
            <w:tcW w:w="1417" w:type="dxa"/>
          </w:tcPr>
          <w:p w14:paraId="71FC3B5F" w14:textId="282FD84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47E8D97" w14:textId="4E87FDEB" w:rsidR="00EA3AAC" w:rsidRPr="00EA3AAC" w:rsidRDefault="00EA3AAC" w:rsidP="00D728C5">
            <w:pPr>
              <w:rPr>
                <w:rFonts w:cs="Arial"/>
                <w:i/>
                <w:szCs w:val="20"/>
              </w:rPr>
            </w:pPr>
            <w:r w:rsidRPr="00EA3AAC">
              <w:rPr>
                <w:szCs w:val="20"/>
              </w:rPr>
              <w:t>Version på kodsystem för befattningskod.</w:t>
            </w:r>
          </w:p>
        </w:tc>
        <w:tc>
          <w:tcPr>
            <w:tcW w:w="1418" w:type="dxa"/>
          </w:tcPr>
          <w:p w14:paraId="360AD138" w14:textId="5225051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4ADA527" w14:textId="77777777" w:rsidTr="00514BAB">
        <w:tc>
          <w:tcPr>
            <w:tcW w:w="2660" w:type="dxa"/>
          </w:tcPr>
          <w:p w14:paraId="13435DC5" w14:textId="71408889"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displayName</w:t>
            </w:r>
            <w:proofErr w:type="spellEnd"/>
          </w:p>
        </w:tc>
        <w:tc>
          <w:tcPr>
            <w:tcW w:w="1417" w:type="dxa"/>
          </w:tcPr>
          <w:p w14:paraId="1A70F8E7" w14:textId="53C2D96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B098171" w14:textId="751BBC34" w:rsidR="00EA3AAC" w:rsidRPr="00EA3AAC" w:rsidRDefault="00EA3AAC" w:rsidP="00D728C5">
            <w:pPr>
              <w:rPr>
                <w:rFonts w:cs="Arial"/>
                <w:i/>
                <w:szCs w:val="20"/>
              </w:rPr>
            </w:pPr>
            <w:r w:rsidRPr="00EA3AAC">
              <w:rPr>
                <w:szCs w:val="20"/>
              </w:rPr>
              <w:t xml:space="preserve">Befattningskoden i klartext. Om separat </w:t>
            </w:r>
            <w:proofErr w:type="spellStart"/>
            <w:r w:rsidRPr="00EA3AAC">
              <w:rPr>
                <w:szCs w:val="20"/>
              </w:rPr>
              <w:t>displayName</w:t>
            </w:r>
            <w:proofErr w:type="spellEnd"/>
            <w:r w:rsidRPr="00EA3AAC">
              <w:rPr>
                <w:szCs w:val="20"/>
              </w:rPr>
              <w:t xml:space="preserve"> inte finns i producerande system skall samma värde som i </w:t>
            </w:r>
            <w:proofErr w:type="spellStart"/>
            <w:r w:rsidRPr="00EA3AAC">
              <w:rPr>
                <w:szCs w:val="20"/>
              </w:rPr>
              <w:t>code</w:t>
            </w:r>
            <w:proofErr w:type="spellEnd"/>
            <w:r w:rsidRPr="00EA3AAC">
              <w:rPr>
                <w:szCs w:val="20"/>
              </w:rPr>
              <w:t xml:space="preserve"> anges.</w:t>
            </w:r>
          </w:p>
        </w:tc>
        <w:tc>
          <w:tcPr>
            <w:tcW w:w="1418" w:type="dxa"/>
          </w:tcPr>
          <w:p w14:paraId="36B7CFDA" w14:textId="44100B0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662201C" w14:textId="77777777" w:rsidTr="00514BAB">
        <w:tc>
          <w:tcPr>
            <w:tcW w:w="2660" w:type="dxa"/>
          </w:tcPr>
          <w:p w14:paraId="28B20184" w14:textId="3683FA5D"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originalText</w:t>
            </w:r>
            <w:proofErr w:type="spellEnd"/>
          </w:p>
        </w:tc>
        <w:tc>
          <w:tcPr>
            <w:tcW w:w="1417" w:type="dxa"/>
          </w:tcPr>
          <w:p w14:paraId="4FF0E22B" w14:textId="00288E1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2EDED235" w14:textId="77777777" w:rsidR="00EA3AAC" w:rsidRPr="00EA3AAC" w:rsidRDefault="00EA3AAC" w:rsidP="001542CF">
            <w:pPr>
              <w:spacing w:line="229" w:lineRule="exact"/>
              <w:ind w:left="102"/>
              <w:rPr>
                <w:szCs w:val="20"/>
              </w:rPr>
            </w:pPr>
            <w:r w:rsidRPr="00EA3AAC">
              <w:rPr>
                <w:szCs w:val="20"/>
              </w:rPr>
              <w:t xml:space="preserve">Om befattning är beskriven i ett lokalt </w:t>
            </w:r>
            <w:proofErr w:type="spellStart"/>
            <w:r w:rsidRPr="00EA3AAC">
              <w:rPr>
                <w:szCs w:val="20"/>
              </w:rPr>
              <w:t>kodverk</w:t>
            </w:r>
            <w:proofErr w:type="spellEnd"/>
            <w:r w:rsidRPr="00EA3AAC">
              <w:rPr>
                <w:szCs w:val="20"/>
              </w:rPr>
              <w:t xml:space="preserve"> utan OID, eller när kod helt saknas, kan en beskrivande text anges i </w:t>
            </w:r>
            <w:proofErr w:type="spellStart"/>
            <w:r w:rsidRPr="00EA3AAC">
              <w:rPr>
                <w:szCs w:val="20"/>
              </w:rPr>
              <w:t>originalText</w:t>
            </w:r>
            <w:proofErr w:type="spellEnd"/>
            <w:r w:rsidRPr="00EA3AAC">
              <w:rPr>
                <w:szCs w:val="20"/>
              </w:rPr>
              <w:t>.</w:t>
            </w:r>
          </w:p>
          <w:p w14:paraId="672174D1" w14:textId="3532FF4B" w:rsidR="00EA3AAC" w:rsidRPr="00EA3AAC" w:rsidRDefault="00EA3AAC" w:rsidP="00D728C5">
            <w:pPr>
              <w:rPr>
                <w:rFonts w:cs="Arial"/>
                <w:szCs w:val="20"/>
              </w:rPr>
            </w:pPr>
            <w:r w:rsidRPr="00EA3AAC">
              <w:rPr>
                <w:szCs w:val="20"/>
              </w:rPr>
              <w:t xml:space="preserve">Om </w:t>
            </w:r>
            <w:proofErr w:type="spellStart"/>
            <w:r w:rsidRPr="00EA3AAC">
              <w:rPr>
                <w:szCs w:val="20"/>
              </w:rPr>
              <w:t>originalText</w:t>
            </w:r>
            <w:proofErr w:type="spellEnd"/>
            <w:r w:rsidRPr="00EA3AAC">
              <w:rPr>
                <w:szCs w:val="20"/>
              </w:rPr>
              <w:t xml:space="preserve"> anges skall inget annat värde i </w:t>
            </w:r>
            <w:proofErr w:type="spellStart"/>
            <w:r w:rsidRPr="00EA3AAC">
              <w:rPr>
                <w:spacing w:val="-1"/>
                <w:szCs w:val="20"/>
              </w:rPr>
              <w:t>healthcareProfessionalRoleCode</w:t>
            </w:r>
            <w:proofErr w:type="spellEnd"/>
            <w:r w:rsidRPr="00EA3AAC">
              <w:rPr>
                <w:spacing w:val="-1"/>
                <w:szCs w:val="20"/>
              </w:rPr>
              <w:t xml:space="preserve"> anges.</w:t>
            </w:r>
          </w:p>
        </w:tc>
        <w:tc>
          <w:tcPr>
            <w:tcW w:w="1418" w:type="dxa"/>
          </w:tcPr>
          <w:p w14:paraId="098B7708" w14:textId="00789F6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244EB2" w14:textId="77777777" w:rsidTr="00514BAB">
        <w:tc>
          <w:tcPr>
            <w:tcW w:w="2660" w:type="dxa"/>
          </w:tcPr>
          <w:p w14:paraId="38F83D72" w14:textId="2E885DB5" w:rsidR="00EA3AAC" w:rsidRPr="00EA3AAC" w:rsidRDefault="00EA3AAC" w:rsidP="00514BAB">
            <w:pPr>
              <w:pStyle w:val="TableParagraph"/>
              <w:spacing w:line="229" w:lineRule="exact"/>
              <w:ind w:left="102"/>
              <w:rPr>
                <w:rFonts w:ascii="Georgia" w:hAnsi="Georgia"/>
                <w:i/>
                <w:sz w:val="20"/>
                <w:szCs w:val="20"/>
                <w:lang w:eastAsia="sv-SE"/>
              </w:rPr>
            </w:pPr>
            <w:proofErr w:type="gramStart"/>
            <w:r w:rsidRPr="00EA3AAC">
              <w:rPr>
                <w:rFonts w:ascii="Georgia" w:hAnsi="Georgia"/>
                <w:spacing w:val="-1"/>
                <w:sz w:val="20"/>
                <w:szCs w:val="20"/>
              </w:rPr>
              <w:t>..</w:t>
            </w:r>
            <w:proofErr w:type="gramEnd"/>
            <w:r w:rsidRPr="00EA3AAC">
              <w:rPr>
                <w:rFonts w:ascii="Georgia" w:hAnsi="Georgia"/>
                <w:spacing w:val="-1"/>
                <w:sz w:val="20"/>
                <w:szCs w:val="20"/>
              </w:rPr>
              <w:t>/../../</w:t>
            </w:r>
            <w:proofErr w:type="spellStart"/>
            <w:r w:rsidRPr="00EA3AAC">
              <w:rPr>
                <w:rFonts w:ascii="Georgia" w:hAnsi="Georgia"/>
                <w:spacing w:val="-1"/>
                <w:sz w:val="20"/>
                <w:szCs w:val="20"/>
              </w:rPr>
              <w:t>healthcareProfessionalOrgUnit</w:t>
            </w:r>
            <w:proofErr w:type="spellEnd"/>
          </w:p>
        </w:tc>
        <w:tc>
          <w:tcPr>
            <w:tcW w:w="1417" w:type="dxa"/>
          </w:tcPr>
          <w:p w14:paraId="265A18EE" w14:textId="407FA513"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OrgUnitType</w:t>
            </w:r>
            <w:proofErr w:type="spellEnd"/>
          </w:p>
        </w:tc>
        <w:tc>
          <w:tcPr>
            <w:tcW w:w="4111" w:type="dxa"/>
          </w:tcPr>
          <w:p w14:paraId="697B261E" w14:textId="7BEC9158" w:rsidR="00EA3AAC" w:rsidRPr="00EA3AAC" w:rsidRDefault="00EA3AAC" w:rsidP="00D728C5">
            <w:pPr>
              <w:rPr>
                <w:rFonts w:cs="Arial"/>
                <w:i/>
                <w:szCs w:val="20"/>
              </w:rPr>
            </w:pPr>
            <w:r w:rsidRPr="00EA3AAC">
              <w:rPr>
                <w:spacing w:val="-1"/>
                <w:szCs w:val="20"/>
              </w:rPr>
              <w:t>Den organisation som författaren är uppdragstagare vid.</w:t>
            </w:r>
          </w:p>
        </w:tc>
        <w:tc>
          <w:tcPr>
            <w:tcW w:w="1418" w:type="dxa"/>
          </w:tcPr>
          <w:p w14:paraId="34724DED" w14:textId="3D90D16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6F8754C" w14:textId="77777777" w:rsidTr="00514BAB">
        <w:tc>
          <w:tcPr>
            <w:tcW w:w="2660" w:type="dxa"/>
          </w:tcPr>
          <w:p w14:paraId="6B596B91" w14:textId="77BE671B"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orgUnitHSAId</w:t>
            </w:r>
            <w:proofErr w:type="spellEnd"/>
          </w:p>
        </w:tc>
        <w:tc>
          <w:tcPr>
            <w:tcW w:w="1417" w:type="dxa"/>
          </w:tcPr>
          <w:p w14:paraId="60808499" w14:textId="5E867F54"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HSAIdType</w:t>
            </w:r>
            <w:proofErr w:type="spellEnd"/>
          </w:p>
        </w:tc>
        <w:tc>
          <w:tcPr>
            <w:tcW w:w="4111" w:type="dxa"/>
          </w:tcPr>
          <w:p w14:paraId="3D6BC337" w14:textId="68CF918E" w:rsidR="00EA3AAC" w:rsidRPr="00EA3AAC" w:rsidRDefault="00EA3AAC" w:rsidP="00D728C5">
            <w:pPr>
              <w:rPr>
                <w:rFonts w:cs="Arial"/>
                <w:i/>
                <w:szCs w:val="20"/>
              </w:rPr>
            </w:pPr>
            <w:r w:rsidRPr="00EA3AAC">
              <w:rPr>
                <w:szCs w:val="20"/>
              </w:rPr>
              <w:t>HSA-id för organisationsenhet.</w:t>
            </w:r>
          </w:p>
        </w:tc>
        <w:tc>
          <w:tcPr>
            <w:tcW w:w="1418" w:type="dxa"/>
          </w:tcPr>
          <w:p w14:paraId="6A2CE274" w14:textId="7E0FDED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6AE783F" w14:textId="77777777" w:rsidTr="00514BAB">
        <w:tc>
          <w:tcPr>
            <w:tcW w:w="2660" w:type="dxa"/>
          </w:tcPr>
          <w:p w14:paraId="5EF009DA" w14:textId="41E480F3" w:rsidR="00EA3AAC" w:rsidRPr="001C604C" w:rsidRDefault="00EA3AAC" w:rsidP="00514BAB">
            <w:pPr>
              <w:pStyle w:val="TableParagraph"/>
              <w:spacing w:line="229" w:lineRule="exact"/>
              <w:ind w:left="102"/>
              <w:rPr>
                <w:rFonts w:ascii="Georgia" w:hAnsi="Georgia"/>
                <w:b/>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orgUnitName</w:t>
            </w:r>
            <w:proofErr w:type="spellEnd"/>
          </w:p>
        </w:tc>
        <w:tc>
          <w:tcPr>
            <w:tcW w:w="1417" w:type="dxa"/>
          </w:tcPr>
          <w:p w14:paraId="39B6D6C6" w14:textId="7633AF9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365A36F5" w14:textId="37E3E802" w:rsidR="00EA3AAC" w:rsidRPr="00EA3AAC" w:rsidRDefault="00EA3AAC" w:rsidP="00D728C5">
            <w:pPr>
              <w:rPr>
                <w:rFonts w:cs="Arial"/>
                <w:i/>
                <w:szCs w:val="20"/>
              </w:rPr>
            </w:pPr>
            <w:r w:rsidRPr="00EA3AAC">
              <w:rPr>
                <w:spacing w:val="-1"/>
                <w:szCs w:val="20"/>
              </w:rPr>
              <w:t>Namnet på den organisation som författaren är uppdragstagare vid.</w:t>
            </w:r>
          </w:p>
        </w:tc>
        <w:tc>
          <w:tcPr>
            <w:tcW w:w="1418" w:type="dxa"/>
          </w:tcPr>
          <w:p w14:paraId="3DFB245A" w14:textId="3D485863" w:rsidR="00EA3AAC" w:rsidRPr="00EA3AAC" w:rsidRDefault="00EA3AAC" w:rsidP="00514BAB">
            <w:pPr>
              <w:pStyle w:val="TableParagraph"/>
              <w:spacing w:line="226" w:lineRule="exact"/>
              <w:ind w:left="102"/>
              <w:rPr>
                <w:rFonts w:ascii="Georgia" w:hAnsi="Georgia"/>
                <w:b/>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39718D3" w14:textId="77777777" w:rsidTr="00514BAB">
        <w:tc>
          <w:tcPr>
            <w:tcW w:w="2660" w:type="dxa"/>
          </w:tcPr>
          <w:p w14:paraId="36A8A197" w14:textId="1B73A8A1"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orgUnitTelecom</w:t>
            </w:r>
            <w:proofErr w:type="spellEnd"/>
          </w:p>
        </w:tc>
        <w:tc>
          <w:tcPr>
            <w:tcW w:w="1417" w:type="dxa"/>
          </w:tcPr>
          <w:p w14:paraId="7E4BDCB8" w14:textId="3F18FA1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3F5F67E5" w14:textId="3C3EF06A" w:rsidR="00EA3AAC" w:rsidRPr="00EA3AAC" w:rsidRDefault="00EA3AAC" w:rsidP="00D728C5">
            <w:pPr>
              <w:rPr>
                <w:rFonts w:cs="Arial"/>
                <w:i/>
                <w:szCs w:val="20"/>
              </w:rPr>
            </w:pPr>
            <w:r w:rsidRPr="00EA3AAC">
              <w:rPr>
                <w:szCs w:val="20"/>
              </w:rPr>
              <w:t xml:space="preserve">Telefon till </w:t>
            </w:r>
            <w:r w:rsidRPr="00EA3AAC">
              <w:rPr>
                <w:spacing w:val="-1"/>
                <w:szCs w:val="20"/>
              </w:rPr>
              <w:t>organisationsenhet.</w:t>
            </w:r>
          </w:p>
        </w:tc>
        <w:tc>
          <w:tcPr>
            <w:tcW w:w="1418" w:type="dxa"/>
          </w:tcPr>
          <w:p w14:paraId="4A218924" w14:textId="5599E4D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E824411" w14:textId="77777777" w:rsidTr="00514BAB">
        <w:tc>
          <w:tcPr>
            <w:tcW w:w="2660" w:type="dxa"/>
          </w:tcPr>
          <w:p w14:paraId="1C139F10" w14:textId="0BED70F1"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orgUnitEmail</w:t>
            </w:r>
            <w:proofErr w:type="spellEnd"/>
          </w:p>
        </w:tc>
        <w:tc>
          <w:tcPr>
            <w:tcW w:w="1417" w:type="dxa"/>
          </w:tcPr>
          <w:p w14:paraId="37C9F803" w14:textId="2F1276B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5A3C64B4" w14:textId="72600D0F" w:rsidR="00EA3AAC" w:rsidRPr="00EA3AAC" w:rsidRDefault="00EA3AAC" w:rsidP="00D728C5">
            <w:pPr>
              <w:rPr>
                <w:rFonts w:cs="Arial"/>
                <w:szCs w:val="20"/>
              </w:rPr>
            </w:pPr>
            <w:r w:rsidRPr="00EA3AAC">
              <w:rPr>
                <w:szCs w:val="20"/>
              </w:rPr>
              <w:t xml:space="preserve">Epost till </w:t>
            </w:r>
            <w:r w:rsidRPr="00EA3AAC">
              <w:rPr>
                <w:spacing w:val="-1"/>
                <w:szCs w:val="20"/>
              </w:rPr>
              <w:t>organisationsenhet</w:t>
            </w:r>
            <w:r w:rsidRPr="00EA3AAC">
              <w:rPr>
                <w:szCs w:val="20"/>
              </w:rPr>
              <w:t>.</w:t>
            </w:r>
          </w:p>
        </w:tc>
        <w:tc>
          <w:tcPr>
            <w:tcW w:w="1418" w:type="dxa"/>
          </w:tcPr>
          <w:p w14:paraId="59F03085" w14:textId="69E1F17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1256BC8" w14:textId="77777777" w:rsidTr="00514BAB">
        <w:tc>
          <w:tcPr>
            <w:tcW w:w="2660" w:type="dxa"/>
          </w:tcPr>
          <w:p w14:paraId="74C1BBEC" w14:textId="1BF8FCD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orgUnitAddress</w:t>
            </w:r>
            <w:proofErr w:type="spellEnd"/>
          </w:p>
        </w:tc>
        <w:tc>
          <w:tcPr>
            <w:tcW w:w="1417" w:type="dxa"/>
          </w:tcPr>
          <w:p w14:paraId="4753375B" w14:textId="3A083D5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5E7F8A2E" w14:textId="6926E549" w:rsidR="00EA3AAC" w:rsidRPr="00EA3AAC" w:rsidRDefault="00EA3AAC" w:rsidP="00D728C5">
            <w:pPr>
              <w:rPr>
                <w:rFonts w:cs="Arial"/>
                <w:i/>
                <w:szCs w:val="20"/>
              </w:rPr>
            </w:pPr>
            <w:r w:rsidRPr="00EA3AAC">
              <w:rPr>
                <w:spacing w:val="-1"/>
                <w:szCs w:val="20"/>
              </w:rPr>
              <w:t>Postadress för den organisation som författaren är uppdragstagare vid.</w:t>
            </w:r>
          </w:p>
        </w:tc>
        <w:tc>
          <w:tcPr>
            <w:tcW w:w="1418" w:type="dxa"/>
          </w:tcPr>
          <w:p w14:paraId="5DE4E4AB" w14:textId="14370CD2"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7B183FDE" w14:textId="77777777" w:rsidTr="00514BAB">
        <w:tc>
          <w:tcPr>
            <w:tcW w:w="2660" w:type="dxa"/>
          </w:tcPr>
          <w:p w14:paraId="2B695B15" w14:textId="1EF38BF7"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orgUnitLocation</w:t>
            </w:r>
            <w:proofErr w:type="spellEnd"/>
          </w:p>
        </w:tc>
        <w:tc>
          <w:tcPr>
            <w:tcW w:w="1417" w:type="dxa"/>
          </w:tcPr>
          <w:p w14:paraId="03D8070E" w14:textId="004D34A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1935012" w14:textId="0D6CE550" w:rsidR="00EA3AAC" w:rsidRPr="00EA3AAC" w:rsidRDefault="00EA3AAC" w:rsidP="000F306F">
            <w:pPr>
              <w:rPr>
                <w:rFonts w:cs="Arial"/>
                <w:i/>
                <w:szCs w:val="20"/>
              </w:rPr>
            </w:pPr>
            <w:r w:rsidRPr="00EA3AAC">
              <w:rPr>
                <w:szCs w:val="20"/>
              </w:rPr>
              <w:t>Text som anger namnet p</w:t>
            </w:r>
            <w:r w:rsidR="000F306F">
              <w:rPr>
                <w:szCs w:val="20"/>
              </w:rPr>
              <w:t>å</w:t>
            </w:r>
            <w:r w:rsidRPr="00EA3AAC">
              <w:rPr>
                <w:szCs w:val="20"/>
              </w:rPr>
              <w:t xml:space="preserve"> plats eller ort </w:t>
            </w:r>
            <w:proofErr w:type="spellStart"/>
            <w:r w:rsidRPr="00EA3AAC">
              <w:rPr>
                <w:szCs w:val="20"/>
              </w:rPr>
              <w:t>fo</w:t>
            </w:r>
            <w:r w:rsidRPr="00EA3AAC">
              <w:rPr>
                <w:rFonts w:cs="Georgia"/>
                <w:szCs w:val="20"/>
              </w:rPr>
              <w:t>̈</w:t>
            </w:r>
            <w:r w:rsidRPr="00EA3AAC">
              <w:rPr>
                <w:szCs w:val="20"/>
              </w:rPr>
              <w:t>r</w:t>
            </w:r>
            <w:proofErr w:type="spellEnd"/>
            <w:r w:rsidRPr="00EA3AAC">
              <w:rPr>
                <w:szCs w:val="20"/>
              </w:rPr>
              <w:t xml:space="preserve"> organisationens fysiska placering.</w:t>
            </w:r>
          </w:p>
        </w:tc>
        <w:tc>
          <w:tcPr>
            <w:tcW w:w="1418" w:type="dxa"/>
          </w:tcPr>
          <w:p w14:paraId="5B738DEA" w14:textId="023D8DC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708B16C" w14:textId="77777777" w:rsidTr="00514BAB">
        <w:tc>
          <w:tcPr>
            <w:tcW w:w="2660" w:type="dxa"/>
          </w:tcPr>
          <w:p w14:paraId="3A752797" w14:textId="194CC023" w:rsidR="000F306F" w:rsidRPr="000F306F" w:rsidRDefault="00EA3AAC" w:rsidP="000F306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healthcareProfessional</w:t>
            </w:r>
            <w:r w:rsidRPr="00EA3AAC">
              <w:rPr>
                <w:spacing w:val="-1"/>
                <w:szCs w:val="20"/>
              </w:rPr>
              <w:t>careUnitHSAId</w:t>
            </w:r>
            <w:proofErr w:type="spellEnd"/>
          </w:p>
        </w:tc>
        <w:tc>
          <w:tcPr>
            <w:tcW w:w="1417" w:type="dxa"/>
          </w:tcPr>
          <w:p w14:paraId="3B7CAF10" w14:textId="64A9DAE4" w:rsidR="00EA3AAC" w:rsidRPr="000F306F" w:rsidRDefault="00EA3AAC" w:rsidP="000F306F">
            <w:pPr>
              <w:spacing w:line="229" w:lineRule="exact"/>
              <w:ind w:left="102"/>
              <w:rPr>
                <w:rFonts w:cs="Arial"/>
                <w:szCs w:val="20"/>
              </w:rPr>
            </w:pPr>
            <w:proofErr w:type="spellStart"/>
            <w:r w:rsidRPr="00EA3AAC">
              <w:rPr>
                <w:spacing w:val="-1"/>
                <w:szCs w:val="20"/>
              </w:rPr>
              <w:t>HSAIdType</w:t>
            </w:r>
            <w:proofErr w:type="spellEnd"/>
          </w:p>
        </w:tc>
        <w:tc>
          <w:tcPr>
            <w:tcW w:w="4111" w:type="dxa"/>
          </w:tcPr>
          <w:p w14:paraId="5A494EA6" w14:textId="3073C719" w:rsidR="00EA3AAC" w:rsidRPr="00EA3AAC" w:rsidRDefault="00EA3AAC" w:rsidP="000F306F">
            <w:pPr>
              <w:spacing w:line="229" w:lineRule="exact"/>
              <w:ind w:left="102"/>
              <w:rPr>
                <w:szCs w:val="20"/>
              </w:rPr>
            </w:pPr>
            <w:r w:rsidRPr="00EA3AAC">
              <w:rPr>
                <w:szCs w:val="20"/>
              </w:rPr>
              <w:t>HSA-id för PDL-enhet.</w:t>
            </w:r>
          </w:p>
          <w:p w14:paraId="3954BF2C" w14:textId="18792EA8" w:rsidR="00EA3AAC" w:rsidRPr="00EA3AAC" w:rsidRDefault="00EA3AAC" w:rsidP="00D728C5">
            <w:pPr>
              <w:rPr>
                <w:rFonts w:cs="Arial"/>
                <w:szCs w:val="20"/>
              </w:rPr>
            </w:pPr>
          </w:p>
        </w:tc>
        <w:tc>
          <w:tcPr>
            <w:tcW w:w="1418" w:type="dxa"/>
          </w:tcPr>
          <w:p w14:paraId="0336C3F8" w14:textId="495B164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E98F4C0" w14:textId="77777777" w:rsidTr="00514BAB">
        <w:tc>
          <w:tcPr>
            <w:tcW w:w="2660" w:type="dxa"/>
          </w:tcPr>
          <w:p w14:paraId="7F645397" w14:textId="4672E282"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healthcareProfessional</w:t>
            </w:r>
            <w:r w:rsidRPr="00EA3AAC">
              <w:rPr>
                <w:rFonts w:ascii="Georgia" w:hAnsi="Georgia"/>
                <w:spacing w:val="-1"/>
                <w:sz w:val="20"/>
                <w:szCs w:val="20"/>
              </w:rPr>
              <w:t>careGiverHSAId</w:t>
            </w:r>
            <w:proofErr w:type="spellEnd"/>
          </w:p>
        </w:tc>
        <w:tc>
          <w:tcPr>
            <w:tcW w:w="1417" w:type="dxa"/>
          </w:tcPr>
          <w:p w14:paraId="406875F6" w14:textId="77777777" w:rsidR="00EA3AAC" w:rsidRPr="00EA3AAC" w:rsidRDefault="00EA3AAC" w:rsidP="001542CF">
            <w:pPr>
              <w:spacing w:line="226" w:lineRule="exact"/>
              <w:ind w:left="102"/>
              <w:rPr>
                <w:spacing w:val="-1"/>
                <w:szCs w:val="20"/>
              </w:rPr>
            </w:pPr>
            <w:proofErr w:type="spellStart"/>
            <w:r w:rsidRPr="00EA3AAC">
              <w:rPr>
                <w:spacing w:val="-1"/>
                <w:szCs w:val="20"/>
              </w:rPr>
              <w:t>HSAIdType</w:t>
            </w:r>
            <w:proofErr w:type="spellEnd"/>
          </w:p>
          <w:p w14:paraId="46E7C1C4" w14:textId="186686B1" w:rsidR="00EA3AAC" w:rsidRPr="00EA3AAC" w:rsidRDefault="00EA3AAC" w:rsidP="00514BAB">
            <w:pPr>
              <w:pStyle w:val="TableParagraph"/>
              <w:spacing w:line="226" w:lineRule="exact"/>
              <w:ind w:left="102"/>
              <w:rPr>
                <w:rFonts w:ascii="Georgia" w:hAnsi="Georgia"/>
                <w:i/>
                <w:sz w:val="20"/>
                <w:szCs w:val="20"/>
              </w:rPr>
            </w:pPr>
          </w:p>
        </w:tc>
        <w:tc>
          <w:tcPr>
            <w:tcW w:w="4111" w:type="dxa"/>
          </w:tcPr>
          <w:p w14:paraId="4401440F" w14:textId="028224F4" w:rsidR="00EA3AAC" w:rsidRPr="00EA3AAC" w:rsidRDefault="00EA3AAC" w:rsidP="00D728C5">
            <w:pPr>
              <w:rPr>
                <w:rFonts w:cs="Arial"/>
                <w:i/>
                <w:szCs w:val="20"/>
              </w:rPr>
            </w:pPr>
            <w:r w:rsidRPr="00EA3AAC">
              <w:rPr>
                <w:spacing w:val="-1"/>
                <w:szCs w:val="20"/>
              </w:rPr>
              <w:t xml:space="preserve">HSA-id för vårdgivaren, som är vårdgivare för den enhet som författaren är uppdragstagare vid. </w:t>
            </w:r>
          </w:p>
        </w:tc>
        <w:tc>
          <w:tcPr>
            <w:tcW w:w="1418" w:type="dxa"/>
          </w:tcPr>
          <w:p w14:paraId="7F9CD4B4" w14:textId="55D05C2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FBAD84B" w14:textId="77777777" w:rsidTr="00514BAB">
        <w:tc>
          <w:tcPr>
            <w:tcW w:w="2660" w:type="dxa"/>
          </w:tcPr>
          <w:p w14:paraId="19455DCD" w14:textId="356C8197"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legalAuthenticator</w:t>
            </w:r>
            <w:proofErr w:type="spellEnd"/>
          </w:p>
        </w:tc>
        <w:tc>
          <w:tcPr>
            <w:tcW w:w="1417" w:type="dxa"/>
          </w:tcPr>
          <w:p w14:paraId="152C3374" w14:textId="1EB44F8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LegalAuthenticatorTyp</w:t>
            </w:r>
            <w:r w:rsidRPr="00EA3AAC">
              <w:rPr>
                <w:rFonts w:ascii="Georgia" w:hAnsi="Georgia"/>
                <w:sz w:val="20"/>
                <w:szCs w:val="20"/>
              </w:rPr>
              <w:lastRenderedPageBreak/>
              <w:t>e</w:t>
            </w:r>
            <w:proofErr w:type="spellEnd"/>
          </w:p>
        </w:tc>
        <w:tc>
          <w:tcPr>
            <w:tcW w:w="4111" w:type="dxa"/>
          </w:tcPr>
          <w:p w14:paraId="065BC770" w14:textId="77777777" w:rsidR="00EA3AAC" w:rsidRPr="00EA3AAC" w:rsidRDefault="00EA3AAC" w:rsidP="001542CF">
            <w:pPr>
              <w:spacing w:line="229" w:lineRule="exact"/>
              <w:ind w:left="102"/>
              <w:rPr>
                <w:szCs w:val="20"/>
              </w:rPr>
            </w:pPr>
            <w:r w:rsidRPr="00EA3AAC">
              <w:rPr>
                <w:szCs w:val="20"/>
              </w:rPr>
              <w:lastRenderedPageBreak/>
              <w:t>Information om vem som signerat informationen i dokumentet.</w:t>
            </w:r>
          </w:p>
          <w:p w14:paraId="5BBEA289" w14:textId="5CBE5146" w:rsidR="00EA3AAC" w:rsidRPr="00EA3AAC" w:rsidRDefault="00EA3AAC" w:rsidP="00D728C5">
            <w:pPr>
              <w:rPr>
                <w:rFonts w:cs="Arial"/>
                <w:i/>
                <w:szCs w:val="20"/>
              </w:rPr>
            </w:pPr>
          </w:p>
        </w:tc>
        <w:tc>
          <w:tcPr>
            <w:tcW w:w="1418" w:type="dxa"/>
          </w:tcPr>
          <w:p w14:paraId="3B6E40DB" w14:textId="09FEBB8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lastRenderedPageBreak/>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26306B0" w14:textId="77777777" w:rsidTr="00514BAB">
        <w:tc>
          <w:tcPr>
            <w:tcW w:w="2660" w:type="dxa"/>
          </w:tcPr>
          <w:p w14:paraId="36C8B4EB" w14:textId="0C6DDBFB"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lastRenderedPageBreak/>
              <w:t>..</w:t>
            </w:r>
            <w:proofErr w:type="gramEnd"/>
            <w:r w:rsidRPr="00EA3AAC">
              <w:rPr>
                <w:rFonts w:ascii="Georgia" w:hAnsi="Georgia"/>
                <w:sz w:val="20"/>
                <w:szCs w:val="20"/>
              </w:rPr>
              <w:t>/../../</w:t>
            </w:r>
            <w:proofErr w:type="spellStart"/>
            <w:r w:rsidRPr="00EA3AAC">
              <w:rPr>
                <w:rFonts w:ascii="Georgia" w:hAnsi="Georgia"/>
                <w:sz w:val="20"/>
                <w:szCs w:val="20"/>
              </w:rPr>
              <w:t>signatureTime</w:t>
            </w:r>
            <w:proofErr w:type="spellEnd"/>
          </w:p>
        </w:tc>
        <w:tc>
          <w:tcPr>
            <w:tcW w:w="1417" w:type="dxa"/>
          </w:tcPr>
          <w:p w14:paraId="4CD17B81" w14:textId="6D9CD1CC"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TimeStampType</w:t>
            </w:r>
            <w:proofErr w:type="spellEnd"/>
          </w:p>
        </w:tc>
        <w:tc>
          <w:tcPr>
            <w:tcW w:w="4111" w:type="dxa"/>
          </w:tcPr>
          <w:p w14:paraId="1B7BDF6E" w14:textId="34295FFE" w:rsidR="00EA3AAC" w:rsidRPr="00EA3AAC" w:rsidRDefault="00EA3AAC" w:rsidP="00D728C5">
            <w:pPr>
              <w:rPr>
                <w:rFonts w:cs="Arial"/>
                <w:i/>
                <w:szCs w:val="20"/>
              </w:rPr>
            </w:pPr>
            <w:r w:rsidRPr="00EA3AAC">
              <w:rPr>
                <w:szCs w:val="20"/>
              </w:rPr>
              <w:t>Tidpunkt för signering.</w:t>
            </w:r>
          </w:p>
        </w:tc>
        <w:tc>
          <w:tcPr>
            <w:tcW w:w="1418" w:type="dxa"/>
          </w:tcPr>
          <w:p w14:paraId="7A373116" w14:textId="325467D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2C1E437" w14:textId="77777777" w:rsidTr="00514BAB">
        <w:tc>
          <w:tcPr>
            <w:tcW w:w="2660" w:type="dxa"/>
          </w:tcPr>
          <w:p w14:paraId="6B714B91" w14:textId="6B218C42"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legalAuthenticatorHSAId</w:t>
            </w:r>
            <w:proofErr w:type="spellEnd"/>
          </w:p>
        </w:tc>
        <w:tc>
          <w:tcPr>
            <w:tcW w:w="1417" w:type="dxa"/>
          </w:tcPr>
          <w:p w14:paraId="746CF5FB" w14:textId="010EAD4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HSAIdType</w:t>
            </w:r>
            <w:proofErr w:type="spellEnd"/>
          </w:p>
        </w:tc>
        <w:tc>
          <w:tcPr>
            <w:tcW w:w="4111" w:type="dxa"/>
          </w:tcPr>
          <w:p w14:paraId="13258537" w14:textId="2B1B170D" w:rsidR="00EA3AAC" w:rsidRPr="00EA3AAC" w:rsidRDefault="00EA3AAC" w:rsidP="00D728C5">
            <w:pPr>
              <w:rPr>
                <w:rFonts w:cs="Arial"/>
                <w:i/>
                <w:szCs w:val="20"/>
              </w:rPr>
            </w:pPr>
            <w:r w:rsidRPr="00EA3AAC">
              <w:rPr>
                <w:szCs w:val="20"/>
              </w:rPr>
              <w:t>HSA-id för person som signerat dokumentet.</w:t>
            </w:r>
          </w:p>
        </w:tc>
        <w:tc>
          <w:tcPr>
            <w:tcW w:w="1418" w:type="dxa"/>
          </w:tcPr>
          <w:p w14:paraId="2174392B" w14:textId="49500A6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1B1E4C4B" w14:textId="77777777" w:rsidTr="00514BAB">
        <w:tc>
          <w:tcPr>
            <w:tcW w:w="2660" w:type="dxa"/>
          </w:tcPr>
          <w:p w14:paraId="316FB0D0" w14:textId="0E8AE4A5" w:rsidR="00EA3AAC" w:rsidRPr="000F306F" w:rsidRDefault="00EA3AAC" w:rsidP="000F306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legalAuthenticatorName</w:t>
            </w:r>
            <w:proofErr w:type="spellEnd"/>
          </w:p>
        </w:tc>
        <w:tc>
          <w:tcPr>
            <w:tcW w:w="1417" w:type="dxa"/>
          </w:tcPr>
          <w:p w14:paraId="24DED6FC" w14:textId="582341A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13EA3699" w14:textId="5B9A90B0" w:rsidR="00EA3AAC" w:rsidRPr="00EA3AAC" w:rsidRDefault="00EA3AAC" w:rsidP="00D728C5">
            <w:pPr>
              <w:rPr>
                <w:rFonts w:cs="Arial"/>
                <w:i/>
                <w:szCs w:val="20"/>
              </w:rPr>
            </w:pPr>
            <w:r w:rsidRPr="00EA3AAC">
              <w:rPr>
                <w:szCs w:val="20"/>
              </w:rPr>
              <w:t>Namnen i klartext för signerande person.</w:t>
            </w:r>
          </w:p>
        </w:tc>
        <w:tc>
          <w:tcPr>
            <w:tcW w:w="1418" w:type="dxa"/>
          </w:tcPr>
          <w:p w14:paraId="1B3D5623" w14:textId="53AD94C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50A0C7DE" w14:textId="77777777" w:rsidTr="00514BAB">
        <w:tc>
          <w:tcPr>
            <w:tcW w:w="2660" w:type="dxa"/>
          </w:tcPr>
          <w:p w14:paraId="4531F5F4"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pacing w:val="-1"/>
                <w:szCs w:val="20"/>
              </w:rPr>
              <w:t>approvedForPatient</w:t>
            </w:r>
            <w:proofErr w:type="spellEnd"/>
          </w:p>
          <w:p w14:paraId="7F4C7AE1" w14:textId="27E063FB" w:rsidR="00EA3AAC" w:rsidRPr="00EA3AAC" w:rsidRDefault="00EA3AAC" w:rsidP="00514BAB">
            <w:pPr>
              <w:pStyle w:val="TableParagraph"/>
              <w:spacing w:line="229" w:lineRule="exact"/>
              <w:ind w:left="102"/>
              <w:rPr>
                <w:rFonts w:ascii="Georgia" w:hAnsi="Georgia"/>
                <w:sz w:val="20"/>
                <w:szCs w:val="20"/>
              </w:rPr>
            </w:pPr>
          </w:p>
        </w:tc>
        <w:tc>
          <w:tcPr>
            <w:tcW w:w="1417" w:type="dxa"/>
          </w:tcPr>
          <w:p w14:paraId="28B5730D" w14:textId="77777777" w:rsidR="00EA3AAC" w:rsidRPr="00EA3AAC" w:rsidRDefault="00EA3AAC" w:rsidP="001542CF">
            <w:pPr>
              <w:spacing w:line="229" w:lineRule="exact"/>
              <w:ind w:left="102"/>
              <w:rPr>
                <w:rFonts w:cs="Arial"/>
                <w:color w:val="FF0000"/>
                <w:szCs w:val="20"/>
              </w:rPr>
            </w:pPr>
            <w:proofErr w:type="spellStart"/>
            <w:r w:rsidRPr="00EA3AAC">
              <w:rPr>
                <w:szCs w:val="20"/>
              </w:rPr>
              <w:t>boolean</w:t>
            </w:r>
            <w:proofErr w:type="spellEnd"/>
          </w:p>
          <w:p w14:paraId="3412F33D" w14:textId="6D9929AB"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560A3B68" w14:textId="21A33DE9" w:rsidR="00EA3AAC" w:rsidRPr="000F306F" w:rsidRDefault="00EA3AAC" w:rsidP="000F306F">
            <w:pPr>
              <w:spacing w:line="226" w:lineRule="exact"/>
              <w:ind w:left="102"/>
              <w:rPr>
                <w:spacing w:val="-1"/>
                <w:szCs w:val="20"/>
              </w:rPr>
            </w:pPr>
            <w:r w:rsidRPr="00EA3AAC">
              <w:rPr>
                <w:spacing w:val="-1"/>
                <w:szCs w:val="20"/>
              </w:rPr>
              <w:t xml:space="preserve">Anger om information får delas till patient. Värdet sätts i sådant fall till </w:t>
            </w:r>
            <w:proofErr w:type="spellStart"/>
            <w:r w:rsidRPr="00EA3AAC">
              <w:rPr>
                <w:spacing w:val="-1"/>
                <w:szCs w:val="20"/>
              </w:rPr>
              <w:t>true</w:t>
            </w:r>
            <w:proofErr w:type="spellEnd"/>
            <w:r w:rsidRPr="00EA3AAC">
              <w:rPr>
                <w:spacing w:val="-1"/>
                <w:szCs w:val="20"/>
              </w:rPr>
              <w:t xml:space="preserve">, i annat fall till </w:t>
            </w:r>
            <w:proofErr w:type="spellStart"/>
            <w:r w:rsidRPr="00EA3AAC">
              <w:rPr>
                <w:spacing w:val="-1"/>
                <w:szCs w:val="20"/>
              </w:rPr>
              <w:t>false</w:t>
            </w:r>
            <w:proofErr w:type="spellEnd"/>
            <w:r w:rsidRPr="00EA3AAC">
              <w:rPr>
                <w:spacing w:val="-1"/>
                <w:szCs w:val="20"/>
              </w:rPr>
              <w:t xml:space="preserve">. </w:t>
            </w:r>
          </w:p>
        </w:tc>
        <w:tc>
          <w:tcPr>
            <w:tcW w:w="1418" w:type="dxa"/>
          </w:tcPr>
          <w:p w14:paraId="6195F339" w14:textId="562C866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CC3E9B9" w14:textId="77777777" w:rsidTr="00514BAB">
        <w:tc>
          <w:tcPr>
            <w:tcW w:w="2660" w:type="dxa"/>
          </w:tcPr>
          <w:p w14:paraId="18FD3ABF" w14:textId="052D117C"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pacing w:val="-1"/>
                <w:sz w:val="20"/>
                <w:szCs w:val="20"/>
              </w:rPr>
              <w:t>careContactId</w:t>
            </w:r>
            <w:proofErr w:type="spellEnd"/>
          </w:p>
        </w:tc>
        <w:tc>
          <w:tcPr>
            <w:tcW w:w="1417" w:type="dxa"/>
          </w:tcPr>
          <w:p w14:paraId="45C36FE0" w14:textId="2D04836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5A7D0F1" w14:textId="21312F6E" w:rsidR="00EA3AAC" w:rsidRPr="00EA3AAC" w:rsidRDefault="00EA3AAC" w:rsidP="00D728C5">
            <w:pPr>
              <w:rPr>
                <w:rFonts w:cs="Arial"/>
                <w:i/>
                <w:szCs w:val="20"/>
              </w:rPr>
            </w:pPr>
            <w:r w:rsidRPr="00EA3AAC">
              <w:rPr>
                <w:spacing w:val="-1"/>
                <w:szCs w:val="20"/>
              </w:rPr>
              <w:t>Identitetet för den vård- och omsorgskontakt som föranlett den information som omfattas av dokumentet. Identiteten är unik inom källsystemet.</w:t>
            </w:r>
          </w:p>
        </w:tc>
        <w:tc>
          <w:tcPr>
            <w:tcW w:w="1418" w:type="dxa"/>
          </w:tcPr>
          <w:p w14:paraId="4207B552" w14:textId="76F546D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F68D7A1" w14:textId="77777777" w:rsidTr="001C604C">
        <w:tc>
          <w:tcPr>
            <w:tcW w:w="2660" w:type="dxa"/>
            <w:shd w:val="clear" w:color="auto" w:fill="D9D9D9" w:themeFill="background1" w:themeFillShade="D9"/>
          </w:tcPr>
          <w:p w14:paraId="37BF8AC5" w14:textId="3AAC2CBB"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rheumatoidArthritisBody</w:t>
            </w:r>
            <w:proofErr w:type="spellEnd"/>
          </w:p>
        </w:tc>
        <w:tc>
          <w:tcPr>
            <w:tcW w:w="1417" w:type="dxa"/>
            <w:shd w:val="clear" w:color="auto" w:fill="D9D9D9" w:themeFill="background1" w:themeFillShade="D9"/>
          </w:tcPr>
          <w:p w14:paraId="4A3B6B9A" w14:textId="7A3CCE6F"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RheumatoidArthritis</w:t>
            </w:r>
            <w:r w:rsidRPr="00EA3AAC">
              <w:rPr>
                <w:rFonts w:ascii="Georgia" w:hAnsi="Georgia"/>
                <w:spacing w:val="-1"/>
                <w:sz w:val="20"/>
                <w:szCs w:val="20"/>
              </w:rPr>
              <w:t>BodyType</w:t>
            </w:r>
            <w:proofErr w:type="spellEnd"/>
          </w:p>
        </w:tc>
        <w:tc>
          <w:tcPr>
            <w:tcW w:w="4111" w:type="dxa"/>
            <w:shd w:val="clear" w:color="auto" w:fill="D9D9D9" w:themeFill="background1" w:themeFillShade="D9"/>
          </w:tcPr>
          <w:p w14:paraId="649BCA16" w14:textId="02ECFE6F" w:rsidR="00EA3AAC" w:rsidRPr="00EA3AAC" w:rsidRDefault="00EA3AAC" w:rsidP="00D728C5">
            <w:pPr>
              <w:rPr>
                <w:rFonts w:cs="Arial"/>
                <w:i/>
                <w:szCs w:val="20"/>
              </w:rPr>
            </w:pPr>
          </w:p>
        </w:tc>
        <w:tc>
          <w:tcPr>
            <w:tcW w:w="1418" w:type="dxa"/>
            <w:shd w:val="clear" w:color="auto" w:fill="D9D9D9" w:themeFill="background1" w:themeFillShade="D9"/>
          </w:tcPr>
          <w:p w14:paraId="47A49159" w14:textId="09C863A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B3798C" w14:textId="77777777" w:rsidTr="001C604C">
        <w:tc>
          <w:tcPr>
            <w:tcW w:w="2660" w:type="dxa"/>
            <w:shd w:val="clear" w:color="auto" w:fill="D9D9D9" w:themeFill="background1" w:themeFillShade="D9"/>
          </w:tcPr>
          <w:p w14:paraId="4EA02F59" w14:textId="67A2A8CB"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patientVariables</w:t>
            </w:r>
            <w:proofErr w:type="spellEnd"/>
          </w:p>
        </w:tc>
        <w:tc>
          <w:tcPr>
            <w:tcW w:w="1417" w:type="dxa"/>
            <w:shd w:val="clear" w:color="auto" w:fill="D9D9D9" w:themeFill="background1" w:themeFillShade="D9"/>
          </w:tcPr>
          <w:p w14:paraId="72454E55" w14:textId="6632725F"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PatientVariablesType</w:t>
            </w:r>
            <w:proofErr w:type="spellEnd"/>
          </w:p>
        </w:tc>
        <w:tc>
          <w:tcPr>
            <w:tcW w:w="4111" w:type="dxa"/>
            <w:shd w:val="clear" w:color="auto" w:fill="D9D9D9" w:themeFill="background1" w:themeFillShade="D9"/>
          </w:tcPr>
          <w:p w14:paraId="67DB0D62" w14:textId="385AA5AA" w:rsidR="00EA3AAC" w:rsidRPr="00EA3AAC" w:rsidRDefault="00EA3AAC" w:rsidP="00D728C5">
            <w:pPr>
              <w:rPr>
                <w:rFonts w:cs="Arial"/>
                <w:i/>
                <w:szCs w:val="20"/>
              </w:rPr>
            </w:pPr>
            <w:r w:rsidRPr="00EA3AAC">
              <w:rPr>
                <w:spacing w:val="-1"/>
                <w:szCs w:val="20"/>
              </w:rPr>
              <w:t>Information från patienten.</w:t>
            </w:r>
          </w:p>
        </w:tc>
        <w:tc>
          <w:tcPr>
            <w:tcW w:w="1418" w:type="dxa"/>
            <w:shd w:val="clear" w:color="auto" w:fill="D9D9D9" w:themeFill="background1" w:themeFillShade="D9"/>
          </w:tcPr>
          <w:p w14:paraId="599D6834" w14:textId="08924DF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2CD30A7" w14:textId="77777777" w:rsidTr="00514BAB">
        <w:tc>
          <w:tcPr>
            <w:tcW w:w="2660" w:type="dxa"/>
          </w:tcPr>
          <w:p w14:paraId="13CA4C30" w14:textId="6FC5C316"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workAbility</w:t>
            </w:r>
            <w:proofErr w:type="spellEnd"/>
          </w:p>
        </w:tc>
        <w:tc>
          <w:tcPr>
            <w:tcW w:w="1417" w:type="dxa"/>
          </w:tcPr>
          <w:p w14:paraId="52D998BD" w14:textId="10DA125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00C5798F" w14:textId="18FE4416" w:rsidR="00EA3AAC" w:rsidRPr="00EA3AAC" w:rsidRDefault="00EA3AAC" w:rsidP="00D728C5">
            <w:pPr>
              <w:rPr>
                <w:rFonts w:cs="Arial"/>
                <w:i/>
                <w:szCs w:val="20"/>
              </w:rPr>
            </w:pPr>
            <w:r w:rsidRPr="00EA3AAC">
              <w:rPr>
                <w:spacing w:val="-1"/>
                <w:szCs w:val="20"/>
              </w:rPr>
              <w:t>Patientens arbetsförmåga. Beskrivs med hur många timmar patienten arbetar i förhållande till hur många timmar patientens anställning är.</w:t>
            </w:r>
          </w:p>
        </w:tc>
        <w:tc>
          <w:tcPr>
            <w:tcW w:w="1418" w:type="dxa"/>
          </w:tcPr>
          <w:p w14:paraId="32D50FD5" w14:textId="6D86C77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D2323D" w14:textId="77777777" w:rsidTr="00514BAB">
        <w:tc>
          <w:tcPr>
            <w:tcW w:w="2660" w:type="dxa"/>
          </w:tcPr>
          <w:p w14:paraId="6619C9F1" w14:textId="669F51BC"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globalHealth</w:t>
            </w:r>
            <w:proofErr w:type="spellEnd"/>
          </w:p>
        </w:tc>
        <w:tc>
          <w:tcPr>
            <w:tcW w:w="1417" w:type="dxa"/>
          </w:tcPr>
          <w:p w14:paraId="06650576" w14:textId="090F7EFA"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6C8F2A59" w14:textId="328702F4" w:rsidR="00EA3AAC" w:rsidRPr="00EA3AAC" w:rsidRDefault="00EA3AAC" w:rsidP="00D728C5">
            <w:pPr>
              <w:rPr>
                <w:rFonts w:cs="Arial"/>
                <w:i/>
                <w:szCs w:val="20"/>
                <w:lang w:val="en-US"/>
              </w:rPr>
            </w:pPr>
            <w:r w:rsidRPr="00EA3AAC">
              <w:rPr>
                <w:spacing w:val="-1"/>
                <w:szCs w:val="20"/>
                <w:lang w:val="en-US"/>
              </w:rPr>
              <w:t xml:space="preserve">Global health of patient. </w:t>
            </w:r>
            <w:proofErr w:type="spellStart"/>
            <w:r w:rsidRPr="00EA3AAC">
              <w:rPr>
                <w:spacing w:val="-1"/>
                <w:szCs w:val="20"/>
                <w:lang w:val="en-US"/>
              </w:rPr>
              <w:t>Värdemängd</w:t>
            </w:r>
            <w:proofErr w:type="spellEnd"/>
            <w:r w:rsidRPr="00EA3AAC">
              <w:rPr>
                <w:spacing w:val="-1"/>
                <w:szCs w:val="20"/>
                <w:lang w:val="en-US"/>
              </w:rPr>
              <w:t>: 0-100.</w:t>
            </w:r>
          </w:p>
        </w:tc>
        <w:tc>
          <w:tcPr>
            <w:tcW w:w="1418" w:type="dxa"/>
          </w:tcPr>
          <w:p w14:paraId="4B589829" w14:textId="0089251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2CC1B5E" w14:textId="77777777" w:rsidTr="00514BAB">
        <w:tc>
          <w:tcPr>
            <w:tcW w:w="2660" w:type="dxa"/>
          </w:tcPr>
          <w:p w14:paraId="10675595" w14:textId="28605353"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/../../pain</w:t>
            </w:r>
          </w:p>
        </w:tc>
        <w:tc>
          <w:tcPr>
            <w:tcW w:w="1417" w:type="dxa"/>
          </w:tcPr>
          <w:p w14:paraId="674AE17C" w14:textId="12694F94" w:rsidR="00EA3AAC" w:rsidRPr="00EA3AAC" w:rsidRDefault="00EA3AAC" w:rsidP="00514BAB">
            <w:pPr>
              <w:pStyle w:val="TableParagraph"/>
              <w:spacing w:line="226" w:lineRule="exact"/>
              <w:ind w:left="102"/>
              <w:rPr>
                <w:rFonts w:ascii="Georgia" w:hAnsi="Georgia" w:cs="Arial"/>
                <w:color w:val="000000"/>
                <w:sz w:val="20"/>
                <w:szCs w:val="20"/>
                <w:lang w:eastAsia="sv-SE"/>
              </w:rPr>
            </w:pPr>
            <w:proofErr w:type="spellStart"/>
            <w:r w:rsidRPr="00EA3AAC">
              <w:rPr>
                <w:rFonts w:ascii="Georgia" w:hAnsi="Georgia"/>
                <w:sz w:val="20"/>
                <w:szCs w:val="20"/>
              </w:rPr>
              <w:t>integer</w:t>
            </w:r>
            <w:proofErr w:type="spellEnd"/>
          </w:p>
        </w:tc>
        <w:tc>
          <w:tcPr>
            <w:tcW w:w="4111" w:type="dxa"/>
          </w:tcPr>
          <w:p w14:paraId="3EB94044" w14:textId="19C13C9C" w:rsidR="00EA3AAC" w:rsidRPr="00EA3AAC" w:rsidRDefault="00EA3AAC" w:rsidP="00D728C5">
            <w:pPr>
              <w:rPr>
                <w:rFonts w:cs="Arial"/>
                <w:szCs w:val="20"/>
              </w:rPr>
            </w:pPr>
            <w:r w:rsidRPr="00EA3AAC">
              <w:rPr>
                <w:spacing w:val="-1"/>
                <w:szCs w:val="20"/>
              </w:rPr>
              <w:t xml:space="preserve">Patientens uppfattning rörande </w:t>
            </w:r>
            <w:r>
              <w:rPr>
                <w:spacing w:val="-1"/>
                <w:szCs w:val="20"/>
              </w:rPr>
              <w:t xml:space="preserve">sin </w:t>
            </w:r>
            <w:r w:rsidRPr="00EA3AAC">
              <w:rPr>
                <w:spacing w:val="-1"/>
                <w:szCs w:val="20"/>
              </w:rPr>
              <w:t>smärta. Värdemängd: 0-100.</w:t>
            </w:r>
          </w:p>
        </w:tc>
        <w:tc>
          <w:tcPr>
            <w:tcW w:w="1418" w:type="dxa"/>
          </w:tcPr>
          <w:p w14:paraId="63E351F5" w14:textId="49988B3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379ED0C" w14:textId="77777777" w:rsidTr="00514BAB">
        <w:tc>
          <w:tcPr>
            <w:tcW w:w="2660" w:type="dxa"/>
          </w:tcPr>
          <w:p w14:paraId="5D023A74" w14:textId="7C21A474"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/../../eq5dIndexValue</w:t>
            </w:r>
          </w:p>
        </w:tc>
        <w:tc>
          <w:tcPr>
            <w:tcW w:w="1417" w:type="dxa"/>
          </w:tcPr>
          <w:p w14:paraId="39896CDA" w14:textId="31AEF06D"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float</w:t>
            </w:r>
          </w:p>
        </w:tc>
        <w:tc>
          <w:tcPr>
            <w:tcW w:w="4111" w:type="dxa"/>
          </w:tcPr>
          <w:p w14:paraId="6821B292" w14:textId="1F4A49DC" w:rsidR="00EA3AAC" w:rsidRPr="00EA3AAC" w:rsidRDefault="00EA3AAC" w:rsidP="00D728C5">
            <w:pPr>
              <w:rPr>
                <w:rFonts w:cs="Arial"/>
                <w:i/>
                <w:szCs w:val="20"/>
              </w:rPr>
            </w:pPr>
            <w:r w:rsidRPr="00EA3AAC">
              <w:rPr>
                <w:spacing w:val="-1"/>
                <w:szCs w:val="20"/>
                <w:lang w:val="en-US"/>
              </w:rPr>
              <w:t xml:space="preserve">EuroQol-5 Dimension Questionnaire (EQ-5D). </w:t>
            </w:r>
            <w:r w:rsidRPr="00EA3AAC">
              <w:rPr>
                <w:spacing w:val="-1"/>
                <w:szCs w:val="20"/>
              </w:rPr>
              <w:t>Värdemängd: -0,594–1.</w:t>
            </w:r>
          </w:p>
        </w:tc>
        <w:tc>
          <w:tcPr>
            <w:tcW w:w="1418" w:type="dxa"/>
          </w:tcPr>
          <w:p w14:paraId="6FCC80E6" w14:textId="0000429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B272E87" w14:textId="77777777" w:rsidTr="00514BAB">
        <w:tc>
          <w:tcPr>
            <w:tcW w:w="2660" w:type="dxa"/>
          </w:tcPr>
          <w:p w14:paraId="4022969F" w14:textId="25080B4D"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healthAssessmentQuestionnaireScore</w:t>
            </w:r>
            <w:proofErr w:type="spellEnd"/>
          </w:p>
        </w:tc>
        <w:tc>
          <w:tcPr>
            <w:tcW w:w="1417" w:type="dxa"/>
          </w:tcPr>
          <w:p w14:paraId="09F92EE7" w14:textId="40A65E65"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float</w:t>
            </w:r>
          </w:p>
        </w:tc>
        <w:tc>
          <w:tcPr>
            <w:tcW w:w="4111" w:type="dxa"/>
          </w:tcPr>
          <w:p w14:paraId="3788FEED" w14:textId="49800CA7" w:rsidR="00EA3AAC" w:rsidRPr="00EA3AAC" w:rsidRDefault="00EA3AAC" w:rsidP="00D728C5">
            <w:pPr>
              <w:rPr>
                <w:rFonts w:cs="Arial"/>
                <w:i/>
                <w:szCs w:val="20"/>
                <w:lang w:val="en-US"/>
              </w:rPr>
            </w:pPr>
            <w:r w:rsidRPr="00EA3AAC">
              <w:rPr>
                <w:spacing w:val="-1"/>
                <w:szCs w:val="20"/>
                <w:lang w:val="en-US"/>
              </w:rPr>
              <w:t xml:space="preserve">Health Assessment Questionnaire (HAQ). </w:t>
            </w:r>
            <w:proofErr w:type="spellStart"/>
            <w:r w:rsidRPr="00EA3AAC">
              <w:rPr>
                <w:spacing w:val="-1"/>
                <w:szCs w:val="20"/>
                <w:lang w:val="en-US"/>
              </w:rPr>
              <w:t>Värdemängd</w:t>
            </w:r>
            <w:proofErr w:type="spellEnd"/>
            <w:r w:rsidRPr="00EA3AAC">
              <w:rPr>
                <w:spacing w:val="-1"/>
                <w:szCs w:val="20"/>
                <w:lang w:val="en-US"/>
              </w:rPr>
              <w:t>: 0-3.</w:t>
            </w:r>
          </w:p>
        </w:tc>
        <w:tc>
          <w:tcPr>
            <w:tcW w:w="1418" w:type="dxa"/>
          </w:tcPr>
          <w:p w14:paraId="1DA8ADFB" w14:textId="507232D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84D6662" w14:textId="77777777" w:rsidTr="00514BAB">
        <w:tc>
          <w:tcPr>
            <w:tcW w:w="2660" w:type="dxa"/>
          </w:tcPr>
          <w:p w14:paraId="3F220610" w14:textId="48154995"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/../../tenderJoints28</w:t>
            </w:r>
          </w:p>
        </w:tc>
        <w:tc>
          <w:tcPr>
            <w:tcW w:w="1417" w:type="dxa"/>
          </w:tcPr>
          <w:p w14:paraId="174F5B5F" w14:textId="73B4AD0C" w:rsidR="00EA3AAC" w:rsidRPr="00EA3AAC" w:rsidRDefault="00EA3AAC" w:rsidP="00514BAB">
            <w:pPr>
              <w:pStyle w:val="TableParagraph"/>
              <w:spacing w:line="226" w:lineRule="exact"/>
              <w:ind w:left="102"/>
              <w:rPr>
                <w:rFonts w:ascii="Georgia" w:hAnsi="Georgia"/>
                <w:sz w:val="20"/>
                <w:szCs w:val="20"/>
                <w:lang w:val="en-GB"/>
              </w:rPr>
            </w:pPr>
            <w:proofErr w:type="spellStart"/>
            <w:r w:rsidRPr="00EA3AAC">
              <w:rPr>
                <w:rFonts w:ascii="Georgia" w:hAnsi="Georgia"/>
                <w:sz w:val="20"/>
                <w:szCs w:val="20"/>
              </w:rPr>
              <w:t>integer</w:t>
            </w:r>
            <w:proofErr w:type="spellEnd"/>
          </w:p>
        </w:tc>
        <w:tc>
          <w:tcPr>
            <w:tcW w:w="4111" w:type="dxa"/>
          </w:tcPr>
          <w:p w14:paraId="5A7110E5" w14:textId="755F8FFB" w:rsidR="00EA3AAC" w:rsidRPr="00EA3AAC" w:rsidRDefault="00EA3AAC" w:rsidP="00D728C5">
            <w:pPr>
              <w:rPr>
                <w:rFonts w:cs="Arial"/>
                <w:szCs w:val="20"/>
              </w:rPr>
            </w:pPr>
            <w:r w:rsidRPr="00EA3AAC">
              <w:rPr>
                <w:spacing w:val="-1"/>
                <w:szCs w:val="20"/>
              </w:rPr>
              <w:t>Tender joints 28. Antal ömma leder av 28. Värdemängd: 0-28.</w:t>
            </w:r>
          </w:p>
        </w:tc>
        <w:tc>
          <w:tcPr>
            <w:tcW w:w="1418" w:type="dxa"/>
          </w:tcPr>
          <w:p w14:paraId="3EA202AC" w14:textId="6E237C4D"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98A07CE" w14:textId="77777777" w:rsidTr="00514BAB">
        <w:tc>
          <w:tcPr>
            <w:tcW w:w="2660" w:type="dxa"/>
          </w:tcPr>
          <w:p w14:paraId="27BAD034" w14:textId="62649A5F"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/../../swollenJoints28</w:t>
            </w:r>
          </w:p>
        </w:tc>
        <w:tc>
          <w:tcPr>
            <w:tcW w:w="1417" w:type="dxa"/>
          </w:tcPr>
          <w:p w14:paraId="44D23375" w14:textId="488306DA"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integer</w:t>
            </w:r>
            <w:proofErr w:type="spellEnd"/>
          </w:p>
        </w:tc>
        <w:tc>
          <w:tcPr>
            <w:tcW w:w="4111" w:type="dxa"/>
          </w:tcPr>
          <w:p w14:paraId="4F0CDDCE" w14:textId="65AAB8F4" w:rsidR="00EA3AAC" w:rsidRPr="00EA3AAC" w:rsidRDefault="00EA3AAC" w:rsidP="00D728C5">
            <w:pPr>
              <w:rPr>
                <w:rFonts w:cs="Arial"/>
                <w:i/>
                <w:szCs w:val="20"/>
              </w:rPr>
            </w:pPr>
            <w:proofErr w:type="spellStart"/>
            <w:r w:rsidRPr="00EA3AAC">
              <w:rPr>
                <w:spacing w:val="-1"/>
                <w:szCs w:val="20"/>
              </w:rPr>
              <w:t>Swollen</w:t>
            </w:r>
            <w:proofErr w:type="spellEnd"/>
            <w:r w:rsidRPr="00EA3AAC">
              <w:rPr>
                <w:spacing w:val="-1"/>
                <w:szCs w:val="20"/>
              </w:rPr>
              <w:t xml:space="preserve"> joints 28. Antal svullna leder av 28. Värdemängd: 0-28.</w:t>
            </w:r>
          </w:p>
        </w:tc>
        <w:tc>
          <w:tcPr>
            <w:tcW w:w="1418" w:type="dxa"/>
          </w:tcPr>
          <w:p w14:paraId="3BA5FA8F" w14:textId="618647B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E7EE89A" w14:textId="77777777" w:rsidTr="001C604C">
        <w:tc>
          <w:tcPr>
            <w:tcW w:w="2660" w:type="dxa"/>
            <w:shd w:val="clear" w:color="auto" w:fill="D9D9D9" w:themeFill="background1" w:themeFillShade="D9"/>
          </w:tcPr>
          <w:p w14:paraId="4F1704CA" w14:textId="777A714D"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physiciansVariables</w:t>
            </w:r>
            <w:proofErr w:type="spellEnd"/>
          </w:p>
        </w:tc>
        <w:tc>
          <w:tcPr>
            <w:tcW w:w="1417" w:type="dxa"/>
            <w:shd w:val="clear" w:color="auto" w:fill="D9D9D9" w:themeFill="background1" w:themeFillShade="D9"/>
          </w:tcPr>
          <w:p w14:paraId="411F9AF1" w14:textId="2F5982CC"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PhysiciansVariablesType</w:t>
            </w:r>
            <w:proofErr w:type="spellEnd"/>
          </w:p>
        </w:tc>
        <w:tc>
          <w:tcPr>
            <w:tcW w:w="4111" w:type="dxa"/>
            <w:shd w:val="clear" w:color="auto" w:fill="D9D9D9" w:themeFill="background1" w:themeFillShade="D9"/>
          </w:tcPr>
          <w:p w14:paraId="7487D60E" w14:textId="17FB8E46" w:rsidR="00EA3AAC" w:rsidRPr="00EA3AAC" w:rsidRDefault="00EA3AAC" w:rsidP="00D728C5">
            <w:pPr>
              <w:rPr>
                <w:rFonts w:cs="Arial"/>
                <w:i/>
                <w:szCs w:val="20"/>
              </w:rPr>
            </w:pPr>
            <w:r w:rsidRPr="00EA3AAC">
              <w:rPr>
                <w:spacing w:val="-1"/>
                <w:szCs w:val="20"/>
              </w:rPr>
              <w:t>Information från läkaren.</w:t>
            </w:r>
          </w:p>
        </w:tc>
        <w:tc>
          <w:tcPr>
            <w:tcW w:w="1418" w:type="dxa"/>
            <w:shd w:val="clear" w:color="auto" w:fill="D9D9D9" w:themeFill="background1" w:themeFillShade="D9"/>
          </w:tcPr>
          <w:p w14:paraId="1A2BD45E" w14:textId="288DD5D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B03C8AE" w14:textId="77777777" w:rsidTr="00514BAB">
        <w:tc>
          <w:tcPr>
            <w:tcW w:w="2660" w:type="dxa"/>
          </w:tcPr>
          <w:p w14:paraId="69F98D3A" w14:textId="64508A37"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physiciansGlobal</w:t>
            </w:r>
            <w:proofErr w:type="spellEnd"/>
          </w:p>
        </w:tc>
        <w:tc>
          <w:tcPr>
            <w:tcW w:w="1417" w:type="dxa"/>
          </w:tcPr>
          <w:p w14:paraId="25ABE7F4" w14:textId="00D35147"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CVType</w:t>
            </w:r>
            <w:proofErr w:type="spellEnd"/>
          </w:p>
        </w:tc>
        <w:tc>
          <w:tcPr>
            <w:tcW w:w="4111" w:type="dxa"/>
          </w:tcPr>
          <w:p w14:paraId="4EEE351C" w14:textId="45E1B67B" w:rsidR="00EA3AAC" w:rsidRPr="00EA3AAC" w:rsidRDefault="00EA3AAC" w:rsidP="00D728C5">
            <w:pPr>
              <w:rPr>
                <w:rFonts w:cs="Arial"/>
                <w:i/>
                <w:szCs w:val="20"/>
                <w:lang w:val="en-US"/>
              </w:rPr>
            </w:pPr>
            <w:proofErr w:type="spellStart"/>
            <w:r w:rsidRPr="00EA3AAC">
              <w:rPr>
                <w:spacing w:val="-1"/>
                <w:szCs w:val="20"/>
                <w:lang w:val="en-US"/>
              </w:rPr>
              <w:t>Motsvarar</w:t>
            </w:r>
            <w:proofErr w:type="spellEnd"/>
            <w:r w:rsidRPr="00EA3AAC">
              <w:rPr>
                <w:spacing w:val="-1"/>
                <w:szCs w:val="20"/>
                <w:lang w:val="en-US"/>
              </w:rPr>
              <w:t xml:space="preserve"> </w:t>
            </w:r>
            <w:proofErr w:type="spellStart"/>
            <w:r w:rsidRPr="00EA3AAC">
              <w:rPr>
                <w:spacing w:val="-1"/>
                <w:szCs w:val="20"/>
                <w:lang w:val="en-US"/>
              </w:rPr>
              <w:t>enum</w:t>
            </w:r>
            <w:proofErr w:type="spellEnd"/>
            <w:r w:rsidRPr="00EA3AAC">
              <w:rPr>
                <w:spacing w:val="-1"/>
                <w:szCs w:val="20"/>
                <w:lang w:val="en-US"/>
              </w:rPr>
              <w:t xml:space="preserve"> = none, low, moderate, high, maximal.</w:t>
            </w:r>
          </w:p>
        </w:tc>
        <w:tc>
          <w:tcPr>
            <w:tcW w:w="1418" w:type="dxa"/>
          </w:tcPr>
          <w:p w14:paraId="2378593A" w14:textId="7F22748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B9FF62E" w14:textId="77777777" w:rsidTr="00514BAB">
        <w:tc>
          <w:tcPr>
            <w:tcW w:w="2660" w:type="dxa"/>
          </w:tcPr>
          <w:p w14:paraId="6E8E6611" w14:textId="67DD87A1"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67EE847F" w14:textId="38A92001"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445DF2C0" w14:textId="4B3D8B26" w:rsidR="00EA3AAC" w:rsidRPr="00EA3AAC" w:rsidRDefault="00EA3AAC" w:rsidP="00D728C5">
            <w:pPr>
              <w:rPr>
                <w:rFonts w:cs="Arial"/>
                <w:i/>
                <w:szCs w:val="20"/>
              </w:rPr>
            </w:pPr>
            <w:r w:rsidRPr="00EA3AAC">
              <w:rPr>
                <w:spacing w:val="-1"/>
                <w:szCs w:val="20"/>
              </w:rPr>
              <w:t xml:space="preserve">Kod enligt producentsystemets </w:t>
            </w:r>
            <w:proofErr w:type="spellStart"/>
            <w:r w:rsidRPr="00EA3AAC">
              <w:rPr>
                <w:spacing w:val="-1"/>
                <w:szCs w:val="20"/>
              </w:rPr>
              <w:t>kodverk</w:t>
            </w:r>
            <w:proofErr w:type="spellEnd"/>
            <w:r w:rsidRPr="00EA3AAC">
              <w:rPr>
                <w:spacing w:val="-1"/>
                <w:szCs w:val="20"/>
              </w:rPr>
              <w:t xml:space="preserve">. Om </w:t>
            </w:r>
            <w:proofErr w:type="spellStart"/>
            <w:r w:rsidRPr="00EA3AAC">
              <w:rPr>
                <w:spacing w:val="-1"/>
                <w:szCs w:val="20"/>
              </w:rPr>
              <w:t>code</w:t>
            </w:r>
            <w:proofErr w:type="spellEnd"/>
            <w:r w:rsidRPr="00EA3AAC">
              <w:rPr>
                <w:spacing w:val="-1"/>
                <w:szCs w:val="20"/>
              </w:rPr>
              <w:t xml:space="preserve"> anges skall också </w:t>
            </w:r>
            <w:proofErr w:type="spellStart"/>
            <w:r w:rsidRPr="00EA3AAC">
              <w:rPr>
                <w:spacing w:val="-1"/>
                <w:szCs w:val="20"/>
              </w:rPr>
              <w:t>codeSystem</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633677D4" w14:textId="131000E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BFDD45F" w14:textId="77777777" w:rsidTr="00514BAB">
        <w:tc>
          <w:tcPr>
            <w:tcW w:w="2660" w:type="dxa"/>
          </w:tcPr>
          <w:p w14:paraId="7D5CE497" w14:textId="67FF7E6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6FBA6279" w14:textId="4FA1F3A3"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5C60B244" w14:textId="130C9E77" w:rsidR="00EA3AAC" w:rsidRPr="00EA3AAC" w:rsidRDefault="00EA3AAC" w:rsidP="00D728C5">
            <w:pPr>
              <w:rPr>
                <w:rFonts w:cs="Arial"/>
                <w:i/>
                <w:szCs w:val="20"/>
              </w:rPr>
            </w:pPr>
            <w:r w:rsidRPr="00EA3AAC">
              <w:rPr>
                <w:spacing w:val="-1"/>
                <w:szCs w:val="20"/>
              </w:rPr>
              <w:t xml:space="preserve">Anger kodverket som definierar koden. </w:t>
            </w:r>
            <w:proofErr w:type="gramStart"/>
            <w:r w:rsidRPr="00EA3AAC">
              <w:rPr>
                <w:spacing w:val="-1"/>
                <w:szCs w:val="20"/>
              </w:rPr>
              <w:t>Dvs</w:t>
            </w:r>
            <w:proofErr w:type="gramEnd"/>
            <w:r w:rsidRPr="00EA3AAC">
              <w:rPr>
                <w:spacing w:val="-1"/>
                <w:szCs w:val="20"/>
              </w:rPr>
              <w:t xml:space="preserve"> UID/OID för det </w:t>
            </w:r>
            <w:proofErr w:type="spellStart"/>
            <w:r w:rsidRPr="00EA3AAC">
              <w:rPr>
                <w:spacing w:val="-1"/>
                <w:szCs w:val="20"/>
              </w:rPr>
              <w:t>kodverk</w:t>
            </w:r>
            <w:proofErr w:type="spellEnd"/>
            <w:r w:rsidRPr="00EA3AAC">
              <w:rPr>
                <w:spacing w:val="-1"/>
                <w:szCs w:val="20"/>
              </w:rPr>
              <w:t xml:space="preserve"> som används. Om </w:t>
            </w:r>
            <w:proofErr w:type="spellStart"/>
            <w:r w:rsidRPr="00EA3AAC">
              <w:rPr>
                <w:spacing w:val="-1"/>
                <w:szCs w:val="20"/>
              </w:rPr>
              <w:t>codeSystem</w:t>
            </w:r>
            <w:proofErr w:type="spellEnd"/>
            <w:r w:rsidRPr="00EA3AAC">
              <w:rPr>
                <w:spacing w:val="-1"/>
                <w:szCs w:val="20"/>
              </w:rPr>
              <w:t xml:space="preserve"> anges skall också </w:t>
            </w:r>
            <w:proofErr w:type="spellStart"/>
            <w:r w:rsidRPr="00EA3AAC">
              <w:rPr>
                <w:spacing w:val="-1"/>
                <w:szCs w:val="20"/>
              </w:rPr>
              <w:t>code</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04A3D3B7" w14:textId="6628046F"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42C57CE" w14:textId="77777777" w:rsidTr="00514BAB">
        <w:tc>
          <w:tcPr>
            <w:tcW w:w="2660" w:type="dxa"/>
          </w:tcPr>
          <w:p w14:paraId="67E27A3A" w14:textId="283F01E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lastRenderedPageBreak/>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7677F003" w14:textId="14398E48"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string</w:t>
            </w:r>
          </w:p>
        </w:tc>
        <w:tc>
          <w:tcPr>
            <w:tcW w:w="4111" w:type="dxa"/>
          </w:tcPr>
          <w:p w14:paraId="723FA756" w14:textId="7F1427EF" w:rsidR="00EA3AAC" w:rsidRPr="00EA3AAC" w:rsidRDefault="00EA3AAC" w:rsidP="00D728C5">
            <w:pPr>
              <w:rPr>
                <w:rFonts w:cs="Arial"/>
                <w:szCs w:val="20"/>
              </w:rPr>
            </w:pPr>
            <w:r w:rsidRPr="00EA3AAC">
              <w:rPr>
                <w:spacing w:val="-1"/>
                <w:szCs w:val="20"/>
              </w:rPr>
              <w:t>Kodverkets namn i klartext. Skall anges när så är möjligt</w:t>
            </w:r>
          </w:p>
        </w:tc>
        <w:tc>
          <w:tcPr>
            <w:tcW w:w="1418" w:type="dxa"/>
          </w:tcPr>
          <w:p w14:paraId="0F037F03" w14:textId="434CFC7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43CCEB1" w14:textId="77777777" w:rsidTr="00514BAB">
        <w:tc>
          <w:tcPr>
            <w:tcW w:w="2660" w:type="dxa"/>
          </w:tcPr>
          <w:p w14:paraId="2055A09F" w14:textId="7B7EA983"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FFFA9CA" w14:textId="4539F49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5E215C6F" w14:textId="5B68EAD8" w:rsidR="00EA3AAC" w:rsidRPr="00EA3AAC" w:rsidRDefault="00EA3AAC" w:rsidP="00D728C5">
            <w:pPr>
              <w:rPr>
                <w:rFonts w:cs="Arial"/>
                <w:i/>
                <w:szCs w:val="20"/>
              </w:rPr>
            </w:pPr>
            <w:r w:rsidRPr="00EA3AAC">
              <w:rPr>
                <w:spacing w:val="-1"/>
                <w:szCs w:val="20"/>
              </w:rPr>
              <w:t>Om tillämpbart, versionsangivelse som definierats av det givna kodsystemet.</w:t>
            </w:r>
          </w:p>
        </w:tc>
        <w:tc>
          <w:tcPr>
            <w:tcW w:w="1418" w:type="dxa"/>
          </w:tcPr>
          <w:p w14:paraId="40E3F50D" w14:textId="63063DD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B40A84" w14:textId="77777777" w:rsidTr="00514BAB">
        <w:tc>
          <w:tcPr>
            <w:tcW w:w="2660" w:type="dxa"/>
          </w:tcPr>
          <w:p w14:paraId="04ED2F20" w14:textId="017ED44C"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1A3581FE" w14:textId="79A318C2"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11C8BCED" w14:textId="00F9D0AE" w:rsidR="00EA3AAC" w:rsidRPr="00EA3AAC" w:rsidRDefault="00EA3AAC" w:rsidP="00D728C5">
            <w:pPr>
              <w:rPr>
                <w:rFonts w:cs="Arial"/>
                <w:i/>
                <w:szCs w:val="20"/>
              </w:rPr>
            </w:pPr>
            <w:r w:rsidRPr="00EA3AAC">
              <w:rPr>
                <w:spacing w:val="-1"/>
                <w:szCs w:val="20"/>
              </w:rPr>
              <w:t xml:space="preserve">Koden i klartext, under vilket det producerande systemet visar koden för sina användare. Om separat </w:t>
            </w:r>
            <w:proofErr w:type="spellStart"/>
            <w:r w:rsidRPr="00EA3AAC">
              <w:rPr>
                <w:spacing w:val="-1"/>
                <w:szCs w:val="20"/>
              </w:rPr>
              <w:t>displayName</w:t>
            </w:r>
            <w:proofErr w:type="spellEnd"/>
            <w:r w:rsidRPr="00EA3AAC">
              <w:rPr>
                <w:spacing w:val="-1"/>
                <w:szCs w:val="20"/>
              </w:rPr>
              <w:t xml:space="preserve"> inte finns i producerande system skall det ange samma värde som för </w:t>
            </w:r>
            <w:proofErr w:type="spellStart"/>
            <w:r w:rsidRPr="00EA3AAC">
              <w:rPr>
                <w:spacing w:val="-1"/>
                <w:szCs w:val="20"/>
              </w:rPr>
              <w:t>code</w:t>
            </w:r>
            <w:proofErr w:type="spellEnd"/>
            <w:r w:rsidRPr="00EA3AAC">
              <w:rPr>
                <w:spacing w:val="-1"/>
                <w:szCs w:val="20"/>
              </w:rPr>
              <w:t>.</w:t>
            </w:r>
          </w:p>
        </w:tc>
        <w:tc>
          <w:tcPr>
            <w:tcW w:w="1418" w:type="dxa"/>
          </w:tcPr>
          <w:p w14:paraId="5D0486CB" w14:textId="0AC7482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970E82" w14:textId="77777777" w:rsidTr="00514BAB">
        <w:tc>
          <w:tcPr>
            <w:tcW w:w="2660" w:type="dxa"/>
          </w:tcPr>
          <w:p w14:paraId="0ACDECA5" w14:textId="1A27C8B4"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originalText</w:t>
            </w:r>
            <w:proofErr w:type="spellEnd"/>
          </w:p>
        </w:tc>
        <w:tc>
          <w:tcPr>
            <w:tcW w:w="1417" w:type="dxa"/>
          </w:tcPr>
          <w:p w14:paraId="18FC3F86" w14:textId="034B59C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201DB965" w14:textId="7CBFE1D9" w:rsidR="00EA3AAC" w:rsidRPr="00EA3AAC" w:rsidRDefault="00EA3AAC" w:rsidP="00D728C5">
            <w:pPr>
              <w:rPr>
                <w:rFonts w:cs="Arial"/>
                <w:i/>
                <w:szCs w:val="20"/>
              </w:rPr>
            </w:pPr>
            <w:proofErr w:type="spellStart"/>
            <w:r w:rsidRPr="00EA3AAC">
              <w:rPr>
                <w:spacing w:val="-1"/>
                <w:szCs w:val="20"/>
              </w:rPr>
              <w:t>originalText</w:t>
            </w:r>
            <w:proofErr w:type="spellEnd"/>
            <w:r w:rsidRPr="00EA3AAC">
              <w:rPr>
                <w:spacing w:val="-1"/>
                <w:szCs w:val="20"/>
              </w:rPr>
              <w:t xml:space="preserve"> ska användas vid överföring av värden som kommer från lokala </w:t>
            </w:r>
            <w:proofErr w:type="spellStart"/>
            <w:r w:rsidRPr="00EA3AAC">
              <w:rPr>
                <w:spacing w:val="-1"/>
                <w:szCs w:val="20"/>
              </w:rPr>
              <w:t>kodverk</w:t>
            </w:r>
            <w:proofErr w:type="spellEnd"/>
            <w:r w:rsidRPr="00EA3AAC">
              <w:rPr>
                <w:spacing w:val="-1"/>
                <w:szCs w:val="20"/>
              </w:rPr>
              <w:t xml:space="preserve"> som </w:t>
            </w:r>
            <w:proofErr w:type="gramStart"/>
            <w:r w:rsidRPr="00EA3AAC">
              <w:rPr>
                <w:spacing w:val="-1"/>
                <w:szCs w:val="20"/>
              </w:rPr>
              <w:t>ej</w:t>
            </w:r>
            <w:proofErr w:type="gramEnd"/>
            <w:r w:rsidRPr="00EA3AAC">
              <w:rPr>
                <w:spacing w:val="-1"/>
                <w:szCs w:val="20"/>
              </w:rPr>
              <w:t xml:space="preserve"> är identifierade med OID eller när kod helt saknas. I sådana fall skall en beskrivande text anges i </w:t>
            </w:r>
            <w:proofErr w:type="spellStart"/>
            <w:r w:rsidRPr="00EA3AAC">
              <w:rPr>
                <w:spacing w:val="-1"/>
                <w:szCs w:val="20"/>
              </w:rPr>
              <w:t>originalText</w:t>
            </w:r>
            <w:proofErr w:type="spellEnd"/>
            <w:r w:rsidRPr="00EA3AAC">
              <w:rPr>
                <w:spacing w:val="-1"/>
                <w:szCs w:val="20"/>
              </w:rPr>
              <w:t xml:space="preserve">. Om </w:t>
            </w:r>
            <w:proofErr w:type="spellStart"/>
            <w:r w:rsidRPr="00EA3AAC">
              <w:rPr>
                <w:spacing w:val="-1"/>
                <w:szCs w:val="20"/>
              </w:rPr>
              <w:t>originalText</w:t>
            </w:r>
            <w:proofErr w:type="spellEnd"/>
            <w:r w:rsidRPr="00EA3AAC">
              <w:rPr>
                <w:spacing w:val="-1"/>
                <w:szCs w:val="20"/>
              </w:rPr>
              <w:t xml:space="preserve"> anges kan inget av de övriga elementen anges.</w:t>
            </w:r>
          </w:p>
        </w:tc>
        <w:tc>
          <w:tcPr>
            <w:tcW w:w="1418" w:type="dxa"/>
          </w:tcPr>
          <w:p w14:paraId="2F5E16A2" w14:textId="68482D0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54F15B" w14:textId="77777777" w:rsidTr="00514BAB">
        <w:tc>
          <w:tcPr>
            <w:tcW w:w="2660" w:type="dxa"/>
          </w:tcPr>
          <w:p w14:paraId="5B07E269" w14:textId="33F3F042"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/../../tenderJoints28</w:t>
            </w:r>
          </w:p>
        </w:tc>
        <w:tc>
          <w:tcPr>
            <w:tcW w:w="1417" w:type="dxa"/>
          </w:tcPr>
          <w:p w14:paraId="5885CB1C" w14:textId="3054ECD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1FCDD068" w14:textId="450EDE47" w:rsidR="00EA3AAC" w:rsidRPr="00EA3AAC" w:rsidRDefault="00EA3AAC" w:rsidP="00D728C5">
            <w:pPr>
              <w:rPr>
                <w:rFonts w:cs="Arial"/>
                <w:i/>
                <w:szCs w:val="20"/>
              </w:rPr>
            </w:pPr>
            <w:r w:rsidRPr="00EA3AAC">
              <w:rPr>
                <w:spacing w:val="-1"/>
                <w:szCs w:val="20"/>
              </w:rPr>
              <w:t>Tender joints 28. Antal ömma leder av 28. Värdemängd: 0-28.</w:t>
            </w:r>
          </w:p>
        </w:tc>
        <w:tc>
          <w:tcPr>
            <w:tcW w:w="1418" w:type="dxa"/>
          </w:tcPr>
          <w:p w14:paraId="35C0FA73" w14:textId="6672326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4628129" w14:textId="77777777" w:rsidTr="00514BAB">
        <w:tc>
          <w:tcPr>
            <w:tcW w:w="2660" w:type="dxa"/>
          </w:tcPr>
          <w:p w14:paraId="116638D9" w14:textId="4604160C"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/../../swollenJoints28</w:t>
            </w:r>
          </w:p>
        </w:tc>
        <w:tc>
          <w:tcPr>
            <w:tcW w:w="1417" w:type="dxa"/>
          </w:tcPr>
          <w:p w14:paraId="199FA67D" w14:textId="25CE9D8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1CC2D218" w14:textId="027E35B7" w:rsidR="00EA3AAC" w:rsidRPr="00EA3AAC" w:rsidRDefault="00EA3AAC" w:rsidP="00D728C5">
            <w:pPr>
              <w:rPr>
                <w:rFonts w:cs="Arial"/>
                <w:i/>
                <w:szCs w:val="20"/>
              </w:rPr>
            </w:pPr>
            <w:proofErr w:type="spellStart"/>
            <w:r w:rsidRPr="00EA3AAC">
              <w:rPr>
                <w:spacing w:val="-1"/>
                <w:szCs w:val="20"/>
              </w:rPr>
              <w:t>Swollen</w:t>
            </w:r>
            <w:proofErr w:type="spellEnd"/>
            <w:r w:rsidRPr="00EA3AAC">
              <w:rPr>
                <w:spacing w:val="-1"/>
                <w:szCs w:val="20"/>
              </w:rPr>
              <w:t xml:space="preserve"> joints 28. Antal svullna leder av 28. Värdemängd: 0-28.</w:t>
            </w:r>
          </w:p>
        </w:tc>
        <w:tc>
          <w:tcPr>
            <w:tcW w:w="1418" w:type="dxa"/>
          </w:tcPr>
          <w:p w14:paraId="79029D89" w14:textId="3EDF4FA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29858C" w14:textId="77777777" w:rsidTr="00514BAB">
        <w:tc>
          <w:tcPr>
            <w:tcW w:w="2660" w:type="dxa"/>
          </w:tcPr>
          <w:p w14:paraId="1998186A" w14:textId="17FF668E"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/../../diseaseActivityScore28</w:t>
            </w:r>
          </w:p>
        </w:tc>
        <w:tc>
          <w:tcPr>
            <w:tcW w:w="1417" w:type="dxa"/>
          </w:tcPr>
          <w:p w14:paraId="7AED6D13" w14:textId="3C0E187F"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float</w:t>
            </w:r>
          </w:p>
        </w:tc>
        <w:tc>
          <w:tcPr>
            <w:tcW w:w="4111" w:type="dxa"/>
          </w:tcPr>
          <w:p w14:paraId="017E788D" w14:textId="03CEA1D9" w:rsidR="00EA3AAC" w:rsidRPr="00EA3AAC" w:rsidRDefault="00EA3AAC" w:rsidP="00D728C5">
            <w:pPr>
              <w:rPr>
                <w:rFonts w:cs="Arial"/>
                <w:szCs w:val="20"/>
              </w:rPr>
            </w:pPr>
            <w:proofErr w:type="spellStart"/>
            <w:r w:rsidRPr="00EA3AAC">
              <w:rPr>
                <w:spacing w:val="-1"/>
                <w:szCs w:val="20"/>
              </w:rPr>
              <w:t>Disease</w:t>
            </w:r>
            <w:proofErr w:type="spellEnd"/>
            <w:r w:rsidRPr="00EA3AAC">
              <w:rPr>
                <w:spacing w:val="-1"/>
                <w:szCs w:val="20"/>
              </w:rPr>
              <w:t xml:space="preserve"> </w:t>
            </w:r>
            <w:proofErr w:type="spellStart"/>
            <w:r w:rsidRPr="00EA3AAC">
              <w:rPr>
                <w:spacing w:val="-1"/>
                <w:szCs w:val="20"/>
              </w:rPr>
              <w:t>Activity</w:t>
            </w:r>
            <w:proofErr w:type="spellEnd"/>
            <w:r w:rsidRPr="00EA3AAC">
              <w:rPr>
                <w:spacing w:val="-1"/>
                <w:szCs w:val="20"/>
              </w:rPr>
              <w:t xml:space="preserve"> Score 28 (DAS28).</w:t>
            </w:r>
          </w:p>
        </w:tc>
        <w:tc>
          <w:tcPr>
            <w:tcW w:w="1418" w:type="dxa"/>
          </w:tcPr>
          <w:p w14:paraId="6BE37C6E" w14:textId="2923AFE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3EE3F03" w14:textId="77777777" w:rsidTr="00514BAB">
        <w:tc>
          <w:tcPr>
            <w:tcW w:w="2660" w:type="dxa"/>
          </w:tcPr>
          <w:p w14:paraId="181E663F" w14:textId="592072AE"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/../../diseaseActivityScore28CRP</w:t>
            </w:r>
          </w:p>
        </w:tc>
        <w:tc>
          <w:tcPr>
            <w:tcW w:w="1417" w:type="dxa"/>
          </w:tcPr>
          <w:p w14:paraId="61453236" w14:textId="4CDC72C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float</w:t>
            </w:r>
          </w:p>
        </w:tc>
        <w:tc>
          <w:tcPr>
            <w:tcW w:w="4111" w:type="dxa"/>
          </w:tcPr>
          <w:p w14:paraId="36A42BB7" w14:textId="402BEF8B" w:rsidR="00EA3AAC" w:rsidRPr="00EA3AAC" w:rsidRDefault="00EA3AAC" w:rsidP="00D728C5">
            <w:pPr>
              <w:rPr>
                <w:rFonts w:cs="Arial"/>
                <w:szCs w:val="20"/>
                <w:lang w:val="en-US"/>
              </w:rPr>
            </w:pPr>
            <w:r w:rsidRPr="00EA3AAC">
              <w:rPr>
                <w:spacing w:val="-1"/>
                <w:szCs w:val="20"/>
                <w:lang w:val="en-US"/>
              </w:rPr>
              <w:t>Disease Activity Score 28 CRP (DAS28CRP).</w:t>
            </w:r>
          </w:p>
        </w:tc>
        <w:tc>
          <w:tcPr>
            <w:tcW w:w="1418" w:type="dxa"/>
          </w:tcPr>
          <w:p w14:paraId="532DED1C" w14:textId="70918AA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65AA8EB" w14:textId="77777777" w:rsidTr="001C604C">
        <w:tc>
          <w:tcPr>
            <w:tcW w:w="2660" w:type="dxa"/>
            <w:shd w:val="clear" w:color="auto" w:fill="D9D9D9" w:themeFill="background1" w:themeFillShade="D9"/>
          </w:tcPr>
          <w:p w14:paraId="31919E64" w14:textId="1A8001E1"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labVariables</w:t>
            </w:r>
            <w:proofErr w:type="spellEnd"/>
          </w:p>
        </w:tc>
        <w:tc>
          <w:tcPr>
            <w:tcW w:w="1417" w:type="dxa"/>
            <w:shd w:val="clear" w:color="auto" w:fill="D9D9D9" w:themeFill="background1" w:themeFillShade="D9"/>
          </w:tcPr>
          <w:p w14:paraId="3A76337A" w14:textId="3BD4E1FD" w:rsidR="00EA3AAC" w:rsidRPr="00EA3AAC" w:rsidRDefault="00EA3AAC" w:rsidP="00514BAB">
            <w:pPr>
              <w:pStyle w:val="TableParagraph"/>
              <w:spacing w:line="226" w:lineRule="exact"/>
              <w:ind w:left="102"/>
              <w:rPr>
                <w:rFonts w:ascii="Georgia" w:hAnsi="Georgia"/>
                <w:sz w:val="20"/>
                <w:szCs w:val="20"/>
              </w:rPr>
            </w:pPr>
            <w:proofErr w:type="spellStart"/>
            <w:r w:rsidRPr="00EA3AAC">
              <w:rPr>
                <w:rFonts w:ascii="Georgia" w:hAnsi="Georgia"/>
                <w:sz w:val="20"/>
                <w:szCs w:val="20"/>
              </w:rPr>
              <w:t>LabVariablesType</w:t>
            </w:r>
            <w:proofErr w:type="spellEnd"/>
          </w:p>
        </w:tc>
        <w:tc>
          <w:tcPr>
            <w:tcW w:w="4111" w:type="dxa"/>
            <w:shd w:val="clear" w:color="auto" w:fill="D9D9D9" w:themeFill="background1" w:themeFillShade="D9"/>
          </w:tcPr>
          <w:p w14:paraId="63A19E4B" w14:textId="019E4260" w:rsidR="00EA3AAC" w:rsidRPr="00EA3AAC" w:rsidRDefault="000F306F" w:rsidP="00D728C5">
            <w:pPr>
              <w:rPr>
                <w:rFonts w:cs="Arial"/>
                <w:szCs w:val="20"/>
              </w:rPr>
            </w:pPr>
            <w:r>
              <w:rPr>
                <w:rFonts w:cs="Arial"/>
                <w:szCs w:val="20"/>
              </w:rPr>
              <w:t>Labbvärden.</w:t>
            </w:r>
          </w:p>
        </w:tc>
        <w:tc>
          <w:tcPr>
            <w:tcW w:w="1418" w:type="dxa"/>
            <w:shd w:val="clear" w:color="auto" w:fill="D9D9D9" w:themeFill="background1" w:themeFillShade="D9"/>
          </w:tcPr>
          <w:p w14:paraId="4A428E51" w14:textId="70EE8B29"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69ABF75" w14:textId="77777777" w:rsidTr="00514BAB">
        <w:tc>
          <w:tcPr>
            <w:tcW w:w="2660" w:type="dxa"/>
          </w:tcPr>
          <w:p w14:paraId="33DAEE11" w14:textId="0A5DA573" w:rsidR="00EA3AAC" w:rsidRPr="00EA3AAC" w:rsidRDefault="00EA3AAC" w:rsidP="00514BAB">
            <w:pPr>
              <w:pStyle w:val="TableParagraph"/>
              <w:spacing w:line="229" w:lineRule="exact"/>
              <w:ind w:left="102"/>
              <w:rPr>
                <w:rFonts w:ascii="Georgia" w:hAnsi="Georgia"/>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sedimentationRate</w:t>
            </w:r>
            <w:proofErr w:type="spellEnd"/>
          </w:p>
        </w:tc>
        <w:tc>
          <w:tcPr>
            <w:tcW w:w="1417" w:type="dxa"/>
          </w:tcPr>
          <w:p w14:paraId="70EBDEEF" w14:textId="45A0E280" w:rsidR="00EA3AAC" w:rsidRPr="00EA3AAC" w:rsidRDefault="00EA3AAC" w:rsidP="00514BAB">
            <w:pPr>
              <w:pStyle w:val="TableParagraph"/>
              <w:spacing w:line="226" w:lineRule="exact"/>
              <w:ind w:left="102"/>
              <w:rPr>
                <w:rFonts w:ascii="Georgia" w:hAnsi="Georgia"/>
                <w:sz w:val="20"/>
                <w:szCs w:val="20"/>
                <w:lang w:val="en-GB"/>
              </w:rPr>
            </w:pPr>
            <w:proofErr w:type="spellStart"/>
            <w:r w:rsidRPr="00EA3AAC">
              <w:rPr>
                <w:rFonts w:ascii="Georgia" w:hAnsi="Georgia"/>
                <w:sz w:val="20"/>
                <w:szCs w:val="20"/>
              </w:rPr>
              <w:t>PQType</w:t>
            </w:r>
            <w:proofErr w:type="spellEnd"/>
          </w:p>
        </w:tc>
        <w:tc>
          <w:tcPr>
            <w:tcW w:w="4111" w:type="dxa"/>
          </w:tcPr>
          <w:p w14:paraId="23D47215" w14:textId="481E2B68" w:rsidR="00EA3AAC" w:rsidRPr="00EA3AAC" w:rsidRDefault="00EA3AAC" w:rsidP="00D728C5">
            <w:pPr>
              <w:rPr>
                <w:rFonts w:cs="Arial"/>
                <w:szCs w:val="20"/>
              </w:rPr>
            </w:pPr>
            <w:proofErr w:type="spellStart"/>
            <w:r w:rsidRPr="00EA3AAC">
              <w:rPr>
                <w:spacing w:val="-1"/>
                <w:szCs w:val="20"/>
                <w:lang w:val="en-US"/>
              </w:rPr>
              <w:t>Sänka</w:t>
            </w:r>
            <w:proofErr w:type="spellEnd"/>
            <w:r w:rsidRPr="00EA3AAC">
              <w:rPr>
                <w:spacing w:val="-1"/>
                <w:szCs w:val="20"/>
                <w:lang w:val="en-US"/>
              </w:rPr>
              <w:t>. Sedimentation Rate (SR).</w:t>
            </w:r>
          </w:p>
        </w:tc>
        <w:tc>
          <w:tcPr>
            <w:tcW w:w="1418" w:type="dxa"/>
          </w:tcPr>
          <w:p w14:paraId="282961D4" w14:textId="487405A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lang w:val="en-US"/>
              </w:rPr>
              <w:t>0..1</w:t>
            </w:r>
          </w:p>
        </w:tc>
      </w:tr>
      <w:tr w:rsidR="00EA3AAC" w14:paraId="5A23B4A3" w14:textId="77777777" w:rsidTr="00514BAB">
        <w:tc>
          <w:tcPr>
            <w:tcW w:w="2660" w:type="dxa"/>
          </w:tcPr>
          <w:p w14:paraId="6D89DE4C" w14:textId="2608CAF4"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5D21FD39" w14:textId="3A5EC7D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Double</w:t>
            </w:r>
          </w:p>
        </w:tc>
        <w:tc>
          <w:tcPr>
            <w:tcW w:w="4111" w:type="dxa"/>
          </w:tcPr>
          <w:p w14:paraId="7BFC5808" w14:textId="6125245F" w:rsidR="00EA3AAC" w:rsidRPr="00EA3AAC" w:rsidRDefault="00EA3AAC" w:rsidP="00D728C5">
            <w:pPr>
              <w:rPr>
                <w:rFonts w:cs="Arial"/>
                <w:szCs w:val="20"/>
              </w:rPr>
            </w:pPr>
            <w:proofErr w:type="spellStart"/>
            <w:r w:rsidRPr="00EA3AAC">
              <w:rPr>
                <w:spacing w:val="-1"/>
                <w:szCs w:val="20"/>
                <w:lang w:val="en-US"/>
              </w:rPr>
              <w:t>Mätetal</w:t>
            </w:r>
            <w:proofErr w:type="spellEnd"/>
            <w:r w:rsidRPr="00EA3AAC">
              <w:rPr>
                <w:spacing w:val="-1"/>
                <w:szCs w:val="20"/>
                <w:lang w:val="en-US"/>
              </w:rPr>
              <w:t>.</w:t>
            </w:r>
          </w:p>
        </w:tc>
        <w:tc>
          <w:tcPr>
            <w:tcW w:w="1418" w:type="dxa"/>
          </w:tcPr>
          <w:p w14:paraId="1ACA336E" w14:textId="68F1433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F0BD2E" w14:textId="77777777" w:rsidTr="00514BAB">
        <w:tc>
          <w:tcPr>
            <w:tcW w:w="2660" w:type="dxa"/>
          </w:tcPr>
          <w:p w14:paraId="2AB41E1A" w14:textId="0AACE56F"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5AF39925" w14:textId="25EA933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4E470824" w14:textId="331F62AD" w:rsidR="00EA3AAC" w:rsidRPr="00EA3AAC" w:rsidRDefault="00EA3AAC" w:rsidP="00D728C5">
            <w:pPr>
              <w:rPr>
                <w:rFonts w:cs="Arial"/>
                <w:i/>
                <w:szCs w:val="20"/>
              </w:rPr>
            </w:pPr>
            <w:r w:rsidRPr="00EA3AAC">
              <w:rPr>
                <w:spacing w:val="-1"/>
                <w:szCs w:val="20"/>
                <w:lang w:val="en-US"/>
              </w:rPr>
              <w:t>”mm/h”</w:t>
            </w:r>
          </w:p>
        </w:tc>
        <w:tc>
          <w:tcPr>
            <w:tcW w:w="1418" w:type="dxa"/>
          </w:tcPr>
          <w:p w14:paraId="161035E8" w14:textId="561966A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BC533DD" w14:textId="77777777" w:rsidTr="00514BAB">
        <w:tc>
          <w:tcPr>
            <w:tcW w:w="2660" w:type="dxa"/>
          </w:tcPr>
          <w:p w14:paraId="76D9DB99" w14:textId="27850744"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cReactiveProtein</w:t>
            </w:r>
            <w:proofErr w:type="spellEnd"/>
          </w:p>
        </w:tc>
        <w:tc>
          <w:tcPr>
            <w:tcW w:w="1417" w:type="dxa"/>
          </w:tcPr>
          <w:p w14:paraId="1ECA7B83" w14:textId="35747E51"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PQType</w:t>
            </w:r>
            <w:proofErr w:type="spellEnd"/>
          </w:p>
        </w:tc>
        <w:tc>
          <w:tcPr>
            <w:tcW w:w="4111" w:type="dxa"/>
          </w:tcPr>
          <w:p w14:paraId="58F11F0A" w14:textId="511EAF42" w:rsidR="00EA3AAC" w:rsidRPr="00EA3AAC" w:rsidRDefault="00EA3AAC" w:rsidP="00D728C5">
            <w:pPr>
              <w:rPr>
                <w:rFonts w:cs="Arial"/>
                <w:i/>
                <w:szCs w:val="20"/>
                <w:lang w:val="en-US"/>
              </w:rPr>
            </w:pPr>
            <w:r w:rsidRPr="00EA3AAC">
              <w:rPr>
                <w:spacing w:val="-1"/>
                <w:szCs w:val="20"/>
                <w:lang w:val="en-US"/>
              </w:rPr>
              <w:t>C-</w:t>
            </w:r>
            <w:proofErr w:type="spellStart"/>
            <w:r w:rsidRPr="00EA3AAC">
              <w:rPr>
                <w:spacing w:val="-1"/>
                <w:szCs w:val="20"/>
                <w:lang w:val="en-US"/>
              </w:rPr>
              <w:t>reaktivt</w:t>
            </w:r>
            <w:proofErr w:type="spellEnd"/>
            <w:r w:rsidRPr="00EA3AAC">
              <w:rPr>
                <w:spacing w:val="-1"/>
                <w:szCs w:val="20"/>
                <w:lang w:val="en-US"/>
              </w:rPr>
              <w:t xml:space="preserve"> protein. C-reactive Protein value (CRP).</w:t>
            </w:r>
          </w:p>
        </w:tc>
        <w:tc>
          <w:tcPr>
            <w:tcW w:w="1418" w:type="dxa"/>
          </w:tcPr>
          <w:p w14:paraId="3540A34B" w14:textId="21365BE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ADDD7E4" w14:textId="77777777" w:rsidTr="00514BAB">
        <w:tc>
          <w:tcPr>
            <w:tcW w:w="2660" w:type="dxa"/>
          </w:tcPr>
          <w:p w14:paraId="5518577E" w14:textId="3D70A075"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21E151E5" w14:textId="24C885CB"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Double</w:t>
            </w:r>
          </w:p>
        </w:tc>
        <w:tc>
          <w:tcPr>
            <w:tcW w:w="4111" w:type="dxa"/>
          </w:tcPr>
          <w:p w14:paraId="5C0F7EDA" w14:textId="3BC175B1" w:rsidR="00EA3AAC" w:rsidRPr="00EA3AAC" w:rsidRDefault="00EA3AAC" w:rsidP="00D728C5">
            <w:pPr>
              <w:rPr>
                <w:rFonts w:cs="Arial"/>
                <w:szCs w:val="20"/>
              </w:rPr>
            </w:pPr>
            <w:r w:rsidRPr="00EA3AAC">
              <w:rPr>
                <w:spacing w:val="-1"/>
                <w:szCs w:val="20"/>
              </w:rPr>
              <w:t>Mätetal.</w:t>
            </w:r>
          </w:p>
        </w:tc>
        <w:tc>
          <w:tcPr>
            <w:tcW w:w="1418" w:type="dxa"/>
          </w:tcPr>
          <w:p w14:paraId="59826808" w14:textId="07CCE2F1"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A6015B7" w14:textId="77777777" w:rsidTr="00514BAB">
        <w:tc>
          <w:tcPr>
            <w:tcW w:w="2660" w:type="dxa"/>
          </w:tcPr>
          <w:p w14:paraId="6D8B93CB" w14:textId="5A2AF0A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1EB1C4B7" w14:textId="3C5ED384"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string</w:t>
            </w:r>
          </w:p>
        </w:tc>
        <w:tc>
          <w:tcPr>
            <w:tcW w:w="4111" w:type="dxa"/>
          </w:tcPr>
          <w:p w14:paraId="24D45E99" w14:textId="1CE5462C" w:rsidR="00EA3AAC" w:rsidRPr="00EA3AAC" w:rsidRDefault="00EA3AAC" w:rsidP="00D728C5">
            <w:pPr>
              <w:rPr>
                <w:rFonts w:cs="Arial"/>
                <w:szCs w:val="20"/>
              </w:rPr>
            </w:pPr>
            <w:r w:rsidRPr="00EA3AAC">
              <w:rPr>
                <w:spacing w:val="-1"/>
                <w:szCs w:val="20"/>
              </w:rPr>
              <w:t>”mg/L”</w:t>
            </w:r>
          </w:p>
        </w:tc>
        <w:tc>
          <w:tcPr>
            <w:tcW w:w="1418" w:type="dxa"/>
          </w:tcPr>
          <w:p w14:paraId="023DDD51" w14:textId="22C1C9F2"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940DDC6" w14:textId="77777777" w:rsidTr="001C604C">
        <w:tc>
          <w:tcPr>
            <w:tcW w:w="2660" w:type="dxa"/>
            <w:shd w:val="clear" w:color="auto" w:fill="D9D9D9" w:themeFill="background1" w:themeFillShade="D9"/>
          </w:tcPr>
          <w:p w14:paraId="5433CF34" w14:textId="7F6D1915"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drug</w:t>
            </w:r>
            <w:proofErr w:type="spellEnd"/>
          </w:p>
        </w:tc>
        <w:tc>
          <w:tcPr>
            <w:tcW w:w="1417" w:type="dxa"/>
            <w:shd w:val="clear" w:color="auto" w:fill="D9D9D9" w:themeFill="background1" w:themeFillShade="D9"/>
          </w:tcPr>
          <w:p w14:paraId="62A0F0AE" w14:textId="17684879"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DrugType</w:t>
            </w:r>
            <w:proofErr w:type="spellEnd"/>
          </w:p>
        </w:tc>
        <w:tc>
          <w:tcPr>
            <w:tcW w:w="4111" w:type="dxa"/>
            <w:shd w:val="clear" w:color="auto" w:fill="D9D9D9" w:themeFill="background1" w:themeFillShade="D9"/>
          </w:tcPr>
          <w:p w14:paraId="533E278A" w14:textId="7B4E1B9E" w:rsidR="00EA3AAC" w:rsidRPr="000F306F" w:rsidRDefault="000F306F" w:rsidP="000F306F">
            <w:pPr>
              <w:rPr>
                <w:rFonts w:cs="Arial"/>
                <w:szCs w:val="20"/>
              </w:rPr>
            </w:pPr>
            <w:r>
              <w:rPr>
                <w:rFonts w:cs="Arial"/>
                <w:szCs w:val="20"/>
              </w:rPr>
              <w:t>Information om patientens l</w:t>
            </w:r>
            <w:r w:rsidRPr="000F306F">
              <w:rPr>
                <w:rFonts w:cs="Arial"/>
                <w:szCs w:val="20"/>
              </w:rPr>
              <w:t>äke</w:t>
            </w:r>
            <w:r>
              <w:rPr>
                <w:rFonts w:cs="Arial"/>
                <w:szCs w:val="20"/>
              </w:rPr>
              <w:t>medel.</w:t>
            </w:r>
          </w:p>
        </w:tc>
        <w:tc>
          <w:tcPr>
            <w:tcW w:w="1418" w:type="dxa"/>
            <w:shd w:val="clear" w:color="auto" w:fill="D9D9D9" w:themeFill="background1" w:themeFillShade="D9"/>
          </w:tcPr>
          <w:p w14:paraId="127FBB4B" w14:textId="16B0F79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w:t>
            </w:r>
          </w:p>
        </w:tc>
      </w:tr>
      <w:tr w:rsidR="00EA3AAC" w14:paraId="2763CCF9" w14:textId="77777777" w:rsidTr="00514BAB">
        <w:tc>
          <w:tcPr>
            <w:tcW w:w="2660" w:type="dxa"/>
          </w:tcPr>
          <w:p w14:paraId="6DBAE1D5" w14:textId="1E172716"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nplId</w:t>
            </w:r>
            <w:proofErr w:type="spellEnd"/>
          </w:p>
        </w:tc>
        <w:tc>
          <w:tcPr>
            <w:tcW w:w="1417" w:type="dxa"/>
          </w:tcPr>
          <w:p w14:paraId="35768CB5" w14:textId="7943388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IIType</w:t>
            </w:r>
            <w:proofErr w:type="spellEnd"/>
          </w:p>
        </w:tc>
        <w:tc>
          <w:tcPr>
            <w:tcW w:w="4111" w:type="dxa"/>
          </w:tcPr>
          <w:p w14:paraId="2000DDFD" w14:textId="22DD76F4" w:rsidR="00EA3AAC" w:rsidRPr="00EA3AAC" w:rsidRDefault="00EA3AAC" w:rsidP="00D728C5">
            <w:pPr>
              <w:rPr>
                <w:rFonts w:cs="Arial"/>
                <w:i/>
                <w:szCs w:val="20"/>
              </w:rPr>
            </w:pPr>
            <w:r w:rsidRPr="00EA3AAC">
              <w:rPr>
                <w:szCs w:val="20"/>
              </w:rPr>
              <w:t>NPL-id (Nationellt Produktregister för Läkemedelsprodukter).</w:t>
            </w:r>
          </w:p>
        </w:tc>
        <w:tc>
          <w:tcPr>
            <w:tcW w:w="1418" w:type="dxa"/>
          </w:tcPr>
          <w:p w14:paraId="5C50EB68" w14:textId="252940B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8BC8E0C" w14:textId="77777777" w:rsidTr="00514BAB">
        <w:tc>
          <w:tcPr>
            <w:tcW w:w="2660" w:type="dxa"/>
          </w:tcPr>
          <w:p w14:paraId="069B2364" w14:textId="3AA375CE"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root</w:t>
            </w:r>
            <w:proofErr w:type="spellEnd"/>
          </w:p>
        </w:tc>
        <w:tc>
          <w:tcPr>
            <w:tcW w:w="1417" w:type="dxa"/>
          </w:tcPr>
          <w:p w14:paraId="08A96CE0" w14:textId="2BEB3FD2"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66C29408" w14:textId="7AFC28E9" w:rsidR="00EA3AAC" w:rsidRPr="00EA3AAC" w:rsidRDefault="00EA3AAC" w:rsidP="00D728C5">
            <w:pPr>
              <w:rPr>
                <w:rFonts w:cs="Arial"/>
                <w:i/>
                <w:szCs w:val="20"/>
              </w:rPr>
            </w:pPr>
            <w:r w:rsidRPr="00EA3AAC">
              <w:rPr>
                <w:szCs w:val="20"/>
              </w:rPr>
              <w:t>1.2.752.129.2.1.5.1</w:t>
            </w:r>
          </w:p>
        </w:tc>
        <w:tc>
          <w:tcPr>
            <w:tcW w:w="1418" w:type="dxa"/>
          </w:tcPr>
          <w:p w14:paraId="51B5DBC2" w14:textId="36BA79BE"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00CE07C" w14:textId="77777777" w:rsidTr="00514BAB">
        <w:tc>
          <w:tcPr>
            <w:tcW w:w="2660" w:type="dxa"/>
          </w:tcPr>
          <w:p w14:paraId="723F5214" w14:textId="2ADD34AF"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/../../../extension</w:t>
            </w:r>
          </w:p>
        </w:tc>
        <w:tc>
          <w:tcPr>
            <w:tcW w:w="1417" w:type="dxa"/>
          </w:tcPr>
          <w:p w14:paraId="023CAD99" w14:textId="033ADC12"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6CDC8273" w14:textId="04193E63" w:rsidR="00EA3AAC" w:rsidRPr="00EA3AAC" w:rsidRDefault="00EA3AAC" w:rsidP="00D728C5">
            <w:pPr>
              <w:rPr>
                <w:rFonts w:cs="Arial"/>
                <w:i/>
                <w:szCs w:val="20"/>
              </w:rPr>
            </w:pPr>
            <w:r w:rsidRPr="00EA3AAC">
              <w:rPr>
                <w:szCs w:val="20"/>
              </w:rPr>
              <w:t xml:space="preserve">Själva </w:t>
            </w:r>
            <w:proofErr w:type="spellStart"/>
            <w:r w:rsidRPr="00EA3AAC">
              <w:rPr>
                <w:szCs w:val="20"/>
              </w:rPr>
              <w:t>NPL-id:t</w:t>
            </w:r>
            <w:proofErr w:type="spellEnd"/>
          </w:p>
        </w:tc>
        <w:tc>
          <w:tcPr>
            <w:tcW w:w="1418" w:type="dxa"/>
          </w:tcPr>
          <w:p w14:paraId="628554A3" w14:textId="577B1702"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5D497CF" w14:textId="77777777" w:rsidTr="00514BAB">
        <w:tc>
          <w:tcPr>
            <w:tcW w:w="2660" w:type="dxa"/>
          </w:tcPr>
          <w:p w14:paraId="38B214E9" w14:textId="282E9DA8"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atcCode</w:t>
            </w:r>
            <w:proofErr w:type="spellEnd"/>
          </w:p>
        </w:tc>
        <w:tc>
          <w:tcPr>
            <w:tcW w:w="1417" w:type="dxa"/>
          </w:tcPr>
          <w:p w14:paraId="22D8FD52" w14:textId="1F62FCD7"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pacing w:val="-1"/>
                <w:sz w:val="20"/>
                <w:szCs w:val="20"/>
              </w:rPr>
              <w:t>CVType</w:t>
            </w:r>
            <w:proofErr w:type="spellEnd"/>
          </w:p>
        </w:tc>
        <w:tc>
          <w:tcPr>
            <w:tcW w:w="4111" w:type="dxa"/>
          </w:tcPr>
          <w:p w14:paraId="797B01FC" w14:textId="338A9089" w:rsidR="00EA3AAC" w:rsidRPr="00EA3AAC" w:rsidRDefault="00EA3AAC" w:rsidP="00D728C5">
            <w:pPr>
              <w:rPr>
                <w:rFonts w:cs="Arial"/>
                <w:i/>
                <w:szCs w:val="20"/>
              </w:rPr>
            </w:pPr>
            <w:r w:rsidRPr="00EA3AAC">
              <w:rPr>
                <w:szCs w:val="20"/>
              </w:rPr>
              <w:t>Läkemedlets ATC-kod.</w:t>
            </w:r>
          </w:p>
        </w:tc>
        <w:tc>
          <w:tcPr>
            <w:tcW w:w="1418" w:type="dxa"/>
          </w:tcPr>
          <w:p w14:paraId="7F082085" w14:textId="65D795BC"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0EDAC01" w14:textId="77777777" w:rsidTr="00514BAB">
        <w:tc>
          <w:tcPr>
            <w:tcW w:w="2660" w:type="dxa"/>
          </w:tcPr>
          <w:p w14:paraId="5637F02E" w14:textId="1A982F7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3B060029" w14:textId="5B614D08"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7040EA80" w14:textId="3ED50838" w:rsidR="00EA3AAC" w:rsidRPr="00EA3AAC" w:rsidRDefault="00EA3AAC" w:rsidP="00D728C5">
            <w:pPr>
              <w:rPr>
                <w:rFonts w:cs="Arial"/>
                <w:i/>
                <w:szCs w:val="20"/>
              </w:rPr>
            </w:pPr>
            <w:r w:rsidRPr="00EA3AAC">
              <w:rPr>
                <w:szCs w:val="20"/>
              </w:rPr>
              <w:t>ATC-koden</w:t>
            </w:r>
          </w:p>
        </w:tc>
        <w:tc>
          <w:tcPr>
            <w:tcW w:w="1418" w:type="dxa"/>
          </w:tcPr>
          <w:p w14:paraId="057126E4" w14:textId="0DA91DCB"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B9B606B" w14:textId="77777777" w:rsidTr="00514BAB">
        <w:tc>
          <w:tcPr>
            <w:tcW w:w="2660" w:type="dxa"/>
          </w:tcPr>
          <w:p w14:paraId="7F2DDE9E" w14:textId="2BE8B93B"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1DC256E6" w14:textId="1A16E706"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string</w:t>
            </w:r>
          </w:p>
        </w:tc>
        <w:tc>
          <w:tcPr>
            <w:tcW w:w="4111" w:type="dxa"/>
          </w:tcPr>
          <w:p w14:paraId="438C8700" w14:textId="7BA99BCE" w:rsidR="00EA3AAC" w:rsidRPr="00EA3AAC" w:rsidRDefault="00EA3AAC" w:rsidP="00D728C5">
            <w:pPr>
              <w:rPr>
                <w:rFonts w:cs="Arial"/>
                <w:i/>
                <w:szCs w:val="20"/>
              </w:rPr>
            </w:pPr>
            <w:r w:rsidRPr="00EA3AAC">
              <w:rPr>
                <w:szCs w:val="20"/>
              </w:rPr>
              <w:t>1.2.752.129.2.2.3.1.1</w:t>
            </w:r>
          </w:p>
        </w:tc>
        <w:tc>
          <w:tcPr>
            <w:tcW w:w="1418" w:type="dxa"/>
          </w:tcPr>
          <w:p w14:paraId="0123F5DA" w14:textId="34CB2AB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C3EB88F" w14:textId="77777777" w:rsidTr="00514BAB">
        <w:tc>
          <w:tcPr>
            <w:tcW w:w="2660" w:type="dxa"/>
          </w:tcPr>
          <w:p w14:paraId="162281A7" w14:textId="71338D11" w:rsidR="00EA3AAC" w:rsidRPr="001C604C" w:rsidRDefault="00EA3AAC" w:rsidP="00514BAB">
            <w:pPr>
              <w:pStyle w:val="TableParagraph"/>
              <w:spacing w:line="229" w:lineRule="exact"/>
              <w:ind w:left="102"/>
              <w:rPr>
                <w:rFonts w:ascii="Georgia" w:hAnsi="Georgia"/>
                <w:i/>
                <w:sz w:val="20"/>
                <w:szCs w:val="20"/>
                <w:lang w:val="en-US"/>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44D49D83" w14:textId="61B7C168"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string</w:t>
            </w:r>
          </w:p>
        </w:tc>
        <w:tc>
          <w:tcPr>
            <w:tcW w:w="4111" w:type="dxa"/>
          </w:tcPr>
          <w:p w14:paraId="2BAB8D1F" w14:textId="618392EA" w:rsidR="00EA3AAC" w:rsidRPr="00EA3AAC" w:rsidRDefault="00EA3AAC" w:rsidP="00D728C5">
            <w:pPr>
              <w:rPr>
                <w:rFonts w:cs="Arial"/>
                <w:i/>
                <w:szCs w:val="20"/>
              </w:rPr>
            </w:pPr>
            <w:r w:rsidRPr="00EA3AAC">
              <w:rPr>
                <w:szCs w:val="20"/>
              </w:rPr>
              <w:t>“ATC”</w:t>
            </w:r>
          </w:p>
        </w:tc>
        <w:tc>
          <w:tcPr>
            <w:tcW w:w="1418" w:type="dxa"/>
          </w:tcPr>
          <w:p w14:paraId="6F51B2A1" w14:textId="0FA7F693"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730EA7B" w14:textId="77777777" w:rsidTr="00514BAB">
        <w:tc>
          <w:tcPr>
            <w:tcW w:w="2660" w:type="dxa"/>
          </w:tcPr>
          <w:p w14:paraId="6F96F739" w14:textId="39AB1788"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D973042" w14:textId="73B283BC" w:rsidR="00EA3AAC" w:rsidRPr="00EA3AAC" w:rsidRDefault="00EA3AAC" w:rsidP="00D728C5">
            <w:pPr>
              <w:rPr>
                <w:rFonts w:cs="Arial"/>
                <w:i/>
                <w:color w:val="000000"/>
                <w:szCs w:val="20"/>
                <w:lang w:eastAsia="sv-SE"/>
              </w:rPr>
            </w:pPr>
            <w:r w:rsidRPr="00EA3AAC">
              <w:rPr>
                <w:szCs w:val="20"/>
              </w:rPr>
              <w:t>string</w:t>
            </w:r>
          </w:p>
        </w:tc>
        <w:tc>
          <w:tcPr>
            <w:tcW w:w="4111" w:type="dxa"/>
          </w:tcPr>
          <w:p w14:paraId="7C2312D7" w14:textId="68AC1BCA" w:rsidR="00EA3AAC" w:rsidRPr="00EA3AAC" w:rsidRDefault="00EA3AAC" w:rsidP="00D728C5">
            <w:pPr>
              <w:rPr>
                <w:rFonts w:cs="Arial"/>
                <w:i/>
                <w:color w:val="000000"/>
                <w:szCs w:val="20"/>
                <w:lang w:val="en-US" w:eastAsia="sv-SE"/>
              </w:rPr>
            </w:pPr>
          </w:p>
        </w:tc>
        <w:tc>
          <w:tcPr>
            <w:tcW w:w="1418" w:type="dxa"/>
          </w:tcPr>
          <w:p w14:paraId="6896AB27" w14:textId="2274C08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5935D41" w14:textId="77777777" w:rsidTr="00514BAB">
        <w:tc>
          <w:tcPr>
            <w:tcW w:w="2660" w:type="dxa"/>
          </w:tcPr>
          <w:p w14:paraId="095CA777" w14:textId="7409DC6B"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42913C40" w14:textId="3959E09E" w:rsidR="00EA3AAC" w:rsidRPr="00EA3AAC" w:rsidRDefault="00EA3AAC" w:rsidP="00D728C5">
            <w:pPr>
              <w:rPr>
                <w:szCs w:val="20"/>
              </w:rPr>
            </w:pPr>
            <w:r w:rsidRPr="00EA3AAC">
              <w:rPr>
                <w:szCs w:val="20"/>
              </w:rPr>
              <w:t>string</w:t>
            </w:r>
          </w:p>
        </w:tc>
        <w:tc>
          <w:tcPr>
            <w:tcW w:w="4111" w:type="dxa"/>
          </w:tcPr>
          <w:p w14:paraId="58C129AE" w14:textId="480AEF08" w:rsidR="00EA3AAC" w:rsidRPr="00EA3AAC" w:rsidRDefault="00EA3AAC" w:rsidP="00D728C5">
            <w:pPr>
              <w:rPr>
                <w:rFonts w:cs="Arial"/>
                <w:szCs w:val="20"/>
              </w:rPr>
            </w:pPr>
            <w:r w:rsidRPr="00EA3AAC">
              <w:rPr>
                <w:szCs w:val="20"/>
              </w:rPr>
              <w:t>Klartext för ATC-kod</w:t>
            </w:r>
          </w:p>
        </w:tc>
        <w:tc>
          <w:tcPr>
            <w:tcW w:w="1418" w:type="dxa"/>
          </w:tcPr>
          <w:p w14:paraId="0568EE87" w14:textId="6680D361"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98E0808" w14:textId="77777777" w:rsidTr="00514BAB">
        <w:tc>
          <w:tcPr>
            <w:tcW w:w="2660" w:type="dxa"/>
          </w:tcPr>
          <w:p w14:paraId="1881A561" w14:textId="773A2965"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lastRenderedPageBreak/>
              <w:t>..</w:t>
            </w:r>
            <w:proofErr w:type="gramEnd"/>
            <w:r w:rsidRPr="00EA3AAC">
              <w:rPr>
                <w:rFonts w:ascii="Georgia" w:hAnsi="Georgia"/>
                <w:sz w:val="20"/>
                <w:szCs w:val="20"/>
              </w:rPr>
              <w:t>/../../name</w:t>
            </w:r>
          </w:p>
        </w:tc>
        <w:tc>
          <w:tcPr>
            <w:tcW w:w="1417" w:type="dxa"/>
          </w:tcPr>
          <w:p w14:paraId="40B23F66" w14:textId="0D52FCE2" w:rsidR="00EA3AAC" w:rsidRPr="00EA3AAC" w:rsidRDefault="00EA3AAC" w:rsidP="00D728C5">
            <w:pPr>
              <w:rPr>
                <w:i/>
                <w:szCs w:val="20"/>
              </w:rPr>
            </w:pPr>
            <w:r w:rsidRPr="00EA3AAC">
              <w:rPr>
                <w:spacing w:val="-1"/>
                <w:szCs w:val="20"/>
              </w:rPr>
              <w:t>string</w:t>
            </w:r>
          </w:p>
        </w:tc>
        <w:tc>
          <w:tcPr>
            <w:tcW w:w="4111" w:type="dxa"/>
          </w:tcPr>
          <w:p w14:paraId="1136F8A2" w14:textId="43BC20E0" w:rsidR="00EA3AAC" w:rsidRPr="00EA3AAC" w:rsidRDefault="00EA3AAC" w:rsidP="00D728C5">
            <w:pPr>
              <w:rPr>
                <w:rFonts w:cs="Arial"/>
                <w:i/>
                <w:color w:val="000000"/>
                <w:szCs w:val="20"/>
                <w:lang w:eastAsia="sv-SE"/>
              </w:rPr>
            </w:pPr>
            <w:r w:rsidRPr="00EA3AAC">
              <w:rPr>
                <w:szCs w:val="20"/>
              </w:rPr>
              <w:t>Motsvarar kommande läkemedelskontrakts "produktnamn".</w:t>
            </w:r>
          </w:p>
        </w:tc>
        <w:tc>
          <w:tcPr>
            <w:tcW w:w="1418" w:type="dxa"/>
          </w:tcPr>
          <w:p w14:paraId="04ED2AC2" w14:textId="234602C0"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4A0D76" w14:textId="77777777" w:rsidTr="00514BAB">
        <w:tc>
          <w:tcPr>
            <w:tcW w:w="2660" w:type="dxa"/>
          </w:tcPr>
          <w:p w14:paraId="21C7ACE0" w14:textId="4FE43D44"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typeOfDrug</w:t>
            </w:r>
            <w:proofErr w:type="spellEnd"/>
          </w:p>
        </w:tc>
        <w:tc>
          <w:tcPr>
            <w:tcW w:w="1417" w:type="dxa"/>
          </w:tcPr>
          <w:p w14:paraId="043FCBCB" w14:textId="020F386B" w:rsidR="00EA3AAC" w:rsidRPr="00EA3AAC" w:rsidRDefault="00EA3AAC" w:rsidP="00D728C5">
            <w:pPr>
              <w:rPr>
                <w:i/>
                <w:szCs w:val="20"/>
              </w:rPr>
            </w:pPr>
            <w:proofErr w:type="spellStart"/>
            <w:r w:rsidRPr="00EA3AAC">
              <w:rPr>
                <w:spacing w:val="-1"/>
                <w:szCs w:val="20"/>
              </w:rPr>
              <w:t>CVType</w:t>
            </w:r>
            <w:proofErr w:type="spellEnd"/>
          </w:p>
        </w:tc>
        <w:tc>
          <w:tcPr>
            <w:tcW w:w="4111" w:type="dxa"/>
          </w:tcPr>
          <w:p w14:paraId="1E79E9FD" w14:textId="1CF404C4" w:rsidR="00EA3AAC" w:rsidRPr="00EA3AAC" w:rsidRDefault="00EA3AAC" w:rsidP="00D728C5">
            <w:pPr>
              <w:rPr>
                <w:rFonts w:cs="Arial"/>
                <w:i/>
                <w:color w:val="000000"/>
                <w:szCs w:val="20"/>
                <w:lang w:eastAsia="sv-SE"/>
              </w:rPr>
            </w:pPr>
            <w:r w:rsidRPr="00EA3AAC">
              <w:rPr>
                <w:spacing w:val="-1"/>
                <w:szCs w:val="20"/>
              </w:rPr>
              <w:t xml:space="preserve">Typ av läkemedel. Motsvarande </w:t>
            </w:r>
            <w:proofErr w:type="spellStart"/>
            <w:r w:rsidRPr="00EA3AAC">
              <w:rPr>
                <w:spacing w:val="-1"/>
                <w:szCs w:val="20"/>
              </w:rPr>
              <w:t>enum</w:t>
            </w:r>
            <w:proofErr w:type="spellEnd"/>
            <w:r w:rsidRPr="00EA3AAC">
              <w:rPr>
                <w:spacing w:val="-1"/>
                <w:szCs w:val="20"/>
              </w:rPr>
              <w:t xml:space="preserve">: DMARD, </w:t>
            </w:r>
            <w:proofErr w:type="spellStart"/>
            <w:r w:rsidRPr="00EA3AAC">
              <w:rPr>
                <w:spacing w:val="-1"/>
                <w:szCs w:val="20"/>
              </w:rPr>
              <w:t>bioprep</w:t>
            </w:r>
            <w:proofErr w:type="spellEnd"/>
            <w:r w:rsidRPr="00EA3AAC">
              <w:rPr>
                <w:spacing w:val="-1"/>
                <w:szCs w:val="20"/>
              </w:rPr>
              <w:t xml:space="preserve">, NSAID, </w:t>
            </w:r>
            <w:proofErr w:type="spellStart"/>
            <w:r w:rsidRPr="00EA3AAC">
              <w:rPr>
                <w:spacing w:val="-1"/>
                <w:szCs w:val="20"/>
              </w:rPr>
              <w:t>cortisone</w:t>
            </w:r>
            <w:proofErr w:type="spellEnd"/>
          </w:p>
        </w:tc>
        <w:tc>
          <w:tcPr>
            <w:tcW w:w="1418" w:type="dxa"/>
          </w:tcPr>
          <w:p w14:paraId="46124E13" w14:textId="586786E8"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482C6CB" w14:textId="77777777" w:rsidTr="00514BAB">
        <w:tc>
          <w:tcPr>
            <w:tcW w:w="2660" w:type="dxa"/>
          </w:tcPr>
          <w:p w14:paraId="4C7DC196" w14:textId="16AF4980" w:rsidR="00EA3AAC" w:rsidRPr="001C604C" w:rsidRDefault="00EA3AAC" w:rsidP="00514BAB">
            <w:pPr>
              <w:pStyle w:val="TableParagraph"/>
              <w:spacing w:line="229" w:lineRule="exact"/>
              <w:ind w:left="102"/>
              <w:rPr>
                <w:rFonts w:ascii="Georgia" w:hAnsi="Georgia"/>
                <w:i/>
                <w:sz w:val="20"/>
                <w:szCs w:val="20"/>
                <w:lang w:val="en-US"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0F786A24" w14:textId="5DA37775" w:rsidR="00EA3AAC" w:rsidRPr="00EA3AAC" w:rsidRDefault="00EA3AAC" w:rsidP="00D728C5">
            <w:pPr>
              <w:rPr>
                <w:szCs w:val="20"/>
                <w:lang w:val="en-GB"/>
              </w:rPr>
            </w:pPr>
            <w:r w:rsidRPr="00EA3AAC">
              <w:rPr>
                <w:szCs w:val="20"/>
              </w:rPr>
              <w:t>string</w:t>
            </w:r>
          </w:p>
        </w:tc>
        <w:tc>
          <w:tcPr>
            <w:tcW w:w="4111" w:type="dxa"/>
          </w:tcPr>
          <w:p w14:paraId="198CA7F8" w14:textId="632ABA0A" w:rsidR="00EA3AAC" w:rsidRPr="00EA3AAC" w:rsidRDefault="00EA3AAC" w:rsidP="00D728C5">
            <w:pPr>
              <w:rPr>
                <w:rFonts w:cs="Arial"/>
                <w:i/>
                <w:color w:val="000000"/>
                <w:szCs w:val="20"/>
                <w:lang w:eastAsia="sv-SE"/>
              </w:rPr>
            </w:pPr>
            <w:r w:rsidRPr="00EA3AAC">
              <w:rPr>
                <w:spacing w:val="-1"/>
                <w:szCs w:val="20"/>
              </w:rPr>
              <w:t xml:space="preserve">Kod enligt producentsystemets </w:t>
            </w:r>
            <w:proofErr w:type="spellStart"/>
            <w:r w:rsidRPr="00EA3AAC">
              <w:rPr>
                <w:spacing w:val="-1"/>
                <w:szCs w:val="20"/>
              </w:rPr>
              <w:t>kodverk</w:t>
            </w:r>
            <w:proofErr w:type="spellEnd"/>
            <w:r w:rsidRPr="00EA3AAC">
              <w:rPr>
                <w:spacing w:val="-1"/>
                <w:szCs w:val="20"/>
              </w:rPr>
              <w:t xml:space="preserve">. Om </w:t>
            </w:r>
            <w:proofErr w:type="spellStart"/>
            <w:r w:rsidRPr="00EA3AAC">
              <w:rPr>
                <w:spacing w:val="-1"/>
                <w:szCs w:val="20"/>
              </w:rPr>
              <w:t>code</w:t>
            </w:r>
            <w:proofErr w:type="spellEnd"/>
            <w:r w:rsidRPr="00EA3AAC">
              <w:rPr>
                <w:spacing w:val="-1"/>
                <w:szCs w:val="20"/>
              </w:rPr>
              <w:t xml:space="preserve"> anges skall också </w:t>
            </w:r>
            <w:proofErr w:type="spellStart"/>
            <w:r w:rsidRPr="00EA3AAC">
              <w:rPr>
                <w:spacing w:val="-1"/>
                <w:szCs w:val="20"/>
              </w:rPr>
              <w:t>codeSystem</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4414941C" w14:textId="792FF91B"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A856E83" w14:textId="77777777" w:rsidTr="00514BAB">
        <w:tc>
          <w:tcPr>
            <w:tcW w:w="2660" w:type="dxa"/>
          </w:tcPr>
          <w:p w14:paraId="2BD2C4C6" w14:textId="40747B18"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4FD3A5D6" w14:textId="4FA30BFA" w:rsidR="00EA3AAC" w:rsidRPr="00EA3AAC" w:rsidRDefault="00EA3AAC" w:rsidP="00D728C5">
            <w:pPr>
              <w:rPr>
                <w:szCs w:val="20"/>
              </w:rPr>
            </w:pPr>
            <w:r w:rsidRPr="00EA3AAC">
              <w:rPr>
                <w:szCs w:val="20"/>
              </w:rPr>
              <w:t>string</w:t>
            </w:r>
          </w:p>
        </w:tc>
        <w:tc>
          <w:tcPr>
            <w:tcW w:w="4111" w:type="dxa"/>
          </w:tcPr>
          <w:p w14:paraId="058DEEA5" w14:textId="3D0F61DE" w:rsidR="00EA3AAC" w:rsidRPr="00EA3AAC" w:rsidRDefault="00EA3AAC" w:rsidP="00D728C5">
            <w:pPr>
              <w:rPr>
                <w:rFonts w:eastAsia="Times New Roman" w:cs="Arial"/>
                <w:szCs w:val="20"/>
              </w:rPr>
            </w:pPr>
            <w:r w:rsidRPr="00EA3AAC">
              <w:rPr>
                <w:spacing w:val="-1"/>
                <w:szCs w:val="20"/>
              </w:rPr>
              <w:t xml:space="preserve">Anger kodverket som definierar koden. </w:t>
            </w:r>
            <w:proofErr w:type="gramStart"/>
            <w:r w:rsidRPr="00EA3AAC">
              <w:rPr>
                <w:spacing w:val="-1"/>
                <w:szCs w:val="20"/>
              </w:rPr>
              <w:t>Dvs</w:t>
            </w:r>
            <w:proofErr w:type="gramEnd"/>
            <w:r w:rsidRPr="00EA3AAC">
              <w:rPr>
                <w:spacing w:val="-1"/>
                <w:szCs w:val="20"/>
              </w:rPr>
              <w:t xml:space="preserve"> UID/OID för det </w:t>
            </w:r>
            <w:proofErr w:type="spellStart"/>
            <w:r w:rsidRPr="00EA3AAC">
              <w:rPr>
                <w:spacing w:val="-1"/>
                <w:szCs w:val="20"/>
              </w:rPr>
              <w:t>kodverk</w:t>
            </w:r>
            <w:proofErr w:type="spellEnd"/>
            <w:r w:rsidRPr="00EA3AAC">
              <w:rPr>
                <w:spacing w:val="-1"/>
                <w:szCs w:val="20"/>
              </w:rPr>
              <w:t xml:space="preserve"> som används. Om </w:t>
            </w:r>
            <w:proofErr w:type="spellStart"/>
            <w:r w:rsidRPr="00EA3AAC">
              <w:rPr>
                <w:spacing w:val="-1"/>
                <w:szCs w:val="20"/>
              </w:rPr>
              <w:t>codeSystem</w:t>
            </w:r>
            <w:proofErr w:type="spellEnd"/>
            <w:r w:rsidRPr="00EA3AAC">
              <w:rPr>
                <w:spacing w:val="-1"/>
                <w:szCs w:val="20"/>
              </w:rPr>
              <w:t xml:space="preserve"> anges skall också </w:t>
            </w:r>
            <w:proofErr w:type="spellStart"/>
            <w:r w:rsidRPr="00EA3AAC">
              <w:rPr>
                <w:spacing w:val="-1"/>
                <w:szCs w:val="20"/>
              </w:rPr>
              <w:t>code</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3108D2A2" w14:textId="122A58A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5DFE873" w14:textId="77777777" w:rsidTr="00514BAB">
        <w:tc>
          <w:tcPr>
            <w:tcW w:w="2660" w:type="dxa"/>
          </w:tcPr>
          <w:p w14:paraId="48B5E4E7" w14:textId="7D9760FE"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051B5859" w14:textId="3370F32D" w:rsidR="00EA3AAC" w:rsidRPr="00EA3AAC" w:rsidRDefault="00EA3AAC" w:rsidP="00D728C5">
            <w:pPr>
              <w:rPr>
                <w:i/>
                <w:szCs w:val="20"/>
              </w:rPr>
            </w:pPr>
            <w:r w:rsidRPr="00EA3AAC">
              <w:rPr>
                <w:szCs w:val="20"/>
              </w:rPr>
              <w:t>string</w:t>
            </w:r>
          </w:p>
        </w:tc>
        <w:tc>
          <w:tcPr>
            <w:tcW w:w="4111" w:type="dxa"/>
          </w:tcPr>
          <w:p w14:paraId="05190D6D" w14:textId="0F2DC56A" w:rsidR="00EA3AAC" w:rsidRPr="00EA3AAC" w:rsidRDefault="00EA3AAC" w:rsidP="00D728C5">
            <w:pPr>
              <w:rPr>
                <w:i/>
                <w:szCs w:val="20"/>
              </w:rPr>
            </w:pPr>
            <w:r w:rsidRPr="00EA3AAC">
              <w:rPr>
                <w:spacing w:val="-1"/>
                <w:szCs w:val="20"/>
              </w:rPr>
              <w:t>Kodverkets namn i klartext. Skall anges när så är möjligt</w:t>
            </w:r>
          </w:p>
        </w:tc>
        <w:tc>
          <w:tcPr>
            <w:tcW w:w="1418" w:type="dxa"/>
          </w:tcPr>
          <w:p w14:paraId="2D24BFD4" w14:textId="69FB329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9874528" w14:textId="77777777" w:rsidTr="00514BAB">
        <w:tc>
          <w:tcPr>
            <w:tcW w:w="2660" w:type="dxa"/>
          </w:tcPr>
          <w:p w14:paraId="19DE8DFD" w14:textId="64D0EF2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9F9D6FD" w14:textId="3E7451C9" w:rsidR="00EA3AAC" w:rsidRPr="00EA3AAC" w:rsidRDefault="00EA3AAC" w:rsidP="00D728C5">
            <w:pPr>
              <w:rPr>
                <w:i/>
                <w:szCs w:val="20"/>
              </w:rPr>
            </w:pPr>
            <w:r w:rsidRPr="00EA3AAC">
              <w:rPr>
                <w:szCs w:val="20"/>
              </w:rPr>
              <w:t>string</w:t>
            </w:r>
          </w:p>
        </w:tc>
        <w:tc>
          <w:tcPr>
            <w:tcW w:w="4111" w:type="dxa"/>
          </w:tcPr>
          <w:p w14:paraId="50B9649A" w14:textId="0F726DF4" w:rsidR="00EA3AAC" w:rsidRPr="00EA3AAC" w:rsidRDefault="00EA3AAC" w:rsidP="00D728C5">
            <w:pPr>
              <w:rPr>
                <w:i/>
                <w:szCs w:val="20"/>
              </w:rPr>
            </w:pPr>
            <w:r w:rsidRPr="00EA3AAC">
              <w:rPr>
                <w:spacing w:val="-1"/>
                <w:szCs w:val="20"/>
              </w:rPr>
              <w:t>Om tillämpbart, versionsangivelse som definierats av det givna kodsystemet.</w:t>
            </w:r>
          </w:p>
        </w:tc>
        <w:tc>
          <w:tcPr>
            <w:tcW w:w="1418" w:type="dxa"/>
          </w:tcPr>
          <w:p w14:paraId="735546BA" w14:textId="33F0ECA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4658EB" w14:textId="77777777" w:rsidTr="00514BAB">
        <w:tc>
          <w:tcPr>
            <w:tcW w:w="2660" w:type="dxa"/>
          </w:tcPr>
          <w:p w14:paraId="56161BA1" w14:textId="3CB29ECD"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292EE667" w14:textId="2B82EECC" w:rsidR="00EA3AAC" w:rsidRPr="00EA3AAC" w:rsidRDefault="00EA3AAC" w:rsidP="00D728C5">
            <w:pPr>
              <w:rPr>
                <w:szCs w:val="20"/>
                <w:lang w:val="en-GB"/>
              </w:rPr>
            </w:pPr>
            <w:r w:rsidRPr="00EA3AAC">
              <w:rPr>
                <w:szCs w:val="20"/>
              </w:rPr>
              <w:t>string</w:t>
            </w:r>
          </w:p>
        </w:tc>
        <w:tc>
          <w:tcPr>
            <w:tcW w:w="4111" w:type="dxa"/>
          </w:tcPr>
          <w:p w14:paraId="0749BB03" w14:textId="590FD728" w:rsidR="00EA3AAC" w:rsidRPr="00EA3AAC" w:rsidRDefault="00EA3AAC" w:rsidP="00D728C5">
            <w:pPr>
              <w:rPr>
                <w:rFonts w:cs="Arial"/>
                <w:szCs w:val="20"/>
              </w:rPr>
            </w:pPr>
            <w:r w:rsidRPr="00EA3AAC">
              <w:rPr>
                <w:spacing w:val="-1"/>
                <w:szCs w:val="20"/>
              </w:rPr>
              <w:t xml:space="preserve">Koden i klartext, under vilket det producerande systemet visar koden för sina användare. Om separat </w:t>
            </w:r>
            <w:proofErr w:type="spellStart"/>
            <w:r w:rsidRPr="00EA3AAC">
              <w:rPr>
                <w:spacing w:val="-1"/>
                <w:szCs w:val="20"/>
              </w:rPr>
              <w:t>displayName</w:t>
            </w:r>
            <w:proofErr w:type="spellEnd"/>
            <w:r w:rsidRPr="00EA3AAC">
              <w:rPr>
                <w:spacing w:val="-1"/>
                <w:szCs w:val="20"/>
              </w:rPr>
              <w:t xml:space="preserve"> inte finns i producerande system skall det ange samma värde som för </w:t>
            </w:r>
            <w:proofErr w:type="spellStart"/>
            <w:r w:rsidRPr="00EA3AAC">
              <w:rPr>
                <w:spacing w:val="-1"/>
                <w:szCs w:val="20"/>
              </w:rPr>
              <w:t>code</w:t>
            </w:r>
            <w:proofErr w:type="spellEnd"/>
            <w:r w:rsidRPr="00EA3AAC">
              <w:rPr>
                <w:spacing w:val="-1"/>
                <w:szCs w:val="20"/>
              </w:rPr>
              <w:t>.</w:t>
            </w:r>
          </w:p>
        </w:tc>
        <w:tc>
          <w:tcPr>
            <w:tcW w:w="1418" w:type="dxa"/>
          </w:tcPr>
          <w:p w14:paraId="32982168" w14:textId="4FBE0B92"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CA2FC5" w14:textId="77777777" w:rsidTr="00514BAB">
        <w:tc>
          <w:tcPr>
            <w:tcW w:w="2660" w:type="dxa"/>
          </w:tcPr>
          <w:p w14:paraId="2045B548" w14:textId="48CECB69"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originalText</w:t>
            </w:r>
            <w:proofErr w:type="spellEnd"/>
          </w:p>
        </w:tc>
        <w:tc>
          <w:tcPr>
            <w:tcW w:w="1417" w:type="dxa"/>
          </w:tcPr>
          <w:p w14:paraId="2D485470" w14:textId="405E6026" w:rsidR="00EA3AAC" w:rsidRPr="00EA3AAC" w:rsidRDefault="00EA3AAC" w:rsidP="00D728C5">
            <w:pPr>
              <w:rPr>
                <w:szCs w:val="20"/>
                <w:lang w:val="en-GB"/>
              </w:rPr>
            </w:pPr>
            <w:r w:rsidRPr="00EA3AAC">
              <w:rPr>
                <w:szCs w:val="20"/>
              </w:rPr>
              <w:t>string</w:t>
            </w:r>
          </w:p>
        </w:tc>
        <w:tc>
          <w:tcPr>
            <w:tcW w:w="4111" w:type="dxa"/>
          </w:tcPr>
          <w:p w14:paraId="4ADC18E4" w14:textId="7F9B65F2" w:rsidR="00EA3AAC" w:rsidRPr="00EA3AAC" w:rsidRDefault="00EA3AAC" w:rsidP="00D728C5">
            <w:pPr>
              <w:rPr>
                <w:rFonts w:cs="Arial"/>
                <w:szCs w:val="20"/>
              </w:rPr>
            </w:pPr>
            <w:proofErr w:type="spellStart"/>
            <w:r w:rsidRPr="00EA3AAC">
              <w:rPr>
                <w:spacing w:val="-1"/>
                <w:szCs w:val="20"/>
              </w:rPr>
              <w:t>originalText</w:t>
            </w:r>
            <w:proofErr w:type="spellEnd"/>
            <w:r w:rsidRPr="00EA3AAC">
              <w:rPr>
                <w:spacing w:val="-1"/>
                <w:szCs w:val="20"/>
              </w:rPr>
              <w:t xml:space="preserve"> ska användas vid överföring av värden som kommer från lokala </w:t>
            </w:r>
            <w:proofErr w:type="spellStart"/>
            <w:r w:rsidRPr="00EA3AAC">
              <w:rPr>
                <w:spacing w:val="-1"/>
                <w:szCs w:val="20"/>
              </w:rPr>
              <w:t>kodverk</w:t>
            </w:r>
            <w:proofErr w:type="spellEnd"/>
            <w:r w:rsidRPr="00EA3AAC">
              <w:rPr>
                <w:spacing w:val="-1"/>
                <w:szCs w:val="20"/>
              </w:rPr>
              <w:t xml:space="preserve"> som </w:t>
            </w:r>
            <w:proofErr w:type="gramStart"/>
            <w:r w:rsidRPr="00EA3AAC">
              <w:rPr>
                <w:spacing w:val="-1"/>
                <w:szCs w:val="20"/>
              </w:rPr>
              <w:t>ej</w:t>
            </w:r>
            <w:proofErr w:type="gramEnd"/>
            <w:r w:rsidRPr="00EA3AAC">
              <w:rPr>
                <w:spacing w:val="-1"/>
                <w:szCs w:val="20"/>
              </w:rPr>
              <w:t xml:space="preserve"> är identifierade med OID eller när kod helt saknas. I sådana fall skall en beskrivande text anges i </w:t>
            </w:r>
            <w:proofErr w:type="spellStart"/>
            <w:r w:rsidRPr="00EA3AAC">
              <w:rPr>
                <w:spacing w:val="-1"/>
                <w:szCs w:val="20"/>
              </w:rPr>
              <w:t>originalText</w:t>
            </w:r>
            <w:proofErr w:type="spellEnd"/>
            <w:r w:rsidRPr="00EA3AAC">
              <w:rPr>
                <w:spacing w:val="-1"/>
                <w:szCs w:val="20"/>
              </w:rPr>
              <w:t xml:space="preserve">. Om </w:t>
            </w:r>
            <w:proofErr w:type="spellStart"/>
            <w:r w:rsidRPr="00EA3AAC">
              <w:rPr>
                <w:spacing w:val="-1"/>
                <w:szCs w:val="20"/>
              </w:rPr>
              <w:t>originalText</w:t>
            </w:r>
            <w:proofErr w:type="spellEnd"/>
            <w:r w:rsidRPr="00EA3AAC">
              <w:rPr>
                <w:spacing w:val="-1"/>
                <w:szCs w:val="20"/>
              </w:rPr>
              <w:t xml:space="preserve"> anges kan inget av de övriga elementen anges.</w:t>
            </w:r>
          </w:p>
        </w:tc>
        <w:tc>
          <w:tcPr>
            <w:tcW w:w="1418" w:type="dxa"/>
          </w:tcPr>
          <w:p w14:paraId="78B3B240" w14:textId="07A2F472"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A717AEA" w14:textId="77777777" w:rsidTr="00514BAB">
        <w:tc>
          <w:tcPr>
            <w:tcW w:w="2660" w:type="dxa"/>
          </w:tcPr>
          <w:p w14:paraId="7E0B29E1" w14:textId="118872E3"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dose</w:t>
            </w:r>
            <w:proofErr w:type="spellEnd"/>
          </w:p>
        </w:tc>
        <w:tc>
          <w:tcPr>
            <w:tcW w:w="1417" w:type="dxa"/>
          </w:tcPr>
          <w:p w14:paraId="0D528FE8" w14:textId="3AAC2E28" w:rsidR="00EA3AAC" w:rsidRPr="00EA3AAC" w:rsidRDefault="00EA3AAC" w:rsidP="00D728C5">
            <w:pPr>
              <w:rPr>
                <w:i/>
                <w:szCs w:val="20"/>
                <w:lang w:val="en-GB"/>
              </w:rPr>
            </w:pPr>
            <w:proofErr w:type="spellStart"/>
            <w:r w:rsidRPr="00EA3AAC">
              <w:rPr>
                <w:spacing w:val="-1"/>
                <w:szCs w:val="20"/>
              </w:rPr>
              <w:t>PQType</w:t>
            </w:r>
            <w:proofErr w:type="spellEnd"/>
          </w:p>
        </w:tc>
        <w:tc>
          <w:tcPr>
            <w:tcW w:w="4111" w:type="dxa"/>
          </w:tcPr>
          <w:p w14:paraId="336771CD" w14:textId="7A737724" w:rsidR="00EA3AAC" w:rsidRPr="00EA3AAC" w:rsidRDefault="00EA3AAC" w:rsidP="00D728C5">
            <w:pPr>
              <w:rPr>
                <w:rFonts w:cs="Arial"/>
                <w:i/>
                <w:szCs w:val="20"/>
              </w:rPr>
            </w:pPr>
            <w:r w:rsidRPr="00EA3AAC">
              <w:rPr>
                <w:spacing w:val="-1"/>
                <w:szCs w:val="20"/>
              </w:rPr>
              <w:t>Dos.</w:t>
            </w:r>
          </w:p>
        </w:tc>
        <w:tc>
          <w:tcPr>
            <w:tcW w:w="1418" w:type="dxa"/>
          </w:tcPr>
          <w:p w14:paraId="228599FE" w14:textId="3AAE8C4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AAEB180" w14:textId="77777777" w:rsidTr="00514BAB">
        <w:tc>
          <w:tcPr>
            <w:tcW w:w="2660" w:type="dxa"/>
          </w:tcPr>
          <w:p w14:paraId="06263E87" w14:textId="55483E5B"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04397738" w14:textId="4F8D1C99" w:rsidR="00EA3AAC" w:rsidRPr="00EA3AAC" w:rsidRDefault="00EA3AAC" w:rsidP="00D728C5">
            <w:pPr>
              <w:rPr>
                <w:i/>
                <w:szCs w:val="20"/>
                <w:lang w:val="en-GB"/>
              </w:rPr>
            </w:pPr>
            <w:r w:rsidRPr="00EA3AAC">
              <w:rPr>
                <w:spacing w:val="-1"/>
                <w:szCs w:val="20"/>
              </w:rPr>
              <w:t>Double</w:t>
            </w:r>
          </w:p>
        </w:tc>
        <w:tc>
          <w:tcPr>
            <w:tcW w:w="4111" w:type="dxa"/>
          </w:tcPr>
          <w:p w14:paraId="2B9F5F56" w14:textId="738EF6DD" w:rsidR="00EA3AAC" w:rsidRPr="00EA3AAC" w:rsidRDefault="00EA3AAC" w:rsidP="00D728C5">
            <w:pPr>
              <w:rPr>
                <w:rFonts w:cs="Arial"/>
                <w:i/>
                <w:szCs w:val="20"/>
              </w:rPr>
            </w:pPr>
            <w:r w:rsidRPr="00EA3AAC">
              <w:rPr>
                <w:spacing w:val="-1"/>
                <w:szCs w:val="20"/>
              </w:rPr>
              <w:t>Mätetal.</w:t>
            </w:r>
          </w:p>
        </w:tc>
        <w:tc>
          <w:tcPr>
            <w:tcW w:w="1418" w:type="dxa"/>
          </w:tcPr>
          <w:p w14:paraId="1C191E5E" w14:textId="4EA181F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8ADB3D" w14:textId="77777777" w:rsidTr="00514BAB">
        <w:tc>
          <w:tcPr>
            <w:tcW w:w="2660" w:type="dxa"/>
          </w:tcPr>
          <w:p w14:paraId="78346DF0" w14:textId="25036FA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0E6A883A" w14:textId="0FDEC60A" w:rsidR="00EA3AAC" w:rsidRPr="00EA3AAC" w:rsidRDefault="00EA3AAC" w:rsidP="00D728C5">
            <w:pPr>
              <w:rPr>
                <w:i/>
                <w:szCs w:val="20"/>
                <w:lang w:val="en-GB"/>
              </w:rPr>
            </w:pPr>
            <w:r w:rsidRPr="00EA3AAC">
              <w:rPr>
                <w:spacing w:val="-1"/>
                <w:szCs w:val="20"/>
              </w:rPr>
              <w:t>string</w:t>
            </w:r>
          </w:p>
        </w:tc>
        <w:tc>
          <w:tcPr>
            <w:tcW w:w="4111" w:type="dxa"/>
          </w:tcPr>
          <w:p w14:paraId="27F8CC40" w14:textId="706030D7" w:rsidR="00EA3AAC" w:rsidRPr="00EA3AAC" w:rsidRDefault="00EA3AAC" w:rsidP="00D728C5">
            <w:pPr>
              <w:rPr>
                <w:rFonts w:cs="Arial"/>
                <w:i/>
                <w:szCs w:val="20"/>
              </w:rPr>
            </w:pPr>
            <w:r w:rsidRPr="00EA3AAC">
              <w:rPr>
                <w:spacing w:val="-1"/>
                <w:szCs w:val="20"/>
              </w:rPr>
              <w:t>“mg”</w:t>
            </w:r>
          </w:p>
        </w:tc>
        <w:tc>
          <w:tcPr>
            <w:tcW w:w="1418" w:type="dxa"/>
          </w:tcPr>
          <w:p w14:paraId="0EC0690D" w14:textId="353EA5B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809E4BA" w14:textId="77777777" w:rsidTr="00514BAB">
        <w:tc>
          <w:tcPr>
            <w:tcW w:w="2660" w:type="dxa"/>
          </w:tcPr>
          <w:p w14:paraId="2CFE2C35" w14:textId="3F6714E6"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datePeriod</w:t>
            </w:r>
            <w:proofErr w:type="spellEnd"/>
          </w:p>
        </w:tc>
        <w:tc>
          <w:tcPr>
            <w:tcW w:w="1417" w:type="dxa"/>
          </w:tcPr>
          <w:p w14:paraId="2DF2C346" w14:textId="70998BBA" w:rsidR="00EA3AAC" w:rsidRPr="00EA3AAC" w:rsidRDefault="00EA3AAC" w:rsidP="00D728C5">
            <w:pPr>
              <w:rPr>
                <w:i/>
                <w:szCs w:val="20"/>
                <w:lang w:val="en-GB"/>
              </w:rPr>
            </w:pPr>
            <w:proofErr w:type="spellStart"/>
            <w:r w:rsidRPr="00EA3AAC">
              <w:rPr>
                <w:spacing w:val="-1"/>
                <w:szCs w:val="20"/>
              </w:rPr>
              <w:t>DatePeriodType</w:t>
            </w:r>
            <w:proofErr w:type="spellEnd"/>
          </w:p>
        </w:tc>
        <w:tc>
          <w:tcPr>
            <w:tcW w:w="4111" w:type="dxa"/>
          </w:tcPr>
          <w:p w14:paraId="553A1BFC" w14:textId="4D92460C" w:rsidR="00EA3AAC" w:rsidRPr="00EA3AAC" w:rsidRDefault="00EA3AAC" w:rsidP="00D728C5">
            <w:pPr>
              <w:rPr>
                <w:rFonts w:cs="Arial"/>
                <w:i/>
                <w:szCs w:val="20"/>
              </w:rPr>
            </w:pPr>
            <w:r w:rsidRPr="00EA3AAC">
              <w:rPr>
                <w:spacing w:val="-1"/>
                <w:szCs w:val="20"/>
              </w:rPr>
              <w:t>Motsvarande insättnings- och utsättningsdatum.</w:t>
            </w:r>
          </w:p>
        </w:tc>
        <w:tc>
          <w:tcPr>
            <w:tcW w:w="1418" w:type="dxa"/>
          </w:tcPr>
          <w:p w14:paraId="31507E4C" w14:textId="7F960E5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94DCFD" w14:textId="77777777" w:rsidTr="001C604C">
        <w:trPr>
          <w:trHeight w:val="112"/>
        </w:trPr>
        <w:tc>
          <w:tcPr>
            <w:tcW w:w="2660" w:type="dxa"/>
          </w:tcPr>
          <w:p w14:paraId="1E6D6260" w14:textId="3AB1844A"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/../../../start</w:t>
            </w:r>
          </w:p>
        </w:tc>
        <w:tc>
          <w:tcPr>
            <w:tcW w:w="1417" w:type="dxa"/>
          </w:tcPr>
          <w:p w14:paraId="6563BC0A" w14:textId="472CCC72" w:rsidR="00EA3AAC" w:rsidRPr="00EA3AAC" w:rsidRDefault="00EA3AAC" w:rsidP="00D728C5">
            <w:pPr>
              <w:rPr>
                <w:i/>
                <w:szCs w:val="20"/>
                <w:lang w:val="en-GB"/>
              </w:rPr>
            </w:pPr>
            <w:proofErr w:type="spellStart"/>
            <w:r w:rsidRPr="00EA3AAC">
              <w:rPr>
                <w:spacing w:val="-1"/>
                <w:szCs w:val="20"/>
              </w:rPr>
              <w:t>DateType</w:t>
            </w:r>
            <w:proofErr w:type="spellEnd"/>
          </w:p>
        </w:tc>
        <w:tc>
          <w:tcPr>
            <w:tcW w:w="4111" w:type="dxa"/>
          </w:tcPr>
          <w:p w14:paraId="3E31AA31" w14:textId="1CAC08C8" w:rsidR="00EA3AAC" w:rsidRPr="00EA3AAC" w:rsidRDefault="00EA3AAC" w:rsidP="00D728C5">
            <w:pPr>
              <w:rPr>
                <w:rFonts w:cs="Arial"/>
                <w:i/>
                <w:szCs w:val="20"/>
              </w:rPr>
            </w:pPr>
            <w:r w:rsidRPr="00EA3AAC">
              <w:rPr>
                <w:spacing w:val="-1"/>
                <w:szCs w:val="20"/>
              </w:rPr>
              <w:t>Startdatum. Format ÅÅÅÅMMDD.</w:t>
            </w:r>
          </w:p>
        </w:tc>
        <w:tc>
          <w:tcPr>
            <w:tcW w:w="1418" w:type="dxa"/>
          </w:tcPr>
          <w:p w14:paraId="125AFC7C" w14:textId="0ED9B28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8199623" w14:textId="77777777" w:rsidTr="00514BAB">
        <w:tc>
          <w:tcPr>
            <w:tcW w:w="2660" w:type="dxa"/>
          </w:tcPr>
          <w:p w14:paraId="638CEBDA" w14:textId="50A3B984"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/../../../end</w:t>
            </w:r>
          </w:p>
        </w:tc>
        <w:tc>
          <w:tcPr>
            <w:tcW w:w="1417" w:type="dxa"/>
          </w:tcPr>
          <w:p w14:paraId="3040EBD4" w14:textId="3410E52E" w:rsidR="00EA3AAC" w:rsidRPr="00EA3AAC" w:rsidRDefault="00EA3AAC" w:rsidP="00D728C5">
            <w:pPr>
              <w:rPr>
                <w:szCs w:val="20"/>
              </w:rPr>
            </w:pPr>
            <w:proofErr w:type="spellStart"/>
            <w:r w:rsidRPr="00EA3AAC">
              <w:rPr>
                <w:spacing w:val="-1"/>
                <w:szCs w:val="20"/>
              </w:rPr>
              <w:t>DateType</w:t>
            </w:r>
            <w:proofErr w:type="spellEnd"/>
          </w:p>
        </w:tc>
        <w:tc>
          <w:tcPr>
            <w:tcW w:w="4111" w:type="dxa"/>
          </w:tcPr>
          <w:p w14:paraId="45A3FCF5" w14:textId="0734E297" w:rsidR="00EA3AAC" w:rsidRPr="00EA3AAC" w:rsidRDefault="00EA3AAC" w:rsidP="00D728C5">
            <w:pPr>
              <w:rPr>
                <w:rFonts w:cs="Arial"/>
                <w:i/>
                <w:szCs w:val="20"/>
              </w:rPr>
            </w:pPr>
            <w:r w:rsidRPr="00EA3AAC">
              <w:rPr>
                <w:spacing w:val="-1"/>
                <w:szCs w:val="20"/>
              </w:rPr>
              <w:t>Slutdatum. Format ÅÅÅÅMMDD.</w:t>
            </w:r>
          </w:p>
        </w:tc>
        <w:tc>
          <w:tcPr>
            <w:tcW w:w="1418" w:type="dxa"/>
          </w:tcPr>
          <w:p w14:paraId="3F2C0DC8" w14:textId="12E57C4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9AF8A0A" w14:textId="77777777" w:rsidTr="00514BAB">
        <w:tc>
          <w:tcPr>
            <w:tcW w:w="2660" w:type="dxa"/>
          </w:tcPr>
          <w:p w14:paraId="596D4DAB" w14:textId="08DD2C80" w:rsidR="00EA3AAC" w:rsidRPr="00EA3AAC" w:rsidRDefault="00EA3AAC" w:rsidP="00514BAB">
            <w:pPr>
              <w:pStyle w:val="TableParagraph"/>
              <w:spacing w:line="229" w:lineRule="exact"/>
              <w:ind w:left="102"/>
              <w:rPr>
                <w:rFonts w:ascii="Georgia" w:hAnsi="Georgia"/>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endCause</w:t>
            </w:r>
            <w:proofErr w:type="spellEnd"/>
          </w:p>
        </w:tc>
        <w:tc>
          <w:tcPr>
            <w:tcW w:w="1417" w:type="dxa"/>
          </w:tcPr>
          <w:p w14:paraId="51497EA6" w14:textId="2800DE47" w:rsidR="00EA3AAC" w:rsidRPr="00EA3AAC" w:rsidRDefault="00EA3AAC" w:rsidP="00D728C5">
            <w:pPr>
              <w:rPr>
                <w:szCs w:val="20"/>
              </w:rPr>
            </w:pPr>
            <w:r w:rsidRPr="00EA3AAC">
              <w:rPr>
                <w:spacing w:val="-1"/>
                <w:szCs w:val="20"/>
              </w:rPr>
              <w:t>string</w:t>
            </w:r>
          </w:p>
        </w:tc>
        <w:tc>
          <w:tcPr>
            <w:tcW w:w="4111" w:type="dxa"/>
          </w:tcPr>
          <w:p w14:paraId="0B8C84DE" w14:textId="445C10FA" w:rsidR="00EA3AAC" w:rsidRPr="00EA3AAC" w:rsidRDefault="00EA3AAC" w:rsidP="00D728C5">
            <w:pPr>
              <w:rPr>
                <w:rFonts w:cs="Arial"/>
                <w:szCs w:val="20"/>
              </w:rPr>
            </w:pPr>
            <w:r w:rsidRPr="00EA3AAC">
              <w:rPr>
                <w:spacing w:val="-1"/>
                <w:szCs w:val="20"/>
              </w:rPr>
              <w:t>Motsvarar kommande läkemedelskontrakts "utsättningsorsak".</w:t>
            </w:r>
          </w:p>
        </w:tc>
        <w:tc>
          <w:tcPr>
            <w:tcW w:w="1418" w:type="dxa"/>
          </w:tcPr>
          <w:p w14:paraId="28D1F4F8" w14:textId="1B040FB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EC00190" w14:textId="77777777" w:rsidTr="00514BAB">
        <w:tc>
          <w:tcPr>
            <w:tcW w:w="2660" w:type="dxa"/>
          </w:tcPr>
          <w:p w14:paraId="78B40B24" w14:textId="05DC224C" w:rsidR="00EA3AAC" w:rsidRPr="00EA3AAC" w:rsidRDefault="00EA3AAC" w:rsidP="00514BAB">
            <w:pPr>
              <w:pStyle w:val="TableParagraph"/>
              <w:spacing w:line="229" w:lineRule="exact"/>
              <w:ind w:left="102"/>
              <w:rPr>
                <w:rFonts w:ascii="Georgia" w:hAnsi="Georgia"/>
                <w:i/>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/../../interval</w:t>
            </w:r>
          </w:p>
        </w:tc>
        <w:tc>
          <w:tcPr>
            <w:tcW w:w="1417" w:type="dxa"/>
          </w:tcPr>
          <w:p w14:paraId="2E1C6901" w14:textId="691C7B46" w:rsidR="00EA3AAC" w:rsidRPr="00EA3AAC" w:rsidRDefault="00EA3AAC" w:rsidP="00D728C5">
            <w:pPr>
              <w:rPr>
                <w:i/>
                <w:szCs w:val="20"/>
              </w:rPr>
            </w:pPr>
            <w:r w:rsidRPr="00EA3AAC">
              <w:rPr>
                <w:spacing w:val="-1"/>
                <w:szCs w:val="20"/>
              </w:rPr>
              <w:t>string</w:t>
            </w:r>
          </w:p>
        </w:tc>
        <w:tc>
          <w:tcPr>
            <w:tcW w:w="4111" w:type="dxa"/>
          </w:tcPr>
          <w:p w14:paraId="12F507D5" w14:textId="04B21914" w:rsidR="00EA3AAC" w:rsidRPr="00EA3AAC" w:rsidRDefault="00EA3AAC" w:rsidP="00D728C5">
            <w:pPr>
              <w:rPr>
                <w:rFonts w:cs="Arial"/>
                <w:i/>
                <w:szCs w:val="20"/>
              </w:rPr>
            </w:pPr>
            <w:r w:rsidRPr="00EA3AAC">
              <w:rPr>
                <w:spacing w:val="-1"/>
                <w:szCs w:val="20"/>
              </w:rPr>
              <w:t>Intervall/frekvens för dos.</w:t>
            </w:r>
          </w:p>
        </w:tc>
        <w:tc>
          <w:tcPr>
            <w:tcW w:w="1418" w:type="dxa"/>
          </w:tcPr>
          <w:p w14:paraId="5D3A4042" w14:textId="3F78D64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bl>
    <w:p w14:paraId="1A9CCDFC" w14:textId="77777777" w:rsidR="007E47C0" w:rsidRDefault="007E47C0" w:rsidP="007E47C0"/>
    <w:p w14:paraId="0C970D8C" w14:textId="77777777" w:rsidR="007E47C0" w:rsidRPr="00ED19D0" w:rsidRDefault="007E47C0" w:rsidP="003F45DF">
      <w:pPr>
        <w:pStyle w:val="Brdtext"/>
      </w:pPr>
    </w:p>
    <w:p w14:paraId="19EF74E6" w14:textId="77777777" w:rsidR="007E47C0" w:rsidRDefault="00776D68" w:rsidP="007E47C0">
      <w:pPr>
        <w:pStyle w:val="Rubrik3"/>
      </w:pPr>
      <w:bookmarkStart w:id="727" w:name="_Toc379809767"/>
      <w:r>
        <w:t>Övriga regler</w:t>
      </w:r>
      <w:bookmarkEnd w:id="727"/>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lastRenderedPageBreak/>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Rubrik5"/>
      </w:pPr>
      <w:r w:rsidRPr="00776D68">
        <w:t>SLA-krav</w:t>
      </w:r>
    </w:p>
    <w:p w14:paraId="65ED89DE" w14:textId="62BCEA1B" w:rsidR="00793064" w:rsidRPr="008E6A45" w:rsidRDefault="008E6A45" w:rsidP="008E6A45">
      <w:r w:rsidRPr="00E146AE">
        <w:t>Inga avvikande SLA-krav</w:t>
      </w:r>
      <w:r>
        <w:t>.</w:t>
      </w:r>
      <w:bookmarkEnd w:id="0"/>
      <w:r>
        <w:rPr>
          <w:rFonts w:eastAsia="Times New Roman"/>
          <w:bCs/>
          <w:sz w:val="30"/>
          <w:szCs w:val="28"/>
        </w:rPr>
        <w:t xml:space="preserve"> </w:t>
      </w:r>
    </w:p>
    <w:sectPr w:rsidR="00793064" w:rsidRPr="008E6A45" w:rsidSect="007B025E">
      <w:headerReference w:type="default" r:id="rId22"/>
      <w:headerReference w:type="first" r:id="rId23"/>
      <w:footerReference w:type="first" r:id="rId24"/>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251364" w14:textId="77777777" w:rsidR="00786C2D" w:rsidRDefault="00786C2D" w:rsidP="00C72B17">
      <w:pPr>
        <w:spacing w:line="240" w:lineRule="auto"/>
      </w:pPr>
      <w:r>
        <w:separator/>
      </w:r>
    </w:p>
  </w:endnote>
  <w:endnote w:type="continuationSeparator" w:id="0">
    <w:p w14:paraId="46E9F36C" w14:textId="77777777" w:rsidR="00786C2D" w:rsidRDefault="00786C2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1C0EFF" w:rsidRDefault="001C0EFF">
    <w:pPr>
      <w:pStyle w:val="Sidfot"/>
    </w:pPr>
  </w:p>
  <w:p w14:paraId="12C113D0" w14:textId="77777777" w:rsidR="001C0EFF" w:rsidRDefault="001C0EFF">
    <w:pPr>
      <w:pStyle w:val="Sidfot"/>
    </w:pPr>
  </w:p>
  <w:p w14:paraId="1421CB49" w14:textId="77777777" w:rsidR="001C0EFF" w:rsidRDefault="001C0EFF">
    <w:pPr>
      <w:pStyle w:val="Sidfot"/>
    </w:pPr>
  </w:p>
  <w:p w14:paraId="6F807640" w14:textId="77777777" w:rsidR="001C0EFF" w:rsidRDefault="001C0EFF">
    <w:pPr>
      <w:pStyle w:val="Sidfot"/>
    </w:pPr>
  </w:p>
  <w:p w14:paraId="2E456113" w14:textId="77777777" w:rsidR="001C0EFF" w:rsidRDefault="001C0EFF">
    <w:pPr>
      <w:pStyle w:val="Sidfot"/>
    </w:pPr>
  </w:p>
  <w:p w14:paraId="36A9D811" w14:textId="77777777" w:rsidR="001C0EFF" w:rsidRDefault="001C0EFF">
    <w:pPr>
      <w:pStyle w:val="Sidfot"/>
    </w:pPr>
  </w:p>
  <w:p w14:paraId="2CD2C690" w14:textId="77777777" w:rsidR="001C0EFF" w:rsidRDefault="001C0EFF" w:rsidP="00956547">
    <w:pPr>
      <w:pStyle w:val="Sidfot"/>
    </w:pPr>
    <w:bookmarkStart w:id="793" w:name="Foote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koordinerar landstingens och regionernas samarbete för att </w:t>
    </w:r>
    <w:r w:rsidRPr="00E127E3">
      <w:rPr>
        <w:szCs w:val="12"/>
      </w:rPr>
      <w:t xml:space="preserve">förverkliga strategin för Nationell </w:t>
    </w:r>
    <w:proofErr w:type="spellStart"/>
    <w:r w:rsidRPr="00E127E3">
      <w:rPr>
        <w:szCs w:val="12"/>
      </w:rPr>
      <w:t>eHälsa</w:t>
    </w:r>
    <w:proofErr w:type="spellEnd"/>
    <w:r w:rsidRPr="00E127E3">
      <w:rPr>
        <w:szCs w:val="12"/>
      </w:rPr>
      <w:t xml:space="preserve"> – tillgänglig och säker information inom vård och omsorg</w:t>
    </w:r>
    <w:r w:rsidRPr="00E127E3">
      <w:rPr>
        <w:color w:val="333333"/>
        <w:szCs w:val="12"/>
      </w:rPr>
      <w:t xml:space="preserve">. Centret ska skapa den långsiktighet som krävs för att utveckla och införa gemensamma </w:t>
    </w:r>
    <w:proofErr w:type="spellStart"/>
    <w:r w:rsidRPr="00E127E3">
      <w:rPr>
        <w:color w:val="333333"/>
        <w:szCs w:val="12"/>
      </w:rPr>
      <w:t>eHälsostöd</w:t>
    </w:r>
    <w:proofErr w:type="spellEnd"/>
    <w:r w:rsidRPr="00E127E3">
      <w:rPr>
        <w:color w:val="333333"/>
        <w:szCs w:val="12"/>
      </w:rPr>
      <w:t xml:space="preserve">, infrastruktur och standarder som förbättrar informationstillgänglighet, kvalitet och patientsäkerhet. </w:t>
    </w: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styrs av representanter från landsting och regioner, Sveriges Kommuner och Landsting (SKL), kommunerna och de privata vårdgivarna.</w:t>
    </w:r>
    <w:bookmarkEnd w:id="793"/>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44AE93" w14:textId="77777777" w:rsidR="00786C2D" w:rsidRDefault="00786C2D" w:rsidP="00C72B17">
      <w:pPr>
        <w:spacing w:line="240" w:lineRule="auto"/>
      </w:pPr>
      <w:r>
        <w:separator/>
      </w:r>
    </w:p>
  </w:footnote>
  <w:footnote w:type="continuationSeparator" w:id="0">
    <w:p w14:paraId="0DDDFEF5" w14:textId="77777777" w:rsidR="00786C2D" w:rsidRDefault="00786C2D"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00FE0DC9" w:rsidR="001C0EFF" w:rsidRDefault="001C0EFF"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728" w:name="Date1"/>
    <w:del w:id="729" w:author="Björn Genfors" w:date="2014-02-06T10:55:00Z">
      <w:r w:rsidDel="00D255AB">
        <w:delText>3</w:delText>
      </w:r>
    </w:del>
    <w:ins w:id="730" w:author="Björn Genfors" w:date="2014-02-06T10:55:00Z">
      <w:r>
        <w:t>6</w:t>
      </w:r>
    </w:ins>
    <w:r>
      <w:t xml:space="preserve"> februari 201</w:t>
    </w:r>
    <w:bookmarkEnd w:id="728"/>
    <w:r>
      <w:t>4</w:t>
    </w:r>
  </w:p>
  <w:p w14:paraId="005707D8" w14:textId="588DF0F6" w:rsidR="001C0EFF" w:rsidRDefault="001C0EFF" w:rsidP="008303EF">
    <w:pPr>
      <w:tabs>
        <w:tab w:val="left" w:pos="6237"/>
      </w:tabs>
    </w:pPr>
    <w:r>
      <w:tab/>
    </w:r>
    <w:bookmarkStart w:id="731" w:name="LDnr1"/>
    <w:bookmarkEnd w:id="731"/>
    <w:r>
      <w:t xml:space="preserve"> </w:t>
    </w:r>
    <w:bookmarkStart w:id="732" w:name="Dnr1"/>
    <w:bookmarkEnd w:id="732"/>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1C0EFF" w:rsidRPr="00C05223" w:rsidRDefault="001C0EF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07E93">
                            <w:rPr>
                              <w:noProof/>
                              <w:sz w:val="16"/>
                              <w:szCs w:val="16"/>
                            </w:rPr>
                            <w:t>7</w:t>
                          </w:r>
                          <w:r w:rsidRPr="00E12C4A">
                            <w:rPr>
                              <w:sz w:val="16"/>
                              <w:szCs w:val="16"/>
                            </w:rPr>
                            <w:fldChar w:fldCharType="end"/>
                          </w:r>
                          <w:r w:rsidRPr="00E12C4A">
                            <w:rPr>
                              <w:sz w:val="16"/>
                              <w:szCs w:val="16"/>
                            </w:rPr>
                            <w:t xml:space="preserve"> (</w:t>
                          </w:r>
                          <w:fldSimple w:instr=" SECTIONPAGES   \* MERGEFORMAT ">
                            <w:ins w:id="733" w:author="Marcus Claus" w:date="2014-02-12T14:30:00Z">
                              <w:r w:rsidR="00707E93" w:rsidRPr="00707E93">
                                <w:rPr>
                                  <w:noProof/>
                                  <w:sz w:val="16"/>
                                  <w:szCs w:val="16"/>
                                  <w:rPrChange w:id="734" w:author="Marcus Claus" w:date="2014-02-12T14:30:00Z">
                                    <w:rPr/>
                                  </w:rPrChange>
                                </w:rPr>
                                <w:t>29</w:t>
                              </w:r>
                            </w:ins>
                            <w:ins w:id="735" w:author="Björn Genfors" w:date="2014-02-12T11:41:00Z">
                              <w:del w:id="736" w:author="Marcus Claus" w:date="2014-02-12T13:09:00Z">
                                <w:r w:rsidRPr="00E351BB" w:rsidDel="001C0EFF">
                                  <w:rPr>
                                    <w:noProof/>
                                    <w:sz w:val="16"/>
                                    <w:szCs w:val="16"/>
                                    <w:rPrChange w:id="737" w:author="Björn Genfors" w:date="2014-02-12T11:41:00Z">
                                      <w:rPr/>
                                    </w:rPrChange>
                                  </w:rPr>
                                  <w:delText>33</w:delText>
                                </w:r>
                              </w:del>
                            </w:ins>
                            <w:del w:id="738" w:author="Marcus Claus" w:date="2014-02-12T13:09:00Z">
                              <w:r w:rsidRPr="00D5124B" w:rsidDel="001C0EFF">
                                <w:rPr>
                                  <w:noProof/>
                                  <w:sz w:val="16"/>
                                  <w:szCs w:val="16"/>
                                </w:rPr>
                                <w:delText>31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77777777" w:rsidR="001C0EFF" w:rsidRPr="00C05223" w:rsidRDefault="001C0EF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07E93">
                      <w:rPr>
                        <w:noProof/>
                        <w:sz w:val="16"/>
                        <w:szCs w:val="16"/>
                      </w:rPr>
                      <w:t>7</w:t>
                    </w:r>
                    <w:r w:rsidRPr="00E12C4A">
                      <w:rPr>
                        <w:sz w:val="16"/>
                        <w:szCs w:val="16"/>
                      </w:rPr>
                      <w:fldChar w:fldCharType="end"/>
                    </w:r>
                    <w:r w:rsidRPr="00E12C4A">
                      <w:rPr>
                        <w:sz w:val="16"/>
                        <w:szCs w:val="16"/>
                      </w:rPr>
                      <w:t xml:space="preserve"> (</w:t>
                    </w:r>
                    <w:fldSimple w:instr=" SECTIONPAGES   \* MERGEFORMAT ">
                      <w:ins w:id="739" w:author="Marcus Claus" w:date="2014-02-12T14:30:00Z">
                        <w:r w:rsidR="00707E93" w:rsidRPr="00707E93">
                          <w:rPr>
                            <w:noProof/>
                            <w:sz w:val="16"/>
                            <w:szCs w:val="16"/>
                            <w:rPrChange w:id="740" w:author="Marcus Claus" w:date="2014-02-12T14:30:00Z">
                              <w:rPr/>
                            </w:rPrChange>
                          </w:rPr>
                          <w:t>29</w:t>
                        </w:r>
                      </w:ins>
                      <w:ins w:id="741" w:author="Björn Genfors" w:date="2014-02-12T11:41:00Z">
                        <w:del w:id="742" w:author="Marcus Claus" w:date="2014-02-12T13:09:00Z">
                          <w:r w:rsidRPr="00E351BB" w:rsidDel="001C0EFF">
                            <w:rPr>
                              <w:noProof/>
                              <w:sz w:val="16"/>
                              <w:szCs w:val="16"/>
                              <w:rPrChange w:id="743" w:author="Björn Genfors" w:date="2014-02-12T11:41:00Z">
                                <w:rPr/>
                              </w:rPrChange>
                            </w:rPr>
                            <w:delText>33</w:delText>
                          </w:r>
                        </w:del>
                      </w:ins>
                      <w:del w:id="744" w:author="Marcus Claus" w:date="2014-02-12T13:09:00Z">
                        <w:r w:rsidRPr="00D5124B" w:rsidDel="001C0EFF">
                          <w:rPr>
                            <w:noProof/>
                            <w:sz w:val="16"/>
                            <w:szCs w:val="16"/>
                          </w:rPr>
                          <w:delText>31</w:delText>
                        </w:r>
                      </w:del>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410CDC94" w:rsidR="001C0EFF" w:rsidRDefault="001C0EFF"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745" w:name="Date"/>
    <w:del w:id="746" w:author="Marcus Claus" w:date="2014-02-12T13:20:00Z">
      <w:r w:rsidDel="0055728C">
        <w:delText>3</w:delText>
      </w:r>
    </w:del>
    <w:ins w:id="747" w:author="Marcus Claus" w:date="2014-02-12T13:20:00Z">
      <w:r w:rsidR="0055728C">
        <w:t>12</w:t>
      </w:r>
    </w:ins>
    <w:r>
      <w:t xml:space="preserve"> februari 201</w:t>
    </w:r>
    <w:bookmarkEnd w:id="745"/>
    <w:r>
      <w:t>4</w:t>
    </w:r>
  </w:p>
  <w:p w14:paraId="587ABBD2" w14:textId="77777777" w:rsidR="001C0EFF" w:rsidRDefault="001C0EFF" w:rsidP="00D774BC">
    <w:pPr>
      <w:tabs>
        <w:tab w:val="left" w:pos="6237"/>
      </w:tabs>
    </w:pPr>
    <w:r>
      <w:tab/>
    </w:r>
    <w:bookmarkStart w:id="748" w:name="LDnr"/>
    <w:bookmarkEnd w:id="748"/>
    <w:r>
      <w:t xml:space="preserve"> </w:t>
    </w:r>
    <w:bookmarkStart w:id="749" w:name="Dnr"/>
    <w:bookmarkEnd w:id="749"/>
  </w:p>
  <w:p w14:paraId="77845D5F" w14:textId="77777777" w:rsidR="001C0EFF" w:rsidRDefault="001C0EFF"/>
  <w:tbl>
    <w:tblPr>
      <w:tblW w:w="9180" w:type="dxa"/>
      <w:tblLayout w:type="fixed"/>
      <w:tblLook w:val="04A0" w:firstRow="1" w:lastRow="0" w:firstColumn="1" w:lastColumn="0" w:noHBand="0" w:noVBand="1"/>
    </w:tblPr>
    <w:tblGrid>
      <w:gridCol w:w="956"/>
      <w:gridCol w:w="1199"/>
      <w:gridCol w:w="4049"/>
      <w:gridCol w:w="2976"/>
    </w:tblGrid>
    <w:tr w:rsidR="001C0EFF" w:rsidRPr="0024387D" w14:paraId="7770CDCA" w14:textId="77777777" w:rsidTr="00364AE6">
      <w:tc>
        <w:tcPr>
          <w:tcW w:w="2155" w:type="dxa"/>
          <w:gridSpan w:val="2"/>
        </w:tcPr>
        <w:p w14:paraId="2BFF0FE8" w14:textId="77777777" w:rsidR="001C0EFF" w:rsidRPr="00707E93" w:rsidRDefault="001C0EFF" w:rsidP="00514BAB">
          <w:pPr>
            <w:pStyle w:val="Sidhuvud"/>
            <w:rPr>
              <w:rFonts w:cs="Georgia"/>
              <w:sz w:val="14"/>
              <w:szCs w:val="14"/>
              <w:rPrChange w:id="750" w:author="Marcus Claus" w:date="2014-02-12T13:52:00Z">
                <w:rPr>
                  <w:rFonts w:cs="Georgia"/>
                  <w:sz w:val="14"/>
                  <w:szCs w:val="14"/>
                </w:rPr>
              </w:rPrChange>
            </w:rPr>
          </w:pPr>
          <w:r w:rsidRPr="00707E93">
            <w:rPr>
              <w:rFonts w:cs="Georgia"/>
              <w:sz w:val="14"/>
              <w:szCs w:val="14"/>
              <w:rPrChange w:id="751" w:author="Marcus Claus" w:date="2014-02-12T13:52:00Z">
                <w:rPr>
                  <w:rFonts w:cs="Georgia"/>
                  <w:sz w:val="14"/>
                  <w:szCs w:val="14"/>
                </w:rPr>
              </w:rPrChange>
            </w:rPr>
            <w:t xml:space="preserve">Center för </w:t>
          </w:r>
          <w:proofErr w:type="spellStart"/>
          <w:r w:rsidRPr="00707E93">
            <w:rPr>
              <w:rFonts w:cs="Georgia"/>
              <w:sz w:val="14"/>
              <w:szCs w:val="14"/>
              <w:rPrChange w:id="752" w:author="Marcus Claus" w:date="2014-02-12T13:52:00Z">
                <w:rPr>
                  <w:rFonts w:cs="Georgia"/>
                  <w:sz w:val="14"/>
                  <w:szCs w:val="14"/>
                </w:rPr>
              </w:rPrChange>
            </w:rPr>
            <w:t>eHälsa</w:t>
          </w:r>
          <w:proofErr w:type="spellEnd"/>
          <w:r w:rsidRPr="00707E93">
            <w:rPr>
              <w:rFonts w:cs="Georgia"/>
              <w:sz w:val="14"/>
              <w:szCs w:val="14"/>
              <w:rPrChange w:id="753" w:author="Marcus Claus" w:date="2014-02-12T13:52:00Z">
                <w:rPr>
                  <w:rFonts w:cs="Georgia"/>
                  <w:sz w:val="14"/>
                  <w:szCs w:val="14"/>
                </w:rPr>
              </w:rPrChange>
            </w:rPr>
            <w:t xml:space="preserve"> i samverkan</w:t>
          </w:r>
        </w:p>
        <w:p w14:paraId="7311FDA3" w14:textId="77777777" w:rsidR="001C0EFF" w:rsidRPr="00707E93" w:rsidRDefault="001C0EFF" w:rsidP="00514BAB">
          <w:pPr>
            <w:pStyle w:val="Sidhuvud"/>
            <w:rPr>
              <w:rFonts w:cs="Georgia"/>
              <w:sz w:val="12"/>
              <w:szCs w:val="12"/>
              <w:rPrChange w:id="754" w:author="Marcus Claus" w:date="2014-02-12T13:52:00Z">
                <w:rPr>
                  <w:rFonts w:cs="Georgia"/>
                  <w:sz w:val="12"/>
                  <w:szCs w:val="12"/>
                </w:rPr>
              </w:rPrChange>
            </w:rPr>
          </w:pPr>
          <w:r w:rsidRPr="00707E93">
            <w:rPr>
              <w:rFonts w:cs="Georgia"/>
              <w:sz w:val="12"/>
              <w:szCs w:val="12"/>
              <w:rPrChange w:id="755" w:author="Marcus Claus" w:date="2014-02-12T13:52:00Z">
                <w:rPr>
                  <w:rFonts w:cs="Georgia"/>
                  <w:sz w:val="12"/>
                  <w:szCs w:val="12"/>
                </w:rPr>
              </w:rPrChange>
            </w:rPr>
            <w:t>Hornsgatan 20, 118 82 Stockholm</w:t>
          </w:r>
        </w:p>
        <w:p w14:paraId="143C4590" w14:textId="77777777" w:rsidR="001C0EFF" w:rsidRPr="00707E93" w:rsidRDefault="001C0EFF" w:rsidP="00514BAB">
          <w:pPr>
            <w:pStyle w:val="Sidhuvud"/>
            <w:rPr>
              <w:rFonts w:cs="Georgia"/>
              <w:sz w:val="12"/>
              <w:szCs w:val="12"/>
              <w:rPrChange w:id="756" w:author="Marcus Claus" w:date="2014-02-12T13:52:00Z">
                <w:rPr>
                  <w:rFonts w:cs="Georgia"/>
                  <w:sz w:val="12"/>
                  <w:szCs w:val="12"/>
                </w:rPr>
              </w:rPrChange>
            </w:rPr>
          </w:pPr>
          <w:r w:rsidRPr="00707E93">
            <w:rPr>
              <w:rFonts w:cs="Georgia"/>
              <w:sz w:val="12"/>
              <w:szCs w:val="12"/>
              <w:rPrChange w:id="757" w:author="Marcus Claus" w:date="2014-02-12T13:52:00Z">
                <w:rPr>
                  <w:rFonts w:cs="Georgia"/>
                  <w:sz w:val="12"/>
                  <w:szCs w:val="12"/>
                </w:rPr>
              </w:rPrChange>
            </w:rPr>
            <w:t>Vxl: 08-452 70 00</w:t>
          </w:r>
          <w:bookmarkStart w:id="758" w:name="PhoneDirect"/>
          <w:bookmarkStart w:id="759" w:name="LMobile"/>
          <w:bookmarkEnd w:id="758"/>
          <w:bookmarkEnd w:id="759"/>
          <w:r w:rsidRPr="00707E93">
            <w:rPr>
              <w:rFonts w:cs="Georgia"/>
              <w:sz w:val="12"/>
              <w:szCs w:val="12"/>
              <w:rPrChange w:id="760" w:author="Marcus Claus" w:date="2014-02-12T13:52:00Z">
                <w:rPr>
                  <w:rFonts w:cs="Georgia"/>
                  <w:sz w:val="12"/>
                  <w:szCs w:val="12"/>
                </w:rPr>
              </w:rPrChange>
            </w:rPr>
            <w:t xml:space="preserve"> </w:t>
          </w:r>
          <w:bookmarkStart w:id="761" w:name="Mobile"/>
          <w:bookmarkEnd w:id="761"/>
        </w:p>
        <w:p w14:paraId="674555CA" w14:textId="77777777" w:rsidR="001C0EFF" w:rsidRPr="00707E93" w:rsidRDefault="001C0EFF" w:rsidP="00514BAB">
          <w:pPr>
            <w:pStyle w:val="Sidhuvud"/>
            <w:rPr>
              <w:rFonts w:cs="Georgia"/>
              <w:sz w:val="12"/>
              <w:szCs w:val="12"/>
              <w:rPrChange w:id="762" w:author="Marcus Claus" w:date="2014-02-12T13:52:00Z">
                <w:rPr>
                  <w:rFonts w:cs="Georgia"/>
                  <w:sz w:val="12"/>
                  <w:szCs w:val="12"/>
                </w:rPr>
              </w:rPrChange>
            </w:rPr>
          </w:pPr>
        </w:p>
        <w:bookmarkStart w:id="763" w:name="Email"/>
        <w:bookmarkEnd w:id="763"/>
        <w:p w14:paraId="1389D9DA" w14:textId="77777777" w:rsidR="001C0EFF" w:rsidRPr="00707E93" w:rsidRDefault="001C0EFF" w:rsidP="00514BAB">
          <w:pPr>
            <w:pStyle w:val="Sidhuvud"/>
            <w:rPr>
              <w:rFonts w:cs="Georgia"/>
              <w:sz w:val="12"/>
              <w:szCs w:val="12"/>
              <w:rPrChange w:id="764" w:author="Marcus Claus" w:date="2014-02-12T13:52:00Z">
                <w:rPr>
                  <w:rFonts w:cs="Georgia"/>
                  <w:sz w:val="12"/>
                  <w:szCs w:val="12"/>
                </w:rPr>
              </w:rPrChange>
            </w:rPr>
          </w:pPr>
          <w:r w:rsidRPr="00707E93">
            <w:rPr>
              <w:rFonts w:cs="Georgia"/>
              <w:sz w:val="12"/>
              <w:szCs w:val="12"/>
              <w:rPrChange w:id="765" w:author="Marcus Claus" w:date="2014-02-12T13:52:00Z">
                <w:rPr>
                  <w:rFonts w:cs="Georgia"/>
                  <w:color w:val="008000"/>
                  <w:sz w:val="12"/>
                  <w:szCs w:val="12"/>
                </w:rPr>
              </w:rPrChange>
            </w:rPr>
            <w:fldChar w:fldCharType="begin"/>
          </w:r>
          <w:r w:rsidRPr="00707E93">
            <w:rPr>
              <w:rFonts w:cs="Georgia"/>
              <w:sz w:val="12"/>
              <w:szCs w:val="12"/>
              <w:rPrChange w:id="766" w:author="Marcus Claus" w:date="2014-02-12T13:52:00Z">
                <w:rPr>
                  <w:rFonts w:cs="Georgia"/>
                  <w:color w:val="008000"/>
                  <w:sz w:val="12"/>
                  <w:szCs w:val="12"/>
                </w:rPr>
              </w:rPrChange>
            </w:rPr>
            <w:instrText xml:space="preserve"> AUTHOR   \* MERGEFORMAT </w:instrText>
          </w:r>
          <w:r w:rsidRPr="00707E93">
            <w:rPr>
              <w:rFonts w:cs="Georgia"/>
              <w:sz w:val="12"/>
              <w:szCs w:val="12"/>
              <w:rPrChange w:id="767" w:author="Marcus Claus" w:date="2014-02-12T13:52:00Z">
                <w:rPr>
                  <w:rFonts w:cs="Georgia"/>
                  <w:color w:val="008000"/>
                  <w:sz w:val="12"/>
                  <w:szCs w:val="12"/>
                </w:rPr>
              </w:rPrChange>
            </w:rPr>
            <w:fldChar w:fldCharType="separate"/>
          </w:r>
          <w:ins w:id="768" w:author="Marcus Claus" w:date="2014-02-12T13:17:00Z">
            <w:r w:rsidRPr="00707E93">
              <w:rPr>
                <w:rFonts w:cs="Georgia"/>
                <w:noProof/>
                <w:sz w:val="12"/>
                <w:szCs w:val="12"/>
                <w:rPrChange w:id="769" w:author="Marcus Claus" w:date="2014-02-12T13:52:00Z">
                  <w:rPr>
                    <w:rFonts w:cs="Georgia"/>
                    <w:color w:val="008000"/>
                    <w:sz w:val="12"/>
                    <w:szCs w:val="12"/>
                  </w:rPr>
                </w:rPrChange>
              </w:rPr>
              <w:t>Journal på nätet</w:t>
            </w:r>
          </w:ins>
          <w:del w:id="770" w:author="Marcus Claus" w:date="2014-02-12T13:17:00Z">
            <w:r w:rsidRPr="00707E93" w:rsidDel="001C0EFF">
              <w:rPr>
                <w:rFonts w:cs="Georgia"/>
                <w:noProof/>
                <w:sz w:val="12"/>
                <w:szCs w:val="12"/>
                <w:rPrChange w:id="771" w:author="Marcus Claus" w:date="2014-02-12T13:52:00Z">
                  <w:rPr>
                    <w:rFonts w:cs="Georgia"/>
                    <w:noProof/>
                    <w:sz w:val="12"/>
                    <w:szCs w:val="12"/>
                  </w:rPr>
                </w:rPrChange>
              </w:rPr>
              <w:delText>CeHis AR</w:delText>
            </w:r>
          </w:del>
          <w:r w:rsidRPr="00707E93">
            <w:rPr>
              <w:rFonts w:cs="Georgia"/>
              <w:sz w:val="12"/>
              <w:szCs w:val="12"/>
              <w:rPrChange w:id="772" w:author="Marcus Claus" w:date="2014-02-12T13:52:00Z">
                <w:rPr>
                  <w:rFonts w:cs="Georgia"/>
                  <w:sz w:val="12"/>
                  <w:szCs w:val="12"/>
                </w:rPr>
              </w:rPrChange>
            </w:rPr>
            <w:fldChar w:fldCharType="end"/>
          </w:r>
        </w:p>
        <w:p w14:paraId="2A773F70" w14:textId="77777777" w:rsidR="001C0EFF" w:rsidRPr="00707E93" w:rsidRDefault="001C0EFF" w:rsidP="00514BAB">
          <w:pPr>
            <w:pStyle w:val="Sidhuvud"/>
            <w:rPr>
              <w:rFonts w:cs="Georgia"/>
              <w:sz w:val="12"/>
              <w:szCs w:val="12"/>
              <w:rPrChange w:id="773" w:author="Marcus Claus" w:date="2014-02-12T13:52:00Z">
                <w:rPr>
                  <w:rFonts w:cs="Georgia"/>
                  <w:sz w:val="12"/>
                  <w:szCs w:val="12"/>
                </w:rPr>
              </w:rPrChange>
            </w:rPr>
          </w:pPr>
        </w:p>
      </w:tc>
      <w:tc>
        <w:tcPr>
          <w:tcW w:w="4049" w:type="dxa"/>
        </w:tcPr>
        <w:p w14:paraId="3BC96ADA" w14:textId="77777777" w:rsidR="001C0EFF" w:rsidRPr="0024387D" w:rsidRDefault="001C0EFF" w:rsidP="00514BAB">
          <w:pPr>
            <w:pStyle w:val="Sidhuvud"/>
            <w:rPr>
              <w:rFonts w:cs="Georgia"/>
              <w:sz w:val="14"/>
              <w:szCs w:val="14"/>
            </w:rPr>
          </w:pPr>
        </w:p>
      </w:tc>
      <w:tc>
        <w:tcPr>
          <w:tcW w:w="2976" w:type="dxa"/>
        </w:tcPr>
        <w:p w14:paraId="39150BC1" w14:textId="77777777" w:rsidR="001C0EFF" w:rsidRDefault="001C0EFF" w:rsidP="00514BAB">
          <w:r>
            <w:t xml:space="preserve"> </w:t>
          </w:r>
          <w:bookmarkStart w:id="774" w:name="slask"/>
          <w:bookmarkStart w:id="775" w:name="Addressee"/>
          <w:bookmarkEnd w:id="774"/>
          <w:bookmarkEnd w:id="775"/>
        </w:p>
      </w:tc>
    </w:tr>
    <w:tr w:rsidR="001C0EFF" w:rsidRPr="00F456CC" w14:paraId="726051DA" w14:textId="77777777" w:rsidTr="00364AE6">
      <w:tc>
        <w:tcPr>
          <w:tcW w:w="956" w:type="dxa"/>
          <w:tcBorders>
            <w:right w:val="single" w:sz="4" w:space="0" w:color="auto"/>
          </w:tcBorders>
        </w:tcPr>
        <w:p w14:paraId="3D93C70D" w14:textId="77777777" w:rsidR="001C0EFF" w:rsidRPr="00707E93" w:rsidRDefault="001C0EFF" w:rsidP="00514BAB">
          <w:pPr>
            <w:pStyle w:val="Sidhuvud"/>
            <w:rPr>
              <w:rFonts w:cs="Georgia"/>
              <w:sz w:val="12"/>
              <w:szCs w:val="12"/>
              <w:rPrChange w:id="776" w:author="Marcus Claus" w:date="2014-02-12T13:52:00Z">
                <w:rPr>
                  <w:rFonts w:cs="Georgia"/>
                  <w:sz w:val="12"/>
                  <w:szCs w:val="12"/>
                </w:rPr>
              </w:rPrChange>
            </w:rPr>
          </w:pPr>
          <w:r w:rsidRPr="00707E93">
            <w:rPr>
              <w:rFonts w:cs="Georgia"/>
              <w:sz w:val="12"/>
              <w:szCs w:val="12"/>
              <w:rPrChange w:id="777" w:author="Marcus Claus" w:date="2014-02-12T13:52:00Z">
                <w:rPr>
                  <w:rFonts w:cs="Georgia"/>
                  <w:sz w:val="12"/>
                  <w:szCs w:val="12"/>
                </w:rPr>
              </w:rPrChange>
            </w:rPr>
            <w:t>www.cehis.se</w:t>
          </w:r>
        </w:p>
      </w:tc>
      <w:tc>
        <w:tcPr>
          <w:tcW w:w="1199" w:type="dxa"/>
          <w:tcBorders>
            <w:left w:val="single" w:sz="4" w:space="0" w:color="auto"/>
          </w:tcBorders>
        </w:tcPr>
        <w:p w14:paraId="6948238C" w14:textId="77777777" w:rsidR="001C0EFF" w:rsidRPr="00707E93" w:rsidRDefault="001C0EFF" w:rsidP="00514BAB">
          <w:pPr>
            <w:pStyle w:val="Sidhuvud"/>
            <w:rPr>
              <w:rFonts w:cs="Georgia"/>
              <w:sz w:val="12"/>
              <w:szCs w:val="12"/>
              <w:rPrChange w:id="778" w:author="Marcus Claus" w:date="2014-02-12T13:52:00Z">
                <w:rPr>
                  <w:rFonts w:cs="Georgia"/>
                  <w:sz w:val="12"/>
                  <w:szCs w:val="12"/>
                </w:rPr>
              </w:rPrChange>
            </w:rPr>
          </w:pPr>
          <w:r w:rsidRPr="00707E93">
            <w:rPr>
              <w:rFonts w:cs="Georgia"/>
              <w:sz w:val="12"/>
              <w:szCs w:val="12"/>
              <w:rPrChange w:id="779" w:author="Marcus Claus" w:date="2014-02-12T13:52:00Z">
                <w:rPr>
                  <w:rFonts w:cs="Georgia"/>
                  <w:sz w:val="12"/>
                  <w:szCs w:val="12"/>
                </w:rPr>
              </w:rPrChange>
            </w:rPr>
            <w:t>info@cehis.se</w:t>
          </w:r>
        </w:p>
      </w:tc>
      <w:tc>
        <w:tcPr>
          <w:tcW w:w="4049" w:type="dxa"/>
        </w:tcPr>
        <w:p w14:paraId="0F88AC4C" w14:textId="77777777" w:rsidR="001C0EFF" w:rsidRPr="002C11AF" w:rsidRDefault="001C0EFF" w:rsidP="00514BAB">
          <w:pPr>
            <w:pStyle w:val="Sidhuvud"/>
            <w:rPr>
              <w:rFonts w:cs="Georgia"/>
              <w:sz w:val="12"/>
              <w:szCs w:val="12"/>
            </w:rPr>
          </w:pPr>
        </w:p>
      </w:tc>
      <w:tc>
        <w:tcPr>
          <w:tcW w:w="2976" w:type="dxa"/>
        </w:tcPr>
        <w:p w14:paraId="09468B72" w14:textId="77777777" w:rsidR="001C0EFF" w:rsidRPr="002C11AF" w:rsidRDefault="001C0EFF" w:rsidP="00514BAB">
          <w:pPr>
            <w:pStyle w:val="Sidhuvud"/>
            <w:rPr>
              <w:rFonts w:cs="Georgia"/>
              <w:sz w:val="12"/>
              <w:szCs w:val="12"/>
            </w:rPr>
          </w:pPr>
        </w:p>
      </w:tc>
    </w:tr>
  </w:tbl>
  <w:p w14:paraId="7431164C" w14:textId="77777777" w:rsidR="001C0EFF" w:rsidRDefault="001C0EFF" w:rsidP="003755FD">
    <w:pPr>
      <w:pStyle w:val="Sidhuvud"/>
    </w:pPr>
    <w:bookmarkStart w:id="780" w:name="Radera2"/>
    <w:bookmarkEnd w:id="780"/>
  </w:p>
  <w:p w14:paraId="1A31566D" w14:textId="77777777" w:rsidR="001C0EFF" w:rsidRDefault="001C0EFF" w:rsidP="003755FD">
    <w:pPr>
      <w:pStyle w:val="Sidhuvud"/>
    </w:pPr>
  </w:p>
  <w:p w14:paraId="71CD4DF7" w14:textId="77777777" w:rsidR="001C0EFF" w:rsidRDefault="001C0EFF" w:rsidP="003755FD">
    <w:pPr>
      <w:pStyle w:val="Sidhuvud"/>
    </w:pPr>
  </w:p>
  <w:p w14:paraId="6C34E9AD" w14:textId="7ABCC737" w:rsidR="001C0EFF" w:rsidRPr="003755FD" w:rsidRDefault="001C0EFF"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1C0EFF" w:rsidRPr="00C05223" w:rsidRDefault="001C0EF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07E93">
                            <w:rPr>
                              <w:noProof/>
                              <w:sz w:val="16"/>
                              <w:szCs w:val="16"/>
                            </w:rPr>
                            <w:t>1</w:t>
                          </w:r>
                          <w:r w:rsidRPr="00E12C4A">
                            <w:rPr>
                              <w:sz w:val="16"/>
                              <w:szCs w:val="16"/>
                            </w:rPr>
                            <w:fldChar w:fldCharType="end"/>
                          </w:r>
                          <w:r w:rsidRPr="00E12C4A">
                            <w:rPr>
                              <w:sz w:val="16"/>
                              <w:szCs w:val="16"/>
                            </w:rPr>
                            <w:t xml:space="preserve"> (</w:t>
                          </w:r>
                          <w:fldSimple w:instr=" SECTIONPAGES   \* MERGEFORMAT ">
                            <w:ins w:id="781" w:author="Marcus Claus" w:date="2014-02-12T13:54:00Z">
                              <w:r w:rsidR="00707E93" w:rsidRPr="00707E93">
                                <w:rPr>
                                  <w:noProof/>
                                  <w:sz w:val="16"/>
                                  <w:szCs w:val="16"/>
                                  <w:rPrChange w:id="782" w:author="Marcus Claus" w:date="2014-02-12T13:54:00Z">
                                    <w:rPr/>
                                  </w:rPrChange>
                                </w:rPr>
                                <w:t>29</w:t>
                              </w:r>
                            </w:ins>
                            <w:ins w:id="783" w:author="Björn Genfors" w:date="2014-02-12T11:41:00Z">
                              <w:del w:id="784" w:author="Marcus Claus" w:date="2014-02-12T13:09:00Z">
                                <w:r w:rsidRPr="00E351BB" w:rsidDel="001C0EFF">
                                  <w:rPr>
                                    <w:noProof/>
                                    <w:sz w:val="16"/>
                                    <w:szCs w:val="16"/>
                                    <w:rPrChange w:id="785" w:author="Björn Genfors" w:date="2014-02-12T11:41:00Z">
                                      <w:rPr/>
                                    </w:rPrChange>
                                  </w:rPr>
                                  <w:delText>33</w:delText>
                                </w:r>
                              </w:del>
                            </w:ins>
                            <w:del w:id="786" w:author="Marcus Claus" w:date="2014-02-12T13:09:00Z">
                              <w:r w:rsidRPr="00D5124B" w:rsidDel="001C0EFF">
                                <w:rPr>
                                  <w:noProof/>
                                  <w:sz w:val="16"/>
                                  <w:szCs w:val="16"/>
                                </w:rPr>
                                <w:delText>31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77777777" w:rsidR="001C0EFF" w:rsidRPr="00C05223" w:rsidRDefault="001C0EF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07E93">
                      <w:rPr>
                        <w:noProof/>
                        <w:sz w:val="16"/>
                        <w:szCs w:val="16"/>
                      </w:rPr>
                      <w:t>1</w:t>
                    </w:r>
                    <w:r w:rsidRPr="00E12C4A">
                      <w:rPr>
                        <w:sz w:val="16"/>
                        <w:szCs w:val="16"/>
                      </w:rPr>
                      <w:fldChar w:fldCharType="end"/>
                    </w:r>
                    <w:r w:rsidRPr="00E12C4A">
                      <w:rPr>
                        <w:sz w:val="16"/>
                        <w:szCs w:val="16"/>
                      </w:rPr>
                      <w:t xml:space="preserve"> (</w:t>
                    </w:r>
                    <w:fldSimple w:instr=" SECTIONPAGES   \* MERGEFORMAT ">
                      <w:ins w:id="787" w:author="Marcus Claus" w:date="2014-02-12T13:54:00Z">
                        <w:r w:rsidR="00707E93" w:rsidRPr="00707E93">
                          <w:rPr>
                            <w:noProof/>
                            <w:sz w:val="16"/>
                            <w:szCs w:val="16"/>
                            <w:rPrChange w:id="788" w:author="Marcus Claus" w:date="2014-02-12T13:54:00Z">
                              <w:rPr/>
                            </w:rPrChange>
                          </w:rPr>
                          <w:t>29</w:t>
                        </w:r>
                      </w:ins>
                      <w:ins w:id="789" w:author="Björn Genfors" w:date="2014-02-12T11:41:00Z">
                        <w:del w:id="790" w:author="Marcus Claus" w:date="2014-02-12T13:09:00Z">
                          <w:r w:rsidRPr="00E351BB" w:rsidDel="001C0EFF">
                            <w:rPr>
                              <w:noProof/>
                              <w:sz w:val="16"/>
                              <w:szCs w:val="16"/>
                              <w:rPrChange w:id="791" w:author="Björn Genfors" w:date="2014-02-12T11:41:00Z">
                                <w:rPr/>
                              </w:rPrChange>
                            </w:rPr>
                            <w:delText>33</w:delText>
                          </w:r>
                        </w:del>
                      </w:ins>
                      <w:del w:id="792" w:author="Marcus Claus" w:date="2014-02-12T13:09:00Z">
                        <w:r w:rsidRPr="00D5124B" w:rsidDel="001C0EFF">
                          <w:rPr>
                            <w:noProof/>
                            <w:sz w:val="16"/>
                            <w:szCs w:val="16"/>
                          </w:rPr>
                          <w:delText>31</w:delText>
                        </w:r>
                      </w:del>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0">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3"/>
  </w:num>
  <w:num w:numId="4">
    <w:abstractNumId w:val="5"/>
  </w:num>
  <w:num w:numId="5">
    <w:abstractNumId w:val="22"/>
  </w:num>
  <w:num w:numId="6">
    <w:abstractNumId w:val="16"/>
  </w:num>
  <w:num w:numId="7">
    <w:abstractNumId w:val="24"/>
  </w:num>
  <w:num w:numId="8">
    <w:abstractNumId w:val="25"/>
  </w:num>
  <w:num w:numId="9">
    <w:abstractNumId w:val="18"/>
  </w:num>
  <w:num w:numId="10">
    <w:abstractNumId w:val="17"/>
  </w:num>
  <w:num w:numId="11">
    <w:abstractNumId w:val="12"/>
  </w:num>
  <w:num w:numId="12">
    <w:abstractNumId w:val="26"/>
  </w:num>
  <w:num w:numId="13">
    <w:abstractNumId w:val="15"/>
  </w:num>
  <w:num w:numId="14">
    <w:abstractNumId w:val="3"/>
  </w:num>
  <w:num w:numId="15">
    <w:abstractNumId w:val="20"/>
  </w:num>
  <w:num w:numId="16">
    <w:abstractNumId w:val="23"/>
  </w:num>
  <w:num w:numId="17">
    <w:abstractNumId w:val="29"/>
  </w:num>
  <w:num w:numId="18">
    <w:abstractNumId w:val="21"/>
  </w:num>
  <w:num w:numId="19">
    <w:abstractNumId w:val="4"/>
  </w:num>
  <w:num w:numId="20">
    <w:abstractNumId w:val="8"/>
  </w:num>
  <w:num w:numId="21">
    <w:abstractNumId w:val="7"/>
  </w:num>
  <w:num w:numId="22">
    <w:abstractNumId w:val="2"/>
  </w:num>
  <w:num w:numId="23">
    <w:abstractNumId w:val="19"/>
  </w:num>
  <w:num w:numId="24">
    <w:abstractNumId w:val="10"/>
  </w:num>
  <w:num w:numId="25">
    <w:abstractNumId w:val="11"/>
  </w:num>
  <w:num w:numId="26">
    <w:abstractNumId w:val="27"/>
  </w:num>
  <w:num w:numId="27">
    <w:abstractNumId w:val="28"/>
  </w:num>
  <w:num w:numId="28">
    <w:abstractNumId w:val="9"/>
  </w:num>
  <w:num w:numId="29">
    <w:abstractNumId w:val="6"/>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30D6C"/>
    <w:rsid w:val="00036FF1"/>
    <w:rsid w:val="00047E25"/>
    <w:rsid w:val="00053977"/>
    <w:rsid w:val="00072FA1"/>
    <w:rsid w:val="0008100A"/>
    <w:rsid w:val="000844ED"/>
    <w:rsid w:val="000954B2"/>
    <w:rsid w:val="000A69BD"/>
    <w:rsid w:val="000C1ACF"/>
    <w:rsid w:val="000C34D4"/>
    <w:rsid w:val="000C4D44"/>
    <w:rsid w:val="000C776C"/>
    <w:rsid w:val="000D1BD9"/>
    <w:rsid w:val="000D4323"/>
    <w:rsid w:val="000E020A"/>
    <w:rsid w:val="000E190F"/>
    <w:rsid w:val="000F306F"/>
    <w:rsid w:val="00100B52"/>
    <w:rsid w:val="00116504"/>
    <w:rsid w:val="001233FB"/>
    <w:rsid w:val="00140785"/>
    <w:rsid w:val="00143050"/>
    <w:rsid w:val="001502F9"/>
    <w:rsid w:val="001542CF"/>
    <w:rsid w:val="00160052"/>
    <w:rsid w:val="001714C5"/>
    <w:rsid w:val="001752B9"/>
    <w:rsid w:val="00183401"/>
    <w:rsid w:val="00184750"/>
    <w:rsid w:val="00191B2C"/>
    <w:rsid w:val="001B2C00"/>
    <w:rsid w:val="001C046C"/>
    <w:rsid w:val="001C0EFF"/>
    <w:rsid w:val="001C1E6E"/>
    <w:rsid w:val="001C604C"/>
    <w:rsid w:val="001D07CD"/>
    <w:rsid w:val="001F51E0"/>
    <w:rsid w:val="001F7F7F"/>
    <w:rsid w:val="002047F2"/>
    <w:rsid w:val="00212825"/>
    <w:rsid w:val="00224476"/>
    <w:rsid w:val="00224DDD"/>
    <w:rsid w:val="00226F03"/>
    <w:rsid w:val="0024387D"/>
    <w:rsid w:val="00246426"/>
    <w:rsid w:val="00265F33"/>
    <w:rsid w:val="00267208"/>
    <w:rsid w:val="00277ADB"/>
    <w:rsid w:val="0029087A"/>
    <w:rsid w:val="00291C0D"/>
    <w:rsid w:val="002A59E4"/>
    <w:rsid w:val="002A77D2"/>
    <w:rsid w:val="002B336D"/>
    <w:rsid w:val="002C11AF"/>
    <w:rsid w:val="002C1680"/>
    <w:rsid w:val="002D5B10"/>
    <w:rsid w:val="002D631E"/>
    <w:rsid w:val="002D76F9"/>
    <w:rsid w:val="002E6348"/>
    <w:rsid w:val="002F2EFD"/>
    <w:rsid w:val="002F7E28"/>
    <w:rsid w:val="0030710D"/>
    <w:rsid w:val="003164EA"/>
    <w:rsid w:val="00322A41"/>
    <w:rsid w:val="00322C51"/>
    <w:rsid w:val="00325EBF"/>
    <w:rsid w:val="0036441D"/>
    <w:rsid w:val="00364AE6"/>
    <w:rsid w:val="00364D31"/>
    <w:rsid w:val="0037157D"/>
    <w:rsid w:val="003755FD"/>
    <w:rsid w:val="00390030"/>
    <w:rsid w:val="00394F76"/>
    <w:rsid w:val="003A1F89"/>
    <w:rsid w:val="003B673B"/>
    <w:rsid w:val="003C2D14"/>
    <w:rsid w:val="003D21E1"/>
    <w:rsid w:val="003F45DF"/>
    <w:rsid w:val="003F55C0"/>
    <w:rsid w:val="003F7AC3"/>
    <w:rsid w:val="00405057"/>
    <w:rsid w:val="0040599C"/>
    <w:rsid w:val="00415214"/>
    <w:rsid w:val="00415791"/>
    <w:rsid w:val="004255A2"/>
    <w:rsid w:val="004375C9"/>
    <w:rsid w:val="004433BE"/>
    <w:rsid w:val="00444C74"/>
    <w:rsid w:val="00460BEE"/>
    <w:rsid w:val="00482B99"/>
    <w:rsid w:val="00491FA2"/>
    <w:rsid w:val="0049416E"/>
    <w:rsid w:val="004B0B17"/>
    <w:rsid w:val="004B347C"/>
    <w:rsid w:val="004C349F"/>
    <w:rsid w:val="004F2686"/>
    <w:rsid w:val="004F39E1"/>
    <w:rsid w:val="00514BAB"/>
    <w:rsid w:val="00525CF4"/>
    <w:rsid w:val="00536215"/>
    <w:rsid w:val="005408F3"/>
    <w:rsid w:val="005477ED"/>
    <w:rsid w:val="005521B0"/>
    <w:rsid w:val="0055728C"/>
    <w:rsid w:val="0056497A"/>
    <w:rsid w:val="0057032F"/>
    <w:rsid w:val="00574BD4"/>
    <w:rsid w:val="00581B58"/>
    <w:rsid w:val="0059544B"/>
    <w:rsid w:val="005957FC"/>
    <w:rsid w:val="005A0069"/>
    <w:rsid w:val="005A11F9"/>
    <w:rsid w:val="005A2DFC"/>
    <w:rsid w:val="005A6077"/>
    <w:rsid w:val="005A6380"/>
    <w:rsid w:val="005B6762"/>
    <w:rsid w:val="005C5369"/>
    <w:rsid w:val="005D1533"/>
    <w:rsid w:val="005D397E"/>
    <w:rsid w:val="005D655F"/>
    <w:rsid w:val="005D6C3E"/>
    <w:rsid w:val="005E6B04"/>
    <w:rsid w:val="005E710A"/>
    <w:rsid w:val="00602874"/>
    <w:rsid w:val="006217E0"/>
    <w:rsid w:val="00633EAD"/>
    <w:rsid w:val="00650709"/>
    <w:rsid w:val="00653081"/>
    <w:rsid w:val="00661F2C"/>
    <w:rsid w:val="006648CB"/>
    <w:rsid w:val="00686189"/>
    <w:rsid w:val="0069359C"/>
    <w:rsid w:val="006A4A7F"/>
    <w:rsid w:val="006A4E14"/>
    <w:rsid w:val="006C4B94"/>
    <w:rsid w:val="006E6DB1"/>
    <w:rsid w:val="006E7C71"/>
    <w:rsid w:val="00702AFD"/>
    <w:rsid w:val="00707704"/>
    <w:rsid w:val="00707E93"/>
    <w:rsid w:val="007118BE"/>
    <w:rsid w:val="00714301"/>
    <w:rsid w:val="0072035C"/>
    <w:rsid w:val="007231DB"/>
    <w:rsid w:val="00727057"/>
    <w:rsid w:val="007306AD"/>
    <w:rsid w:val="007457BA"/>
    <w:rsid w:val="00760A43"/>
    <w:rsid w:val="00762180"/>
    <w:rsid w:val="00776D68"/>
    <w:rsid w:val="007804CB"/>
    <w:rsid w:val="00786C2D"/>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17886"/>
    <w:rsid w:val="008303EF"/>
    <w:rsid w:val="00832485"/>
    <w:rsid w:val="00832F02"/>
    <w:rsid w:val="008465AF"/>
    <w:rsid w:val="00892362"/>
    <w:rsid w:val="008962E0"/>
    <w:rsid w:val="008977F7"/>
    <w:rsid w:val="008B23F2"/>
    <w:rsid w:val="008B34A4"/>
    <w:rsid w:val="008C400C"/>
    <w:rsid w:val="008C7C3E"/>
    <w:rsid w:val="008D054E"/>
    <w:rsid w:val="008D7540"/>
    <w:rsid w:val="008D797D"/>
    <w:rsid w:val="008E6A45"/>
    <w:rsid w:val="008E73EF"/>
    <w:rsid w:val="008F38AA"/>
    <w:rsid w:val="008F6ADA"/>
    <w:rsid w:val="009036DE"/>
    <w:rsid w:val="00917AF8"/>
    <w:rsid w:val="00920165"/>
    <w:rsid w:val="00934DF5"/>
    <w:rsid w:val="00956547"/>
    <w:rsid w:val="0096471C"/>
    <w:rsid w:val="00965455"/>
    <w:rsid w:val="00982263"/>
    <w:rsid w:val="00987592"/>
    <w:rsid w:val="009A056B"/>
    <w:rsid w:val="009A24FD"/>
    <w:rsid w:val="009A6329"/>
    <w:rsid w:val="009A70FF"/>
    <w:rsid w:val="009A7229"/>
    <w:rsid w:val="009B1690"/>
    <w:rsid w:val="009B473C"/>
    <w:rsid w:val="009B5AA8"/>
    <w:rsid w:val="009C445E"/>
    <w:rsid w:val="009C5E05"/>
    <w:rsid w:val="009D07E0"/>
    <w:rsid w:val="009D5269"/>
    <w:rsid w:val="009E057D"/>
    <w:rsid w:val="009E2F3A"/>
    <w:rsid w:val="009E508B"/>
    <w:rsid w:val="009F1D5A"/>
    <w:rsid w:val="009F3594"/>
    <w:rsid w:val="00A002A2"/>
    <w:rsid w:val="00A03D94"/>
    <w:rsid w:val="00A16E37"/>
    <w:rsid w:val="00A35D2A"/>
    <w:rsid w:val="00A50E40"/>
    <w:rsid w:val="00A510EA"/>
    <w:rsid w:val="00A568B0"/>
    <w:rsid w:val="00A7260B"/>
    <w:rsid w:val="00A7347F"/>
    <w:rsid w:val="00A80E12"/>
    <w:rsid w:val="00A81BE1"/>
    <w:rsid w:val="00A8749F"/>
    <w:rsid w:val="00A92EB8"/>
    <w:rsid w:val="00AA3E23"/>
    <w:rsid w:val="00AB1D75"/>
    <w:rsid w:val="00AB63BF"/>
    <w:rsid w:val="00AD6D79"/>
    <w:rsid w:val="00AF1559"/>
    <w:rsid w:val="00AF3B49"/>
    <w:rsid w:val="00AF7B2A"/>
    <w:rsid w:val="00B01BC4"/>
    <w:rsid w:val="00B0691B"/>
    <w:rsid w:val="00B10EEB"/>
    <w:rsid w:val="00B1310A"/>
    <w:rsid w:val="00B14DBA"/>
    <w:rsid w:val="00B31C37"/>
    <w:rsid w:val="00B31DB9"/>
    <w:rsid w:val="00B53396"/>
    <w:rsid w:val="00B6227B"/>
    <w:rsid w:val="00B72189"/>
    <w:rsid w:val="00B72500"/>
    <w:rsid w:val="00B767DA"/>
    <w:rsid w:val="00B77D5E"/>
    <w:rsid w:val="00B86215"/>
    <w:rsid w:val="00B90A42"/>
    <w:rsid w:val="00B9706D"/>
    <w:rsid w:val="00BB02BA"/>
    <w:rsid w:val="00BD3476"/>
    <w:rsid w:val="00BD68EB"/>
    <w:rsid w:val="00C00D40"/>
    <w:rsid w:val="00C04B41"/>
    <w:rsid w:val="00C10D6D"/>
    <w:rsid w:val="00C14894"/>
    <w:rsid w:val="00C14D25"/>
    <w:rsid w:val="00C20DBF"/>
    <w:rsid w:val="00C26EAC"/>
    <w:rsid w:val="00C375AB"/>
    <w:rsid w:val="00C427B8"/>
    <w:rsid w:val="00C44F38"/>
    <w:rsid w:val="00C45E76"/>
    <w:rsid w:val="00C52D77"/>
    <w:rsid w:val="00C5331E"/>
    <w:rsid w:val="00C54788"/>
    <w:rsid w:val="00C54F68"/>
    <w:rsid w:val="00C578CC"/>
    <w:rsid w:val="00C64CB2"/>
    <w:rsid w:val="00C66377"/>
    <w:rsid w:val="00C71635"/>
    <w:rsid w:val="00C72B17"/>
    <w:rsid w:val="00C72FDC"/>
    <w:rsid w:val="00C875DE"/>
    <w:rsid w:val="00CA5F92"/>
    <w:rsid w:val="00CC270E"/>
    <w:rsid w:val="00CC2A34"/>
    <w:rsid w:val="00CC7016"/>
    <w:rsid w:val="00CC70DA"/>
    <w:rsid w:val="00CD28EF"/>
    <w:rsid w:val="00CD3D93"/>
    <w:rsid w:val="00CE0FA6"/>
    <w:rsid w:val="00CE1031"/>
    <w:rsid w:val="00CE7DFC"/>
    <w:rsid w:val="00CF4460"/>
    <w:rsid w:val="00CF47A0"/>
    <w:rsid w:val="00D037DF"/>
    <w:rsid w:val="00D21C11"/>
    <w:rsid w:val="00D255AB"/>
    <w:rsid w:val="00D43587"/>
    <w:rsid w:val="00D5124B"/>
    <w:rsid w:val="00D53A9A"/>
    <w:rsid w:val="00D5572D"/>
    <w:rsid w:val="00D728C5"/>
    <w:rsid w:val="00D774BC"/>
    <w:rsid w:val="00D91240"/>
    <w:rsid w:val="00D93512"/>
    <w:rsid w:val="00DA1759"/>
    <w:rsid w:val="00DA5D2D"/>
    <w:rsid w:val="00DB56E2"/>
    <w:rsid w:val="00DC3968"/>
    <w:rsid w:val="00DE1B12"/>
    <w:rsid w:val="00E0018F"/>
    <w:rsid w:val="00E1012B"/>
    <w:rsid w:val="00E127E3"/>
    <w:rsid w:val="00E12C4A"/>
    <w:rsid w:val="00E131FD"/>
    <w:rsid w:val="00E2294E"/>
    <w:rsid w:val="00E351BB"/>
    <w:rsid w:val="00E46C51"/>
    <w:rsid w:val="00E52620"/>
    <w:rsid w:val="00E5427A"/>
    <w:rsid w:val="00E738E4"/>
    <w:rsid w:val="00E809F3"/>
    <w:rsid w:val="00E9789B"/>
    <w:rsid w:val="00EA3AAC"/>
    <w:rsid w:val="00EB1451"/>
    <w:rsid w:val="00EB1E88"/>
    <w:rsid w:val="00EB63D6"/>
    <w:rsid w:val="00EC3FBC"/>
    <w:rsid w:val="00EC5E28"/>
    <w:rsid w:val="00EC7A8E"/>
    <w:rsid w:val="00ED3446"/>
    <w:rsid w:val="00EE04DB"/>
    <w:rsid w:val="00EE0737"/>
    <w:rsid w:val="00EE64E3"/>
    <w:rsid w:val="00EE7FE7"/>
    <w:rsid w:val="00F06A6D"/>
    <w:rsid w:val="00F07598"/>
    <w:rsid w:val="00F15150"/>
    <w:rsid w:val="00F25F5B"/>
    <w:rsid w:val="00F34EBF"/>
    <w:rsid w:val="00F456CC"/>
    <w:rsid w:val="00F46893"/>
    <w:rsid w:val="00F83269"/>
    <w:rsid w:val="00F85F1F"/>
    <w:rsid w:val="00F93876"/>
    <w:rsid w:val="00FA0AF1"/>
    <w:rsid w:val="00FA39CF"/>
    <w:rsid w:val="00FB1144"/>
    <w:rsid w:val="00FB20B9"/>
    <w:rsid w:val="00FB3539"/>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inera.se/Documents/TJANSTER_PROJEKT/Katalogtjanst_HSA/Innehall/hsa_innehall_befattning.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www.cehis.se/arkitektur_och_regelverk/regelverk/" TargetMode="External"/><Relationship Id="rId14" Type="http://schemas.openxmlformats.org/officeDocument/2006/relationships/image" Target="media/image5.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A0C671-E182-4D2E-8FA8-8D99B486B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1607</TotalTime>
  <Pages>1</Pages>
  <Words>7502</Words>
  <Characters>39765</Characters>
  <Application>Microsoft Office Word</Application>
  <DocSecurity>0</DocSecurity>
  <Lines>331</Lines>
  <Paragraphs>94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clinicalprocess_healthcond_rheuma</vt:lpstr>
      <vt:lpstr>Tjänstekontraktsbeskrivning - Mall</vt:lpstr>
    </vt:vector>
  </TitlesOfParts>
  <Company>Center för eHälsa i samverkan</Company>
  <LinksUpToDate>false</LinksUpToDate>
  <CharactersWithSpaces>47173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clinicalprocess_healthcond_rheuma</dc:title>
  <dc:subject>Arkitektur</dc:subject>
  <dc:creator>Journal på nätet</dc:creator>
  <cp:keywords>Tjänstekontrakt, Rheuma, Reuma</cp:keywords>
  <cp:lastModifiedBy>Marcus Claus</cp:lastModifiedBy>
  <cp:revision>52</cp:revision>
  <dcterms:created xsi:type="dcterms:W3CDTF">2014-02-03T09:54:00Z</dcterms:created>
  <dcterms:modified xsi:type="dcterms:W3CDTF">2014-02-12T13:30:00Z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