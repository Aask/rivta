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E066B1">
              <w:rPr>
                <w:color w:val="008000"/>
              </w:rPr>
              <w:t xml:space="preserve">Hantera hälsorelaterade tillstånd, basuppgifter </w:t>
            </w:r>
            <w:proofErr w:type="spellStart"/>
            <w:proofErr w:type="gramStart"/>
            <w:r w:rsidR="00E066B1">
              <w:rPr>
                <w:color w:val="008000"/>
              </w:rPr>
              <w:t>clinicalprocess:healthcond</w:t>
            </w:r>
            <w:proofErr w:type="gramEnd"/>
            <w:r w:rsidR="00E066B1">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4A4DA5AA"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F15DE5">
              <w:rPr>
                <w:color w:val="008000"/>
                <w:sz w:val="32"/>
              </w:rPr>
              <w:t>2014-12-17</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736563ED" w14:textId="77777777" w:rsidR="00736955"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6508834" w:history="1">
            <w:r w:rsidR="00736955" w:rsidRPr="00247417">
              <w:rPr>
                <w:rStyle w:val="Hyperlnk"/>
                <w:noProof/>
              </w:rPr>
              <w:t>1</w:t>
            </w:r>
            <w:r w:rsidR="00736955">
              <w:rPr>
                <w:rFonts w:asciiTheme="minorHAnsi" w:eastAsiaTheme="minorEastAsia" w:hAnsiTheme="minorHAnsi" w:cstheme="minorBidi"/>
                <w:noProof/>
                <w:sz w:val="22"/>
                <w:lang w:eastAsia="sv-SE"/>
              </w:rPr>
              <w:tab/>
            </w:r>
            <w:r w:rsidR="00736955" w:rsidRPr="00247417">
              <w:rPr>
                <w:rStyle w:val="Hyperlnk"/>
                <w:noProof/>
              </w:rPr>
              <w:t>Inledning</w:t>
            </w:r>
            <w:r w:rsidR="00736955">
              <w:rPr>
                <w:noProof/>
                <w:webHidden/>
              </w:rPr>
              <w:tab/>
            </w:r>
            <w:r w:rsidR="00736955">
              <w:rPr>
                <w:noProof/>
                <w:webHidden/>
              </w:rPr>
              <w:fldChar w:fldCharType="begin"/>
            </w:r>
            <w:r w:rsidR="00736955">
              <w:rPr>
                <w:noProof/>
                <w:webHidden/>
              </w:rPr>
              <w:instrText xml:space="preserve"> PAGEREF _Toc406508834 \h </w:instrText>
            </w:r>
            <w:r w:rsidR="00736955">
              <w:rPr>
                <w:noProof/>
                <w:webHidden/>
              </w:rPr>
            </w:r>
            <w:r w:rsidR="00736955">
              <w:rPr>
                <w:noProof/>
                <w:webHidden/>
              </w:rPr>
              <w:fldChar w:fldCharType="separate"/>
            </w:r>
            <w:r w:rsidR="00736955">
              <w:rPr>
                <w:noProof/>
                <w:webHidden/>
              </w:rPr>
              <w:t>5</w:t>
            </w:r>
            <w:r w:rsidR="00736955">
              <w:rPr>
                <w:noProof/>
                <w:webHidden/>
              </w:rPr>
              <w:fldChar w:fldCharType="end"/>
            </w:r>
          </w:hyperlink>
        </w:p>
        <w:p w14:paraId="13B77C94" w14:textId="77777777" w:rsidR="00736955" w:rsidRDefault="00DF42AC">
          <w:pPr>
            <w:pStyle w:val="Innehll2"/>
            <w:tabs>
              <w:tab w:val="left" w:pos="660"/>
              <w:tab w:val="right" w:leader="dot" w:pos="10456"/>
            </w:tabs>
            <w:rPr>
              <w:rFonts w:asciiTheme="minorHAnsi" w:eastAsiaTheme="minorEastAsia" w:hAnsiTheme="minorHAnsi" w:cstheme="minorBidi"/>
              <w:noProof/>
              <w:sz w:val="22"/>
              <w:lang w:eastAsia="sv-SE"/>
            </w:rPr>
          </w:pPr>
          <w:hyperlink w:anchor="_Toc406508835" w:history="1">
            <w:r w:rsidR="00736955" w:rsidRPr="00247417">
              <w:rPr>
                <w:rStyle w:val="Hyperlnk"/>
                <w:noProof/>
              </w:rPr>
              <w:t>1.1</w:t>
            </w:r>
            <w:r w:rsidR="00736955">
              <w:rPr>
                <w:rFonts w:asciiTheme="minorHAnsi" w:eastAsiaTheme="minorEastAsia" w:hAnsiTheme="minorHAnsi" w:cstheme="minorBidi"/>
                <w:noProof/>
                <w:sz w:val="22"/>
                <w:lang w:eastAsia="sv-SE"/>
              </w:rPr>
              <w:tab/>
            </w:r>
            <w:r w:rsidR="00736955" w:rsidRPr="00247417">
              <w:rPr>
                <w:rStyle w:val="Hyperlnk"/>
                <w:noProof/>
              </w:rPr>
              <w:t>Svenskt namn</w:t>
            </w:r>
            <w:r w:rsidR="00736955">
              <w:rPr>
                <w:noProof/>
                <w:webHidden/>
              </w:rPr>
              <w:tab/>
            </w:r>
            <w:r w:rsidR="00736955">
              <w:rPr>
                <w:noProof/>
                <w:webHidden/>
              </w:rPr>
              <w:fldChar w:fldCharType="begin"/>
            </w:r>
            <w:r w:rsidR="00736955">
              <w:rPr>
                <w:noProof/>
                <w:webHidden/>
              </w:rPr>
              <w:instrText xml:space="preserve"> PAGEREF _Toc406508835 \h </w:instrText>
            </w:r>
            <w:r w:rsidR="00736955">
              <w:rPr>
                <w:noProof/>
                <w:webHidden/>
              </w:rPr>
            </w:r>
            <w:r w:rsidR="00736955">
              <w:rPr>
                <w:noProof/>
                <w:webHidden/>
              </w:rPr>
              <w:fldChar w:fldCharType="separate"/>
            </w:r>
            <w:r w:rsidR="00736955">
              <w:rPr>
                <w:noProof/>
                <w:webHidden/>
              </w:rPr>
              <w:t>5</w:t>
            </w:r>
            <w:r w:rsidR="00736955">
              <w:rPr>
                <w:noProof/>
                <w:webHidden/>
              </w:rPr>
              <w:fldChar w:fldCharType="end"/>
            </w:r>
          </w:hyperlink>
        </w:p>
        <w:p w14:paraId="0132E873"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36" w:history="1">
            <w:r w:rsidR="00736955" w:rsidRPr="00247417">
              <w:rPr>
                <w:rStyle w:val="Hyperlnk"/>
                <w:noProof/>
              </w:rPr>
              <w:t>1.2</w:t>
            </w:r>
            <w:r w:rsidR="00736955">
              <w:rPr>
                <w:rFonts w:asciiTheme="minorHAnsi" w:eastAsiaTheme="minorEastAsia" w:hAnsiTheme="minorHAnsi" w:cstheme="minorBidi"/>
                <w:noProof/>
                <w:sz w:val="22"/>
                <w:lang w:eastAsia="sv-SE"/>
              </w:rPr>
              <w:tab/>
            </w:r>
            <w:r w:rsidR="00736955" w:rsidRPr="00247417">
              <w:rPr>
                <w:rStyle w:val="Hyperlnk"/>
                <w:noProof/>
              </w:rPr>
              <w:t>WEB beskrivning</w:t>
            </w:r>
            <w:r w:rsidR="00736955">
              <w:rPr>
                <w:noProof/>
                <w:webHidden/>
              </w:rPr>
              <w:tab/>
            </w:r>
            <w:r w:rsidR="00736955">
              <w:rPr>
                <w:noProof/>
                <w:webHidden/>
              </w:rPr>
              <w:fldChar w:fldCharType="begin"/>
            </w:r>
            <w:r w:rsidR="00736955">
              <w:rPr>
                <w:noProof/>
                <w:webHidden/>
              </w:rPr>
              <w:instrText xml:space="preserve"> PAGEREF _Toc406508836 \h </w:instrText>
            </w:r>
            <w:r w:rsidR="00736955">
              <w:rPr>
                <w:noProof/>
                <w:webHidden/>
              </w:rPr>
            </w:r>
            <w:r w:rsidR="00736955">
              <w:rPr>
                <w:noProof/>
                <w:webHidden/>
              </w:rPr>
              <w:fldChar w:fldCharType="separate"/>
            </w:r>
            <w:r w:rsidR="00736955">
              <w:rPr>
                <w:noProof/>
                <w:webHidden/>
              </w:rPr>
              <w:t>5</w:t>
            </w:r>
            <w:r w:rsidR="00736955">
              <w:rPr>
                <w:noProof/>
                <w:webHidden/>
              </w:rPr>
              <w:fldChar w:fldCharType="end"/>
            </w:r>
          </w:hyperlink>
        </w:p>
        <w:p w14:paraId="190C3D7A" w14:textId="77777777" w:rsidR="00736955" w:rsidRDefault="00DF42AC">
          <w:pPr>
            <w:pStyle w:val="Innehll1"/>
            <w:tabs>
              <w:tab w:val="left" w:pos="400"/>
              <w:tab w:val="right" w:leader="dot" w:pos="10456"/>
            </w:tabs>
            <w:rPr>
              <w:rFonts w:asciiTheme="minorHAnsi" w:eastAsiaTheme="minorEastAsia" w:hAnsiTheme="minorHAnsi" w:cstheme="minorBidi"/>
              <w:noProof/>
              <w:sz w:val="22"/>
              <w:lang w:eastAsia="sv-SE"/>
            </w:rPr>
          </w:pPr>
          <w:hyperlink w:anchor="_Toc406508837" w:history="1">
            <w:r w:rsidR="00736955" w:rsidRPr="00247417">
              <w:rPr>
                <w:rStyle w:val="Hyperlnk"/>
                <w:noProof/>
              </w:rPr>
              <w:t>2</w:t>
            </w:r>
            <w:r w:rsidR="00736955">
              <w:rPr>
                <w:rFonts w:asciiTheme="minorHAnsi" w:eastAsiaTheme="minorEastAsia" w:hAnsiTheme="minorHAnsi" w:cstheme="minorBidi"/>
                <w:noProof/>
                <w:sz w:val="22"/>
                <w:lang w:eastAsia="sv-SE"/>
              </w:rPr>
              <w:tab/>
            </w:r>
            <w:r w:rsidR="00736955" w:rsidRPr="00247417">
              <w:rPr>
                <w:rStyle w:val="Hyperlnk"/>
                <w:noProof/>
              </w:rPr>
              <w:t>Versionsinformation</w:t>
            </w:r>
            <w:r w:rsidR="00736955">
              <w:rPr>
                <w:noProof/>
                <w:webHidden/>
              </w:rPr>
              <w:tab/>
            </w:r>
            <w:r w:rsidR="00736955">
              <w:rPr>
                <w:noProof/>
                <w:webHidden/>
              </w:rPr>
              <w:fldChar w:fldCharType="begin"/>
            </w:r>
            <w:r w:rsidR="00736955">
              <w:rPr>
                <w:noProof/>
                <w:webHidden/>
              </w:rPr>
              <w:instrText xml:space="preserve"> PAGEREF _Toc406508837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059F1F8E"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38" w:history="1">
            <w:r w:rsidR="00736955" w:rsidRPr="00247417">
              <w:rPr>
                <w:rStyle w:val="Hyperlnk"/>
                <w:noProof/>
              </w:rPr>
              <w:t>2.1</w:t>
            </w:r>
            <w:r w:rsidR="00736955">
              <w:rPr>
                <w:rFonts w:asciiTheme="minorHAnsi" w:eastAsiaTheme="minorEastAsia" w:hAnsiTheme="minorHAnsi" w:cstheme="minorBidi"/>
                <w:noProof/>
                <w:sz w:val="22"/>
                <w:lang w:eastAsia="sv-SE"/>
              </w:rPr>
              <w:tab/>
            </w:r>
            <w:r w:rsidR="00736955" w:rsidRPr="00247417">
              <w:rPr>
                <w:rStyle w:val="Hyperlnk"/>
                <w:noProof/>
              </w:rPr>
              <w:t>Version 1.0</w:t>
            </w:r>
            <w:r w:rsidR="00736955">
              <w:rPr>
                <w:noProof/>
                <w:webHidden/>
              </w:rPr>
              <w:tab/>
            </w:r>
            <w:r w:rsidR="00736955">
              <w:rPr>
                <w:noProof/>
                <w:webHidden/>
              </w:rPr>
              <w:fldChar w:fldCharType="begin"/>
            </w:r>
            <w:r w:rsidR="00736955">
              <w:rPr>
                <w:noProof/>
                <w:webHidden/>
              </w:rPr>
              <w:instrText xml:space="preserve"> PAGEREF _Toc406508838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448A4C56"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39" w:history="1">
            <w:r w:rsidR="00736955" w:rsidRPr="00247417">
              <w:rPr>
                <w:rStyle w:val="Hyperlnk"/>
                <w:noProof/>
              </w:rPr>
              <w:t>2.1.1</w:t>
            </w:r>
            <w:r w:rsidR="00736955">
              <w:rPr>
                <w:rFonts w:asciiTheme="minorHAnsi" w:eastAsiaTheme="minorEastAsia" w:hAnsiTheme="minorHAnsi" w:cstheme="minorBidi"/>
                <w:noProof/>
                <w:sz w:val="22"/>
                <w:lang w:eastAsia="sv-SE"/>
              </w:rPr>
              <w:tab/>
            </w:r>
            <w:r w:rsidR="00736955" w:rsidRPr="00247417">
              <w:rPr>
                <w:rStyle w:val="Hyperlnk"/>
                <w:noProof/>
              </w:rPr>
              <w:t>Oförändrade tjänstekontrakt</w:t>
            </w:r>
            <w:r w:rsidR="00736955">
              <w:rPr>
                <w:noProof/>
                <w:webHidden/>
              </w:rPr>
              <w:tab/>
            </w:r>
            <w:r w:rsidR="00736955">
              <w:rPr>
                <w:noProof/>
                <w:webHidden/>
              </w:rPr>
              <w:fldChar w:fldCharType="begin"/>
            </w:r>
            <w:r w:rsidR="00736955">
              <w:rPr>
                <w:noProof/>
                <w:webHidden/>
              </w:rPr>
              <w:instrText xml:space="preserve"> PAGEREF _Toc406508839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089F54DA"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40" w:history="1">
            <w:r w:rsidR="00736955" w:rsidRPr="00247417">
              <w:rPr>
                <w:rStyle w:val="Hyperlnk"/>
                <w:noProof/>
              </w:rPr>
              <w:t>2.1.2</w:t>
            </w:r>
            <w:r w:rsidR="00736955">
              <w:rPr>
                <w:rFonts w:asciiTheme="minorHAnsi" w:eastAsiaTheme="minorEastAsia" w:hAnsiTheme="minorHAnsi" w:cstheme="minorBidi"/>
                <w:noProof/>
                <w:sz w:val="22"/>
                <w:lang w:eastAsia="sv-SE"/>
              </w:rPr>
              <w:tab/>
            </w:r>
            <w:r w:rsidR="00736955" w:rsidRPr="00247417">
              <w:rPr>
                <w:rStyle w:val="Hyperlnk"/>
                <w:noProof/>
              </w:rPr>
              <w:t>Nya tjänstekontrakt</w:t>
            </w:r>
            <w:r w:rsidR="00736955">
              <w:rPr>
                <w:noProof/>
                <w:webHidden/>
              </w:rPr>
              <w:tab/>
            </w:r>
            <w:r w:rsidR="00736955">
              <w:rPr>
                <w:noProof/>
                <w:webHidden/>
              </w:rPr>
              <w:fldChar w:fldCharType="begin"/>
            </w:r>
            <w:r w:rsidR="00736955">
              <w:rPr>
                <w:noProof/>
                <w:webHidden/>
              </w:rPr>
              <w:instrText xml:space="preserve"> PAGEREF _Toc406508840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6386E3A5"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41" w:history="1">
            <w:r w:rsidR="00736955" w:rsidRPr="00247417">
              <w:rPr>
                <w:rStyle w:val="Hyperlnk"/>
                <w:noProof/>
              </w:rPr>
              <w:t>2.1.3</w:t>
            </w:r>
            <w:r w:rsidR="00736955">
              <w:rPr>
                <w:rFonts w:asciiTheme="minorHAnsi" w:eastAsiaTheme="minorEastAsia" w:hAnsiTheme="minorHAnsi" w:cstheme="minorBidi"/>
                <w:noProof/>
                <w:sz w:val="22"/>
                <w:lang w:eastAsia="sv-SE"/>
              </w:rPr>
              <w:tab/>
            </w:r>
            <w:r w:rsidR="00736955" w:rsidRPr="00247417">
              <w:rPr>
                <w:rStyle w:val="Hyperlnk"/>
                <w:noProof/>
              </w:rPr>
              <w:t>Förändrade tjänstekontrakt</w:t>
            </w:r>
            <w:r w:rsidR="00736955">
              <w:rPr>
                <w:noProof/>
                <w:webHidden/>
              </w:rPr>
              <w:tab/>
            </w:r>
            <w:r w:rsidR="00736955">
              <w:rPr>
                <w:noProof/>
                <w:webHidden/>
              </w:rPr>
              <w:fldChar w:fldCharType="begin"/>
            </w:r>
            <w:r w:rsidR="00736955">
              <w:rPr>
                <w:noProof/>
                <w:webHidden/>
              </w:rPr>
              <w:instrText xml:space="preserve"> PAGEREF _Toc406508841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48D8107A"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42" w:history="1">
            <w:r w:rsidR="00736955" w:rsidRPr="00247417">
              <w:rPr>
                <w:rStyle w:val="Hyperlnk"/>
                <w:noProof/>
              </w:rPr>
              <w:t>2.1.4</w:t>
            </w:r>
            <w:r w:rsidR="00736955">
              <w:rPr>
                <w:rFonts w:asciiTheme="minorHAnsi" w:eastAsiaTheme="minorEastAsia" w:hAnsiTheme="minorHAnsi" w:cstheme="minorBidi"/>
                <w:noProof/>
                <w:sz w:val="22"/>
                <w:lang w:eastAsia="sv-SE"/>
              </w:rPr>
              <w:tab/>
            </w:r>
            <w:r w:rsidR="00736955" w:rsidRPr="00247417">
              <w:rPr>
                <w:rStyle w:val="Hyperlnk"/>
                <w:noProof/>
              </w:rPr>
              <w:t>Utgångna tjänstekontrakt</w:t>
            </w:r>
            <w:r w:rsidR="00736955">
              <w:rPr>
                <w:noProof/>
                <w:webHidden/>
              </w:rPr>
              <w:tab/>
            </w:r>
            <w:r w:rsidR="00736955">
              <w:rPr>
                <w:noProof/>
                <w:webHidden/>
              </w:rPr>
              <w:fldChar w:fldCharType="begin"/>
            </w:r>
            <w:r w:rsidR="00736955">
              <w:rPr>
                <w:noProof/>
                <w:webHidden/>
              </w:rPr>
              <w:instrText xml:space="preserve"> PAGEREF _Toc406508842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23FCE280"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43" w:history="1">
            <w:r w:rsidR="00736955" w:rsidRPr="00247417">
              <w:rPr>
                <w:rStyle w:val="Hyperlnk"/>
                <w:noProof/>
              </w:rPr>
              <w:t>2.2</w:t>
            </w:r>
            <w:r w:rsidR="00736955">
              <w:rPr>
                <w:rFonts w:asciiTheme="minorHAnsi" w:eastAsiaTheme="minorEastAsia" w:hAnsiTheme="minorHAnsi" w:cstheme="minorBidi"/>
                <w:noProof/>
                <w:sz w:val="22"/>
                <w:lang w:eastAsia="sv-SE"/>
              </w:rPr>
              <w:tab/>
            </w:r>
            <w:r w:rsidR="00736955" w:rsidRPr="00247417">
              <w:rPr>
                <w:rStyle w:val="Hyperlnk"/>
                <w:noProof/>
              </w:rPr>
              <w:t>Version tidigare</w:t>
            </w:r>
            <w:r w:rsidR="00736955">
              <w:rPr>
                <w:noProof/>
                <w:webHidden/>
              </w:rPr>
              <w:tab/>
            </w:r>
            <w:r w:rsidR="00736955">
              <w:rPr>
                <w:noProof/>
                <w:webHidden/>
              </w:rPr>
              <w:fldChar w:fldCharType="begin"/>
            </w:r>
            <w:r w:rsidR="00736955">
              <w:rPr>
                <w:noProof/>
                <w:webHidden/>
              </w:rPr>
              <w:instrText xml:space="preserve"> PAGEREF _Toc406508843 \h </w:instrText>
            </w:r>
            <w:r w:rsidR="00736955">
              <w:rPr>
                <w:noProof/>
                <w:webHidden/>
              </w:rPr>
            </w:r>
            <w:r w:rsidR="00736955">
              <w:rPr>
                <w:noProof/>
                <w:webHidden/>
              </w:rPr>
              <w:fldChar w:fldCharType="separate"/>
            </w:r>
            <w:r w:rsidR="00736955">
              <w:rPr>
                <w:noProof/>
                <w:webHidden/>
              </w:rPr>
              <w:t>6</w:t>
            </w:r>
            <w:r w:rsidR="00736955">
              <w:rPr>
                <w:noProof/>
                <w:webHidden/>
              </w:rPr>
              <w:fldChar w:fldCharType="end"/>
            </w:r>
          </w:hyperlink>
        </w:p>
        <w:p w14:paraId="378A1B99" w14:textId="77777777" w:rsidR="00736955" w:rsidRDefault="00DF42AC">
          <w:pPr>
            <w:pStyle w:val="Innehll1"/>
            <w:tabs>
              <w:tab w:val="left" w:pos="400"/>
              <w:tab w:val="right" w:leader="dot" w:pos="10456"/>
            </w:tabs>
            <w:rPr>
              <w:rFonts w:asciiTheme="minorHAnsi" w:eastAsiaTheme="minorEastAsia" w:hAnsiTheme="minorHAnsi" w:cstheme="minorBidi"/>
              <w:noProof/>
              <w:sz w:val="22"/>
              <w:lang w:eastAsia="sv-SE"/>
            </w:rPr>
          </w:pPr>
          <w:hyperlink w:anchor="_Toc406508844" w:history="1">
            <w:r w:rsidR="00736955" w:rsidRPr="00247417">
              <w:rPr>
                <w:rStyle w:val="Hyperlnk"/>
                <w:noProof/>
              </w:rPr>
              <w:t>3</w:t>
            </w:r>
            <w:r w:rsidR="00736955">
              <w:rPr>
                <w:rFonts w:asciiTheme="minorHAnsi" w:eastAsiaTheme="minorEastAsia" w:hAnsiTheme="minorHAnsi" w:cstheme="minorBidi"/>
                <w:noProof/>
                <w:sz w:val="22"/>
                <w:lang w:eastAsia="sv-SE"/>
              </w:rPr>
              <w:tab/>
            </w:r>
            <w:r w:rsidR="00736955" w:rsidRPr="00247417">
              <w:rPr>
                <w:rStyle w:val="Hyperlnk"/>
                <w:noProof/>
              </w:rPr>
              <w:t>Tjänstedomänens arkitektur</w:t>
            </w:r>
            <w:r w:rsidR="00736955">
              <w:rPr>
                <w:noProof/>
                <w:webHidden/>
              </w:rPr>
              <w:tab/>
            </w:r>
            <w:r w:rsidR="00736955">
              <w:rPr>
                <w:noProof/>
                <w:webHidden/>
              </w:rPr>
              <w:fldChar w:fldCharType="begin"/>
            </w:r>
            <w:r w:rsidR="00736955">
              <w:rPr>
                <w:noProof/>
                <w:webHidden/>
              </w:rPr>
              <w:instrText xml:space="preserve"> PAGEREF _Toc406508844 \h </w:instrText>
            </w:r>
            <w:r w:rsidR="00736955">
              <w:rPr>
                <w:noProof/>
                <w:webHidden/>
              </w:rPr>
            </w:r>
            <w:r w:rsidR="00736955">
              <w:rPr>
                <w:noProof/>
                <w:webHidden/>
              </w:rPr>
              <w:fldChar w:fldCharType="separate"/>
            </w:r>
            <w:r w:rsidR="00736955">
              <w:rPr>
                <w:noProof/>
                <w:webHidden/>
              </w:rPr>
              <w:t>7</w:t>
            </w:r>
            <w:r w:rsidR="00736955">
              <w:rPr>
                <w:noProof/>
                <w:webHidden/>
              </w:rPr>
              <w:fldChar w:fldCharType="end"/>
            </w:r>
          </w:hyperlink>
        </w:p>
        <w:p w14:paraId="485180EB"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45" w:history="1">
            <w:r w:rsidR="00736955" w:rsidRPr="00247417">
              <w:rPr>
                <w:rStyle w:val="Hyperlnk"/>
                <w:noProof/>
              </w:rPr>
              <w:t>3.1</w:t>
            </w:r>
            <w:r w:rsidR="00736955">
              <w:rPr>
                <w:rFonts w:asciiTheme="minorHAnsi" w:eastAsiaTheme="minorEastAsia" w:hAnsiTheme="minorHAnsi" w:cstheme="minorBidi"/>
                <w:noProof/>
                <w:sz w:val="22"/>
                <w:lang w:eastAsia="sv-SE"/>
              </w:rPr>
              <w:tab/>
            </w:r>
            <w:r w:rsidR="00736955" w:rsidRPr="00247417">
              <w:rPr>
                <w:rStyle w:val="Hyperlnk"/>
                <w:noProof/>
              </w:rPr>
              <w:t>Flöden</w:t>
            </w:r>
            <w:r w:rsidR="00736955">
              <w:rPr>
                <w:noProof/>
                <w:webHidden/>
              </w:rPr>
              <w:tab/>
            </w:r>
            <w:r w:rsidR="00736955">
              <w:rPr>
                <w:noProof/>
                <w:webHidden/>
              </w:rPr>
              <w:fldChar w:fldCharType="begin"/>
            </w:r>
            <w:r w:rsidR="00736955">
              <w:rPr>
                <w:noProof/>
                <w:webHidden/>
              </w:rPr>
              <w:instrText xml:space="preserve"> PAGEREF _Toc406508845 \h </w:instrText>
            </w:r>
            <w:r w:rsidR="00736955">
              <w:rPr>
                <w:noProof/>
                <w:webHidden/>
              </w:rPr>
            </w:r>
            <w:r w:rsidR="00736955">
              <w:rPr>
                <w:noProof/>
                <w:webHidden/>
              </w:rPr>
              <w:fldChar w:fldCharType="separate"/>
            </w:r>
            <w:r w:rsidR="00736955">
              <w:rPr>
                <w:noProof/>
                <w:webHidden/>
              </w:rPr>
              <w:t>7</w:t>
            </w:r>
            <w:r w:rsidR="00736955">
              <w:rPr>
                <w:noProof/>
                <w:webHidden/>
              </w:rPr>
              <w:fldChar w:fldCharType="end"/>
            </w:r>
          </w:hyperlink>
        </w:p>
        <w:p w14:paraId="79CB8405"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46" w:history="1">
            <w:r w:rsidR="00736955" w:rsidRPr="00247417">
              <w:rPr>
                <w:rStyle w:val="Hyperlnk"/>
                <w:noProof/>
              </w:rPr>
              <w:t>3.1.1</w:t>
            </w:r>
            <w:r w:rsidR="00736955">
              <w:rPr>
                <w:rFonts w:asciiTheme="minorHAnsi" w:eastAsiaTheme="minorEastAsia" w:hAnsiTheme="minorHAnsi" w:cstheme="minorBidi"/>
                <w:noProof/>
                <w:sz w:val="22"/>
                <w:lang w:eastAsia="sv-SE"/>
              </w:rPr>
              <w:tab/>
            </w:r>
            <w:r w:rsidR="00736955" w:rsidRPr="00247417">
              <w:rPr>
                <w:rStyle w:val="Hyperlnk"/>
                <w:noProof/>
              </w:rPr>
              <w:t>Hämta observationer</w:t>
            </w:r>
            <w:r w:rsidR="00736955">
              <w:rPr>
                <w:noProof/>
                <w:webHidden/>
              </w:rPr>
              <w:tab/>
            </w:r>
            <w:r w:rsidR="00736955">
              <w:rPr>
                <w:noProof/>
                <w:webHidden/>
              </w:rPr>
              <w:fldChar w:fldCharType="begin"/>
            </w:r>
            <w:r w:rsidR="00736955">
              <w:rPr>
                <w:noProof/>
                <w:webHidden/>
              </w:rPr>
              <w:instrText xml:space="preserve"> PAGEREF _Toc406508846 \h </w:instrText>
            </w:r>
            <w:r w:rsidR="00736955">
              <w:rPr>
                <w:noProof/>
                <w:webHidden/>
              </w:rPr>
            </w:r>
            <w:r w:rsidR="00736955">
              <w:rPr>
                <w:noProof/>
                <w:webHidden/>
              </w:rPr>
              <w:fldChar w:fldCharType="separate"/>
            </w:r>
            <w:r w:rsidR="00736955">
              <w:rPr>
                <w:noProof/>
                <w:webHidden/>
              </w:rPr>
              <w:t>7</w:t>
            </w:r>
            <w:r w:rsidR="00736955">
              <w:rPr>
                <w:noProof/>
                <w:webHidden/>
              </w:rPr>
              <w:fldChar w:fldCharType="end"/>
            </w:r>
          </w:hyperlink>
        </w:p>
        <w:p w14:paraId="0F94AD0E"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47" w:history="1">
            <w:r w:rsidR="00736955" w:rsidRPr="00247417">
              <w:rPr>
                <w:rStyle w:val="Hyperlnk"/>
                <w:noProof/>
              </w:rPr>
              <w:t>3.1.2</w:t>
            </w:r>
            <w:r w:rsidR="00736955">
              <w:rPr>
                <w:rFonts w:asciiTheme="minorHAnsi" w:eastAsiaTheme="minorEastAsia" w:hAnsiTheme="minorHAnsi" w:cstheme="minorBidi"/>
                <w:noProof/>
                <w:sz w:val="22"/>
                <w:lang w:eastAsia="sv-SE"/>
              </w:rPr>
              <w:tab/>
            </w:r>
            <w:r w:rsidR="00736955" w:rsidRPr="00247417">
              <w:rPr>
                <w:rStyle w:val="Hyperlnk"/>
                <w:noProof/>
              </w:rPr>
              <w:t>Beskrivning av relationskonceptet.</w:t>
            </w:r>
            <w:r w:rsidR="00736955">
              <w:rPr>
                <w:noProof/>
                <w:webHidden/>
              </w:rPr>
              <w:tab/>
            </w:r>
            <w:r w:rsidR="00736955">
              <w:rPr>
                <w:noProof/>
                <w:webHidden/>
              </w:rPr>
              <w:fldChar w:fldCharType="begin"/>
            </w:r>
            <w:r w:rsidR="00736955">
              <w:rPr>
                <w:noProof/>
                <w:webHidden/>
              </w:rPr>
              <w:instrText xml:space="preserve"> PAGEREF _Toc406508847 \h </w:instrText>
            </w:r>
            <w:r w:rsidR="00736955">
              <w:rPr>
                <w:noProof/>
                <w:webHidden/>
              </w:rPr>
            </w:r>
            <w:r w:rsidR="00736955">
              <w:rPr>
                <w:noProof/>
                <w:webHidden/>
              </w:rPr>
              <w:fldChar w:fldCharType="separate"/>
            </w:r>
            <w:r w:rsidR="00736955">
              <w:rPr>
                <w:noProof/>
                <w:webHidden/>
              </w:rPr>
              <w:t>10</w:t>
            </w:r>
            <w:r w:rsidR="00736955">
              <w:rPr>
                <w:noProof/>
                <w:webHidden/>
              </w:rPr>
              <w:fldChar w:fldCharType="end"/>
            </w:r>
          </w:hyperlink>
        </w:p>
        <w:p w14:paraId="55BFA1AA"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48" w:history="1">
            <w:r w:rsidR="00736955" w:rsidRPr="00247417">
              <w:rPr>
                <w:rStyle w:val="Hyperlnk"/>
                <w:noProof/>
              </w:rPr>
              <w:t>3.2</w:t>
            </w:r>
            <w:r w:rsidR="00736955">
              <w:rPr>
                <w:rFonts w:asciiTheme="minorHAnsi" w:eastAsiaTheme="minorEastAsia" w:hAnsiTheme="minorHAnsi" w:cstheme="minorBidi"/>
                <w:noProof/>
                <w:sz w:val="22"/>
                <w:lang w:eastAsia="sv-SE"/>
              </w:rPr>
              <w:tab/>
            </w:r>
            <w:r w:rsidR="00736955" w:rsidRPr="00247417">
              <w:rPr>
                <w:rStyle w:val="Hyperlnk"/>
                <w:noProof/>
              </w:rPr>
              <w:t>Adressering</w:t>
            </w:r>
            <w:r w:rsidR="00736955">
              <w:rPr>
                <w:noProof/>
                <w:webHidden/>
              </w:rPr>
              <w:tab/>
            </w:r>
            <w:r w:rsidR="00736955">
              <w:rPr>
                <w:noProof/>
                <w:webHidden/>
              </w:rPr>
              <w:fldChar w:fldCharType="begin"/>
            </w:r>
            <w:r w:rsidR="00736955">
              <w:rPr>
                <w:noProof/>
                <w:webHidden/>
              </w:rPr>
              <w:instrText xml:space="preserve"> PAGEREF _Toc406508848 \h </w:instrText>
            </w:r>
            <w:r w:rsidR="00736955">
              <w:rPr>
                <w:noProof/>
                <w:webHidden/>
              </w:rPr>
            </w:r>
            <w:r w:rsidR="00736955">
              <w:rPr>
                <w:noProof/>
                <w:webHidden/>
              </w:rPr>
              <w:fldChar w:fldCharType="separate"/>
            </w:r>
            <w:r w:rsidR="00736955">
              <w:rPr>
                <w:noProof/>
                <w:webHidden/>
              </w:rPr>
              <w:t>11</w:t>
            </w:r>
            <w:r w:rsidR="00736955">
              <w:rPr>
                <w:noProof/>
                <w:webHidden/>
              </w:rPr>
              <w:fldChar w:fldCharType="end"/>
            </w:r>
          </w:hyperlink>
        </w:p>
        <w:p w14:paraId="33A9DDB6"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49" w:history="1">
            <w:r w:rsidR="00736955" w:rsidRPr="00247417">
              <w:rPr>
                <w:rStyle w:val="Hyperlnk"/>
                <w:noProof/>
              </w:rPr>
              <w:t>3.2.1</w:t>
            </w:r>
            <w:r w:rsidR="00736955">
              <w:rPr>
                <w:rFonts w:asciiTheme="minorHAnsi" w:eastAsiaTheme="minorEastAsia" w:hAnsiTheme="minorHAnsi" w:cstheme="minorBidi"/>
                <w:noProof/>
                <w:sz w:val="22"/>
                <w:lang w:eastAsia="sv-SE"/>
              </w:rPr>
              <w:tab/>
            </w:r>
            <w:r w:rsidR="00736955" w:rsidRPr="00247417">
              <w:rPr>
                <w:rStyle w:val="Hyperlnk"/>
                <w:noProof/>
              </w:rPr>
              <w:t>Sammanfattning av adresseringsmodell</w:t>
            </w:r>
            <w:r w:rsidR="00736955">
              <w:rPr>
                <w:noProof/>
                <w:webHidden/>
              </w:rPr>
              <w:tab/>
            </w:r>
            <w:r w:rsidR="00736955">
              <w:rPr>
                <w:noProof/>
                <w:webHidden/>
              </w:rPr>
              <w:fldChar w:fldCharType="begin"/>
            </w:r>
            <w:r w:rsidR="00736955">
              <w:rPr>
                <w:noProof/>
                <w:webHidden/>
              </w:rPr>
              <w:instrText xml:space="preserve"> PAGEREF _Toc406508849 \h </w:instrText>
            </w:r>
            <w:r w:rsidR="00736955">
              <w:rPr>
                <w:noProof/>
                <w:webHidden/>
              </w:rPr>
            </w:r>
            <w:r w:rsidR="00736955">
              <w:rPr>
                <w:noProof/>
                <w:webHidden/>
              </w:rPr>
              <w:fldChar w:fldCharType="separate"/>
            </w:r>
            <w:r w:rsidR="00736955">
              <w:rPr>
                <w:noProof/>
                <w:webHidden/>
              </w:rPr>
              <w:t>12</w:t>
            </w:r>
            <w:r w:rsidR="00736955">
              <w:rPr>
                <w:noProof/>
                <w:webHidden/>
              </w:rPr>
              <w:fldChar w:fldCharType="end"/>
            </w:r>
          </w:hyperlink>
        </w:p>
        <w:p w14:paraId="16AB58A0"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50" w:history="1">
            <w:r w:rsidR="00736955" w:rsidRPr="00247417">
              <w:rPr>
                <w:rStyle w:val="Hyperlnk"/>
                <w:noProof/>
              </w:rPr>
              <w:t>3.3</w:t>
            </w:r>
            <w:r w:rsidR="00736955">
              <w:rPr>
                <w:rFonts w:asciiTheme="minorHAnsi" w:eastAsiaTheme="minorEastAsia" w:hAnsiTheme="minorHAnsi" w:cstheme="minorBidi"/>
                <w:noProof/>
                <w:sz w:val="22"/>
                <w:lang w:eastAsia="sv-SE"/>
              </w:rPr>
              <w:tab/>
            </w:r>
            <w:r w:rsidR="00736955" w:rsidRPr="00247417">
              <w:rPr>
                <w:rStyle w:val="Hyperlnk"/>
                <w:noProof/>
              </w:rPr>
              <w:t>Aggregering och engagemangsindex</w:t>
            </w:r>
            <w:r w:rsidR="00736955">
              <w:rPr>
                <w:noProof/>
                <w:webHidden/>
              </w:rPr>
              <w:tab/>
            </w:r>
            <w:r w:rsidR="00736955">
              <w:rPr>
                <w:noProof/>
                <w:webHidden/>
              </w:rPr>
              <w:fldChar w:fldCharType="begin"/>
            </w:r>
            <w:r w:rsidR="00736955">
              <w:rPr>
                <w:noProof/>
                <w:webHidden/>
              </w:rPr>
              <w:instrText xml:space="preserve"> PAGEREF _Toc406508850 \h </w:instrText>
            </w:r>
            <w:r w:rsidR="00736955">
              <w:rPr>
                <w:noProof/>
                <w:webHidden/>
              </w:rPr>
            </w:r>
            <w:r w:rsidR="00736955">
              <w:rPr>
                <w:noProof/>
                <w:webHidden/>
              </w:rPr>
              <w:fldChar w:fldCharType="separate"/>
            </w:r>
            <w:r w:rsidR="00736955">
              <w:rPr>
                <w:noProof/>
                <w:webHidden/>
              </w:rPr>
              <w:t>12</w:t>
            </w:r>
            <w:r w:rsidR="00736955">
              <w:rPr>
                <w:noProof/>
                <w:webHidden/>
              </w:rPr>
              <w:fldChar w:fldCharType="end"/>
            </w:r>
          </w:hyperlink>
        </w:p>
        <w:p w14:paraId="4673ACDE" w14:textId="77777777" w:rsidR="00736955" w:rsidRDefault="00DF42AC">
          <w:pPr>
            <w:pStyle w:val="Innehll1"/>
            <w:tabs>
              <w:tab w:val="left" w:pos="400"/>
              <w:tab w:val="right" w:leader="dot" w:pos="10456"/>
            </w:tabs>
            <w:rPr>
              <w:rFonts w:asciiTheme="minorHAnsi" w:eastAsiaTheme="minorEastAsia" w:hAnsiTheme="minorHAnsi" w:cstheme="minorBidi"/>
              <w:noProof/>
              <w:sz w:val="22"/>
              <w:lang w:eastAsia="sv-SE"/>
            </w:rPr>
          </w:pPr>
          <w:hyperlink w:anchor="_Toc406508851" w:history="1">
            <w:r w:rsidR="00736955" w:rsidRPr="00247417">
              <w:rPr>
                <w:rStyle w:val="Hyperlnk"/>
                <w:noProof/>
              </w:rPr>
              <w:t>4</w:t>
            </w:r>
            <w:r w:rsidR="00736955">
              <w:rPr>
                <w:rFonts w:asciiTheme="minorHAnsi" w:eastAsiaTheme="minorEastAsia" w:hAnsiTheme="minorHAnsi" w:cstheme="minorBidi"/>
                <w:noProof/>
                <w:sz w:val="22"/>
                <w:lang w:eastAsia="sv-SE"/>
              </w:rPr>
              <w:tab/>
            </w:r>
            <w:r w:rsidR="00736955" w:rsidRPr="00247417">
              <w:rPr>
                <w:rStyle w:val="Hyperlnk"/>
                <w:noProof/>
              </w:rPr>
              <w:t>Tjänstedomänens krav och regler</w:t>
            </w:r>
            <w:r w:rsidR="00736955">
              <w:rPr>
                <w:noProof/>
                <w:webHidden/>
              </w:rPr>
              <w:tab/>
            </w:r>
            <w:r w:rsidR="00736955">
              <w:rPr>
                <w:noProof/>
                <w:webHidden/>
              </w:rPr>
              <w:fldChar w:fldCharType="begin"/>
            </w:r>
            <w:r w:rsidR="00736955">
              <w:rPr>
                <w:noProof/>
                <w:webHidden/>
              </w:rPr>
              <w:instrText xml:space="preserve"> PAGEREF _Toc406508851 \h </w:instrText>
            </w:r>
            <w:r w:rsidR="00736955">
              <w:rPr>
                <w:noProof/>
                <w:webHidden/>
              </w:rPr>
            </w:r>
            <w:r w:rsidR="00736955">
              <w:rPr>
                <w:noProof/>
                <w:webHidden/>
              </w:rPr>
              <w:fldChar w:fldCharType="separate"/>
            </w:r>
            <w:r w:rsidR="00736955">
              <w:rPr>
                <w:noProof/>
                <w:webHidden/>
              </w:rPr>
              <w:t>13</w:t>
            </w:r>
            <w:r w:rsidR="00736955">
              <w:rPr>
                <w:noProof/>
                <w:webHidden/>
              </w:rPr>
              <w:fldChar w:fldCharType="end"/>
            </w:r>
          </w:hyperlink>
        </w:p>
        <w:p w14:paraId="5EBBAA12"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52" w:history="1">
            <w:r w:rsidR="00736955" w:rsidRPr="00247417">
              <w:rPr>
                <w:rStyle w:val="Hyperlnk"/>
                <w:noProof/>
              </w:rPr>
              <w:t>4.1</w:t>
            </w:r>
            <w:r w:rsidR="00736955">
              <w:rPr>
                <w:rFonts w:asciiTheme="minorHAnsi" w:eastAsiaTheme="minorEastAsia" w:hAnsiTheme="minorHAnsi" w:cstheme="minorBidi"/>
                <w:noProof/>
                <w:sz w:val="22"/>
                <w:lang w:eastAsia="sv-SE"/>
              </w:rPr>
              <w:tab/>
            </w:r>
            <w:r w:rsidR="00736955" w:rsidRPr="00247417">
              <w:rPr>
                <w:rStyle w:val="Hyperlnk"/>
                <w:noProof/>
              </w:rPr>
              <w:t>Uppdatering av engagemangsindex</w:t>
            </w:r>
            <w:r w:rsidR="00736955">
              <w:rPr>
                <w:noProof/>
                <w:webHidden/>
              </w:rPr>
              <w:tab/>
            </w:r>
            <w:r w:rsidR="00736955">
              <w:rPr>
                <w:noProof/>
                <w:webHidden/>
              </w:rPr>
              <w:fldChar w:fldCharType="begin"/>
            </w:r>
            <w:r w:rsidR="00736955">
              <w:rPr>
                <w:noProof/>
                <w:webHidden/>
              </w:rPr>
              <w:instrText xml:space="preserve"> PAGEREF _Toc406508852 \h </w:instrText>
            </w:r>
            <w:r w:rsidR="00736955">
              <w:rPr>
                <w:noProof/>
                <w:webHidden/>
              </w:rPr>
            </w:r>
            <w:r w:rsidR="00736955">
              <w:rPr>
                <w:noProof/>
                <w:webHidden/>
              </w:rPr>
              <w:fldChar w:fldCharType="separate"/>
            </w:r>
            <w:r w:rsidR="00736955">
              <w:rPr>
                <w:noProof/>
                <w:webHidden/>
              </w:rPr>
              <w:t>13</w:t>
            </w:r>
            <w:r w:rsidR="00736955">
              <w:rPr>
                <w:noProof/>
                <w:webHidden/>
              </w:rPr>
              <w:fldChar w:fldCharType="end"/>
            </w:r>
          </w:hyperlink>
        </w:p>
        <w:p w14:paraId="6078642E"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53" w:history="1">
            <w:r w:rsidR="00736955" w:rsidRPr="00247417">
              <w:rPr>
                <w:rStyle w:val="Hyperlnk"/>
                <w:noProof/>
              </w:rPr>
              <w:t>4.2</w:t>
            </w:r>
            <w:r w:rsidR="00736955">
              <w:rPr>
                <w:rFonts w:asciiTheme="minorHAnsi" w:eastAsiaTheme="minorEastAsia" w:hAnsiTheme="minorHAnsi" w:cstheme="minorBidi"/>
                <w:noProof/>
                <w:sz w:val="22"/>
                <w:lang w:eastAsia="sv-SE"/>
              </w:rPr>
              <w:tab/>
            </w:r>
            <w:r w:rsidR="00736955" w:rsidRPr="00247417">
              <w:rPr>
                <w:rStyle w:val="Hyperlnk"/>
                <w:noProof/>
              </w:rPr>
              <w:t>Informationssäkerhet och juridik</w:t>
            </w:r>
            <w:r w:rsidR="00736955">
              <w:rPr>
                <w:noProof/>
                <w:webHidden/>
              </w:rPr>
              <w:tab/>
            </w:r>
            <w:r w:rsidR="00736955">
              <w:rPr>
                <w:noProof/>
                <w:webHidden/>
              </w:rPr>
              <w:fldChar w:fldCharType="begin"/>
            </w:r>
            <w:r w:rsidR="00736955">
              <w:rPr>
                <w:noProof/>
                <w:webHidden/>
              </w:rPr>
              <w:instrText xml:space="preserve"> PAGEREF _Toc406508853 \h </w:instrText>
            </w:r>
            <w:r w:rsidR="00736955">
              <w:rPr>
                <w:noProof/>
                <w:webHidden/>
              </w:rPr>
            </w:r>
            <w:r w:rsidR="00736955">
              <w:rPr>
                <w:noProof/>
                <w:webHidden/>
              </w:rPr>
              <w:fldChar w:fldCharType="separate"/>
            </w:r>
            <w:r w:rsidR="00736955">
              <w:rPr>
                <w:noProof/>
                <w:webHidden/>
              </w:rPr>
              <w:t>16</w:t>
            </w:r>
            <w:r w:rsidR="00736955">
              <w:rPr>
                <w:noProof/>
                <w:webHidden/>
              </w:rPr>
              <w:fldChar w:fldCharType="end"/>
            </w:r>
          </w:hyperlink>
        </w:p>
        <w:p w14:paraId="05A82B48"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54" w:history="1">
            <w:r w:rsidR="00736955" w:rsidRPr="00247417">
              <w:rPr>
                <w:rStyle w:val="Hyperlnk"/>
                <w:noProof/>
              </w:rPr>
              <w:t>4.2.1</w:t>
            </w:r>
            <w:r w:rsidR="00736955">
              <w:rPr>
                <w:rFonts w:asciiTheme="minorHAnsi" w:eastAsiaTheme="minorEastAsia" w:hAnsiTheme="minorHAnsi" w:cstheme="minorBidi"/>
                <w:noProof/>
                <w:sz w:val="22"/>
                <w:lang w:eastAsia="sv-SE"/>
              </w:rPr>
              <w:tab/>
            </w:r>
            <w:r w:rsidR="00736955" w:rsidRPr="00247417">
              <w:rPr>
                <w:rStyle w:val="Hyperlnk"/>
                <w:noProof/>
              </w:rPr>
              <w:t>Medarbetarens direktåtkomst</w:t>
            </w:r>
            <w:r w:rsidR="00736955">
              <w:rPr>
                <w:noProof/>
                <w:webHidden/>
              </w:rPr>
              <w:tab/>
            </w:r>
            <w:r w:rsidR="00736955">
              <w:rPr>
                <w:noProof/>
                <w:webHidden/>
              </w:rPr>
              <w:fldChar w:fldCharType="begin"/>
            </w:r>
            <w:r w:rsidR="00736955">
              <w:rPr>
                <w:noProof/>
                <w:webHidden/>
              </w:rPr>
              <w:instrText xml:space="preserve"> PAGEREF _Toc406508854 \h </w:instrText>
            </w:r>
            <w:r w:rsidR="00736955">
              <w:rPr>
                <w:noProof/>
                <w:webHidden/>
              </w:rPr>
            </w:r>
            <w:r w:rsidR="00736955">
              <w:rPr>
                <w:noProof/>
                <w:webHidden/>
              </w:rPr>
              <w:fldChar w:fldCharType="separate"/>
            </w:r>
            <w:r w:rsidR="00736955">
              <w:rPr>
                <w:noProof/>
                <w:webHidden/>
              </w:rPr>
              <w:t>16</w:t>
            </w:r>
            <w:r w:rsidR="00736955">
              <w:rPr>
                <w:noProof/>
                <w:webHidden/>
              </w:rPr>
              <w:fldChar w:fldCharType="end"/>
            </w:r>
          </w:hyperlink>
        </w:p>
        <w:p w14:paraId="1F911238"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55" w:history="1">
            <w:r w:rsidR="00736955" w:rsidRPr="00247417">
              <w:rPr>
                <w:rStyle w:val="Hyperlnk"/>
                <w:noProof/>
              </w:rPr>
              <w:t>4.2.2</w:t>
            </w:r>
            <w:r w:rsidR="00736955">
              <w:rPr>
                <w:rFonts w:asciiTheme="minorHAnsi" w:eastAsiaTheme="minorEastAsia" w:hAnsiTheme="minorHAnsi" w:cstheme="minorBidi"/>
                <w:noProof/>
                <w:sz w:val="22"/>
                <w:lang w:eastAsia="sv-SE"/>
              </w:rPr>
              <w:tab/>
            </w:r>
            <w:r w:rsidR="00736955" w:rsidRPr="00247417">
              <w:rPr>
                <w:rStyle w:val="Hyperlnk"/>
                <w:noProof/>
              </w:rPr>
              <w:t>Patientens direktåtkomst</w:t>
            </w:r>
            <w:r w:rsidR="00736955">
              <w:rPr>
                <w:noProof/>
                <w:webHidden/>
              </w:rPr>
              <w:tab/>
            </w:r>
            <w:r w:rsidR="00736955">
              <w:rPr>
                <w:noProof/>
                <w:webHidden/>
              </w:rPr>
              <w:fldChar w:fldCharType="begin"/>
            </w:r>
            <w:r w:rsidR="00736955">
              <w:rPr>
                <w:noProof/>
                <w:webHidden/>
              </w:rPr>
              <w:instrText xml:space="preserve"> PAGEREF _Toc406508855 \h </w:instrText>
            </w:r>
            <w:r w:rsidR="00736955">
              <w:rPr>
                <w:noProof/>
                <w:webHidden/>
              </w:rPr>
            </w:r>
            <w:r w:rsidR="00736955">
              <w:rPr>
                <w:noProof/>
                <w:webHidden/>
              </w:rPr>
              <w:fldChar w:fldCharType="separate"/>
            </w:r>
            <w:r w:rsidR="00736955">
              <w:rPr>
                <w:noProof/>
                <w:webHidden/>
              </w:rPr>
              <w:t>16</w:t>
            </w:r>
            <w:r w:rsidR="00736955">
              <w:rPr>
                <w:noProof/>
                <w:webHidden/>
              </w:rPr>
              <w:fldChar w:fldCharType="end"/>
            </w:r>
          </w:hyperlink>
        </w:p>
        <w:p w14:paraId="1B74B681"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56" w:history="1">
            <w:r w:rsidR="00736955" w:rsidRPr="00247417">
              <w:rPr>
                <w:rStyle w:val="Hyperlnk"/>
                <w:noProof/>
              </w:rPr>
              <w:t>4.2.3</w:t>
            </w:r>
            <w:r w:rsidR="00736955">
              <w:rPr>
                <w:rFonts w:asciiTheme="minorHAnsi" w:eastAsiaTheme="minorEastAsia" w:hAnsiTheme="minorHAnsi" w:cstheme="minorBidi"/>
                <w:noProof/>
                <w:sz w:val="22"/>
                <w:lang w:eastAsia="sv-SE"/>
              </w:rPr>
              <w:tab/>
            </w:r>
            <w:r w:rsidR="00736955" w:rsidRPr="00247417">
              <w:rPr>
                <w:rStyle w:val="Hyperlnk"/>
                <w:noProof/>
              </w:rPr>
              <w:t>Generellt</w:t>
            </w:r>
            <w:r w:rsidR="00736955">
              <w:rPr>
                <w:noProof/>
                <w:webHidden/>
              </w:rPr>
              <w:tab/>
            </w:r>
            <w:r w:rsidR="00736955">
              <w:rPr>
                <w:noProof/>
                <w:webHidden/>
              </w:rPr>
              <w:fldChar w:fldCharType="begin"/>
            </w:r>
            <w:r w:rsidR="00736955">
              <w:rPr>
                <w:noProof/>
                <w:webHidden/>
              </w:rPr>
              <w:instrText xml:space="preserve"> PAGEREF _Toc406508856 \h </w:instrText>
            </w:r>
            <w:r w:rsidR="00736955">
              <w:rPr>
                <w:noProof/>
                <w:webHidden/>
              </w:rPr>
            </w:r>
            <w:r w:rsidR="00736955">
              <w:rPr>
                <w:noProof/>
                <w:webHidden/>
              </w:rPr>
              <w:fldChar w:fldCharType="separate"/>
            </w:r>
            <w:r w:rsidR="00736955">
              <w:rPr>
                <w:noProof/>
                <w:webHidden/>
              </w:rPr>
              <w:t>16</w:t>
            </w:r>
            <w:r w:rsidR="00736955">
              <w:rPr>
                <w:noProof/>
                <w:webHidden/>
              </w:rPr>
              <w:fldChar w:fldCharType="end"/>
            </w:r>
          </w:hyperlink>
        </w:p>
        <w:p w14:paraId="678A2344"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57" w:history="1">
            <w:r w:rsidR="00736955" w:rsidRPr="00247417">
              <w:rPr>
                <w:rStyle w:val="Hyperlnk"/>
                <w:noProof/>
              </w:rPr>
              <w:t>4.3</w:t>
            </w:r>
            <w:r w:rsidR="00736955">
              <w:rPr>
                <w:rFonts w:asciiTheme="minorHAnsi" w:eastAsiaTheme="minorEastAsia" w:hAnsiTheme="minorHAnsi" w:cstheme="minorBidi"/>
                <w:noProof/>
                <w:sz w:val="22"/>
                <w:lang w:eastAsia="sv-SE"/>
              </w:rPr>
              <w:tab/>
            </w:r>
            <w:r w:rsidR="00736955" w:rsidRPr="00247417">
              <w:rPr>
                <w:rStyle w:val="Hyperlnk"/>
                <w:noProof/>
              </w:rPr>
              <w:t>Icke funktionella krav</w:t>
            </w:r>
            <w:r w:rsidR="00736955">
              <w:rPr>
                <w:noProof/>
                <w:webHidden/>
              </w:rPr>
              <w:tab/>
            </w:r>
            <w:r w:rsidR="00736955">
              <w:rPr>
                <w:noProof/>
                <w:webHidden/>
              </w:rPr>
              <w:fldChar w:fldCharType="begin"/>
            </w:r>
            <w:r w:rsidR="00736955">
              <w:rPr>
                <w:noProof/>
                <w:webHidden/>
              </w:rPr>
              <w:instrText xml:space="preserve"> PAGEREF _Toc406508857 \h </w:instrText>
            </w:r>
            <w:r w:rsidR="00736955">
              <w:rPr>
                <w:noProof/>
                <w:webHidden/>
              </w:rPr>
            </w:r>
            <w:r w:rsidR="00736955">
              <w:rPr>
                <w:noProof/>
                <w:webHidden/>
              </w:rPr>
              <w:fldChar w:fldCharType="separate"/>
            </w:r>
            <w:r w:rsidR="00736955">
              <w:rPr>
                <w:noProof/>
                <w:webHidden/>
              </w:rPr>
              <w:t>17</w:t>
            </w:r>
            <w:r w:rsidR="00736955">
              <w:rPr>
                <w:noProof/>
                <w:webHidden/>
              </w:rPr>
              <w:fldChar w:fldCharType="end"/>
            </w:r>
          </w:hyperlink>
        </w:p>
        <w:p w14:paraId="3977CE95"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58" w:history="1">
            <w:r w:rsidR="00736955" w:rsidRPr="00247417">
              <w:rPr>
                <w:rStyle w:val="Hyperlnk"/>
                <w:noProof/>
              </w:rPr>
              <w:t>4.3.1</w:t>
            </w:r>
            <w:r w:rsidR="00736955">
              <w:rPr>
                <w:rFonts w:asciiTheme="minorHAnsi" w:eastAsiaTheme="minorEastAsia" w:hAnsiTheme="minorHAnsi" w:cstheme="minorBidi"/>
                <w:noProof/>
                <w:sz w:val="22"/>
                <w:lang w:eastAsia="sv-SE"/>
              </w:rPr>
              <w:tab/>
            </w:r>
            <w:r w:rsidR="00736955" w:rsidRPr="00247417">
              <w:rPr>
                <w:rStyle w:val="Hyperlnk"/>
                <w:noProof/>
              </w:rPr>
              <w:t>SLA krav</w:t>
            </w:r>
            <w:r w:rsidR="00736955">
              <w:rPr>
                <w:noProof/>
                <w:webHidden/>
              </w:rPr>
              <w:tab/>
            </w:r>
            <w:r w:rsidR="00736955">
              <w:rPr>
                <w:noProof/>
                <w:webHidden/>
              </w:rPr>
              <w:fldChar w:fldCharType="begin"/>
            </w:r>
            <w:r w:rsidR="00736955">
              <w:rPr>
                <w:noProof/>
                <w:webHidden/>
              </w:rPr>
              <w:instrText xml:space="preserve"> PAGEREF _Toc406508858 \h </w:instrText>
            </w:r>
            <w:r w:rsidR="00736955">
              <w:rPr>
                <w:noProof/>
                <w:webHidden/>
              </w:rPr>
            </w:r>
            <w:r w:rsidR="00736955">
              <w:rPr>
                <w:noProof/>
                <w:webHidden/>
              </w:rPr>
              <w:fldChar w:fldCharType="separate"/>
            </w:r>
            <w:r w:rsidR="00736955">
              <w:rPr>
                <w:noProof/>
                <w:webHidden/>
              </w:rPr>
              <w:t>17</w:t>
            </w:r>
            <w:r w:rsidR="00736955">
              <w:rPr>
                <w:noProof/>
                <w:webHidden/>
              </w:rPr>
              <w:fldChar w:fldCharType="end"/>
            </w:r>
          </w:hyperlink>
        </w:p>
        <w:p w14:paraId="443CECAA"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59" w:history="1">
            <w:r w:rsidR="00736955" w:rsidRPr="00247417">
              <w:rPr>
                <w:rStyle w:val="Hyperlnk"/>
                <w:noProof/>
              </w:rPr>
              <w:t>4.3.2</w:t>
            </w:r>
            <w:r w:rsidR="00736955">
              <w:rPr>
                <w:rFonts w:asciiTheme="minorHAnsi" w:eastAsiaTheme="minorEastAsia" w:hAnsiTheme="minorHAnsi" w:cstheme="minorBidi"/>
                <w:noProof/>
                <w:sz w:val="22"/>
                <w:lang w:eastAsia="sv-SE"/>
              </w:rPr>
              <w:tab/>
            </w:r>
            <w:r w:rsidR="00736955" w:rsidRPr="00247417">
              <w:rPr>
                <w:rStyle w:val="Hyperlnk"/>
                <w:noProof/>
              </w:rPr>
              <w:t>Övriga krav</w:t>
            </w:r>
            <w:r w:rsidR="00736955">
              <w:rPr>
                <w:noProof/>
                <w:webHidden/>
              </w:rPr>
              <w:tab/>
            </w:r>
            <w:r w:rsidR="00736955">
              <w:rPr>
                <w:noProof/>
                <w:webHidden/>
              </w:rPr>
              <w:fldChar w:fldCharType="begin"/>
            </w:r>
            <w:r w:rsidR="00736955">
              <w:rPr>
                <w:noProof/>
                <w:webHidden/>
              </w:rPr>
              <w:instrText xml:space="preserve"> PAGEREF _Toc406508859 \h </w:instrText>
            </w:r>
            <w:r w:rsidR="00736955">
              <w:rPr>
                <w:noProof/>
                <w:webHidden/>
              </w:rPr>
            </w:r>
            <w:r w:rsidR="00736955">
              <w:rPr>
                <w:noProof/>
                <w:webHidden/>
              </w:rPr>
              <w:fldChar w:fldCharType="separate"/>
            </w:r>
            <w:r w:rsidR="00736955">
              <w:rPr>
                <w:noProof/>
                <w:webHidden/>
              </w:rPr>
              <w:t>17</w:t>
            </w:r>
            <w:r w:rsidR="00736955">
              <w:rPr>
                <w:noProof/>
                <w:webHidden/>
              </w:rPr>
              <w:fldChar w:fldCharType="end"/>
            </w:r>
          </w:hyperlink>
        </w:p>
        <w:p w14:paraId="70501AFC"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60" w:history="1">
            <w:r w:rsidR="00736955" w:rsidRPr="00247417">
              <w:rPr>
                <w:rStyle w:val="Hyperlnk"/>
                <w:noProof/>
              </w:rPr>
              <w:t>4.4</w:t>
            </w:r>
            <w:r w:rsidR="00736955">
              <w:rPr>
                <w:rFonts w:asciiTheme="minorHAnsi" w:eastAsiaTheme="minorEastAsia" w:hAnsiTheme="minorHAnsi" w:cstheme="minorBidi"/>
                <w:noProof/>
                <w:sz w:val="22"/>
                <w:lang w:eastAsia="sv-SE"/>
              </w:rPr>
              <w:tab/>
            </w:r>
            <w:r w:rsidR="00736955" w:rsidRPr="00247417">
              <w:rPr>
                <w:rStyle w:val="Hyperlnk"/>
                <w:noProof/>
              </w:rPr>
              <w:t>Felhantering</w:t>
            </w:r>
            <w:r w:rsidR="00736955">
              <w:rPr>
                <w:noProof/>
                <w:webHidden/>
              </w:rPr>
              <w:tab/>
            </w:r>
            <w:r w:rsidR="00736955">
              <w:rPr>
                <w:noProof/>
                <w:webHidden/>
              </w:rPr>
              <w:fldChar w:fldCharType="begin"/>
            </w:r>
            <w:r w:rsidR="00736955">
              <w:rPr>
                <w:noProof/>
                <w:webHidden/>
              </w:rPr>
              <w:instrText xml:space="preserve"> PAGEREF _Toc406508860 \h </w:instrText>
            </w:r>
            <w:r w:rsidR="00736955">
              <w:rPr>
                <w:noProof/>
                <w:webHidden/>
              </w:rPr>
            </w:r>
            <w:r w:rsidR="00736955">
              <w:rPr>
                <w:noProof/>
                <w:webHidden/>
              </w:rPr>
              <w:fldChar w:fldCharType="separate"/>
            </w:r>
            <w:r w:rsidR="00736955">
              <w:rPr>
                <w:noProof/>
                <w:webHidden/>
              </w:rPr>
              <w:t>17</w:t>
            </w:r>
            <w:r w:rsidR="00736955">
              <w:rPr>
                <w:noProof/>
                <w:webHidden/>
              </w:rPr>
              <w:fldChar w:fldCharType="end"/>
            </w:r>
          </w:hyperlink>
        </w:p>
        <w:p w14:paraId="4C281E99"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61" w:history="1">
            <w:r w:rsidR="00736955" w:rsidRPr="00247417">
              <w:rPr>
                <w:rStyle w:val="Hyperlnk"/>
                <w:noProof/>
              </w:rPr>
              <w:t>4.4.1</w:t>
            </w:r>
            <w:r w:rsidR="00736955">
              <w:rPr>
                <w:rFonts w:asciiTheme="minorHAnsi" w:eastAsiaTheme="minorEastAsia" w:hAnsiTheme="minorHAnsi" w:cstheme="minorBidi"/>
                <w:noProof/>
                <w:sz w:val="22"/>
                <w:lang w:eastAsia="sv-SE"/>
              </w:rPr>
              <w:tab/>
            </w:r>
            <w:r w:rsidR="00736955" w:rsidRPr="00247417">
              <w:rPr>
                <w:rStyle w:val="Hyperlnk"/>
                <w:noProof/>
              </w:rPr>
              <w:t>Krav på en tjänsteproducent</w:t>
            </w:r>
            <w:r w:rsidR="00736955">
              <w:rPr>
                <w:noProof/>
                <w:webHidden/>
              </w:rPr>
              <w:tab/>
            </w:r>
            <w:r w:rsidR="00736955">
              <w:rPr>
                <w:noProof/>
                <w:webHidden/>
              </w:rPr>
              <w:fldChar w:fldCharType="begin"/>
            </w:r>
            <w:r w:rsidR="00736955">
              <w:rPr>
                <w:noProof/>
                <w:webHidden/>
              </w:rPr>
              <w:instrText xml:space="preserve"> PAGEREF _Toc406508861 \h </w:instrText>
            </w:r>
            <w:r w:rsidR="00736955">
              <w:rPr>
                <w:noProof/>
                <w:webHidden/>
              </w:rPr>
            </w:r>
            <w:r w:rsidR="00736955">
              <w:rPr>
                <w:noProof/>
                <w:webHidden/>
              </w:rPr>
              <w:fldChar w:fldCharType="separate"/>
            </w:r>
            <w:r w:rsidR="00736955">
              <w:rPr>
                <w:noProof/>
                <w:webHidden/>
              </w:rPr>
              <w:t>17</w:t>
            </w:r>
            <w:r w:rsidR="00736955">
              <w:rPr>
                <w:noProof/>
                <w:webHidden/>
              </w:rPr>
              <w:fldChar w:fldCharType="end"/>
            </w:r>
          </w:hyperlink>
        </w:p>
        <w:p w14:paraId="3A2AA089"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62" w:history="1">
            <w:r w:rsidR="00736955" w:rsidRPr="00247417">
              <w:rPr>
                <w:rStyle w:val="Hyperlnk"/>
                <w:noProof/>
              </w:rPr>
              <w:t>4.4.2</w:t>
            </w:r>
            <w:r w:rsidR="00736955">
              <w:rPr>
                <w:rFonts w:asciiTheme="minorHAnsi" w:eastAsiaTheme="minorEastAsia" w:hAnsiTheme="minorHAnsi" w:cstheme="minorBidi"/>
                <w:noProof/>
                <w:sz w:val="22"/>
                <w:lang w:eastAsia="sv-SE"/>
              </w:rPr>
              <w:tab/>
            </w:r>
            <w:r w:rsidR="00736955" w:rsidRPr="00247417">
              <w:rPr>
                <w:rStyle w:val="Hyperlnk"/>
                <w:noProof/>
              </w:rPr>
              <w:t>Krav på en tjänstekonsument</w:t>
            </w:r>
            <w:r w:rsidR="00736955">
              <w:rPr>
                <w:noProof/>
                <w:webHidden/>
              </w:rPr>
              <w:tab/>
            </w:r>
            <w:r w:rsidR="00736955">
              <w:rPr>
                <w:noProof/>
                <w:webHidden/>
              </w:rPr>
              <w:fldChar w:fldCharType="begin"/>
            </w:r>
            <w:r w:rsidR="00736955">
              <w:rPr>
                <w:noProof/>
                <w:webHidden/>
              </w:rPr>
              <w:instrText xml:space="preserve"> PAGEREF _Toc406508862 \h </w:instrText>
            </w:r>
            <w:r w:rsidR="00736955">
              <w:rPr>
                <w:noProof/>
                <w:webHidden/>
              </w:rPr>
            </w:r>
            <w:r w:rsidR="00736955">
              <w:rPr>
                <w:noProof/>
                <w:webHidden/>
              </w:rPr>
              <w:fldChar w:fldCharType="separate"/>
            </w:r>
            <w:r w:rsidR="00736955">
              <w:rPr>
                <w:noProof/>
                <w:webHidden/>
              </w:rPr>
              <w:t>18</w:t>
            </w:r>
            <w:r w:rsidR="00736955">
              <w:rPr>
                <w:noProof/>
                <w:webHidden/>
              </w:rPr>
              <w:fldChar w:fldCharType="end"/>
            </w:r>
          </w:hyperlink>
        </w:p>
        <w:p w14:paraId="105D7027" w14:textId="77777777" w:rsidR="00736955" w:rsidRDefault="00DF42AC">
          <w:pPr>
            <w:pStyle w:val="Innehll1"/>
            <w:tabs>
              <w:tab w:val="left" w:pos="400"/>
              <w:tab w:val="right" w:leader="dot" w:pos="10456"/>
            </w:tabs>
            <w:rPr>
              <w:rFonts w:asciiTheme="minorHAnsi" w:eastAsiaTheme="minorEastAsia" w:hAnsiTheme="minorHAnsi" w:cstheme="minorBidi"/>
              <w:noProof/>
              <w:sz w:val="22"/>
              <w:lang w:eastAsia="sv-SE"/>
            </w:rPr>
          </w:pPr>
          <w:hyperlink w:anchor="_Toc406508863" w:history="1">
            <w:r w:rsidR="00736955" w:rsidRPr="00247417">
              <w:rPr>
                <w:rStyle w:val="Hyperlnk"/>
                <w:noProof/>
              </w:rPr>
              <w:t>5</w:t>
            </w:r>
            <w:r w:rsidR="00736955">
              <w:rPr>
                <w:rFonts w:asciiTheme="minorHAnsi" w:eastAsiaTheme="minorEastAsia" w:hAnsiTheme="minorHAnsi" w:cstheme="minorBidi"/>
                <w:noProof/>
                <w:sz w:val="22"/>
                <w:lang w:eastAsia="sv-SE"/>
              </w:rPr>
              <w:tab/>
            </w:r>
            <w:r w:rsidR="00736955" w:rsidRPr="00247417">
              <w:rPr>
                <w:rStyle w:val="Hyperlnk"/>
                <w:noProof/>
              </w:rPr>
              <w:t>Tjänstedomänens meddelandemodeller</w:t>
            </w:r>
            <w:r w:rsidR="00736955">
              <w:rPr>
                <w:noProof/>
                <w:webHidden/>
              </w:rPr>
              <w:tab/>
            </w:r>
            <w:r w:rsidR="00736955">
              <w:rPr>
                <w:noProof/>
                <w:webHidden/>
              </w:rPr>
              <w:fldChar w:fldCharType="begin"/>
            </w:r>
            <w:r w:rsidR="00736955">
              <w:rPr>
                <w:noProof/>
                <w:webHidden/>
              </w:rPr>
              <w:instrText xml:space="preserve"> PAGEREF _Toc406508863 \h </w:instrText>
            </w:r>
            <w:r w:rsidR="00736955">
              <w:rPr>
                <w:noProof/>
                <w:webHidden/>
              </w:rPr>
            </w:r>
            <w:r w:rsidR="00736955">
              <w:rPr>
                <w:noProof/>
                <w:webHidden/>
              </w:rPr>
              <w:fldChar w:fldCharType="separate"/>
            </w:r>
            <w:r w:rsidR="00736955">
              <w:rPr>
                <w:noProof/>
                <w:webHidden/>
              </w:rPr>
              <w:t>19</w:t>
            </w:r>
            <w:r w:rsidR="00736955">
              <w:rPr>
                <w:noProof/>
                <w:webHidden/>
              </w:rPr>
              <w:fldChar w:fldCharType="end"/>
            </w:r>
          </w:hyperlink>
        </w:p>
        <w:p w14:paraId="6BA44D79"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64" w:history="1">
            <w:r w:rsidR="00736955" w:rsidRPr="00247417">
              <w:rPr>
                <w:rStyle w:val="Hyperlnk"/>
                <w:noProof/>
              </w:rPr>
              <w:t>5.1</w:t>
            </w:r>
            <w:r w:rsidR="00736955">
              <w:rPr>
                <w:rFonts w:asciiTheme="minorHAnsi" w:eastAsiaTheme="minorEastAsia" w:hAnsiTheme="minorHAnsi" w:cstheme="minorBidi"/>
                <w:noProof/>
                <w:sz w:val="22"/>
                <w:lang w:eastAsia="sv-SE"/>
              </w:rPr>
              <w:tab/>
            </w:r>
            <w:r w:rsidR="00736955" w:rsidRPr="00247417">
              <w:rPr>
                <w:rStyle w:val="Hyperlnk"/>
                <w:noProof/>
              </w:rPr>
              <w:t>V-MIM - Observationer</w:t>
            </w:r>
            <w:r w:rsidR="00736955">
              <w:rPr>
                <w:noProof/>
                <w:webHidden/>
              </w:rPr>
              <w:tab/>
            </w:r>
            <w:r w:rsidR="00736955">
              <w:rPr>
                <w:noProof/>
                <w:webHidden/>
              </w:rPr>
              <w:fldChar w:fldCharType="begin"/>
            </w:r>
            <w:r w:rsidR="00736955">
              <w:rPr>
                <w:noProof/>
                <w:webHidden/>
              </w:rPr>
              <w:instrText xml:space="preserve"> PAGEREF _Toc406508864 \h </w:instrText>
            </w:r>
            <w:r w:rsidR="00736955">
              <w:rPr>
                <w:noProof/>
                <w:webHidden/>
              </w:rPr>
            </w:r>
            <w:r w:rsidR="00736955">
              <w:rPr>
                <w:noProof/>
                <w:webHidden/>
              </w:rPr>
              <w:fldChar w:fldCharType="separate"/>
            </w:r>
            <w:r w:rsidR="00736955">
              <w:rPr>
                <w:noProof/>
                <w:webHidden/>
              </w:rPr>
              <w:t>20</w:t>
            </w:r>
            <w:r w:rsidR="00736955">
              <w:rPr>
                <w:noProof/>
                <w:webHidden/>
              </w:rPr>
              <w:fldChar w:fldCharType="end"/>
            </w:r>
          </w:hyperlink>
        </w:p>
        <w:p w14:paraId="193D1BD6"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65" w:history="1">
            <w:r w:rsidR="00736955" w:rsidRPr="00247417">
              <w:rPr>
                <w:rStyle w:val="Hyperlnk"/>
                <w:noProof/>
              </w:rPr>
              <w:t>5.2</w:t>
            </w:r>
            <w:r w:rsidR="00736955">
              <w:rPr>
                <w:rFonts w:asciiTheme="minorHAnsi" w:eastAsiaTheme="minorEastAsia" w:hAnsiTheme="minorHAnsi" w:cstheme="minorBidi"/>
                <w:noProof/>
                <w:sz w:val="22"/>
                <w:lang w:eastAsia="sv-SE"/>
              </w:rPr>
              <w:tab/>
            </w:r>
            <w:r w:rsidR="00736955" w:rsidRPr="00247417">
              <w:rPr>
                <w:rStyle w:val="Hyperlnk"/>
                <w:noProof/>
              </w:rPr>
              <w:t>Formatregler</w:t>
            </w:r>
            <w:r w:rsidR="00736955">
              <w:rPr>
                <w:noProof/>
                <w:webHidden/>
              </w:rPr>
              <w:tab/>
            </w:r>
            <w:r w:rsidR="00736955">
              <w:rPr>
                <w:noProof/>
                <w:webHidden/>
              </w:rPr>
              <w:fldChar w:fldCharType="begin"/>
            </w:r>
            <w:r w:rsidR="00736955">
              <w:rPr>
                <w:noProof/>
                <w:webHidden/>
              </w:rPr>
              <w:instrText xml:space="preserve"> PAGEREF _Toc406508865 \h </w:instrText>
            </w:r>
            <w:r w:rsidR="00736955">
              <w:rPr>
                <w:noProof/>
                <w:webHidden/>
              </w:rPr>
            </w:r>
            <w:r w:rsidR="00736955">
              <w:rPr>
                <w:noProof/>
                <w:webHidden/>
              </w:rPr>
              <w:fldChar w:fldCharType="separate"/>
            </w:r>
            <w:r w:rsidR="00736955">
              <w:rPr>
                <w:noProof/>
                <w:webHidden/>
              </w:rPr>
              <w:t>24</w:t>
            </w:r>
            <w:r w:rsidR="00736955">
              <w:rPr>
                <w:noProof/>
                <w:webHidden/>
              </w:rPr>
              <w:fldChar w:fldCharType="end"/>
            </w:r>
          </w:hyperlink>
        </w:p>
        <w:p w14:paraId="5861A467"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66" w:history="1">
            <w:r w:rsidR="00736955" w:rsidRPr="00247417">
              <w:rPr>
                <w:rStyle w:val="Hyperlnk"/>
                <w:noProof/>
              </w:rPr>
              <w:t>5.2.1</w:t>
            </w:r>
            <w:r w:rsidR="00736955">
              <w:rPr>
                <w:rFonts w:asciiTheme="minorHAnsi" w:eastAsiaTheme="minorEastAsia" w:hAnsiTheme="minorHAnsi" w:cstheme="minorBidi"/>
                <w:noProof/>
                <w:sz w:val="22"/>
                <w:lang w:eastAsia="sv-SE"/>
              </w:rPr>
              <w:tab/>
            </w:r>
            <w:r w:rsidR="00736955" w:rsidRPr="00247417">
              <w:rPr>
                <w:rStyle w:val="Hyperlnk"/>
                <w:noProof/>
              </w:rPr>
              <w:t>Regel 1 – ReferredInformation.time</w:t>
            </w:r>
            <w:r w:rsidR="00736955">
              <w:rPr>
                <w:noProof/>
                <w:webHidden/>
              </w:rPr>
              <w:tab/>
            </w:r>
            <w:r w:rsidR="00736955">
              <w:rPr>
                <w:noProof/>
                <w:webHidden/>
              </w:rPr>
              <w:fldChar w:fldCharType="begin"/>
            </w:r>
            <w:r w:rsidR="00736955">
              <w:rPr>
                <w:noProof/>
                <w:webHidden/>
              </w:rPr>
              <w:instrText xml:space="preserve"> PAGEREF _Toc406508866 \h </w:instrText>
            </w:r>
            <w:r w:rsidR="00736955">
              <w:rPr>
                <w:noProof/>
                <w:webHidden/>
              </w:rPr>
            </w:r>
            <w:r w:rsidR="00736955">
              <w:rPr>
                <w:noProof/>
                <w:webHidden/>
              </w:rPr>
              <w:fldChar w:fldCharType="separate"/>
            </w:r>
            <w:r w:rsidR="00736955">
              <w:rPr>
                <w:noProof/>
                <w:webHidden/>
              </w:rPr>
              <w:t>24</w:t>
            </w:r>
            <w:r w:rsidR="00736955">
              <w:rPr>
                <w:noProof/>
                <w:webHidden/>
              </w:rPr>
              <w:fldChar w:fldCharType="end"/>
            </w:r>
          </w:hyperlink>
        </w:p>
        <w:p w14:paraId="34ECDE15" w14:textId="77777777" w:rsidR="00736955" w:rsidRDefault="00DF42AC">
          <w:pPr>
            <w:pStyle w:val="Innehll1"/>
            <w:tabs>
              <w:tab w:val="left" w:pos="400"/>
              <w:tab w:val="right" w:leader="dot" w:pos="10456"/>
            </w:tabs>
            <w:rPr>
              <w:rFonts w:asciiTheme="minorHAnsi" w:eastAsiaTheme="minorEastAsia" w:hAnsiTheme="minorHAnsi" w:cstheme="minorBidi"/>
              <w:noProof/>
              <w:sz w:val="22"/>
              <w:lang w:eastAsia="sv-SE"/>
            </w:rPr>
          </w:pPr>
          <w:hyperlink w:anchor="_Toc406508867" w:history="1">
            <w:r w:rsidR="00736955" w:rsidRPr="00247417">
              <w:rPr>
                <w:rStyle w:val="Hyperlnk"/>
                <w:noProof/>
              </w:rPr>
              <w:t>6</w:t>
            </w:r>
            <w:r w:rsidR="00736955">
              <w:rPr>
                <w:rFonts w:asciiTheme="minorHAnsi" w:eastAsiaTheme="minorEastAsia" w:hAnsiTheme="minorHAnsi" w:cstheme="minorBidi"/>
                <w:noProof/>
                <w:sz w:val="22"/>
                <w:lang w:eastAsia="sv-SE"/>
              </w:rPr>
              <w:tab/>
            </w:r>
            <w:r w:rsidR="00736955" w:rsidRPr="00247417">
              <w:rPr>
                <w:rStyle w:val="Hyperlnk"/>
                <w:noProof/>
              </w:rPr>
              <w:t>Tjänstekontrakt</w:t>
            </w:r>
            <w:r w:rsidR="00736955">
              <w:rPr>
                <w:noProof/>
                <w:webHidden/>
              </w:rPr>
              <w:tab/>
            </w:r>
            <w:r w:rsidR="00736955">
              <w:rPr>
                <w:noProof/>
                <w:webHidden/>
              </w:rPr>
              <w:fldChar w:fldCharType="begin"/>
            </w:r>
            <w:r w:rsidR="00736955">
              <w:rPr>
                <w:noProof/>
                <w:webHidden/>
              </w:rPr>
              <w:instrText xml:space="preserve"> PAGEREF _Toc406508867 \h </w:instrText>
            </w:r>
            <w:r w:rsidR="00736955">
              <w:rPr>
                <w:noProof/>
                <w:webHidden/>
              </w:rPr>
            </w:r>
            <w:r w:rsidR="00736955">
              <w:rPr>
                <w:noProof/>
                <w:webHidden/>
              </w:rPr>
              <w:fldChar w:fldCharType="separate"/>
            </w:r>
            <w:r w:rsidR="00736955">
              <w:rPr>
                <w:noProof/>
                <w:webHidden/>
              </w:rPr>
              <w:t>25</w:t>
            </w:r>
            <w:r w:rsidR="00736955">
              <w:rPr>
                <w:noProof/>
                <w:webHidden/>
              </w:rPr>
              <w:fldChar w:fldCharType="end"/>
            </w:r>
          </w:hyperlink>
        </w:p>
        <w:p w14:paraId="7E109D39" w14:textId="77777777" w:rsidR="00736955" w:rsidRDefault="00DF42AC">
          <w:pPr>
            <w:pStyle w:val="Innehll2"/>
            <w:tabs>
              <w:tab w:val="left" w:pos="880"/>
              <w:tab w:val="right" w:leader="dot" w:pos="10456"/>
            </w:tabs>
            <w:rPr>
              <w:rFonts w:asciiTheme="minorHAnsi" w:eastAsiaTheme="minorEastAsia" w:hAnsiTheme="minorHAnsi" w:cstheme="minorBidi"/>
              <w:noProof/>
              <w:sz w:val="22"/>
              <w:lang w:eastAsia="sv-SE"/>
            </w:rPr>
          </w:pPr>
          <w:hyperlink w:anchor="_Toc406508868" w:history="1">
            <w:r w:rsidR="00736955" w:rsidRPr="00247417">
              <w:rPr>
                <w:rStyle w:val="Hyperlnk"/>
                <w:noProof/>
              </w:rPr>
              <w:t>6.1</w:t>
            </w:r>
            <w:r w:rsidR="00736955">
              <w:rPr>
                <w:rFonts w:asciiTheme="minorHAnsi" w:eastAsiaTheme="minorEastAsia" w:hAnsiTheme="minorHAnsi" w:cstheme="minorBidi"/>
                <w:noProof/>
                <w:sz w:val="22"/>
                <w:lang w:eastAsia="sv-SE"/>
              </w:rPr>
              <w:tab/>
            </w:r>
            <w:r w:rsidR="00736955" w:rsidRPr="00247417">
              <w:rPr>
                <w:rStyle w:val="Hyperlnk"/>
                <w:noProof/>
              </w:rPr>
              <w:t>GetObservation</w:t>
            </w:r>
            <w:r w:rsidR="00736955">
              <w:rPr>
                <w:noProof/>
                <w:webHidden/>
              </w:rPr>
              <w:tab/>
            </w:r>
            <w:r w:rsidR="00736955">
              <w:rPr>
                <w:noProof/>
                <w:webHidden/>
              </w:rPr>
              <w:fldChar w:fldCharType="begin"/>
            </w:r>
            <w:r w:rsidR="00736955">
              <w:rPr>
                <w:noProof/>
                <w:webHidden/>
              </w:rPr>
              <w:instrText xml:space="preserve"> PAGEREF _Toc406508868 \h </w:instrText>
            </w:r>
            <w:r w:rsidR="00736955">
              <w:rPr>
                <w:noProof/>
                <w:webHidden/>
              </w:rPr>
            </w:r>
            <w:r w:rsidR="00736955">
              <w:rPr>
                <w:noProof/>
                <w:webHidden/>
              </w:rPr>
              <w:fldChar w:fldCharType="separate"/>
            </w:r>
            <w:r w:rsidR="00736955">
              <w:rPr>
                <w:noProof/>
                <w:webHidden/>
              </w:rPr>
              <w:t>25</w:t>
            </w:r>
            <w:r w:rsidR="00736955">
              <w:rPr>
                <w:noProof/>
                <w:webHidden/>
              </w:rPr>
              <w:fldChar w:fldCharType="end"/>
            </w:r>
          </w:hyperlink>
        </w:p>
        <w:p w14:paraId="5E6C8C7D"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69" w:history="1">
            <w:r w:rsidR="00736955" w:rsidRPr="00247417">
              <w:rPr>
                <w:rStyle w:val="Hyperlnk"/>
                <w:noProof/>
              </w:rPr>
              <w:t>6.1.1</w:t>
            </w:r>
            <w:r w:rsidR="00736955">
              <w:rPr>
                <w:rFonts w:asciiTheme="minorHAnsi" w:eastAsiaTheme="minorEastAsia" w:hAnsiTheme="minorHAnsi" w:cstheme="minorBidi"/>
                <w:noProof/>
                <w:sz w:val="22"/>
                <w:lang w:eastAsia="sv-SE"/>
              </w:rPr>
              <w:tab/>
            </w:r>
            <w:r w:rsidR="00736955" w:rsidRPr="00247417">
              <w:rPr>
                <w:rStyle w:val="Hyperlnk"/>
                <w:noProof/>
              </w:rPr>
              <w:t>Version</w:t>
            </w:r>
            <w:r w:rsidR="00736955">
              <w:rPr>
                <w:noProof/>
                <w:webHidden/>
              </w:rPr>
              <w:tab/>
            </w:r>
            <w:r w:rsidR="00736955">
              <w:rPr>
                <w:noProof/>
                <w:webHidden/>
              </w:rPr>
              <w:fldChar w:fldCharType="begin"/>
            </w:r>
            <w:r w:rsidR="00736955">
              <w:rPr>
                <w:noProof/>
                <w:webHidden/>
              </w:rPr>
              <w:instrText xml:space="preserve"> PAGEREF _Toc406508869 \h </w:instrText>
            </w:r>
            <w:r w:rsidR="00736955">
              <w:rPr>
                <w:noProof/>
                <w:webHidden/>
              </w:rPr>
            </w:r>
            <w:r w:rsidR="00736955">
              <w:rPr>
                <w:noProof/>
                <w:webHidden/>
              </w:rPr>
              <w:fldChar w:fldCharType="separate"/>
            </w:r>
            <w:r w:rsidR="00736955">
              <w:rPr>
                <w:noProof/>
                <w:webHidden/>
              </w:rPr>
              <w:t>25</w:t>
            </w:r>
            <w:r w:rsidR="00736955">
              <w:rPr>
                <w:noProof/>
                <w:webHidden/>
              </w:rPr>
              <w:fldChar w:fldCharType="end"/>
            </w:r>
          </w:hyperlink>
        </w:p>
        <w:p w14:paraId="05569020"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70" w:history="1">
            <w:r w:rsidR="00736955" w:rsidRPr="00247417">
              <w:rPr>
                <w:rStyle w:val="Hyperlnk"/>
                <w:noProof/>
              </w:rPr>
              <w:t>6.1.2</w:t>
            </w:r>
            <w:r w:rsidR="00736955">
              <w:rPr>
                <w:rFonts w:asciiTheme="minorHAnsi" w:eastAsiaTheme="minorEastAsia" w:hAnsiTheme="minorHAnsi" w:cstheme="minorBidi"/>
                <w:noProof/>
                <w:sz w:val="22"/>
                <w:lang w:eastAsia="sv-SE"/>
              </w:rPr>
              <w:tab/>
            </w:r>
            <w:r w:rsidR="00736955" w:rsidRPr="00247417">
              <w:rPr>
                <w:rStyle w:val="Hyperlnk"/>
                <w:noProof/>
              </w:rPr>
              <w:t>Fältregler</w:t>
            </w:r>
            <w:r w:rsidR="00736955">
              <w:rPr>
                <w:noProof/>
                <w:webHidden/>
              </w:rPr>
              <w:tab/>
            </w:r>
            <w:r w:rsidR="00736955">
              <w:rPr>
                <w:noProof/>
                <w:webHidden/>
              </w:rPr>
              <w:fldChar w:fldCharType="begin"/>
            </w:r>
            <w:r w:rsidR="00736955">
              <w:rPr>
                <w:noProof/>
                <w:webHidden/>
              </w:rPr>
              <w:instrText xml:space="preserve"> PAGEREF _Toc406508870 \h </w:instrText>
            </w:r>
            <w:r w:rsidR="00736955">
              <w:rPr>
                <w:noProof/>
                <w:webHidden/>
              </w:rPr>
            </w:r>
            <w:r w:rsidR="00736955">
              <w:rPr>
                <w:noProof/>
                <w:webHidden/>
              </w:rPr>
              <w:fldChar w:fldCharType="separate"/>
            </w:r>
            <w:r w:rsidR="00736955">
              <w:rPr>
                <w:noProof/>
                <w:webHidden/>
              </w:rPr>
              <w:t>25</w:t>
            </w:r>
            <w:r w:rsidR="00736955">
              <w:rPr>
                <w:noProof/>
                <w:webHidden/>
              </w:rPr>
              <w:fldChar w:fldCharType="end"/>
            </w:r>
          </w:hyperlink>
        </w:p>
        <w:p w14:paraId="64E3C0A3"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71" w:history="1">
            <w:r w:rsidR="00736955" w:rsidRPr="00247417">
              <w:rPr>
                <w:rStyle w:val="Hyperlnk"/>
                <w:noProof/>
              </w:rPr>
              <w:t>6.1.3</w:t>
            </w:r>
            <w:r w:rsidR="00736955">
              <w:rPr>
                <w:rFonts w:asciiTheme="minorHAnsi" w:eastAsiaTheme="minorEastAsia" w:hAnsiTheme="minorHAnsi" w:cstheme="minorBidi"/>
                <w:noProof/>
                <w:sz w:val="22"/>
                <w:lang w:eastAsia="sv-SE"/>
              </w:rPr>
              <w:tab/>
            </w:r>
            <w:r w:rsidR="00736955" w:rsidRPr="00247417">
              <w:rPr>
                <w:rStyle w:val="Hyperlnk"/>
                <w:noProof/>
              </w:rPr>
              <w:t>Övriga regler</w:t>
            </w:r>
            <w:r w:rsidR="00736955">
              <w:rPr>
                <w:noProof/>
                <w:webHidden/>
              </w:rPr>
              <w:tab/>
            </w:r>
            <w:r w:rsidR="00736955">
              <w:rPr>
                <w:noProof/>
                <w:webHidden/>
              </w:rPr>
              <w:fldChar w:fldCharType="begin"/>
            </w:r>
            <w:r w:rsidR="00736955">
              <w:rPr>
                <w:noProof/>
                <w:webHidden/>
              </w:rPr>
              <w:instrText xml:space="preserve"> PAGEREF _Toc406508871 \h </w:instrText>
            </w:r>
            <w:r w:rsidR="00736955">
              <w:rPr>
                <w:noProof/>
                <w:webHidden/>
              </w:rPr>
            </w:r>
            <w:r w:rsidR="00736955">
              <w:rPr>
                <w:noProof/>
                <w:webHidden/>
              </w:rPr>
              <w:fldChar w:fldCharType="separate"/>
            </w:r>
            <w:r w:rsidR="00736955">
              <w:rPr>
                <w:noProof/>
                <w:webHidden/>
              </w:rPr>
              <w:t>44</w:t>
            </w:r>
            <w:r w:rsidR="00736955">
              <w:rPr>
                <w:noProof/>
                <w:webHidden/>
              </w:rPr>
              <w:fldChar w:fldCharType="end"/>
            </w:r>
          </w:hyperlink>
        </w:p>
        <w:p w14:paraId="10622315" w14:textId="77777777" w:rsidR="00736955" w:rsidRDefault="00DF42AC">
          <w:pPr>
            <w:pStyle w:val="Innehll3"/>
            <w:tabs>
              <w:tab w:val="left" w:pos="1100"/>
              <w:tab w:val="right" w:leader="dot" w:pos="10456"/>
            </w:tabs>
            <w:rPr>
              <w:rFonts w:asciiTheme="minorHAnsi" w:eastAsiaTheme="minorEastAsia" w:hAnsiTheme="minorHAnsi" w:cstheme="minorBidi"/>
              <w:noProof/>
              <w:sz w:val="22"/>
              <w:lang w:eastAsia="sv-SE"/>
            </w:rPr>
          </w:pPr>
          <w:hyperlink w:anchor="_Toc406508872" w:history="1">
            <w:r w:rsidR="00736955" w:rsidRPr="00247417">
              <w:rPr>
                <w:rStyle w:val="Hyperlnk"/>
                <w:noProof/>
              </w:rPr>
              <w:t>6.1.4</w:t>
            </w:r>
            <w:r w:rsidR="00736955">
              <w:rPr>
                <w:rFonts w:asciiTheme="minorHAnsi" w:eastAsiaTheme="minorEastAsia" w:hAnsiTheme="minorHAnsi" w:cstheme="minorBidi"/>
                <w:noProof/>
                <w:sz w:val="22"/>
                <w:lang w:eastAsia="sv-SE"/>
              </w:rPr>
              <w:tab/>
            </w:r>
            <w:r w:rsidR="00736955" w:rsidRPr="00247417">
              <w:rPr>
                <w:rStyle w:val="Hyperlnk"/>
                <w:noProof/>
              </w:rPr>
              <w:t>Annan information om kontraktet</w:t>
            </w:r>
            <w:r w:rsidR="00736955">
              <w:rPr>
                <w:noProof/>
                <w:webHidden/>
              </w:rPr>
              <w:tab/>
            </w:r>
            <w:r w:rsidR="00736955">
              <w:rPr>
                <w:noProof/>
                <w:webHidden/>
              </w:rPr>
              <w:fldChar w:fldCharType="begin"/>
            </w:r>
            <w:r w:rsidR="00736955">
              <w:rPr>
                <w:noProof/>
                <w:webHidden/>
              </w:rPr>
              <w:instrText xml:space="preserve"> PAGEREF _Toc406508872 \h </w:instrText>
            </w:r>
            <w:r w:rsidR="00736955">
              <w:rPr>
                <w:noProof/>
                <w:webHidden/>
              </w:rPr>
            </w:r>
            <w:r w:rsidR="00736955">
              <w:rPr>
                <w:noProof/>
                <w:webHidden/>
              </w:rPr>
              <w:fldChar w:fldCharType="separate"/>
            </w:r>
            <w:r w:rsidR="00736955">
              <w:rPr>
                <w:noProof/>
                <w:webHidden/>
              </w:rPr>
              <w:t>45</w:t>
            </w:r>
            <w:r w:rsidR="00736955">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C551CB" w:rsidR="00992906" w:rsidRDefault="00992906" w:rsidP="007C1FB9">
            <w:pPr>
              <w:pStyle w:val="TableText"/>
              <w:rPr>
                <w:rFonts w:ascii="Georgia" w:hAnsi="Georgia"/>
                <w:color w:val="008000"/>
              </w:rPr>
            </w:pPr>
            <w:r>
              <w:rPr>
                <w:rFonts w:ascii="Georgia" w:hAnsi="Georgia"/>
                <w:color w:val="008000"/>
              </w:rPr>
              <w:t>1.0</w:t>
            </w:r>
          </w:p>
        </w:tc>
        <w:tc>
          <w:tcPr>
            <w:tcW w:w="992" w:type="dxa"/>
            <w:shd w:val="clear" w:color="auto" w:fill="auto"/>
          </w:tcPr>
          <w:p w14:paraId="38E41FD9" w14:textId="03DFB1C4" w:rsidR="00992906" w:rsidRPr="00992906" w:rsidRDefault="00992906" w:rsidP="007C1FB9">
            <w:pPr>
              <w:pStyle w:val="TableText"/>
              <w:rPr>
                <w:rFonts w:ascii="Georgia" w:hAnsi="Georgia"/>
              </w:rPr>
            </w:pPr>
            <w:r w:rsidRPr="00992906">
              <w:rPr>
                <w:rFonts w:ascii="Georgia" w:hAnsi="Georgia"/>
              </w:rPr>
              <w:t>PA2</w:t>
            </w: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bl>
    <w:p w14:paraId="073E0FED" w14:textId="446EA586"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DF42AC"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992906" w:rsidRDefault="007C1FB9" w:rsidP="007C1FB9">
            <w:pPr>
              <w:pStyle w:val="TableText"/>
              <w:rPr>
                <w:rFonts w:ascii="Georgia" w:hAnsi="Georgia"/>
              </w:rPr>
            </w:pPr>
            <w:proofErr w:type="spellStart"/>
            <w:proofErr w:type="gramStart"/>
            <w:r w:rsidRPr="00992906">
              <w:rPr>
                <w:rFonts w:ascii="Georgia" w:hAnsi="Georgia"/>
              </w:rPr>
              <w:t>clinicalprocess:healthcond</w:t>
            </w:r>
            <w:proofErr w:type="gramEnd"/>
            <w:r w:rsidRPr="00992906">
              <w:rPr>
                <w:rFonts w:ascii="Georgia" w:hAnsi="Georgia"/>
              </w:rPr>
              <w:t>:basic</w:t>
            </w:r>
            <w:proofErr w:type="spellEnd"/>
            <w:r w:rsidRPr="00992906">
              <w:rPr>
                <w:rFonts w:ascii="Georgia" w:hAnsi="Georgia"/>
              </w:rPr>
              <w:t xml:space="preserve"> </w:t>
            </w:r>
            <w:proofErr w:type="spellStart"/>
            <w:r w:rsidRPr="00992906">
              <w:rPr>
                <w:rFonts w:ascii="Georgia" w:hAnsi="Georgia"/>
              </w:rPr>
              <w:t>Arkitekturella</w:t>
            </w:r>
            <w:proofErr w:type="spellEnd"/>
            <w:r w:rsidRPr="00992906">
              <w:rPr>
                <w:rFonts w:ascii="Georgia" w:hAnsi="Georgia"/>
              </w:rPr>
              <w:t xml:space="preserve">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r w:rsidR="00992906" w:rsidRPr="000C2908" w14:paraId="3B218027" w14:textId="77777777" w:rsidTr="007C1FB9">
        <w:tc>
          <w:tcPr>
            <w:tcW w:w="964" w:type="dxa"/>
          </w:tcPr>
          <w:p w14:paraId="32F94C16" w14:textId="0F3E2B6B" w:rsidR="00992906" w:rsidRPr="000C2908" w:rsidRDefault="00992906" w:rsidP="007C1FB9">
            <w:pPr>
              <w:pStyle w:val="TableText"/>
              <w:rPr>
                <w:rFonts w:ascii="Georgia" w:hAnsi="Georgia"/>
              </w:rPr>
            </w:pPr>
            <w:r>
              <w:rPr>
                <w:rFonts w:ascii="Georgia" w:hAnsi="Georgia"/>
              </w:rPr>
              <w:t>R3</w:t>
            </w:r>
          </w:p>
        </w:tc>
        <w:tc>
          <w:tcPr>
            <w:tcW w:w="2183" w:type="dxa"/>
          </w:tcPr>
          <w:p w14:paraId="20E8B159" w14:textId="4C271B1E" w:rsidR="00992906" w:rsidRDefault="00992906" w:rsidP="007C1FB9">
            <w:pPr>
              <w:pStyle w:val="TableText"/>
            </w:pPr>
            <w:r w:rsidRPr="00862D24">
              <w:rPr>
                <w:rFonts w:ascii="Georgia" w:hAnsi="Georgia"/>
              </w:rPr>
              <w:t>RIV_Tekniska_Anvisningar_Oversikt_revD.pdf</w:t>
            </w:r>
          </w:p>
        </w:tc>
        <w:tc>
          <w:tcPr>
            <w:tcW w:w="3181" w:type="dxa"/>
          </w:tcPr>
          <w:p w14:paraId="19E87681" w14:textId="13481FB9" w:rsidR="00992906" w:rsidRDefault="00992906" w:rsidP="007C1FB9">
            <w:pPr>
              <w:pStyle w:val="TableText"/>
              <w:rPr>
                <w:rFonts w:ascii="Georgia" w:hAnsi="Georgia"/>
              </w:rPr>
            </w:pPr>
            <w:r w:rsidRPr="00862D24">
              <w:rPr>
                <w:rFonts w:ascii="Georgia" w:hAnsi="Georgia"/>
              </w:rPr>
              <w:t>Finns på Webben</w:t>
            </w:r>
          </w:p>
        </w:tc>
        <w:tc>
          <w:tcPr>
            <w:tcW w:w="3765" w:type="dxa"/>
          </w:tcPr>
          <w:p w14:paraId="0616FE2C" w14:textId="50F5BD2B" w:rsidR="00992906" w:rsidRDefault="00DF42AC" w:rsidP="007C1FB9">
            <w:pPr>
              <w:pStyle w:val="TableText"/>
              <w:ind w:left="0"/>
              <w:rPr>
                <w:rFonts w:ascii="Georgia" w:hAnsi="Georgia"/>
              </w:rPr>
            </w:pPr>
            <w:hyperlink r:id="rId10" w:history="1">
              <w:r w:rsidR="00992906" w:rsidRPr="00862D24">
                <w:rPr>
                  <w:rStyle w:val="Hyperlnk"/>
                  <w:rFonts w:ascii="Georgia" w:hAnsi="Georgia"/>
                </w:rPr>
                <w:t>http://rivta.se/documents/ARK_0001/RIV_Tekniska_Anvisningar_Oversikt_revD.pdf</w:t>
              </w:r>
            </w:hyperlink>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7C1FB9">
            <w:pPr>
              <w:pStyle w:val="TableTex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7C1FB9">
            <w:pPr>
              <w:pStyle w:val="TableTex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7C1FB9">
            <w:pPr>
              <w:pStyle w:val="TableTex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7C1FB9">
            <w:pPr>
              <w:pStyle w:val="TableText"/>
              <w:rPr>
                <w:rFonts w:ascii="Georgia" w:hAnsi="Georgia"/>
              </w:rPr>
            </w:pPr>
            <w:r w:rsidRPr="00862D24">
              <w:rPr>
                <w:rFonts w:ascii="Georgia" w:hAnsi="Georgia"/>
              </w:rPr>
              <w:t>Tjänsteproducent (P)</w:t>
            </w:r>
          </w:p>
        </w:tc>
        <w:tc>
          <w:tcPr>
            <w:tcW w:w="3827" w:type="dxa"/>
          </w:tcPr>
          <w:p w14:paraId="11035784" w14:textId="591A5486" w:rsidR="00992906" w:rsidRPr="00862D24" w:rsidRDefault="00992906" w:rsidP="007C1FB9">
            <w:pPr>
              <w:pStyle w:val="TableText"/>
              <w:rPr>
                <w:rFonts w:ascii="Georgia" w:hAnsi="Georgia"/>
              </w:rPr>
            </w:pPr>
            <w:r w:rsidRPr="00862D24">
              <w:rPr>
                <w:rFonts w:ascii="Georgia" w:hAnsi="Georgia"/>
              </w:rPr>
              <w:t>Hanterar logik och format så som specificeras av ett tjänstekontrakt.</w:t>
            </w:r>
          </w:p>
        </w:tc>
        <w:tc>
          <w:tcPr>
            <w:tcW w:w="4678" w:type="dxa"/>
          </w:tcPr>
          <w:p w14:paraId="48412B69" w14:textId="2F1FC698" w:rsidR="00992906" w:rsidRDefault="00992906" w:rsidP="007C1FB9">
            <w:pPr>
              <w:pStyle w:val="TableTex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47C3BE48" w14:textId="0109A23C" w:rsidR="0039481C" w:rsidRPr="00351657" w:rsidRDefault="0039481C" w:rsidP="00351657">
      <w:pPr>
        <w:spacing w:line="240" w:lineRule="auto"/>
        <w:rPr>
          <w:rFonts w:eastAsia="Times New Roman"/>
          <w:bCs/>
          <w:sz w:val="30"/>
          <w:szCs w:val="28"/>
        </w:rPr>
      </w:pPr>
    </w:p>
    <w:p w14:paraId="594512BB" w14:textId="77777777" w:rsidR="00D72C00" w:rsidRDefault="00D72C00">
      <w:pPr>
        <w:spacing w:line="240" w:lineRule="auto"/>
        <w:rPr>
          <w:rFonts w:eastAsia="Times New Roman"/>
          <w:bCs/>
          <w:sz w:val="30"/>
          <w:szCs w:val="28"/>
        </w:rPr>
      </w:pPr>
      <w:bookmarkStart w:id="2" w:name="_Toc357754843"/>
      <w:bookmarkStart w:id="3" w:name="_Toc243452541"/>
      <w:r>
        <w:br w:type="page"/>
      </w:r>
    </w:p>
    <w:p w14:paraId="3B67BAEE" w14:textId="662FF7DF" w:rsidR="0039481C" w:rsidRDefault="0039481C" w:rsidP="0039481C">
      <w:pPr>
        <w:pStyle w:val="Rubrik1"/>
      </w:pPr>
      <w:bookmarkStart w:id="4" w:name="_Toc406508834"/>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6508835"/>
      <w:bookmarkStart w:id="6" w:name="_Toc269040962"/>
      <w:r>
        <w:t>Svenskt namn</w:t>
      </w:r>
      <w:bookmarkEnd w:id="5"/>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992906" w:rsidRPr="00992906">
        <w:rPr>
          <w:color w:val="76923C" w:themeColor="accent3" w:themeShade="BF"/>
        </w:rPr>
        <w:t xml:space="preserve">Vård- och omsorg </w:t>
      </w:r>
      <w:proofErr w:type="spellStart"/>
      <w:proofErr w:type="gramStart"/>
      <w:r w:rsidR="00992906" w:rsidRPr="00992906">
        <w:rPr>
          <w:color w:val="76923C" w:themeColor="accent3" w:themeShade="BF"/>
        </w:rPr>
        <w:t>kärnprocess:hantera</w:t>
      </w:r>
      <w:proofErr w:type="spellEnd"/>
      <w:proofErr w:type="gramEnd"/>
      <w:r w:rsidR="00992906" w:rsidRPr="00992906">
        <w:rPr>
          <w:color w:val="76923C" w:themeColor="accent3" w:themeShade="BF"/>
        </w:rPr>
        <w:t xml:space="preserve"> hälsorelaterade </w:t>
      </w:r>
      <w:proofErr w:type="spellStart"/>
      <w:r w:rsidR="00992906" w:rsidRPr="00992906">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992906" w:rsidRPr="00992906">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6508836"/>
      <w:r>
        <w:t>WEB beskrivning</w:t>
      </w:r>
      <w:bookmarkEnd w:id="7"/>
      <w:bookmarkEnd w:id="8"/>
    </w:p>
    <w:p w14:paraId="473709EA" w14:textId="4EC5F473"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kärnprocessen 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r w:rsidR="00992906">
        <w:br w:type="page"/>
      </w:r>
    </w:p>
    <w:p w14:paraId="6A4B8311" w14:textId="50ED723C" w:rsidR="0039481C" w:rsidRDefault="0039481C" w:rsidP="0039481C">
      <w:pPr>
        <w:pStyle w:val="Rubrik1"/>
      </w:pPr>
      <w:bookmarkStart w:id="16" w:name="_Toc406508837"/>
      <w:r>
        <w:lastRenderedPageBreak/>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406508838"/>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6508839"/>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6508840"/>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6508841"/>
      <w:r>
        <w:t>Förändrade tjänstekontrakt</w:t>
      </w:r>
      <w:bookmarkEnd w:id="25"/>
      <w:bookmarkEnd w:id="26"/>
    </w:p>
    <w:p w14:paraId="6D97361C" w14:textId="76CCB711" w:rsidR="00992906" w:rsidRDefault="00992906" w:rsidP="00992906">
      <w:bookmarkStart w:id="27"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28" w:name="_Toc406508842"/>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6508843"/>
      <w:r w:rsidRPr="0028759B">
        <w:t>Version tidigare</w:t>
      </w:r>
      <w:bookmarkEnd w:id="29"/>
      <w:bookmarkEnd w:id="30"/>
      <w:bookmarkEnd w:id="31"/>
    </w:p>
    <w:p w14:paraId="2FEA36CC" w14:textId="357D3BA2" w:rsidR="005464FE" w:rsidRDefault="005464FE" w:rsidP="005464FE">
      <w:bookmarkStart w:id="32"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33" w:name="_Toc406508844"/>
      <w:r>
        <w:lastRenderedPageBreak/>
        <w:t>Tjänstedomänens arkitektur</w:t>
      </w:r>
      <w:bookmarkEnd w:id="32"/>
      <w:bookmarkEnd w:id="33"/>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commentRangeStart w:id="34"/>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commentRangeEnd w:id="34"/>
      <w:r w:rsidR="00D72C00">
        <w:rPr>
          <w:rStyle w:val="Kommentarsreferens"/>
        </w:rPr>
        <w:commentReference w:id="34"/>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35" w:name="_Toc398042055"/>
      <w:bookmarkStart w:id="36" w:name="_Toc406508845"/>
      <w:r>
        <w:t>Flöden</w:t>
      </w:r>
      <w:bookmarkEnd w:id="35"/>
      <w:bookmarkEnd w:id="36"/>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37" w:name="_Toc398042056"/>
      <w:bookmarkStart w:id="38" w:name="_Toc406508846"/>
      <w:r w:rsidRPr="0071169E">
        <w:t>Hämta observationer</w:t>
      </w:r>
      <w:bookmarkEnd w:id="37"/>
      <w:bookmarkEnd w:id="38"/>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5464F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5464FE" w:rsidRPr="00A55D30" w14:paraId="03ABACDD" w14:textId="77777777" w:rsidTr="005464FE">
        <w:trPr>
          <w:trHeight w:val="709"/>
        </w:trPr>
        <w:tc>
          <w:tcPr>
            <w:tcW w:w="1164" w:type="pct"/>
            <w:tcBorders>
              <w:top w:val="single" w:sz="6" w:space="0" w:color="auto"/>
            </w:tcBorders>
          </w:tcPr>
          <w:p w14:paraId="3341F9C6" w14:textId="7E221F29" w:rsidR="005464FE" w:rsidRPr="00640CE2" w:rsidRDefault="005464FE" w:rsidP="002131A0">
            <w:pPr>
              <w:spacing w:before="40" w:after="40"/>
            </w:pPr>
            <w:r w:rsidRPr="00F81A41">
              <w:t>Patienten</w:t>
            </w:r>
          </w:p>
        </w:tc>
        <w:tc>
          <w:tcPr>
            <w:tcW w:w="3836" w:type="pct"/>
            <w:tcBorders>
              <w:top w:val="single" w:sz="6" w:space="0" w:color="auto"/>
            </w:tcBorders>
          </w:tcPr>
          <w:p w14:paraId="0517F8AD" w14:textId="244FCBE6" w:rsidR="005464FE" w:rsidRPr="00A55D30" w:rsidRDefault="005464FE" w:rsidP="002131A0">
            <w:pPr>
              <w:spacing w:before="40" w:after="40"/>
            </w:pPr>
            <w:r w:rsidRPr="00F81A41">
              <w:t>Den patient som vill få tillgång till sin</w:t>
            </w:r>
            <w:r>
              <w:t>a</w:t>
            </w:r>
            <w:r w:rsidRPr="00F81A41">
              <w:t xml:space="preserve"> vård- och omsorgs</w:t>
            </w:r>
            <w:r>
              <w:t>kontakter</w:t>
            </w:r>
            <w:r w:rsidRPr="00F81A41">
              <w:t>.</w:t>
            </w:r>
          </w:p>
        </w:tc>
      </w:tr>
    </w:tbl>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lastRenderedPageBreak/>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4">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5464FE">
        <w:rPr>
          <w:color w:val="auto"/>
          <w:highlight w:val="yellow"/>
        </w:rPr>
        <w:t xml:space="preserve">Figur </w:t>
      </w:r>
      <w:r w:rsidRPr="005464FE">
        <w:rPr>
          <w:color w:val="auto"/>
          <w:highlight w:val="yellow"/>
        </w:rPr>
        <w:fldChar w:fldCharType="begin"/>
      </w:r>
      <w:r w:rsidRPr="005464FE">
        <w:rPr>
          <w:color w:val="auto"/>
          <w:highlight w:val="yellow"/>
        </w:rPr>
        <w:instrText xml:space="preserve"> SEQ Figur \* ARABIC </w:instrText>
      </w:r>
      <w:r w:rsidRPr="005464FE">
        <w:rPr>
          <w:color w:val="auto"/>
          <w:highlight w:val="yellow"/>
        </w:rPr>
        <w:fldChar w:fldCharType="separate"/>
      </w:r>
      <w:r w:rsidRPr="005464FE">
        <w:rPr>
          <w:noProof/>
          <w:color w:val="auto"/>
          <w:highlight w:val="yellow"/>
        </w:rPr>
        <w:t>3</w:t>
      </w:r>
      <w:r w:rsidRPr="005464FE">
        <w:rPr>
          <w:color w:val="auto"/>
          <w:highlight w:val="yellow"/>
        </w:rPr>
        <w:fldChar w:fldCharType="end"/>
      </w:r>
      <w:r w:rsidRPr="005464FE">
        <w:rPr>
          <w:color w:val="auto"/>
          <w:highlight w:val="yellow"/>
        </w:rPr>
        <w:t xml:space="preserve"> </w:t>
      </w:r>
      <w:r w:rsidRPr="005464FE">
        <w:rPr>
          <w:b w:val="0"/>
          <w:color w:val="auto"/>
          <w:highlight w:val="yellow"/>
        </w:rPr>
        <w:t xml:space="preserve">Sekvensdiagram över sökning efter information </w: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5464FE" w:rsidRPr="008A6814" w14:paraId="7DFC1F81" w14:textId="77777777" w:rsidTr="005464FE">
        <w:tc>
          <w:tcPr>
            <w:tcW w:w="2409" w:type="dxa"/>
            <w:tcBorders>
              <w:top w:val="single" w:sz="6" w:space="0" w:color="auto"/>
            </w:tcBorders>
          </w:tcPr>
          <w:p w14:paraId="372A90B1" w14:textId="28B2F2DD" w:rsidR="005464FE" w:rsidRPr="008A6814" w:rsidRDefault="005464FE" w:rsidP="002131A0">
            <w:pPr>
              <w:spacing w:before="40" w:after="40"/>
            </w:pPr>
            <w:r>
              <w:t>Tjänstekonsument</w:t>
            </w:r>
          </w:p>
        </w:tc>
        <w:tc>
          <w:tcPr>
            <w:tcW w:w="6863" w:type="dxa"/>
            <w:tcBorders>
              <w:top w:val="single" w:sz="6" w:space="0" w:color="auto"/>
            </w:tcBorders>
          </w:tcPr>
          <w:p w14:paraId="76FDB455" w14:textId="2D7D611E" w:rsidR="005464FE" w:rsidRPr="008A6814" w:rsidRDefault="005464FE" w:rsidP="002131A0">
            <w:pPr>
              <w:spacing w:before="40" w:after="40"/>
            </w:pPr>
            <w:r w:rsidRPr="00211EF1">
              <w:t xml:space="preserve">Det system som </w:t>
            </w:r>
            <w:r>
              <w:t xml:space="preserve">används för att konsumera information. </w:t>
            </w:r>
            <w:r w:rsidR="002A63EF">
              <w:t>D.v.s.</w:t>
            </w:r>
            <w:r>
              <w:t xml:space="preserve"> det system som använder tjänster enligt ett tjänstekontrakt.</w:t>
            </w:r>
          </w:p>
        </w:tc>
      </w:tr>
      <w:tr w:rsidR="005464FE" w:rsidRPr="008A6814" w14:paraId="1D8E6868" w14:textId="77777777" w:rsidTr="005464FE">
        <w:tc>
          <w:tcPr>
            <w:tcW w:w="2409" w:type="dxa"/>
          </w:tcPr>
          <w:p w14:paraId="4C51972B" w14:textId="6EFB0A0E" w:rsidR="005464FE" w:rsidRPr="008A6814" w:rsidRDefault="005464FE" w:rsidP="002131A0">
            <w:pPr>
              <w:spacing w:before="40" w:after="40"/>
            </w:pPr>
            <w:r w:rsidRPr="008A6814">
              <w:t>Tjänsteplattform</w:t>
            </w:r>
          </w:p>
        </w:tc>
        <w:tc>
          <w:tcPr>
            <w:tcW w:w="6863" w:type="dxa"/>
          </w:tcPr>
          <w:p w14:paraId="71211779" w14:textId="1C7C1AFF" w:rsidR="005464FE" w:rsidRPr="008A6814" w:rsidRDefault="005464FE" w:rsidP="002131A0">
            <w:pPr>
              <w:spacing w:before="40" w:after="40"/>
            </w:pPr>
            <w:r w:rsidRPr="008A6814">
              <w:t xml:space="preserve">Tjänsteplattformen är </w:t>
            </w:r>
            <w:r>
              <w:t>det lager som hanterar virtuella tjänster, aggregerande tjänster samt anpassningstjänster.</w:t>
            </w:r>
          </w:p>
        </w:tc>
      </w:tr>
      <w:tr w:rsidR="005464FE" w:rsidRPr="008A6814" w14:paraId="1B82C12B" w14:textId="77777777" w:rsidTr="005464FE">
        <w:tc>
          <w:tcPr>
            <w:tcW w:w="2409" w:type="dxa"/>
          </w:tcPr>
          <w:p w14:paraId="7B482389" w14:textId="6CAFA63C" w:rsidR="005464FE" w:rsidRPr="008A6814" w:rsidRDefault="00985602" w:rsidP="002131A0">
            <w:pPr>
              <w:spacing w:before="40" w:after="40"/>
            </w:pPr>
            <w:r>
              <w:t>Källsystem</w:t>
            </w:r>
          </w:p>
        </w:tc>
        <w:tc>
          <w:tcPr>
            <w:tcW w:w="6863" w:type="dxa"/>
          </w:tcPr>
          <w:p w14:paraId="19884318" w14:textId="2816BC77" w:rsidR="005464FE" w:rsidRPr="008A6814" w:rsidRDefault="005464FE" w:rsidP="00266AE6">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Rubrik3"/>
      </w:pPr>
      <w:bookmarkStart w:id="39" w:name="_Toc277330953"/>
      <w:bookmarkStart w:id="40" w:name="_Toc406508847"/>
      <w:r>
        <w:t>Beskrivning</w:t>
      </w:r>
      <w:r w:rsidRPr="00631F04">
        <w:t xml:space="preserve"> av relationskonceptet.</w:t>
      </w:r>
      <w:bookmarkEnd w:id="39"/>
      <w:bookmarkEnd w:id="40"/>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E26AD5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r w:rsidR="00F20932">
        <w:t>e</w:t>
      </w:r>
      <w:r>
        <w:t>ngagemangs</w:t>
      </w:r>
      <w:r w:rsidR="00F20932">
        <w:t>i</w:t>
      </w:r>
      <w:r>
        <w:t xml:space="preserve">ndex-kategori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5A7FC6">
      <w:pPr>
        <w:pStyle w:val="Rubrik5"/>
      </w:pPr>
      <w:r>
        <w:lastRenderedPageBreak/>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eastAsia="sv-SE"/>
        </w:rPr>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5">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37CE7EA5" w14:textId="3ADBEAF6" w:rsidR="00CC2D3C" w:rsidRPr="00CC2D3C" w:rsidRDefault="00CC2D3C" w:rsidP="00CC2D3C">
      <w:r>
        <w:t>I detta exempel hämtas de observationstyper (aktiviteter)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4DE5ED65" w14:textId="44A69339" w:rsidR="005464FE" w:rsidRPr="00F81A41" w:rsidRDefault="005464FE" w:rsidP="005464FE">
      <w:pPr>
        <w:pStyle w:val="Beskrivning"/>
        <w:rPr>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Pr="003F0611">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5464FE">
      <w:pPr>
        <w:pStyle w:val="Rubrik5"/>
      </w:pPr>
      <w:r w:rsidRPr="00F81A41">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77777777" w:rsidR="005464FE" w:rsidRPr="00F81A41" w:rsidRDefault="005464FE" w:rsidP="002E6E0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745260BD" w14:textId="77777777" w:rsidR="005464FE" w:rsidRPr="00F81A41" w:rsidRDefault="005464FE" w:rsidP="002E6E06">
            <w:pPr>
              <w:spacing w:before="40" w:after="40"/>
            </w:pPr>
            <w:r>
              <w:t>Tjänstekonsument</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w:t>
            </w:r>
            <w:r>
              <w:lastRenderedPageBreak/>
              <w:t>som använder tjänster enligt ett tjänstekontrakt.</w:t>
            </w:r>
          </w:p>
        </w:tc>
      </w:tr>
      <w:tr w:rsidR="005464FE" w:rsidRPr="00F81A41" w14:paraId="77899A6B" w14:textId="77777777" w:rsidTr="002E6E06">
        <w:tc>
          <w:tcPr>
            <w:tcW w:w="2409" w:type="dxa"/>
          </w:tcPr>
          <w:p w14:paraId="2B8EE704" w14:textId="77777777" w:rsidR="005464FE" w:rsidRPr="00F81A41" w:rsidRDefault="005464FE" w:rsidP="002E6E06">
            <w:pPr>
              <w:spacing w:before="40" w:after="40"/>
            </w:pPr>
            <w:r w:rsidRPr="008A6814">
              <w:lastRenderedPageBreak/>
              <w:t>Tjänsteplattform</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77777777" w:rsidR="005464FE" w:rsidRPr="00F81A41" w:rsidRDefault="005464FE" w:rsidP="002E6E06">
            <w:pPr>
              <w:spacing w:before="40" w:after="40"/>
            </w:pPr>
            <w:r>
              <w:t>Vårdinformationssystem</w:t>
            </w:r>
          </w:p>
        </w:tc>
        <w:tc>
          <w:tcPr>
            <w:tcW w:w="6863" w:type="dxa"/>
          </w:tcPr>
          <w:p w14:paraId="1C7CD057" w14:textId="77777777" w:rsidR="005464FE" w:rsidRPr="00F81A41" w:rsidRDefault="005464FE" w:rsidP="002E6E06">
            <w:pPr>
              <w:spacing w:before="40" w:after="40"/>
            </w:pPr>
            <w:r>
              <w:t>Det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1" w:name="_Toc398042064"/>
      <w:bookmarkStart w:id="42" w:name="_Toc406508848"/>
      <w:r w:rsidRPr="009C0282">
        <w:t>Adressering</w:t>
      </w:r>
      <w:bookmarkEnd w:id="41"/>
      <w:bookmarkEnd w:id="42"/>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77777777" w:rsidR="00DF5FE6" w:rsidRDefault="00DF5FE6" w:rsidP="00DF5FE6">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43" w:name="_Toc383167586"/>
      <w:bookmarkStart w:id="44" w:name="_Toc277330956"/>
      <w:bookmarkStart w:id="45" w:name="_Toc406508849"/>
      <w:r w:rsidRPr="00DF207A">
        <w:t>Sammanfattning av adresseringsmodell</w:t>
      </w:r>
      <w:bookmarkEnd w:id="43"/>
      <w:bookmarkEnd w:id="44"/>
      <w:bookmarkEnd w:id="45"/>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46" w:name="_Toc398042069"/>
      <w:bookmarkStart w:id="47" w:name="_Toc406508850"/>
      <w:r w:rsidRPr="00AB0642">
        <w:t>Aggregering och engagemangsindex</w:t>
      </w:r>
      <w:bookmarkEnd w:id="46"/>
      <w:bookmarkEnd w:id="47"/>
    </w:p>
    <w:p w14:paraId="2F665C7C" w14:textId="77777777" w:rsidR="00DF5FE6" w:rsidRDefault="00DF5FE6" w:rsidP="00DF5FE6">
      <w:bookmarkStart w:id="48" w:name="_Toc357754847"/>
      <w:bookmarkStart w:id="49" w:name="_Toc243452549"/>
      <w:bookmarkEnd w:id="20"/>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lastRenderedPageBreak/>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50" w:name="_Toc406508851"/>
      <w:r>
        <w:lastRenderedPageBreak/>
        <w:t xml:space="preserve">Tjänstedomänens </w:t>
      </w:r>
      <w:bookmarkEnd w:id="48"/>
      <w:bookmarkEnd w:id="49"/>
      <w:r w:rsidR="00C10E29">
        <w:t>krav och regler</w:t>
      </w:r>
      <w:bookmarkEnd w:id="50"/>
    </w:p>
    <w:p w14:paraId="0B1FCF3C" w14:textId="77777777" w:rsidR="0015321D" w:rsidRDefault="0015321D" w:rsidP="0015321D">
      <w:pPr>
        <w:pStyle w:val="Rubrik2"/>
      </w:pPr>
      <w:bookmarkStart w:id="51" w:name="_Toc244018071"/>
      <w:bookmarkStart w:id="52" w:name="_Toc374962628"/>
      <w:bookmarkStart w:id="53" w:name="_Toc398042071"/>
      <w:bookmarkStart w:id="54" w:name="_Toc406508852"/>
      <w:r w:rsidRPr="00A0151E">
        <w:t>Uppdatering</w:t>
      </w:r>
      <w:r>
        <w:t xml:space="preserve"> av </w:t>
      </w:r>
      <w:r w:rsidRPr="00435396">
        <w:t>engagemangsindex</w:t>
      </w:r>
      <w:bookmarkEnd w:id="51"/>
      <w:bookmarkEnd w:id="52"/>
      <w:bookmarkEnd w:id="53"/>
      <w:bookmarkEnd w:id="54"/>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proofErr w:type="gramStart"/>
      <w:r>
        <w:t>urn:riv</w:t>
      </w:r>
      <w:proofErr w:type="gramEnd"/>
      <w:r>
        <w:t>:itintegration:engagementindex:GetUpdatesResponder:1 (”</w:t>
      </w:r>
      <w:proofErr w:type="spellStart"/>
      <w:r>
        <w:t>indexpull</w:t>
      </w:r>
      <w:proofErr w:type="spellEnd"/>
      <w:r>
        <w:t>”)</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lastRenderedPageBreak/>
              <w:t>address</w:t>
            </w:r>
            <w:proofErr w:type="spellEnd"/>
            <w:r w:rsidRPr="00E146AE">
              <w:t>*</w:t>
            </w:r>
          </w:p>
        </w:tc>
        <w:tc>
          <w:tcPr>
            <w:tcW w:w="1579" w:type="dxa"/>
            <w:shd w:val="clear" w:color="auto" w:fill="auto"/>
          </w:tcPr>
          <w:p w14:paraId="6278FC27" w14:textId="77777777" w:rsidR="0015321D" w:rsidRPr="00E146AE" w:rsidRDefault="0015321D" w:rsidP="0015321D">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w:t>
            </w:r>
            <w:r w:rsidRPr="00E146AE">
              <w:lastRenderedPageBreak/>
              <w:t xml:space="preserve">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 xml:space="preserve">Samma värde </w:t>
            </w:r>
            <w:r w:rsidRPr="00E146AE">
              <w:lastRenderedPageBreak/>
              <w:t>som fältet Source System.</w:t>
            </w:r>
          </w:p>
        </w:tc>
        <w:tc>
          <w:tcPr>
            <w:tcW w:w="1330" w:type="dxa"/>
            <w:shd w:val="clear" w:color="auto" w:fill="auto"/>
          </w:tcPr>
          <w:p w14:paraId="239B1E03" w14:textId="77777777" w:rsidR="0015321D" w:rsidRPr="00E146AE" w:rsidRDefault="0015321D" w:rsidP="0015321D">
            <w:r w:rsidRPr="00E146AE">
              <w:lastRenderedPageBreak/>
              <w:t xml:space="preserve">Del av </w:t>
            </w:r>
            <w:r w:rsidRPr="00E146AE">
              <w:lastRenderedPageBreak/>
              <w:t xml:space="preserve">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 xml:space="preserve">Tidpunkten då index-posten </w:t>
            </w:r>
            <w:r w:rsidRPr="00E146AE">
              <w:lastRenderedPageBreak/>
              <w:t>senast upp-daterades</w:t>
            </w:r>
          </w:p>
        </w:tc>
        <w:tc>
          <w:tcPr>
            <w:tcW w:w="2410" w:type="dxa"/>
            <w:shd w:val="clear" w:color="auto" w:fill="auto"/>
          </w:tcPr>
          <w:p w14:paraId="3DCDCACA" w14:textId="77777777" w:rsidR="0015321D" w:rsidRPr="00E146AE" w:rsidRDefault="0015321D" w:rsidP="0015321D">
            <w:r w:rsidRPr="00E146AE">
              <w:lastRenderedPageBreak/>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 xml:space="preserve">Sätts automatiskt av </w:t>
            </w:r>
            <w:r w:rsidRPr="00E146AE">
              <w:lastRenderedPageBreak/>
              <w:t>EI-instansen.</w:t>
            </w:r>
          </w:p>
        </w:tc>
        <w:tc>
          <w:tcPr>
            <w:tcW w:w="1330" w:type="dxa"/>
            <w:shd w:val="clear" w:color="auto" w:fill="auto"/>
          </w:tcPr>
          <w:p w14:paraId="1339D79E" w14:textId="77777777" w:rsidR="0015321D" w:rsidRPr="00E146AE" w:rsidRDefault="0015321D" w:rsidP="0015321D">
            <w:r w:rsidRPr="00E146AE">
              <w:lastRenderedPageBreak/>
              <w:t xml:space="preserve">Upp-datering </w:t>
            </w:r>
            <w:r w:rsidRPr="00E146AE">
              <w:lastRenderedPageBreak/>
              <w:t>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rd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proofErr w:type="spellStart"/>
            <w:r w:rsidRPr="00F83C47">
              <w:t>GetObservation</w:t>
            </w:r>
            <w:proofErr w:type="spellEnd"/>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Pr="00F83C47">
              <w:rPr>
                <w:color w:val="000000"/>
              </w:rPr>
              <w:t>-go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55" w:name="_Toc398042072"/>
      <w:bookmarkStart w:id="56" w:name="_Toc406508853"/>
      <w:r>
        <w:lastRenderedPageBreak/>
        <w:t>Informationssäkerhet och juridik</w:t>
      </w:r>
      <w:bookmarkEnd w:id="55"/>
      <w:bookmarkEnd w:id="56"/>
    </w:p>
    <w:p w14:paraId="54F7F7D8" w14:textId="77777777" w:rsidR="0015321D" w:rsidRDefault="0015321D" w:rsidP="0015321D">
      <w:pPr>
        <w:pStyle w:val="Rubrik3"/>
      </w:pPr>
      <w:bookmarkStart w:id="57" w:name="_Toc374962630"/>
      <w:bookmarkStart w:id="58" w:name="_Toc398042073"/>
      <w:bookmarkStart w:id="59" w:name="_Toc406508854"/>
      <w:r>
        <w:t xml:space="preserve">Medarbetarens </w:t>
      </w:r>
      <w:r w:rsidRPr="004F0149">
        <w:t>direktåtkomst</w:t>
      </w:r>
      <w:bookmarkEnd w:id="57"/>
      <w:bookmarkEnd w:id="58"/>
      <w:bookmarkEnd w:id="59"/>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60" w:name="_Toc374962631"/>
      <w:bookmarkStart w:id="61" w:name="_Toc398042074"/>
      <w:bookmarkStart w:id="62" w:name="_Toc406508855"/>
      <w:r w:rsidRPr="00916805">
        <w:t>Patientens direktåtkomst</w:t>
      </w:r>
      <w:bookmarkEnd w:id="60"/>
      <w:bookmarkEnd w:id="61"/>
      <w:bookmarkEnd w:id="62"/>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63" w:name="_Toc219337773"/>
      <w:bookmarkStart w:id="64" w:name="_Toc227077997"/>
      <w:bookmarkStart w:id="65" w:name="_Toc245231401"/>
      <w:bookmarkStart w:id="66" w:name="_Toc374962632"/>
      <w:bookmarkStart w:id="67" w:name="_Toc398042075"/>
      <w:bookmarkStart w:id="68" w:name="_Toc406508856"/>
      <w:r w:rsidRPr="00E146AE">
        <w:t>Generellt</w:t>
      </w:r>
      <w:bookmarkEnd w:id="63"/>
      <w:bookmarkEnd w:id="64"/>
      <w:bookmarkEnd w:id="65"/>
      <w:bookmarkEnd w:id="66"/>
      <w:bookmarkEnd w:id="67"/>
      <w:bookmarkEnd w:id="68"/>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69" w:name="_Toc398042076"/>
      <w:bookmarkStart w:id="70" w:name="_Toc406508857"/>
      <w:r>
        <w:lastRenderedPageBreak/>
        <w:t>Icke funktionella krav</w:t>
      </w:r>
      <w:bookmarkEnd w:id="69"/>
      <w:bookmarkEnd w:id="70"/>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71" w:name="_Toc398042077"/>
      <w:bookmarkStart w:id="72" w:name="_Toc406508858"/>
      <w:r>
        <w:t>SLA krav</w:t>
      </w:r>
      <w:bookmarkEnd w:id="71"/>
      <w:bookmarkEnd w:id="72"/>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73" w:name="_Toc398042078"/>
      <w:bookmarkStart w:id="74" w:name="_Toc406508859"/>
      <w:r>
        <w:t>Övriga krav</w:t>
      </w:r>
      <w:bookmarkEnd w:id="73"/>
      <w:bookmarkEnd w:id="74"/>
    </w:p>
    <w:p w14:paraId="0A233D02" w14:textId="77777777" w:rsidR="0015321D" w:rsidRPr="007C5E55" w:rsidRDefault="0015321D" w:rsidP="0015321D"/>
    <w:p w14:paraId="04E83831" w14:textId="77777777" w:rsidR="0015321D" w:rsidRPr="00E146AE" w:rsidRDefault="0015321D" w:rsidP="0015321D">
      <w:pPr>
        <w:pStyle w:val="Rubrik2"/>
      </w:pPr>
      <w:bookmarkStart w:id="75" w:name="_Toc398042079"/>
      <w:bookmarkStart w:id="76" w:name="_Toc406508860"/>
      <w:r>
        <w:t>Felhantering</w:t>
      </w:r>
      <w:bookmarkEnd w:id="75"/>
      <w:bookmarkEnd w:id="76"/>
    </w:p>
    <w:p w14:paraId="5BC067B2" w14:textId="77777777" w:rsidR="0015321D" w:rsidRPr="00E146AE" w:rsidRDefault="0015321D" w:rsidP="0015321D">
      <w:pPr>
        <w:pStyle w:val="Rubrik3"/>
      </w:pPr>
      <w:bookmarkStart w:id="77" w:name="_Toc374962634"/>
      <w:bookmarkStart w:id="78" w:name="_Toc398042080"/>
      <w:bookmarkStart w:id="79" w:name="_Toc406508861"/>
      <w:r w:rsidRPr="00E146AE">
        <w:t>Krav på en tjänsteproducent</w:t>
      </w:r>
      <w:bookmarkEnd w:id="77"/>
      <w:bookmarkEnd w:id="78"/>
      <w:bookmarkEnd w:id="79"/>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80" w:name="_Toc398042081"/>
      <w:bookmarkStart w:id="81" w:name="_Toc406508862"/>
      <w:r w:rsidRPr="0002697A">
        <w:t>Krav på en tjänstekonsument</w:t>
      </w:r>
      <w:bookmarkEnd w:id="80"/>
      <w:bookmarkEnd w:id="81"/>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2" w:name="_Toc224960922"/>
      <w:bookmarkStart w:id="83" w:name="_Toc357754855"/>
      <w:bookmarkStart w:id="84" w:name="_Toc243452565"/>
      <w:bookmarkEnd w:id="13"/>
      <w:bookmarkEnd w:id="14"/>
      <w:bookmarkEnd w:id="15"/>
      <w:r>
        <w:br w:type="page"/>
      </w:r>
    </w:p>
    <w:p w14:paraId="2CBDBDA5" w14:textId="0DDFFE2F" w:rsidR="0039481C" w:rsidRDefault="0039481C" w:rsidP="0039481C">
      <w:pPr>
        <w:pStyle w:val="Rubrik1"/>
      </w:pPr>
      <w:bookmarkStart w:id="85" w:name="_Toc406508863"/>
      <w:r>
        <w:lastRenderedPageBreak/>
        <w:t xml:space="preserve">Tjänstedomänens </w:t>
      </w:r>
      <w:bookmarkEnd w:id="82"/>
      <w:r>
        <w:t>meddelandemodeller</w:t>
      </w:r>
      <w:bookmarkEnd w:id="83"/>
      <w:bookmarkEnd w:id="84"/>
      <w:bookmarkEnd w:id="85"/>
    </w:p>
    <w:p w14:paraId="062125DB" w14:textId="1EBCF968" w:rsidR="0039481C" w:rsidRPr="007E3F3B" w:rsidRDefault="0039481C" w:rsidP="0039481C">
      <w:pPr>
        <w:rPr>
          <w:i/>
        </w:rPr>
      </w:pPr>
      <w:bookmarkStart w:id="86"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87" w:name="_Toc368997123"/>
      <w:bookmarkStart w:id="88" w:name="_Ref371426457"/>
      <w:bookmarkStart w:id="89" w:name="_Toc374962639"/>
      <w:bookmarkStart w:id="90" w:name="_Toc398042083"/>
      <w:bookmarkStart w:id="91" w:name="_Ref405446111"/>
      <w:bookmarkStart w:id="92" w:name="_Ref405446118"/>
      <w:bookmarkStart w:id="93" w:name="_Toc406508864"/>
      <w:r>
        <w:lastRenderedPageBreak/>
        <w:t>V-MIM</w:t>
      </w:r>
      <w:bookmarkEnd w:id="87"/>
      <w:bookmarkEnd w:id="88"/>
      <w:r>
        <w:t xml:space="preserve"> - Observationer</w:t>
      </w:r>
      <w:bookmarkEnd w:id="89"/>
      <w:bookmarkEnd w:id="90"/>
      <w:bookmarkEnd w:id="91"/>
      <w:bookmarkEnd w:id="92"/>
      <w:bookmarkEnd w:id="93"/>
    </w:p>
    <w:p w14:paraId="01B20F22" w14:textId="36CE7FDE" w:rsidR="0031241E" w:rsidRDefault="0099405B" w:rsidP="0031241E">
      <w:r>
        <w:rPr>
          <w:noProof/>
          <w:lang w:eastAsia="sv-SE"/>
        </w:rPr>
        <w:drawing>
          <wp:inline distT="0" distB="0" distL="0" distR="0" wp14:anchorId="2B0C44C9" wp14:editId="00F1A7CD">
            <wp:extent cx="6359044" cy="6559550"/>
            <wp:effectExtent l="0" t="0" r="381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png"/>
                    <pic:cNvPicPr/>
                  </pic:nvPicPr>
                  <pic:blipFill>
                    <a:blip r:embed="rId17">
                      <a:extLst>
                        <a:ext uri="{28A0092B-C50C-407E-A947-70E740481C1C}">
                          <a14:useLocalDpi xmlns:a14="http://schemas.microsoft.com/office/drawing/2010/main" val="0"/>
                        </a:ext>
                      </a:extLst>
                    </a:blip>
                    <a:stretch>
                      <a:fillRect/>
                    </a:stretch>
                  </pic:blipFill>
                  <pic:spPr>
                    <a:xfrm>
                      <a:off x="0" y="0"/>
                      <a:ext cx="6356688" cy="6557120"/>
                    </a:xfrm>
                    <a:prstGeom prst="rect">
                      <a:avLst/>
                    </a:prstGeom>
                  </pic:spPr>
                </pic:pic>
              </a:graphicData>
            </a:graphic>
          </wp:inline>
        </w:drawing>
      </w:r>
    </w:p>
    <w:p w14:paraId="56E7F7C5" w14:textId="5472D40E" w:rsidR="00E24E60" w:rsidRPr="00E24E60" w:rsidRDefault="001F3C93" w:rsidP="0031241E">
      <w:pPr>
        <w:rPr>
          <w:i/>
        </w:rPr>
      </w:pPr>
      <w:r>
        <w:rPr>
          <w:i/>
        </w:rPr>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61BBF2CE" w:rsidR="00B677FA" w:rsidRPr="00F71DFD" w:rsidRDefault="00B677FA" w:rsidP="00B069E3">
            <w:pPr>
              <w:rPr>
                <w:b/>
                <w:szCs w:val="20"/>
              </w:rPr>
            </w:pPr>
            <w:r>
              <w:rPr>
                <w:b/>
                <w:szCs w:val="20"/>
              </w:rPr>
              <w:t>Mappning mot NI 201</w:t>
            </w:r>
            <w:r w:rsidR="00B069E3">
              <w:rPr>
                <w:b/>
                <w:szCs w:val="20"/>
              </w:rPr>
              <w:t>5</w:t>
            </w:r>
            <w:r>
              <w:rPr>
                <w:b/>
                <w:szCs w:val="20"/>
              </w:rPr>
              <w:t xml:space="preserve"> release 1</w:t>
            </w:r>
            <w:r w:rsidR="008028A4">
              <w:rPr>
                <w:b/>
                <w:szCs w:val="20"/>
              </w:rPr>
              <w:br/>
              <w:t>(eller VDIM enligt ovan)</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lastRenderedPageBreak/>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lastRenderedPageBreak/>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77777777" w:rsidR="00B677FA" w:rsidRDefault="00B677FA" w:rsidP="0031241E">
            <w:proofErr w:type="spellStart"/>
            <w:r>
              <w:t>Location.telecom</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B677FA" w:rsidRPr="00410CFC" w14:paraId="555AB7EA" w14:textId="2FCBB4CE" w:rsidTr="00B677FA">
        <w:trPr>
          <w:trHeight w:val="397"/>
        </w:trPr>
        <w:tc>
          <w:tcPr>
            <w:tcW w:w="3238" w:type="dxa"/>
            <w:vAlign w:val="center"/>
          </w:tcPr>
          <w:p w14:paraId="1EDB5778" w14:textId="77777777"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lastRenderedPageBreak/>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57EF568E" w14:textId="58D4FA58" w:rsidR="0014679C" w:rsidRDefault="0014679C" w:rsidP="0014679C">
            <w:pPr>
              <w:rPr>
                <w:rFonts w:cs="Arial"/>
                <w:i/>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patientjournal.kod</w:t>
            </w:r>
            <w:proofErr w:type="spellEnd"/>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E119515" w:rsidR="0014679C" w:rsidRPr="0014679C" w:rsidRDefault="0014679C" w:rsidP="0031241E">
            <w:pPr>
              <w:rPr>
                <w:rFonts w:cs="Arial"/>
                <w:szCs w:val="20"/>
              </w:rPr>
            </w:pPr>
            <w:r>
              <w:rPr>
                <w:rFonts w:cs="Arial"/>
                <w:szCs w:val="20"/>
              </w:rPr>
              <w:t>Deltagande-&gt;</w:t>
            </w:r>
            <w:proofErr w:type="spellStart"/>
            <w:r>
              <w:rPr>
                <w:rFonts w:cs="Arial"/>
                <w:szCs w:val="20"/>
              </w:rPr>
              <w:t>Roll.kod</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lastRenderedPageBreak/>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67C5A643" w14:textId="7899C6E7" w:rsidR="00B677FA" w:rsidRPr="00B677FA"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roofErr w:type="spellStart"/>
            <w:r>
              <w:rPr>
                <w:rFonts w:cs="Arial"/>
                <w:szCs w:val="20"/>
              </w:rPr>
              <w:t>Person.</w:t>
            </w:r>
            <w:r w:rsidR="00300051">
              <w:rPr>
                <w:rFonts w:cs="Arial"/>
                <w:szCs w:val="20"/>
              </w:rPr>
              <w:t>e</w:t>
            </w:r>
            <w:r>
              <w:rPr>
                <w:rFonts w:cs="Arial"/>
                <w:szCs w:val="20"/>
              </w:rPr>
              <w:t>fternamn</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bl>
    <w:p w14:paraId="3471C933" w14:textId="77777777" w:rsidR="0031241E" w:rsidRPr="006C50FA" w:rsidRDefault="0031241E" w:rsidP="0031241E"/>
    <w:p w14:paraId="52F7E09E" w14:textId="77777777" w:rsidR="0031241E" w:rsidRPr="006C50FA" w:rsidRDefault="0031241E" w:rsidP="0031241E"/>
    <w:p w14:paraId="0A71019E" w14:textId="77777777" w:rsidR="0031241E" w:rsidRPr="00EB4EE9" w:rsidRDefault="0031241E" w:rsidP="0031241E">
      <w:pPr>
        <w:pStyle w:val="Rubrik2"/>
      </w:pPr>
      <w:bookmarkStart w:id="94" w:name="_Toc398042086"/>
      <w:bookmarkStart w:id="95" w:name="_Toc406508865"/>
      <w:r w:rsidRPr="00EB4EE9">
        <w:t>Formatregler</w:t>
      </w:r>
      <w:bookmarkEnd w:id="94"/>
      <w:bookmarkEnd w:id="95"/>
    </w:p>
    <w:p w14:paraId="2C57B350" w14:textId="77777777" w:rsidR="0031241E" w:rsidRPr="00EB4EE9" w:rsidRDefault="0031241E" w:rsidP="0031241E">
      <w:pPr>
        <w:pStyle w:val="Rubrik3"/>
      </w:pPr>
      <w:bookmarkStart w:id="96" w:name="_Toc372034738"/>
      <w:bookmarkStart w:id="97" w:name="_Toc374962642"/>
      <w:bookmarkStart w:id="98" w:name="_Toc398042087"/>
      <w:bookmarkStart w:id="99" w:name="_Toc406508866"/>
      <w:r w:rsidRPr="00EB4EE9">
        <w:t xml:space="preserve">Regel 1 – </w:t>
      </w:r>
      <w:proofErr w:type="spellStart"/>
      <w:r w:rsidRPr="00EB4EE9">
        <w:t>ReferredInformation.time</w:t>
      </w:r>
      <w:bookmarkEnd w:id="96"/>
      <w:bookmarkEnd w:id="97"/>
      <w:bookmarkEnd w:id="98"/>
      <w:bookmarkEnd w:id="99"/>
      <w:proofErr w:type="spellEnd"/>
    </w:p>
    <w:p w14:paraId="1F6F4CB3" w14:textId="12506D29" w:rsidR="00E47F2D" w:rsidRDefault="005D4A4E" w:rsidP="00E47F2D">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00" w:name="_Toc357754858"/>
      <w:bookmarkStart w:id="101" w:name="_Toc243452569"/>
      <w:bookmarkStart w:id="102" w:name="_Toc406508867"/>
      <w:r>
        <w:lastRenderedPageBreak/>
        <w:t>Tjänstekontrakt</w:t>
      </w:r>
      <w:bookmarkEnd w:id="86"/>
      <w:bookmarkEnd w:id="100"/>
      <w:bookmarkEnd w:id="101"/>
      <w:bookmarkEnd w:id="102"/>
    </w:p>
    <w:p w14:paraId="50E2A8F7" w14:textId="77777777" w:rsidR="007A3042" w:rsidRPr="00A15D1A" w:rsidRDefault="007A3042" w:rsidP="007A3042">
      <w:pPr>
        <w:pStyle w:val="Rubrik2"/>
      </w:pPr>
      <w:bookmarkStart w:id="103" w:name="_Toc398042089"/>
      <w:bookmarkStart w:id="104" w:name="_Toc406508868"/>
      <w:proofErr w:type="spellStart"/>
      <w:r w:rsidRPr="00A15D1A">
        <w:t>GetObservation</w:t>
      </w:r>
      <w:bookmarkEnd w:id="103"/>
      <w:bookmarkEnd w:id="104"/>
      <w:proofErr w:type="spellEnd"/>
    </w:p>
    <w:p w14:paraId="2278E785" w14:textId="3384DCEC" w:rsidR="007A3042" w:rsidRPr="006F19B8" w:rsidRDefault="007A3042" w:rsidP="006F19B8">
      <w:bookmarkStart w:id="105" w:name="_Toc397004158"/>
      <w:bookmarkStart w:id="106"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5"/>
      <w:bookmarkEnd w:id="106"/>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3F5BDE">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3F5BDE">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07" w:name="_Toc398042091"/>
      <w:bookmarkStart w:id="108" w:name="_Toc406508869"/>
      <w:r>
        <w:t>Version</w:t>
      </w:r>
      <w:bookmarkEnd w:id="107"/>
      <w:bookmarkEnd w:id="108"/>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09" w:name="_Toc398042092"/>
      <w:bookmarkStart w:id="110" w:name="_Toc406508870"/>
      <w:r>
        <w:t>Fältregler</w:t>
      </w:r>
      <w:bookmarkEnd w:id="109"/>
      <w:bookmarkEnd w:id="110"/>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77777777" w:rsidR="007A3042" w:rsidRDefault="007A3042" w:rsidP="00621012">
            <w:r w:rsidRPr="008345BA">
              <w:t xml:space="preserve">Begränsning av sökning i tid. Begränsningen sker genom att resultatet innehåller de poster som i något av de tidsfält som ingår i svarsmeddelandet anger en tidpunkt (dvs. </w:t>
            </w:r>
            <w:proofErr w:type="spellStart"/>
            <w:r w:rsidRPr="008345BA">
              <w:t>TimeStamp</w:t>
            </w:r>
            <w:proofErr w:type="spellEnd"/>
            <w:r w:rsidRPr="008345BA">
              <w:t xml:space="preserve">) som ligger inom det sökta tidsintervallet (start- och/eller slutpunkt ska inkluderas i intervallet).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77777777" w:rsidR="007A3042" w:rsidRPr="00C93E52" w:rsidRDefault="007A3042" w:rsidP="00621012">
            <w:r w:rsidRPr="00C93E52">
              <w:t>Begränsning av sökning avseende observationen till en viss typ av värde som man vill titta närmare på, t.ex. kliniskt fynd eller viss diagnostyp.</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.codeSystemVersion</w:t>
            </w:r>
            <w:proofErr w:type="spellEnd"/>
          </w:p>
        </w:tc>
        <w:tc>
          <w:tcPr>
            <w:tcW w:w="2037" w:type="dxa"/>
          </w:tcPr>
          <w:p w14:paraId="380B966B" w14:textId="77777777" w:rsidR="007A3042" w:rsidRPr="00C93E52" w:rsidRDefault="007A3042" w:rsidP="00621012">
            <w:r w:rsidRPr="00C93E52">
              <w:t>String</w:t>
            </w:r>
          </w:p>
        </w:tc>
        <w:tc>
          <w:tcPr>
            <w:tcW w:w="2925" w:type="dxa"/>
          </w:tcPr>
          <w:p w14:paraId="2F966415" w14:textId="77777777" w:rsidR="007A3042" w:rsidRPr="00C93E52" w:rsidRDefault="007A3042" w:rsidP="00621012">
            <w:r w:rsidRPr="00C93E52">
              <w:t>Versionsnummer för använt kodsystem.</w:t>
            </w:r>
          </w:p>
        </w:tc>
        <w:tc>
          <w:tcPr>
            <w:tcW w:w="1617" w:type="dxa"/>
          </w:tcPr>
          <w:p w14:paraId="378A51F8" w14:textId="77777777" w:rsidR="007A3042" w:rsidRPr="00C93E52" w:rsidRDefault="007A3042" w:rsidP="00621012">
            <w:r w:rsidRPr="00C93E52">
              <w:t>0</w:t>
            </w:r>
            <w:proofErr w:type="gramStart"/>
            <w:r w:rsidRPr="00C93E52">
              <w:t>..</w:t>
            </w:r>
            <w:proofErr w:type="gramEnd"/>
            <w:r w:rsidRPr="00C93E52">
              <w:t>1</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lastRenderedPageBreak/>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29D307CE"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05833A49"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4A1776C1"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12508A"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12508A" w:rsidRPr="00B51795" w:rsidRDefault="0012508A" w:rsidP="0012508A">
            <w:pPr>
              <w:rPr>
                <w:color w:val="FF0000"/>
                <w:lang w:eastAsia="sv-SE"/>
              </w:rPr>
            </w:pPr>
            <w:proofErr w:type="spellStart"/>
            <w:r w:rsidRPr="00B51795">
              <w:rPr>
                <w:color w:val="FF0000"/>
                <w:lang w:eastAsia="sv-SE"/>
              </w:rPr>
              <w:t>relation.typeCode.displayname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12508A" w:rsidRPr="00B51795" w:rsidRDefault="0012508A"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8412D2"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8412D2" w:rsidRDefault="008412D2" w:rsidP="00621012">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8412D2" w:rsidRPr="00C93E52" w:rsidRDefault="008412D2" w:rsidP="00621012">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8412D2" w:rsidRPr="00C93E52" w:rsidRDefault="002C7DC3" w:rsidP="00243055">
            <w:pPr>
              <w:rPr>
                <w:rFonts w:cs="Arial"/>
              </w:rPr>
            </w:pPr>
            <w:r>
              <w:rPr>
                <w:rFonts w:cs="Arial"/>
              </w:rPr>
              <w:t xml:space="preserve">Filtrera </w:t>
            </w:r>
            <w:r w:rsidR="00243055">
              <w:rPr>
                <w:rFonts w:cs="Arial"/>
              </w:rPr>
              <w:t xml:space="preserve">poster </w:t>
            </w:r>
            <w:r>
              <w:rPr>
                <w:rFonts w:cs="Arial"/>
              </w:rPr>
              <w:t xml:space="preserve">på </w:t>
            </w:r>
            <w:r w:rsidR="00243055">
              <w:rPr>
                <w:rFonts w:cs="Arial"/>
              </w:rPr>
              <w:t>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5D7FFD2A" w:rsidR="008412D2" w:rsidRDefault="008412D2" w:rsidP="00621012">
            <w:r>
              <w:t>0</w:t>
            </w:r>
            <w:proofErr w:type="gramStart"/>
            <w:r>
              <w:t>..</w:t>
            </w:r>
            <w:proofErr w:type="gramEnd"/>
            <w:r>
              <w:t>1</w:t>
            </w:r>
          </w:p>
        </w:tc>
      </w:tr>
      <w:tr w:rsidR="001531BA"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1531BA" w:rsidRDefault="001531BA" w:rsidP="00621012">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1531BA" w:rsidRPr="00C93E52" w:rsidRDefault="002C7DC3" w:rsidP="00181B47">
            <w:pPr>
              <w:rPr>
                <w:rFonts w:cs="Arial"/>
              </w:rPr>
            </w:pPr>
            <w:r>
              <w:rPr>
                <w:rFonts w:cs="Arial"/>
              </w:rPr>
              <w:t>Id-</w:t>
            </w:r>
            <w:proofErr w:type="spellStart"/>
            <w:r w:rsidR="0023771D">
              <w:rPr>
                <w:rFonts w:cs="Arial"/>
              </w:rPr>
              <w:t>root</w:t>
            </w:r>
            <w:proofErr w:type="spellEnd"/>
            <w:r w:rsidR="0023771D">
              <w:rPr>
                <w:rFonts w:cs="Arial"/>
              </w:rPr>
              <w:t xml:space="preserve"> från</w:t>
            </w:r>
            <w:r>
              <w:rPr>
                <w:rFonts w:cs="Arial"/>
              </w:rPr>
              <w:t xml:space="preserve"> den </w:t>
            </w:r>
            <w:r w:rsidR="00181B47">
              <w:rPr>
                <w:rFonts w:cs="Arial"/>
              </w:rPr>
              <w:t>U</w:t>
            </w:r>
            <w:r>
              <w:rPr>
                <w:rFonts w:cs="Arial"/>
              </w:rPr>
              <w:t xml:space="preserve">ppgift i </w:t>
            </w:r>
            <w:r>
              <w:rPr>
                <w:rFonts w:cs="Arial"/>
              </w:rPr>
              <w:lastRenderedPageBreak/>
              <w:t>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01339B1D" w:rsidR="001531BA" w:rsidRPr="00C93E52" w:rsidRDefault="008412D2" w:rsidP="00621012">
            <w:r>
              <w:lastRenderedPageBreak/>
              <w:t>0</w:t>
            </w:r>
            <w:proofErr w:type="gramStart"/>
            <w:r>
              <w:t>..</w:t>
            </w:r>
            <w:proofErr w:type="gramEnd"/>
            <w:r>
              <w:t>1</w:t>
            </w:r>
          </w:p>
        </w:tc>
      </w:tr>
      <w:tr w:rsidR="001531BA"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1531BA" w:rsidRDefault="001531BA" w:rsidP="00621012">
            <w:pPr>
              <w:rPr>
                <w:lang w:eastAsia="sv-SE"/>
              </w:rPr>
            </w:pPr>
            <w:proofErr w:type="spellStart"/>
            <w:r>
              <w:rPr>
                <w:lang w:eastAsia="sv-SE"/>
              </w:rPr>
              <w:lastRenderedPageBreak/>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1531BA" w:rsidRPr="00C93E52" w:rsidRDefault="002C7DC3" w:rsidP="00621012">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3D26893" w:rsidR="001531BA" w:rsidRPr="00C93E52" w:rsidRDefault="008412D2" w:rsidP="00621012">
            <w:r>
              <w:t>0</w:t>
            </w:r>
            <w:proofErr w:type="gramStart"/>
            <w:r>
              <w:t>..</w:t>
            </w:r>
            <w:proofErr w:type="gramEnd"/>
            <w:r>
              <w:t>1</w:t>
            </w:r>
          </w:p>
        </w:tc>
      </w:tr>
      <w:tr w:rsidR="001531BA"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1531BA" w:rsidRDefault="001531BA" w:rsidP="00621012">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1531BA" w:rsidRPr="00C93E52" w:rsidRDefault="001531BA" w:rsidP="00621012">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0F51F149" w:rsidR="001531BA" w:rsidRPr="00C93E52" w:rsidRDefault="0023771D" w:rsidP="00DE155E">
            <w:pPr>
              <w:rPr>
                <w:rFonts w:cs="Arial"/>
              </w:rPr>
            </w:pPr>
            <w:r>
              <w:rPr>
                <w:rFonts w:cs="Arial"/>
              </w:rPr>
              <w:t xml:space="preserve">Den typ av uppgift i patientjournal som sambandet pekar ut. </w:t>
            </w:r>
            <w:r w:rsidR="00DE155E">
              <w:rPr>
                <w:rFonts w:cs="Arial"/>
              </w:rPr>
              <w:t xml:space="preserve">Detta är en kod </w:t>
            </w:r>
            <w:r w:rsidR="00243055">
              <w:rPr>
                <w:rFonts w:cs="Arial"/>
              </w:rPr>
              <w:t xml:space="preserve">från </w:t>
            </w:r>
            <w:proofErr w:type="spellStart"/>
            <w:r w:rsidR="00243055">
              <w:t>Categorization</w:t>
            </w:r>
            <w:proofErr w:type="spellEnd"/>
            <w:r w:rsidR="00DE155E">
              <w:t xml:space="preserve"> i engagemangsindexposten. Exempelvis kan en observation ha ett samband till en annan observation och då </w:t>
            </w:r>
            <w:r w:rsidR="00243055">
              <w:t xml:space="preserve">är </w:t>
            </w:r>
            <w:proofErr w:type="spellStart"/>
            <w:r w:rsidR="00243055">
              <w:t>referredInformationType</w:t>
            </w:r>
            <w:proofErr w:type="spellEnd"/>
            <w:r w:rsidR="001B1C17">
              <w:t xml:space="preserve"> ”</w:t>
            </w:r>
            <w:r w:rsidR="001B1C17" w:rsidRPr="00F83C47">
              <w:rPr>
                <w:color w:val="000000"/>
              </w:rPr>
              <w:t xml:space="preserve"> </w:t>
            </w:r>
            <w:proofErr w:type="spellStart"/>
            <w:r w:rsidR="001B1C17" w:rsidRPr="00F83C47">
              <w:rPr>
                <w:color w:val="000000"/>
              </w:rPr>
              <w:t>ch</w:t>
            </w:r>
            <w:r w:rsidR="001B1C17">
              <w:rPr>
                <w:color w:val="000000"/>
              </w:rPr>
              <w:t>b</w:t>
            </w:r>
            <w:proofErr w:type="spellEnd"/>
            <w:r w:rsidR="001B1C17" w:rsidRPr="00F83C47">
              <w:rPr>
                <w:color w:val="000000"/>
              </w:rPr>
              <w:t>-go</w:t>
            </w:r>
            <w:r w:rsidR="001B1C17">
              <w:t>”</w:t>
            </w:r>
            <w:r w:rsidR="00DE155E">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2A029C5B" w:rsidR="001531BA" w:rsidRPr="00C93E52" w:rsidRDefault="008412D2" w:rsidP="00621012">
            <w:r>
              <w:t>0</w:t>
            </w:r>
            <w:proofErr w:type="gramStart"/>
            <w:r>
              <w:t>..</w:t>
            </w:r>
            <w:proofErr w:type="gramEnd"/>
            <w:r>
              <w:t>1</w:t>
            </w:r>
          </w:p>
        </w:tc>
      </w:tr>
      <w:tr w:rsidR="00AE6258" w:rsidRPr="0012437B" w14:paraId="0EE22A7E" w14:textId="77777777" w:rsidTr="00432C82">
        <w:trPr>
          <w:ins w:id="111" w:author="Torbjörn Dahlin" w:date="2014-12-17T07:51:00Z"/>
        </w:trPr>
        <w:tc>
          <w:tcPr>
            <w:tcW w:w="2943" w:type="dxa"/>
            <w:tcBorders>
              <w:top w:val="single" w:sz="4" w:space="0" w:color="auto"/>
              <w:left w:val="single" w:sz="4" w:space="0" w:color="auto"/>
              <w:bottom w:val="single" w:sz="4" w:space="0" w:color="auto"/>
              <w:right w:val="single" w:sz="4" w:space="0" w:color="auto"/>
            </w:tcBorders>
          </w:tcPr>
          <w:p w14:paraId="45CE6B4A" w14:textId="2248B5D3" w:rsidR="00AE6258" w:rsidRDefault="00AE6258" w:rsidP="00621012">
            <w:pPr>
              <w:rPr>
                <w:ins w:id="112" w:author="Torbjörn Dahlin" w:date="2014-12-17T07:51:00Z"/>
                <w:lang w:eastAsia="sv-SE"/>
              </w:rPr>
            </w:pPr>
            <w:proofErr w:type="spellStart"/>
            <w:ins w:id="113" w:author="Torbjörn Dahlin" w:date="2014-12-17T07:51:00Z">
              <w:r w:rsidRPr="00AE6258">
                <w:rPr>
                  <w:lang w:eastAsia="sv-SE"/>
                </w:rPr>
                <w:t>requestedClinicalModel</w:t>
              </w:r>
              <w:proofErr w:type="spellEnd"/>
            </w:ins>
          </w:p>
        </w:tc>
        <w:tc>
          <w:tcPr>
            <w:tcW w:w="2037" w:type="dxa"/>
            <w:tcBorders>
              <w:top w:val="single" w:sz="4" w:space="0" w:color="auto"/>
              <w:left w:val="single" w:sz="4" w:space="0" w:color="auto"/>
              <w:bottom w:val="single" w:sz="4" w:space="0" w:color="auto"/>
              <w:right w:val="single" w:sz="4" w:space="0" w:color="auto"/>
            </w:tcBorders>
          </w:tcPr>
          <w:p w14:paraId="1AF6C6F5" w14:textId="49892B2D" w:rsidR="00AE6258" w:rsidRDefault="00AE6258" w:rsidP="00621012">
            <w:pPr>
              <w:rPr>
                <w:ins w:id="114" w:author="Torbjörn Dahlin" w:date="2014-12-17T07:51:00Z"/>
              </w:rPr>
            </w:pPr>
            <w:proofErr w:type="spellStart"/>
            <w:ins w:id="115" w:author="Torbjörn Dahlin" w:date="2014-12-17T07:51:00Z">
              <w:r>
                <w:t>IIType</w:t>
              </w:r>
              <w:proofErr w:type="spellEnd"/>
            </w:ins>
          </w:p>
        </w:tc>
        <w:tc>
          <w:tcPr>
            <w:tcW w:w="2925" w:type="dxa"/>
            <w:tcBorders>
              <w:top w:val="single" w:sz="4" w:space="0" w:color="auto"/>
              <w:left w:val="single" w:sz="4" w:space="0" w:color="auto"/>
              <w:bottom w:val="single" w:sz="4" w:space="0" w:color="auto"/>
              <w:right w:val="single" w:sz="4" w:space="0" w:color="auto"/>
            </w:tcBorders>
          </w:tcPr>
          <w:p w14:paraId="083B6D04" w14:textId="7C9609B4" w:rsidR="00AE6258" w:rsidRDefault="00AE6258" w:rsidP="00DE155E">
            <w:pPr>
              <w:rPr>
                <w:ins w:id="116" w:author="Torbjörn Dahlin" w:date="2014-12-17T07:51:00Z"/>
                <w:rFonts w:cs="Arial"/>
              </w:rPr>
            </w:pPr>
            <w:ins w:id="117" w:author="Torbjörn Dahlin" w:date="2014-12-17T07:51:00Z">
              <w:r>
                <w:rPr>
                  <w:rFonts w:cs="Arial"/>
                </w:rPr>
                <w:t xml:space="preserve">Filtrera svar på önskad klinisk modell. </w:t>
              </w:r>
            </w:ins>
            <w:ins w:id="118" w:author="Torbjörn Dahlin" w:date="2014-12-17T07:52:00Z">
              <w:r>
                <w:rPr>
                  <w:rFonts w:cs="Arial"/>
                </w:rPr>
                <w:t>Om producenten känner igen de angivna i</w:t>
              </w:r>
            </w:ins>
            <w:ins w:id="119" w:author="Torbjörn Dahlin" w:date="2014-12-17T07:53:00Z">
              <w:r>
                <w:rPr>
                  <w:rFonts w:cs="Arial"/>
                </w:rPr>
                <w:t xml:space="preserve">dentiteterna </w:t>
              </w:r>
            </w:ins>
            <w:ins w:id="120" w:author="Torbjörn Dahlin" w:date="2014-12-17T07:52:00Z">
              <w:r>
                <w:rPr>
                  <w:rFonts w:cs="Arial"/>
                </w:rPr>
                <w:t>för de kliniska modelle</w:t>
              </w:r>
            </w:ins>
            <w:ins w:id="121" w:author="Torbjörn Dahlin" w:date="2014-12-17T07:53:00Z">
              <w:r>
                <w:rPr>
                  <w:rFonts w:cs="Arial"/>
                </w:rPr>
                <w:t>r</w:t>
              </w:r>
            </w:ins>
            <w:ins w:id="122" w:author="Torbjörn Dahlin" w:date="2014-12-17T07:52:00Z">
              <w:r>
                <w:rPr>
                  <w:rFonts w:cs="Arial"/>
                </w:rPr>
                <w:t>n</w:t>
              </w:r>
            </w:ins>
            <w:ins w:id="123" w:author="Torbjörn Dahlin" w:date="2014-12-17T07:53:00Z">
              <w:r>
                <w:rPr>
                  <w:rFonts w:cs="Arial"/>
                </w:rPr>
                <w:t>a</w:t>
              </w:r>
            </w:ins>
            <w:ins w:id="124" w:author="Torbjörn Dahlin" w:date="2014-12-17T07:52:00Z">
              <w:r>
                <w:rPr>
                  <w:rFonts w:cs="Arial"/>
                </w:rPr>
                <w:t xml:space="preserve"> kommer svaret att filtreras så att endast relevanta observationer returneras. Om </w:t>
              </w:r>
              <w:proofErr w:type="gramStart"/>
              <w:r>
                <w:rPr>
                  <w:rFonts w:cs="Arial"/>
                </w:rPr>
                <w:t>något</w:t>
              </w:r>
              <w:proofErr w:type="gramEnd"/>
              <w:r>
                <w:rPr>
                  <w:rFonts w:cs="Arial"/>
                </w:rPr>
                <w:t xml:space="preserve"> av </w:t>
              </w:r>
            </w:ins>
            <w:ins w:id="125" w:author="Torbjörn Dahlin" w:date="2014-12-17T07:53:00Z">
              <w:r>
                <w:rPr>
                  <w:rFonts w:cs="Arial"/>
                </w:rPr>
                <w:t xml:space="preserve">de angivna identiteterna </w:t>
              </w:r>
            </w:ins>
            <w:ins w:id="126" w:author="Torbjörn Dahlin" w:date="2014-12-17T07:54:00Z">
              <w:r>
                <w:rPr>
                  <w:rFonts w:cs="Arial"/>
                </w:rPr>
                <w:t xml:space="preserve">är okänt skall producenten ignorera denna parameter och svara som om </w:t>
              </w:r>
            </w:ins>
            <w:ins w:id="127" w:author="Torbjörn Dahlin" w:date="2014-12-17T07:55:00Z">
              <w:r w:rsidRPr="00AE6258">
                <w:rPr>
                  <w:lang w:eastAsia="sv-SE"/>
                </w:rPr>
                <w:t xml:space="preserve"> </w:t>
              </w:r>
              <w:r>
                <w:rPr>
                  <w:lang w:eastAsia="sv-SE"/>
                </w:rPr>
                <w:t>parametern inte var angiven. Om ingen identitetsangivelse angetts filtreras inte svaret på identitet för klinisk modell.</w:t>
              </w:r>
            </w:ins>
            <w:bookmarkStart w:id="128" w:name="_GoBack"/>
            <w:bookmarkEnd w:id="128"/>
          </w:p>
        </w:tc>
        <w:tc>
          <w:tcPr>
            <w:tcW w:w="1617" w:type="dxa"/>
            <w:tcBorders>
              <w:top w:val="single" w:sz="4" w:space="0" w:color="auto"/>
              <w:left w:val="single" w:sz="4" w:space="0" w:color="auto"/>
              <w:bottom w:val="single" w:sz="4" w:space="0" w:color="auto"/>
              <w:right w:val="single" w:sz="4" w:space="0" w:color="auto"/>
            </w:tcBorders>
          </w:tcPr>
          <w:p w14:paraId="6AD1D4EB" w14:textId="2E4A42F4" w:rsidR="00AE6258" w:rsidRDefault="00AE6258" w:rsidP="00621012">
            <w:pPr>
              <w:rPr>
                <w:ins w:id="129" w:author="Torbjörn Dahlin" w:date="2014-12-17T07:51:00Z"/>
              </w:rPr>
            </w:pPr>
            <w:ins w:id="130" w:author="Torbjörn Dahlin" w:date="2014-12-17T07:51:00Z">
              <w:r>
                <w:t>0</w:t>
              </w:r>
              <w:proofErr w:type="gramStart"/>
              <w:r>
                <w:t>..</w:t>
              </w:r>
              <w:proofErr w:type="gramEnd"/>
              <w:r>
                <w:t>*</w:t>
              </w:r>
            </w:ins>
          </w:p>
        </w:tc>
      </w:tr>
      <w:tr w:rsidR="00432C82" w:rsidRPr="0012437B" w14:paraId="311A29F9" w14:textId="77777777" w:rsidTr="00432C82">
        <w:tc>
          <w:tcPr>
            <w:tcW w:w="2943" w:type="dxa"/>
            <w:tcBorders>
              <w:top w:val="single" w:sz="4" w:space="0" w:color="auto"/>
              <w:left w:val="nil"/>
              <w:bottom w:val="nil"/>
              <w:right w:val="nil"/>
            </w:tcBorders>
          </w:tcPr>
          <w:p w14:paraId="1E7970C0" w14:textId="77777777" w:rsidR="00432C82" w:rsidRDefault="00432C82" w:rsidP="00621012">
            <w:pPr>
              <w:rPr>
                <w:lang w:eastAsia="sv-SE"/>
              </w:rPr>
            </w:pPr>
          </w:p>
        </w:tc>
        <w:tc>
          <w:tcPr>
            <w:tcW w:w="2037" w:type="dxa"/>
            <w:tcBorders>
              <w:top w:val="single" w:sz="4" w:space="0" w:color="auto"/>
              <w:left w:val="nil"/>
              <w:bottom w:val="nil"/>
              <w:right w:val="nil"/>
            </w:tcBorders>
          </w:tcPr>
          <w:p w14:paraId="33E73524" w14:textId="77777777" w:rsidR="00432C82" w:rsidRDefault="00432C82" w:rsidP="00621012"/>
        </w:tc>
        <w:tc>
          <w:tcPr>
            <w:tcW w:w="2925" w:type="dxa"/>
            <w:tcBorders>
              <w:top w:val="single" w:sz="4" w:space="0" w:color="auto"/>
              <w:left w:val="nil"/>
              <w:bottom w:val="nil"/>
              <w:right w:val="nil"/>
            </w:tcBorders>
          </w:tcPr>
          <w:p w14:paraId="47EE732E" w14:textId="77777777" w:rsidR="00432C82" w:rsidRPr="00C93E52" w:rsidRDefault="00432C82" w:rsidP="00621012">
            <w:pPr>
              <w:rPr>
                <w:rFonts w:cs="Arial"/>
              </w:rPr>
            </w:pPr>
          </w:p>
        </w:tc>
        <w:tc>
          <w:tcPr>
            <w:tcW w:w="1617" w:type="dxa"/>
            <w:tcBorders>
              <w:top w:val="single" w:sz="4" w:space="0" w:color="auto"/>
              <w:left w:val="nil"/>
              <w:bottom w:val="nil"/>
              <w:right w:val="nil"/>
            </w:tcBorders>
          </w:tcPr>
          <w:p w14:paraId="21C58208" w14:textId="77777777" w:rsidR="00432C82" w:rsidRDefault="00432C82" w:rsidP="00621012"/>
        </w:tc>
      </w:tr>
      <w:tr w:rsidR="00432C82" w:rsidRPr="0012437B" w14:paraId="765BD5EF" w14:textId="77777777" w:rsidTr="00432C82">
        <w:tc>
          <w:tcPr>
            <w:tcW w:w="2943" w:type="dxa"/>
            <w:tcBorders>
              <w:top w:val="nil"/>
              <w:left w:val="nil"/>
              <w:bottom w:val="nil"/>
              <w:right w:val="nil"/>
            </w:tcBorders>
          </w:tcPr>
          <w:p w14:paraId="213D750E" w14:textId="77777777" w:rsidR="00432C82" w:rsidRPr="00432C82" w:rsidRDefault="00432C82" w:rsidP="00432C82"/>
          <w:p w14:paraId="4DC06769" w14:textId="77777777" w:rsidR="00432C82" w:rsidRDefault="00432C82" w:rsidP="00432C82">
            <w:pPr>
              <w:rPr>
                <w:lang w:eastAsia="sv-SE"/>
              </w:rPr>
            </w:pPr>
          </w:p>
          <w:p w14:paraId="5BEF4958" w14:textId="2B59707F" w:rsidR="00432C82" w:rsidRDefault="00432C82" w:rsidP="00432C82">
            <w:pPr>
              <w:pStyle w:val="Rubrik4"/>
              <w:rPr>
                <w:lang w:eastAsia="sv-SE"/>
              </w:rPr>
            </w:pPr>
            <w:r>
              <w:rPr>
                <w:lang w:eastAsia="sv-SE"/>
              </w:rPr>
              <w:t>Svar</w:t>
            </w:r>
          </w:p>
        </w:tc>
        <w:tc>
          <w:tcPr>
            <w:tcW w:w="2037" w:type="dxa"/>
            <w:tcBorders>
              <w:top w:val="nil"/>
              <w:left w:val="nil"/>
              <w:bottom w:val="nil"/>
              <w:right w:val="nil"/>
            </w:tcBorders>
          </w:tcPr>
          <w:p w14:paraId="05DD8BF7" w14:textId="77777777" w:rsidR="00432C82" w:rsidRDefault="00432C82" w:rsidP="00621012"/>
        </w:tc>
        <w:tc>
          <w:tcPr>
            <w:tcW w:w="2925" w:type="dxa"/>
            <w:tcBorders>
              <w:top w:val="nil"/>
              <w:left w:val="nil"/>
              <w:bottom w:val="nil"/>
              <w:right w:val="nil"/>
            </w:tcBorders>
          </w:tcPr>
          <w:p w14:paraId="1F4F31CA" w14:textId="77777777" w:rsidR="00432C82" w:rsidRPr="00C93E52" w:rsidRDefault="00432C82" w:rsidP="00621012">
            <w:pPr>
              <w:rPr>
                <w:rFonts w:cs="Arial"/>
              </w:rPr>
            </w:pPr>
          </w:p>
        </w:tc>
        <w:tc>
          <w:tcPr>
            <w:tcW w:w="1617" w:type="dxa"/>
            <w:tcBorders>
              <w:top w:val="nil"/>
              <w:left w:val="nil"/>
              <w:bottom w:val="nil"/>
              <w:right w:val="nil"/>
            </w:tcBorders>
          </w:tcPr>
          <w:p w14:paraId="3C35C88E" w14:textId="77777777" w:rsidR="00432C82" w:rsidRDefault="00432C82" w:rsidP="00621012"/>
        </w:tc>
      </w:tr>
      <w:tr w:rsidR="00E668F2" w:rsidRPr="0012437B" w14:paraId="53123B39" w14:textId="77777777" w:rsidTr="00432C82">
        <w:tc>
          <w:tcPr>
            <w:tcW w:w="2943" w:type="dxa"/>
            <w:tcBorders>
              <w:top w:val="nil"/>
              <w:left w:val="nil"/>
              <w:bottom w:val="single" w:sz="4" w:space="0" w:color="auto"/>
              <w:right w:val="nil"/>
            </w:tcBorders>
          </w:tcPr>
          <w:p w14:paraId="0DD6EDFE" w14:textId="77777777" w:rsidR="00E668F2" w:rsidRDefault="00E668F2" w:rsidP="00621012">
            <w:pPr>
              <w:rPr>
                <w:lang w:eastAsia="sv-SE"/>
              </w:rPr>
            </w:pPr>
          </w:p>
        </w:tc>
        <w:tc>
          <w:tcPr>
            <w:tcW w:w="2037" w:type="dxa"/>
            <w:tcBorders>
              <w:top w:val="nil"/>
              <w:left w:val="nil"/>
              <w:bottom w:val="single" w:sz="4" w:space="0" w:color="auto"/>
              <w:right w:val="nil"/>
            </w:tcBorders>
          </w:tcPr>
          <w:p w14:paraId="0974F45B" w14:textId="77777777" w:rsidR="00E668F2" w:rsidRDefault="00E668F2" w:rsidP="00621012"/>
        </w:tc>
        <w:tc>
          <w:tcPr>
            <w:tcW w:w="2925" w:type="dxa"/>
            <w:tcBorders>
              <w:top w:val="nil"/>
              <w:left w:val="nil"/>
              <w:bottom w:val="single" w:sz="4" w:space="0" w:color="auto"/>
              <w:right w:val="nil"/>
            </w:tcBorders>
          </w:tcPr>
          <w:p w14:paraId="66CEFAAF" w14:textId="77777777" w:rsidR="00E668F2" w:rsidRPr="00C93E52" w:rsidRDefault="00E668F2" w:rsidP="00621012">
            <w:pPr>
              <w:rPr>
                <w:rFonts w:cs="Arial"/>
              </w:rPr>
            </w:pPr>
          </w:p>
        </w:tc>
        <w:tc>
          <w:tcPr>
            <w:tcW w:w="1617" w:type="dxa"/>
            <w:tcBorders>
              <w:top w:val="nil"/>
              <w:left w:val="nil"/>
              <w:bottom w:val="single" w:sz="4" w:space="0" w:color="auto"/>
              <w:right w:val="nil"/>
            </w:tcBorders>
          </w:tcPr>
          <w:p w14:paraId="2D73EB2F" w14:textId="77777777" w:rsidR="00E668F2" w:rsidRDefault="00E668F2" w:rsidP="00621012"/>
        </w:tc>
      </w:tr>
      <w:tr w:rsidR="002A63EF" w:rsidRPr="00F71DFD" w14:paraId="3657677A" w14:textId="77777777" w:rsidTr="00621012">
        <w:tc>
          <w:tcPr>
            <w:tcW w:w="2943" w:type="dxa"/>
            <w:shd w:val="clear" w:color="auto" w:fill="D9D9D9" w:themeFill="background1" w:themeFillShade="D9"/>
          </w:tcPr>
          <w:p w14:paraId="504D549A" w14:textId="4BDE50B3" w:rsidR="002A63EF" w:rsidRPr="002A63EF" w:rsidRDefault="002A63EF" w:rsidP="00621012">
            <w:pPr>
              <w:rPr>
                <w:b/>
              </w:rPr>
            </w:pPr>
            <w:r w:rsidRPr="002A63EF">
              <w:rPr>
                <w:b/>
              </w:rPr>
              <w:t>Namn</w:t>
            </w:r>
          </w:p>
        </w:tc>
        <w:tc>
          <w:tcPr>
            <w:tcW w:w="2037" w:type="dxa"/>
            <w:shd w:val="clear" w:color="auto" w:fill="D9D9D9" w:themeFill="background1" w:themeFillShade="D9"/>
          </w:tcPr>
          <w:p w14:paraId="41B375D5" w14:textId="2ACAB646" w:rsidR="002A63EF" w:rsidRPr="002A63EF" w:rsidRDefault="002A63EF" w:rsidP="00621012">
            <w:pPr>
              <w:rPr>
                <w:b/>
              </w:rPr>
            </w:pPr>
            <w:r w:rsidRPr="002A63EF">
              <w:rPr>
                <w:b/>
              </w:rPr>
              <w:t>Typ</w:t>
            </w:r>
          </w:p>
        </w:tc>
        <w:tc>
          <w:tcPr>
            <w:tcW w:w="2925" w:type="dxa"/>
            <w:shd w:val="clear" w:color="auto" w:fill="D9D9D9" w:themeFill="background1" w:themeFillShade="D9"/>
          </w:tcPr>
          <w:p w14:paraId="1CBC36B6" w14:textId="3DBF6DB4" w:rsidR="002A63EF" w:rsidRPr="002A63EF" w:rsidRDefault="002A63EF" w:rsidP="00621012">
            <w:pPr>
              <w:rPr>
                <w:b/>
              </w:rPr>
            </w:pPr>
            <w:r w:rsidRPr="002A63EF">
              <w:rPr>
                <w:b/>
              </w:rPr>
              <w:t>Beskrivning</w:t>
            </w:r>
          </w:p>
        </w:tc>
        <w:tc>
          <w:tcPr>
            <w:tcW w:w="1617" w:type="dxa"/>
            <w:shd w:val="clear" w:color="auto" w:fill="D9D9D9" w:themeFill="background1" w:themeFillShade="D9"/>
          </w:tcPr>
          <w:p w14:paraId="7B8B9EC8" w14:textId="006ECA19" w:rsidR="002A63EF" w:rsidRPr="002A63EF" w:rsidRDefault="002A63EF" w:rsidP="00621012">
            <w:pPr>
              <w:rPr>
                <w:b/>
              </w:rPr>
            </w:pPr>
            <w:r w:rsidRPr="002A63EF">
              <w:rPr>
                <w:b/>
              </w:rPr>
              <w:t>Kardinalitet</w:t>
            </w:r>
          </w:p>
        </w:tc>
      </w:tr>
      <w:tr w:rsidR="00CB4AE4" w:rsidRPr="00F71DFD" w14:paraId="6E669DF5" w14:textId="77777777" w:rsidTr="00CB4AE4">
        <w:tc>
          <w:tcPr>
            <w:tcW w:w="2943" w:type="dxa"/>
            <w:shd w:val="clear" w:color="auto" w:fill="A6A6A6" w:themeFill="background1" w:themeFillShade="A6"/>
          </w:tcPr>
          <w:p w14:paraId="114AB3CD" w14:textId="5492B659" w:rsidR="00CB4AE4" w:rsidRPr="00CB4AE4" w:rsidRDefault="00CB4AE4" w:rsidP="00621012">
            <w:proofErr w:type="spellStart"/>
            <w:r>
              <w:t>observationGroup</w:t>
            </w:r>
            <w:proofErr w:type="spellEnd"/>
          </w:p>
        </w:tc>
        <w:tc>
          <w:tcPr>
            <w:tcW w:w="2037" w:type="dxa"/>
            <w:shd w:val="clear" w:color="auto" w:fill="A6A6A6" w:themeFill="background1" w:themeFillShade="A6"/>
          </w:tcPr>
          <w:p w14:paraId="79E0715F" w14:textId="1B6A5451" w:rsidR="00CB4AE4" w:rsidRPr="00CB4AE4" w:rsidRDefault="00CB4AE4" w:rsidP="00621012">
            <w:proofErr w:type="spellStart"/>
            <w:r>
              <w:t>ObservationGroupT</w:t>
            </w:r>
            <w:r>
              <w:lastRenderedPageBreak/>
              <w:t>ype</w:t>
            </w:r>
            <w:proofErr w:type="spellEnd"/>
          </w:p>
        </w:tc>
        <w:tc>
          <w:tcPr>
            <w:tcW w:w="2925" w:type="dxa"/>
            <w:shd w:val="clear" w:color="auto" w:fill="A6A6A6" w:themeFill="background1" w:themeFillShade="A6"/>
          </w:tcPr>
          <w:p w14:paraId="326A48AB" w14:textId="18B4EC09" w:rsidR="00CB4AE4" w:rsidRPr="00CB4AE4" w:rsidRDefault="00CB4AE4" w:rsidP="00966EF9">
            <w:r>
              <w:lastRenderedPageBreak/>
              <w:t xml:space="preserve">Grupp av observationer som </w:t>
            </w:r>
            <w:r>
              <w:lastRenderedPageBreak/>
              <w:t>delar samma metadata. Denna nivå är framförallt till för att kunna begränsa mängden metadata i överföringen i de fall då flera observationer gjorts vid samma tillfälle med samma medverkande (exempelvis mätning av systoliskt och diastoliskt blodtryck). Denna klass är en teknisk optimering som inte speglas i NI 2015:1</w:t>
            </w:r>
            <w:r w:rsidR="00966EF9">
              <w:t>.</w:t>
            </w:r>
          </w:p>
        </w:tc>
        <w:tc>
          <w:tcPr>
            <w:tcW w:w="1617" w:type="dxa"/>
            <w:shd w:val="clear" w:color="auto" w:fill="A6A6A6" w:themeFill="background1" w:themeFillShade="A6"/>
          </w:tcPr>
          <w:p w14:paraId="3272850A" w14:textId="4ED81224" w:rsidR="00CB4AE4" w:rsidRPr="00CB4AE4" w:rsidRDefault="00CB4AE4" w:rsidP="00621012">
            <w:r w:rsidRPr="00CB4AE4">
              <w:lastRenderedPageBreak/>
              <w:t>0</w:t>
            </w:r>
            <w:proofErr w:type="gramStart"/>
            <w:r w:rsidRPr="00CB4AE4">
              <w:t>..</w:t>
            </w:r>
            <w:proofErr w:type="gramEnd"/>
            <w:r w:rsidRPr="00CB4AE4">
              <w:t>*</w:t>
            </w:r>
          </w:p>
        </w:tc>
      </w:tr>
      <w:tr w:rsidR="00CB4AE4" w:rsidRPr="00F71DFD" w14:paraId="7064BC25" w14:textId="77777777" w:rsidTr="00CB4AE4">
        <w:tc>
          <w:tcPr>
            <w:tcW w:w="2943" w:type="dxa"/>
            <w:shd w:val="clear" w:color="auto" w:fill="FFFFFF" w:themeFill="background1"/>
          </w:tcPr>
          <w:p w14:paraId="3142A67E" w14:textId="50F91B15" w:rsidR="00CB4AE4" w:rsidRPr="00DE065A" w:rsidRDefault="00CB4AE4" w:rsidP="00621012">
            <w:r w:rsidRPr="003C622B">
              <w:lastRenderedPageBreak/>
              <w:t>patient</w:t>
            </w:r>
          </w:p>
        </w:tc>
        <w:tc>
          <w:tcPr>
            <w:tcW w:w="2037" w:type="dxa"/>
            <w:shd w:val="clear" w:color="auto" w:fill="FFFFFF" w:themeFill="background1"/>
          </w:tcPr>
          <w:p w14:paraId="64FA00EB" w14:textId="4D716E8F" w:rsidR="00CB4AE4" w:rsidRDefault="00CB4AE4" w:rsidP="00621012">
            <w:proofErr w:type="spellStart"/>
            <w:r>
              <w:t>PatientType</w:t>
            </w:r>
            <w:proofErr w:type="spellEnd"/>
          </w:p>
        </w:tc>
        <w:tc>
          <w:tcPr>
            <w:tcW w:w="2925" w:type="dxa"/>
            <w:shd w:val="clear" w:color="auto" w:fill="FFFFFF" w:themeFill="background1"/>
          </w:tcPr>
          <w:p w14:paraId="66022CB5" w14:textId="46DD8F27" w:rsidR="00CB4AE4" w:rsidRDefault="00966EF9" w:rsidP="00621012">
            <w:r>
              <w:t>Den patient som observationsgruppen avser</w:t>
            </w:r>
            <w:r w:rsidR="00181B47">
              <w:t>.</w:t>
            </w:r>
          </w:p>
        </w:tc>
        <w:tc>
          <w:tcPr>
            <w:tcW w:w="1617" w:type="dxa"/>
            <w:shd w:val="clear" w:color="auto" w:fill="FFFFFF" w:themeFill="background1"/>
          </w:tcPr>
          <w:p w14:paraId="7C7A06D3" w14:textId="13AB316E" w:rsidR="00CB4AE4" w:rsidRPr="00CB4AE4" w:rsidRDefault="00CB4AE4" w:rsidP="00621012">
            <w:r>
              <w:t>1</w:t>
            </w:r>
            <w:proofErr w:type="gramStart"/>
            <w:r>
              <w:t>..</w:t>
            </w:r>
            <w:proofErr w:type="gramEnd"/>
            <w:r>
              <w:t>1</w:t>
            </w:r>
          </w:p>
        </w:tc>
      </w:tr>
      <w:tr w:rsidR="00CB4AE4" w:rsidRPr="00F71DFD" w14:paraId="51F185BC" w14:textId="77777777" w:rsidTr="00CB4AE4">
        <w:tc>
          <w:tcPr>
            <w:tcW w:w="2943" w:type="dxa"/>
            <w:shd w:val="clear" w:color="auto" w:fill="FFFFFF" w:themeFill="background1"/>
          </w:tcPr>
          <w:p w14:paraId="73A76172" w14:textId="624FC314" w:rsidR="00CB4AE4" w:rsidRPr="00DE065A" w:rsidRDefault="00CB4AE4" w:rsidP="00621012">
            <w:proofErr w:type="spellStart"/>
            <w:r w:rsidRPr="003C622B">
              <w:t>performerRole</w:t>
            </w:r>
            <w:proofErr w:type="spellEnd"/>
          </w:p>
        </w:tc>
        <w:tc>
          <w:tcPr>
            <w:tcW w:w="2037" w:type="dxa"/>
            <w:shd w:val="clear" w:color="auto" w:fill="FFFFFF" w:themeFill="background1"/>
          </w:tcPr>
          <w:p w14:paraId="7752577C" w14:textId="015BB6DD" w:rsidR="00CB4AE4" w:rsidRDefault="00CB4AE4" w:rsidP="00621012">
            <w:proofErr w:type="spellStart"/>
            <w:r w:rsidRPr="00CB4AE4">
              <w:t>PerformerRoleType</w:t>
            </w:r>
            <w:proofErr w:type="spellEnd"/>
          </w:p>
        </w:tc>
        <w:tc>
          <w:tcPr>
            <w:tcW w:w="2925" w:type="dxa"/>
            <w:shd w:val="clear" w:color="auto" w:fill="FFFFFF" w:themeFill="background1"/>
          </w:tcPr>
          <w:p w14:paraId="2CF320AA" w14:textId="3CC9AD06" w:rsidR="00CB4AE4" w:rsidRDefault="00966EF9" w:rsidP="00621012">
            <w:r>
              <w:t>Den som utfört observationerna inom gruppen</w:t>
            </w:r>
            <w:r w:rsidR="00181B47">
              <w:t>.</w:t>
            </w:r>
          </w:p>
        </w:tc>
        <w:tc>
          <w:tcPr>
            <w:tcW w:w="1617" w:type="dxa"/>
            <w:shd w:val="clear" w:color="auto" w:fill="FFFFFF" w:themeFill="background1"/>
          </w:tcPr>
          <w:p w14:paraId="0638F3E7" w14:textId="660BE34A" w:rsidR="00CB4AE4" w:rsidRDefault="00CB4AE4" w:rsidP="00621012">
            <w:r>
              <w:t>1</w:t>
            </w:r>
            <w:proofErr w:type="gramStart"/>
            <w:r>
              <w:t>..</w:t>
            </w:r>
            <w:proofErr w:type="gramEnd"/>
            <w:r>
              <w:t>1</w:t>
            </w:r>
          </w:p>
        </w:tc>
      </w:tr>
      <w:tr w:rsidR="00CB4AE4" w:rsidRPr="00F71DFD" w14:paraId="31F6C0D0" w14:textId="77777777" w:rsidTr="00CB4AE4">
        <w:tc>
          <w:tcPr>
            <w:tcW w:w="2943" w:type="dxa"/>
            <w:shd w:val="clear" w:color="auto" w:fill="FFFFFF" w:themeFill="background1"/>
          </w:tcPr>
          <w:p w14:paraId="7ED803F8" w14:textId="359BD854" w:rsidR="00CB4AE4" w:rsidRPr="00DE065A" w:rsidRDefault="00CB4AE4" w:rsidP="00621012">
            <w:proofErr w:type="spellStart"/>
            <w:r w:rsidRPr="003C622B">
              <w:t>legalAuthenticator</w:t>
            </w:r>
            <w:proofErr w:type="spellEnd"/>
          </w:p>
        </w:tc>
        <w:tc>
          <w:tcPr>
            <w:tcW w:w="2037" w:type="dxa"/>
            <w:shd w:val="clear" w:color="auto" w:fill="FFFFFF" w:themeFill="background1"/>
          </w:tcPr>
          <w:p w14:paraId="401D2F17" w14:textId="5100BA84" w:rsidR="00CB4AE4" w:rsidRPr="00CB4AE4" w:rsidRDefault="00CB4AE4" w:rsidP="00621012">
            <w:proofErr w:type="spellStart"/>
            <w:r w:rsidRPr="00CB4AE4">
              <w:t>LegalAuthenticatorType</w:t>
            </w:r>
            <w:proofErr w:type="spellEnd"/>
          </w:p>
        </w:tc>
        <w:tc>
          <w:tcPr>
            <w:tcW w:w="2925" w:type="dxa"/>
            <w:shd w:val="clear" w:color="auto" w:fill="FFFFFF" w:themeFill="background1"/>
          </w:tcPr>
          <w:p w14:paraId="3AA451B5" w14:textId="255126D9" w:rsidR="00CB4AE4" w:rsidRDefault="00966EF9" w:rsidP="00621012">
            <w:r>
              <w:t>Den som signerat observationerna inom gruppen</w:t>
            </w:r>
            <w:r w:rsidR="00181B47">
              <w:t>.</w:t>
            </w:r>
          </w:p>
        </w:tc>
        <w:tc>
          <w:tcPr>
            <w:tcW w:w="1617" w:type="dxa"/>
            <w:shd w:val="clear" w:color="auto" w:fill="FFFFFF" w:themeFill="background1"/>
          </w:tcPr>
          <w:p w14:paraId="4CDF6A1D" w14:textId="2400373E" w:rsidR="00CB4AE4" w:rsidRDefault="00CB4AE4" w:rsidP="00621012">
            <w:r>
              <w:t>0</w:t>
            </w:r>
            <w:proofErr w:type="gramStart"/>
            <w:r>
              <w:t>..</w:t>
            </w:r>
            <w:proofErr w:type="gramEnd"/>
            <w:r>
              <w:t>1</w:t>
            </w:r>
          </w:p>
        </w:tc>
      </w:tr>
      <w:tr w:rsidR="00CB4AE4" w:rsidRPr="00F71DFD" w14:paraId="1E10BC0A" w14:textId="77777777" w:rsidTr="00CB4AE4">
        <w:tc>
          <w:tcPr>
            <w:tcW w:w="2943" w:type="dxa"/>
            <w:shd w:val="clear" w:color="auto" w:fill="FFFFFF" w:themeFill="background1"/>
          </w:tcPr>
          <w:p w14:paraId="18EF01B6" w14:textId="62C6ED6F" w:rsidR="00CB4AE4" w:rsidRPr="00DE065A" w:rsidRDefault="00CB4AE4" w:rsidP="00621012">
            <w:proofErr w:type="spellStart"/>
            <w:r w:rsidRPr="003C622B">
              <w:t>additionalParticipant</w:t>
            </w:r>
            <w:proofErr w:type="spellEnd"/>
          </w:p>
        </w:tc>
        <w:tc>
          <w:tcPr>
            <w:tcW w:w="2037" w:type="dxa"/>
            <w:shd w:val="clear" w:color="auto" w:fill="FFFFFF" w:themeFill="background1"/>
          </w:tcPr>
          <w:p w14:paraId="24216E0C" w14:textId="3685DA22" w:rsidR="00CB4AE4" w:rsidRPr="00CB4AE4" w:rsidRDefault="00CB4AE4" w:rsidP="00621012">
            <w:proofErr w:type="spellStart"/>
            <w:r w:rsidRPr="00CB4AE4">
              <w:t>AdditionalParticipantType</w:t>
            </w:r>
            <w:proofErr w:type="spellEnd"/>
          </w:p>
        </w:tc>
        <w:tc>
          <w:tcPr>
            <w:tcW w:w="2925" w:type="dxa"/>
            <w:shd w:val="clear" w:color="auto" w:fill="FFFFFF" w:themeFill="background1"/>
          </w:tcPr>
          <w:p w14:paraId="31878E6A" w14:textId="78D1D7CF" w:rsidR="00CB4AE4" w:rsidRDefault="00966EF9" w:rsidP="00621012">
            <w:r>
              <w:t>Övriga deltagare relaterat till denna observation</w:t>
            </w:r>
            <w:r w:rsidR="00181B47">
              <w:t>.</w:t>
            </w:r>
          </w:p>
        </w:tc>
        <w:tc>
          <w:tcPr>
            <w:tcW w:w="1617" w:type="dxa"/>
            <w:shd w:val="clear" w:color="auto" w:fill="FFFFFF" w:themeFill="background1"/>
          </w:tcPr>
          <w:p w14:paraId="386F39FF" w14:textId="480E185A" w:rsidR="00CB4AE4" w:rsidRDefault="00CB4AE4" w:rsidP="00621012">
            <w:r>
              <w:t>0</w:t>
            </w:r>
            <w:proofErr w:type="gramStart"/>
            <w:r>
              <w:t>..</w:t>
            </w:r>
            <w:proofErr w:type="gramEnd"/>
            <w:r>
              <w:t>*</w:t>
            </w:r>
          </w:p>
        </w:tc>
      </w:tr>
      <w:tr w:rsidR="00CB4AE4" w:rsidRPr="00F71DFD" w14:paraId="3CB5E57D" w14:textId="77777777" w:rsidTr="00CB4AE4">
        <w:tc>
          <w:tcPr>
            <w:tcW w:w="2943" w:type="dxa"/>
            <w:shd w:val="clear" w:color="auto" w:fill="FFFFFF" w:themeFill="background1"/>
          </w:tcPr>
          <w:p w14:paraId="50382726" w14:textId="36EA136E" w:rsidR="00CB4AE4" w:rsidRPr="00DE065A" w:rsidRDefault="00CB4AE4" w:rsidP="00621012">
            <w:proofErr w:type="spellStart"/>
            <w:r w:rsidRPr="003C622B">
              <w:t>sourceSystem</w:t>
            </w:r>
            <w:proofErr w:type="spellEnd"/>
          </w:p>
        </w:tc>
        <w:tc>
          <w:tcPr>
            <w:tcW w:w="2037" w:type="dxa"/>
            <w:shd w:val="clear" w:color="auto" w:fill="FFFFFF" w:themeFill="background1"/>
          </w:tcPr>
          <w:p w14:paraId="1542C8A1" w14:textId="4A50973B" w:rsidR="00CB4AE4" w:rsidRPr="00CB4AE4" w:rsidRDefault="00CB4AE4" w:rsidP="00621012">
            <w:proofErr w:type="spellStart"/>
            <w:r w:rsidRPr="00CB4AE4">
              <w:t>SourceSystemType</w:t>
            </w:r>
            <w:proofErr w:type="spellEnd"/>
          </w:p>
        </w:tc>
        <w:tc>
          <w:tcPr>
            <w:tcW w:w="2925" w:type="dxa"/>
            <w:shd w:val="clear" w:color="auto" w:fill="FFFFFF" w:themeFill="background1"/>
          </w:tcPr>
          <w:p w14:paraId="3E178A93" w14:textId="08928A57" w:rsidR="00CB4AE4" w:rsidRDefault="00966EF9" w:rsidP="00621012">
            <w:r>
              <w:t>Källsystem som observationsgruppen lagras i</w:t>
            </w:r>
            <w:r w:rsidR="00181B47">
              <w:t>.</w:t>
            </w:r>
          </w:p>
        </w:tc>
        <w:tc>
          <w:tcPr>
            <w:tcW w:w="1617" w:type="dxa"/>
            <w:shd w:val="clear" w:color="auto" w:fill="FFFFFF" w:themeFill="background1"/>
          </w:tcPr>
          <w:p w14:paraId="282C0B2F" w14:textId="10C69531" w:rsidR="00CB4AE4" w:rsidRDefault="00CB4AE4" w:rsidP="00621012">
            <w:r>
              <w:t>1</w:t>
            </w:r>
            <w:proofErr w:type="gramStart"/>
            <w:r>
              <w:t>..</w:t>
            </w:r>
            <w:proofErr w:type="gramEnd"/>
            <w:r>
              <w:t>1</w:t>
            </w:r>
          </w:p>
        </w:tc>
      </w:tr>
      <w:tr w:rsidR="00CB4AE4" w:rsidRPr="00966EF9" w14:paraId="3F087DD1" w14:textId="77777777" w:rsidTr="00CB4AE4">
        <w:tc>
          <w:tcPr>
            <w:tcW w:w="2943" w:type="dxa"/>
            <w:shd w:val="clear" w:color="auto" w:fill="FFFFFF" w:themeFill="background1"/>
          </w:tcPr>
          <w:p w14:paraId="794C53AC" w14:textId="565924E6" w:rsidR="00CB4AE4" w:rsidRPr="00DE065A" w:rsidRDefault="00CB4AE4" w:rsidP="00621012">
            <w:proofErr w:type="spellStart"/>
            <w:r w:rsidRPr="003C622B">
              <w:t>device</w:t>
            </w:r>
            <w:proofErr w:type="spellEnd"/>
          </w:p>
        </w:tc>
        <w:tc>
          <w:tcPr>
            <w:tcW w:w="2037" w:type="dxa"/>
            <w:shd w:val="clear" w:color="auto" w:fill="FFFFFF" w:themeFill="background1"/>
          </w:tcPr>
          <w:p w14:paraId="0032ED77" w14:textId="12A99BD9" w:rsidR="00CB4AE4" w:rsidRPr="00CB4AE4" w:rsidRDefault="00CB4AE4" w:rsidP="00621012">
            <w:proofErr w:type="spellStart"/>
            <w:r w:rsidRPr="00CB4AE4">
              <w:t>DeviceType</w:t>
            </w:r>
            <w:proofErr w:type="spellEnd"/>
          </w:p>
        </w:tc>
        <w:tc>
          <w:tcPr>
            <w:tcW w:w="2925" w:type="dxa"/>
            <w:shd w:val="clear" w:color="auto" w:fill="FFFFFF" w:themeFill="background1"/>
          </w:tcPr>
          <w:p w14:paraId="3CCCAAFF" w14:textId="2CE5D7BF" w:rsidR="00CB4AE4" w:rsidRDefault="00966EF9" w:rsidP="00621012">
            <w:r>
              <w:t>Medicinsk teknisk utrustning som använts vid observationen</w:t>
            </w:r>
            <w:r w:rsidR="00181B47">
              <w:t>.</w:t>
            </w:r>
          </w:p>
        </w:tc>
        <w:tc>
          <w:tcPr>
            <w:tcW w:w="1617" w:type="dxa"/>
            <w:shd w:val="clear" w:color="auto" w:fill="FFFFFF" w:themeFill="background1"/>
          </w:tcPr>
          <w:p w14:paraId="12C8DE65" w14:textId="1D1E8FC2" w:rsidR="00CB4AE4" w:rsidRPr="00966EF9" w:rsidRDefault="00966EF9" w:rsidP="00621012">
            <w:pPr>
              <w:rPr>
                <w:lang w:val="en-US"/>
              </w:rPr>
            </w:pPr>
            <w:r w:rsidRPr="00966EF9">
              <w:rPr>
                <w:lang w:val="en-US"/>
              </w:rPr>
              <w:t>0..*</w:t>
            </w:r>
          </w:p>
        </w:tc>
      </w:tr>
      <w:tr w:rsidR="00CB4AE4" w:rsidRPr="00966EF9" w14:paraId="68F07533" w14:textId="77777777" w:rsidTr="00CB4AE4">
        <w:tc>
          <w:tcPr>
            <w:tcW w:w="2943" w:type="dxa"/>
            <w:shd w:val="clear" w:color="auto" w:fill="FFFFFF" w:themeFill="background1"/>
          </w:tcPr>
          <w:p w14:paraId="47D5E05E" w14:textId="33030198" w:rsidR="00CB4AE4" w:rsidRPr="00DE065A" w:rsidRDefault="00CB4AE4" w:rsidP="00621012">
            <w:pPr>
              <w:rPr>
                <w:lang w:val="en-US"/>
              </w:rPr>
            </w:pPr>
            <w:r w:rsidRPr="003C622B">
              <w:rPr>
                <w:lang w:val="en-US"/>
              </w:rPr>
              <w:t>location</w:t>
            </w:r>
          </w:p>
        </w:tc>
        <w:tc>
          <w:tcPr>
            <w:tcW w:w="2037" w:type="dxa"/>
            <w:shd w:val="clear" w:color="auto" w:fill="FFFFFF" w:themeFill="background1"/>
          </w:tcPr>
          <w:p w14:paraId="730D5C6C" w14:textId="46423221" w:rsidR="00CB4AE4" w:rsidRPr="00966EF9" w:rsidRDefault="00CB4AE4" w:rsidP="00621012">
            <w:pPr>
              <w:rPr>
                <w:lang w:val="en-US"/>
              </w:rPr>
            </w:pPr>
            <w:proofErr w:type="spellStart"/>
            <w:r w:rsidRPr="00966EF9">
              <w:rPr>
                <w:lang w:val="en-US"/>
              </w:rPr>
              <w:t>LocationType</w:t>
            </w:r>
            <w:proofErr w:type="spellEnd"/>
          </w:p>
        </w:tc>
        <w:tc>
          <w:tcPr>
            <w:tcW w:w="2925" w:type="dxa"/>
            <w:shd w:val="clear" w:color="auto" w:fill="FFFFFF" w:themeFill="background1"/>
          </w:tcPr>
          <w:p w14:paraId="629F991D" w14:textId="40078338" w:rsidR="00CB4AE4" w:rsidRPr="0039439F" w:rsidRDefault="0039439F" w:rsidP="0039439F">
            <w:r w:rsidRPr="0039439F">
              <w:t>Geografisk plats som observationen utförts på</w:t>
            </w:r>
            <w:r>
              <w:t>.</w:t>
            </w:r>
          </w:p>
        </w:tc>
        <w:tc>
          <w:tcPr>
            <w:tcW w:w="1617" w:type="dxa"/>
            <w:shd w:val="clear" w:color="auto" w:fill="FFFFFF" w:themeFill="background1"/>
          </w:tcPr>
          <w:p w14:paraId="1FC1CD5F" w14:textId="7489F79F" w:rsidR="00CB4AE4" w:rsidRPr="00966EF9" w:rsidRDefault="00CB4AE4" w:rsidP="00621012">
            <w:pPr>
              <w:rPr>
                <w:lang w:val="en-US"/>
              </w:rPr>
            </w:pPr>
            <w:r w:rsidRPr="00966EF9">
              <w:rPr>
                <w:lang w:val="en-US"/>
              </w:rPr>
              <w:t>0..1</w:t>
            </w:r>
          </w:p>
        </w:tc>
      </w:tr>
      <w:tr w:rsidR="00CB4AE4"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B4AE4" w:rsidRPr="00DE065A" w:rsidRDefault="00CB4AE4" w:rsidP="00621012">
            <w:pPr>
              <w:rPr>
                <w:lang w:val="en-US"/>
              </w:rPr>
            </w:pPr>
            <w:proofErr w:type="spellStart"/>
            <w:r w:rsidRPr="003C622B">
              <w:rPr>
                <w:lang w:val="en-US"/>
              </w:rPr>
              <w:t>careProcess</w:t>
            </w:r>
            <w:r w:rsidR="0039439F" w:rsidRPr="003C622B">
              <w:rPr>
                <w:lang w:val="en-US"/>
              </w:rPr>
              <w:t>Id</w:t>
            </w:r>
            <w:proofErr w:type="spellEnd"/>
          </w:p>
        </w:tc>
        <w:tc>
          <w:tcPr>
            <w:tcW w:w="2037" w:type="dxa"/>
            <w:tcBorders>
              <w:bottom w:val="single" w:sz="4" w:space="0" w:color="auto"/>
            </w:tcBorders>
            <w:shd w:val="clear" w:color="auto" w:fill="FFFFFF" w:themeFill="background1"/>
          </w:tcPr>
          <w:p w14:paraId="66AC4C98" w14:textId="5C1D6C87" w:rsidR="00CB4AE4" w:rsidRPr="00966EF9" w:rsidRDefault="008A5CB4" w:rsidP="00621012">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7B41D1A8" w:rsidR="00CB4AE4" w:rsidRPr="0039439F" w:rsidRDefault="0039439F" w:rsidP="00621012">
            <w:r w:rsidRPr="0039439F">
              <w:t>Individanpassad vårdprocess inom vilken observationen utförts.</w:t>
            </w:r>
          </w:p>
        </w:tc>
        <w:tc>
          <w:tcPr>
            <w:tcW w:w="1617" w:type="dxa"/>
            <w:tcBorders>
              <w:bottom w:val="single" w:sz="4" w:space="0" w:color="auto"/>
            </w:tcBorders>
            <w:shd w:val="clear" w:color="auto" w:fill="FFFFFF" w:themeFill="background1"/>
          </w:tcPr>
          <w:p w14:paraId="4A328D1E" w14:textId="41C25C5D" w:rsidR="00CB4AE4" w:rsidRPr="00966EF9" w:rsidRDefault="00CB4AE4" w:rsidP="00621012">
            <w:pPr>
              <w:rPr>
                <w:lang w:val="en-US"/>
              </w:rPr>
            </w:pPr>
            <w:r w:rsidRPr="00966EF9">
              <w:rPr>
                <w:lang w:val="en-US"/>
              </w:rPr>
              <w:t>0..1</w:t>
            </w:r>
          </w:p>
        </w:tc>
      </w:tr>
      <w:tr w:rsidR="0039439F" w:rsidRPr="0039439F" w14:paraId="3966A9D7" w14:textId="77777777" w:rsidTr="00966EF9">
        <w:tc>
          <w:tcPr>
            <w:tcW w:w="2943" w:type="dxa"/>
            <w:tcBorders>
              <w:bottom w:val="single" w:sz="4" w:space="0" w:color="auto"/>
            </w:tcBorders>
            <w:shd w:val="clear" w:color="auto" w:fill="FFFFFF" w:themeFill="background1"/>
          </w:tcPr>
          <w:p w14:paraId="32434D99" w14:textId="328E68B6" w:rsidR="0039439F" w:rsidRPr="00DE065A" w:rsidRDefault="0039439F" w:rsidP="00621012">
            <w:pPr>
              <w:rPr>
                <w:lang w:val="en-US"/>
              </w:rPr>
            </w:pPr>
            <w:r w:rsidRPr="003C622B">
              <w:rPr>
                <w:lang w:val="en-US"/>
              </w:rPr>
              <w:t>observation</w:t>
            </w:r>
          </w:p>
        </w:tc>
        <w:tc>
          <w:tcPr>
            <w:tcW w:w="2037" w:type="dxa"/>
            <w:tcBorders>
              <w:bottom w:val="single" w:sz="4" w:space="0" w:color="auto"/>
            </w:tcBorders>
            <w:shd w:val="clear" w:color="auto" w:fill="FFFFFF" w:themeFill="background1"/>
          </w:tcPr>
          <w:p w14:paraId="58D143E3" w14:textId="77777777" w:rsidR="0039439F" w:rsidRDefault="0039439F" w:rsidP="00621012">
            <w:pPr>
              <w:rPr>
                <w:lang w:val="en-US"/>
              </w:rPr>
            </w:pPr>
            <w:proofErr w:type="spellStart"/>
            <w:r>
              <w:rPr>
                <w:lang w:val="en-US"/>
              </w:rPr>
              <w:t>ObservationType</w:t>
            </w:r>
            <w:proofErr w:type="spellEnd"/>
          </w:p>
          <w:p w14:paraId="5B04B914" w14:textId="012F3509" w:rsidR="007B08F9" w:rsidRPr="00966EF9" w:rsidRDefault="007B08F9" w:rsidP="00621012">
            <w:pPr>
              <w:rPr>
                <w:lang w:val="en-US"/>
              </w:rPr>
            </w:pPr>
          </w:p>
        </w:tc>
        <w:tc>
          <w:tcPr>
            <w:tcW w:w="2925" w:type="dxa"/>
            <w:tcBorders>
              <w:bottom w:val="single" w:sz="4" w:space="0" w:color="auto"/>
            </w:tcBorders>
            <w:shd w:val="clear" w:color="auto" w:fill="FFFFFF" w:themeFill="background1"/>
          </w:tcPr>
          <w:p w14:paraId="5F3D0D94" w14:textId="1FFFA190" w:rsidR="0039439F" w:rsidRPr="0039439F" w:rsidRDefault="0039439F" w:rsidP="00621012">
            <w:r>
              <w:t>De observationer som ligger inom denna grupp av observationer</w:t>
            </w:r>
            <w:r w:rsidR="00181B47">
              <w:t>.</w:t>
            </w:r>
          </w:p>
        </w:tc>
        <w:tc>
          <w:tcPr>
            <w:tcW w:w="1617" w:type="dxa"/>
            <w:tcBorders>
              <w:bottom w:val="single" w:sz="4" w:space="0" w:color="auto"/>
            </w:tcBorders>
            <w:shd w:val="clear" w:color="auto" w:fill="FFFFFF" w:themeFill="background1"/>
          </w:tcPr>
          <w:p w14:paraId="443ED463" w14:textId="59909ACC" w:rsidR="0039439F" w:rsidRPr="0039439F" w:rsidRDefault="0039439F" w:rsidP="00621012">
            <w:r>
              <w:t>1</w:t>
            </w:r>
            <w:proofErr w:type="gramStart"/>
            <w:r>
              <w:t>..</w:t>
            </w:r>
            <w:proofErr w:type="gramEnd"/>
            <w:r>
              <w:t>*</w:t>
            </w:r>
          </w:p>
        </w:tc>
      </w:tr>
      <w:tr w:rsidR="00966EF9" w:rsidRPr="0039439F" w14:paraId="4BFF10C1" w14:textId="77777777" w:rsidTr="00966EF9">
        <w:tc>
          <w:tcPr>
            <w:tcW w:w="2943" w:type="dxa"/>
            <w:tcBorders>
              <w:left w:val="nil"/>
              <w:right w:val="nil"/>
            </w:tcBorders>
            <w:shd w:val="clear" w:color="auto" w:fill="FFFFFF" w:themeFill="background1"/>
          </w:tcPr>
          <w:p w14:paraId="6A78700F" w14:textId="77777777" w:rsidR="00966EF9" w:rsidRPr="0039439F" w:rsidRDefault="00966EF9" w:rsidP="00621012"/>
        </w:tc>
        <w:tc>
          <w:tcPr>
            <w:tcW w:w="2037" w:type="dxa"/>
            <w:tcBorders>
              <w:left w:val="nil"/>
              <w:right w:val="nil"/>
            </w:tcBorders>
            <w:shd w:val="clear" w:color="auto" w:fill="FFFFFF" w:themeFill="background1"/>
          </w:tcPr>
          <w:p w14:paraId="296FD1AF" w14:textId="77777777" w:rsidR="00966EF9" w:rsidRPr="0039439F" w:rsidRDefault="00966EF9" w:rsidP="00621012"/>
        </w:tc>
        <w:tc>
          <w:tcPr>
            <w:tcW w:w="2925" w:type="dxa"/>
            <w:tcBorders>
              <w:left w:val="nil"/>
              <w:right w:val="nil"/>
            </w:tcBorders>
            <w:shd w:val="clear" w:color="auto" w:fill="FFFFFF" w:themeFill="background1"/>
          </w:tcPr>
          <w:p w14:paraId="41CBDF12" w14:textId="77777777" w:rsidR="00966EF9" w:rsidRPr="0039439F" w:rsidRDefault="00966EF9" w:rsidP="00621012"/>
        </w:tc>
        <w:tc>
          <w:tcPr>
            <w:tcW w:w="1617" w:type="dxa"/>
            <w:tcBorders>
              <w:left w:val="nil"/>
              <w:right w:val="nil"/>
            </w:tcBorders>
            <w:shd w:val="clear" w:color="auto" w:fill="FFFFFF" w:themeFill="background1"/>
          </w:tcPr>
          <w:p w14:paraId="45398DBB" w14:textId="77777777" w:rsidR="00966EF9" w:rsidRPr="0039439F" w:rsidRDefault="00966EF9" w:rsidP="00621012"/>
        </w:tc>
      </w:tr>
      <w:tr w:rsidR="0039439F" w:rsidRPr="00C93E52" w14:paraId="3FE3F7E7" w14:textId="77777777" w:rsidTr="0039439F">
        <w:tc>
          <w:tcPr>
            <w:tcW w:w="2943" w:type="dxa"/>
            <w:shd w:val="clear" w:color="auto" w:fill="A6A6A6" w:themeFill="background1" w:themeFillShade="A6"/>
          </w:tcPr>
          <w:p w14:paraId="02326F8A" w14:textId="77777777" w:rsidR="0039439F" w:rsidRPr="009A0B16" w:rsidRDefault="0039439F" w:rsidP="0039439F">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39439F" w:rsidRPr="00C93E52" w:rsidRDefault="0039439F" w:rsidP="0039439F">
            <w:pPr>
              <w:rPr>
                <w:lang w:val="en-GB"/>
              </w:rPr>
            </w:pPr>
            <w:r>
              <w:rPr>
                <w:lang w:val="en-US" w:eastAsia="sv-SE"/>
              </w:rPr>
              <w:t>p</w:t>
            </w:r>
            <w:r w:rsidRPr="00C93E52">
              <w:rPr>
                <w:lang w:val="en-US" w:eastAsia="sv-SE"/>
              </w:rPr>
              <w:t>atient</w:t>
            </w:r>
          </w:p>
        </w:tc>
        <w:tc>
          <w:tcPr>
            <w:tcW w:w="2037" w:type="dxa"/>
            <w:shd w:val="clear" w:color="auto" w:fill="A6A6A6" w:themeFill="background1" w:themeFillShade="A6"/>
          </w:tcPr>
          <w:p w14:paraId="2FFA6493" w14:textId="77777777" w:rsidR="0039439F" w:rsidRPr="00C93E52" w:rsidRDefault="0039439F" w:rsidP="0039439F">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39439F" w:rsidRPr="00C93E52" w:rsidRDefault="0039439F" w:rsidP="0039439F">
            <w:pPr>
              <w:rPr>
                <w:lang w:val="en-US"/>
              </w:rPr>
            </w:pPr>
          </w:p>
        </w:tc>
        <w:tc>
          <w:tcPr>
            <w:tcW w:w="1617" w:type="dxa"/>
            <w:shd w:val="clear" w:color="auto" w:fill="A6A6A6" w:themeFill="background1" w:themeFillShade="A6"/>
          </w:tcPr>
          <w:p w14:paraId="4427A4A4" w14:textId="77777777" w:rsidR="0039439F" w:rsidRPr="00C93E52" w:rsidRDefault="0039439F" w:rsidP="0039439F">
            <w:pPr>
              <w:rPr>
                <w:lang w:val="en-US"/>
              </w:rPr>
            </w:pPr>
            <w:r w:rsidRPr="00C93E52">
              <w:rPr>
                <w:lang w:val="en-US"/>
              </w:rPr>
              <w:t>1</w:t>
            </w:r>
          </w:p>
        </w:tc>
      </w:tr>
      <w:tr w:rsidR="0039439F" w:rsidRPr="00C93E52" w14:paraId="2B7AA7F2" w14:textId="77777777" w:rsidTr="0039439F">
        <w:tc>
          <w:tcPr>
            <w:tcW w:w="2943" w:type="dxa"/>
          </w:tcPr>
          <w:p w14:paraId="27AA27F8" w14:textId="77777777" w:rsidR="0039439F" w:rsidRPr="003C622B" w:rsidRDefault="0039439F" w:rsidP="0039439F">
            <w:pPr>
              <w:rPr>
                <w:lang w:val="en-GB"/>
              </w:rPr>
            </w:pPr>
            <w:r w:rsidRPr="003C622B">
              <w:rPr>
                <w:lang w:val="en-GB"/>
              </w:rPr>
              <w:t>id</w:t>
            </w:r>
          </w:p>
        </w:tc>
        <w:tc>
          <w:tcPr>
            <w:tcW w:w="2037" w:type="dxa"/>
          </w:tcPr>
          <w:p w14:paraId="45CC20C5" w14:textId="77777777" w:rsidR="0039439F" w:rsidRPr="00C93E52" w:rsidRDefault="0039439F" w:rsidP="0039439F">
            <w:proofErr w:type="spellStart"/>
            <w:r w:rsidRPr="00C93E52">
              <w:t>IIType</w:t>
            </w:r>
            <w:proofErr w:type="spellEnd"/>
          </w:p>
        </w:tc>
        <w:tc>
          <w:tcPr>
            <w:tcW w:w="2925" w:type="dxa"/>
          </w:tcPr>
          <w:p w14:paraId="431210F0" w14:textId="77777777" w:rsidR="0039439F" w:rsidRPr="00C93E52" w:rsidRDefault="0039439F" w:rsidP="0039439F">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39439F" w:rsidRPr="00C93E52" w:rsidRDefault="0039439F" w:rsidP="0039439F">
            <w:r w:rsidRPr="00C93E52">
              <w:t>1</w:t>
            </w:r>
          </w:p>
        </w:tc>
      </w:tr>
      <w:tr w:rsidR="0039439F"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39439F" w:rsidRPr="003C622B" w:rsidRDefault="0039439F" w:rsidP="0039439F">
            <w:pPr>
              <w:rPr>
                <w:lang w:val="en-GB"/>
              </w:rPr>
            </w:pPr>
            <w:proofErr w:type="spellStart"/>
            <w:r w:rsidRPr="003C622B">
              <w:rPr>
                <w:lang w:val="en-GB"/>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FCD86F4"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39439F" w:rsidRPr="00C93E52" w:rsidRDefault="0039439F" w:rsidP="0039439F">
            <w:r w:rsidRPr="00C93E52">
              <w:t>KV OID för typ av identifierare:</w:t>
            </w:r>
          </w:p>
          <w:p w14:paraId="6A191D8B" w14:textId="77777777" w:rsidR="0039439F" w:rsidRPr="00C93E52" w:rsidRDefault="0039439F" w:rsidP="0039439F"/>
          <w:p w14:paraId="608F48F1" w14:textId="77777777" w:rsidR="0039439F" w:rsidRPr="00C93E52" w:rsidRDefault="0039439F" w:rsidP="0039439F">
            <w:pPr>
              <w:rPr>
                <w:rFonts w:eastAsia="Times New Roman" w:cs="Arial"/>
              </w:rPr>
            </w:pPr>
            <w:r w:rsidRPr="00C93E52">
              <w:t>För personnummer används OID (1.2.752.129.2.1.3.1).</w:t>
            </w:r>
            <w:r w:rsidRPr="00C93E52">
              <w:br/>
              <w:t>För samordningsnummer anv</w:t>
            </w:r>
            <w:r>
              <w:t>änds OID (1.2.752.129.2.1.3.3).</w:t>
            </w:r>
          </w:p>
          <w:p w14:paraId="73EE3185" w14:textId="77777777" w:rsidR="0039439F" w:rsidRPr="00C93E52" w:rsidRDefault="0039439F" w:rsidP="003943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39439F" w:rsidRPr="00C93E52" w:rsidRDefault="0039439F" w:rsidP="0039439F">
            <w:r w:rsidRPr="00C93E52">
              <w:t>1</w:t>
            </w:r>
          </w:p>
        </w:tc>
      </w:tr>
      <w:tr w:rsidR="0039439F"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39439F" w:rsidRPr="003C622B" w:rsidRDefault="0039439F" w:rsidP="0039439F">
            <w:pPr>
              <w:rPr>
                <w:lang w:val="en-GB"/>
              </w:rPr>
            </w:pPr>
            <w:proofErr w:type="spellStart"/>
            <w:r w:rsidRPr="003C622B">
              <w:rPr>
                <w:lang w:val="en-GB"/>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6E8C2A2"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39439F" w:rsidRPr="00C93E52" w:rsidRDefault="0039439F" w:rsidP="0039439F">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39439F" w:rsidRPr="00C93E52" w:rsidRDefault="0039439F" w:rsidP="0039439F">
            <w:r w:rsidRPr="00C93E52">
              <w:t>1</w:t>
            </w:r>
          </w:p>
        </w:tc>
      </w:tr>
      <w:tr w:rsidR="0039439F" w:rsidRPr="00C93E52" w14:paraId="3CDB6799" w14:textId="77777777" w:rsidTr="0039439F">
        <w:tc>
          <w:tcPr>
            <w:tcW w:w="2943" w:type="dxa"/>
          </w:tcPr>
          <w:p w14:paraId="4EDE1D64" w14:textId="77777777" w:rsidR="0039439F" w:rsidRPr="003C622B" w:rsidRDefault="0039439F" w:rsidP="0039439F">
            <w:pPr>
              <w:rPr>
                <w:lang w:val="en-GB"/>
              </w:rPr>
            </w:pPr>
            <w:proofErr w:type="spellStart"/>
            <w:r w:rsidRPr="003C622B">
              <w:rPr>
                <w:lang w:val="en-GB"/>
              </w:rPr>
              <w:t>dateOfBirth</w:t>
            </w:r>
            <w:proofErr w:type="spellEnd"/>
          </w:p>
        </w:tc>
        <w:tc>
          <w:tcPr>
            <w:tcW w:w="2037" w:type="dxa"/>
          </w:tcPr>
          <w:p w14:paraId="3A1A538E" w14:textId="77777777" w:rsidR="0039439F" w:rsidRPr="00C93E52" w:rsidRDefault="0039439F" w:rsidP="0039439F">
            <w:pPr>
              <w:rPr>
                <w:lang w:val="en-GB"/>
              </w:rPr>
            </w:pPr>
            <w:proofErr w:type="spellStart"/>
            <w:r w:rsidRPr="00C93E52">
              <w:rPr>
                <w:lang w:val="en-GB"/>
              </w:rPr>
              <w:t>DateTime</w:t>
            </w:r>
            <w:proofErr w:type="spellEnd"/>
          </w:p>
        </w:tc>
        <w:tc>
          <w:tcPr>
            <w:tcW w:w="2925" w:type="dxa"/>
          </w:tcPr>
          <w:p w14:paraId="1F045158" w14:textId="77777777" w:rsidR="0039439F" w:rsidRPr="00C93E52" w:rsidRDefault="0039439F" w:rsidP="0039439F">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39439F" w:rsidRPr="00C93E52" w:rsidRDefault="0039439F" w:rsidP="0039439F">
            <w:pPr>
              <w:rPr>
                <w:rFonts w:cs="Arial"/>
              </w:rPr>
            </w:pPr>
          </w:p>
          <w:p w14:paraId="46B81C72" w14:textId="77777777" w:rsidR="0039439F" w:rsidRPr="00C93E52" w:rsidRDefault="0039439F" w:rsidP="0039439F">
            <w:r w:rsidRPr="00C93E52">
              <w:rPr>
                <w:rFonts w:cs="Arial"/>
              </w:rPr>
              <w:t>Datum. Format ÅÅÅÅMMDD</w:t>
            </w:r>
          </w:p>
        </w:tc>
        <w:tc>
          <w:tcPr>
            <w:tcW w:w="1617" w:type="dxa"/>
          </w:tcPr>
          <w:p w14:paraId="202815DC" w14:textId="77777777" w:rsidR="0039439F" w:rsidRPr="00C93E52" w:rsidRDefault="0039439F" w:rsidP="0039439F">
            <w:pPr>
              <w:rPr>
                <w:lang w:val="en-US"/>
              </w:rPr>
            </w:pPr>
            <w:r w:rsidRPr="00C93E52">
              <w:rPr>
                <w:lang w:val="en-US"/>
              </w:rPr>
              <w:t>1</w:t>
            </w:r>
          </w:p>
        </w:tc>
      </w:tr>
      <w:tr w:rsidR="0039439F" w:rsidRPr="00C93E52" w14:paraId="3CD17679" w14:textId="77777777" w:rsidTr="0039439F">
        <w:tc>
          <w:tcPr>
            <w:tcW w:w="2943" w:type="dxa"/>
          </w:tcPr>
          <w:p w14:paraId="482227C8" w14:textId="77777777" w:rsidR="0039439F" w:rsidRPr="003C622B" w:rsidRDefault="0039439F" w:rsidP="0039439F">
            <w:pPr>
              <w:rPr>
                <w:lang w:val="en-GB"/>
              </w:rPr>
            </w:pPr>
            <w:r w:rsidRPr="003C622B">
              <w:rPr>
                <w:lang w:val="en-GB"/>
              </w:rPr>
              <w:t>gender</w:t>
            </w:r>
          </w:p>
        </w:tc>
        <w:tc>
          <w:tcPr>
            <w:tcW w:w="2037" w:type="dxa"/>
          </w:tcPr>
          <w:p w14:paraId="615CFD45" w14:textId="77777777" w:rsidR="0039439F" w:rsidRPr="00C93E52" w:rsidRDefault="0039439F" w:rsidP="0039439F">
            <w:pPr>
              <w:rPr>
                <w:lang w:val="en-GB"/>
              </w:rPr>
            </w:pPr>
            <w:proofErr w:type="spellStart"/>
            <w:r w:rsidRPr="00C93E52">
              <w:rPr>
                <w:lang w:val="en-GB"/>
              </w:rPr>
              <w:t>CVType</w:t>
            </w:r>
            <w:proofErr w:type="spellEnd"/>
          </w:p>
        </w:tc>
        <w:tc>
          <w:tcPr>
            <w:tcW w:w="2925" w:type="dxa"/>
          </w:tcPr>
          <w:p w14:paraId="476D2332" w14:textId="77777777" w:rsidR="0039439F" w:rsidRPr="00C93E52" w:rsidRDefault="0039439F" w:rsidP="0039439F">
            <w:pPr>
              <w:rPr>
                <w:rFonts w:cs="Arial"/>
              </w:rPr>
            </w:pPr>
            <w:r w:rsidRPr="00C93E52">
              <w:rPr>
                <w:rFonts w:cs="Arial"/>
              </w:rPr>
              <w:t>Anger patientens kön.</w:t>
            </w:r>
          </w:p>
        </w:tc>
        <w:tc>
          <w:tcPr>
            <w:tcW w:w="1617" w:type="dxa"/>
          </w:tcPr>
          <w:p w14:paraId="40EC1AEB" w14:textId="77777777" w:rsidR="0039439F" w:rsidRPr="00C93E52" w:rsidRDefault="0039439F" w:rsidP="0039439F">
            <w:r w:rsidRPr="00C93E52">
              <w:t>0</w:t>
            </w:r>
            <w:proofErr w:type="gramStart"/>
            <w:r w:rsidRPr="00C93E52">
              <w:t>..</w:t>
            </w:r>
            <w:proofErr w:type="gramEnd"/>
            <w:r w:rsidRPr="00C93E52">
              <w:t>1</w:t>
            </w:r>
          </w:p>
        </w:tc>
      </w:tr>
      <w:tr w:rsidR="0039439F"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39439F" w:rsidRPr="003C622B" w:rsidRDefault="0039439F" w:rsidP="0039439F">
            <w:pPr>
              <w:rPr>
                <w:lang w:val="en-GB"/>
              </w:rPr>
            </w:pPr>
            <w:proofErr w:type="spellStart"/>
            <w:r w:rsidRPr="003C622B">
              <w:rPr>
                <w:lang w:val="en-GB"/>
              </w:rPr>
              <w:t>gender.code</w:t>
            </w:r>
            <w:proofErr w:type="spellEnd"/>
          </w:p>
        </w:tc>
        <w:tc>
          <w:tcPr>
            <w:tcW w:w="2037" w:type="dxa"/>
            <w:tcBorders>
              <w:top w:val="single" w:sz="4" w:space="0" w:color="auto"/>
              <w:left w:val="single" w:sz="4" w:space="0" w:color="auto"/>
              <w:bottom w:val="single" w:sz="4" w:space="0" w:color="auto"/>
              <w:right w:val="single" w:sz="4" w:space="0" w:color="auto"/>
            </w:tcBorders>
          </w:tcPr>
          <w:p w14:paraId="7CBB1EDB"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39439F" w:rsidRDefault="0039439F" w:rsidP="00053C05">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DE065A" w:rsidRPr="00DE065A" w:rsidRDefault="00DE065A" w:rsidP="00DE065A">
            <w:pPr>
              <w:rPr>
                <w:rFonts w:cs="Arial"/>
              </w:rPr>
            </w:pPr>
            <w:r>
              <w:rPr>
                <w:rFonts w:cs="Arial"/>
              </w:rPr>
              <w:t xml:space="preserve">0 </w:t>
            </w:r>
            <w:r w:rsidRPr="00DE065A">
              <w:rPr>
                <w:rFonts w:cs="Arial"/>
              </w:rPr>
              <w:t>okänt</w:t>
            </w:r>
          </w:p>
          <w:p w14:paraId="4CB9E17A" w14:textId="401C7EE6" w:rsidR="00DE065A" w:rsidRPr="00DE065A" w:rsidRDefault="00DE065A" w:rsidP="00DE065A">
            <w:pPr>
              <w:rPr>
                <w:rFonts w:cs="Arial"/>
              </w:rPr>
            </w:pPr>
            <w:r w:rsidRPr="00DE065A">
              <w:rPr>
                <w:rFonts w:cs="Arial"/>
              </w:rPr>
              <w:t>1</w:t>
            </w:r>
            <w:r>
              <w:rPr>
                <w:rFonts w:cs="Arial"/>
              </w:rPr>
              <w:t xml:space="preserve"> </w:t>
            </w:r>
            <w:r w:rsidRPr="00DE065A">
              <w:rPr>
                <w:rFonts w:cs="Arial"/>
              </w:rPr>
              <w:t>man</w:t>
            </w:r>
          </w:p>
          <w:p w14:paraId="120BEC93" w14:textId="61026E7C" w:rsidR="00DE065A" w:rsidRPr="00DE065A" w:rsidRDefault="00DE065A" w:rsidP="00DE065A">
            <w:pPr>
              <w:rPr>
                <w:rFonts w:cs="Arial"/>
              </w:rPr>
            </w:pPr>
            <w:r w:rsidRPr="00DE065A">
              <w:rPr>
                <w:rFonts w:cs="Arial"/>
              </w:rPr>
              <w:t>2</w:t>
            </w:r>
            <w:r>
              <w:rPr>
                <w:rFonts w:cs="Arial"/>
              </w:rPr>
              <w:t xml:space="preserve"> </w:t>
            </w:r>
            <w:r w:rsidRPr="00DE065A">
              <w:rPr>
                <w:rFonts w:cs="Arial"/>
              </w:rPr>
              <w:t>kvinna</w:t>
            </w:r>
          </w:p>
          <w:p w14:paraId="319BB930" w14:textId="28AA4307" w:rsidR="00DE065A" w:rsidRPr="00C93E52" w:rsidRDefault="00DE065A" w:rsidP="00DE065A">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39439F" w:rsidRPr="00C93E52" w:rsidRDefault="0039439F" w:rsidP="0039439F">
            <w:r w:rsidRPr="00C93E52">
              <w:t>1</w:t>
            </w:r>
          </w:p>
        </w:tc>
      </w:tr>
      <w:tr w:rsidR="0039439F"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39439F" w:rsidRPr="003C622B" w:rsidRDefault="0039439F" w:rsidP="0039439F">
            <w:pPr>
              <w:rPr>
                <w:lang w:val="en-GB"/>
              </w:rPr>
            </w:pPr>
            <w:proofErr w:type="spellStart"/>
            <w:r w:rsidRPr="003C622B">
              <w:rPr>
                <w:lang w:val="en-GB"/>
              </w:rPr>
              <w:t>gender.codeSystem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DCD6650"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39439F" w:rsidRPr="00C93E52" w:rsidRDefault="0039439F" w:rsidP="0039439F">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39439F" w:rsidRPr="00C93E52" w:rsidRDefault="0039439F" w:rsidP="0039439F">
            <w:pPr>
              <w:rPr>
                <w:rFonts w:cs="Arial"/>
              </w:rPr>
            </w:pPr>
          </w:p>
          <w:p w14:paraId="1E41A333" w14:textId="59C2F013" w:rsidR="0039439F" w:rsidRPr="00C93E52" w:rsidRDefault="0039439F" w:rsidP="0039439F">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39439F" w:rsidRPr="00C93E52" w:rsidRDefault="0039439F" w:rsidP="0039439F">
            <w:r w:rsidRPr="00C93E52">
              <w:t>1</w:t>
            </w:r>
          </w:p>
        </w:tc>
      </w:tr>
      <w:tr w:rsidR="0039439F"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39439F" w:rsidRPr="003C622B" w:rsidRDefault="0039439F" w:rsidP="0039439F">
            <w:pPr>
              <w:rPr>
                <w:lang w:val="en-GB"/>
              </w:rPr>
            </w:pPr>
            <w:proofErr w:type="spellStart"/>
            <w:r w:rsidRPr="003C622B">
              <w:rPr>
                <w:lang w:val="en-GB"/>
              </w:rPr>
              <w:t>gender.codeSystemName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79940D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39439F" w:rsidRPr="00C93E52" w:rsidRDefault="0039439F" w:rsidP="0039439F">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39439F" w:rsidRPr="00C93E52" w:rsidRDefault="0039439F" w:rsidP="0039439F">
            <w:r w:rsidRPr="00C93E52">
              <w:t>0</w:t>
            </w:r>
            <w:proofErr w:type="gramStart"/>
            <w:r w:rsidRPr="00C93E52">
              <w:t>..</w:t>
            </w:r>
            <w:proofErr w:type="gramEnd"/>
            <w:r w:rsidRPr="00C93E52">
              <w:t>1</w:t>
            </w:r>
          </w:p>
        </w:tc>
      </w:tr>
      <w:tr w:rsidR="0039439F"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39439F" w:rsidRPr="003C622B" w:rsidRDefault="0039439F" w:rsidP="0039439F">
            <w:pPr>
              <w:rPr>
                <w:lang w:val="en-GB"/>
              </w:rPr>
            </w:pPr>
            <w:proofErr w:type="spellStart"/>
            <w:r w:rsidRPr="003C622B">
              <w:rPr>
                <w:lang w:val="en-GB"/>
              </w:rPr>
              <w:t>gender.codeSystemVersion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DB0C3C"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39439F" w:rsidRPr="00C93E52" w:rsidRDefault="0039439F" w:rsidP="0039439F">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39439F" w:rsidRPr="00C93E52" w:rsidRDefault="0039439F" w:rsidP="0039439F">
            <w:r w:rsidRPr="00C93E52">
              <w:t>0</w:t>
            </w:r>
            <w:proofErr w:type="gramStart"/>
            <w:r w:rsidRPr="00C93E52">
              <w:t>..</w:t>
            </w:r>
            <w:proofErr w:type="gramEnd"/>
            <w:r w:rsidRPr="00C93E52">
              <w:t>1</w:t>
            </w:r>
          </w:p>
        </w:tc>
      </w:tr>
      <w:tr w:rsidR="0039439F" w:rsidRPr="00C93E52" w14:paraId="6BF61588" w14:textId="77777777" w:rsidTr="00DD2A23">
        <w:tc>
          <w:tcPr>
            <w:tcW w:w="2943" w:type="dxa"/>
            <w:tcBorders>
              <w:top w:val="single" w:sz="4" w:space="0" w:color="auto"/>
              <w:left w:val="single" w:sz="4" w:space="0" w:color="auto"/>
              <w:bottom w:val="single" w:sz="4" w:space="0" w:color="auto"/>
              <w:right w:val="single" w:sz="4" w:space="0" w:color="auto"/>
            </w:tcBorders>
          </w:tcPr>
          <w:p w14:paraId="20F66207" w14:textId="77777777" w:rsidR="0039439F" w:rsidRPr="003C622B" w:rsidRDefault="0039439F" w:rsidP="0039439F">
            <w:pPr>
              <w:rPr>
                <w:lang w:val="en-GB"/>
              </w:rPr>
            </w:pPr>
            <w:proofErr w:type="spellStart"/>
            <w:r w:rsidRPr="003C622B">
              <w:rPr>
                <w:lang w:val="en-GB"/>
              </w:rPr>
              <w:t>gender.displayName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271B65C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39439F" w:rsidRPr="00C93E52" w:rsidRDefault="0039439F" w:rsidP="0039439F">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39439F" w:rsidRPr="00C93E52" w:rsidRDefault="0039439F" w:rsidP="0039439F">
            <w:r w:rsidRPr="00C93E52">
              <w:t>0</w:t>
            </w:r>
            <w:proofErr w:type="gramStart"/>
            <w:r w:rsidRPr="00C93E52">
              <w:t>..</w:t>
            </w:r>
            <w:proofErr w:type="gramEnd"/>
            <w:r w:rsidRPr="00C93E52">
              <w:t>1</w:t>
            </w:r>
          </w:p>
        </w:tc>
      </w:tr>
      <w:tr w:rsidR="00DD2A23" w:rsidRPr="00C93E52" w14:paraId="5355D09C" w14:textId="77777777" w:rsidTr="00DD2A23">
        <w:tc>
          <w:tcPr>
            <w:tcW w:w="2943" w:type="dxa"/>
            <w:tcBorders>
              <w:top w:val="single" w:sz="4" w:space="0" w:color="auto"/>
              <w:left w:val="nil"/>
              <w:bottom w:val="single" w:sz="4" w:space="0" w:color="auto"/>
              <w:right w:val="nil"/>
            </w:tcBorders>
          </w:tcPr>
          <w:p w14:paraId="54556A06" w14:textId="77777777" w:rsidR="00DD2A23" w:rsidRPr="00C93E52" w:rsidRDefault="00DD2A23" w:rsidP="0039439F">
            <w:pPr>
              <w:rPr>
                <w:lang w:val="en-GB"/>
              </w:rPr>
            </w:pPr>
          </w:p>
        </w:tc>
        <w:tc>
          <w:tcPr>
            <w:tcW w:w="2037" w:type="dxa"/>
            <w:tcBorders>
              <w:top w:val="single" w:sz="4" w:space="0" w:color="auto"/>
              <w:left w:val="nil"/>
              <w:bottom w:val="single" w:sz="4" w:space="0" w:color="auto"/>
              <w:right w:val="nil"/>
            </w:tcBorders>
          </w:tcPr>
          <w:p w14:paraId="6BD15ABE" w14:textId="77777777" w:rsidR="00DD2A23" w:rsidRPr="00C93E52" w:rsidRDefault="00DD2A23" w:rsidP="0039439F">
            <w:pPr>
              <w:rPr>
                <w:lang w:val="en-GB"/>
              </w:rPr>
            </w:pPr>
          </w:p>
        </w:tc>
        <w:tc>
          <w:tcPr>
            <w:tcW w:w="2925" w:type="dxa"/>
            <w:tcBorders>
              <w:top w:val="single" w:sz="4" w:space="0" w:color="auto"/>
              <w:left w:val="nil"/>
              <w:bottom w:val="single" w:sz="4" w:space="0" w:color="auto"/>
              <w:right w:val="nil"/>
            </w:tcBorders>
          </w:tcPr>
          <w:p w14:paraId="599320CF"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7C5E93B7" w14:textId="77777777" w:rsidR="00DD2A23" w:rsidRPr="00C93E52" w:rsidRDefault="00DD2A23" w:rsidP="0039439F"/>
        </w:tc>
      </w:tr>
      <w:tr w:rsidR="00DD2A2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22060E" w:rsidRDefault="00DD2A23" w:rsidP="00DD2A23">
            <w:pPr>
              <w:rPr>
                <w:lang w:eastAsia="sv-SE"/>
              </w:rPr>
            </w:pPr>
            <w:proofErr w:type="spellStart"/>
            <w:r>
              <w:rPr>
                <w:lang w:eastAsia="sv-SE"/>
              </w:rPr>
              <w:t>observationGroup</w:t>
            </w:r>
            <w:proofErr w:type="spellEnd"/>
            <w:r>
              <w:rPr>
                <w:lang w:eastAsia="sv-SE"/>
              </w:rPr>
              <w:t>/</w:t>
            </w:r>
          </w:p>
          <w:p w14:paraId="223CEEB9" w14:textId="2D391FB7" w:rsidR="00DD2A23" w:rsidRPr="00C93E52" w:rsidRDefault="00DD2A23" w:rsidP="00DD2A23">
            <w:pPr>
              <w:rPr>
                <w:lang w:val="en-GB"/>
              </w:rPr>
            </w:pPr>
            <w:proofErr w:type="spellStart"/>
            <w:r>
              <w:rPr>
                <w:lang w:eastAsia="sv-SE"/>
              </w:rPr>
              <w:t>p</w:t>
            </w:r>
            <w:r w:rsidRPr="008F3BBF">
              <w:rPr>
                <w:lang w:eastAsia="sv-SE"/>
              </w:rPr>
              <w:t>erformerRole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DD2A23" w:rsidRPr="00C93E52" w:rsidRDefault="00DD2A23" w:rsidP="00DD2A2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DD2A23" w:rsidRPr="00C93E52" w:rsidRDefault="00DD2A23" w:rsidP="00DD2A2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DD2A23" w:rsidRPr="00C93E52" w:rsidRDefault="00DD2A23" w:rsidP="00DD2A23"/>
        </w:tc>
      </w:tr>
      <w:tr w:rsidR="00DD2A2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DD2A23" w:rsidRPr="003C622B" w:rsidRDefault="00DD2A23" w:rsidP="00DD2A23">
            <w:pPr>
              <w:rPr>
                <w:lang w:val="en-GB"/>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EC70F3E" w14:textId="7CF48AAC" w:rsidR="00DD2A23" w:rsidRPr="00C93E52" w:rsidRDefault="00DD2A23" w:rsidP="00DD2A2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DD2A23" w:rsidRPr="00C93E52" w:rsidRDefault="00DD2A23" w:rsidP="00DD2A23">
            <w:r w:rsidRPr="00C93E52">
              <w:t xml:space="preserve">Personens identitet </w:t>
            </w:r>
            <w:r w:rsidR="00243055">
              <w:t>i sin</w:t>
            </w:r>
            <w:r w:rsidR="00243055" w:rsidRPr="00C93E52">
              <w:t xml:space="preserve"> </w:t>
            </w:r>
            <w:r w:rsidR="00243055">
              <w:t>roll som utförare.</w:t>
            </w:r>
            <w:r w:rsidR="00243055" w:rsidRPr="00C93E52">
              <w:t xml:space="preserve"> </w:t>
            </w:r>
          </w:p>
          <w:p w14:paraId="43616C00" w14:textId="77777777" w:rsidR="00DD2A23" w:rsidRPr="00C93E52" w:rsidRDefault="00DD2A23" w:rsidP="00DD2A23"/>
          <w:p w14:paraId="0B790535" w14:textId="3BD5A8F6" w:rsidR="00DD2A23" w:rsidRPr="00C93E52" w:rsidRDefault="00DD2A23" w:rsidP="00DD2A23">
            <w:r w:rsidRPr="00C93E52">
              <w:t xml:space="preserve">Lämnas tomt </w:t>
            </w:r>
            <w:r w:rsidR="00243055">
              <w:t xml:space="preserve">utföraren identifieras av person-id </w:t>
            </w:r>
            <w:r w:rsidR="00243055">
              <w:lastRenderedPageBreak/>
              <w:t>(exempelvis patienten själv identifierad av personnummer</w:t>
            </w:r>
            <w:r w:rsidR="00053C05">
              <w:t xml:space="preserve"> i </w:t>
            </w:r>
            <w:proofErr w:type="spellStart"/>
            <w:r w:rsidR="00053C05">
              <w:t>PersonType</w:t>
            </w:r>
            <w:proofErr w:type="spellEnd"/>
            <w:r w:rsidR="00243055">
              <w:t>)</w:t>
            </w:r>
          </w:p>
          <w:p w14:paraId="3CC9877D" w14:textId="77777777" w:rsidR="00DD2A23" w:rsidRPr="00C93E52" w:rsidRDefault="00DD2A23" w:rsidP="00DD2A23"/>
          <w:p w14:paraId="25A08622" w14:textId="1B64722C" w:rsidR="00DD2A23" w:rsidRPr="00C93E52" w:rsidRDefault="00DD2A23" w:rsidP="00203C91">
            <w:pPr>
              <w:rPr>
                <w:rFonts w:cs="Arial"/>
              </w:rPr>
            </w:pPr>
            <w:r w:rsidRPr="00C93E52">
              <w:t>HSA</w:t>
            </w:r>
            <w:r w:rsidR="00203C91">
              <w:t>-</w:t>
            </w:r>
            <w:r w:rsidRPr="00C93E52">
              <w:t>id skall anges ifall utföraren är vårdpersonal.</w:t>
            </w:r>
            <w:r w:rsidRPr="00C93E52">
              <w:rPr>
                <w:rFonts w:cs="Arial"/>
              </w:rPr>
              <w:t xml:space="preserve"> (Fält 2, Fält 2a, Fält 2b)</w:t>
            </w:r>
          </w:p>
        </w:tc>
        <w:tc>
          <w:tcPr>
            <w:tcW w:w="1617" w:type="dxa"/>
            <w:tcBorders>
              <w:top w:val="single" w:sz="4" w:space="0" w:color="auto"/>
              <w:left w:val="single" w:sz="4" w:space="0" w:color="auto"/>
              <w:bottom w:val="single" w:sz="4" w:space="0" w:color="auto"/>
              <w:right w:val="single" w:sz="4" w:space="0" w:color="auto"/>
            </w:tcBorders>
          </w:tcPr>
          <w:p w14:paraId="1A467A34" w14:textId="44DDE04F" w:rsidR="00DD2A23" w:rsidRPr="00C93E52" w:rsidRDefault="00DD2A23" w:rsidP="00DD2A23">
            <w:r w:rsidRPr="00C93E52">
              <w:lastRenderedPageBreak/>
              <w:t>0</w:t>
            </w:r>
            <w:proofErr w:type="gramStart"/>
            <w:r w:rsidRPr="00C93E52">
              <w:t>..</w:t>
            </w:r>
            <w:proofErr w:type="gramEnd"/>
            <w:r w:rsidRPr="00C93E52">
              <w:t>1</w:t>
            </w:r>
          </w:p>
        </w:tc>
      </w:tr>
      <w:tr w:rsidR="00DD2A2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DD2A23" w:rsidRPr="003C622B" w:rsidRDefault="00DD2A23" w:rsidP="00DD2A23">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582CA3C" w14:textId="1D1937F4" w:rsidR="00DD2A23" w:rsidRPr="00114699" w:rsidRDefault="00DD2A23" w:rsidP="00DD2A2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7B08F9" w:rsidRDefault="007B08F9" w:rsidP="00DD2A23">
            <w:pPr>
              <w:rPr>
                <w:szCs w:val="20"/>
              </w:rPr>
            </w:pPr>
            <w:r>
              <w:rPr>
                <w:szCs w:val="20"/>
              </w:rPr>
              <w:t xml:space="preserve">Om utförarens identitet beskrivs i form av ett HSA-id används </w:t>
            </w:r>
          </w:p>
          <w:p w14:paraId="05951899" w14:textId="2038ED6F" w:rsidR="00DD2A23" w:rsidRPr="00C93E52" w:rsidRDefault="007B08F9" w:rsidP="00DD2A23">
            <w:pPr>
              <w:rPr>
                <w:rFonts w:cs="Arial"/>
              </w:rPr>
            </w:pPr>
            <w:r>
              <w:rPr>
                <w:szCs w:val="20"/>
              </w:rPr>
              <w:t>OID</w:t>
            </w:r>
            <w:r w:rsidR="00DD2A23"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DD2A23" w:rsidRPr="00C93E52" w:rsidRDefault="00DD2A23" w:rsidP="00DD2A23">
            <w:r w:rsidRPr="00C93E52">
              <w:t>1</w:t>
            </w:r>
          </w:p>
        </w:tc>
      </w:tr>
      <w:tr w:rsidR="00DD2A2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DD2A23" w:rsidRPr="003C622B" w:rsidRDefault="00DD2A23" w:rsidP="00DD2A23">
            <w:pPr>
              <w:rPr>
                <w:lang w:val="en-GB"/>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383781" w14:textId="2B2C0587" w:rsidR="00DD2A23" w:rsidRPr="00C93E52" w:rsidRDefault="00DD2A23" w:rsidP="00DD2A2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69908E88" w:rsidR="00DD2A23" w:rsidRPr="00C93E52" w:rsidRDefault="00047086" w:rsidP="00DD2A23">
            <w:pPr>
              <w:rPr>
                <w:rFonts w:cs="Arial"/>
              </w:rPr>
            </w:pPr>
            <w:r>
              <w:t>Identifierar</w:t>
            </w:r>
            <w:r w:rsidR="00053C05">
              <w:t>e</w:t>
            </w:r>
            <w:r>
              <w:t xml:space="preserve"> som tillsammans med </w:t>
            </w:r>
            <w:proofErr w:type="spellStart"/>
            <w:r>
              <w:t>id.root</w:t>
            </w:r>
            <w:proofErr w:type="spellEnd"/>
            <w:r>
              <w:t xml:space="preserve"> är globalt unikt. Om utförarens identitet beskrivs med HSA-id är det i detta attribut som HSA-id läggs.</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DD2A23" w:rsidRPr="00C93E52" w:rsidRDefault="00DD2A23" w:rsidP="00DD2A23">
            <w:r w:rsidRPr="00C93E52">
              <w:t>1</w:t>
            </w:r>
          </w:p>
        </w:tc>
      </w:tr>
      <w:tr w:rsidR="00DD2A2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DD2A23" w:rsidRPr="003C622B" w:rsidRDefault="00DD2A23" w:rsidP="00DD2A23">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3A22" w14:textId="195C4918" w:rsidR="00DD2A23" w:rsidRPr="005A7FC6" w:rsidRDefault="00DD2A23" w:rsidP="00DD2A2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DD2A23" w:rsidRPr="00C93E52" w:rsidRDefault="00DD2A23" w:rsidP="00053C05">
            <w:pPr>
              <w:rPr>
                <w:rFonts w:cs="Arial"/>
              </w:rPr>
            </w:pPr>
            <w:r w:rsidRPr="00C93E52">
              <w:t xml:space="preserve">Beskriver </w:t>
            </w:r>
            <w:r w:rsidR="00047086">
              <w:t xml:space="preserve">den roll som </w:t>
            </w:r>
            <w:r w:rsidRPr="00C93E52">
              <w:t>utföraren</w:t>
            </w:r>
            <w:r w:rsidR="00047086">
              <w:t xml:space="preserve"> </w:t>
            </w:r>
            <w:r w:rsidR="00053C05">
              <w:t>agerar i</w:t>
            </w:r>
            <w:r w:rsidR="00047086">
              <w:t xml:space="preserve">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DD2A23" w:rsidRPr="00C93E52" w:rsidRDefault="00DD2A23" w:rsidP="00DD2A23">
            <w:r w:rsidRPr="00C93E52">
              <w:t>1</w:t>
            </w:r>
          </w:p>
        </w:tc>
      </w:tr>
      <w:tr w:rsidR="00DD2A2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DD2A23" w:rsidRPr="003C622B" w:rsidRDefault="00DD2A23" w:rsidP="00DD2A23">
            <w:proofErr w:type="spellStart"/>
            <w:r w:rsidRPr="003C622B">
              <w:t>c</w:t>
            </w:r>
            <w:r w:rsidRPr="003C622B">
              <w:rPr>
                <w:lang w:eastAsia="sv-SE"/>
              </w:rPr>
              <w:t>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47EF3C01" w14:textId="7AA09E50" w:rsidR="00DD2A23" w:rsidRPr="005A7FC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DD2A23" w:rsidRPr="00C93E52" w:rsidRDefault="00DD2A23" w:rsidP="00DD2A2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DD2A23" w:rsidRPr="00C93E52" w:rsidRDefault="00DD2A23" w:rsidP="00DD2A23">
            <w:r w:rsidRPr="00C93E52">
              <w:t>1</w:t>
            </w:r>
          </w:p>
        </w:tc>
      </w:tr>
      <w:tr w:rsidR="00DD2A2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DD2A23" w:rsidRPr="003C622B" w:rsidRDefault="00DD2A23" w:rsidP="00DD2A23">
            <w:pPr>
              <w:rPr>
                <w:lang w:val="en-GB"/>
              </w:rPr>
            </w:pPr>
            <w:proofErr w:type="spellStart"/>
            <w:r w:rsidRPr="003C622B">
              <w:rPr>
                <w:lang w:eastAsia="sv-SE"/>
              </w:rPr>
              <w:t>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48BF1B4" w14:textId="0B9D78B0"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DD2A23" w:rsidRPr="00C93E52" w:rsidRDefault="00DD2A23" w:rsidP="007B08F9">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DD2A23" w:rsidRPr="00C93E52" w:rsidRDefault="00DD2A23" w:rsidP="00DD2A23">
            <w:r w:rsidRPr="00C93E52">
              <w:t>1</w:t>
            </w:r>
          </w:p>
        </w:tc>
      </w:tr>
      <w:tr w:rsidR="00DD2A2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DD2A23" w:rsidRPr="003C622B" w:rsidRDefault="00DD2A23" w:rsidP="00DD2A23">
            <w:pPr>
              <w:rPr>
                <w:lang w:val="en-GB"/>
              </w:rPr>
            </w:pPr>
            <w:proofErr w:type="spellStart"/>
            <w:r w:rsidRPr="003C622B">
              <w:rPr>
                <w:lang w:eastAsia="sv-SE"/>
              </w:rPr>
              <w:t>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1A404214" w14:textId="1C99FB5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DD2A23" w:rsidRPr="00C93E52" w:rsidRDefault="00DD2A23" w:rsidP="00A711EC">
            <w:pPr>
              <w:rPr>
                <w:rFonts w:cs="Arial"/>
              </w:rPr>
            </w:pPr>
            <w:r w:rsidRPr="00C93E52">
              <w:t xml:space="preserve">Namn </w:t>
            </w:r>
            <w:r w:rsidR="00A711EC">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DD2A23" w:rsidRPr="00C93E52" w:rsidRDefault="00DD2A23" w:rsidP="00DD2A23">
            <w:r w:rsidRPr="00C93E52">
              <w:t>0</w:t>
            </w:r>
            <w:proofErr w:type="gramStart"/>
            <w:r w:rsidRPr="00C93E52">
              <w:t>..</w:t>
            </w:r>
            <w:proofErr w:type="gramEnd"/>
            <w:r w:rsidRPr="00C93E52">
              <w:t>1</w:t>
            </w:r>
          </w:p>
        </w:tc>
      </w:tr>
      <w:tr w:rsidR="00DD2A2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DD2A23" w:rsidRPr="003C622B" w:rsidRDefault="00DD2A23" w:rsidP="00DD2A23">
            <w:pPr>
              <w:rPr>
                <w:lang w:val="en-GB"/>
              </w:rPr>
            </w:pPr>
            <w:proofErr w:type="spellStart"/>
            <w:r w:rsidRPr="003C622B">
              <w:rPr>
                <w:lang w:eastAsia="sv-SE"/>
              </w:rPr>
              <w:t>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1CB3A0BF" w14:textId="3899E0A4"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DD2A23" w:rsidRPr="00C93E52" w:rsidRDefault="00DD2A23" w:rsidP="00DD2A2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DD2A23" w:rsidRPr="00C93E52" w:rsidRDefault="00DD2A23" w:rsidP="00DD2A23">
            <w:r w:rsidRPr="00C93E52">
              <w:t>0</w:t>
            </w:r>
            <w:proofErr w:type="gramStart"/>
            <w:r w:rsidRPr="00C93E52">
              <w:t>..</w:t>
            </w:r>
            <w:proofErr w:type="gramEnd"/>
            <w:r w:rsidRPr="00C93E52">
              <w:t>1</w:t>
            </w:r>
          </w:p>
        </w:tc>
      </w:tr>
      <w:tr w:rsidR="00DD2A2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DD2A23" w:rsidRPr="003C622B" w:rsidRDefault="00DD2A23" w:rsidP="00DD2A23">
            <w:pPr>
              <w:rPr>
                <w:lang w:val="en-GB"/>
              </w:rPr>
            </w:pPr>
            <w:proofErr w:type="spellStart"/>
            <w:r w:rsidRPr="003C622B">
              <w:rPr>
                <w:lang w:eastAsia="sv-SE"/>
              </w:rPr>
              <w:t>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37B2821D" w14:textId="23B0D215"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DD2A23" w:rsidRPr="00C93E52" w:rsidRDefault="00203C91" w:rsidP="00DD2A23">
            <w:pPr>
              <w:rPr>
                <w:rFonts w:cs="Arial"/>
              </w:rPr>
            </w:pPr>
            <w:r>
              <w:t>Klartext för</w:t>
            </w:r>
            <w:r w:rsidR="00DD2A23"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DD2A23" w:rsidRPr="00C93E52" w:rsidRDefault="00DD2A23" w:rsidP="00DD2A23">
            <w:r w:rsidRPr="00C93E52">
              <w:t>0</w:t>
            </w:r>
            <w:proofErr w:type="gramStart"/>
            <w:r w:rsidRPr="00C93E52">
              <w:t>..</w:t>
            </w:r>
            <w:proofErr w:type="gramEnd"/>
            <w:r w:rsidRPr="00C93E52">
              <w:t>1</w:t>
            </w:r>
          </w:p>
        </w:tc>
      </w:tr>
      <w:tr w:rsidR="006C50FA"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6C50FA" w:rsidRPr="003C622B" w:rsidRDefault="006C50FA" w:rsidP="006C50FA">
            <w:pPr>
              <w:rPr>
                <w:lang w:eastAsia="sv-SE"/>
              </w:rPr>
            </w:pPr>
            <w:r w:rsidRPr="003C622B">
              <w:rPr>
                <w:lang w:eastAsia="sv-SE"/>
              </w:rPr>
              <w:t>person</w:t>
            </w:r>
          </w:p>
        </w:tc>
        <w:tc>
          <w:tcPr>
            <w:tcW w:w="2037" w:type="dxa"/>
            <w:tcBorders>
              <w:top w:val="single" w:sz="4" w:space="0" w:color="auto"/>
              <w:left w:val="single" w:sz="4" w:space="0" w:color="auto"/>
              <w:bottom w:val="single" w:sz="4" w:space="0" w:color="auto"/>
              <w:right w:val="single" w:sz="4" w:space="0" w:color="auto"/>
            </w:tcBorders>
          </w:tcPr>
          <w:p w14:paraId="03C6D1C1" w14:textId="7F33160A" w:rsidR="006C50FA" w:rsidRPr="00C93E52" w:rsidRDefault="006C50FA" w:rsidP="006C50FA">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6C50FA" w:rsidRPr="00C93E52" w:rsidRDefault="006C50FA" w:rsidP="006C50FA">
            <w:r>
              <w:t>Den fysiska person som är utförare</w:t>
            </w:r>
            <w:r w:rsidR="00203C91">
              <w:t>.</w:t>
            </w:r>
            <w:r w:rsidR="00053C05">
              <w:t xml:space="preserv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142A0926" w:rsidR="006C50FA" w:rsidRPr="00C93E52" w:rsidRDefault="006C50FA" w:rsidP="006C50FA">
            <w:r>
              <w:t>0</w:t>
            </w:r>
            <w:proofErr w:type="gramStart"/>
            <w:r>
              <w:t>..</w:t>
            </w:r>
            <w:proofErr w:type="gramEnd"/>
            <w:r>
              <w:t>1</w:t>
            </w:r>
          </w:p>
        </w:tc>
      </w:tr>
      <w:tr w:rsidR="006C50FA" w:rsidRPr="00C93E52" w14:paraId="207FAF12" w14:textId="77777777" w:rsidTr="00DD2A23">
        <w:tc>
          <w:tcPr>
            <w:tcW w:w="2943" w:type="dxa"/>
            <w:tcBorders>
              <w:top w:val="single" w:sz="4" w:space="0" w:color="auto"/>
              <w:left w:val="single" w:sz="4" w:space="0" w:color="auto"/>
              <w:bottom w:val="single" w:sz="4" w:space="0" w:color="auto"/>
              <w:right w:val="single" w:sz="4" w:space="0" w:color="auto"/>
            </w:tcBorders>
          </w:tcPr>
          <w:p w14:paraId="6D2394B9" w14:textId="2BADADCE" w:rsidR="006C50FA" w:rsidRPr="003C622B" w:rsidRDefault="006C50FA" w:rsidP="00DD2A23">
            <w:pPr>
              <w:rPr>
                <w:lang w:eastAsia="sv-SE"/>
              </w:rPr>
            </w:pPr>
            <w:proofErr w:type="spellStart"/>
            <w:r w:rsidRPr="003C622B">
              <w:rPr>
                <w:lang w:eastAsia="sv-SE"/>
              </w:rPr>
              <w:t>careUnit</w:t>
            </w:r>
            <w:proofErr w:type="spellEnd"/>
          </w:p>
        </w:tc>
        <w:tc>
          <w:tcPr>
            <w:tcW w:w="2037" w:type="dxa"/>
            <w:tcBorders>
              <w:top w:val="single" w:sz="4" w:space="0" w:color="auto"/>
              <w:left w:val="single" w:sz="4" w:space="0" w:color="auto"/>
              <w:bottom w:val="single" w:sz="4" w:space="0" w:color="auto"/>
              <w:right w:val="single" w:sz="4" w:space="0" w:color="auto"/>
            </w:tcBorders>
          </w:tcPr>
          <w:p w14:paraId="090D6B21" w14:textId="0A8BD845" w:rsidR="006C50FA" w:rsidRPr="00C93E52" w:rsidRDefault="006C50FA" w:rsidP="00DD2A2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61B8B179" w:rsidR="006C50FA" w:rsidRPr="00C93E52" w:rsidRDefault="006C50FA" w:rsidP="00203C91">
            <w:r>
              <w:t>Den PDL</w:t>
            </w:r>
            <w:r w:rsidR="00203C91">
              <w:t>-</w:t>
            </w:r>
            <w:r>
              <w:t>vårdenhet som observationen utförs på uppdrag av (där utföraren har sitt medarbetaruppdrag).</w:t>
            </w:r>
            <w:r w:rsidR="00203C91">
              <w:t xml:space="preserve"> Ska </w:t>
            </w:r>
            <w:r w:rsidR="00053C05">
              <w:t xml:space="preserve">endast </w:t>
            </w:r>
            <w:r w:rsidR="00203C91">
              <w:t>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6071B19D" w:rsidR="006C50FA" w:rsidRPr="00C93E52" w:rsidRDefault="006C50FA" w:rsidP="00DD2A23">
            <w:r>
              <w:t>0</w:t>
            </w:r>
            <w:proofErr w:type="gramStart"/>
            <w:r>
              <w:t>..</w:t>
            </w:r>
            <w:proofErr w:type="gramEnd"/>
            <w:r>
              <w:t>1</w:t>
            </w:r>
          </w:p>
        </w:tc>
      </w:tr>
      <w:tr w:rsidR="00DD2A23" w:rsidRPr="00C93E52" w14:paraId="6A63CDB9" w14:textId="77777777" w:rsidTr="00DD2A23">
        <w:tc>
          <w:tcPr>
            <w:tcW w:w="2943" w:type="dxa"/>
            <w:tcBorders>
              <w:top w:val="single" w:sz="4" w:space="0" w:color="auto"/>
              <w:left w:val="nil"/>
              <w:bottom w:val="single" w:sz="4" w:space="0" w:color="auto"/>
              <w:right w:val="nil"/>
            </w:tcBorders>
          </w:tcPr>
          <w:p w14:paraId="2F5FD481" w14:textId="77777777" w:rsidR="00DD2A23" w:rsidRDefault="00DD2A23" w:rsidP="00DD2A23">
            <w:pPr>
              <w:rPr>
                <w:lang w:eastAsia="sv-SE"/>
              </w:rPr>
            </w:pPr>
          </w:p>
        </w:tc>
        <w:tc>
          <w:tcPr>
            <w:tcW w:w="2037" w:type="dxa"/>
            <w:tcBorders>
              <w:top w:val="single" w:sz="4" w:space="0" w:color="auto"/>
              <w:left w:val="nil"/>
              <w:bottom w:val="single" w:sz="4" w:space="0" w:color="auto"/>
              <w:right w:val="nil"/>
            </w:tcBorders>
          </w:tcPr>
          <w:p w14:paraId="0A6822AC" w14:textId="77777777" w:rsidR="00DD2A23" w:rsidRPr="00C93E52" w:rsidRDefault="00DD2A23" w:rsidP="00DD2A23"/>
        </w:tc>
        <w:tc>
          <w:tcPr>
            <w:tcW w:w="2925" w:type="dxa"/>
            <w:tcBorders>
              <w:top w:val="single" w:sz="4" w:space="0" w:color="auto"/>
              <w:left w:val="nil"/>
              <w:bottom w:val="single" w:sz="4" w:space="0" w:color="auto"/>
              <w:right w:val="nil"/>
            </w:tcBorders>
          </w:tcPr>
          <w:p w14:paraId="5806D0BD" w14:textId="77777777" w:rsidR="00DD2A23" w:rsidRPr="00C93E52" w:rsidRDefault="00DD2A23" w:rsidP="00DD2A23"/>
        </w:tc>
        <w:tc>
          <w:tcPr>
            <w:tcW w:w="1617" w:type="dxa"/>
            <w:tcBorders>
              <w:top w:val="single" w:sz="4" w:space="0" w:color="auto"/>
              <w:left w:val="nil"/>
              <w:bottom w:val="single" w:sz="4" w:space="0" w:color="auto"/>
              <w:right w:val="nil"/>
            </w:tcBorders>
          </w:tcPr>
          <w:p w14:paraId="1882BB9A" w14:textId="77777777" w:rsidR="00DD2A23" w:rsidRPr="00C93E52" w:rsidRDefault="00DD2A23" w:rsidP="00DD2A23"/>
        </w:tc>
      </w:tr>
      <w:tr w:rsidR="00DD2A2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DD2A23" w:rsidRPr="006C50FA" w:rsidRDefault="00DD2A23" w:rsidP="00DD2A23">
            <w:pPr>
              <w:rPr>
                <w:lang w:eastAsia="sv-SE"/>
              </w:rPr>
            </w:pPr>
            <w:proofErr w:type="spellStart"/>
            <w:r w:rsidRPr="006C50FA">
              <w:rPr>
                <w:lang w:eastAsia="sv-SE"/>
              </w:rPr>
              <w:t>observationGroup</w:t>
            </w:r>
            <w:proofErr w:type="spellEnd"/>
            <w:r w:rsidRPr="006C50FA">
              <w:rPr>
                <w:lang w:eastAsia="sv-SE"/>
              </w:rPr>
              <w:t>/</w:t>
            </w:r>
          </w:p>
          <w:p w14:paraId="6D125D48" w14:textId="680DB0F1" w:rsidR="00DD2A23" w:rsidRDefault="00DD2A23" w:rsidP="00DD2A23">
            <w:pPr>
              <w:rPr>
                <w:lang w:eastAsia="sv-SE"/>
              </w:rPr>
            </w:pPr>
            <w:proofErr w:type="spellStart"/>
            <w:r>
              <w:rPr>
                <w:lang w:eastAsia="sv-SE"/>
              </w:rPr>
              <w:t>l</w:t>
            </w:r>
            <w:r w:rsidRPr="00C93E52">
              <w:rPr>
                <w:lang w:eastAsia="sv-SE"/>
              </w:rPr>
              <w:t>egalAuthenticator</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DD2A23" w:rsidRPr="00C93E52" w:rsidRDefault="00DD2A23" w:rsidP="00DD2A2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DD2A23" w:rsidRPr="00C93E52" w:rsidRDefault="00DD2A23" w:rsidP="00DD2A23"/>
        </w:tc>
      </w:tr>
      <w:tr w:rsidR="00DD2A2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DD2A23" w:rsidRPr="003C622B" w:rsidRDefault="00DD2A23" w:rsidP="00DD2A2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725B2DEF" w14:textId="7AA46804" w:rsidR="00DD2A23" w:rsidRPr="00C93E52" w:rsidRDefault="00DD2A23" w:rsidP="00DD2A2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474E34C1" w:rsidR="00DD2A23" w:rsidRPr="00C93E52" w:rsidRDefault="00DD2A23" w:rsidP="00DD2A23">
            <w:r w:rsidRPr="00C93E52">
              <w:rPr>
                <w:rFonts w:cs="Arial"/>
              </w:rPr>
              <w:t>HSA-id för person som signerat dokumentet.</w:t>
            </w:r>
          </w:p>
          <w:p w14:paraId="2EFE1B1E"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tcPr>
          <w:p w14:paraId="656319F3" w14:textId="375F7F24" w:rsidR="00DD2A23" w:rsidRPr="00C93E52" w:rsidRDefault="00DD2A23" w:rsidP="00DD2A23">
            <w:r w:rsidRPr="00C93E52">
              <w:t>0</w:t>
            </w:r>
            <w:proofErr w:type="gramStart"/>
            <w:r w:rsidRPr="00C93E52">
              <w:t>..</w:t>
            </w:r>
            <w:proofErr w:type="gramEnd"/>
            <w:r w:rsidRPr="00C93E52">
              <w:t>1</w:t>
            </w:r>
          </w:p>
        </w:tc>
      </w:tr>
      <w:tr w:rsidR="00DD2A2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DD2A23" w:rsidRPr="003C622B" w:rsidRDefault="00DD2A23" w:rsidP="00DD2A23">
            <w:pPr>
              <w:rPr>
                <w:lang w:eastAsia="sv-SE"/>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0F8A579C" w14:textId="618BA880"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DD2A23" w:rsidRPr="00C93E52" w:rsidRDefault="00DD2A23" w:rsidP="00DD2A2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DD2A23" w:rsidRPr="00C93E52" w:rsidRDefault="00DD2A23" w:rsidP="00DD2A23">
            <w:r w:rsidRPr="00C93E52">
              <w:t>1</w:t>
            </w:r>
          </w:p>
        </w:tc>
      </w:tr>
      <w:tr w:rsidR="00DD2A2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DD2A23" w:rsidRPr="003C622B" w:rsidRDefault="00DD2A23" w:rsidP="00DD2A23">
            <w:pPr>
              <w:rPr>
                <w:lang w:eastAsia="sv-SE"/>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CD9E69A" w14:textId="5D1B3857"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DD2A23" w:rsidRPr="00C93E52" w:rsidRDefault="00DD2A23" w:rsidP="00DD2A2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DD2A23" w:rsidRPr="00C93E52" w:rsidRDefault="00DD2A23" w:rsidP="00DD2A23">
            <w:r w:rsidRPr="00C93E52">
              <w:t>1</w:t>
            </w:r>
          </w:p>
        </w:tc>
      </w:tr>
      <w:tr w:rsidR="00DD2A23" w:rsidRPr="00C93E52" w14:paraId="467049C1" w14:textId="77777777" w:rsidTr="00DD2A23">
        <w:tc>
          <w:tcPr>
            <w:tcW w:w="2943" w:type="dxa"/>
            <w:tcBorders>
              <w:top w:val="single" w:sz="4" w:space="0" w:color="auto"/>
              <w:left w:val="single" w:sz="4" w:space="0" w:color="auto"/>
              <w:bottom w:val="single" w:sz="4" w:space="0" w:color="auto"/>
              <w:right w:val="single" w:sz="4" w:space="0" w:color="auto"/>
            </w:tcBorders>
          </w:tcPr>
          <w:p w14:paraId="2F948F7C" w14:textId="51719322" w:rsidR="00DD2A23" w:rsidRPr="003C622B" w:rsidRDefault="00DD2A23" w:rsidP="00DD2A23">
            <w:pPr>
              <w:rPr>
                <w:lang w:eastAsia="sv-SE"/>
              </w:rPr>
            </w:pPr>
            <w:r w:rsidRPr="003C622B">
              <w:rPr>
                <w:lang w:val="en-US"/>
              </w:rPr>
              <w:t>time</w:t>
            </w:r>
          </w:p>
        </w:tc>
        <w:tc>
          <w:tcPr>
            <w:tcW w:w="2037" w:type="dxa"/>
            <w:tcBorders>
              <w:top w:val="single" w:sz="4" w:space="0" w:color="auto"/>
              <w:left w:val="single" w:sz="4" w:space="0" w:color="auto"/>
              <w:bottom w:val="single" w:sz="4" w:space="0" w:color="auto"/>
              <w:right w:val="single" w:sz="4" w:space="0" w:color="auto"/>
            </w:tcBorders>
          </w:tcPr>
          <w:p w14:paraId="715166AE" w14:textId="24755138" w:rsidR="00DD2A23" w:rsidRPr="00C93E52" w:rsidRDefault="00DD2A23" w:rsidP="00DD2A23">
            <w:proofErr w:type="spellStart"/>
            <w:r w:rsidRPr="00C93E52">
              <w:rPr>
                <w:lang w:val="en-GB"/>
              </w:rPr>
              <w:t>TimeStamp</w:t>
            </w:r>
            <w:r w:rsidR="00D0083C">
              <w:rPr>
                <w:lang w:val="en-GB"/>
              </w:rPr>
              <w:t>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DD2A23" w:rsidRPr="00C93E52" w:rsidRDefault="00DD2A23" w:rsidP="00761957">
            <w:r w:rsidRPr="00C93E52">
              <w:rPr>
                <w:rFonts w:cs="Arial"/>
              </w:rPr>
              <w:t xml:space="preserve">Tid för signeringen av observationen. Uttrycks </w:t>
            </w:r>
            <w:r w:rsidR="00203C91">
              <w:rPr>
                <w:rFonts w:cs="Arial"/>
              </w:rPr>
              <w:t>på</w:t>
            </w:r>
            <w:r w:rsidR="00203C91" w:rsidRPr="00C93E52">
              <w:rPr>
                <w:rFonts w:cs="Arial"/>
              </w:rPr>
              <w:t xml:space="preserve"> </w:t>
            </w:r>
            <w:r w:rsidRPr="00C93E52">
              <w:rPr>
                <w:rFonts w:cs="Arial"/>
              </w:rPr>
              <w:t xml:space="preserve">formatet </w:t>
            </w:r>
            <w:proofErr w:type="spellStart"/>
            <w:r w:rsidRPr="00C93E52">
              <w:rPr>
                <w:rFonts w:cs="Arial"/>
              </w:rPr>
              <w:t>ÅÅÅÅMMDDttmmss</w:t>
            </w:r>
            <w:proofErr w:type="spellEnd"/>
            <w:r w:rsidRPr="00C93E52">
              <w:rPr>
                <w:rFonts w:cs="Arial"/>
              </w:rPr>
              <w:t xml:space="preserve"> där </w:t>
            </w:r>
            <w:r w:rsidR="00761957">
              <w:rPr>
                <w:rFonts w:cs="Arial"/>
              </w:rPr>
              <w:t>klockslaget</w:t>
            </w:r>
            <w:r w:rsidR="00761957" w:rsidRPr="00C93E52">
              <w:rPr>
                <w:rFonts w:cs="Arial"/>
              </w:rPr>
              <w:t xml:space="preserve"> </w:t>
            </w:r>
            <w:r w:rsidRPr="00C93E52">
              <w:rPr>
                <w:rFonts w:cs="Arial"/>
              </w:rPr>
              <w:t>är frivillig</w:t>
            </w:r>
            <w:r w:rsidR="00761957">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DD2A23" w:rsidRPr="00C93E52" w:rsidRDefault="00DD2A23" w:rsidP="00DD2A23">
            <w:r w:rsidRPr="00C93E52">
              <w:rPr>
                <w:lang w:val="en-US"/>
              </w:rPr>
              <w:t>1</w:t>
            </w:r>
          </w:p>
        </w:tc>
      </w:tr>
      <w:tr w:rsidR="00DD2A23" w:rsidRPr="00C93E52" w14:paraId="66579E33" w14:textId="77777777" w:rsidTr="00DD2A23">
        <w:tc>
          <w:tcPr>
            <w:tcW w:w="2943" w:type="dxa"/>
            <w:tcBorders>
              <w:top w:val="single" w:sz="4" w:space="0" w:color="auto"/>
              <w:left w:val="single" w:sz="4" w:space="0" w:color="auto"/>
              <w:bottom w:val="single" w:sz="4" w:space="0" w:color="auto"/>
              <w:right w:val="single" w:sz="4" w:space="0" w:color="auto"/>
            </w:tcBorders>
          </w:tcPr>
          <w:p w14:paraId="0356268D" w14:textId="3A09FB97" w:rsidR="00DD2A23" w:rsidRPr="003C622B" w:rsidRDefault="00DD2A23" w:rsidP="00DD2A23">
            <w:pPr>
              <w:rPr>
                <w:lang w:eastAsia="sv-SE"/>
              </w:rPr>
            </w:pPr>
            <w:r w:rsidRPr="003C622B">
              <w:rPr>
                <w:lang w:val="en-US"/>
              </w:rPr>
              <w:t>name</w:t>
            </w:r>
          </w:p>
        </w:tc>
        <w:tc>
          <w:tcPr>
            <w:tcW w:w="2037" w:type="dxa"/>
            <w:tcBorders>
              <w:top w:val="single" w:sz="4" w:space="0" w:color="auto"/>
              <w:left w:val="single" w:sz="4" w:space="0" w:color="auto"/>
              <w:bottom w:val="single" w:sz="4" w:space="0" w:color="auto"/>
              <w:right w:val="single" w:sz="4" w:space="0" w:color="auto"/>
            </w:tcBorders>
          </w:tcPr>
          <w:p w14:paraId="1B118FE5" w14:textId="710F5A8A" w:rsidR="00DD2A23" w:rsidRPr="00C93E52" w:rsidRDefault="00DD2A23" w:rsidP="00DD2A2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DD2A23" w:rsidRPr="00C93E52" w:rsidRDefault="00DD2A23" w:rsidP="00DD2A2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34D7E9F1" w:rsidR="00DD2A23" w:rsidRPr="00C93E52" w:rsidRDefault="00DD2A23" w:rsidP="00DD2A23">
            <w:r w:rsidRPr="00C93E52">
              <w:t>0</w:t>
            </w:r>
            <w:proofErr w:type="gramStart"/>
            <w:r w:rsidRPr="00C93E52">
              <w:t>..</w:t>
            </w:r>
            <w:proofErr w:type="gramEnd"/>
            <w:r w:rsidRPr="00C93E52">
              <w:t>1</w:t>
            </w:r>
          </w:p>
        </w:tc>
      </w:tr>
      <w:tr w:rsidR="00DD2A23" w:rsidRPr="00C93E52" w14:paraId="44C98124" w14:textId="77777777" w:rsidTr="00DD2A23">
        <w:tc>
          <w:tcPr>
            <w:tcW w:w="2943" w:type="dxa"/>
            <w:tcBorders>
              <w:top w:val="single" w:sz="4" w:space="0" w:color="auto"/>
              <w:left w:val="nil"/>
              <w:bottom w:val="single" w:sz="4" w:space="0" w:color="auto"/>
              <w:right w:val="nil"/>
            </w:tcBorders>
          </w:tcPr>
          <w:p w14:paraId="236FA0BB" w14:textId="77777777" w:rsidR="00DD2A23" w:rsidRPr="00C93E52" w:rsidRDefault="00DD2A23" w:rsidP="00DD2A23">
            <w:pPr>
              <w:rPr>
                <w:lang w:val="en-US"/>
              </w:rPr>
            </w:pPr>
          </w:p>
        </w:tc>
        <w:tc>
          <w:tcPr>
            <w:tcW w:w="2037" w:type="dxa"/>
            <w:tcBorders>
              <w:top w:val="single" w:sz="4" w:space="0" w:color="auto"/>
              <w:left w:val="nil"/>
              <w:bottom w:val="single" w:sz="4" w:space="0" w:color="auto"/>
              <w:right w:val="nil"/>
            </w:tcBorders>
          </w:tcPr>
          <w:p w14:paraId="0C75FC54" w14:textId="77777777" w:rsidR="00DD2A23" w:rsidRPr="00C93E52" w:rsidRDefault="00DD2A23" w:rsidP="00DD2A23">
            <w:pPr>
              <w:rPr>
                <w:lang w:val="en-GB"/>
              </w:rPr>
            </w:pPr>
          </w:p>
        </w:tc>
        <w:tc>
          <w:tcPr>
            <w:tcW w:w="2925" w:type="dxa"/>
            <w:tcBorders>
              <w:top w:val="single" w:sz="4" w:space="0" w:color="auto"/>
              <w:left w:val="nil"/>
              <w:bottom w:val="single" w:sz="4" w:space="0" w:color="auto"/>
              <w:right w:val="nil"/>
            </w:tcBorders>
          </w:tcPr>
          <w:p w14:paraId="255DE68D" w14:textId="77777777" w:rsidR="00DD2A23" w:rsidRPr="00C93E52" w:rsidRDefault="00DD2A23" w:rsidP="00DD2A23">
            <w:pPr>
              <w:rPr>
                <w:rFonts w:eastAsia="Times New Roman" w:cs="Arial"/>
              </w:rPr>
            </w:pPr>
          </w:p>
        </w:tc>
        <w:tc>
          <w:tcPr>
            <w:tcW w:w="1617" w:type="dxa"/>
            <w:tcBorders>
              <w:top w:val="single" w:sz="4" w:space="0" w:color="auto"/>
              <w:left w:val="nil"/>
              <w:bottom w:val="single" w:sz="4" w:space="0" w:color="auto"/>
              <w:right w:val="nil"/>
            </w:tcBorders>
          </w:tcPr>
          <w:p w14:paraId="1E62865E" w14:textId="77777777" w:rsidR="00DD2A23" w:rsidRPr="00C93E52" w:rsidRDefault="00DD2A23" w:rsidP="00DD2A23"/>
        </w:tc>
      </w:tr>
      <w:tr w:rsidR="00DD2A2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DD2A23" w:rsidRPr="009A0B16" w:rsidRDefault="00DD2A23" w:rsidP="00DD2A2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DD2A23" w:rsidRPr="00C93E52" w:rsidRDefault="00DD2A23" w:rsidP="00DD2A23">
            <w:pPr>
              <w:rPr>
                <w:lang w:val="en-US"/>
              </w:rPr>
            </w:pPr>
            <w:proofErr w:type="spellStart"/>
            <w:r>
              <w:rPr>
                <w:lang w:val="en-US"/>
              </w:rPr>
              <w:t>additionalParticipant</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DD2A23" w:rsidRPr="00C93E52" w:rsidRDefault="00DD2A23" w:rsidP="00DD2A23">
            <w:pPr>
              <w:rPr>
                <w:lang w:val="en-GB"/>
              </w:rPr>
            </w:pPr>
            <w:proofErr w:type="spellStart"/>
            <w:r w:rsidRPr="00DD2A23">
              <w:rPr>
                <w:lang w:val="en-GB"/>
              </w:rPr>
              <w:t>AdditionalParticipantType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DD2A23" w:rsidRPr="00C93E52" w:rsidRDefault="00DD2A23" w:rsidP="00DD2A2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DD2A23" w:rsidRPr="00C93E52" w:rsidRDefault="00DD2A23" w:rsidP="00DD2A23"/>
        </w:tc>
      </w:tr>
      <w:tr w:rsidR="00DD2A2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DD2A23" w:rsidRPr="003C622B" w:rsidRDefault="00DD2A23" w:rsidP="00DD2A23">
            <w:pPr>
              <w:rPr>
                <w:lang w:val="en-US"/>
              </w:rPr>
            </w:pPr>
            <w:r w:rsidRPr="003C622B">
              <w:rPr>
                <w:lang w:val="en-US"/>
              </w:rPr>
              <w:t>id</w:t>
            </w:r>
          </w:p>
        </w:tc>
        <w:tc>
          <w:tcPr>
            <w:tcW w:w="2037" w:type="dxa"/>
            <w:tcBorders>
              <w:top w:val="single" w:sz="4" w:space="0" w:color="auto"/>
              <w:left w:val="single" w:sz="4" w:space="0" w:color="auto"/>
              <w:bottom w:val="single" w:sz="4" w:space="0" w:color="auto"/>
              <w:right w:val="single" w:sz="4" w:space="0" w:color="auto"/>
            </w:tcBorders>
          </w:tcPr>
          <w:p w14:paraId="17937BDA" w14:textId="4A48F5EF" w:rsidR="00DD2A23" w:rsidRPr="00C93E52" w:rsidRDefault="00DD2A23" w:rsidP="00DD2A2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2C266BF3" w:rsidR="007B08F9" w:rsidRPr="00C93E52" w:rsidRDefault="007B08F9" w:rsidP="007B08F9">
            <w:r w:rsidRPr="00C93E52">
              <w:t xml:space="preserve">Personens identitet </w:t>
            </w:r>
            <w:r>
              <w:t>i sin</w:t>
            </w:r>
            <w:r w:rsidRPr="00C93E52">
              <w:t xml:space="preserve"> </w:t>
            </w:r>
            <w:r>
              <w:t>roll som ytterligare deltagare.</w:t>
            </w:r>
            <w:r w:rsidRPr="00C93E52">
              <w:t xml:space="preserve"> </w:t>
            </w:r>
          </w:p>
          <w:p w14:paraId="658B9536" w14:textId="77777777" w:rsidR="007B08F9" w:rsidRPr="00C93E52" w:rsidRDefault="007B08F9" w:rsidP="007B08F9"/>
          <w:p w14:paraId="36E8348D" w14:textId="65B8B7E6" w:rsidR="007B08F9" w:rsidRPr="00C93E52" w:rsidRDefault="007B08F9" w:rsidP="007B08F9">
            <w:r w:rsidRPr="00C93E52">
              <w:t xml:space="preserve">Lämnas tomt </w:t>
            </w:r>
            <w:r>
              <w:t>om deltagaren identifieras av person-id (exempelvis anhörig till patienten identifierad av personnummer)</w:t>
            </w:r>
          </w:p>
          <w:p w14:paraId="0534C956" w14:textId="77777777" w:rsidR="007B08F9" w:rsidRPr="00C93E52" w:rsidRDefault="007B08F9" w:rsidP="007B08F9"/>
          <w:p w14:paraId="100310BF" w14:textId="55D4BEC9" w:rsidR="00DD2A23" w:rsidRPr="00C93E52" w:rsidRDefault="007B08F9" w:rsidP="00047086">
            <w:pPr>
              <w:rPr>
                <w:rFonts w:eastAsia="Times New Roman" w:cs="Arial"/>
              </w:rPr>
            </w:pPr>
            <w:r w:rsidRPr="00C93E52">
              <w:t>HSA</w:t>
            </w:r>
            <w:r>
              <w:t>-</w:t>
            </w:r>
            <w:r w:rsidRPr="00C93E52">
              <w:t>id skall anges ifall utföraren är vårdpersonal.</w:t>
            </w:r>
            <w:r w:rsidRPr="00C93E52">
              <w:rPr>
                <w:rFonts w:cs="Arial"/>
              </w:rPr>
              <w:t xml:space="preserve"> (Fält 2, Fält 2a)</w:t>
            </w:r>
          </w:p>
        </w:tc>
        <w:tc>
          <w:tcPr>
            <w:tcW w:w="1617" w:type="dxa"/>
            <w:tcBorders>
              <w:top w:val="single" w:sz="4" w:space="0" w:color="auto"/>
              <w:left w:val="single" w:sz="4" w:space="0" w:color="auto"/>
              <w:bottom w:val="single" w:sz="4" w:space="0" w:color="auto"/>
              <w:right w:val="single" w:sz="4" w:space="0" w:color="auto"/>
            </w:tcBorders>
          </w:tcPr>
          <w:p w14:paraId="60A62BDA" w14:textId="7228BDB7" w:rsidR="00DD2A23" w:rsidRPr="00C93E52" w:rsidRDefault="00F46AE3" w:rsidP="00DD2A23">
            <w:r>
              <w:t>0</w:t>
            </w:r>
            <w:proofErr w:type="gramStart"/>
            <w:r>
              <w:t>..</w:t>
            </w:r>
            <w:proofErr w:type="gramEnd"/>
            <w:r>
              <w:t>1</w:t>
            </w:r>
          </w:p>
        </w:tc>
      </w:tr>
      <w:tr w:rsidR="00DD2A2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DD2A23" w:rsidRPr="003C622B" w:rsidRDefault="00DD2A23" w:rsidP="00DD2A2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6C535DB" w14:textId="0F8BB17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DD2A23" w:rsidRPr="00C93E52" w:rsidRDefault="00F46AE3" w:rsidP="00DF7E6D">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w:t>
            </w:r>
            <w:r w:rsidR="00761957">
              <w:rPr>
                <w:rFonts w:eastAsia="Times New Roman" w:cs="Arial"/>
              </w:rPr>
              <w:t>.</w:t>
            </w:r>
            <w:r w:rsidR="00047086">
              <w:rPr>
                <w:rFonts w:eastAsia="Times New Roman" w:cs="Arial"/>
              </w:rPr>
              <w:t xml:space="preserve"> Beskriver vilken typ av identitetsbeteckning detta är. Om deltagaren identifieras av HSA-id </w:t>
            </w:r>
            <w:proofErr w:type="gramStart"/>
            <w:r w:rsidR="00DF7E6D">
              <w:rPr>
                <w:rFonts w:eastAsia="Times New Roman" w:cs="Arial"/>
              </w:rPr>
              <w:t xml:space="preserve">anges </w:t>
            </w:r>
            <w:r w:rsidR="00DF7E6D" w:rsidRPr="00C93E52">
              <w:rPr>
                <w:rFonts w:cs="Arial"/>
              </w:rPr>
              <w:t xml:space="preserve"> OID</w:t>
            </w:r>
            <w:proofErr w:type="gramEnd"/>
            <w:r w:rsidR="00DF7E6D"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DD2A23" w:rsidRPr="00C93E52" w:rsidRDefault="00F46AE3" w:rsidP="00DD2A23">
            <w:r>
              <w:t>1</w:t>
            </w:r>
            <w:proofErr w:type="gramStart"/>
            <w:r>
              <w:t>..</w:t>
            </w:r>
            <w:proofErr w:type="gramEnd"/>
            <w:r>
              <w:t>1</w:t>
            </w:r>
          </w:p>
        </w:tc>
      </w:tr>
      <w:tr w:rsidR="00DD2A2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DD2A23" w:rsidRPr="003C622B" w:rsidRDefault="00DD2A23" w:rsidP="00DD2A23">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73D3446D" w14:textId="36745BC4" w:rsidR="00DD2A23" w:rsidRPr="0004708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DD2A23" w:rsidRPr="00C93E52" w:rsidRDefault="00F46AE3" w:rsidP="00DD2A23">
            <w:pPr>
              <w:rPr>
                <w:rFonts w:eastAsia="Times New Roman" w:cs="Arial"/>
              </w:rPr>
            </w:pPr>
            <w:r>
              <w:rPr>
                <w:rFonts w:eastAsia="Times New Roman" w:cs="Arial"/>
              </w:rPr>
              <w:t>Id-extension för deltagaren</w:t>
            </w:r>
            <w:r w:rsidR="00761957">
              <w:rPr>
                <w:rFonts w:eastAsia="Times New Roman" w:cs="Arial"/>
              </w:rPr>
              <w:t>.</w:t>
            </w:r>
            <w:r w:rsidR="00DF7E6D">
              <w:rPr>
                <w:rFonts w:eastAsia="Times New Roman" w:cs="Arial"/>
              </w:rPr>
              <w:t xml:space="preserve">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DD2A23" w:rsidRPr="00C93E52" w:rsidRDefault="00F46AE3" w:rsidP="00DD2A23">
            <w:r>
              <w:t>1</w:t>
            </w:r>
            <w:proofErr w:type="gramStart"/>
            <w:r>
              <w:t>..</w:t>
            </w:r>
            <w:proofErr w:type="gramEnd"/>
            <w:r>
              <w:t>1</w:t>
            </w:r>
          </w:p>
        </w:tc>
      </w:tr>
      <w:tr w:rsidR="00DD2A2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DD2A23" w:rsidRPr="003C622B" w:rsidRDefault="00DD2A23" w:rsidP="00DD2A23">
            <w:proofErr w:type="spellStart"/>
            <w:r w:rsidRPr="003C622B">
              <w:lastRenderedPageBreak/>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40EDBBA3" w14:textId="145BA73C" w:rsidR="00DD2A23" w:rsidRPr="00047086" w:rsidRDefault="00DD2A23" w:rsidP="00DD2A2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F890FE9" w:rsidR="00DD2A23" w:rsidRPr="00C93E52" w:rsidRDefault="00F46AE3" w:rsidP="007B08F9">
            <w:pPr>
              <w:rPr>
                <w:rFonts w:eastAsia="Times New Roman" w:cs="Arial"/>
              </w:rPr>
            </w:pPr>
            <w:r>
              <w:rPr>
                <w:rFonts w:eastAsia="Times New Roman" w:cs="Arial"/>
              </w:rPr>
              <w:t>Typ av deltagande</w:t>
            </w:r>
            <w:r w:rsidR="00761957">
              <w:rPr>
                <w:rFonts w:eastAsia="Times New Roman" w:cs="Arial"/>
              </w:rPr>
              <w:t>.</w:t>
            </w:r>
            <w:r w:rsidR="007B08F9">
              <w:rPr>
                <w:rFonts w:eastAsia="Times New Roman" w:cs="Arial"/>
              </w:rPr>
              <w:t xml:space="preserve"> Detta beskriver på vilket sätt en deltagare deltagit i observationen.</w:t>
            </w:r>
            <w:r w:rsidR="00053C05">
              <w:rPr>
                <w:rFonts w:eastAsia="Times New Roman" w:cs="Arial"/>
              </w:rPr>
              <w:t xml:space="preserve"> Kan exempelvis vara sekundär utförare/assistent</w:t>
            </w:r>
            <w:r w:rsidR="00DB3D1E">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E8BC9B" w14:textId="0932C07B" w:rsidR="00DD2A23" w:rsidRPr="00C93E52" w:rsidRDefault="00F46AE3" w:rsidP="00DD2A23">
            <w:r>
              <w:t>1</w:t>
            </w:r>
            <w:proofErr w:type="gramStart"/>
            <w:r>
              <w:t>..</w:t>
            </w:r>
            <w:proofErr w:type="gramEnd"/>
            <w:r>
              <w:t>1</w:t>
            </w:r>
          </w:p>
        </w:tc>
      </w:tr>
      <w:tr w:rsidR="0014034E"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14034E" w:rsidRPr="003C622B" w:rsidRDefault="0014034E" w:rsidP="00203C91">
            <w:pPr>
              <w:rPr>
                <w:lang w:val="en-US"/>
              </w:rPr>
            </w:pPr>
            <w:r w:rsidRPr="003C622B">
              <w:rPr>
                <w:lang w:val="en-US"/>
              </w:rPr>
              <w:t>type</w:t>
            </w:r>
            <w:r w:rsidRPr="003C622B">
              <w:rPr>
                <w:lang w:eastAsia="sv-SE"/>
              </w:rPr>
              <w:t>.</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0D565A00" w14:textId="0CB44198"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14034E" w:rsidRPr="00C93E52" w:rsidRDefault="0014034E" w:rsidP="0014034E">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14034E" w:rsidRPr="00C93E52" w:rsidRDefault="0014034E" w:rsidP="0014034E">
            <w:r w:rsidRPr="00C93E52">
              <w:t>1</w:t>
            </w:r>
            <w:proofErr w:type="gramStart"/>
            <w:r w:rsidR="00F46AE3">
              <w:t>..</w:t>
            </w:r>
            <w:proofErr w:type="gramEnd"/>
            <w:r w:rsidR="00F46AE3">
              <w:t>1</w:t>
            </w:r>
          </w:p>
        </w:tc>
      </w:tr>
      <w:tr w:rsidR="0014034E"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14034E" w:rsidRPr="003C622B" w:rsidRDefault="0014034E" w:rsidP="0014034E">
            <w:pPr>
              <w:rPr>
                <w:lang w:val="en-US"/>
              </w:rPr>
            </w:pPr>
            <w:r w:rsidRPr="003C622B">
              <w:rPr>
                <w:lang w:val="en-US"/>
              </w:rPr>
              <w:t>type</w:t>
            </w:r>
            <w:r w:rsidRPr="003C622B">
              <w:rPr>
                <w:lang w:eastAsia="sv-SE"/>
              </w:rPr>
              <w:t>.</w:t>
            </w:r>
            <w:proofErr w:type="spellStart"/>
            <w:r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D56CC11" w14:textId="15CE8256"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14034E" w:rsidRPr="00C93E52" w:rsidRDefault="0014034E" w:rsidP="0014034E">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14034E" w:rsidRPr="00C93E52" w:rsidRDefault="0014034E" w:rsidP="0014034E">
            <w:r w:rsidRPr="00C93E52">
              <w:t>1</w:t>
            </w:r>
            <w:proofErr w:type="gramStart"/>
            <w:r w:rsidR="00F46AE3">
              <w:t>..</w:t>
            </w:r>
            <w:proofErr w:type="gramEnd"/>
            <w:r w:rsidR="00F46AE3">
              <w:t>1</w:t>
            </w:r>
          </w:p>
        </w:tc>
      </w:tr>
      <w:tr w:rsidR="0014034E"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14034E" w:rsidRPr="003C622B" w:rsidRDefault="0014034E" w:rsidP="0014034E">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3040DB31" w14:textId="439A4CD6" w:rsidR="0014034E" w:rsidRPr="00047086" w:rsidRDefault="0014034E" w:rsidP="0014034E">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14034E" w:rsidRPr="00DF7E6D" w:rsidRDefault="00F46AE3" w:rsidP="0014034E">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14034E" w:rsidRPr="00DF7E6D" w:rsidRDefault="0014034E" w:rsidP="0014034E">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14034E"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14034E" w:rsidRPr="003C622B" w:rsidRDefault="0014034E" w:rsidP="00203C91">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7C72CD2" w14:textId="205DE561" w:rsidR="0014034E" w:rsidRPr="00DF7E6D" w:rsidRDefault="0014034E" w:rsidP="0014034E">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14034E" w:rsidRPr="00DF7E6D" w:rsidRDefault="00F46AE3" w:rsidP="0014034E">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14034E" w:rsidRPr="00DF7E6D" w:rsidRDefault="0014034E" w:rsidP="0014034E">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DD2A2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DD2A23" w:rsidRPr="003C622B" w:rsidRDefault="0014034E" w:rsidP="00DD2A23">
            <w:pPr>
              <w:rPr>
                <w:lang w:val="en-US"/>
              </w:rPr>
            </w:pPr>
            <w:r w:rsidRPr="003C622B">
              <w:rPr>
                <w:lang w:val="en-US"/>
              </w:rPr>
              <w:t>role</w:t>
            </w:r>
          </w:p>
        </w:tc>
        <w:tc>
          <w:tcPr>
            <w:tcW w:w="2037" w:type="dxa"/>
            <w:tcBorders>
              <w:top w:val="single" w:sz="4" w:space="0" w:color="auto"/>
              <w:left w:val="single" w:sz="4" w:space="0" w:color="auto"/>
              <w:bottom w:val="single" w:sz="4" w:space="0" w:color="auto"/>
              <w:right w:val="single" w:sz="4" w:space="0" w:color="auto"/>
            </w:tcBorders>
          </w:tcPr>
          <w:p w14:paraId="007D8FC0" w14:textId="079FFB26" w:rsidR="00DD2A23" w:rsidRPr="00C93E52" w:rsidRDefault="00DD2A23" w:rsidP="00DD2A2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DD2A23" w:rsidRPr="00C93E52" w:rsidRDefault="00DF7E6D" w:rsidP="00DD2A23">
            <w:pPr>
              <w:rPr>
                <w:rFonts w:eastAsia="Times New Roman" w:cs="Arial"/>
              </w:rPr>
            </w:pPr>
            <w:r>
              <w:rPr>
                <w:rFonts w:eastAsia="Times New Roman" w:cs="Arial"/>
              </w:rPr>
              <w:t>Beskriver i vilken roll</w:t>
            </w:r>
            <w:r w:rsidR="003F0611">
              <w:rPr>
                <w:rFonts w:eastAsia="Times New Roman" w:cs="Arial"/>
              </w:rPr>
              <w:t xml:space="preserve">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4BE2CB57" w:rsidR="00DD2A23" w:rsidRPr="00C93E52" w:rsidRDefault="00F46AE3" w:rsidP="00DD2A23">
            <w:r>
              <w:t>1</w:t>
            </w:r>
            <w:proofErr w:type="gramStart"/>
            <w:r>
              <w:t>..</w:t>
            </w:r>
            <w:proofErr w:type="gramEnd"/>
            <w:r>
              <w:t>1</w:t>
            </w:r>
          </w:p>
        </w:tc>
      </w:tr>
      <w:tr w:rsidR="0014034E"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14034E" w:rsidRPr="003C622B" w:rsidRDefault="0014034E" w:rsidP="0014034E">
            <w:proofErr w:type="spellStart"/>
            <w:r w:rsidRPr="003C622B">
              <w:t>role</w:t>
            </w:r>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46380C3E" w14:textId="1EF00791"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14034E" w:rsidRPr="00C93E52" w:rsidRDefault="0014034E" w:rsidP="0014034E">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14034E" w:rsidRPr="00C93E52" w:rsidRDefault="0014034E" w:rsidP="0014034E">
            <w:r w:rsidRPr="00C93E52">
              <w:t>1</w:t>
            </w:r>
            <w:proofErr w:type="gramStart"/>
            <w:r w:rsidR="00F46AE3">
              <w:t>..</w:t>
            </w:r>
            <w:proofErr w:type="gramEnd"/>
            <w:r w:rsidR="00F46AE3">
              <w:t>1</w:t>
            </w:r>
          </w:p>
        </w:tc>
      </w:tr>
      <w:tr w:rsidR="0014034E"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14034E" w:rsidRPr="003C622B" w:rsidRDefault="0014034E" w:rsidP="0014034E">
            <w:proofErr w:type="spellStart"/>
            <w:r w:rsidRPr="003C622B">
              <w:t>role</w:t>
            </w:r>
            <w:r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4E6C9E2" w14:textId="233C4179"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14034E" w:rsidRPr="00C93E52" w:rsidRDefault="0014034E" w:rsidP="0014034E">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14034E" w:rsidRPr="00C93E52" w:rsidRDefault="0014034E" w:rsidP="0014034E">
            <w:r w:rsidRPr="00C93E52">
              <w:t>1</w:t>
            </w:r>
            <w:proofErr w:type="gramStart"/>
            <w:r w:rsidR="00F46AE3">
              <w:t>..</w:t>
            </w:r>
            <w:proofErr w:type="gramEnd"/>
            <w:r w:rsidR="00F46AE3">
              <w:t>1</w:t>
            </w:r>
          </w:p>
        </w:tc>
      </w:tr>
      <w:tr w:rsidR="0014034E"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14034E" w:rsidRPr="003C622B" w:rsidRDefault="0014034E" w:rsidP="0014034E">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32FA016" w14:textId="5740504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14034E" w:rsidRPr="005A7FC6" w:rsidRDefault="0014034E" w:rsidP="0014034E">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14034E" w:rsidRPr="005A7FC6" w:rsidRDefault="0014034E" w:rsidP="0014034E">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14034E"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14034E" w:rsidRPr="003C622B" w:rsidRDefault="0014034E" w:rsidP="0014034E">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37252E6" w14:textId="3FB758E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14034E" w:rsidRPr="005A7FC6" w:rsidRDefault="0014034E" w:rsidP="0014034E">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14034E" w:rsidRPr="005A7FC6" w:rsidRDefault="0014034E" w:rsidP="0014034E">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BF2F60" w:rsidRPr="00C93E52" w14:paraId="313A4DC1" w14:textId="77777777" w:rsidTr="00F6122B">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6F0755C4" w:rsidR="00BF2F60" w:rsidRDefault="00BF2F60" w:rsidP="0014034E">
            <w:proofErr w:type="spellStart"/>
            <w:r>
              <w:rPr>
                <w:lang w:val="en-US"/>
              </w:rPr>
              <w:t>Endast</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av</w:t>
            </w:r>
            <w:proofErr w:type="spellEnd"/>
            <w:r>
              <w:rPr>
                <w:lang w:val="en-US"/>
              </w:rPr>
              <w:t xml:space="preserve"> </w:t>
            </w:r>
            <w:proofErr w:type="spellStart"/>
            <w:r>
              <w:rPr>
                <w:lang w:val="en-US"/>
              </w:rPr>
              <w:t>nedanstående</w:t>
            </w:r>
            <w:proofErr w:type="spellEnd"/>
          </w:p>
        </w:tc>
      </w:tr>
      <w:tr w:rsidR="00DD2A23" w:rsidRPr="00C93E52" w14:paraId="5BE8BA09" w14:textId="77777777" w:rsidTr="00F46AE3">
        <w:tc>
          <w:tcPr>
            <w:tcW w:w="2943" w:type="dxa"/>
            <w:tcBorders>
              <w:top w:val="single" w:sz="4" w:space="0" w:color="auto"/>
              <w:left w:val="single" w:sz="4" w:space="0" w:color="auto"/>
              <w:bottom w:val="single" w:sz="4" w:space="0" w:color="auto"/>
              <w:right w:val="single" w:sz="4" w:space="0" w:color="auto"/>
            </w:tcBorders>
          </w:tcPr>
          <w:p w14:paraId="588F939D" w14:textId="41AE0C9B" w:rsidR="00DD2A23" w:rsidRPr="00DE065A" w:rsidRDefault="00DD2A23" w:rsidP="00DD2A23">
            <w:pPr>
              <w:rPr>
                <w:lang w:val="en-US"/>
              </w:rPr>
            </w:pPr>
            <w:r w:rsidRPr="003C622B">
              <w:rPr>
                <w:lang w:val="en-US"/>
              </w:rPr>
              <w:t>person</w:t>
            </w:r>
          </w:p>
        </w:tc>
        <w:tc>
          <w:tcPr>
            <w:tcW w:w="2037" w:type="dxa"/>
            <w:tcBorders>
              <w:top w:val="single" w:sz="4" w:space="0" w:color="auto"/>
              <w:left w:val="single" w:sz="4" w:space="0" w:color="auto"/>
              <w:bottom w:val="single" w:sz="4" w:space="0" w:color="auto"/>
              <w:right w:val="single" w:sz="4" w:space="0" w:color="auto"/>
            </w:tcBorders>
          </w:tcPr>
          <w:p w14:paraId="171ECCF9" w14:textId="4D26759E" w:rsidR="00DD2A23" w:rsidRPr="00C93E52" w:rsidRDefault="00DD2A23" w:rsidP="00DD2A23">
            <w:pPr>
              <w:rPr>
                <w:lang w:val="en-GB"/>
              </w:rPr>
            </w:pPr>
            <w:proofErr w:type="spellStart"/>
            <w:r>
              <w:rPr>
                <w:lang w:val="en-GB"/>
              </w:rP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13AA30B8" w14:textId="7419DEE9" w:rsidR="00DD2A23" w:rsidRPr="00C93E52" w:rsidRDefault="0014034E" w:rsidP="00DD2A23">
            <w:pPr>
              <w:rPr>
                <w:rFonts w:eastAsia="Times New Roman" w:cs="Arial"/>
              </w:rPr>
            </w:pPr>
            <w:r>
              <w:rPr>
                <w:rFonts w:eastAsia="Times New Roman" w:cs="Arial"/>
              </w:rPr>
              <w:t>Den person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1BC888" w14:textId="6CA87C92" w:rsidR="00DD2A23" w:rsidRPr="00C93E52" w:rsidRDefault="00BF2F60" w:rsidP="00DD2A23">
            <w:r>
              <w:t>0</w:t>
            </w:r>
            <w:proofErr w:type="gramStart"/>
            <w:r w:rsidR="0014034E">
              <w:t>..</w:t>
            </w:r>
            <w:proofErr w:type="gramEnd"/>
            <w:r w:rsidR="0014034E">
              <w:t>1</w:t>
            </w:r>
          </w:p>
        </w:tc>
      </w:tr>
      <w:tr w:rsidR="00BF2F60" w:rsidRPr="00C93E52" w14:paraId="3ED34795" w14:textId="77777777" w:rsidTr="00F46AE3">
        <w:tc>
          <w:tcPr>
            <w:tcW w:w="2943" w:type="dxa"/>
            <w:tcBorders>
              <w:top w:val="single" w:sz="4" w:space="0" w:color="auto"/>
              <w:left w:val="single" w:sz="4" w:space="0" w:color="auto"/>
              <w:bottom w:val="single" w:sz="4" w:space="0" w:color="auto"/>
              <w:right w:val="single" w:sz="4" w:space="0" w:color="auto"/>
            </w:tcBorders>
          </w:tcPr>
          <w:p w14:paraId="2428A60D" w14:textId="0624DB1A" w:rsidR="00BF2F60" w:rsidRPr="00DE065A" w:rsidRDefault="00BF2F60" w:rsidP="00BF2F60">
            <w:pPr>
              <w:rPr>
                <w:lang w:val="en-US"/>
              </w:rPr>
            </w:pPr>
            <w:proofErr w:type="spellStart"/>
            <w:r w:rsidRPr="003C622B">
              <w:rPr>
                <w:lang w:val="en-US"/>
              </w:rPr>
              <w:t>organisation</w:t>
            </w:r>
            <w:proofErr w:type="spellEnd"/>
          </w:p>
        </w:tc>
        <w:tc>
          <w:tcPr>
            <w:tcW w:w="2037" w:type="dxa"/>
            <w:tcBorders>
              <w:top w:val="single" w:sz="4" w:space="0" w:color="auto"/>
              <w:left w:val="single" w:sz="4" w:space="0" w:color="auto"/>
              <w:bottom w:val="single" w:sz="4" w:space="0" w:color="auto"/>
              <w:right w:val="single" w:sz="4" w:space="0" w:color="auto"/>
            </w:tcBorders>
          </w:tcPr>
          <w:p w14:paraId="4676F3D3" w14:textId="4EF62FF0" w:rsidR="00BF2F60" w:rsidRDefault="00BF2F60" w:rsidP="00DD2A23">
            <w:pPr>
              <w:rPr>
                <w:lang w:val="en-GB"/>
              </w:rPr>
            </w:pPr>
            <w:proofErr w:type="spellStart"/>
            <w:r>
              <w:rPr>
                <w:lang w:val="en-GB"/>
              </w:rPr>
              <w:t>OrganisationType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5C74BAD8" w14:textId="3E20318E" w:rsidR="00BF2F60" w:rsidRDefault="00BF2F60" w:rsidP="00DD2A23">
            <w:pPr>
              <w:rPr>
                <w:rFonts w:eastAsia="Times New Roman" w:cs="Arial"/>
              </w:rPr>
            </w:pPr>
            <w:r>
              <w:rPr>
                <w:rFonts w:eastAsia="Times New Roman" w:cs="Arial"/>
              </w:rPr>
              <w:t>Den organisation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30DE78" w14:textId="0D15637A" w:rsidR="00BF2F60" w:rsidRDefault="00BF2F60" w:rsidP="00DD2A23">
            <w:r>
              <w:t>0</w:t>
            </w:r>
            <w:proofErr w:type="gramStart"/>
            <w:r>
              <w:t>..</w:t>
            </w:r>
            <w:proofErr w:type="gramEnd"/>
            <w:r>
              <w:t>1</w:t>
            </w:r>
          </w:p>
        </w:tc>
      </w:tr>
      <w:tr w:rsidR="00BF2F60" w:rsidRPr="00C93E52" w14:paraId="1CE6C635" w14:textId="77777777" w:rsidTr="00F46AE3">
        <w:tc>
          <w:tcPr>
            <w:tcW w:w="2943" w:type="dxa"/>
            <w:tcBorders>
              <w:top w:val="single" w:sz="4" w:space="0" w:color="auto"/>
              <w:left w:val="single" w:sz="4" w:space="0" w:color="auto"/>
              <w:bottom w:val="single" w:sz="4" w:space="0" w:color="auto"/>
              <w:right w:val="single" w:sz="4" w:space="0" w:color="auto"/>
            </w:tcBorders>
          </w:tcPr>
          <w:p w14:paraId="6C036E68" w14:textId="5C4EA3E3" w:rsidR="00BF2F60" w:rsidRPr="00DE065A" w:rsidRDefault="00BF2F60" w:rsidP="00BF2F60">
            <w:pPr>
              <w:rPr>
                <w:lang w:val="en-US"/>
              </w:rPr>
            </w:pPr>
            <w:r w:rsidRPr="003C622B">
              <w:rPr>
                <w:lang w:val="en-US"/>
              </w:rPr>
              <w:t>device</w:t>
            </w:r>
          </w:p>
        </w:tc>
        <w:tc>
          <w:tcPr>
            <w:tcW w:w="2037" w:type="dxa"/>
            <w:tcBorders>
              <w:top w:val="single" w:sz="4" w:space="0" w:color="auto"/>
              <w:left w:val="single" w:sz="4" w:space="0" w:color="auto"/>
              <w:bottom w:val="single" w:sz="4" w:space="0" w:color="auto"/>
              <w:right w:val="single" w:sz="4" w:space="0" w:color="auto"/>
            </w:tcBorders>
          </w:tcPr>
          <w:p w14:paraId="5AAF761A" w14:textId="3A652379" w:rsidR="00BF2F60" w:rsidRDefault="00BF2F60" w:rsidP="00DD2A2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tcPr>
          <w:p w14:paraId="1852BA0F" w14:textId="2C12F498" w:rsidR="00BF2F60" w:rsidRDefault="00BF2F60" w:rsidP="00DD2A23">
            <w:pPr>
              <w:rPr>
                <w:rFonts w:eastAsia="Times New Roman" w:cs="Arial"/>
              </w:rPr>
            </w:pPr>
            <w:r>
              <w:rPr>
                <w:rFonts w:eastAsia="Times New Roman" w:cs="Arial"/>
              </w:rPr>
              <w:t>Den medicin</w:t>
            </w:r>
            <w:r w:rsidR="000C1523">
              <w:rPr>
                <w:rFonts w:eastAsia="Times New Roman" w:cs="Arial"/>
              </w:rPr>
              <w:t>sk</w:t>
            </w:r>
            <w:r>
              <w:rPr>
                <w:rFonts w:eastAsia="Times New Roman" w:cs="Arial"/>
              </w:rPr>
              <w:t>teknisk</w:t>
            </w:r>
            <w:r w:rsidR="000C1523">
              <w:rPr>
                <w:rFonts w:eastAsia="Times New Roman" w:cs="Arial"/>
              </w:rPr>
              <w:t>a</w:t>
            </w:r>
            <w:r>
              <w:rPr>
                <w:rFonts w:eastAsia="Times New Roman" w:cs="Arial"/>
              </w:rPr>
              <w:t xml:space="preserve"> utrustning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38B89988" w14:textId="31B43959" w:rsidR="00BF2F60" w:rsidRDefault="00BF2F60" w:rsidP="00DD2A23">
            <w:r>
              <w:t>0</w:t>
            </w:r>
            <w:proofErr w:type="gramStart"/>
            <w:r>
              <w:t>..</w:t>
            </w:r>
            <w:proofErr w:type="gramEnd"/>
            <w:r>
              <w:t>1</w:t>
            </w:r>
          </w:p>
        </w:tc>
      </w:tr>
      <w:tr w:rsidR="00F46AE3" w:rsidRPr="00C93E52" w14:paraId="3543C49B" w14:textId="77777777" w:rsidTr="00F46AE3">
        <w:tc>
          <w:tcPr>
            <w:tcW w:w="2943" w:type="dxa"/>
            <w:tcBorders>
              <w:top w:val="single" w:sz="4" w:space="0" w:color="auto"/>
              <w:left w:val="nil"/>
              <w:bottom w:val="single" w:sz="4" w:space="0" w:color="auto"/>
              <w:right w:val="nil"/>
            </w:tcBorders>
          </w:tcPr>
          <w:p w14:paraId="39618BA7" w14:textId="77777777" w:rsidR="00F46AE3" w:rsidRPr="00BF2F60" w:rsidRDefault="00F46AE3" w:rsidP="00DD2A23"/>
        </w:tc>
        <w:tc>
          <w:tcPr>
            <w:tcW w:w="2037" w:type="dxa"/>
            <w:tcBorders>
              <w:top w:val="single" w:sz="4" w:space="0" w:color="auto"/>
              <w:left w:val="nil"/>
              <w:bottom w:val="single" w:sz="4" w:space="0" w:color="auto"/>
              <w:right w:val="nil"/>
            </w:tcBorders>
          </w:tcPr>
          <w:p w14:paraId="6E37462E" w14:textId="77777777" w:rsidR="00F46AE3" w:rsidRPr="00BF2F60" w:rsidRDefault="00F46AE3" w:rsidP="00DD2A23"/>
        </w:tc>
        <w:tc>
          <w:tcPr>
            <w:tcW w:w="2925" w:type="dxa"/>
            <w:tcBorders>
              <w:top w:val="single" w:sz="4" w:space="0" w:color="auto"/>
              <w:left w:val="nil"/>
              <w:bottom w:val="single" w:sz="4" w:space="0" w:color="auto"/>
              <w:right w:val="nil"/>
            </w:tcBorders>
          </w:tcPr>
          <w:p w14:paraId="598C3B9C" w14:textId="77777777" w:rsidR="00F46AE3" w:rsidRDefault="00F46AE3" w:rsidP="00DD2A23">
            <w:pPr>
              <w:rPr>
                <w:rFonts w:eastAsia="Times New Roman" w:cs="Arial"/>
              </w:rPr>
            </w:pPr>
          </w:p>
        </w:tc>
        <w:tc>
          <w:tcPr>
            <w:tcW w:w="1617" w:type="dxa"/>
            <w:tcBorders>
              <w:top w:val="single" w:sz="4" w:space="0" w:color="auto"/>
              <w:left w:val="nil"/>
              <w:bottom w:val="single" w:sz="4" w:space="0" w:color="auto"/>
              <w:right w:val="nil"/>
            </w:tcBorders>
          </w:tcPr>
          <w:p w14:paraId="73D7B4E6" w14:textId="77777777" w:rsidR="00F46AE3" w:rsidRDefault="00F46AE3" w:rsidP="00DD2A23"/>
        </w:tc>
      </w:tr>
      <w:tr w:rsidR="00F46AE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F46AE3" w:rsidRPr="009A0B16" w:rsidRDefault="00F46AE3" w:rsidP="00F46AE3">
            <w:pPr>
              <w:rPr>
                <w:lang w:val="en-US" w:eastAsia="sv-SE"/>
              </w:rPr>
            </w:pPr>
            <w:proofErr w:type="spellStart"/>
            <w:r w:rsidRPr="009A0B16">
              <w:rPr>
                <w:lang w:val="en-US" w:eastAsia="sv-SE"/>
              </w:rPr>
              <w:t>observationGroup</w:t>
            </w:r>
            <w:proofErr w:type="spellEnd"/>
            <w:r w:rsidRPr="009A0B16">
              <w:rPr>
                <w:lang w:val="en-US" w:eastAsia="sv-SE"/>
              </w:rPr>
              <w:t>/</w:t>
            </w:r>
          </w:p>
          <w:p w14:paraId="4C3FCC41" w14:textId="59A3E58E" w:rsidR="00F46AE3" w:rsidRPr="00DD2A23" w:rsidRDefault="00325124" w:rsidP="00F46AE3">
            <w:pPr>
              <w:rPr>
                <w:lang w:val="en-US"/>
              </w:rPr>
            </w:pPr>
            <w:r>
              <w:rPr>
                <w:lang w:eastAsia="sv-SE"/>
              </w:rPr>
              <w:t>s</w:t>
            </w:r>
            <w:proofErr w:type="spellStart"/>
            <w:r w:rsidR="00F46AE3"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F46AE3" w:rsidRDefault="00F46AE3" w:rsidP="00F46AE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F46AE3" w:rsidRDefault="00F46AE3"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F46AE3" w:rsidRDefault="00F46AE3" w:rsidP="00F46AE3"/>
        </w:tc>
      </w:tr>
      <w:tr w:rsidR="00F46AE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474ABB49" w:rsidR="00F46AE3" w:rsidRPr="003C622B" w:rsidRDefault="00F46AE3" w:rsidP="00F46AE3">
            <w:pPr>
              <w:rPr>
                <w:lang w:val="en-US"/>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F46AE3" w:rsidRDefault="00F46AE3" w:rsidP="00F46AE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F46AE3" w:rsidRDefault="00F46AE3" w:rsidP="00F46AE3">
            <w:pPr>
              <w:rPr>
                <w:rFonts w:eastAsia="Times New Roman" w:cs="Arial"/>
              </w:rPr>
            </w:pPr>
            <w:r w:rsidRPr="00C93E52">
              <w:rPr>
                <w:rFonts w:eastAsia="Times New Roman" w:cs="Arial"/>
              </w:rPr>
              <w:t xml:space="preserve">HSA-id för källsystemet </w:t>
            </w:r>
            <w:r w:rsidR="00335A96" w:rsidRPr="00C93E52">
              <w:rPr>
                <w:rFonts w:eastAsia="Times New Roman" w:cs="Arial"/>
              </w:rPr>
              <w:t xml:space="preserve">som </w:t>
            </w:r>
            <w:r w:rsidR="00335A96">
              <w:t>observationsgruppen</w:t>
            </w:r>
            <w:r>
              <w:t xml:space="preserve">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F46AE3" w:rsidRDefault="00F46AE3" w:rsidP="00F46AE3">
            <w:r w:rsidRPr="00C93E52">
              <w:t>1</w:t>
            </w:r>
          </w:p>
        </w:tc>
      </w:tr>
      <w:tr w:rsidR="00F46AE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F46AE3" w:rsidRPr="003C622B" w:rsidRDefault="00F46AE3" w:rsidP="00F46AE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F46AE3" w:rsidRDefault="00F46AE3" w:rsidP="00F46AE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F46AE3" w:rsidRDefault="00F46AE3" w:rsidP="00F46AE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F46AE3" w:rsidRDefault="00F46AE3" w:rsidP="00F46AE3">
            <w:r w:rsidRPr="00C93E52">
              <w:t>1</w:t>
            </w:r>
          </w:p>
        </w:tc>
      </w:tr>
      <w:tr w:rsidR="00F46AE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F46AE3" w:rsidRPr="003C622B" w:rsidRDefault="00F46AE3" w:rsidP="00F46AE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F46AE3" w:rsidRDefault="00F46AE3" w:rsidP="00F46AE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F46AE3" w:rsidRDefault="00F46AE3" w:rsidP="00F46AE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F46AE3" w:rsidRDefault="00F46AE3" w:rsidP="00F46AE3">
            <w:r w:rsidRPr="00C93E52">
              <w:t>1</w:t>
            </w:r>
          </w:p>
        </w:tc>
      </w:tr>
      <w:tr w:rsidR="00BF2F60"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BF2F60" w:rsidRPr="00C93E52" w:rsidRDefault="00BF2F60" w:rsidP="00F46AE3">
            <w:pPr>
              <w:rPr>
                <w:lang w:val="en-US" w:eastAsia="sv-SE"/>
              </w:rPr>
            </w:pPr>
          </w:p>
        </w:tc>
        <w:tc>
          <w:tcPr>
            <w:tcW w:w="2037" w:type="dxa"/>
            <w:tcBorders>
              <w:top w:val="single" w:sz="4" w:space="0" w:color="auto"/>
              <w:left w:val="nil"/>
              <w:bottom w:val="single" w:sz="4" w:space="0" w:color="auto"/>
              <w:right w:val="nil"/>
            </w:tcBorders>
          </w:tcPr>
          <w:p w14:paraId="397AB171" w14:textId="77777777" w:rsidR="00BF2F60" w:rsidRPr="00C93E52" w:rsidRDefault="00BF2F60" w:rsidP="00F46AE3">
            <w:pPr>
              <w:rPr>
                <w:lang w:val="en-GB"/>
              </w:rPr>
            </w:pPr>
          </w:p>
        </w:tc>
        <w:tc>
          <w:tcPr>
            <w:tcW w:w="2925" w:type="dxa"/>
            <w:tcBorders>
              <w:top w:val="single" w:sz="4" w:space="0" w:color="auto"/>
              <w:left w:val="nil"/>
              <w:bottom w:val="single" w:sz="4" w:space="0" w:color="auto"/>
              <w:right w:val="nil"/>
            </w:tcBorders>
          </w:tcPr>
          <w:p w14:paraId="32F6051B" w14:textId="77777777" w:rsidR="00BF2F60" w:rsidRPr="00C93E52" w:rsidRDefault="00BF2F60" w:rsidP="00F46AE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BF2F60" w:rsidRPr="00C93E52" w:rsidRDefault="00BF2F60" w:rsidP="00F46AE3"/>
        </w:tc>
      </w:tr>
      <w:tr w:rsidR="00BF2F60"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22060E" w:rsidRDefault="00BF2F60" w:rsidP="00F46AE3">
            <w:pPr>
              <w:rPr>
                <w:lang w:val="en-US" w:eastAsia="sv-SE"/>
              </w:rPr>
            </w:pPr>
            <w:proofErr w:type="spellStart"/>
            <w:r>
              <w:rPr>
                <w:lang w:val="en-US" w:eastAsia="sv-SE"/>
              </w:rPr>
              <w:t>observationGroup</w:t>
            </w:r>
            <w:proofErr w:type="spellEnd"/>
            <w:r>
              <w:rPr>
                <w:lang w:val="en-US" w:eastAsia="sv-SE"/>
              </w:rPr>
              <w:t>/</w:t>
            </w:r>
          </w:p>
          <w:p w14:paraId="2F735019" w14:textId="79DBFF15" w:rsidR="00BF2F60" w:rsidRPr="00C93E52" w:rsidRDefault="00BF2F60" w:rsidP="00F46AE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BF2F60" w:rsidRPr="00C93E52" w:rsidRDefault="00BF2F60" w:rsidP="00F46AE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BF2F60" w:rsidRPr="00C93E52" w:rsidRDefault="00BF2F60"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BF2F60" w:rsidRPr="00C93E52" w:rsidRDefault="00BF2F60" w:rsidP="00F46AE3"/>
        </w:tc>
      </w:tr>
      <w:tr w:rsidR="00A711EC"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A711EC" w:rsidRPr="003C622B" w:rsidRDefault="00A711EC" w:rsidP="00A711EC">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A711EC" w:rsidRPr="00C93E52" w:rsidRDefault="00A711EC" w:rsidP="00A711EC">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A711EC" w:rsidRPr="00C93E52" w:rsidRDefault="00A711EC" w:rsidP="000C1523">
            <w:pPr>
              <w:rPr>
                <w:rFonts w:eastAsia="Times New Roman" w:cs="Arial"/>
              </w:rPr>
            </w:pPr>
            <w:r>
              <w:rPr>
                <w:rFonts w:eastAsia="Times New Roman" w:cs="Arial"/>
              </w:rPr>
              <w:t>Id-beteckning för instans av medicin</w:t>
            </w:r>
            <w:r w:rsidR="000C1523">
              <w:rPr>
                <w:rFonts w:eastAsia="Times New Roman" w:cs="Arial"/>
              </w:rPr>
              <w:t>sk</w:t>
            </w:r>
            <w:r>
              <w:rPr>
                <w:rFonts w:eastAsia="Times New Roman" w:cs="Arial"/>
              </w:rPr>
              <w:t xml:space="preserve">teknisk utrustning. </w:t>
            </w:r>
            <w:r>
              <w:rPr>
                <w:rFonts w:eastAsia="Times New Roman" w:cs="Arial"/>
              </w:rPr>
              <w:lastRenderedPageBreak/>
              <w:t>Exempelvis identitet för en viss MR-kamera på röntgenavdelning 18</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A711EC" w:rsidRPr="00C93E52" w:rsidRDefault="00A711EC" w:rsidP="00A711EC">
            <w:r>
              <w:lastRenderedPageBreak/>
              <w:t>0</w:t>
            </w:r>
            <w:proofErr w:type="gramStart"/>
            <w:r>
              <w:t>..</w:t>
            </w:r>
            <w:proofErr w:type="gramEnd"/>
            <w:r w:rsidRPr="00C93E52">
              <w:t>1</w:t>
            </w:r>
          </w:p>
        </w:tc>
      </w:tr>
      <w:tr w:rsidR="00A711EC"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A711EC" w:rsidRPr="003C622B" w:rsidRDefault="00A711EC" w:rsidP="00A711EC">
            <w:pPr>
              <w:rPr>
                <w:lang w:eastAsia="sv-SE"/>
              </w:rPr>
            </w:pPr>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A711EC" w:rsidRPr="00A711EC" w:rsidRDefault="00A711EC" w:rsidP="00A711EC">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A711EC" w:rsidRPr="00C93E52" w:rsidRDefault="00A711EC" w:rsidP="00A711EC">
            <w:pPr>
              <w:rPr>
                <w:rFonts w:eastAsia="Times New Roman" w:cs="Arial"/>
              </w:rPr>
            </w:pPr>
            <w:r>
              <w:rPr>
                <w:rFonts w:eastAsia="Times New Roman" w:cs="Arial"/>
              </w:rPr>
              <w:t>Typ av identitetsbeteckning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A711EC" w:rsidRPr="00C93E52" w:rsidRDefault="00A711EC" w:rsidP="00A711EC">
            <w:r w:rsidRPr="00C93E52">
              <w:t>1</w:t>
            </w:r>
          </w:p>
        </w:tc>
      </w:tr>
      <w:tr w:rsidR="00A711EC"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A711EC" w:rsidRPr="003C622B" w:rsidRDefault="00A711EC" w:rsidP="00A711EC">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A711EC" w:rsidRPr="00A711EC" w:rsidRDefault="00A711EC" w:rsidP="00A711EC">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A711EC" w:rsidRPr="00C93E52" w:rsidRDefault="00A711EC" w:rsidP="00335A96">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A711EC" w:rsidRPr="00C93E52" w:rsidRDefault="00A711EC" w:rsidP="00A711EC">
            <w:r w:rsidRPr="00C93E52">
              <w:t>1</w:t>
            </w:r>
          </w:p>
        </w:tc>
      </w:tr>
      <w:tr w:rsidR="00A711EC"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A711EC" w:rsidRPr="003C622B" w:rsidRDefault="00A711EC" w:rsidP="00A711EC">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A711EC" w:rsidRPr="00A711EC" w:rsidRDefault="00A711EC" w:rsidP="00A711EC">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A711EC" w:rsidRPr="00C93E52" w:rsidRDefault="00A711EC" w:rsidP="00335A96">
            <w:pPr>
              <w:rPr>
                <w:rFonts w:eastAsia="Times New Roman" w:cs="Arial"/>
              </w:rPr>
            </w:pPr>
            <w:r>
              <w:rPr>
                <w:rFonts w:eastAsia="Times New Roman" w:cs="Arial"/>
              </w:rPr>
              <w:t>Beskriver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7F213BE3" w14:textId="5591EB4B" w:rsidR="00A711EC" w:rsidRPr="00C93E52" w:rsidRDefault="00A711EC" w:rsidP="00A711EC">
            <w:r w:rsidRPr="00C93E52">
              <w:t>1</w:t>
            </w:r>
          </w:p>
        </w:tc>
      </w:tr>
      <w:tr w:rsidR="00A711EC"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A711EC" w:rsidRPr="003C622B" w:rsidRDefault="00A711EC" w:rsidP="00A711EC">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A711EC" w:rsidRPr="00C93E52" w:rsidRDefault="00A711EC" w:rsidP="00335A96">
            <w:pPr>
              <w:rPr>
                <w:rFonts w:eastAsia="Times New Roman" w:cs="Arial"/>
              </w:rPr>
            </w:pPr>
            <w:r>
              <w:rPr>
                <w:rFonts w:eastAsia="Times New Roman" w:cs="Arial"/>
              </w:rPr>
              <w:t>Kod för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A711EC" w:rsidRPr="00C93E52" w:rsidRDefault="00A711EC" w:rsidP="00A711EC">
            <w:r w:rsidRPr="00C93E52">
              <w:t>1</w:t>
            </w:r>
          </w:p>
        </w:tc>
      </w:tr>
      <w:tr w:rsidR="00A711EC"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A711EC" w:rsidRPr="003C622B" w:rsidRDefault="00A711EC" w:rsidP="000C152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A711EC" w:rsidRPr="00C93E52" w:rsidRDefault="00A711EC" w:rsidP="00A711EC">
            <w:pPr>
              <w:rPr>
                <w:rFonts w:eastAsia="Times New Roman" w:cs="Arial"/>
              </w:rPr>
            </w:pPr>
            <w:r>
              <w:rPr>
                <w:rFonts w:eastAsia="Times New Roman" w:cs="Arial"/>
              </w:rPr>
              <w:t>OID för kodsystem</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A711EC" w:rsidRPr="00C93E52" w:rsidRDefault="00A711EC" w:rsidP="00A711EC">
            <w:r w:rsidRPr="00C93E52">
              <w:t>1</w:t>
            </w:r>
          </w:p>
        </w:tc>
      </w:tr>
      <w:tr w:rsidR="00A711EC"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A711EC" w:rsidRPr="003C622B" w:rsidRDefault="00A711EC" w:rsidP="00A711EC">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A711EC" w:rsidRPr="00C93E52" w:rsidRDefault="00A711EC" w:rsidP="00A711EC">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A711EC" w:rsidRPr="00C93E52" w:rsidRDefault="00A711EC" w:rsidP="00A711EC">
            <w:r w:rsidRPr="00C93E52">
              <w:t>0</w:t>
            </w:r>
            <w:proofErr w:type="gramStart"/>
            <w:r w:rsidRPr="00C93E52">
              <w:t>..</w:t>
            </w:r>
            <w:proofErr w:type="gramEnd"/>
            <w:r w:rsidRPr="00C93E52">
              <w:t>1</w:t>
            </w:r>
          </w:p>
        </w:tc>
      </w:tr>
      <w:tr w:rsidR="00A711EC"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A711EC" w:rsidRPr="003C622B" w:rsidRDefault="00A711EC" w:rsidP="000C152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A711EC" w:rsidRPr="00C93E52" w:rsidRDefault="00A711EC" w:rsidP="00A711EC">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A711EC" w:rsidRPr="00C93E52" w:rsidRDefault="00A711EC" w:rsidP="00A711EC">
            <w:r w:rsidRPr="00C93E52">
              <w:t>0</w:t>
            </w:r>
            <w:proofErr w:type="gramStart"/>
            <w:r w:rsidRPr="00C93E52">
              <w:t>..</w:t>
            </w:r>
            <w:proofErr w:type="gramEnd"/>
            <w:r w:rsidRPr="00C93E52">
              <w:t>1</w:t>
            </w:r>
          </w:p>
        </w:tc>
      </w:tr>
      <w:tr w:rsidR="00A711EC"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A711EC" w:rsidRPr="003C622B" w:rsidRDefault="00A711EC" w:rsidP="00A711EC">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A711EC" w:rsidRPr="00C93E52" w:rsidRDefault="00A711EC" w:rsidP="00A711EC">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A711EC" w:rsidRPr="00C93E52" w:rsidRDefault="00A711EC" w:rsidP="00A711EC">
            <w:r w:rsidRPr="00C93E52">
              <w:t>0</w:t>
            </w:r>
            <w:proofErr w:type="gramStart"/>
            <w:r w:rsidRPr="00C93E52">
              <w:t>..</w:t>
            </w:r>
            <w:proofErr w:type="gramEnd"/>
            <w:r w:rsidRPr="00C93E52">
              <w:t>1</w:t>
            </w:r>
          </w:p>
        </w:tc>
      </w:tr>
      <w:tr w:rsidR="00A711EC"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A711EC" w:rsidRPr="003C622B" w:rsidRDefault="00A711EC" w:rsidP="00A711EC">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A711EC" w:rsidRPr="00C93E52" w:rsidRDefault="00A711EC" w:rsidP="00A711EC">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A711EC" w:rsidRPr="00C93E52" w:rsidRDefault="00A711EC" w:rsidP="00A711EC">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A711EC" w:rsidRPr="00C93E52" w:rsidRDefault="00A711EC" w:rsidP="00A711EC">
            <w:r>
              <w:t>0</w:t>
            </w:r>
            <w:proofErr w:type="gramStart"/>
            <w:r>
              <w:t>..</w:t>
            </w:r>
            <w:proofErr w:type="gramEnd"/>
            <w:r>
              <w:t>1</w:t>
            </w:r>
          </w:p>
        </w:tc>
      </w:tr>
      <w:tr w:rsidR="00A711EC"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A711EC" w:rsidRPr="003C622B" w:rsidRDefault="00A711EC" w:rsidP="00A711EC">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A711EC" w:rsidRDefault="001F7957" w:rsidP="00A711EC">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A711EC" w:rsidRDefault="001F7957" w:rsidP="00A711EC">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02B6E970" w:rsidR="00A711EC" w:rsidRDefault="001F7957" w:rsidP="00A711EC">
            <w:r>
              <w:t>0</w:t>
            </w:r>
            <w:proofErr w:type="gramStart"/>
            <w:r>
              <w:t>..</w:t>
            </w:r>
            <w:proofErr w:type="gramEnd"/>
            <w:r>
              <w:t>1</w:t>
            </w:r>
          </w:p>
        </w:tc>
      </w:tr>
      <w:tr w:rsidR="00A711EC"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A711EC" w:rsidRPr="003C622B" w:rsidRDefault="001F7957" w:rsidP="00A711EC">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A711EC"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A711EC" w:rsidRDefault="001F7957" w:rsidP="00A711EC">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A711EC" w:rsidRDefault="001F7957" w:rsidP="00A711EC">
            <w:r>
              <w:t>1</w:t>
            </w:r>
            <w:proofErr w:type="gramStart"/>
            <w:r>
              <w:t>..</w:t>
            </w:r>
            <w:proofErr w:type="gramEnd"/>
            <w:r>
              <w:t>1</w:t>
            </w:r>
          </w:p>
        </w:tc>
      </w:tr>
      <w:tr w:rsidR="001F7957"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1F7957" w:rsidRPr="003C622B" w:rsidRDefault="001F7957" w:rsidP="00A711EC">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1F7957"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1F7957" w:rsidRDefault="001F7957" w:rsidP="00A711EC">
            <w:r>
              <w:t>Kodsystem för modellbeteckning</w:t>
            </w:r>
            <w:r w:rsidR="000C1523">
              <w:t>.</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1F7957" w:rsidRDefault="001F7957" w:rsidP="00A711EC">
            <w:r>
              <w:t>1</w:t>
            </w:r>
            <w:proofErr w:type="gramStart"/>
            <w:r>
              <w:t>..</w:t>
            </w:r>
            <w:proofErr w:type="gramEnd"/>
            <w:r>
              <w:t>1</w:t>
            </w:r>
          </w:p>
        </w:tc>
      </w:tr>
      <w:tr w:rsidR="001F7957"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1F7957" w:rsidRPr="003C622B" w:rsidRDefault="001F7957" w:rsidP="001F7957">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1F7957" w:rsidRPr="005A7FC6" w:rsidRDefault="001F7957" w:rsidP="001F7957">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1F7957" w:rsidRPr="00335A96" w:rsidRDefault="001F7957" w:rsidP="001F7957">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1F7957" w:rsidRPr="00335A96" w:rsidRDefault="001F7957" w:rsidP="001F7957">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1F7957"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1F7957" w:rsidRPr="003C622B" w:rsidRDefault="001F7957" w:rsidP="001F7957">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1F7957" w:rsidRPr="005A7FC6" w:rsidRDefault="001F7957" w:rsidP="001F7957">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1F7957" w:rsidRPr="005A7FC6" w:rsidRDefault="005A7FC6" w:rsidP="001F7957">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1F7957" w:rsidRPr="005A7FC6" w:rsidRDefault="001F7957" w:rsidP="005A7FC6">
            <w:r w:rsidRPr="005A7FC6">
              <w:t>0</w:t>
            </w:r>
            <w:proofErr w:type="gramStart"/>
            <w:r w:rsidRPr="005A7FC6">
              <w:t>..</w:t>
            </w:r>
            <w:proofErr w:type="gramEnd"/>
            <w:r w:rsidR="005A7FC6">
              <w:t>1</w:t>
            </w:r>
          </w:p>
        </w:tc>
      </w:tr>
      <w:tr w:rsidR="001F7957" w:rsidRPr="00C93E52" w14:paraId="4AB9CEA5" w14:textId="77777777" w:rsidTr="00DD2A23">
        <w:tc>
          <w:tcPr>
            <w:tcW w:w="2943" w:type="dxa"/>
            <w:tcBorders>
              <w:top w:val="single" w:sz="4" w:space="0" w:color="auto"/>
              <w:left w:val="single" w:sz="4" w:space="0" w:color="auto"/>
              <w:bottom w:val="single" w:sz="4" w:space="0" w:color="auto"/>
              <w:right w:val="single" w:sz="4" w:space="0" w:color="auto"/>
            </w:tcBorders>
          </w:tcPr>
          <w:p w14:paraId="7F13BD07" w14:textId="2D291B4E" w:rsidR="001F7957" w:rsidRPr="003C622B" w:rsidRDefault="001F7957" w:rsidP="001F7957">
            <w:pPr>
              <w:rPr>
                <w:lang w:eastAsia="sv-SE"/>
              </w:rPr>
            </w:pPr>
            <w:proofErr w:type="spellStart"/>
            <w:r w:rsidRPr="003C622B">
              <w:rPr>
                <w:lang w:eastAsia="sv-SE"/>
              </w:rPr>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1F7957" w:rsidRPr="00C93E52" w:rsidRDefault="001F7957" w:rsidP="001F7957">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1F7957" w:rsidRPr="00325124" w:rsidRDefault="00335A96" w:rsidP="00335A96">
            <w:r>
              <w:t>Tillverkarens m</w:t>
            </w:r>
            <w:r w:rsidR="00325124">
              <w:t>odellbeteckning</w:t>
            </w:r>
            <w:r>
              <w:t xml:space="preserve">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3E7E9BDC" w:rsidR="001F7957" w:rsidRPr="00C93E52" w:rsidRDefault="00325124" w:rsidP="001F7957">
            <w:r>
              <w:t>1</w:t>
            </w:r>
            <w:proofErr w:type="gramStart"/>
            <w:r>
              <w:t>..</w:t>
            </w:r>
            <w:proofErr w:type="gramEnd"/>
            <w:r>
              <w:t>1</w:t>
            </w:r>
          </w:p>
        </w:tc>
      </w:tr>
      <w:tr w:rsidR="0085456B" w:rsidRPr="00C93E52" w14:paraId="069B5372" w14:textId="77777777" w:rsidTr="0085456B">
        <w:tc>
          <w:tcPr>
            <w:tcW w:w="2943" w:type="dxa"/>
            <w:tcBorders>
              <w:top w:val="single" w:sz="4" w:space="0" w:color="auto"/>
              <w:left w:val="nil"/>
              <w:bottom w:val="single" w:sz="4" w:space="0" w:color="auto"/>
              <w:right w:val="nil"/>
            </w:tcBorders>
          </w:tcPr>
          <w:p w14:paraId="5F0A057E" w14:textId="77777777" w:rsidR="0085456B" w:rsidRDefault="0085456B" w:rsidP="001F7957">
            <w:pPr>
              <w:rPr>
                <w:lang w:eastAsia="sv-SE"/>
              </w:rPr>
            </w:pPr>
          </w:p>
        </w:tc>
        <w:tc>
          <w:tcPr>
            <w:tcW w:w="2037" w:type="dxa"/>
            <w:tcBorders>
              <w:top w:val="single" w:sz="4" w:space="0" w:color="auto"/>
              <w:left w:val="nil"/>
              <w:bottom w:val="single" w:sz="4" w:space="0" w:color="auto"/>
              <w:right w:val="nil"/>
            </w:tcBorders>
          </w:tcPr>
          <w:p w14:paraId="1E81AA70" w14:textId="77777777" w:rsidR="0085456B" w:rsidRDefault="0085456B" w:rsidP="001F7957"/>
        </w:tc>
        <w:tc>
          <w:tcPr>
            <w:tcW w:w="2925" w:type="dxa"/>
            <w:tcBorders>
              <w:top w:val="single" w:sz="4" w:space="0" w:color="auto"/>
              <w:left w:val="nil"/>
              <w:bottom w:val="single" w:sz="4" w:space="0" w:color="auto"/>
              <w:right w:val="nil"/>
            </w:tcBorders>
          </w:tcPr>
          <w:p w14:paraId="6F74413C" w14:textId="77777777" w:rsidR="0085456B" w:rsidRDefault="0085456B" w:rsidP="001F7957"/>
        </w:tc>
        <w:tc>
          <w:tcPr>
            <w:tcW w:w="1617" w:type="dxa"/>
            <w:tcBorders>
              <w:top w:val="single" w:sz="4" w:space="0" w:color="auto"/>
              <w:left w:val="nil"/>
              <w:bottom w:val="single" w:sz="4" w:space="0" w:color="auto"/>
              <w:right w:val="nil"/>
            </w:tcBorders>
          </w:tcPr>
          <w:p w14:paraId="59F77DA0" w14:textId="77777777" w:rsidR="0085456B" w:rsidRDefault="0085456B" w:rsidP="001F7957"/>
        </w:tc>
      </w:tr>
      <w:tr w:rsidR="0085456B"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85456B" w:rsidRDefault="0085456B" w:rsidP="0085456B">
            <w:pPr>
              <w:rPr>
                <w:lang w:eastAsia="sv-SE"/>
              </w:rPr>
            </w:pPr>
            <w:proofErr w:type="spellStart"/>
            <w:r>
              <w:rPr>
                <w:lang w:eastAsia="sv-SE"/>
              </w:rPr>
              <w:t>observationGroup</w:t>
            </w:r>
            <w:proofErr w:type="spellEnd"/>
            <w:r>
              <w:rPr>
                <w:lang w:eastAsia="sv-SE"/>
              </w:rPr>
              <w:t>/</w:t>
            </w:r>
          </w:p>
          <w:p w14:paraId="6AC0738F" w14:textId="3BA18107" w:rsidR="0085456B" w:rsidRDefault="0085456B" w:rsidP="0085456B">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85456B" w:rsidRDefault="0085456B" w:rsidP="0085456B">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85456B" w:rsidRDefault="0085456B" w:rsidP="0085456B"/>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D8AEA6F" w:rsidR="0085456B" w:rsidRDefault="0085456B" w:rsidP="0085456B">
            <w:r w:rsidRPr="00C93E52">
              <w:t>0</w:t>
            </w:r>
            <w:proofErr w:type="gramStart"/>
            <w:r w:rsidRPr="00C93E52">
              <w:t>..</w:t>
            </w:r>
            <w:proofErr w:type="gramEnd"/>
            <w:r w:rsidRPr="00C93E52">
              <w:t>1</w:t>
            </w:r>
          </w:p>
        </w:tc>
      </w:tr>
      <w:tr w:rsidR="0085456B"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85456B" w:rsidRPr="003C622B" w:rsidRDefault="0085456B" w:rsidP="0085456B">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85456B" w:rsidRDefault="0085456B" w:rsidP="0085456B">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85456B" w:rsidRDefault="0085456B" w:rsidP="0085456B">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85456B" w:rsidRDefault="0085456B" w:rsidP="0085456B">
            <w:r w:rsidRPr="00C93E52">
              <w:t>0</w:t>
            </w:r>
            <w:proofErr w:type="gramStart"/>
            <w:r w:rsidRPr="00C93E52">
              <w:t>..</w:t>
            </w:r>
            <w:proofErr w:type="gramEnd"/>
            <w:r w:rsidRPr="00C93E52">
              <w:t>1</w:t>
            </w:r>
          </w:p>
        </w:tc>
      </w:tr>
      <w:tr w:rsidR="0085456B"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85456B" w:rsidRPr="003C622B" w:rsidRDefault="0085456B" w:rsidP="0085456B">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85456B" w:rsidRDefault="0085456B" w:rsidP="0085456B">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85456B" w:rsidRDefault="0085456B" w:rsidP="0085456B">
            <w:r w:rsidRPr="00C93E52">
              <w:t>1</w:t>
            </w:r>
          </w:p>
        </w:tc>
      </w:tr>
      <w:tr w:rsidR="0085456B"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85456B" w:rsidRPr="003C622B" w:rsidRDefault="0085456B" w:rsidP="0085456B">
            <w:pPr>
              <w:rPr>
                <w:lang w:eastAsia="sv-SE"/>
              </w:rPr>
            </w:pPr>
            <w:r w:rsidRPr="003C622B">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85456B" w:rsidRDefault="0085456B" w:rsidP="0085456B">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85456B" w:rsidRDefault="0085456B" w:rsidP="0085456B">
            <w:r w:rsidRPr="00C93E52">
              <w:t>1</w:t>
            </w:r>
          </w:p>
        </w:tc>
      </w:tr>
      <w:tr w:rsidR="0085456B"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85456B" w:rsidRPr="003C622B" w:rsidRDefault="0085456B" w:rsidP="0085456B">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85456B" w:rsidRDefault="0085456B" w:rsidP="0085456B">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77777777" w:rsidR="0085456B" w:rsidRPr="00C93E52" w:rsidRDefault="0085456B" w:rsidP="0085456B">
            <w:pPr>
              <w:rPr>
                <w:rFonts w:cs="Arial"/>
              </w:rPr>
            </w:pPr>
            <w:r w:rsidRPr="00C93E52">
              <w:rPr>
                <w:rFonts w:cs="Arial"/>
              </w:rPr>
              <w:t>Namn på den plats där observation har genomförts.</w:t>
            </w:r>
          </w:p>
          <w:p w14:paraId="1BD4B8EE" w14:textId="6FC07E27" w:rsidR="0085456B" w:rsidRDefault="0085456B" w:rsidP="0085456B">
            <w:r w:rsidRPr="00C93E52">
              <w:rPr>
                <w:rFonts w:cs="Arial"/>
              </w:rPr>
              <w:t>(Fält 2b)</w:t>
            </w:r>
          </w:p>
        </w:tc>
        <w:tc>
          <w:tcPr>
            <w:tcW w:w="1617" w:type="dxa"/>
            <w:tcBorders>
              <w:top w:val="single" w:sz="4" w:space="0" w:color="auto"/>
              <w:left w:val="single" w:sz="4" w:space="0" w:color="auto"/>
              <w:bottom w:val="single" w:sz="4" w:space="0" w:color="auto"/>
              <w:right w:val="single" w:sz="4" w:space="0" w:color="auto"/>
            </w:tcBorders>
          </w:tcPr>
          <w:p w14:paraId="4AC7430D" w14:textId="46B49707" w:rsidR="0085456B" w:rsidRDefault="0085456B" w:rsidP="0085456B">
            <w:r w:rsidRPr="00C93E52">
              <w:rPr>
                <w:lang w:val="en-US"/>
              </w:rPr>
              <w:t>1</w:t>
            </w:r>
          </w:p>
        </w:tc>
      </w:tr>
      <w:tr w:rsidR="0085456B"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85456B" w:rsidRPr="00DE065A" w:rsidRDefault="00BB1FCC" w:rsidP="0085456B">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85456B" w:rsidRPr="00C93E52" w:rsidRDefault="00BB1FCC" w:rsidP="0085456B">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85456B" w:rsidRPr="00C93E52" w:rsidRDefault="0085456B" w:rsidP="0085456B">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5D0A33E" w:rsidR="0085456B" w:rsidRPr="00C93E52" w:rsidRDefault="0085456B" w:rsidP="0085456B">
            <w:pPr>
              <w:rPr>
                <w:lang w:val="en-US"/>
              </w:rPr>
            </w:pPr>
            <w:r>
              <w:rPr>
                <w:lang w:val="en-US"/>
              </w:rPr>
              <w:t>0..1</w:t>
            </w:r>
          </w:p>
        </w:tc>
      </w:tr>
      <w:tr w:rsidR="00BB1FCC" w:rsidRPr="00C93E52" w14:paraId="4D206CBE" w14:textId="77777777" w:rsidTr="00DD2A23">
        <w:tc>
          <w:tcPr>
            <w:tcW w:w="2943" w:type="dxa"/>
            <w:tcBorders>
              <w:top w:val="single" w:sz="4" w:space="0" w:color="auto"/>
              <w:left w:val="single" w:sz="4" w:space="0" w:color="auto"/>
              <w:bottom w:val="single" w:sz="4" w:space="0" w:color="auto"/>
              <w:right w:val="single" w:sz="4" w:space="0" w:color="auto"/>
            </w:tcBorders>
          </w:tcPr>
          <w:p w14:paraId="1266B653" w14:textId="343EF94F" w:rsidR="00BB1FCC" w:rsidRPr="00DE065A" w:rsidRDefault="00BB1FCC" w:rsidP="0085456B">
            <w:proofErr w:type="spellStart"/>
            <w:r w:rsidRPr="003C622B">
              <w:t>telecom</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BB1FCC" w:rsidRPr="00BB1FCC" w:rsidRDefault="0022060E" w:rsidP="0085456B">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BB1FCC" w:rsidRDefault="008D0B1F" w:rsidP="0085456B">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6A0703DB" w:rsidR="00BB1FCC" w:rsidRDefault="00BB1FCC" w:rsidP="0085456B">
            <w:pPr>
              <w:rPr>
                <w:lang w:val="en-US"/>
              </w:rPr>
            </w:pPr>
            <w:r>
              <w:rPr>
                <w:lang w:val="en-US"/>
              </w:rPr>
              <w:t>0..1</w:t>
            </w:r>
          </w:p>
        </w:tc>
      </w:tr>
      <w:tr w:rsidR="00DD2A23" w:rsidRPr="00C93E52" w14:paraId="7B065BC6" w14:textId="77777777" w:rsidTr="00DD2A23">
        <w:tc>
          <w:tcPr>
            <w:tcW w:w="2943" w:type="dxa"/>
            <w:tcBorders>
              <w:top w:val="single" w:sz="4" w:space="0" w:color="auto"/>
              <w:left w:val="nil"/>
              <w:bottom w:val="single" w:sz="4" w:space="0" w:color="auto"/>
              <w:right w:val="nil"/>
            </w:tcBorders>
          </w:tcPr>
          <w:p w14:paraId="1A01A53B" w14:textId="77777777" w:rsidR="00DD2A23" w:rsidRPr="0014034E" w:rsidRDefault="00DD2A23" w:rsidP="0039439F"/>
        </w:tc>
        <w:tc>
          <w:tcPr>
            <w:tcW w:w="2037" w:type="dxa"/>
            <w:tcBorders>
              <w:top w:val="single" w:sz="4" w:space="0" w:color="auto"/>
              <w:left w:val="nil"/>
              <w:bottom w:val="single" w:sz="4" w:space="0" w:color="auto"/>
              <w:right w:val="nil"/>
            </w:tcBorders>
          </w:tcPr>
          <w:p w14:paraId="4C2C9250" w14:textId="77777777" w:rsidR="00DD2A23" w:rsidRPr="0014034E" w:rsidRDefault="00DD2A23" w:rsidP="0039439F"/>
        </w:tc>
        <w:tc>
          <w:tcPr>
            <w:tcW w:w="2925" w:type="dxa"/>
            <w:tcBorders>
              <w:top w:val="single" w:sz="4" w:space="0" w:color="auto"/>
              <w:left w:val="nil"/>
              <w:bottom w:val="single" w:sz="4" w:space="0" w:color="auto"/>
              <w:right w:val="nil"/>
            </w:tcBorders>
          </w:tcPr>
          <w:p w14:paraId="64F5E4A5"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48518920" w14:textId="77777777" w:rsidR="00DD2A23" w:rsidRPr="00C93E52" w:rsidRDefault="00DD2A23" w:rsidP="0039439F"/>
        </w:tc>
      </w:tr>
      <w:tr w:rsidR="007A3042" w:rsidRPr="00966EF9" w14:paraId="3EA213A8" w14:textId="77777777" w:rsidTr="00621012">
        <w:tc>
          <w:tcPr>
            <w:tcW w:w="2943" w:type="dxa"/>
            <w:shd w:val="clear" w:color="auto" w:fill="A6A6A6" w:themeFill="background1" w:themeFillShade="A6"/>
          </w:tcPr>
          <w:p w14:paraId="17227E4F" w14:textId="618376F1" w:rsidR="008A5CB4" w:rsidRPr="00966EF9" w:rsidRDefault="008A5CB4" w:rsidP="00621012">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7A3042" w:rsidRPr="00966EF9" w:rsidRDefault="007A3042" w:rsidP="00621012">
            <w:pPr>
              <w:rPr>
                <w:lang w:val="en-US"/>
              </w:rPr>
            </w:pPr>
            <w:r w:rsidRPr="00966EF9">
              <w:rPr>
                <w:lang w:val="en-US" w:eastAsia="sv-SE"/>
              </w:rPr>
              <w:t>observation</w:t>
            </w:r>
          </w:p>
        </w:tc>
        <w:tc>
          <w:tcPr>
            <w:tcW w:w="2037" w:type="dxa"/>
            <w:shd w:val="clear" w:color="auto" w:fill="A6A6A6" w:themeFill="background1" w:themeFillShade="A6"/>
          </w:tcPr>
          <w:p w14:paraId="1D41C4C7" w14:textId="48EB0EF8" w:rsidR="007A3042" w:rsidRPr="00966EF9" w:rsidRDefault="008A0968" w:rsidP="00621012">
            <w:pPr>
              <w:rPr>
                <w:lang w:val="en-US"/>
              </w:rPr>
            </w:pPr>
            <w:proofErr w:type="spellStart"/>
            <w:r w:rsidRPr="00966EF9">
              <w:rPr>
                <w:lang w:val="en-US"/>
              </w:rPr>
              <w:t>ObservationType</w:t>
            </w:r>
            <w:proofErr w:type="spellEnd"/>
          </w:p>
        </w:tc>
        <w:tc>
          <w:tcPr>
            <w:tcW w:w="2925" w:type="dxa"/>
            <w:shd w:val="clear" w:color="auto" w:fill="A6A6A6" w:themeFill="background1" w:themeFillShade="A6"/>
          </w:tcPr>
          <w:p w14:paraId="7F26D0FE" w14:textId="77777777" w:rsidR="007A3042" w:rsidRPr="00966EF9" w:rsidRDefault="007A3042" w:rsidP="00621012">
            <w:pPr>
              <w:rPr>
                <w:lang w:val="en-US"/>
              </w:rPr>
            </w:pPr>
          </w:p>
        </w:tc>
        <w:tc>
          <w:tcPr>
            <w:tcW w:w="1617" w:type="dxa"/>
            <w:shd w:val="clear" w:color="auto" w:fill="A6A6A6" w:themeFill="background1" w:themeFillShade="A6"/>
          </w:tcPr>
          <w:p w14:paraId="0F2CA427" w14:textId="46811171" w:rsidR="007A3042" w:rsidRPr="00966EF9" w:rsidRDefault="007A3042" w:rsidP="00621012">
            <w:pPr>
              <w:rPr>
                <w:lang w:val="en-US"/>
              </w:rPr>
            </w:pPr>
          </w:p>
        </w:tc>
      </w:tr>
      <w:tr w:rsidR="007A3042" w:rsidRPr="008345BA" w14:paraId="066B66DA" w14:textId="77777777" w:rsidTr="00621012">
        <w:tc>
          <w:tcPr>
            <w:tcW w:w="2943" w:type="dxa"/>
          </w:tcPr>
          <w:p w14:paraId="6AD8E34E" w14:textId="0BFFE8CF" w:rsidR="007A3042" w:rsidRPr="003C622B" w:rsidRDefault="007A3042" w:rsidP="00621012">
            <w:pPr>
              <w:rPr>
                <w:lang w:val="en-US"/>
              </w:rPr>
            </w:pPr>
            <w:r w:rsidRPr="003C622B">
              <w:rPr>
                <w:lang w:val="en-US" w:eastAsia="sv-SE"/>
              </w:rPr>
              <w:t>id</w:t>
            </w:r>
          </w:p>
        </w:tc>
        <w:tc>
          <w:tcPr>
            <w:tcW w:w="2037" w:type="dxa"/>
          </w:tcPr>
          <w:p w14:paraId="1D9507EC" w14:textId="77777777" w:rsidR="007A3042" w:rsidRPr="00966EF9" w:rsidRDefault="007A3042" w:rsidP="00621012">
            <w:pPr>
              <w:rPr>
                <w:lang w:val="en-US"/>
              </w:rPr>
            </w:pPr>
            <w:proofErr w:type="spellStart"/>
            <w:r w:rsidRPr="00966EF9">
              <w:rPr>
                <w:lang w:val="en-US"/>
              </w:rPr>
              <w:t>IIType</w:t>
            </w:r>
            <w:proofErr w:type="spellEnd"/>
          </w:p>
        </w:tc>
        <w:tc>
          <w:tcPr>
            <w:tcW w:w="2925" w:type="dxa"/>
          </w:tcPr>
          <w:p w14:paraId="795DA174" w14:textId="77777777" w:rsidR="007A3042" w:rsidRPr="00C93E52" w:rsidRDefault="007A3042" w:rsidP="00621012">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7A3042" w:rsidRPr="00C93E52" w:rsidRDefault="007A3042" w:rsidP="00621012"/>
        </w:tc>
        <w:tc>
          <w:tcPr>
            <w:tcW w:w="1617" w:type="dxa"/>
          </w:tcPr>
          <w:p w14:paraId="7E33059D" w14:textId="77777777" w:rsidR="007A3042" w:rsidRPr="00C93E52" w:rsidRDefault="007A3042" w:rsidP="00621012">
            <w:r w:rsidRPr="00C93E52">
              <w:t>1</w:t>
            </w:r>
          </w:p>
        </w:tc>
      </w:tr>
      <w:tr w:rsidR="007A3042"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7A3042" w:rsidRPr="003C622B" w:rsidRDefault="007A3042" w:rsidP="00621012">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7A3042" w:rsidRPr="00C93E52" w:rsidRDefault="00032A75" w:rsidP="00621012">
            <w:pPr>
              <w:rPr>
                <w:rFonts w:cs="Arial"/>
              </w:rPr>
            </w:pPr>
            <w:r w:rsidRPr="00C93E52">
              <w:rPr>
                <w:rFonts w:cs="Arial"/>
              </w:rPr>
              <w:t>Källsystemets HSA-id</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C93E52" w:rsidRDefault="007A3042" w:rsidP="00621012">
            <w:r w:rsidRPr="00C93E52">
              <w:t>1</w:t>
            </w:r>
          </w:p>
        </w:tc>
      </w:tr>
      <w:tr w:rsidR="007A3042"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7A3042" w:rsidRPr="003C622B" w:rsidRDefault="007A3042" w:rsidP="00621012">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7A3042" w:rsidRPr="00C93E52" w:rsidRDefault="008A0968" w:rsidP="00621012">
            <w:pPr>
              <w:rPr>
                <w:rFonts w:cs="Arial"/>
              </w:rPr>
            </w:pPr>
            <w:r>
              <w:rPr>
                <w:rFonts w:cs="Arial"/>
              </w:rPr>
              <w:t xml:space="preserve">Det i källsystemet unika </w:t>
            </w:r>
            <w:proofErr w:type="spellStart"/>
            <w:r>
              <w:rPr>
                <w:rFonts w:cs="Arial"/>
              </w:rPr>
              <w:t>id</w:t>
            </w:r>
            <w:r w:rsidR="00C23D51" w:rsidRPr="00C93E52">
              <w:rPr>
                <w:rFonts w:cs="Arial"/>
              </w:rPr>
              <w:t>:t</w:t>
            </w:r>
            <w:proofErr w:type="spellEnd"/>
            <w:r w:rsidR="00C23D51" w:rsidRPr="00C93E52">
              <w:rPr>
                <w:rFonts w:cs="Arial"/>
              </w:rPr>
              <w:t xml:space="preserve"> för observationen</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C93E52" w:rsidRDefault="007A3042" w:rsidP="00621012">
            <w:r w:rsidRPr="00C93E52">
              <w:t>1</w:t>
            </w:r>
          </w:p>
        </w:tc>
      </w:tr>
      <w:tr w:rsidR="007A3042" w:rsidRPr="008345BA" w14:paraId="2E8A98DB" w14:textId="77777777" w:rsidTr="00335A96">
        <w:trPr>
          <w:trHeight w:val="3532"/>
        </w:trPr>
        <w:tc>
          <w:tcPr>
            <w:tcW w:w="2943" w:type="dxa"/>
          </w:tcPr>
          <w:p w14:paraId="513F9AA1" w14:textId="09139928" w:rsidR="007A3042" w:rsidRPr="003C622B" w:rsidRDefault="007A3042" w:rsidP="00621012">
            <w:proofErr w:type="spellStart"/>
            <w:r w:rsidRPr="003C622B">
              <w:rPr>
                <w:lang w:eastAsia="sv-SE"/>
              </w:rPr>
              <w:t>type</w:t>
            </w:r>
            <w:proofErr w:type="spellEnd"/>
          </w:p>
        </w:tc>
        <w:tc>
          <w:tcPr>
            <w:tcW w:w="2037" w:type="dxa"/>
          </w:tcPr>
          <w:p w14:paraId="101BF21A" w14:textId="77777777" w:rsidR="007A3042" w:rsidRPr="00C93E52" w:rsidRDefault="007A3042" w:rsidP="00621012">
            <w:proofErr w:type="spellStart"/>
            <w:r w:rsidRPr="00C93E52">
              <w:t>CVType</w:t>
            </w:r>
            <w:proofErr w:type="spellEnd"/>
          </w:p>
        </w:tc>
        <w:tc>
          <w:tcPr>
            <w:tcW w:w="2925" w:type="dxa"/>
          </w:tcPr>
          <w:p w14:paraId="4A5BC25D" w14:textId="77777777" w:rsidR="008A0968" w:rsidRDefault="008A0968" w:rsidP="00621012">
            <w:pPr>
              <w:rPr>
                <w:rFonts w:cs="Arial"/>
              </w:rPr>
            </w:pPr>
            <w:r>
              <w:rPr>
                <w:rFonts w:cs="Arial"/>
              </w:rPr>
              <w:t>NI 2015:1</w:t>
            </w:r>
          </w:p>
          <w:p w14:paraId="1B237A3B" w14:textId="626052D4" w:rsidR="008A0968" w:rsidRPr="00C93E52" w:rsidRDefault="008A0968" w:rsidP="008A0968">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sidR="00E669B8">
              <w:rPr>
                <w:i/>
              </w:rPr>
              <w:t xml:space="preserve">typ </w:t>
            </w:r>
            <w:r w:rsidR="00E669B8" w:rsidRPr="00E669B8">
              <w:t>[</w:t>
            </w:r>
            <w:proofErr w:type="spellStart"/>
            <w:r w:rsidR="00E669B8" w:rsidRPr="00E669B8">
              <w:t>type</w:t>
            </w:r>
            <w:proofErr w:type="spellEnd"/>
            <w:r w:rsidR="00E669B8" w:rsidRPr="00E669B8">
              <w:t>]</w:t>
            </w:r>
            <w:r w:rsidRPr="008A0968">
              <w:rPr>
                <w:i/>
              </w:rPr>
              <w:t xml:space="preserve"> vara ”huvuddiagnos” vilket innebär att attributet värde </w:t>
            </w:r>
            <w:r w:rsidR="00E669B8" w:rsidRPr="008A0968">
              <w:t>[</w:t>
            </w:r>
            <w:proofErr w:type="spellStart"/>
            <w:r w:rsidR="00E669B8" w:rsidRPr="008A0968">
              <w:t>value</w:t>
            </w:r>
            <w:proofErr w:type="spellEnd"/>
            <w:r w:rsidR="00E669B8" w:rsidRPr="008A0968">
              <w:t>]</w:t>
            </w:r>
            <w:r w:rsidR="00E669B8">
              <w:t xml:space="preserve"> </w:t>
            </w:r>
            <w:r w:rsidRPr="008A0968">
              <w:rPr>
                <w:i/>
              </w:rPr>
              <w:t>håller den huvudsakliga diagnosen.</w:t>
            </w:r>
          </w:p>
        </w:tc>
        <w:tc>
          <w:tcPr>
            <w:tcW w:w="1617" w:type="dxa"/>
          </w:tcPr>
          <w:p w14:paraId="3B14F869" w14:textId="77777777" w:rsidR="007A3042" w:rsidRPr="00C93E52" w:rsidRDefault="007A3042" w:rsidP="00621012">
            <w:r w:rsidRPr="00C93E52">
              <w:t>1</w:t>
            </w:r>
          </w:p>
        </w:tc>
      </w:tr>
      <w:tr w:rsidR="007A3042"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7A3042" w:rsidRPr="003C622B" w:rsidRDefault="007A3042" w:rsidP="00621012">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C93E52" w:rsidRDefault="007A3042" w:rsidP="00621012">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C93E52" w:rsidRDefault="007A3042" w:rsidP="00621012">
            <w:r w:rsidRPr="00C93E52">
              <w:t>1</w:t>
            </w:r>
          </w:p>
        </w:tc>
      </w:tr>
      <w:tr w:rsidR="007A3042"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7A3042" w:rsidRPr="003C622B" w:rsidRDefault="007A3042" w:rsidP="00621012">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C93E52" w:rsidRDefault="007A3042" w:rsidP="00621012">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C93E52" w:rsidRDefault="007A3042" w:rsidP="00621012">
            <w:r w:rsidRPr="00C93E52">
              <w:t>1</w:t>
            </w:r>
          </w:p>
        </w:tc>
      </w:tr>
      <w:tr w:rsidR="007A3042"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7A3042" w:rsidRPr="003C622B" w:rsidRDefault="007A3042" w:rsidP="00621012">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C93E52" w:rsidRDefault="007A3042" w:rsidP="00621012">
            <w:r w:rsidRPr="00C93E52">
              <w:t>0</w:t>
            </w:r>
            <w:proofErr w:type="gramStart"/>
            <w:r w:rsidRPr="00C93E52">
              <w:t>..</w:t>
            </w:r>
            <w:proofErr w:type="gramEnd"/>
            <w:r w:rsidRPr="00C93E52">
              <w:t>1</w:t>
            </w:r>
          </w:p>
        </w:tc>
      </w:tr>
      <w:tr w:rsidR="007A3042"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7A3042" w:rsidRPr="003C622B" w:rsidRDefault="007A3042" w:rsidP="00621012">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C93E52" w:rsidRDefault="007A3042" w:rsidP="00621012">
            <w:r w:rsidRPr="00C93E52">
              <w:t>0</w:t>
            </w:r>
            <w:proofErr w:type="gramStart"/>
            <w:r w:rsidRPr="00C93E52">
              <w:t>..</w:t>
            </w:r>
            <w:proofErr w:type="gramEnd"/>
            <w:r w:rsidRPr="00C93E52">
              <w:t>1</w:t>
            </w:r>
          </w:p>
        </w:tc>
      </w:tr>
      <w:tr w:rsidR="007A3042"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7A3042" w:rsidRPr="003C622B" w:rsidRDefault="007A3042" w:rsidP="00621012">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C93E52" w:rsidRDefault="007A3042" w:rsidP="00621012">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C93E52" w:rsidRDefault="007A3042" w:rsidP="00621012">
            <w:r w:rsidRPr="00C93E52">
              <w:t>0</w:t>
            </w:r>
            <w:proofErr w:type="gramStart"/>
            <w:r w:rsidRPr="00C93E52">
              <w:t>..</w:t>
            </w:r>
            <w:proofErr w:type="gramEnd"/>
            <w:r w:rsidRPr="00C93E52">
              <w:t>1</w:t>
            </w:r>
          </w:p>
        </w:tc>
      </w:tr>
      <w:tr w:rsidR="007A3042"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7A3042" w:rsidRPr="003C622B" w:rsidRDefault="007A3042" w:rsidP="00621012">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7A3042" w:rsidRPr="00C93E52" w:rsidRDefault="007A304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E669B8" w:rsidRDefault="00E669B8" w:rsidP="00E669B8">
            <w:pPr>
              <w:rPr>
                <w:rFonts w:cs="Arial"/>
              </w:rPr>
            </w:pPr>
            <w:r>
              <w:rPr>
                <w:rFonts w:cs="Arial"/>
              </w:rPr>
              <w:t>NI 2015:1</w:t>
            </w:r>
          </w:p>
          <w:p w14:paraId="2993DCD3" w14:textId="3A04FD7F" w:rsidR="00E669B8" w:rsidRPr="00E669B8" w:rsidRDefault="00E669B8" w:rsidP="00E669B8">
            <w:pPr>
              <w:rPr>
                <w:rFonts w:cs="Arial"/>
                <w:i/>
              </w:rPr>
            </w:pPr>
            <w:r w:rsidRPr="00E669B8">
              <w:rPr>
                <w:rFonts w:cs="Arial"/>
                <w:i/>
              </w:rPr>
              <w:t>Angivelse av lokalisation</w:t>
            </w:r>
            <w:r>
              <w:rPr>
                <w:rFonts w:cs="Arial"/>
                <w:i/>
              </w:rPr>
              <w:t xml:space="preserve"> </w:t>
            </w:r>
            <w:r w:rsidRPr="00E669B8">
              <w:rPr>
                <w:rFonts w:cs="Arial"/>
              </w:rPr>
              <w:lastRenderedPageBreak/>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7A3042" w:rsidRPr="00C93E52" w:rsidRDefault="00E669B8" w:rsidP="00E669B8">
            <w:pPr>
              <w:rPr>
                <w:rFonts w:cs="Arial"/>
              </w:rPr>
            </w:pPr>
            <w:r w:rsidRPr="00E669B8">
              <w:rPr>
                <w:rFonts w:cs="Arial"/>
                <w:i/>
              </w:rPr>
              <w:t>Lokalisationsattributet</w:t>
            </w:r>
            <w:r>
              <w:rPr>
                <w:rFonts w:cs="Arial"/>
                <w:i/>
              </w:rPr>
              <w:t xml:space="preserve"> </w:t>
            </w:r>
            <w:r w:rsidRPr="00E669B8">
              <w:rPr>
                <w:rFonts w:cs="Arial"/>
              </w:rPr>
              <w:t>[</w:t>
            </w:r>
            <w:proofErr w:type="spellStart"/>
            <w:r w:rsidR="00F74C7C" w:rsidRPr="00E669B8">
              <w:rPr>
                <w:rFonts w:cs="Arial"/>
              </w:rPr>
              <w:t>targetSite</w:t>
            </w:r>
            <w:proofErr w:type="spellEnd"/>
            <w:r w:rsidR="00F74C7C" w:rsidRPr="00E669B8">
              <w:rPr>
                <w:rFonts w:cs="Arial"/>
              </w:rPr>
              <w:t>]</w:t>
            </w:r>
            <w:r w:rsidR="00F74C7C" w:rsidRPr="00E669B8">
              <w:rPr>
                <w:rFonts w:cs="Arial"/>
                <w:i/>
              </w:rPr>
              <w:t xml:space="preserve"> </w:t>
            </w:r>
            <w:r w:rsidR="00F74C7C">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C93E52" w:rsidRDefault="007A3042" w:rsidP="00621012">
            <w:r w:rsidRPr="00C93E52">
              <w:lastRenderedPageBreak/>
              <w:t>0</w:t>
            </w:r>
            <w:proofErr w:type="gramStart"/>
            <w:r w:rsidRPr="00C93E52">
              <w:t>..</w:t>
            </w:r>
            <w:proofErr w:type="gramEnd"/>
            <w:r w:rsidRPr="00C93E52">
              <w:t>1</w:t>
            </w:r>
          </w:p>
        </w:tc>
      </w:tr>
      <w:tr w:rsidR="007A3042"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7A3042" w:rsidRPr="003C622B" w:rsidRDefault="007A3042" w:rsidP="00621012">
            <w:pPr>
              <w:rPr>
                <w:lang w:eastAsia="sv-SE"/>
              </w:rPr>
            </w:pPr>
            <w:proofErr w:type="spellStart"/>
            <w:r w:rsidRPr="003C622B">
              <w:rPr>
                <w:lang w:eastAsia="sv-SE"/>
              </w:rPr>
              <w:lastRenderedPageBreak/>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7A3042" w:rsidRPr="00C93E52" w:rsidRDefault="007A3042" w:rsidP="00621012">
            <w:pPr>
              <w:rPr>
                <w:rFonts w:cs="Arial"/>
              </w:rPr>
            </w:pPr>
            <w:r w:rsidRPr="00C93E52">
              <w:rPr>
                <w:rFonts w:cs="Arial"/>
              </w:rPr>
              <w:t xml:space="preserve">Kod </w:t>
            </w:r>
            <w:r w:rsidR="00E669B8" w:rsidRPr="00C93E52">
              <w:rPr>
                <w:rFonts w:cs="Arial"/>
              </w:rPr>
              <w:t xml:space="preserve">för </w:t>
            </w:r>
            <w:r w:rsidR="00E669B8">
              <w:t>lokalisation</w:t>
            </w:r>
            <w:r w:rsidR="00E669B8"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C93E52" w:rsidRDefault="007A3042" w:rsidP="00621012">
            <w:r w:rsidRPr="00C93E52">
              <w:t>1</w:t>
            </w:r>
          </w:p>
        </w:tc>
      </w:tr>
      <w:tr w:rsidR="007A3042"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7A3042" w:rsidRPr="003C622B" w:rsidRDefault="007A3042" w:rsidP="00621012">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7A3042" w:rsidRPr="00C93E52" w:rsidRDefault="007A3042" w:rsidP="00E669B8">
            <w:pPr>
              <w:rPr>
                <w:rFonts w:cs="Arial"/>
              </w:rPr>
            </w:pPr>
            <w:r w:rsidRPr="00C93E52">
              <w:rPr>
                <w:rFonts w:cs="Arial"/>
              </w:rPr>
              <w:t xml:space="preserve">Kodsystem för angiven kod för </w:t>
            </w:r>
            <w:r w:rsidR="00E669B8">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C93E52" w:rsidRDefault="007A3042" w:rsidP="00621012">
            <w:r w:rsidRPr="00C93E52">
              <w:t>1</w:t>
            </w:r>
          </w:p>
        </w:tc>
      </w:tr>
      <w:tr w:rsidR="007A3042"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7A3042" w:rsidRPr="003C622B" w:rsidRDefault="007A3042" w:rsidP="00621012">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C93E52" w:rsidRDefault="007A3042" w:rsidP="00621012">
            <w:r w:rsidRPr="00C93E52">
              <w:t>0</w:t>
            </w:r>
            <w:proofErr w:type="gramStart"/>
            <w:r w:rsidRPr="00C93E52">
              <w:t>..</w:t>
            </w:r>
            <w:proofErr w:type="gramEnd"/>
            <w:r w:rsidRPr="00C93E52">
              <w:t>1</w:t>
            </w:r>
          </w:p>
        </w:tc>
      </w:tr>
      <w:tr w:rsidR="007A3042"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7A3042" w:rsidRPr="003C622B" w:rsidRDefault="007A3042" w:rsidP="00621012">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C93E52" w:rsidRDefault="007A3042" w:rsidP="00621012">
            <w:r w:rsidRPr="00C93E52">
              <w:t>0</w:t>
            </w:r>
            <w:proofErr w:type="gramStart"/>
            <w:r w:rsidRPr="00C93E52">
              <w:t>..</w:t>
            </w:r>
            <w:proofErr w:type="gramEnd"/>
            <w:r w:rsidRPr="00C93E52">
              <w:t>1</w:t>
            </w:r>
          </w:p>
        </w:tc>
      </w:tr>
      <w:tr w:rsidR="007A3042"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7A3042" w:rsidRPr="003C622B" w:rsidRDefault="007A3042" w:rsidP="00621012">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7A3042" w:rsidRPr="00C93E52" w:rsidRDefault="007A3042" w:rsidP="00621012">
            <w:pPr>
              <w:rPr>
                <w:rFonts w:cs="Arial"/>
              </w:rPr>
            </w:pPr>
            <w:r w:rsidRPr="00C93E52">
              <w:rPr>
                <w:rFonts w:cs="Arial"/>
              </w:rPr>
              <w:t xml:space="preserve">Textuell beskrivning av </w:t>
            </w:r>
            <w:r w:rsidR="00F74C7C">
              <w:t xml:space="preserve">kod för </w:t>
            </w:r>
            <w:r w:rsidR="00E669B8">
              <w:t>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C93E52" w:rsidRDefault="007A3042" w:rsidP="00621012">
            <w:r w:rsidRPr="00C93E52">
              <w:t>0</w:t>
            </w:r>
            <w:proofErr w:type="gramStart"/>
            <w:r w:rsidRPr="00C93E52">
              <w:t>..</w:t>
            </w:r>
            <w:proofErr w:type="gramEnd"/>
            <w:r w:rsidRPr="00C93E52">
              <w:t>1</w:t>
            </w:r>
          </w:p>
        </w:tc>
      </w:tr>
      <w:tr w:rsidR="007A3042" w:rsidRPr="008345BA" w14:paraId="161CB3CA" w14:textId="77777777" w:rsidTr="00621012">
        <w:tc>
          <w:tcPr>
            <w:tcW w:w="2943" w:type="dxa"/>
          </w:tcPr>
          <w:p w14:paraId="024D5913" w14:textId="31E453A0" w:rsidR="007A3042" w:rsidRPr="003C622B" w:rsidRDefault="007A3042" w:rsidP="00621012">
            <w:proofErr w:type="spellStart"/>
            <w:r w:rsidRPr="003C622B">
              <w:rPr>
                <w:lang w:eastAsia="sv-SE"/>
              </w:rPr>
              <w:t>time</w:t>
            </w:r>
            <w:proofErr w:type="spellEnd"/>
          </w:p>
        </w:tc>
        <w:tc>
          <w:tcPr>
            <w:tcW w:w="2037" w:type="dxa"/>
          </w:tcPr>
          <w:p w14:paraId="6C5EE040" w14:textId="77777777" w:rsidR="007A3042" w:rsidRPr="00C93E52" w:rsidRDefault="007A3042" w:rsidP="00621012">
            <w:proofErr w:type="spellStart"/>
            <w:r w:rsidRPr="00C93E52">
              <w:rPr>
                <w:rFonts w:cs="Arial"/>
                <w:color w:val="000000"/>
                <w:highlight w:val="white"/>
                <w:lang w:eastAsia="sv-SE"/>
              </w:rPr>
              <w:t>TimePeriodType</w:t>
            </w:r>
            <w:proofErr w:type="spellEnd"/>
          </w:p>
        </w:tc>
        <w:tc>
          <w:tcPr>
            <w:tcW w:w="2925" w:type="dxa"/>
          </w:tcPr>
          <w:p w14:paraId="0ECDF9DB" w14:textId="77777777" w:rsidR="007A3042" w:rsidRPr="00C93E52" w:rsidRDefault="007A3042" w:rsidP="00621012">
            <w:pPr>
              <w:rPr>
                <w:rFonts w:cs="Arial"/>
              </w:rPr>
            </w:pPr>
            <w:r w:rsidRPr="00C93E52">
              <w:rPr>
                <w:rFonts w:cs="Arial"/>
              </w:rPr>
              <w:t xml:space="preserve">Tidsperiod för observationen. </w:t>
            </w:r>
          </w:p>
          <w:p w14:paraId="6B547A7E" w14:textId="7D6D08A7" w:rsidR="007A3042" w:rsidRPr="00C93E52" w:rsidRDefault="007A3042" w:rsidP="00621012">
            <w:pPr>
              <w:rPr>
                <w:rFonts w:cs="Arial"/>
              </w:rPr>
            </w:pPr>
            <w:r w:rsidRPr="00C93E52">
              <w:rPr>
                <w:rFonts w:cs="Arial"/>
              </w:rPr>
              <w:t xml:space="preserve">Består av </w:t>
            </w:r>
            <w:proofErr w:type="spellStart"/>
            <w:r w:rsidRPr="00C93E52">
              <w:rPr>
                <w:rFonts w:cs="Arial"/>
              </w:rPr>
              <w:t>TimeStampType</w:t>
            </w:r>
            <w:proofErr w:type="spellEnd"/>
            <w:r w:rsidRPr="00C93E52">
              <w:rPr>
                <w:rFonts w:cs="Arial"/>
              </w:rPr>
              <w:t xml:space="preserve"> intervallerna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sidR="000C1523">
              <w:rPr>
                <w:rFonts w:cs="Arial"/>
              </w:rPr>
              <w:t>på</w:t>
            </w:r>
            <w:r w:rsidR="000C1523" w:rsidRPr="00C93E52">
              <w:rPr>
                <w:rFonts w:cs="Arial"/>
              </w:rPr>
              <w:t xml:space="preserve"> </w:t>
            </w:r>
            <w:r w:rsidRPr="00C93E52">
              <w:rPr>
                <w:rFonts w:cs="Arial"/>
              </w:rPr>
              <w:t xml:space="preserve">formatet </w:t>
            </w:r>
            <w:proofErr w:type="spellStart"/>
            <w:r w:rsidRPr="00C93E52">
              <w:rPr>
                <w:rFonts w:cs="Arial"/>
              </w:rPr>
              <w:t>ÅÅÅÅMMDDttmmss</w:t>
            </w:r>
            <w:proofErr w:type="spellEnd"/>
            <w:r w:rsidR="009A5A79" w:rsidRPr="00C93E52">
              <w:rPr>
                <w:rFonts w:cs="Arial"/>
              </w:rPr>
              <w:t>.</w:t>
            </w:r>
          </w:p>
          <w:p w14:paraId="5936FF4A" w14:textId="77777777" w:rsidR="009A5A79" w:rsidRPr="00C93E52" w:rsidRDefault="009A5A79" w:rsidP="00621012">
            <w:pPr>
              <w:rPr>
                <w:rFonts w:cs="Arial"/>
              </w:rPr>
            </w:pPr>
          </w:p>
          <w:p w14:paraId="5139168B" w14:textId="58A59DA9" w:rsidR="009A5A79" w:rsidRDefault="009A5A79" w:rsidP="00621012">
            <w:pPr>
              <w:rPr>
                <w:rFonts w:cs="Arial"/>
              </w:rPr>
            </w:pPr>
            <w:r w:rsidRPr="00C93E52">
              <w:rPr>
                <w:rFonts w:cs="Arial"/>
              </w:rPr>
              <w:t>Om observationen är en tidpunkt, inte ett intervall, sätts sluttid till samma tid som starttid</w:t>
            </w:r>
            <w:r w:rsidR="000C1523">
              <w:rPr>
                <w:rFonts w:cs="Arial"/>
              </w:rPr>
              <w:t>.</w:t>
            </w:r>
          </w:p>
          <w:p w14:paraId="1622A496" w14:textId="77777777" w:rsidR="008A0968" w:rsidRDefault="008A0968" w:rsidP="00621012">
            <w:pPr>
              <w:rPr>
                <w:rFonts w:cs="Arial"/>
              </w:rPr>
            </w:pPr>
          </w:p>
          <w:p w14:paraId="4A10BCA6" w14:textId="77777777" w:rsidR="008A0968" w:rsidRDefault="008A0968" w:rsidP="00621012">
            <w:pPr>
              <w:rPr>
                <w:rFonts w:cs="Arial"/>
              </w:rPr>
            </w:pPr>
            <w:r>
              <w:rPr>
                <w:rFonts w:cs="Arial"/>
              </w:rPr>
              <w:t>NI 2015:1</w:t>
            </w:r>
          </w:p>
          <w:p w14:paraId="2054144D" w14:textId="77777777" w:rsidR="008A0968" w:rsidRPr="008A0968" w:rsidRDefault="008A0968" w:rsidP="008A0968">
            <w:pPr>
              <w:rPr>
                <w:i/>
              </w:rPr>
            </w:pPr>
            <w:r w:rsidRPr="008A0968">
              <w:rPr>
                <w:i/>
              </w:rPr>
              <w:t xml:space="preserve">Angivelse av den tid då det som observerats faktiskt förekom eller förväntas förekomma. Exempelvis så </w:t>
            </w:r>
            <w:r w:rsidRPr="008A0968">
              <w:rPr>
                <w:i/>
              </w:rPr>
              <w:lastRenderedPageBreak/>
              <w:t xml:space="preserve">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549B85F1" w:rsidR="008A0968" w:rsidRPr="00C93E52" w:rsidRDefault="008A0968" w:rsidP="008A0968">
            <w:r w:rsidRPr="008A0968">
              <w:rPr>
                <w:i/>
              </w:rPr>
              <w:t>Observationens tid skiljer sig vanligtvis från dokumentationstidpunkt i journalhandling som beskriver när tillståndet dokumenterades, vilket alltid sker i efterhand.</w:t>
            </w:r>
          </w:p>
        </w:tc>
        <w:tc>
          <w:tcPr>
            <w:tcW w:w="1617" w:type="dxa"/>
          </w:tcPr>
          <w:p w14:paraId="35082FC0" w14:textId="77777777" w:rsidR="007A3042" w:rsidRPr="00C93E52" w:rsidRDefault="007A3042" w:rsidP="00621012">
            <w:r w:rsidRPr="00C93E52">
              <w:lastRenderedPageBreak/>
              <w:t>1</w:t>
            </w:r>
          </w:p>
        </w:tc>
      </w:tr>
      <w:tr w:rsidR="007A3042"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F2201F2" w:rsidR="007A3042" w:rsidRPr="003C622B" w:rsidRDefault="007A3042" w:rsidP="00621012">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C93E52" w:rsidRDefault="007A3042" w:rsidP="00621012">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C93E52" w:rsidRDefault="00816036" w:rsidP="00621012">
            <w:r w:rsidRPr="00C93E52">
              <w:t>0</w:t>
            </w:r>
            <w:proofErr w:type="gramStart"/>
            <w:r w:rsidRPr="00C93E52">
              <w:t>..</w:t>
            </w:r>
            <w:proofErr w:type="gramEnd"/>
            <w:r w:rsidR="007A3042" w:rsidRPr="00C93E52">
              <w:t>1</w:t>
            </w:r>
          </w:p>
        </w:tc>
      </w:tr>
      <w:tr w:rsidR="007A3042"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7A3042" w:rsidRPr="003C622B" w:rsidRDefault="007A3042" w:rsidP="00621012">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132F0" w:rsidRPr="00C93E52" w:rsidRDefault="007A3042" w:rsidP="00621012">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C93E52" w:rsidRDefault="007A3042" w:rsidP="00621012">
            <w:r w:rsidRPr="00C93E52">
              <w:t>0</w:t>
            </w:r>
            <w:proofErr w:type="gramStart"/>
            <w:r w:rsidRPr="00C93E52">
              <w:t>..</w:t>
            </w:r>
            <w:proofErr w:type="gramEnd"/>
            <w:r w:rsidRPr="00C93E52">
              <w:t>1</w:t>
            </w:r>
          </w:p>
        </w:tc>
      </w:tr>
      <w:tr w:rsidR="007A3042" w:rsidRPr="008345BA" w14:paraId="064D92D0" w14:textId="77777777" w:rsidTr="00621012">
        <w:tc>
          <w:tcPr>
            <w:tcW w:w="2943" w:type="dxa"/>
          </w:tcPr>
          <w:p w14:paraId="2C953D12" w14:textId="7639920E" w:rsidR="007A3042" w:rsidRPr="003C622B" w:rsidRDefault="007A3042" w:rsidP="00621012">
            <w:pPr>
              <w:rPr>
                <w:lang w:val="en-GB"/>
              </w:rPr>
            </w:pPr>
            <w:proofErr w:type="spellStart"/>
            <w:r w:rsidRPr="003C622B">
              <w:rPr>
                <w:lang w:eastAsia="sv-SE"/>
              </w:rPr>
              <w:t>method</w:t>
            </w:r>
            <w:proofErr w:type="spellEnd"/>
          </w:p>
        </w:tc>
        <w:tc>
          <w:tcPr>
            <w:tcW w:w="2037" w:type="dxa"/>
          </w:tcPr>
          <w:p w14:paraId="7454996D" w14:textId="77777777" w:rsidR="007A3042" w:rsidRPr="00C93E52" w:rsidRDefault="007A3042" w:rsidP="00621012">
            <w:pPr>
              <w:rPr>
                <w:lang w:val="en-GB"/>
              </w:rPr>
            </w:pPr>
            <w:proofErr w:type="spellStart"/>
            <w:r w:rsidRPr="00C93E52">
              <w:rPr>
                <w:lang w:val="en-GB"/>
              </w:rPr>
              <w:t>CVType</w:t>
            </w:r>
            <w:proofErr w:type="spellEnd"/>
          </w:p>
        </w:tc>
        <w:tc>
          <w:tcPr>
            <w:tcW w:w="2925" w:type="dxa"/>
          </w:tcPr>
          <w:p w14:paraId="6C8EEC25" w14:textId="694C125D" w:rsidR="007A3042" w:rsidRPr="00C93E52" w:rsidRDefault="007A3042" w:rsidP="00432C82">
            <w:pPr>
              <w:rPr>
                <w:rFonts w:cs="Arial"/>
              </w:rPr>
            </w:pPr>
            <w:r w:rsidRPr="00C93E52">
              <w:rPr>
                <w:rFonts w:cs="Arial"/>
              </w:rPr>
              <w:t xml:space="preserve">Metod eller ansats som ligger bakom observationen. </w:t>
            </w:r>
          </w:p>
        </w:tc>
        <w:tc>
          <w:tcPr>
            <w:tcW w:w="1617" w:type="dxa"/>
          </w:tcPr>
          <w:p w14:paraId="420649E4" w14:textId="77777777" w:rsidR="007A3042" w:rsidRPr="00C93E52" w:rsidRDefault="007A3042" w:rsidP="00621012">
            <w:r w:rsidRPr="00C93E52">
              <w:t>0</w:t>
            </w:r>
            <w:proofErr w:type="gramStart"/>
            <w:r w:rsidRPr="00C93E52">
              <w:t>..</w:t>
            </w:r>
            <w:proofErr w:type="gramEnd"/>
            <w:r w:rsidRPr="00C93E52">
              <w:t>1</w:t>
            </w:r>
          </w:p>
        </w:tc>
      </w:tr>
      <w:tr w:rsidR="007A3042"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7A3042" w:rsidRPr="003C622B" w:rsidRDefault="007A3042" w:rsidP="00621012">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C93E52" w:rsidRDefault="007A3042" w:rsidP="00621012">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C93E52" w:rsidRDefault="007A3042" w:rsidP="00621012">
            <w:r w:rsidRPr="00C93E52">
              <w:t>1</w:t>
            </w:r>
          </w:p>
        </w:tc>
      </w:tr>
      <w:tr w:rsidR="007A3042"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7A3042" w:rsidRPr="003C622B" w:rsidRDefault="007A3042" w:rsidP="00621012">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C93E52" w:rsidRDefault="007A3042" w:rsidP="00621012">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C93E52" w:rsidRDefault="007A3042" w:rsidP="00621012">
            <w:r w:rsidRPr="00C93E52">
              <w:t>1</w:t>
            </w:r>
          </w:p>
        </w:tc>
      </w:tr>
      <w:tr w:rsidR="007A3042"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7A3042" w:rsidRPr="003C622B" w:rsidRDefault="007A3042" w:rsidP="00621012">
            <w:pPr>
              <w:rPr>
                <w:lang w:eastAsia="sv-SE"/>
              </w:rPr>
            </w:pPr>
            <w:proofErr w:type="spellStart"/>
            <w:r w:rsidRPr="003C622B">
              <w:rPr>
                <w:lang w:eastAsia="sv-SE"/>
              </w:rPr>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C93E52" w:rsidRDefault="007A3042" w:rsidP="00621012">
            <w:r w:rsidRPr="00C93E52">
              <w:t>0</w:t>
            </w:r>
            <w:proofErr w:type="gramStart"/>
            <w:r w:rsidRPr="00C93E52">
              <w:t>..</w:t>
            </w:r>
            <w:proofErr w:type="gramEnd"/>
            <w:r w:rsidRPr="00C93E52">
              <w:t>1</w:t>
            </w:r>
          </w:p>
        </w:tc>
      </w:tr>
      <w:tr w:rsidR="007A3042"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7A3042" w:rsidRPr="003C622B" w:rsidRDefault="007A3042" w:rsidP="00621012">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C93E52" w:rsidRDefault="007A3042" w:rsidP="00621012">
            <w:r w:rsidRPr="00C93E52">
              <w:t>0</w:t>
            </w:r>
            <w:proofErr w:type="gramStart"/>
            <w:r w:rsidRPr="00C93E52">
              <w:t>..</w:t>
            </w:r>
            <w:proofErr w:type="gramEnd"/>
            <w:r w:rsidRPr="00C93E52">
              <w:t>1</w:t>
            </w:r>
          </w:p>
        </w:tc>
      </w:tr>
      <w:tr w:rsidR="007A3042"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7A3042" w:rsidRPr="003C622B" w:rsidRDefault="007A3042" w:rsidP="00621012">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7A3042" w:rsidRPr="00C93E52" w:rsidRDefault="00071B56" w:rsidP="00071B56">
            <w:pPr>
              <w:rPr>
                <w:rFonts w:cs="Arial"/>
              </w:rPr>
            </w:pPr>
            <w:r>
              <w:rPr>
                <w:rFonts w:cs="Arial"/>
              </w:rPr>
              <w:t>Klartext</w:t>
            </w:r>
            <w:r w:rsidR="007A3042" w:rsidRPr="00C93E52">
              <w:rPr>
                <w:rFonts w:cs="Arial"/>
              </w:rPr>
              <w:t xml:space="preserve">beskrivning av det </w:t>
            </w:r>
            <w:r>
              <w:rPr>
                <w:rFonts w:cs="Arial"/>
              </w:rPr>
              <w:t xml:space="preserve">begrepp </w:t>
            </w:r>
            <w:r w:rsidR="007A3042" w:rsidRPr="00C93E52">
              <w:rPr>
                <w:rFonts w:cs="Arial"/>
              </w:rPr>
              <w:t xml:space="preserve">som </w:t>
            </w:r>
            <w:r>
              <w:rPr>
                <w:rFonts w:cs="Arial"/>
              </w:rPr>
              <w:t>avses</w:t>
            </w:r>
            <w:r w:rsidR="007A3042"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C93E52" w:rsidRDefault="007A3042" w:rsidP="00621012">
            <w:r w:rsidRPr="00C93E52">
              <w:t>0</w:t>
            </w:r>
            <w:proofErr w:type="gramStart"/>
            <w:r w:rsidRPr="00C93E52">
              <w:t>..</w:t>
            </w:r>
            <w:proofErr w:type="gramEnd"/>
            <w:r w:rsidRPr="00C93E52">
              <w:t>1</w:t>
            </w:r>
          </w:p>
        </w:tc>
      </w:tr>
      <w:tr w:rsidR="008A5CB4"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8A5CB4" w:rsidRPr="003C622B" w:rsidRDefault="008A5CB4" w:rsidP="00621012">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8A5CB4" w:rsidRPr="00C93E52" w:rsidRDefault="008A5CB4" w:rsidP="00621012">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8A5CB4" w:rsidRDefault="008A5CB4" w:rsidP="00071B56">
            <w:pPr>
              <w:rPr>
                <w:rFonts w:cs="Arial"/>
              </w:rPr>
            </w:pPr>
            <w:r>
              <w:rPr>
                <w:rFonts w:cs="Arial"/>
              </w:rPr>
              <w:t>Observations utfall/värde</w:t>
            </w:r>
          </w:p>
          <w:p w14:paraId="53159B93" w14:textId="77777777" w:rsidR="008A5CB4" w:rsidRDefault="008A5CB4" w:rsidP="00071B56">
            <w:pPr>
              <w:rPr>
                <w:rFonts w:cs="Arial"/>
              </w:rPr>
            </w:pPr>
          </w:p>
          <w:p w14:paraId="3F58923C" w14:textId="77777777" w:rsidR="008A5CB4" w:rsidRDefault="008A5CB4" w:rsidP="00071B56">
            <w:pPr>
              <w:rPr>
                <w:rFonts w:cs="Arial"/>
              </w:rPr>
            </w:pPr>
            <w:r>
              <w:rPr>
                <w:rFonts w:cs="Arial"/>
              </w:rPr>
              <w:t>NI 2015:1</w:t>
            </w:r>
          </w:p>
          <w:p w14:paraId="73C07CD6" w14:textId="44FA582D" w:rsidR="008A5CB4" w:rsidRPr="008A5CB4" w:rsidRDefault="008A5CB4" w:rsidP="00071B56">
            <w:pPr>
              <w:rPr>
                <w:rFonts w:cs="Arial"/>
                <w:i/>
              </w:rPr>
            </w:pPr>
            <w:r w:rsidRPr="008A5CB4">
              <w:rPr>
                <w:rFonts w:cs="Arial"/>
                <w:i/>
              </w:rPr>
              <w:t xml:space="preserve">Angivelse av värde som innehåller resultatet av observationen. Exempelvis så skulle observationens kod kunna motsvara "längd mätt </w:t>
            </w:r>
            <w:r w:rsidRPr="008A5CB4">
              <w:rPr>
                <w:rFonts w:cs="Arial"/>
                <w:i/>
              </w:rPr>
              <w:lastRenderedPageBreak/>
              <w:t>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8A5CB4" w:rsidRPr="00C93E52" w:rsidRDefault="008A5CB4" w:rsidP="00621012">
            <w:r>
              <w:lastRenderedPageBreak/>
              <w:t>1</w:t>
            </w:r>
            <w:proofErr w:type="gramStart"/>
            <w:r>
              <w:t>..</w:t>
            </w:r>
            <w:proofErr w:type="gramEnd"/>
            <w:r>
              <w:t>1</w:t>
            </w:r>
          </w:p>
        </w:tc>
      </w:tr>
      <w:tr w:rsidR="0022608A"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22608A" w:rsidRPr="003C622B" w:rsidRDefault="0022608A" w:rsidP="0022608A">
            <w:pPr>
              <w:rPr>
                <w:lang w:eastAsia="sv-SE"/>
              </w:rPr>
            </w:pPr>
            <w:proofErr w:type="spellStart"/>
            <w:r w:rsidRPr="003C622B">
              <w:rPr>
                <w:lang w:eastAsia="sv-SE"/>
              </w:rPr>
              <w:lastRenderedPageBreak/>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22608A" w:rsidRPr="00C93E52" w:rsidRDefault="0022608A" w:rsidP="0022608A">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64FA7366" w14:textId="77777777" w:rsidR="0022608A" w:rsidRDefault="0022608A" w:rsidP="0022608A">
            <w:pPr>
              <w:rPr>
                <w:rFonts w:cs="Arial"/>
              </w:rPr>
            </w:pPr>
            <w:r>
              <w:rPr>
                <w:rFonts w:cs="Arial"/>
              </w:rPr>
              <w:t>NI 2015:1</w:t>
            </w:r>
          </w:p>
          <w:p w14:paraId="0F61E6EF" w14:textId="60A85226" w:rsidR="004B377C" w:rsidRPr="00C93E52" w:rsidRDefault="0022608A" w:rsidP="004B377C">
            <w:pPr>
              <w:rPr>
                <w:rFonts w:cs="Arial"/>
              </w:rPr>
            </w:pPr>
            <w:r w:rsidRPr="0069307C">
              <w:rPr>
                <w:rFonts w:cs="Arial"/>
                <w:i/>
              </w:rPr>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004B377C" w:rsidRPr="004B377C">
              <w:rPr>
                <w:rFonts w:cs="Arial"/>
              </w:rPr>
              <w:t>[</w:t>
            </w:r>
            <w:proofErr w:type="spellStart"/>
            <w:r w:rsidR="004B377C" w:rsidRPr="004B377C">
              <w:rPr>
                <w:rFonts w:cs="Arial"/>
              </w:rPr>
              <w:t>method</w:t>
            </w:r>
            <w:proofErr w:type="spellEnd"/>
            <w:r w:rsidR="004B377C" w:rsidRPr="004B377C">
              <w:rPr>
                <w:rFonts w:cs="Arial"/>
              </w:rPr>
              <w:t>]</w:t>
            </w:r>
            <w:r w:rsidR="004B377C">
              <w:rPr>
                <w:rFonts w:cs="Arial"/>
                <w:i/>
              </w:rPr>
              <w:t xml:space="preserve"> </w:t>
            </w:r>
            <w:r w:rsidRPr="0069307C">
              <w:rPr>
                <w:rFonts w:cs="Arial"/>
                <w:i/>
              </w:rPr>
              <w:t xml:space="preserve">och lokalisation </w:t>
            </w:r>
            <w:r w:rsidR="004B377C" w:rsidRPr="004B377C">
              <w:rPr>
                <w:rFonts w:cs="Arial"/>
              </w:rPr>
              <w:t>[</w:t>
            </w:r>
            <w:proofErr w:type="spellStart"/>
            <w:r w:rsidR="004B377C" w:rsidRPr="004B377C">
              <w:rPr>
                <w:rFonts w:cs="Arial"/>
              </w:rPr>
              <w:t>targetsite</w:t>
            </w:r>
            <w:proofErr w:type="spellEnd"/>
            <w:r w:rsidR="004B377C" w:rsidRPr="004B377C">
              <w:rPr>
                <w:rFonts w:cs="Arial"/>
              </w:rPr>
              <w:t>]</w:t>
            </w:r>
            <w:r w:rsidR="004B377C">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22608A" w:rsidRPr="00C93E52" w:rsidRDefault="0022608A" w:rsidP="0022608A">
            <w:r w:rsidRPr="00DE065A">
              <w:t>1</w:t>
            </w:r>
            <w:proofErr w:type="gramStart"/>
            <w:r w:rsidRPr="00DE065A">
              <w:t>..</w:t>
            </w:r>
            <w:proofErr w:type="gramEnd"/>
            <w:r w:rsidRPr="00DE065A">
              <w:t>1</w:t>
            </w:r>
          </w:p>
        </w:tc>
      </w:tr>
      <w:tr w:rsidR="0022608A"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22608A" w:rsidRPr="003C622B" w:rsidRDefault="00A25E93" w:rsidP="0022608A">
            <w:pPr>
              <w:rPr>
                <w:lang w:eastAsia="sv-SE"/>
              </w:rPr>
            </w:pPr>
            <w:proofErr w:type="spellStart"/>
            <w:r w:rsidRPr="003C622B">
              <w:rPr>
                <w:lang w:eastAsia="sv-SE"/>
              </w:rPr>
              <w:t>d</w:t>
            </w:r>
            <w:r w:rsidR="0022608A" w:rsidRPr="003C622B">
              <w:rPr>
                <w:lang w:eastAsia="sv-SE"/>
              </w:rPr>
              <w:t>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22608A" w:rsidRPr="00C93E52" w:rsidRDefault="0022608A" w:rsidP="0022608A">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22608A" w:rsidRPr="00C93E52" w:rsidRDefault="0022608A" w:rsidP="0022608A">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22608A" w:rsidRPr="00C93E52" w:rsidRDefault="0022608A" w:rsidP="0022608A">
            <w:r w:rsidRPr="00C93E52">
              <w:t>0</w:t>
            </w:r>
            <w:proofErr w:type="gramStart"/>
            <w:r w:rsidRPr="00C93E52">
              <w:t>..</w:t>
            </w:r>
            <w:proofErr w:type="gramEnd"/>
            <w:r w:rsidRPr="00C93E52">
              <w:t>1</w:t>
            </w:r>
          </w:p>
        </w:tc>
      </w:tr>
      <w:tr w:rsidR="0022608A"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22608A" w:rsidRPr="003C622B" w:rsidRDefault="0022608A" w:rsidP="0022608A">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22608A" w:rsidRPr="00C93E52" w:rsidRDefault="0022608A" w:rsidP="0022608A">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22608A" w:rsidRPr="00C93E52" w:rsidRDefault="0022608A" w:rsidP="0022608A">
            <w:pPr>
              <w:rPr>
                <w:rFonts w:cs="Arial"/>
              </w:rPr>
            </w:pPr>
            <w:r w:rsidRPr="00C93E52">
              <w:rPr>
                <w:rFonts w:cs="Arial"/>
              </w:rPr>
              <w:t>Anger om information får delas till patient</w:t>
            </w:r>
            <w:r w:rsidR="00071B56">
              <w:rPr>
                <w:rFonts w:cs="Arial"/>
              </w:rPr>
              <w:t xml:space="preserve"> (</w:t>
            </w:r>
            <w:proofErr w:type="spellStart"/>
            <w:r w:rsidR="00071B56">
              <w:rPr>
                <w:rFonts w:cs="Arial"/>
              </w:rPr>
              <w:t>menprövad</w:t>
            </w:r>
            <w:proofErr w:type="spellEnd"/>
            <w:r w:rsidR="00071B56">
              <w:rPr>
                <w:rFonts w:cs="Arial"/>
              </w:rPr>
              <w:t>)</w:t>
            </w:r>
            <w:r w:rsidRPr="00C93E52">
              <w:rPr>
                <w:rFonts w:cs="Arial"/>
              </w:rPr>
              <w:t xml:space="preserve">. Värdet sätts i sådant fall till </w:t>
            </w:r>
            <w:r w:rsidRPr="00C93E52">
              <w:rPr>
                <w:rFonts w:cs="Arial"/>
              </w:rPr>
              <w:lastRenderedPageBreak/>
              <w:t>”</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22608A" w:rsidRPr="00C93E52" w:rsidRDefault="0022608A" w:rsidP="0022608A">
            <w:r w:rsidRPr="00C93E52">
              <w:lastRenderedPageBreak/>
              <w:t>1</w:t>
            </w:r>
          </w:p>
        </w:tc>
      </w:tr>
      <w:tr w:rsidR="006C50FA"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6C50FA" w:rsidRPr="003C622B" w:rsidRDefault="006C50FA" w:rsidP="0022608A">
            <w:pPr>
              <w:rPr>
                <w:lang w:val="en-GB"/>
              </w:rPr>
            </w:pPr>
            <w:r w:rsidRPr="003C622B">
              <w:rPr>
                <w:lang w:val="en-GB"/>
              </w:rPr>
              <w:lastRenderedPageBreak/>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6C50FA" w:rsidRPr="00C93E52" w:rsidRDefault="006C50FA" w:rsidP="0022608A">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6C50FA" w:rsidRPr="00C93E52" w:rsidRDefault="006C50FA" w:rsidP="0022608A">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0D3ABBE3" w:rsidR="006C50FA" w:rsidRPr="00C93E52" w:rsidRDefault="006C50FA" w:rsidP="0022608A">
            <w:r>
              <w:t>0</w:t>
            </w:r>
            <w:proofErr w:type="gramStart"/>
            <w:r>
              <w:t>..</w:t>
            </w:r>
            <w:proofErr w:type="gramEnd"/>
            <w:r>
              <w:t>*</w:t>
            </w:r>
          </w:p>
        </w:tc>
      </w:tr>
      <w:tr w:rsidR="0022608A"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22608A" w:rsidRPr="00C93E52" w:rsidRDefault="0022608A" w:rsidP="00621012">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22608A" w:rsidRPr="006C50FA" w:rsidRDefault="0022608A" w:rsidP="00621012"/>
        </w:tc>
        <w:tc>
          <w:tcPr>
            <w:tcW w:w="2925" w:type="dxa"/>
            <w:tcBorders>
              <w:top w:val="single" w:sz="4" w:space="0" w:color="auto"/>
              <w:left w:val="nil"/>
              <w:bottom w:val="single" w:sz="4" w:space="0" w:color="auto"/>
              <w:right w:val="nil"/>
            </w:tcBorders>
          </w:tcPr>
          <w:p w14:paraId="0F9711D6" w14:textId="77777777" w:rsidR="0022608A" w:rsidRPr="00C93E52" w:rsidRDefault="0022608A" w:rsidP="00621012">
            <w:pPr>
              <w:rPr>
                <w:rFonts w:cs="Arial"/>
              </w:rPr>
            </w:pPr>
          </w:p>
        </w:tc>
        <w:tc>
          <w:tcPr>
            <w:tcW w:w="1617" w:type="dxa"/>
            <w:tcBorders>
              <w:top w:val="single" w:sz="4" w:space="0" w:color="auto"/>
              <w:left w:val="nil"/>
              <w:bottom w:val="single" w:sz="4" w:space="0" w:color="auto"/>
              <w:right w:val="nil"/>
            </w:tcBorders>
          </w:tcPr>
          <w:p w14:paraId="31940B65" w14:textId="77777777" w:rsidR="0022608A" w:rsidRPr="00C93E52" w:rsidRDefault="0022608A" w:rsidP="00621012"/>
        </w:tc>
      </w:tr>
      <w:tr w:rsidR="0022608A"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8A5CB4" w:rsidRDefault="008A5CB4" w:rsidP="008A5CB4">
            <w:pPr>
              <w:rPr>
                <w:lang w:eastAsia="sv-SE"/>
              </w:rPr>
            </w:pPr>
            <w:proofErr w:type="spellStart"/>
            <w:r>
              <w:rPr>
                <w:lang w:eastAsia="sv-SE"/>
              </w:rPr>
              <w:t>observationGroup</w:t>
            </w:r>
            <w:proofErr w:type="spellEnd"/>
            <w:r>
              <w:rPr>
                <w:lang w:eastAsia="sv-SE"/>
              </w:rPr>
              <w:t>/</w:t>
            </w:r>
          </w:p>
          <w:p w14:paraId="27945387" w14:textId="77777777" w:rsidR="008A5CB4" w:rsidRDefault="008A5CB4" w:rsidP="008A5CB4">
            <w:r w:rsidRPr="00C93E52">
              <w:rPr>
                <w:lang w:eastAsia="sv-SE"/>
              </w:rPr>
              <w:t>observation</w:t>
            </w:r>
            <w:r>
              <w:t>/</w:t>
            </w:r>
          </w:p>
          <w:p w14:paraId="12A78D70" w14:textId="005537B1" w:rsidR="0022608A" w:rsidRPr="0022608A" w:rsidRDefault="008A5CB4" w:rsidP="008A5CB4">
            <w:proofErr w:type="spellStart"/>
            <w:r>
              <w:t>v</w:t>
            </w:r>
            <w:r w:rsidR="0022608A"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22608A" w:rsidRPr="0022608A" w:rsidRDefault="0022608A" w:rsidP="00621012">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8A5CB4" w:rsidRDefault="008A5CB4" w:rsidP="008A5CB4">
            <w:pPr>
              <w:rPr>
                <w:rFonts w:cs="Arial"/>
              </w:rPr>
            </w:pPr>
            <w:r>
              <w:rPr>
                <w:rFonts w:cs="Arial"/>
              </w:rPr>
              <w:t>Observations utfall/värde</w:t>
            </w:r>
          </w:p>
          <w:p w14:paraId="62B7E855" w14:textId="5B1E2B6F" w:rsidR="0022608A" w:rsidRPr="0022608A" w:rsidRDefault="0022608A" w:rsidP="00621012"/>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22608A" w:rsidRPr="005F1FB8" w:rsidRDefault="0022608A" w:rsidP="002939CB">
            <w:pPr>
              <w:rPr>
                <w:b/>
              </w:rPr>
            </w:pPr>
          </w:p>
        </w:tc>
      </w:tr>
      <w:tr w:rsidR="007B08F9"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7B08F9" w:rsidRPr="005F1FB8" w:rsidRDefault="007B08F9" w:rsidP="002939CB">
            <w:pPr>
              <w:rPr>
                <w:b/>
              </w:rPr>
            </w:pPr>
            <w:r w:rsidRPr="005F1FB8">
              <w:rPr>
                <w:b/>
              </w:rPr>
              <w:t>En och endast en av nedanstående huvudtyper</w:t>
            </w:r>
          </w:p>
        </w:tc>
      </w:tr>
      <w:tr w:rsidR="0022608A"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22608A" w:rsidRPr="0022608A" w:rsidRDefault="0022608A" w:rsidP="00621012">
            <w:pPr>
              <w:rPr>
                <w:i/>
              </w:rPr>
            </w:pPr>
            <w:r w:rsidRPr="0022608A">
              <w:rPr>
                <w:i/>
              </w:rPr>
              <w:t>Kodade värden</w:t>
            </w:r>
          </w:p>
        </w:tc>
      </w:tr>
      <w:tr w:rsidR="007A3042" w:rsidRPr="008345BA" w14:paraId="4B3E6546" w14:textId="77777777" w:rsidTr="00621012">
        <w:tc>
          <w:tcPr>
            <w:tcW w:w="2943" w:type="dxa"/>
          </w:tcPr>
          <w:p w14:paraId="25235C90" w14:textId="5D2922D7" w:rsidR="007A3042" w:rsidRPr="003C622B" w:rsidRDefault="008A5CB4" w:rsidP="00621012">
            <w:r w:rsidRPr="003C622B">
              <w:rPr>
                <w:lang w:eastAsia="sv-SE"/>
              </w:rPr>
              <w:t>cv</w:t>
            </w:r>
          </w:p>
        </w:tc>
        <w:tc>
          <w:tcPr>
            <w:tcW w:w="2037" w:type="dxa"/>
          </w:tcPr>
          <w:p w14:paraId="58A2C219" w14:textId="77777777" w:rsidR="007A3042" w:rsidRPr="00C93E52" w:rsidRDefault="007A3042" w:rsidP="00621012">
            <w:proofErr w:type="spellStart"/>
            <w:r w:rsidRPr="00C93E52">
              <w:t>CVType</w:t>
            </w:r>
            <w:proofErr w:type="spellEnd"/>
          </w:p>
        </w:tc>
        <w:tc>
          <w:tcPr>
            <w:tcW w:w="2925" w:type="dxa"/>
          </w:tcPr>
          <w:p w14:paraId="76FD255A" w14:textId="0561E1AA" w:rsidR="007A3042" w:rsidRPr="00C93E52" w:rsidRDefault="007A3042" w:rsidP="0089562B">
            <w:r w:rsidRPr="00C93E52">
              <w:rPr>
                <w:rFonts w:cs="Arial"/>
              </w:rPr>
              <w:t>Här anges det som observerats</w:t>
            </w:r>
            <w:r w:rsidR="0022608A">
              <w:rPr>
                <w:rFonts w:cs="Arial"/>
              </w:rPr>
              <w:t xml:space="preserve"> som ett kodat värde.</w:t>
            </w:r>
            <w:r w:rsidRPr="00C93E52">
              <w:rPr>
                <w:rFonts w:cs="Arial"/>
              </w:rPr>
              <w:t xml:space="preserve"> Kan exempelvis vara en </w:t>
            </w:r>
            <w:r w:rsidR="0089562B">
              <w:rPr>
                <w:rFonts w:cs="Arial"/>
              </w:rPr>
              <w:t>diagnoskod</w:t>
            </w:r>
            <w:r w:rsidRPr="00C93E52">
              <w:rPr>
                <w:rFonts w:cs="Arial"/>
              </w:rPr>
              <w:t xml:space="preserve"> </w:t>
            </w:r>
            <w:r w:rsidR="00697C35">
              <w:rPr>
                <w:rFonts w:cs="Arial"/>
              </w:rPr>
              <w:t xml:space="preserve">enligt ICD-10 </w:t>
            </w:r>
            <w:r w:rsidRPr="00C93E52">
              <w:rPr>
                <w:rFonts w:cs="Arial"/>
              </w:rPr>
              <w:t xml:space="preserve">eller </w:t>
            </w:r>
            <w:r w:rsidR="0089562B">
              <w:rPr>
                <w:rFonts w:cs="Arial"/>
              </w:rPr>
              <w:t>ett kliniskt fynd</w:t>
            </w:r>
            <w:r w:rsidR="00697C35">
              <w:rPr>
                <w:rFonts w:cs="Arial"/>
              </w:rPr>
              <w:t xml:space="preserve"> enligt </w:t>
            </w:r>
            <w:proofErr w:type="spellStart"/>
            <w:r w:rsidR="00697C35">
              <w:rPr>
                <w:rFonts w:cs="Arial"/>
              </w:rPr>
              <w:t>Snomed</w:t>
            </w:r>
            <w:proofErr w:type="spellEnd"/>
            <w:r w:rsidR="00697C35">
              <w:rPr>
                <w:rFonts w:cs="Arial"/>
              </w:rPr>
              <w:t xml:space="preserve"> CT</w:t>
            </w:r>
            <w:r w:rsidRPr="00C93E52">
              <w:rPr>
                <w:rFonts w:cs="Arial"/>
              </w:rPr>
              <w:t xml:space="preserve">.  </w:t>
            </w:r>
          </w:p>
        </w:tc>
        <w:tc>
          <w:tcPr>
            <w:tcW w:w="1617" w:type="dxa"/>
          </w:tcPr>
          <w:p w14:paraId="688ED997" w14:textId="484399D2" w:rsidR="007A3042" w:rsidRPr="00C93E52" w:rsidRDefault="002939CB" w:rsidP="00621012">
            <w:r>
              <w:t>0</w:t>
            </w:r>
            <w:proofErr w:type="gramStart"/>
            <w:r>
              <w:t>..</w:t>
            </w:r>
            <w:proofErr w:type="gramEnd"/>
            <w:r w:rsidR="007A3042" w:rsidRPr="00C93E52">
              <w:t>1</w:t>
            </w:r>
          </w:p>
        </w:tc>
      </w:tr>
      <w:tr w:rsidR="007A3042"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7A3042" w:rsidRPr="003C622B" w:rsidRDefault="008A5CB4" w:rsidP="002939CB">
            <w:pPr>
              <w:rPr>
                <w:lang w:eastAsia="sv-SE"/>
              </w:rPr>
            </w:pPr>
            <w:proofErr w:type="spellStart"/>
            <w:r w:rsidRPr="003C622B">
              <w:rPr>
                <w:lang w:eastAsia="sv-SE"/>
              </w:rPr>
              <w:t>cv</w:t>
            </w:r>
            <w:r w:rsidR="007A3042"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7A3042" w:rsidRPr="00C93E52" w:rsidRDefault="008A0968" w:rsidP="00621012">
            <w:pPr>
              <w:rPr>
                <w:rFonts w:cs="Arial"/>
              </w:rPr>
            </w:pPr>
            <w:r>
              <w:rPr>
                <w:rFonts w:cs="Arial"/>
              </w:rPr>
              <w:t>Kod för värde</w:t>
            </w:r>
            <w:r w:rsidR="007A3042"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7A3042" w:rsidRPr="00C93E52" w:rsidRDefault="008A5CB4" w:rsidP="00621012">
            <w:r>
              <w:t>1</w:t>
            </w:r>
            <w:proofErr w:type="gramStart"/>
            <w:r>
              <w:t>..</w:t>
            </w:r>
            <w:proofErr w:type="gramEnd"/>
            <w:r>
              <w:t>1</w:t>
            </w:r>
          </w:p>
        </w:tc>
      </w:tr>
      <w:tr w:rsidR="007A3042"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7A3042" w:rsidRPr="003C622B" w:rsidRDefault="008A5CB4" w:rsidP="002939CB">
            <w:pPr>
              <w:rPr>
                <w:lang w:eastAsia="sv-SE"/>
              </w:rPr>
            </w:pPr>
            <w:proofErr w:type="spellStart"/>
            <w:r w:rsidRPr="003C622B">
              <w:rPr>
                <w:lang w:eastAsia="sv-SE"/>
              </w:rPr>
              <w:t>cv</w:t>
            </w:r>
            <w:r w:rsidR="007A3042"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C93E52" w:rsidRDefault="007A3042" w:rsidP="00621012">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7A3042" w:rsidRPr="00C93E52" w:rsidRDefault="008A5CB4" w:rsidP="00621012">
            <w:r>
              <w:t>1</w:t>
            </w:r>
            <w:proofErr w:type="gramStart"/>
            <w:r>
              <w:t>..</w:t>
            </w:r>
            <w:proofErr w:type="gramEnd"/>
            <w:r>
              <w:t>1</w:t>
            </w:r>
          </w:p>
        </w:tc>
      </w:tr>
      <w:tr w:rsidR="007A3042"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7A3042" w:rsidRPr="003C622B" w:rsidRDefault="008A5CB4" w:rsidP="002939CB">
            <w:pPr>
              <w:rPr>
                <w:lang w:eastAsia="sv-SE"/>
              </w:rPr>
            </w:pPr>
            <w:proofErr w:type="spellStart"/>
            <w:r w:rsidRPr="003C622B">
              <w:rPr>
                <w:lang w:eastAsia="sv-SE"/>
              </w:rPr>
              <w:t>cv</w:t>
            </w:r>
            <w:r w:rsidR="007A3042" w:rsidRPr="003C622B">
              <w:rPr>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C93E52" w:rsidRDefault="007A3042" w:rsidP="00621012">
            <w:r w:rsidRPr="00C93E52">
              <w:t>0</w:t>
            </w:r>
            <w:proofErr w:type="gramStart"/>
            <w:r w:rsidRPr="00C93E52">
              <w:t>..</w:t>
            </w:r>
            <w:proofErr w:type="gramEnd"/>
            <w:r w:rsidRPr="00C93E52">
              <w:t>1</w:t>
            </w:r>
          </w:p>
        </w:tc>
      </w:tr>
      <w:tr w:rsidR="007A3042"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7A3042" w:rsidRPr="003C622B" w:rsidRDefault="008A5CB4" w:rsidP="00621012">
            <w:pPr>
              <w:rPr>
                <w:lang w:eastAsia="sv-SE"/>
              </w:rPr>
            </w:pPr>
            <w:proofErr w:type="spellStart"/>
            <w:r w:rsidRPr="003C622B">
              <w:rPr>
                <w:lang w:eastAsia="sv-SE"/>
              </w:rPr>
              <w:t>cv</w:t>
            </w:r>
            <w:r w:rsidR="007A3042" w:rsidRPr="003C622B">
              <w:rPr>
                <w:lang w:eastAsia="sv-SE"/>
              </w:rPr>
              <w:t>.codeSystemVersion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C93E52" w:rsidRDefault="007A3042" w:rsidP="00621012">
            <w:r w:rsidRPr="00C93E52">
              <w:t>0</w:t>
            </w:r>
            <w:proofErr w:type="gramStart"/>
            <w:r w:rsidRPr="00C93E52">
              <w:t>..</w:t>
            </w:r>
            <w:proofErr w:type="gramEnd"/>
            <w:r w:rsidRPr="00C93E52">
              <w:t>1</w:t>
            </w:r>
          </w:p>
        </w:tc>
      </w:tr>
      <w:tr w:rsidR="007A3042"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7A3042" w:rsidRPr="003C622B" w:rsidRDefault="008A5CB4" w:rsidP="00621012">
            <w:pPr>
              <w:rPr>
                <w:lang w:eastAsia="sv-SE"/>
              </w:rPr>
            </w:pPr>
            <w:proofErr w:type="spellStart"/>
            <w:r w:rsidRPr="003C622B">
              <w:rPr>
                <w:lang w:eastAsia="sv-SE"/>
              </w:rPr>
              <w:t>cv</w:t>
            </w:r>
            <w:r w:rsidR="007A3042" w:rsidRPr="003C622B">
              <w:rPr>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C93E52" w:rsidRDefault="007A3042" w:rsidP="00621012">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C93E52" w:rsidRDefault="007A3042" w:rsidP="00621012">
            <w:r w:rsidRPr="00C93E52">
              <w:t>0</w:t>
            </w:r>
            <w:proofErr w:type="gramStart"/>
            <w:r w:rsidRPr="00C93E52">
              <w:t>..</w:t>
            </w:r>
            <w:proofErr w:type="gramEnd"/>
            <w:r w:rsidRPr="00C93E52">
              <w:t>1</w:t>
            </w:r>
          </w:p>
        </w:tc>
      </w:tr>
      <w:tr w:rsidR="00161A58" w:rsidRPr="008345BA" w14:paraId="5BEB681E" w14:textId="77777777" w:rsidTr="002A63EF">
        <w:tc>
          <w:tcPr>
            <w:tcW w:w="9522" w:type="dxa"/>
            <w:gridSpan w:val="4"/>
            <w:shd w:val="clear" w:color="auto" w:fill="F2F2F2" w:themeFill="background1" w:themeFillShade="F2"/>
          </w:tcPr>
          <w:p w14:paraId="3A79562A" w14:textId="1EF906E1" w:rsidR="00161A58" w:rsidRPr="00C93E52" w:rsidRDefault="00161A58" w:rsidP="00621012">
            <w:proofErr w:type="spellStart"/>
            <w:r w:rsidRPr="00161A58">
              <w:rPr>
                <w:i/>
                <w:lang w:val="en-GB"/>
              </w:rPr>
              <w:t>Mätvärden</w:t>
            </w:r>
            <w:proofErr w:type="spellEnd"/>
          </w:p>
        </w:tc>
      </w:tr>
      <w:tr w:rsidR="007A3042" w:rsidRPr="008345BA" w14:paraId="79CE91E1" w14:textId="77777777" w:rsidTr="00621012">
        <w:tc>
          <w:tcPr>
            <w:tcW w:w="2943" w:type="dxa"/>
          </w:tcPr>
          <w:p w14:paraId="71061F16" w14:textId="11527759" w:rsidR="007A3042" w:rsidRPr="003C622B" w:rsidRDefault="008A5CB4" w:rsidP="00621012">
            <w:proofErr w:type="spellStart"/>
            <w:r w:rsidRPr="003C622B">
              <w:t>pq</w:t>
            </w:r>
            <w:proofErr w:type="spellEnd"/>
          </w:p>
        </w:tc>
        <w:tc>
          <w:tcPr>
            <w:tcW w:w="2037" w:type="dxa"/>
          </w:tcPr>
          <w:p w14:paraId="12E3872E" w14:textId="6AA4AD06" w:rsidR="007A3042" w:rsidRPr="00C93E52" w:rsidRDefault="00161A58" w:rsidP="00621012">
            <w:proofErr w:type="spellStart"/>
            <w:r>
              <w:t>PQType</w:t>
            </w:r>
            <w:proofErr w:type="spellEnd"/>
          </w:p>
        </w:tc>
        <w:tc>
          <w:tcPr>
            <w:tcW w:w="2925" w:type="dxa"/>
          </w:tcPr>
          <w:p w14:paraId="3DC5B0AD" w14:textId="44191E75" w:rsidR="007A3042" w:rsidRPr="00C93E52" w:rsidRDefault="00161A58" w:rsidP="009B1B5B">
            <w:r>
              <w:t>Här anges det värde som uppmätts. Kan exempelvis vara 187 cm.</w:t>
            </w:r>
          </w:p>
        </w:tc>
        <w:tc>
          <w:tcPr>
            <w:tcW w:w="1617" w:type="dxa"/>
          </w:tcPr>
          <w:p w14:paraId="6417A2D4" w14:textId="1398371E" w:rsidR="007A3042" w:rsidRPr="00C93E52" w:rsidRDefault="008A5CB4" w:rsidP="00621012">
            <w:r>
              <w:t>0</w:t>
            </w:r>
            <w:proofErr w:type="gramStart"/>
            <w:r>
              <w:t>..</w:t>
            </w:r>
            <w:proofErr w:type="gramEnd"/>
            <w:r>
              <w:t>1</w:t>
            </w:r>
          </w:p>
        </w:tc>
      </w:tr>
      <w:tr w:rsidR="007A3042" w:rsidRPr="008345BA" w14:paraId="7787F680" w14:textId="77777777" w:rsidTr="00621012">
        <w:tc>
          <w:tcPr>
            <w:tcW w:w="2943" w:type="dxa"/>
            <w:tcBorders>
              <w:bottom w:val="single" w:sz="4" w:space="0" w:color="auto"/>
            </w:tcBorders>
          </w:tcPr>
          <w:p w14:paraId="04BF500A" w14:textId="1025E608" w:rsidR="007A3042" w:rsidRPr="003C622B" w:rsidRDefault="008A5CB4" w:rsidP="00621012">
            <w:proofErr w:type="spellStart"/>
            <w:r w:rsidRPr="003C622B">
              <w:t>pq.value</w:t>
            </w:r>
            <w:proofErr w:type="spellEnd"/>
          </w:p>
        </w:tc>
        <w:tc>
          <w:tcPr>
            <w:tcW w:w="2037" w:type="dxa"/>
            <w:tcBorders>
              <w:bottom w:val="single" w:sz="4" w:space="0" w:color="auto"/>
            </w:tcBorders>
          </w:tcPr>
          <w:p w14:paraId="3A6E474E" w14:textId="419E67A9" w:rsidR="007A3042" w:rsidRPr="00C93E52" w:rsidRDefault="008A5CB4" w:rsidP="00621012">
            <w:proofErr w:type="spellStart"/>
            <w:proofErr w:type="gramStart"/>
            <w:r>
              <w:t>xs:decimal</w:t>
            </w:r>
            <w:proofErr w:type="spellEnd"/>
            <w:proofErr w:type="gramEnd"/>
          </w:p>
        </w:tc>
        <w:tc>
          <w:tcPr>
            <w:tcW w:w="2925" w:type="dxa"/>
            <w:tcBorders>
              <w:bottom w:val="single" w:sz="4" w:space="0" w:color="auto"/>
            </w:tcBorders>
          </w:tcPr>
          <w:p w14:paraId="33B2539A" w14:textId="06D0BC92" w:rsidR="007A3042" w:rsidRPr="00C93E52" w:rsidRDefault="008A5CB4" w:rsidP="00621012">
            <w:pPr>
              <w:rPr>
                <w:rFonts w:cs="Arial"/>
              </w:rPr>
            </w:pPr>
            <w:r>
              <w:rPr>
                <w:rFonts w:cs="Arial"/>
              </w:rPr>
              <w:t>Den numeriska delen av värdet</w:t>
            </w:r>
            <w:r w:rsidR="009B1B5B">
              <w:rPr>
                <w:rFonts w:cs="Arial"/>
              </w:rPr>
              <w:t xml:space="preserve"> (</w:t>
            </w:r>
            <w:r w:rsidR="009B1B5B">
              <w:t>187</w:t>
            </w:r>
            <w:r w:rsidR="009B1B5B">
              <w:rPr>
                <w:rFonts w:cs="Arial"/>
              </w:rPr>
              <w:t>)</w:t>
            </w:r>
            <w:r w:rsidR="00A25E93">
              <w:rPr>
                <w:rFonts w:cs="Arial"/>
              </w:rPr>
              <w:t>.</w:t>
            </w:r>
          </w:p>
        </w:tc>
        <w:tc>
          <w:tcPr>
            <w:tcW w:w="1617" w:type="dxa"/>
            <w:tcBorders>
              <w:bottom w:val="single" w:sz="4" w:space="0" w:color="auto"/>
            </w:tcBorders>
          </w:tcPr>
          <w:p w14:paraId="5B3E13BC" w14:textId="51873996" w:rsidR="007A3042" w:rsidRPr="00C93E52" w:rsidRDefault="008A5CB4" w:rsidP="00621012">
            <w:r>
              <w:t>1</w:t>
            </w:r>
            <w:proofErr w:type="gramStart"/>
            <w:r>
              <w:t>..</w:t>
            </w:r>
            <w:proofErr w:type="gramEnd"/>
            <w:r>
              <w:t>1</w:t>
            </w:r>
          </w:p>
        </w:tc>
      </w:tr>
      <w:tr w:rsidR="009B1B5B" w:rsidRPr="008345BA" w14:paraId="07767C1F" w14:textId="77777777" w:rsidTr="00621012">
        <w:tc>
          <w:tcPr>
            <w:tcW w:w="2943" w:type="dxa"/>
            <w:tcBorders>
              <w:bottom w:val="single" w:sz="4" w:space="0" w:color="auto"/>
            </w:tcBorders>
          </w:tcPr>
          <w:p w14:paraId="02BDEA24" w14:textId="6953304B" w:rsidR="009B1B5B" w:rsidRPr="003C622B" w:rsidRDefault="009B1B5B" w:rsidP="00621012">
            <w:proofErr w:type="spellStart"/>
            <w:r w:rsidRPr="003C622B">
              <w:t>pq.unit</w:t>
            </w:r>
            <w:proofErr w:type="spellEnd"/>
          </w:p>
        </w:tc>
        <w:tc>
          <w:tcPr>
            <w:tcW w:w="2037" w:type="dxa"/>
            <w:tcBorders>
              <w:bottom w:val="single" w:sz="4" w:space="0" w:color="auto"/>
            </w:tcBorders>
          </w:tcPr>
          <w:p w14:paraId="4ACC1BD4" w14:textId="1E7C86EE" w:rsidR="009B1B5B" w:rsidRDefault="009B1B5B" w:rsidP="00621012">
            <w:proofErr w:type="spellStart"/>
            <w:proofErr w:type="gramStart"/>
            <w:r>
              <w:t>xs:string</w:t>
            </w:r>
            <w:proofErr w:type="spellEnd"/>
            <w:proofErr w:type="gramEnd"/>
          </w:p>
        </w:tc>
        <w:tc>
          <w:tcPr>
            <w:tcW w:w="2925" w:type="dxa"/>
            <w:tcBorders>
              <w:bottom w:val="single" w:sz="4" w:space="0" w:color="auto"/>
            </w:tcBorders>
          </w:tcPr>
          <w:p w14:paraId="13546911" w14:textId="140E44C2" w:rsidR="009B1B5B" w:rsidRDefault="009B1B5B" w:rsidP="00621012">
            <w:pPr>
              <w:rPr>
                <w:rFonts w:cs="Arial"/>
              </w:rPr>
            </w:pPr>
            <w:r>
              <w:rPr>
                <w:rFonts w:cs="Arial"/>
              </w:rPr>
              <w:t>Måttenheten (cm)</w:t>
            </w:r>
            <w:r w:rsidR="00A25E93">
              <w:rPr>
                <w:rFonts w:cs="Arial"/>
              </w:rPr>
              <w:t>.</w:t>
            </w:r>
          </w:p>
        </w:tc>
        <w:tc>
          <w:tcPr>
            <w:tcW w:w="1617" w:type="dxa"/>
            <w:tcBorders>
              <w:bottom w:val="single" w:sz="4" w:space="0" w:color="auto"/>
            </w:tcBorders>
          </w:tcPr>
          <w:p w14:paraId="284F5B83" w14:textId="4E8F340F" w:rsidR="009B1B5B" w:rsidRDefault="009B1B5B" w:rsidP="00621012">
            <w:r>
              <w:t>1</w:t>
            </w:r>
            <w:proofErr w:type="gramStart"/>
            <w:r>
              <w:t>..</w:t>
            </w:r>
            <w:proofErr w:type="gramEnd"/>
            <w:r>
              <w:t>1</w:t>
            </w:r>
          </w:p>
        </w:tc>
      </w:tr>
      <w:tr w:rsidR="006A09CA"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62FB7C47" w:rsidR="006A09CA" w:rsidRPr="00C93E52" w:rsidRDefault="006A09CA" w:rsidP="00621012">
            <w:r w:rsidRPr="006A09CA">
              <w:rPr>
                <w:i/>
              </w:rPr>
              <w:t>Tidpunkt</w:t>
            </w:r>
            <w:r>
              <w:rPr>
                <w:i/>
              </w:rPr>
              <w:t>/Tidsintervall</w:t>
            </w:r>
          </w:p>
        </w:tc>
      </w:tr>
      <w:tr w:rsidR="006A09CA" w:rsidRPr="008345BA" w14:paraId="5D337CD1" w14:textId="77777777" w:rsidTr="00621012">
        <w:tc>
          <w:tcPr>
            <w:tcW w:w="2943" w:type="dxa"/>
            <w:tcBorders>
              <w:bottom w:val="single" w:sz="4" w:space="0" w:color="auto"/>
            </w:tcBorders>
          </w:tcPr>
          <w:p w14:paraId="7A57E09E" w14:textId="7D5F5E34" w:rsidR="006A09CA" w:rsidRPr="00161A58" w:rsidRDefault="008A5CB4" w:rsidP="00621012">
            <w:proofErr w:type="spellStart"/>
            <w:r w:rsidRPr="003C622B">
              <w:t>ts</w:t>
            </w:r>
            <w:proofErr w:type="spellEnd"/>
          </w:p>
        </w:tc>
        <w:tc>
          <w:tcPr>
            <w:tcW w:w="2037" w:type="dxa"/>
            <w:tcBorders>
              <w:bottom w:val="single" w:sz="4" w:space="0" w:color="auto"/>
            </w:tcBorders>
          </w:tcPr>
          <w:p w14:paraId="185113C0" w14:textId="6AD65A4E" w:rsidR="006A09CA" w:rsidRPr="00C93E52" w:rsidRDefault="006A09CA" w:rsidP="00621012">
            <w:proofErr w:type="spellStart"/>
            <w:r>
              <w:t>TimeStampType</w:t>
            </w:r>
            <w:proofErr w:type="spellEnd"/>
          </w:p>
        </w:tc>
        <w:tc>
          <w:tcPr>
            <w:tcW w:w="2925" w:type="dxa"/>
            <w:tcBorders>
              <w:bottom w:val="single" w:sz="4" w:space="0" w:color="auto"/>
            </w:tcBorders>
          </w:tcPr>
          <w:p w14:paraId="796F6B03" w14:textId="35E12C58" w:rsidR="006A09CA" w:rsidRPr="00C93E52" w:rsidRDefault="009B1B5B" w:rsidP="007B08F9">
            <w:pPr>
              <w:rPr>
                <w:rFonts w:cs="Arial"/>
              </w:rPr>
            </w:pPr>
            <w:r>
              <w:rPr>
                <w:rFonts w:cs="Arial"/>
              </w:rPr>
              <w:t xml:space="preserve">Tidsstämpel på formatet </w:t>
            </w:r>
            <w:proofErr w:type="spellStart"/>
            <w:r w:rsidRPr="009B1B5B">
              <w:rPr>
                <w:rFonts w:cs="Arial"/>
              </w:rPr>
              <w:t>YYYYMMDDhhmmss</w:t>
            </w:r>
            <w:proofErr w:type="spellEnd"/>
            <w:r>
              <w:rPr>
                <w:rFonts w:cs="Arial"/>
              </w:rPr>
              <w:t xml:space="preserve">. </w:t>
            </w:r>
          </w:p>
        </w:tc>
        <w:tc>
          <w:tcPr>
            <w:tcW w:w="1617" w:type="dxa"/>
            <w:tcBorders>
              <w:bottom w:val="single" w:sz="4" w:space="0" w:color="auto"/>
            </w:tcBorders>
          </w:tcPr>
          <w:p w14:paraId="4269501F" w14:textId="03775065" w:rsidR="006A09CA" w:rsidRPr="00C93E52" w:rsidRDefault="009B1B5B" w:rsidP="00621012">
            <w:r>
              <w:t>0</w:t>
            </w:r>
            <w:proofErr w:type="gramStart"/>
            <w:r>
              <w:t>..</w:t>
            </w:r>
            <w:proofErr w:type="gramEnd"/>
            <w:r>
              <w:t>1</w:t>
            </w:r>
          </w:p>
        </w:tc>
      </w:tr>
      <w:tr w:rsidR="00FE0478" w:rsidRPr="008345BA" w14:paraId="740E3864" w14:textId="77777777" w:rsidTr="00621012">
        <w:tc>
          <w:tcPr>
            <w:tcW w:w="2943" w:type="dxa"/>
            <w:tcBorders>
              <w:left w:val="nil"/>
              <w:right w:val="nil"/>
            </w:tcBorders>
          </w:tcPr>
          <w:p w14:paraId="6F9C09C0" w14:textId="77777777" w:rsidR="00FE0478" w:rsidRPr="000460B4" w:rsidRDefault="00FE0478" w:rsidP="00621012"/>
        </w:tc>
        <w:tc>
          <w:tcPr>
            <w:tcW w:w="2037" w:type="dxa"/>
            <w:tcBorders>
              <w:left w:val="nil"/>
              <w:right w:val="nil"/>
            </w:tcBorders>
          </w:tcPr>
          <w:p w14:paraId="502EFB71" w14:textId="77777777" w:rsidR="00FE0478" w:rsidRPr="00C93E52" w:rsidRDefault="00FE0478" w:rsidP="00621012"/>
        </w:tc>
        <w:tc>
          <w:tcPr>
            <w:tcW w:w="2925" w:type="dxa"/>
            <w:tcBorders>
              <w:left w:val="nil"/>
              <w:right w:val="nil"/>
            </w:tcBorders>
          </w:tcPr>
          <w:p w14:paraId="3570FF15" w14:textId="77777777" w:rsidR="00FE0478" w:rsidRPr="00C93E52" w:rsidRDefault="00FE0478" w:rsidP="00621012">
            <w:pPr>
              <w:rPr>
                <w:rFonts w:cs="Arial"/>
              </w:rPr>
            </w:pPr>
          </w:p>
        </w:tc>
        <w:tc>
          <w:tcPr>
            <w:tcW w:w="1617" w:type="dxa"/>
            <w:tcBorders>
              <w:left w:val="nil"/>
              <w:right w:val="nil"/>
            </w:tcBorders>
          </w:tcPr>
          <w:p w14:paraId="4AF6AB16" w14:textId="77777777" w:rsidR="00FE0478" w:rsidRPr="00C93E52" w:rsidRDefault="00FE0478" w:rsidP="00621012"/>
        </w:tc>
      </w:tr>
      <w:tr w:rsidR="007A3042" w:rsidRPr="008345BA" w14:paraId="4662EDA8" w14:textId="77777777" w:rsidTr="00621012">
        <w:tc>
          <w:tcPr>
            <w:tcW w:w="2943" w:type="dxa"/>
            <w:shd w:val="clear" w:color="auto" w:fill="A6A6A6" w:themeFill="background1" w:themeFillShade="A6"/>
          </w:tcPr>
          <w:p w14:paraId="20D4ACE2" w14:textId="77777777" w:rsidR="00F6122B" w:rsidRPr="009A0B16" w:rsidRDefault="00F6122B" w:rsidP="00F6122B">
            <w:pPr>
              <w:rPr>
                <w:lang w:val="en-US" w:eastAsia="sv-SE"/>
              </w:rPr>
            </w:pPr>
            <w:proofErr w:type="spellStart"/>
            <w:r w:rsidRPr="009A0B16">
              <w:rPr>
                <w:lang w:val="en-US" w:eastAsia="sv-SE"/>
              </w:rPr>
              <w:t>observationGroup</w:t>
            </w:r>
            <w:proofErr w:type="spellEnd"/>
            <w:r w:rsidRPr="009A0B16">
              <w:rPr>
                <w:lang w:val="en-US" w:eastAsia="sv-SE"/>
              </w:rPr>
              <w:t>/</w:t>
            </w:r>
          </w:p>
          <w:p w14:paraId="19F91719" w14:textId="77777777" w:rsidR="00F6122B" w:rsidRDefault="00F6122B" w:rsidP="00F6122B">
            <w:pPr>
              <w:rPr>
                <w:lang w:val="en-GB"/>
              </w:rPr>
            </w:pPr>
            <w:r>
              <w:rPr>
                <w:lang w:val="en-GB"/>
              </w:rPr>
              <w:t>observation/</w:t>
            </w:r>
          </w:p>
          <w:p w14:paraId="03F7C804" w14:textId="77777777" w:rsidR="00F6122B" w:rsidRDefault="00F6122B" w:rsidP="00F6122B">
            <w:pPr>
              <w:rPr>
                <w:lang w:val="en-GB"/>
              </w:rPr>
            </w:pPr>
            <w:r>
              <w:rPr>
                <w:lang w:val="en-GB"/>
              </w:rPr>
              <w:t>location/</w:t>
            </w:r>
          </w:p>
          <w:p w14:paraId="53C10231" w14:textId="2E7DE93E" w:rsidR="00F6122B" w:rsidRDefault="00F6122B" w:rsidP="00F6122B">
            <w:pPr>
              <w:rPr>
                <w:lang w:val="en-GB"/>
              </w:rPr>
            </w:pPr>
            <w:r w:rsidRPr="00C93E52">
              <w:rPr>
                <w:lang w:val="en-GB"/>
              </w:rPr>
              <w:t>address</w:t>
            </w:r>
          </w:p>
          <w:p w14:paraId="36087939" w14:textId="51A9F4C8" w:rsidR="007A3042" w:rsidRPr="00161A58" w:rsidRDefault="007A3042" w:rsidP="00621012"/>
        </w:tc>
        <w:tc>
          <w:tcPr>
            <w:tcW w:w="2037" w:type="dxa"/>
            <w:shd w:val="clear" w:color="auto" w:fill="A6A6A6" w:themeFill="background1" w:themeFillShade="A6"/>
          </w:tcPr>
          <w:p w14:paraId="7E1F48C2" w14:textId="400F46B3" w:rsidR="007A3042" w:rsidRPr="00161A58" w:rsidRDefault="003E007E" w:rsidP="00621012">
            <w:proofErr w:type="spellStart"/>
            <w:r>
              <w:t>AddressType</w:t>
            </w:r>
            <w:proofErr w:type="spellEnd"/>
          </w:p>
        </w:tc>
        <w:tc>
          <w:tcPr>
            <w:tcW w:w="2925" w:type="dxa"/>
            <w:shd w:val="clear" w:color="auto" w:fill="A6A6A6" w:themeFill="background1" w:themeFillShade="A6"/>
          </w:tcPr>
          <w:p w14:paraId="11373E81" w14:textId="77777777" w:rsidR="007A3042" w:rsidRPr="00C93E52" w:rsidRDefault="007A3042" w:rsidP="00621012"/>
        </w:tc>
        <w:tc>
          <w:tcPr>
            <w:tcW w:w="1617" w:type="dxa"/>
            <w:shd w:val="clear" w:color="auto" w:fill="A6A6A6" w:themeFill="background1" w:themeFillShade="A6"/>
          </w:tcPr>
          <w:p w14:paraId="0F659071" w14:textId="193721AD" w:rsidR="007A3042" w:rsidRPr="00C93E52" w:rsidRDefault="007A3042" w:rsidP="00621012"/>
        </w:tc>
      </w:tr>
      <w:tr w:rsidR="007A3042" w:rsidRPr="008345BA" w14:paraId="6DDCA310" w14:textId="77777777" w:rsidTr="00621012">
        <w:tc>
          <w:tcPr>
            <w:tcW w:w="2943" w:type="dxa"/>
          </w:tcPr>
          <w:p w14:paraId="5C441F1F" w14:textId="66DD5267" w:rsidR="007A3042" w:rsidRPr="00F6122B" w:rsidRDefault="00F6122B" w:rsidP="008A5CB4">
            <w:pPr>
              <w:rPr>
                <w:highlight w:val="green"/>
              </w:rPr>
            </w:pPr>
            <w:proofErr w:type="spellStart"/>
            <w:r w:rsidRPr="003C622B">
              <w:t>use</w:t>
            </w:r>
            <w:proofErr w:type="spellEnd"/>
          </w:p>
        </w:tc>
        <w:tc>
          <w:tcPr>
            <w:tcW w:w="2037" w:type="dxa"/>
          </w:tcPr>
          <w:p w14:paraId="3C6AC0FA" w14:textId="335E75FD" w:rsidR="007A3042" w:rsidRPr="00C93E52" w:rsidRDefault="00F6122B" w:rsidP="00621012">
            <w:proofErr w:type="spellStart"/>
            <w:r w:rsidRPr="00F6122B">
              <w:t>PostalAddressUse</w:t>
            </w:r>
            <w:r>
              <w:t>Enum</w:t>
            </w:r>
            <w:proofErr w:type="spellEnd"/>
          </w:p>
        </w:tc>
        <w:tc>
          <w:tcPr>
            <w:tcW w:w="2925" w:type="dxa"/>
          </w:tcPr>
          <w:p w14:paraId="3D2444EB" w14:textId="56AC2089" w:rsidR="007A3042" w:rsidRDefault="00F6122B" w:rsidP="00621012">
            <w:r>
              <w:t>H – Hemadress</w:t>
            </w:r>
          </w:p>
          <w:p w14:paraId="24690DC0" w14:textId="4F5AE492" w:rsidR="00F6122B" w:rsidRDefault="00F6122B" w:rsidP="00621012">
            <w:r>
              <w:t>HV – Semesteradress</w:t>
            </w:r>
          </w:p>
          <w:p w14:paraId="6CFF8CC7" w14:textId="11EAC810" w:rsidR="00F6122B" w:rsidRDefault="00F6122B" w:rsidP="00621012">
            <w:r>
              <w:t>WP – Arbetsplats</w:t>
            </w:r>
          </w:p>
          <w:p w14:paraId="39CB676B" w14:textId="77777777" w:rsidR="00F6122B" w:rsidRDefault="00F6122B" w:rsidP="00621012">
            <w:r>
              <w:t>TMP – Tillfällig adress</w:t>
            </w:r>
          </w:p>
          <w:p w14:paraId="4B4B3AD4" w14:textId="77777777" w:rsidR="00F6122B" w:rsidRDefault="00F6122B" w:rsidP="00621012"/>
          <w:p w14:paraId="667A130E" w14:textId="2026DCDB" w:rsidR="00F6122B" w:rsidRPr="00C93E52" w:rsidRDefault="00F6122B" w:rsidP="003E007E">
            <w:r>
              <w:t xml:space="preserve">Om </w:t>
            </w:r>
            <w:proofErr w:type="spellStart"/>
            <w:r>
              <w:t>use</w:t>
            </w:r>
            <w:proofErr w:type="spellEnd"/>
            <w:r>
              <w:t xml:space="preserve"> </w:t>
            </w:r>
            <w:r w:rsidR="003E007E">
              <w:t xml:space="preserve">inte är angiven är detta </w:t>
            </w:r>
            <w:proofErr w:type="spellStart"/>
            <w:r w:rsidR="003E007E">
              <w:t>defaultadress</w:t>
            </w:r>
            <w:proofErr w:type="spellEnd"/>
            <w:r w:rsidR="003E007E">
              <w:t xml:space="preserve"> som väljs om det inte finns en adress med </w:t>
            </w:r>
            <w:proofErr w:type="spellStart"/>
            <w:r w:rsidR="003E007E">
              <w:t>use</w:t>
            </w:r>
            <w:proofErr w:type="spellEnd"/>
            <w:r w:rsidR="003E007E">
              <w:t xml:space="preserve"> som matchar syftet med adressanvändningen.</w:t>
            </w:r>
          </w:p>
        </w:tc>
        <w:tc>
          <w:tcPr>
            <w:tcW w:w="1617" w:type="dxa"/>
          </w:tcPr>
          <w:p w14:paraId="7439F0ED" w14:textId="4C37C655" w:rsidR="007A3042" w:rsidRPr="00C93E52" w:rsidRDefault="00F6122B" w:rsidP="00621012">
            <w:r>
              <w:t>0</w:t>
            </w:r>
            <w:proofErr w:type="gramStart"/>
            <w:r>
              <w:t>..</w:t>
            </w:r>
            <w:proofErr w:type="gramEnd"/>
            <w:r>
              <w:t>1</w:t>
            </w:r>
          </w:p>
        </w:tc>
      </w:tr>
      <w:tr w:rsidR="00F6122B"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F6122B" w:rsidRPr="00F6122B" w:rsidRDefault="003E007E" w:rsidP="00F6122B">
            <w:pPr>
              <w:rPr>
                <w:highlight w:val="green"/>
              </w:rPr>
            </w:pPr>
            <w:r w:rsidRPr="003C622B">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F6122B" w:rsidRPr="00C93E52" w:rsidRDefault="003E007E" w:rsidP="00F6122B">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F6122B" w:rsidRPr="00C93E52" w:rsidRDefault="00F6122B" w:rsidP="00F6122B">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F6122B" w:rsidRPr="003E007E" w:rsidRDefault="003E007E" w:rsidP="00F6122B">
            <w:pPr>
              <w:rPr>
                <w:lang w:val="en-US"/>
              </w:rPr>
            </w:pPr>
            <w:r w:rsidRPr="003E007E">
              <w:rPr>
                <w:lang w:val="en-US"/>
              </w:rPr>
              <w:t>1..*</w:t>
            </w:r>
          </w:p>
        </w:tc>
      </w:tr>
      <w:tr w:rsidR="00F6122B"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F6122B" w:rsidRPr="003E007E" w:rsidRDefault="00F6122B" w:rsidP="00F6122B">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F6122B" w:rsidRPr="003E007E" w:rsidRDefault="00F6122B" w:rsidP="00F6122B">
            <w:pPr>
              <w:rPr>
                <w:lang w:val="en-US"/>
              </w:rPr>
            </w:pPr>
          </w:p>
        </w:tc>
        <w:tc>
          <w:tcPr>
            <w:tcW w:w="2925" w:type="dxa"/>
            <w:tcBorders>
              <w:top w:val="single" w:sz="4" w:space="0" w:color="auto"/>
              <w:left w:val="nil"/>
              <w:bottom w:val="single" w:sz="4" w:space="0" w:color="auto"/>
              <w:right w:val="nil"/>
            </w:tcBorders>
          </w:tcPr>
          <w:p w14:paraId="25DE90CD" w14:textId="51BA7E34" w:rsidR="00F6122B" w:rsidRPr="003E007E" w:rsidRDefault="00F6122B" w:rsidP="00F6122B">
            <w:pPr>
              <w:rPr>
                <w:rFonts w:cs="Arial"/>
                <w:lang w:val="en-US"/>
              </w:rPr>
            </w:pPr>
          </w:p>
        </w:tc>
        <w:tc>
          <w:tcPr>
            <w:tcW w:w="1617" w:type="dxa"/>
            <w:tcBorders>
              <w:top w:val="single" w:sz="4" w:space="0" w:color="auto"/>
              <w:left w:val="nil"/>
              <w:bottom w:val="single" w:sz="4" w:space="0" w:color="auto"/>
              <w:right w:val="nil"/>
            </w:tcBorders>
          </w:tcPr>
          <w:p w14:paraId="6665CFF4" w14:textId="4F502C26" w:rsidR="00F6122B" w:rsidRPr="003E007E" w:rsidRDefault="00F6122B" w:rsidP="00F6122B">
            <w:pPr>
              <w:rPr>
                <w:lang w:val="en-US"/>
              </w:rPr>
            </w:pPr>
          </w:p>
        </w:tc>
      </w:tr>
      <w:tr w:rsidR="00F6122B"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3E007E" w:rsidRPr="009A0B16" w:rsidRDefault="003E007E" w:rsidP="003E007E">
            <w:pPr>
              <w:rPr>
                <w:lang w:val="en-US" w:eastAsia="sv-SE"/>
              </w:rPr>
            </w:pPr>
            <w:proofErr w:type="spellStart"/>
            <w:r w:rsidRPr="009A0B16">
              <w:rPr>
                <w:lang w:val="en-US" w:eastAsia="sv-SE"/>
              </w:rPr>
              <w:t>observationGroup</w:t>
            </w:r>
            <w:proofErr w:type="spellEnd"/>
            <w:r w:rsidRPr="009A0B16">
              <w:rPr>
                <w:lang w:val="en-US" w:eastAsia="sv-SE"/>
              </w:rPr>
              <w:t>/</w:t>
            </w:r>
          </w:p>
          <w:p w14:paraId="33DFE568" w14:textId="77777777" w:rsidR="003E007E" w:rsidRDefault="003E007E" w:rsidP="003E007E">
            <w:pPr>
              <w:rPr>
                <w:lang w:val="en-GB"/>
              </w:rPr>
            </w:pPr>
            <w:r>
              <w:rPr>
                <w:lang w:val="en-GB"/>
              </w:rPr>
              <w:t>observation/</w:t>
            </w:r>
          </w:p>
          <w:p w14:paraId="2F709FB9" w14:textId="77777777" w:rsidR="003E007E" w:rsidRDefault="003E007E" w:rsidP="003E007E">
            <w:pPr>
              <w:rPr>
                <w:lang w:val="en-GB"/>
              </w:rPr>
            </w:pPr>
            <w:r>
              <w:rPr>
                <w:lang w:val="en-GB"/>
              </w:rPr>
              <w:t>location/</w:t>
            </w:r>
          </w:p>
          <w:p w14:paraId="0EAC46FD" w14:textId="77777777" w:rsidR="003E007E" w:rsidRDefault="003E007E" w:rsidP="003E007E">
            <w:pPr>
              <w:rPr>
                <w:lang w:val="en-GB"/>
              </w:rPr>
            </w:pPr>
            <w:r w:rsidRPr="00C93E52">
              <w:rPr>
                <w:lang w:val="en-GB"/>
              </w:rPr>
              <w:t>address</w:t>
            </w:r>
            <w:r>
              <w:rPr>
                <w:lang w:val="en-GB"/>
              </w:rPr>
              <w:t>/</w:t>
            </w:r>
          </w:p>
          <w:p w14:paraId="022C1608" w14:textId="27BD5115" w:rsidR="003E007E" w:rsidRDefault="003E007E" w:rsidP="003E007E">
            <w:pPr>
              <w:rPr>
                <w:lang w:val="en-GB"/>
              </w:rPr>
            </w:pPr>
            <w:r>
              <w:rPr>
                <w:lang w:val="en-GB"/>
              </w:rPr>
              <w:t>part</w:t>
            </w:r>
          </w:p>
          <w:p w14:paraId="5434F679" w14:textId="6313E7E6" w:rsidR="00F6122B" w:rsidRPr="003E007E" w:rsidRDefault="00F6122B" w:rsidP="00F6122B">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F6122B" w:rsidRPr="003E007E" w:rsidRDefault="003E007E" w:rsidP="00F6122B">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F6122B" w:rsidRPr="003E007E" w:rsidRDefault="00F6122B" w:rsidP="00F6122B">
            <w:pPr>
              <w:rPr>
                <w:lang w:val="en-US"/>
              </w:rPr>
            </w:pPr>
          </w:p>
        </w:tc>
        <w:tc>
          <w:tcPr>
            <w:tcW w:w="1617" w:type="dxa"/>
            <w:tcBorders>
              <w:bottom w:val="single" w:sz="4" w:space="0" w:color="auto"/>
            </w:tcBorders>
            <w:shd w:val="clear" w:color="auto" w:fill="A6A6A6" w:themeFill="background1" w:themeFillShade="A6"/>
          </w:tcPr>
          <w:p w14:paraId="7C5B3C36" w14:textId="123A505A" w:rsidR="00F6122B" w:rsidRPr="003E007E" w:rsidRDefault="00F6122B" w:rsidP="00F6122B">
            <w:pPr>
              <w:rPr>
                <w:lang w:val="en-US"/>
              </w:rPr>
            </w:pPr>
          </w:p>
        </w:tc>
      </w:tr>
      <w:tr w:rsidR="00F6122B" w:rsidRPr="003E007E" w14:paraId="0A5D9BE9" w14:textId="77777777" w:rsidTr="00621012">
        <w:tc>
          <w:tcPr>
            <w:tcW w:w="2943" w:type="dxa"/>
            <w:tcBorders>
              <w:bottom w:val="single" w:sz="4" w:space="0" w:color="auto"/>
            </w:tcBorders>
          </w:tcPr>
          <w:p w14:paraId="04BA1124" w14:textId="4124DB0A" w:rsidR="00F6122B" w:rsidRPr="003C622B" w:rsidRDefault="003E007E" w:rsidP="00F6122B">
            <w:pPr>
              <w:rPr>
                <w:lang w:val="en-US"/>
              </w:rPr>
            </w:pPr>
            <w:r w:rsidRPr="003C622B">
              <w:rPr>
                <w:lang w:val="en-US"/>
              </w:rPr>
              <w:t>value</w:t>
            </w:r>
          </w:p>
        </w:tc>
        <w:tc>
          <w:tcPr>
            <w:tcW w:w="2037" w:type="dxa"/>
            <w:tcBorders>
              <w:bottom w:val="single" w:sz="4" w:space="0" w:color="auto"/>
            </w:tcBorders>
          </w:tcPr>
          <w:p w14:paraId="71304746" w14:textId="78607F61" w:rsidR="00F6122B" w:rsidRPr="003E007E" w:rsidRDefault="003E007E" w:rsidP="00F6122B">
            <w:pPr>
              <w:rPr>
                <w:lang w:val="en-US"/>
              </w:rPr>
            </w:pPr>
            <w:r>
              <w:rPr>
                <w:lang w:val="en-US"/>
              </w:rPr>
              <w:t>String</w:t>
            </w:r>
          </w:p>
        </w:tc>
        <w:tc>
          <w:tcPr>
            <w:tcW w:w="2925" w:type="dxa"/>
            <w:tcBorders>
              <w:bottom w:val="single" w:sz="4" w:space="0" w:color="auto"/>
            </w:tcBorders>
          </w:tcPr>
          <w:p w14:paraId="642B4748" w14:textId="24D77393" w:rsidR="00F6122B" w:rsidRPr="003E007E" w:rsidRDefault="00F6122B" w:rsidP="00F6122B">
            <w:pPr>
              <w:rPr>
                <w:rFonts w:cs="Arial"/>
                <w:lang w:val="en-US"/>
              </w:rPr>
            </w:pPr>
          </w:p>
        </w:tc>
        <w:tc>
          <w:tcPr>
            <w:tcW w:w="1617" w:type="dxa"/>
            <w:tcBorders>
              <w:bottom w:val="single" w:sz="4" w:space="0" w:color="auto"/>
            </w:tcBorders>
          </w:tcPr>
          <w:p w14:paraId="6B5A82ED" w14:textId="3B2A2493" w:rsidR="00F6122B" w:rsidRPr="003E007E" w:rsidRDefault="003E007E" w:rsidP="00F6122B">
            <w:pPr>
              <w:rPr>
                <w:lang w:val="en-US"/>
              </w:rPr>
            </w:pPr>
            <w:r>
              <w:rPr>
                <w:lang w:val="en-US"/>
              </w:rPr>
              <w:t>1..1</w:t>
            </w:r>
          </w:p>
        </w:tc>
      </w:tr>
      <w:tr w:rsidR="00F6122B" w:rsidRPr="003E007E" w14:paraId="5E618BAC" w14:textId="77777777" w:rsidTr="00621012">
        <w:tc>
          <w:tcPr>
            <w:tcW w:w="2943" w:type="dxa"/>
            <w:tcBorders>
              <w:bottom w:val="single" w:sz="4" w:space="0" w:color="auto"/>
            </w:tcBorders>
          </w:tcPr>
          <w:p w14:paraId="56A47B99" w14:textId="602B4E1C" w:rsidR="00F6122B" w:rsidRPr="003C622B" w:rsidRDefault="003E007E" w:rsidP="00F6122B">
            <w:pPr>
              <w:rPr>
                <w:lang w:val="en-US"/>
              </w:rPr>
            </w:pPr>
            <w:r w:rsidRPr="003C622B">
              <w:rPr>
                <w:lang w:val="en-US"/>
              </w:rPr>
              <w:t>type</w:t>
            </w:r>
          </w:p>
        </w:tc>
        <w:tc>
          <w:tcPr>
            <w:tcW w:w="2037" w:type="dxa"/>
            <w:tcBorders>
              <w:bottom w:val="single" w:sz="4" w:space="0" w:color="auto"/>
            </w:tcBorders>
          </w:tcPr>
          <w:p w14:paraId="7F2678E4" w14:textId="75FB0CE2" w:rsidR="00F6122B" w:rsidRPr="003E007E" w:rsidRDefault="003E007E" w:rsidP="00F6122B">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3E007E" w:rsidRPr="00C93E52" w:rsidRDefault="003E007E" w:rsidP="003E007E">
            <w:pPr>
              <w:rPr>
                <w:rFonts w:cs="Arial"/>
              </w:rPr>
            </w:pPr>
            <w:r w:rsidRPr="00C93E52">
              <w:rPr>
                <w:rFonts w:cs="Arial"/>
                <w:color w:val="000000"/>
                <w:lang w:eastAsia="sv-SE"/>
              </w:rPr>
              <w:t xml:space="preserve">Enumeration baserat på </w:t>
            </w:r>
            <w:r w:rsidRPr="00C93E52">
              <w:rPr>
                <w:rFonts w:cs="Arial"/>
              </w:rPr>
              <w:t>ISO 21090:</w:t>
            </w:r>
          </w:p>
          <w:p w14:paraId="6E284051" w14:textId="77777777" w:rsidR="003E007E" w:rsidRPr="00C93E52" w:rsidRDefault="003E007E" w:rsidP="003E007E">
            <w:pPr>
              <w:rPr>
                <w:rFonts w:cs="Arial"/>
              </w:rPr>
            </w:pPr>
            <w:r w:rsidRPr="00C93E52">
              <w:rPr>
                <w:rFonts w:cs="Arial"/>
              </w:rPr>
              <w:t xml:space="preserve">SAL = Gatuadressrad </w:t>
            </w:r>
          </w:p>
          <w:p w14:paraId="19384296" w14:textId="77777777" w:rsidR="003E007E" w:rsidRPr="00C93E52" w:rsidRDefault="003E007E" w:rsidP="003E007E">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1E5F4258" w14:textId="77777777" w:rsidR="003E007E" w:rsidRPr="00C93E52" w:rsidRDefault="003E007E" w:rsidP="003E007E">
            <w:pPr>
              <w:rPr>
                <w:rFonts w:cs="Arial"/>
              </w:rPr>
            </w:pPr>
            <w:r w:rsidRPr="00C93E52">
              <w:rPr>
                <w:rFonts w:cs="Arial"/>
              </w:rPr>
              <w:t>CNT = Land</w:t>
            </w:r>
          </w:p>
          <w:p w14:paraId="4780F93E" w14:textId="77777777" w:rsidR="003E007E" w:rsidRPr="00C93E52" w:rsidRDefault="003E007E" w:rsidP="003E007E">
            <w:pPr>
              <w:rPr>
                <w:rFonts w:cs="Arial"/>
              </w:rPr>
            </w:pPr>
            <w:r w:rsidRPr="00C93E52">
              <w:rPr>
                <w:rFonts w:cs="Arial"/>
              </w:rPr>
              <w:t>CPA = Län</w:t>
            </w:r>
          </w:p>
          <w:p w14:paraId="39E6A01B" w14:textId="77777777" w:rsidR="003E007E" w:rsidRPr="00C93E52" w:rsidRDefault="003E007E" w:rsidP="003E007E">
            <w:pPr>
              <w:rPr>
                <w:rFonts w:cs="Arial"/>
              </w:rPr>
            </w:pPr>
            <w:r w:rsidRPr="00C93E52">
              <w:rPr>
                <w:rFonts w:cs="Arial"/>
              </w:rPr>
              <w:t>CTY = Postort</w:t>
            </w:r>
          </w:p>
          <w:p w14:paraId="5F990AD1" w14:textId="77777777" w:rsidR="003E007E" w:rsidRPr="00C93E52" w:rsidRDefault="003E007E" w:rsidP="003E007E">
            <w:pPr>
              <w:rPr>
                <w:rFonts w:cs="Arial"/>
              </w:rPr>
            </w:pPr>
            <w:r w:rsidRPr="00C93E52">
              <w:rPr>
                <w:rFonts w:cs="Arial"/>
              </w:rPr>
              <w:t>POB = Postbox</w:t>
            </w:r>
          </w:p>
          <w:p w14:paraId="0D40DA0E" w14:textId="77777777" w:rsidR="003E007E" w:rsidRPr="00C93E52" w:rsidRDefault="003E007E" w:rsidP="003E007E">
            <w:pPr>
              <w:rPr>
                <w:rFonts w:cs="Arial"/>
              </w:rPr>
            </w:pPr>
            <w:r w:rsidRPr="00C93E52">
              <w:rPr>
                <w:rFonts w:cs="Arial"/>
              </w:rPr>
              <w:t>ZIP = Postnummer</w:t>
            </w:r>
          </w:p>
          <w:p w14:paraId="0BFA14AB" w14:textId="77777777" w:rsidR="003E007E" w:rsidRPr="00C93E52" w:rsidRDefault="003E007E" w:rsidP="003E007E">
            <w:pPr>
              <w:rPr>
                <w:rFonts w:cs="Arial"/>
              </w:rPr>
            </w:pPr>
            <w:r w:rsidRPr="00C93E52">
              <w:rPr>
                <w:rFonts w:cs="Arial"/>
              </w:rPr>
              <w:t>PRE = Distriktsområde</w:t>
            </w:r>
          </w:p>
          <w:p w14:paraId="13F7A5D6" w14:textId="77777777" w:rsidR="003E007E" w:rsidRPr="00220AAB" w:rsidRDefault="003E007E" w:rsidP="003E007E">
            <w:pPr>
              <w:rPr>
                <w:rFonts w:cs="Arial"/>
              </w:rPr>
            </w:pPr>
            <w:r w:rsidRPr="00220AAB">
              <w:rPr>
                <w:rFonts w:cs="Arial"/>
              </w:rPr>
              <w:t>STA = Region eller provins</w:t>
            </w:r>
          </w:p>
          <w:p w14:paraId="01F8C61B" w14:textId="1EA1C1AF" w:rsidR="00F6122B" w:rsidRPr="006C50FA" w:rsidRDefault="003E007E" w:rsidP="003E007E">
            <w:pPr>
              <w:rPr>
                <w:rFonts w:cs="Arial"/>
              </w:rPr>
            </w:pPr>
            <w:r w:rsidRPr="00220AAB">
              <w:rPr>
                <w:rFonts w:cs="Arial"/>
              </w:rPr>
              <w:t>CEN=Område eller kvarter</w:t>
            </w:r>
          </w:p>
        </w:tc>
        <w:tc>
          <w:tcPr>
            <w:tcW w:w="1617" w:type="dxa"/>
            <w:tcBorders>
              <w:bottom w:val="single" w:sz="4" w:space="0" w:color="auto"/>
            </w:tcBorders>
          </w:tcPr>
          <w:p w14:paraId="3FD4B647" w14:textId="5AC9F996" w:rsidR="00F6122B" w:rsidRPr="003E007E" w:rsidRDefault="003E007E" w:rsidP="00F6122B">
            <w:pPr>
              <w:rPr>
                <w:lang w:val="en-US"/>
              </w:rPr>
            </w:pPr>
            <w:r>
              <w:rPr>
                <w:lang w:val="en-US"/>
              </w:rPr>
              <w:t>0..1</w:t>
            </w:r>
          </w:p>
        </w:tc>
      </w:tr>
      <w:tr w:rsidR="009A0B16"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9A0B16" w:rsidRPr="003E007E" w:rsidRDefault="009A0B16" w:rsidP="009A0B16">
            <w:pPr>
              <w:rPr>
                <w:lang w:val="en-US"/>
              </w:rPr>
            </w:pPr>
          </w:p>
        </w:tc>
        <w:tc>
          <w:tcPr>
            <w:tcW w:w="2037" w:type="dxa"/>
            <w:tcBorders>
              <w:top w:val="single" w:sz="4" w:space="0" w:color="auto"/>
              <w:left w:val="nil"/>
              <w:bottom w:val="single" w:sz="4" w:space="0" w:color="auto"/>
              <w:right w:val="nil"/>
            </w:tcBorders>
          </w:tcPr>
          <w:p w14:paraId="5DCD48E9" w14:textId="77777777" w:rsidR="009A0B16" w:rsidRPr="003E007E" w:rsidRDefault="009A0B16" w:rsidP="009A0B16">
            <w:pPr>
              <w:rPr>
                <w:lang w:val="en-US"/>
              </w:rPr>
            </w:pPr>
          </w:p>
        </w:tc>
        <w:tc>
          <w:tcPr>
            <w:tcW w:w="2925" w:type="dxa"/>
            <w:tcBorders>
              <w:top w:val="single" w:sz="4" w:space="0" w:color="auto"/>
              <w:left w:val="nil"/>
              <w:bottom w:val="single" w:sz="4" w:space="0" w:color="auto"/>
              <w:right w:val="nil"/>
            </w:tcBorders>
          </w:tcPr>
          <w:p w14:paraId="2772FFE5" w14:textId="77777777" w:rsidR="009A0B16" w:rsidRPr="003E007E" w:rsidRDefault="009A0B16" w:rsidP="009A0B16">
            <w:pPr>
              <w:rPr>
                <w:rFonts w:cs="Arial"/>
                <w:lang w:val="en-US"/>
              </w:rPr>
            </w:pPr>
          </w:p>
        </w:tc>
        <w:tc>
          <w:tcPr>
            <w:tcW w:w="1617" w:type="dxa"/>
            <w:tcBorders>
              <w:top w:val="single" w:sz="4" w:space="0" w:color="auto"/>
              <w:left w:val="nil"/>
              <w:bottom w:val="single" w:sz="4" w:space="0" w:color="auto"/>
              <w:right w:val="nil"/>
            </w:tcBorders>
          </w:tcPr>
          <w:p w14:paraId="01CFB83B" w14:textId="77777777" w:rsidR="009A0B16" w:rsidRPr="003E007E" w:rsidRDefault="009A0B16" w:rsidP="009A0B16">
            <w:pPr>
              <w:rPr>
                <w:lang w:val="en-US"/>
              </w:rPr>
            </w:pPr>
          </w:p>
        </w:tc>
      </w:tr>
      <w:tr w:rsidR="006C50FA" w:rsidRPr="00964D8F" w14:paraId="286903E7" w14:textId="77777777" w:rsidTr="00621012">
        <w:tc>
          <w:tcPr>
            <w:tcW w:w="2943" w:type="dxa"/>
            <w:shd w:val="clear" w:color="auto" w:fill="A6A6A6" w:themeFill="background1" w:themeFillShade="A6"/>
          </w:tcPr>
          <w:p w14:paraId="5D91F394" w14:textId="77777777" w:rsidR="006C50FA" w:rsidRPr="009A0B16" w:rsidRDefault="006C50FA" w:rsidP="006C50FA">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6C50FA" w:rsidRDefault="006C50FA" w:rsidP="006C50FA">
            <w:pPr>
              <w:rPr>
                <w:lang w:val="en-GB"/>
              </w:rPr>
            </w:pPr>
            <w:r>
              <w:rPr>
                <w:lang w:val="en-GB"/>
              </w:rPr>
              <w:t>observation/</w:t>
            </w:r>
          </w:p>
          <w:p w14:paraId="0BC74CCE" w14:textId="2E56A873" w:rsidR="006C50FA" w:rsidRPr="00C93E52" w:rsidRDefault="006C50FA" w:rsidP="006C50FA">
            <w:pPr>
              <w:rPr>
                <w:lang w:val="en-GB"/>
              </w:rPr>
            </w:pPr>
            <w:r>
              <w:rPr>
                <w:lang w:val="en-US" w:eastAsia="sv-SE"/>
              </w:rPr>
              <w:lastRenderedPageBreak/>
              <w:t>r</w:t>
            </w:r>
            <w:r w:rsidRPr="00C93E52">
              <w:rPr>
                <w:lang w:val="en-US" w:eastAsia="sv-SE"/>
              </w:rPr>
              <w:t>elation</w:t>
            </w:r>
          </w:p>
        </w:tc>
        <w:tc>
          <w:tcPr>
            <w:tcW w:w="2037" w:type="dxa"/>
            <w:shd w:val="clear" w:color="auto" w:fill="A6A6A6" w:themeFill="background1" w:themeFillShade="A6"/>
          </w:tcPr>
          <w:p w14:paraId="77DA405E" w14:textId="4D89050A" w:rsidR="006C50FA" w:rsidRPr="00C93E52" w:rsidRDefault="006C50FA" w:rsidP="006C50FA">
            <w:pPr>
              <w:rPr>
                <w:lang w:val="en-GB"/>
              </w:rPr>
            </w:pPr>
            <w:proofErr w:type="spellStart"/>
            <w:r w:rsidRPr="00C93E52">
              <w:rPr>
                <w:lang w:val="en-US"/>
              </w:rPr>
              <w:lastRenderedPageBreak/>
              <w:t>RelationType</w:t>
            </w:r>
            <w:proofErr w:type="spellEnd"/>
          </w:p>
        </w:tc>
        <w:tc>
          <w:tcPr>
            <w:tcW w:w="2925" w:type="dxa"/>
            <w:shd w:val="clear" w:color="auto" w:fill="A6A6A6" w:themeFill="background1" w:themeFillShade="A6"/>
          </w:tcPr>
          <w:p w14:paraId="0AE44592" w14:textId="3A31401D" w:rsidR="006C50FA" w:rsidRPr="00C93E52" w:rsidRDefault="006C50FA" w:rsidP="006C50FA">
            <w:pPr>
              <w:rPr>
                <w:rFonts w:cs="Arial"/>
              </w:rPr>
            </w:pPr>
          </w:p>
        </w:tc>
        <w:tc>
          <w:tcPr>
            <w:tcW w:w="1617" w:type="dxa"/>
            <w:shd w:val="clear" w:color="auto" w:fill="A6A6A6" w:themeFill="background1" w:themeFillShade="A6"/>
          </w:tcPr>
          <w:p w14:paraId="724DA969" w14:textId="18DB5D42" w:rsidR="006C50FA" w:rsidRPr="00C93E52" w:rsidRDefault="006C50FA" w:rsidP="006C50FA"/>
        </w:tc>
      </w:tr>
      <w:tr w:rsidR="006C50FA" w:rsidRPr="00964D8F" w14:paraId="26F03FE9" w14:textId="77777777" w:rsidTr="00621012">
        <w:tc>
          <w:tcPr>
            <w:tcW w:w="2943" w:type="dxa"/>
          </w:tcPr>
          <w:p w14:paraId="5FC777FA" w14:textId="1C93327E" w:rsidR="006C50FA" w:rsidRPr="003C622B" w:rsidRDefault="006C50FA" w:rsidP="006C50FA">
            <w:pPr>
              <w:rPr>
                <w:lang w:val="en-US"/>
              </w:rPr>
            </w:pPr>
            <w:proofErr w:type="spellStart"/>
            <w:r w:rsidRPr="003C622B">
              <w:rPr>
                <w:lang w:eastAsia="sv-SE"/>
              </w:rPr>
              <w:lastRenderedPageBreak/>
              <w:t>code</w:t>
            </w:r>
            <w:proofErr w:type="spellEnd"/>
          </w:p>
        </w:tc>
        <w:tc>
          <w:tcPr>
            <w:tcW w:w="2037" w:type="dxa"/>
          </w:tcPr>
          <w:p w14:paraId="0252A178" w14:textId="5604C7CA" w:rsidR="006C50FA" w:rsidRPr="00C93E52" w:rsidRDefault="006C50FA" w:rsidP="006C50FA">
            <w:proofErr w:type="spellStart"/>
            <w:r w:rsidRPr="00C93E52">
              <w:t>CVType</w:t>
            </w:r>
            <w:proofErr w:type="spellEnd"/>
          </w:p>
        </w:tc>
        <w:tc>
          <w:tcPr>
            <w:tcW w:w="2925" w:type="dxa"/>
          </w:tcPr>
          <w:p w14:paraId="37091E6F" w14:textId="10717D2F" w:rsidR="006C50FA" w:rsidRPr="00C93E52" w:rsidRDefault="006C50FA" w:rsidP="006C50FA">
            <w:pPr>
              <w:rPr>
                <w:rFonts w:cs="Arial"/>
              </w:rPr>
            </w:pPr>
            <w:r w:rsidRPr="00C93E52">
              <w:t>Anger vilken typ av relation den refererade informationen har till hämtad observation.</w:t>
            </w:r>
          </w:p>
        </w:tc>
        <w:tc>
          <w:tcPr>
            <w:tcW w:w="1617" w:type="dxa"/>
          </w:tcPr>
          <w:p w14:paraId="73E157BF" w14:textId="6CDC1DA8" w:rsidR="006C50FA" w:rsidRPr="00C93E52" w:rsidRDefault="006C50FA" w:rsidP="006C50FA">
            <w:pPr>
              <w:rPr>
                <w:lang w:val="en-US"/>
              </w:rPr>
            </w:pPr>
            <w:r w:rsidRPr="00C93E52">
              <w:t>1</w:t>
            </w:r>
          </w:p>
        </w:tc>
      </w:tr>
      <w:tr w:rsidR="006C50FA" w:rsidRPr="00964D8F" w14:paraId="43008158" w14:textId="77777777" w:rsidTr="00621012">
        <w:tc>
          <w:tcPr>
            <w:tcW w:w="2943" w:type="dxa"/>
          </w:tcPr>
          <w:p w14:paraId="69D09B7E" w14:textId="536AAEF7" w:rsidR="006C50FA" w:rsidRPr="003C622B" w:rsidRDefault="006C50FA" w:rsidP="006C50FA">
            <w:pPr>
              <w:rPr>
                <w:lang w:val="en-GB"/>
              </w:rPr>
            </w:pPr>
            <w:proofErr w:type="spellStart"/>
            <w:r w:rsidRPr="003C622B">
              <w:rPr>
                <w:lang w:eastAsia="sv-SE"/>
              </w:rPr>
              <w:t>code.code</w:t>
            </w:r>
            <w:proofErr w:type="spellEnd"/>
          </w:p>
        </w:tc>
        <w:tc>
          <w:tcPr>
            <w:tcW w:w="2037" w:type="dxa"/>
          </w:tcPr>
          <w:p w14:paraId="6BD06ABA" w14:textId="3EC71A2A" w:rsidR="006C50FA" w:rsidRPr="00C93E52" w:rsidRDefault="006C50FA" w:rsidP="006C50FA">
            <w:pPr>
              <w:rPr>
                <w:lang w:val="en-GB"/>
              </w:rPr>
            </w:pPr>
            <w:r w:rsidRPr="00C93E52">
              <w:t>String</w:t>
            </w:r>
          </w:p>
        </w:tc>
        <w:tc>
          <w:tcPr>
            <w:tcW w:w="2925" w:type="dxa"/>
          </w:tcPr>
          <w:p w14:paraId="77438E54" w14:textId="77777777" w:rsidR="006C50FA" w:rsidRPr="00C93E52" w:rsidRDefault="006C50FA" w:rsidP="006C50FA">
            <w:r w:rsidRPr="00C93E52">
              <w:t>Kod för relationstyp.</w:t>
            </w:r>
          </w:p>
          <w:p w14:paraId="4D7FE2CA" w14:textId="01F63A01" w:rsidR="006C50FA" w:rsidRPr="00220AAB" w:rsidRDefault="006C50FA" w:rsidP="006C50FA">
            <w:pPr>
              <w:rPr>
                <w:rFonts w:cs="Arial"/>
              </w:rPr>
            </w:pPr>
          </w:p>
        </w:tc>
        <w:tc>
          <w:tcPr>
            <w:tcW w:w="1617" w:type="dxa"/>
          </w:tcPr>
          <w:p w14:paraId="3E2C4283" w14:textId="75B81AE2" w:rsidR="006C50FA" w:rsidRPr="00C93E52" w:rsidRDefault="006C50FA" w:rsidP="006C50FA">
            <w:r w:rsidRPr="00C93E52">
              <w:t>1</w:t>
            </w:r>
          </w:p>
        </w:tc>
      </w:tr>
      <w:tr w:rsidR="006C50FA" w:rsidRPr="008345BA" w14:paraId="4D7FFC22" w14:textId="77777777" w:rsidTr="00621012">
        <w:tc>
          <w:tcPr>
            <w:tcW w:w="2943" w:type="dxa"/>
          </w:tcPr>
          <w:p w14:paraId="056EDA13" w14:textId="32EC3F5F" w:rsidR="006C50FA" w:rsidRPr="003C622B" w:rsidRDefault="006C50FA" w:rsidP="006C50FA">
            <w:proofErr w:type="spellStart"/>
            <w:r w:rsidRPr="003C622B">
              <w:rPr>
                <w:lang w:eastAsia="sv-SE"/>
              </w:rPr>
              <w:t>code.codeSystem</w:t>
            </w:r>
            <w:proofErr w:type="spellEnd"/>
          </w:p>
        </w:tc>
        <w:tc>
          <w:tcPr>
            <w:tcW w:w="2037" w:type="dxa"/>
          </w:tcPr>
          <w:p w14:paraId="08B0BADC" w14:textId="2C47EF50" w:rsidR="006C50FA" w:rsidRPr="00C93E52" w:rsidRDefault="006C50FA" w:rsidP="006C50FA">
            <w:r w:rsidRPr="00C93E52">
              <w:t>String</w:t>
            </w:r>
          </w:p>
        </w:tc>
        <w:tc>
          <w:tcPr>
            <w:tcW w:w="2925" w:type="dxa"/>
          </w:tcPr>
          <w:p w14:paraId="714D021D" w14:textId="5EB494B2" w:rsidR="006C50FA" w:rsidRPr="00C93E52" w:rsidRDefault="006C50FA" w:rsidP="006C50FA">
            <w:pPr>
              <w:rPr>
                <w:rFonts w:cs="Arial"/>
              </w:rPr>
            </w:pPr>
            <w:r w:rsidRPr="00C93E52">
              <w:t xml:space="preserve">Kodsystem för angiven kod för relationstyp. </w:t>
            </w:r>
          </w:p>
        </w:tc>
        <w:tc>
          <w:tcPr>
            <w:tcW w:w="1617" w:type="dxa"/>
          </w:tcPr>
          <w:p w14:paraId="3256F84A" w14:textId="50B95930" w:rsidR="006C50FA" w:rsidRPr="00C93E52" w:rsidRDefault="006C50FA" w:rsidP="006C50FA">
            <w:pPr>
              <w:rPr>
                <w:lang w:val="en-US"/>
              </w:rPr>
            </w:pPr>
            <w:r w:rsidRPr="00C93E52">
              <w:t>1</w:t>
            </w:r>
          </w:p>
        </w:tc>
      </w:tr>
      <w:tr w:rsidR="006C50FA" w:rsidRPr="00B81FE2" w14:paraId="6196F08D" w14:textId="77777777" w:rsidTr="00621012">
        <w:tc>
          <w:tcPr>
            <w:tcW w:w="2943" w:type="dxa"/>
          </w:tcPr>
          <w:p w14:paraId="41F8889B" w14:textId="719F6F2F" w:rsidR="006C50FA" w:rsidRPr="003C622B" w:rsidRDefault="006C50FA" w:rsidP="006C50FA">
            <w:proofErr w:type="spellStart"/>
            <w:r w:rsidRPr="003C622B">
              <w:rPr>
                <w:lang w:eastAsia="sv-SE"/>
              </w:rPr>
              <w:t>code.codeSystemName</w:t>
            </w:r>
            <w:proofErr w:type="spellEnd"/>
          </w:p>
        </w:tc>
        <w:tc>
          <w:tcPr>
            <w:tcW w:w="2037" w:type="dxa"/>
          </w:tcPr>
          <w:p w14:paraId="769D7D7E" w14:textId="0C795BBC" w:rsidR="006C50FA" w:rsidRPr="00C93E52" w:rsidRDefault="006C50FA" w:rsidP="006C50FA">
            <w:r w:rsidRPr="00C93E52">
              <w:t>String</w:t>
            </w:r>
          </w:p>
        </w:tc>
        <w:tc>
          <w:tcPr>
            <w:tcW w:w="2925" w:type="dxa"/>
          </w:tcPr>
          <w:p w14:paraId="25468ABD" w14:textId="26C0DFF0" w:rsidR="006C50FA" w:rsidRPr="00C93E52" w:rsidRDefault="006C50FA" w:rsidP="006C50FA">
            <w:pPr>
              <w:rPr>
                <w:rFonts w:cs="Arial"/>
              </w:rPr>
            </w:pPr>
            <w:r w:rsidRPr="00C93E52">
              <w:t>Namn för kodsystem.</w:t>
            </w:r>
          </w:p>
        </w:tc>
        <w:tc>
          <w:tcPr>
            <w:tcW w:w="1617" w:type="dxa"/>
          </w:tcPr>
          <w:p w14:paraId="1E453F37" w14:textId="505BCD35" w:rsidR="006C50FA" w:rsidRPr="00C93E52" w:rsidRDefault="006C50FA" w:rsidP="006C50FA">
            <w:pPr>
              <w:rPr>
                <w:lang w:val="en-US"/>
              </w:rPr>
            </w:pPr>
            <w:r w:rsidRPr="00C93E52">
              <w:t>0</w:t>
            </w:r>
            <w:proofErr w:type="gramStart"/>
            <w:r w:rsidRPr="00C93E52">
              <w:t>..</w:t>
            </w:r>
            <w:proofErr w:type="gramEnd"/>
            <w:r w:rsidRPr="00C93E52">
              <w:t>1</w:t>
            </w:r>
          </w:p>
        </w:tc>
      </w:tr>
      <w:tr w:rsidR="006C50FA" w:rsidRPr="00B81FE2" w14:paraId="2456933D" w14:textId="77777777" w:rsidTr="00621012">
        <w:tc>
          <w:tcPr>
            <w:tcW w:w="2943" w:type="dxa"/>
            <w:tcBorders>
              <w:bottom w:val="single" w:sz="4" w:space="0" w:color="auto"/>
            </w:tcBorders>
          </w:tcPr>
          <w:p w14:paraId="76974DAD" w14:textId="6CDC4DFB" w:rsidR="006C50FA" w:rsidRPr="003C622B" w:rsidRDefault="006C50FA" w:rsidP="006C50FA">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6C50FA" w:rsidRPr="00C93E52" w:rsidRDefault="006C50FA" w:rsidP="006C50FA">
            <w:r w:rsidRPr="00C93E52">
              <w:t>String</w:t>
            </w:r>
          </w:p>
        </w:tc>
        <w:tc>
          <w:tcPr>
            <w:tcW w:w="2925" w:type="dxa"/>
            <w:tcBorders>
              <w:bottom w:val="single" w:sz="4" w:space="0" w:color="auto"/>
            </w:tcBorders>
          </w:tcPr>
          <w:p w14:paraId="015345ED" w14:textId="0F425570" w:rsidR="006C50FA" w:rsidRPr="00C93E52" w:rsidRDefault="006C50FA" w:rsidP="006C50FA">
            <w:pPr>
              <w:rPr>
                <w:rFonts w:cs="Arial"/>
              </w:rPr>
            </w:pPr>
            <w:r w:rsidRPr="00C93E52">
              <w:t>Versionsnummer för använt kodsystem.</w:t>
            </w:r>
          </w:p>
        </w:tc>
        <w:tc>
          <w:tcPr>
            <w:tcW w:w="1617" w:type="dxa"/>
            <w:tcBorders>
              <w:bottom w:val="single" w:sz="4" w:space="0" w:color="auto"/>
            </w:tcBorders>
          </w:tcPr>
          <w:p w14:paraId="72AE5097" w14:textId="7ED46A92" w:rsidR="006C50FA" w:rsidRPr="00C93E52" w:rsidRDefault="006C50FA" w:rsidP="006C50FA">
            <w:pPr>
              <w:rPr>
                <w:lang w:val="en-US"/>
              </w:rPr>
            </w:pPr>
            <w:r w:rsidRPr="00C93E52">
              <w:t>0</w:t>
            </w:r>
            <w:proofErr w:type="gramStart"/>
            <w:r w:rsidRPr="00C93E52">
              <w:t>..</w:t>
            </w:r>
            <w:proofErr w:type="gramEnd"/>
            <w:r w:rsidRPr="00C93E52">
              <w:t>1</w:t>
            </w:r>
          </w:p>
        </w:tc>
      </w:tr>
      <w:tr w:rsidR="006C50FA" w:rsidRPr="00B81FE2" w14:paraId="4E6080F6" w14:textId="77777777" w:rsidTr="00621012">
        <w:tc>
          <w:tcPr>
            <w:tcW w:w="2943" w:type="dxa"/>
            <w:tcBorders>
              <w:bottom w:val="single" w:sz="4" w:space="0" w:color="auto"/>
            </w:tcBorders>
          </w:tcPr>
          <w:p w14:paraId="0F37745E" w14:textId="2498A92E" w:rsidR="006C50FA" w:rsidRPr="00DE065A" w:rsidRDefault="006C50FA" w:rsidP="006C50FA">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6C50FA" w:rsidRPr="00C93E52" w:rsidRDefault="006C50FA" w:rsidP="006C50FA">
            <w:proofErr w:type="spellStart"/>
            <w:r w:rsidRPr="006C50FA">
              <w:t>ReferredInformationType</w:t>
            </w:r>
            <w:proofErr w:type="spellEnd"/>
          </w:p>
        </w:tc>
        <w:tc>
          <w:tcPr>
            <w:tcW w:w="2925" w:type="dxa"/>
            <w:tcBorders>
              <w:bottom w:val="single" w:sz="4" w:space="0" w:color="auto"/>
            </w:tcBorders>
          </w:tcPr>
          <w:p w14:paraId="5DD839CD" w14:textId="77777777" w:rsidR="006C50FA" w:rsidRPr="00C93E52" w:rsidRDefault="006C50FA" w:rsidP="006C50FA"/>
        </w:tc>
        <w:tc>
          <w:tcPr>
            <w:tcW w:w="1617" w:type="dxa"/>
            <w:tcBorders>
              <w:bottom w:val="single" w:sz="4" w:space="0" w:color="auto"/>
            </w:tcBorders>
          </w:tcPr>
          <w:p w14:paraId="4B2E6834" w14:textId="77777777" w:rsidR="006C50FA" w:rsidRPr="00C93E52" w:rsidRDefault="006C50FA" w:rsidP="006C50FA"/>
        </w:tc>
      </w:tr>
      <w:tr w:rsidR="009A0B16" w:rsidRPr="00B81FE2" w14:paraId="53D52190" w14:textId="77777777" w:rsidTr="00621012">
        <w:tc>
          <w:tcPr>
            <w:tcW w:w="2943" w:type="dxa"/>
            <w:tcBorders>
              <w:left w:val="nil"/>
              <w:right w:val="nil"/>
            </w:tcBorders>
          </w:tcPr>
          <w:p w14:paraId="0F8C30ED" w14:textId="77777777" w:rsidR="009A0B16" w:rsidRPr="00C93E52" w:rsidRDefault="009A0B16" w:rsidP="009A0B16"/>
        </w:tc>
        <w:tc>
          <w:tcPr>
            <w:tcW w:w="2037" w:type="dxa"/>
            <w:tcBorders>
              <w:left w:val="nil"/>
              <w:right w:val="nil"/>
            </w:tcBorders>
          </w:tcPr>
          <w:p w14:paraId="103DA4A8" w14:textId="77777777" w:rsidR="009A0B16" w:rsidRPr="00C93E52" w:rsidRDefault="009A0B16" w:rsidP="009A0B16"/>
        </w:tc>
        <w:tc>
          <w:tcPr>
            <w:tcW w:w="2925" w:type="dxa"/>
            <w:tcBorders>
              <w:left w:val="nil"/>
              <w:right w:val="nil"/>
            </w:tcBorders>
          </w:tcPr>
          <w:p w14:paraId="27E2691F" w14:textId="77777777" w:rsidR="009A0B16" w:rsidRPr="00C93E52" w:rsidRDefault="009A0B16" w:rsidP="009A0B16">
            <w:pPr>
              <w:rPr>
                <w:rFonts w:cs="Arial"/>
                <w:color w:val="000000"/>
                <w:lang w:eastAsia="sv-SE"/>
              </w:rPr>
            </w:pPr>
          </w:p>
        </w:tc>
        <w:tc>
          <w:tcPr>
            <w:tcW w:w="1617" w:type="dxa"/>
            <w:tcBorders>
              <w:left w:val="nil"/>
              <w:right w:val="nil"/>
            </w:tcBorders>
          </w:tcPr>
          <w:p w14:paraId="33E7848F" w14:textId="77777777" w:rsidR="009A0B16" w:rsidRPr="00C93E52" w:rsidRDefault="009A0B16" w:rsidP="009A0B16">
            <w:pPr>
              <w:rPr>
                <w:lang w:val="en-US"/>
              </w:rPr>
            </w:pPr>
          </w:p>
        </w:tc>
      </w:tr>
      <w:tr w:rsidR="006C50FA" w:rsidRPr="008345BA" w14:paraId="473D4552" w14:textId="77777777" w:rsidTr="00621012">
        <w:tc>
          <w:tcPr>
            <w:tcW w:w="2943" w:type="dxa"/>
            <w:shd w:val="clear" w:color="auto" w:fill="A6A6A6" w:themeFill="background1" w:themeFillShade="A6"/>
          </w:tcPr>
          <w:p w14:paraId="5D2824BD" w14:textId="77777777" w:rsidR="006C50FA" w:rsidRPr="009A0B16" w:rsidRDefault="006C50FA" w:rsidP="006C50FA">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6C50FA" w:rsidRDefault="006C50FA" w:rsidP="006C50FA">
            <w:pPr>
              <w:rPr>
                <w:lang w:val="en-GB"/>
              </w:rPr>
            </w:pPr>
            <w:r>
              <w:rPr>
                <w:lang w:val="en-GB"/>
              </w:rPr>
              <w:t>observation/</w:t>
            </w:r>
          </w:p>
          <w:p w14:paraId="3103822D" w14:textId="77777777" w:rsidR="006C50FA" w:rsidRDefault="006C50FA" w:rsidP="006C50FA">
            <w:pPr>
              <w:rPr>
                <w:lang w:eastAsia="sv-SE"/>
              </w:rPr>
            </w:pPr>
            <w:r>
              <w:rPr>
                <w:lang w:eastAsia="sv-SE"/>
              </w:rPr>
              <w:t>r</w:t>
            </w:r>
            <w:r w:rsidRPr="00C93E52">
              <w:rPr>
                <w:lang w:val="en-US" w:eastAsia="sv-SE"/>
              </w:rPr>
              <w:t>elation</w:t>
            </w:r>
            <w:r w:rsidRPr="00C93E52">
              <w:rPr>
                <w:lang w:eastAsia="sv-SE"/>
              </w:rPr>
              <w:t>/</w:t>
            </w:r>
          </w:p>
          <w:p w14:paraId="285B5D35" w14:textId="6EA5C0BA" w:rsidR="006C50FA" w:rsidRPr="00C93E52" w:rsidRDefault="006C50FA" w:rsidP="006C50FA">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6C50FA" w:rsidRPr="00C93E52" w:rsidRDefault="006C50FA" w:rsidP="006C50FA">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6C50FA" w:rsidRPr="00C93E52" w:rsidRDefault="006C50FA" w:rsidP="006C50FA">
            <w:pPr>
              <w:rPr>
                <w:lang w:val="en-US"/>
              </w:rPr>
            </w:pPr>
          </w:p>
        </w:tc>
        <w:tc>
          <w:tcPr>
            <w:tcW w:w="1617" w:type="dxa"/>
            <w:shd w:val="clear" w:color="auto" w:fill="A6A6A6" w:themeFill="background1" w:themeFillShade="A6"/>
          </w:tcPr>
          <w:p w14:paraId="6EDD9F83" w14:textId="264C6ACB" w:rsidR="006C50FA" w:rsidRPr="00C93E52" w:rsidRDefault="006C50FA" w:rsidP="006C50FA">
            <w:pPr>
              <w:rPr>
                <w:lang w:val="en-US"/>
              </w:rPr>
            </w:pPr>
          </w:p>
        </w:tc>
      </w:tr>
      <w:tr w:rsidR="006C50FA" w:rsidRPr="008345BA" w14:paraId="330C6B9A" w14:textId="77777777" w:rsidTr="00621012">
        <w:tc>
          <w:tcPr>
            <w:tcW w:w="2943" w:type="dxa"/>
          </w:tcPr>
          <w:p w14:paraId="149947D0" w14:textId="479145CD" w:rsidR="006C50FA" w:rsidRPr="003C622B" w:rsidRDefault="006C50FA" w:rsidP="006C50FA">
            <w:pPr>
              <w:rPr>
                <w:lang w:val="en-GB"/>
              </w:rPr>
            </w:pPr>
            <w:r w:rsidRPr="003C622B">
              <w:t>id</w:t>
            </w:r>
          </w:p>
        </w:tc>
        <w:tc>
          <w:tcPr>
            <w:tcW w:w="2037" w:type="dxa"/>
          </w:tcPr>
          <w:p w14:paraId="5764B50D" w14:textId="2B2FB0BA" w:rsidR="006C50FA" w:rsidRPr="00C93E52" w:rsidRDefault="006C50FA" w:rsidP="006C50FA">
            <w:proofErr w:type="spellStart"/>
            <w:r w:rsidRPr="00C93E52">
              <w:t>IIType</w:t>
            </w:r>
            <w:proofErr w:type="spellEnd"/>
          </w:p>
        </w:tc>
        <w:tc>
          <w:tcPr>
            <w:tcW w:w="2925" w:type="dxa"/>
          </w:tcPr>
          <w:p w14:paraId="4D82A04B" w14:textId="5F9B8E95" w:rsidR="006C50FA" w:rsidRPr="00C93E52" w:rsidRDefault="006C50FA" w:rsidP="006C50FA">
            <w:pPr>
              <w:rPr>
                <w:rFonts w:eastAsia="Times New Roman" w:cs="Arial"/>
              </w:rPr>
            </w:pPr>
            <w:r w:rsidRPr="00C93E52">
              <w:rPr>
                <w:rFonts w:cs="Arial"/>
              </w:rPr>
              <w:t xml:space="preserve">Den refererade externa informationens identitet </w:t>
            </w:r>
          </w:p>
        </w:tc>
        <w:tc>
          <w:tcPr>
            <w:tcW w:w="1617" w:type="dxa"/>
          </w:tcPr>
          <w:p w14:paraId="274C3EA8" w14:textId="6DB9E11D" w:rsidR="006C50FA" w:rsidRPr="00C93E52" w:rsidRDefault="006C50FA" w:rsidP="006C50FA">
            <w:r w:rsidRPr="00C93E52">
              <w:t>1</w:t>
            </w:r>
            <w:proofErr w:type="gramStart"/>
            <w:r w:rsidRPr="00C93E52">
              <w:t>..</w:t>
            </w:r>
            <w:proofErr w:type="gramEnd"/>
            <w:r w:rsidRPr="00C93E52">
              <w:t>1</w:t>
            </w:r>
          </w:p>
        </w:tc>
      </w:tr>
      <w:tr w:rsidR="006C50FA"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6C50FA" w:rsidRPr="003C622B" w:rsidRDefault="006C50FA" w:rsidP="006C50FA">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6C50FA" w:rsidRPr="00C93E52" w:rsidRDefault="006C50FA" w:rsidP="006C50FA">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6C50FA" w:rsidRPr="00C93E52" w:rsidRDefault="006C50FA" w:rsidP="006C50FA">
            <w:r w:rsidRPr="00C93E52">
              <w:rPr>
                <w:lang w:val="en-US"/>
              </w:rPr>
              <w:t>1..1</w:t>
            </w:r>
          </w:p>
        </w:tc>
      </w:tr>
      <w:tr w:rsidR="006C50FA"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6C50FA" w:rsidRPr="003C622B" w:rsidRDefault="006C50FA" w:rsidP="006C50FA">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6C50FA" w:rsidRPr="00C93E52" w:rsidRDefault="006C50FA" w:rsidP="006C50FA">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6C50FA" w:rsidRPr="00C93E52" w:rsidRDefault="006C50FA" w:rsidP="006C50FA">
            <w:r w:rsidRPr="00C93E52">
              <w:rPr>
                <w:lang w:val="en-US"/>
              </w:rPr>
              <w:t>1..1</w:t>
            </w:r>
          </w:p>
        </w:tc>
      </w:tr>
      <w:tr w:rsidR="006C50FA" w:rsidRPr="008345BA" w14:paraId="2BA31E67" w14:textId="77777777" w:rsidTr="00621012">
        <w:tc>
          <w:tcPr>
            <w:tcW w:w="2943" w:type="dxa"/>
          </w:tcPr>
          <w:p w14:paraId="7EA9BA4C" w14:textId="73E3A6A0" w:rsidR="006C50FA" w:rsidRPr="003C622B" w:rsidRDefault="006C50FA" w:rsidP="006C50FA">
            <w:pPr>
              <w:rPr>
                <w:lang w:val="en-GB"/>
              </w:rPr>
            </w:pPr>
            <w:proofErr w:type="spellStart"/>
            <w:r w:rsidRPr="003C622B">
              <w:t>time</w:t>
            </w:r>
            <w:proofErr w:type="spellEnd"/>
          </w:p>
        </w:tc>
        <w:tc>
          <w:tcPr>
            <w:tcW w:w="2037" w:type="dxa"/>
          </w:tcPr>
          <w:p w14:paraId="505CE8A0" w14:textId="7F7C38BD" w:rsidR="006C50FA" w:rsidRPr="00C93E52" w:rsidRDefault="006C50FA" w:rsidP="006C50FA">
            <w:pPr>
              <w:rPr>
                <w:lang w:val="en-GB"/>
              </w:rPr>
            </w:pPr>
            <w:proofErr w:type="spellStart"/>
            <w:r w:rsidRPr="00C93E52">
              <w:t>TimeStamp</w:t>
            </w:r>
            <w:proofErr w:type="spellEnd"/>
          </w:p>
        </w:tc>
        <w:tc>
          <w:tcPr>
            <w:tcW w:w="2925" w:type="dxa"/>
          </w:tcPr>
          <w:p w14:paraId="0C47CEDF" w14:textId="5B99AB29" w:rsidR="006C50FA" w:rsidRPr="00C93E52" w:rsidRDefault="006C50FA" w:rsidP="006C50FA">
            <w:r w:rsidRPr="00C93E52">
              <w:rPr>
                <w:rFonts w:cs="Arial"/>
              </w:rPr>
              <w:t xml:space="preserve">Starttid av refererad information. Uttrycks med formatet </w:t>
            </w:r>
            <w:proofErr w:type="spellStart"/>
            <w:r w:rsidRPr="00C93E52">
              <w:rPr>
                <w:rFonts w:cs="Arial"/>
              </w:rPr>
              <w:t>ÅÅÅÅMMDDttmmss</w:t>
            </w:r>
            <w:proofErr w:type="spellEnd"/>
            <w:r w:rsidRPr="00C93E52">
              <w:rPr>
                <w:rFonts w:cs="Arial"/>
              </w:rPr>
              <w:t xml:space="preserve">. </w:t>
            </w:r>
          </w:p>
        </w:tc>
        <w:tc>
          <w:tcPr>
            <w:tcW w:w="1617" w:type="dxa"/>
          </w:tcPr>
          <w:p w14:paraId="39D7ECC5" w14:textId="31483184" w:rsidR="006C50FA" w:rsidRPr="00C93E52" w:rsidRDefault="006C50FA" w:rsidP="006C50FA">
            <w:pPr>
              <w:rPr>
                <w:lang w:val="en-US"/>
              </w:rPr>
            </w:pPr>
            <w:r w:rsidRPr="00C93E52">
              <w:t>1</w:t>
            </w:r>
          </w:p>
        </w:tc>
      </w:tr>
      <w:tr w:rsidR="000660E5" w:rsidRPr="008345BA" w14:paraId="6427288B" w14:textId="77777777" w:rsidTr="00621012">
        <w:tc>
          <w:tcPr>
            <w:tcW w:w="2943" w:type="dxa"/>
          </w:tcPr>
          <w:p w14:paraId="2BD23148" w14:textId="39A064D4" w:rsidR="000660E5" w:rsidRPr="003C622B" w:rsidRDefault="000660E5" w:rsidP="000660E5">
            <w:pPr>
              <w:rPr>
                <w:lang w:val="en-GB"/>
              </w:rPr>
            </w:pPr>
            <w:proofErr w:type="spellStart"/>
            <w:r w:rsidRPr="003C622B">
              <w:t>type</w:t>
            </w:r>
            <w:proofErr w:type="spellEnd"/>
          </w:p>
        </w:tc>
        <w:tc>
          <w:tcPr>
            <w:tcW w:w="2037" w:type="dxa"/>
          </w:tcPr>
          <w:p w14:paraId="39B96528" w14:textId="368BAC3A" w:rsidR="000660E5" w:rsidRPr="00C93E52" w:rsidRDefault="00097E6F" w:rsidP="000660E5">
            <w:pPr>
              <w:rPr>
                <w:lang w:val="en-GB"/>
              </w:rPr>
            </w:pPr>
            <w:r>
              <w:t>S</w:t>
            </w:r>
            <w:r w:rsidR="000660E5" w:rsidRPr="00C93E52">
              <w:t>tring</w:t>
            </w:r>
          </w:p>
        </w:tc>
        <w:tc>
          <w:tcPr>
            <w:tcW w:w="2925" w:type="dxa"/>
          </w:tcPr>
          <w:p w14:paraId="186A8CBF" w14:textId="472AD6B9" w:rsidR="000660E5" w:rsidRPr="00C93E52" w:rsidRDefault="000660E5" w:rsidP="000660E5">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 en observation ha ett samband till en annan observation och då </w:t>
            </w:r>
            <w:proofErr w:type="gramStart"/>
            <w:r>
              <w:t xml:space="preserve">är  </w:t>
            </w:r>
            <w:proofErr w:type="spellStart"/>
            <w:r>
              <w:t>r</w:t>
            </w:r>
            <w:r w:rsidRPr="00C93E52">
              <w:t>eferredInformationType</w:t>
            </w:r>
            <w:proofErr w:type="spellEnd"/>
            <w:proofErr w:type="gramEnd"/>
            <w:r>
              <w:t xml:space="preserve"> ”</w:t>
            </w:r>
            <w:r w:rsidRPr="00F83C47">
              <w:rPr>
                <w:color w:val="000000"/>
              </w:rPr>
              <w:t xml:space="preserve"> </w:t>
            </w:r>
            <w:proofErr w:type="spellStart"/>
            <w:r w:rsidRPr="00F83C47">
              <w:rPr>
                <w:color w:val="000000"/>
              </w:rPr>
              <w:t>ch</w:t>
            </w:r>
            <w:r>
              <w:rPr>
                <w:color w:val="000000"/>
              </w:rPr>
              <w:t>b</w:t>
            </w:r>
            <w:proofErr w:type="spellEnd"/>
            <w:r w:rsidRPr="00F83C47">
              <w:rPr>
                <w:color w:val="000000"/>
              </w:rPr>
              <w:t>-go</w:t>
            </w:r>
            <w:r>
              <w:t xml:space="preserve">” </w:t>
            </w:r>
          </w:p>
        </w:tc>
        <w:tc>
          <w:tcPr>
            <w:tcW w:w="1617" w:type="dxa"/>
          </w:tcPr>
          <w:p w14:paraId="4AA62D5D" w14:textId="4418D888" w:rsidR="000660E5" w:rsidRPr="00C93E52" w:rsidRDefault="000660E5" w:rsidP="000660E5">
            <w:r w:rsidRPr="00C93E52">
              <w:rPr>
                <w:lang w:val="en-US"/>
              </w:rPr>
              <w:t>1</w:t>
            </w:r>
          </w:p>
        </w:tc>
      </w:tr>
      <w:tr w:rsidR="000660E5"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0660E5" w:rsidRPr="00DE065A" w:rsidRDefault="000660E5" w:rsidP="000660E5">
            <w:pPr>
              <w:rPr>
                <w:lang w:val="en-GB"/>
              </w:rPr>
            </w:pPr>
            <w:proofErr w:type="spellStart"/>
            <w:r w:rsidRPr="003C622B">
              <w:rPr>
                <w:lang w:val="en-GB"/>
              </w:rPr>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0660E5" w:rsidRPr="00C93E52" w:rsidRDefault="000660E5" w:rsidP="000660E5">
            <w:pPr>
              <w:rPr>
                <w:lang w:val="en-GB"/>
              </w:rPr>
            </w:pPr>
            <w:proofErr w:type="spellStart"/>
            <w:r w:rsidRPr="006C50FA">
              <w:rPr>
                <w:lang w:val="en-GB"/>
              </w:rPr>
              <w:t>InformationOwnerT</w:t>
            </w:r>
            <w:r w:rsidRPr="006C50FA">
              <w:rPr>
                <w:lang w:val="en-GB"/>
              </w:rPr>
              <w:lastRenderedPageBreak/>
              <w: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4127C1AD" w:rsidR="000660E5" w:rsidRPr="00C93E52" w:rsidRDefault="000660E5" w:rsidP="000660E5">
            <w:pPr>
              <w:rPr>
                <w:rFonts w:cs="Arial"/>
              </w:rPr>
            </w:pPr>
            <w:r>
              <w:rPr>
                <w:rFonts w:cs="Arial"/>
              </w:rPr>
              <w:lastRenderedPageBreak/>
              <w:t xml:space="preserve">Källsystem där den refererade </w:t>
            </w:r>
            <w:r>
              <w:rPr>
                <w:rFonts w:cs="Arial"/>
              </w:rPr>
              <w:lastRenderedPageBreak/>
              <w:t>informationen finns lagrat.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0660E5" w:rsidRPr="00C93E52" w:rsidRDefault="000660E5" w:rsidP="000660E5">
            <w:r>
              <w:lastRenderedPageBreak/>
              <w:t>1</w:t>
            </w:r>
            <w:proofErr w:type="gramStart"/>
            <w:r>
              <w:t>..</w:t>
            </w:r>
            <w:proofErr w:type="gramEnd"/>
            <w:r>
              <w:t>1</w:t>
            </w:r>
          </w:p>
        </w:tc>
      </w:tr>
      <w:tr w:rsidR="000660E5"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0660E5" w:rsidRPr="00C93E52" w:rsidRDefault="000660E5" w:rsidP="000660E5">
            <w:pPr>
              <w:rPr>
                <w:lang w:val="en-GB"/>
              </w:rPr>
            </w:pPr>
          </w:p>
        </w:tc>
        <w:tc>
          <w:tcPr>
            <w:tcW w:w="2037" w:type="dxa"/>
            <w:tcBorders>
              <w:top w:val="single" w:sz="4" w:space="0" w:color="auto"/>
              <w:left w:val="nil"/>
              <w:bottom w:val="single" w:sz="4" w:space="0" w:color="auto"/>
              <w:right w:val="nil"/>
            </w:tcBorders>
          </w:tcPr>
          <w:p w14:paraId="3A5018BF"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2DD21B33" w14:textId="77777777" w:rsidR="000660E5" w:rsidRPr="00C93E52" w:rsidRDefault="000660E5" w:rsidP="000660E5">
            <w:pPr>
              <w:rPr>
                <w:rFonts w:cs="Arial"/>
              </w:rPr>
            </w:pPr>
          </w:p>
        </w:tc>
        <w:tc>
          <w:tcPr>
            <w:tcW w:w="1617" w:type="dxa"/>
            <w:tcBorders>
              <w:top w:val="single" w:sz="4" w:space="0" w:color="auto"/>
              <w:left w:val="nil"/>
              <w:bottom w:val="single" w:sz="4" w:space="0" w:color="auto"/>
              <w:right w:val="nil"/>
            </w:tcBorders>
          </w:tcPr>
          <w:p w14:paraId="706A35C3" w14:textId="77777777" w:rsidR="000660E5" w:rsidRPr="00C93E52" w:rsidRDefault="000660E5" w:rsidP="000660E5"/>
        </w:tc>
      </w:tr>
      <w:tr w:rsidR="000660E5" w:rsidRPr="008345BA" w14:paraId="6DE7C29E" w14:textId="77777777" w:rsidTr="00621012">
        <w:tc>
          <w:tcPr>
            <w:tcW w:w="2943" w:type="dxa"/>
            <w:shd w:val="clear" w:color="auto" w:fill="A6A6A6" w:themeFill="background1" w:themeFillShade="A6"/>
          </w:tcPr>
          <w:p w14:paraId="4127F505"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34EF9B7B" w14:textId="77777777" w:rsidR="000660E5" w:rsidRDefault="000660E5" w:rsidP="000660E5">
            <w:pPr>
              <w:rPr>
                <w:lang w:val="en-GB"/>
              </w:rPr>
            </w:pPr>
            <w:r>
              <w:rPr>
                <w:lang w:val="en-GB"/>
              </w:rPr>
              <w:t>observation/</w:t>
            </w:r>
          </w:p>
          <w:p w14:paraId="672C8F47" w14:textId="77777777" w:rsidR="000660E5" w:rsidRPr="006C50FA" w:rsidRDefault="000660E5" w:rsidP="000660E5">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0660E5" w:rsidRPr="006C50FA" w:rsidRDefault="000660E5" w:rsidP="000660E5">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0660E5" w:rsidRPr="00C93E52" w:rsidRDefault="000660E5" w:rsidP="000660E5">
            <w:proofErr w:type="spellStart"/>
            <w:r w:rsidRPr="00C93E52">
              <w:t>InformationOwnerType</w:t>
            </w:r>
            <w:proofErr w:type="spellEnd"/>
          </w:p>
        </w:tc>
        <w:tc>
          <w:tcPr>
            <w:tcW w:w="2925" w:type="dxa"/>
            <w:shd w:val="clear" w:color="auto" w:fill="A6A6A6" w:themeFill="background1" w:themeFillShade="A6"/>
          </w:tcPr>
          <w:p w14:paraId="6ECF4989" w14:textId="77777777" w:rsidR="000660E5" w:rsidRPr="00C93E52" w:rsidRDefault="000660E5" w:rsidP="000660E5"/>
        </w:tc>
        <w:tc>
          <w:tcPr>
            <w:tcW w:w="1617" w:type="dxa"/>
            <w:shd w:val="clear" w:color="auto" w:fill="A6A6A6" w:themeFill="background1" w:themeFillShade="A6"/>
          </w:tcPr>
          <w:p w14:paraId="2144F7EB" w14:textId="5E26D94A" w:rsidR="000660E5" w:rsidRPr="00C93E52" w:rsidRDefault="000660E5" w:rsidP="000660E5"/>
        </w:tc>
      </w:tr>
      <w:tr w:rsidR="000660E5" w:rsidRPr="008345BA" w14:paraId="368F7EDC" w14:textId="77777777" w:rsidTr="00621012">
        <w:tc>
          <w:tcPr>
            <w:tcW w:w="2943" w:type="dxa"/>
          </w:tcPr>
          <w:p w14:paraId="6F2215D7" w14:textId="09D5A7D3" w:rsidR="000660E5" w:rsidRPr="003C622B" w:rsidRDefault="000660E5" w:rsidP="000660E5">
            <w:r w:rsidRPr="003C622B">
              <w:t>id</w:t>
            </w:r>
          </w:p>
        </w:tc>
        <w:tc>
          <w:tcPr>
            <w:tcW w:w="2037" w:type="dxa"/>
          </w:tcPr>
          <w:p w14:paraId="459E0E84" w14:textId="6493F662" w:rsidR="000660E5" w:rsidRPr="00C93E52" w:rsidRDefault="000660E5" w:rsidP="000660E5">
            <w:proofErr w:type="spellStart"/>
            <w:r w:rsidRPr="00C93E52">
              <w:t>IIType</w:t>
            </w:r>
            <w:proofErr w:type="spellEnd"/>
          </w:p>
        </w:tc>
        <w:tc>
          <w:tcPr>
            <w:tcW w:w="2925" w:type="dxa"/>
          </w:tcPr>
          <w:p w14:paraId="1B5D4145" w14:textId="106D6283" w:rsidR="000660E5" w:rsidRPr="00C93E52" w:rsidRDefault="00335A96" w:rsidP="000660E5">
            <w:r>
              <w:rPr>
                <w:rFonts w:cs="Arial"/>
              </w:rPr>
              <w:t>Logisk adress</w:t>
            </w:r>
            <w:r w:rsidR="000660E5">
              <w:rPr>
                <w:rFonts w:cs="Arial"/>
              </w:rPr>
              <w:t xml:space="preserve"> till det system där informationen återfinns</w:t>
            </w:r>
            <w:r w:rsidR="000660E5" w:rsidRPr="00C93E52">
              <w:rPr>
                <w:rFonts w:cs="Arial"/>
              </w:rPr>
              <w:t xml:space="preserve"> </w:t>
            </w:r>
          </w:p>
        </w:tc>
        <w:tc>
          <w:tcPr>
            <w:tcW w:w="1617" w:type="dxa"/>
          </w:tcPr>
          <w:p w14:paraId="639DC4B0" w14:textId="65C57B61" w:rsidR="000660E5" w:rsidRPr="00C93E52" w:rsidRDefault="000660E5" w:rsidP="000660E5">
            <w:r>
              <w:t>1</w:t>
            </w:r>
            <w:proofErr w:type="gramStart"/>
            <w:r>
              <w:t>..</w:t>
            </w:r>
            <w:proofErr w:type="gramEnd"/>
            <w:r>
              <w:t>1</w:t>
            </w:r>
          </w:p>
        </w:tc>
      </w:tr>
      <w:tr w:rsidR="000660E5"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0660E5" w:rsidRPr="003C622B" w:rsidRDefault="000660E5" w:rsidP="000660E5">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0660E5" w:rsidRPr="00C93E52" w:rsidRDefault="000660E5" w:rsidP="000660E5">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0660E5" w:rsidRPr="00C93E52" w:rsidRDefault="000660E5" w:rsidP="000660E5">
            <w:r>
              <w:t>1</w:t>
            </w:r>
            <w:proofErr w:type="gramStart"/>
            <w:r>
              <w:t>..</w:t>
            </w:r>
            <w:proofErr w:type="gramEnd"/>
            <w:r>
              <w:t>1</w:t>
            </w:r>
          </w:p>
        </w:tc>
      </w:tr>
      <w:tr w:rsidR="000660E5"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0660E5" w:rsidRPr="003C622B" w:rsidRDefault="000660E5" w:rsidP="000660E5">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0660E5" w:rsidRPr="00C93E52" w:rsidRDefault="000660E5" w:rsidP="000660E5">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0660E5" w:rsidRPr="00C93E52" w:rsidRDefault="000660E5" w:rsidP="000660E5">
            <w:r>
              <w:t>1</w:t>
            </w:r>
            <w:proofErr w:type="gramStart"/>
            <w:r>
              <w:t>..</w:t>
            </w:r>
            <w:proofErr w:type="gramEnd"/>
            <w:r>
              <w:t>1</w:t>
            </w:r>
          </w:p>
        </w:tc>
      </w:tr>
      <w:tr w:rsidR="000660E5" w:rsidRPr="008345BA" w14:paraId="67D7108D" w14:textId="77777777" w:rsidTr="00966EF9">
        <w:tc>
          <w:tcPr>
            <w:tcW w:w="2943" w:type="dxa"/>
            <w:tcBorders>
              <w:left w:val="nil"/>
              <w:right w:val="nil"/>
            </w:tcBorders>
          </w:tcPr>
          <w:p w14:paraId="6B220F17" w14:textId="77777777" w:rsidR="000660E5" w:rsidRPr="00C93E52" w:rsidRDefault="000660E5" w:rsidP="000660E5">
            <w:pPr>
              <w:rPr>
                <w:lang w:val="en-US"/>
              </w:rPr>
            </w:pPr>
          </w:p>
        </w:tc>
        <w:tc>
          <w:tcPr>
            <w:tcW w:w="2037" w:type="dxa"/>
            <w:tcBorders>
              <w:left w:val="nil"/>
              <w:right w:val="nil"/>
            </w:tcBorders>
          </w:tcPr>
          <w:p w14:paraId="14A9D441" w14:textId="77777777" w:rsidR="000660E5" w:rsidRPr="00C93E52" w:rsidRDefault="000660E5" w:rsidP="000660E5">
            <w:pPr>
              <w:rPr>
                <w:lang w:val="en-GB"/>
              </w:rPr>
            </w:pPr>
          </w:p>
        </w:tc>
        <w:tc>
          <w:tcPr>
            <w:tcW w:w="2925" w:type="dxa"/>
            <w:tcBorders>
              <w:left w:val="nil"/>
              <w:right w:val="nil"/>
            </w:tcBorders>
          </w:tcPr>
          <w:p w14:paraId="52406E7F" w14:textId="77777777" w:rsidR="000660E5" w:rsidRPr="00C93E52" w:rsidRDefault="000660E5" w:rsidP="000660E5">
            <w:pPr>
              <w:rPr>
                <w:rFonts w:eastAsia="Times New Roman" w:cs="Arial"/>
              </w:rPr>
            </w:pPr>
          </w:p>
        </w:tc>
        <w:tc>
          <w:tcPr>
            <w:tcW w:w="1617" w:type="dxa"/>
            <w:tcBorders>
              <w:left w:val="nil"/>
              <w:right w:val="nil"/>
            </w:tcBorders>
          </w:tcPr>
          <w:p w14:paraId="0CDBD069" w14:textId="77777777" w:rsidR="000660E5" w:rsidRPr="00C93E52" w:rsidRDefault="000660E5" w:rsidP="000660E5"/>
        </w:tc>
      </w:tr>
      <w:tr w:rsidR="000660E5"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77777777" w:rsidR="000660E5" w:rsidRDefault="000660E5" w:rsidP="000660E5">
            <w:pPr>
              <w:rPr>
                <w:lang w:val="en-GB"/>
              </w:rPr>
            </w:pPr>
            <w:r>
              <w:rPr>
                <w:lang w:val="en-GB"/>
              </w:rPr>
              <w:t>observation/</w:t>
            </w:r>
          </w:p>
          <w:p w14:paraId="0A415426" w14:textId="77777777" w:rsidR="000660E5" w:rsidRPr="00D72C00" w:rsidRDefault="000660E5" w:rsidP="000660E5">
            <w:pPr>
              <w:rPr>
                <w:lang w:val="en-US" w:eastAsia="sv-SE"/>
              </w:rPr>
            </w:pPr>
            <w:proofErr w:type="spellStart"/>
            <w:r w:rsidRPr="00D72C00">
              <w:rPr>
                <w:lang w:val="en-US" w:eastAsia="sv-SE"/>
              </w:rPr>
              <w:t>performerRole</w:t>
            </w:r>
            <w:proofErr w:type="spellEnd"/>
            <w:r w:rsidRPr="00D72C00">
              <w:rPr>
                <w:lang w:val="en-US" w:eastAsia="sv-SE"/>
              </w:rPr>
              <w:t>/</w:t>
            </w:r>
          </w:p>
          <w:p w14:paraId="57FBCD3C" w14:textId="77777777" w:rsidR="000660E5" w:rsidRPr="00D72C00" w:rsidRDefault="000660E5" w:rsidP="000660E5">
            <w:pPr>
              <w:rPr>
                <w:lang w:val="en-US" w:eastAsia="sv-SE"/>
              </w:rPr>
            </w:pPr>
            <w:r w:rsidRPr="00D72C00">
              <w:rPr>
                <w:lang w:val="en-US" w:eastAsia="sv-SE"/>
              </w:rPr>
              <w:t>person</w:t>
            </w:r>
          </w:p>
          <w:p w14:paraId="71FD5F05" w14:textId="77777777" w:rsidR="000660E5" w:rsidRPr="00D72C00" w:rsidRDefault="000660E5" w:rsidP="000660E5">
            <w:pPr>
              <w:rPr>
                <w:lang w:val="en-US" w:eastAsia="sv-SE"/>
              </w:rPr>
            </w:pPr>
          </w:p>
          <w:p w14:paraId="433CCEBC" w14:textId="2033360F" w:rsidR="000660E5" w:rsidRPr="00C93E52" w:rsidRDefault="000660E5" w:rsidP="000660E5">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0660E5" w:rsidRPr="00C93E52" w:rsidRDefault="000660E5" w:rsidP="000660E5">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0660E5" w:rsidRPr="00C93E52" w:rsidRDefault="000660E5" w:rsidP="000660E5"/>
        </w:tc>
      </w:tr>
      <w:tr w:rsidR="000660E5"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0660E5" w:rsidRPr="003C622B" w:rsidRDefault="000660E5" w:rsidP="000660E5">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0660E5" w:rsidRPr="00C93E52" w:rsidRDefault="000660E5" w:rsidP="000660E5">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77777777" w:rsidR="000660E5" w:rsidRPr="00C93E52" w:rsidRDefault="000660E5" w:rsidP="000660E5">
            <w:r w:rsidRPr="00C93E52">
              <w:t xml:space="preserve">Personens identitet av utförarrollen som är unik inom källsystemet. </w:t>
            </w:r>
          </w:p>
          <w:p w14:paraId="0DD69DE5" w14:textId="77777777" w:rsidR="000660E5" w:rsidRPr="00C93E52" w:rsidRDefault="000660E5" w:rsidP="000660E5"/>
          <w:p w14:paraId="7D740E1D" w14:textId="77777777" w:rsidR="000660E5" w:rsidRPr="00C93E52" w:rsidRDefault="000660E5" w:rsidP="000660E5">
            <w:r w:rsidRPr="00C93E52">
              <w:t xml:space="preserve">Personnummer/samordningsnummer ifall observationen utförs av patienten själv eller annan person. </w:t>
            </w:r>
          </w:p>
          <w:p w14:paraId="684E6A04" w14:textId="77777777" w:rsidR="000660E5" w:rsidRPr="00C93E52" w:rsidRDefault="000660E5" w:rsidP="000660E5"/>
          <w:p w14:paraId="2F481ED2" w14:textId="2346027B" w:rsidR="000660E5" w:rsidRPr="00C93E52" w:rsidRDefault="000660E5" w:rsidP="000660E5">
            <w:pPr>
              <w:rPr>
                <w:rFonts w:eastAsia="Times New Roman" w:cs="Arial"/>
              </w:rPr>
            </w:pPr>
            <w:r w:rsidRPr="00C93E52">
              <w:t>Lämnas tomt ifall observationen utförs av en vårdpersonal.</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0660E5" w:rsidRPr="00C93E52" w:rsidRDefault="000660E5" w:rsidP="000660E5">
            <w:r w:rsidRPr="00C93E52">
              <w:t>0</w:t>
            </w:r>
            <w:proofErr w:type="gramStart"/>
            <w:r w:rsidRPr="00C93E52">
              <w:t>..</w:t>
            </w:r>
            <w:proofErr w:type="gramEnd"/>
            <w:r w:rsidRPr="00C93E52">
              <w:t>1</w:t>
            </w:r>
          </w:p>
        </w:tc>
      </w:tr>
      <w:tr w:rsidR="000660E5"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0660E5" w:rsidRPr="00C93E52" w:rsidRDefault="000660E5" w:rsidP="000660E5">
            <w:r w:rsidRPr="00C93E52">
              <w:t>KV OID för typ av identifierare:</w:t>
            </w:r>
          </w:p>
          <w:p w14:paraId="6F8B1EF8" w14:textId="77777777" w:rsidR="000660E5" w:rsidRPr="00C93E52" w:rsidRDefault="000660E5" w:rsidP="000660E5"/>
          <w:p w14:paraId="473007E7" w14:textId="77777777" w:rsidR="000660E5" w:rsidRPr="00C93E52" w:rsidRDefault="000660E5" w:rsidP="000660E5">
            <w:r w:rsidRPr="00C93E52">
              <w:t>För personnummer används OID (1.2.752.129.2.1.3.1).</w:t>
            </w:r>
            <w:r w:rsidRPr="00C93E52">
              <w:br/>
            </w:r>
          </w:p>
          <w:p w14:paraId="6666E5FB" w14:textId="18AC13D8" w:rsidR="000660E5" w:rsidRPr="00C93E52" w:rsidRDefault="000660E5" w:rsidP="000660E5">
            <w:pPr>
              <w:rPr>
                <w:rFonts w:eastAsia="Times New Roman" w:cs="Arial"/>
              </w:rPr>
            </w:pPr>
            <w:r w:rsidRPr="00C93E52">
              <w:lastRenderedPageBreak/>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0660E5" w:rsidRPr="00C93E52" w:rsidRDefault="000660E5" w:rsidP="000660E5">
            <w:r w:rsidRPr="00C93E52">
              <w:lastRenderedPageBreak/>
              <w:t>1</w:t>
            </w:r>
          </w:p>
        </w:tc>
      </w:tr>
      <w:tr w:rsidR="000660E5"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0660E5" w:rsidRPr="003C622B" w:rsidRDefault="000660E5" w:rsidP="000660E5">
            <w:pPr>
              <w:rPr>
                <w:lang w:val="en-US" w:eastAsia="sv-SE"/>
              </w:rPr>
            </w:pPr>
            <w:r w:rsidRPr="003C622B">
              <w:rPr>
                <w:lang w:eastAsia="sv-SE"/>
              </w:rPr>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0660E5" w:rsidRPr="00C93E52" w:rsidRDefault="000660E5" w:rsidP="000660E5">
            <w:r w:rsidRPr="00C93E52">
              <w:t>Personnummer/ samordningsnummer.</w:t>
            </w:r>
          </w:p>
          <w:p w14:paraId="3C0F7CA6" w14:textId="35B747F9"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0660E5" w:rsidRPr="00C93E52" w:rsidRDefault="000660E5" w:rsidP="000660E5">
            <w:r w:rsidRPr="00C93E52">
              <w:t>1</w:t>
            </w:r>
          </w:p>
        </w:tc>
      </w:tr>
      <w:tr w:rsidR="000660E5"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0660E5" w:rsidRPr="003C622B" w:rsidRDefault="000660E5" w:rsidP="000660E5">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77777777" w:rsidR="000660E5" w:rsidRPr="00C93E52" w:rsidRDefault="000660E5" w:rsidP="000660E5">
            <w:pPr>
              <w:rPr>
                <w:rFonts w:eastAsia="Times New Roman" w:cs="Arial"/>
              </w:rPr>
            </w:pPr>
            <w:r w:rsidRPr="00C93E52">
              <w:rPr>
                <w:rFonts w:eastAsia="Times New Roman" w:cs="Arial"/>
              </w:rPr>
              <w:t>För- och efternamn i klartext för signerande person.</w:t>
            </w:r>
          </w:p>
          <w:p w14:paraId="369F98EE" w14:textId="25F5C8B1" w:rsidR="000660E5" w:rsidRPr="00C93E52" w:rsidRDefault="000660E5" w:rsidP="000660E5">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0660E5" w:rsidRPr="00C93E52" w:rsidRDefault="000660E5" w:rsidP="000660E5">
            <w:r w:rsidRPr="00C93E52">
              <w:t>0</w:t>
            </w:r>
            <w:proofErr w:type="gramStart"/>
            <w:r w:rsidRPr="00C93E52">
              <w:t>..</w:t>
            </w:r>
            <w:proofErr w:type="gramEnd"/>
            <w:r w:rsidRPr="00C93E52">
              <w:t>1</w:t>
            </w:r>
          </w:p>
        </w:tc>
      </w:tr>
      <w:tr w:rsidR="000660E5" w:rsidRPr="00455CC0" w14:paraId="7246FB04" w14:textId="77777777" w:rsidTr="00621012">
        <w:tc>
          <w:tcPr>
            <w:tcW w:w="2943" w:type="dxa"/>
            <w:tcBorders>
              <w:top w:val="single" w:sz="4" w:space="0" w:color="auto"/>
              <w:left w:val="nil"/>
              <w:bottom w:val="single" w:sz="4" w:space="0" w:color="auto"/>
              <w:right w:val="nil"/>
            </w:tcBorders>
          </w:tcPr>
          <w:p w14:paraId="7BC69A76" w14:textId="77777777" w:rsidR="000660E5" w:rsidRPr="00C93E52" w:rsidRDefault="000660E5" w:rsidP="000660E5">
            <w:pPr>
              <w:rPr>
                <w:lang w:val="en-US" w:eastAsia="sv-SE"/>
              </w:rPr>
            </w:pPr>
          </w:p>
        </w:tc>
        <w:tc>
          <w:tcPr>
            <w:tcW w:w="2037" w:type="dxa"/>
            <w:tcBorders>
              <w:top w:val="single" w:sz="4" w:space="0" w:color="auto"/>
              <w:left w:val="nil"/>
              <w:bottom w:val="single" w:sz="4" w:space="0" w:color="auto"/>
              <w:right w:val="nil"/>
            </w:tcBorders>
          </w:tcPr>
          <w:p w14:paraId="0D20A365"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38291D5A" w14:textId="77777777" w:rsidR="000660E5" w:rsidRPr="00C93E52" w:rsidRDefault="000660E5" w:rsidP="000660E5">
            <w:pPr>
              <w:rPr>
                <w:rFonts w:eastAsia="Times New Roman" w:cs="Arial"/>
              </w:rPr>
            </w:pPr>
          </w:p>
        </w:tc>
        <w:tc>
          <w:tcPr>
            <w:tcW w:w="1617" w:type="dxa"/>
            <w:tcBorders>
              <w:top w:val="single" w:sz="4" w:space="0" w:color="auto"/>
              <w:left w:val="nil"/>
              <w:bottom w:val="single" w:sz="4" w:space="0" w:color="auto"/>
              <w:right w:val="nil"/>
            </w:tcBorders>
          </w:tcPr>
          <w:p w14:paraId="1C57E05C" w14:textId="77777777" w:rsidR="000660E5" w:rsidRPr="00C93E52" w:rsidRDefault="000660E5" w:rsidP="000660E5"/>
        </w:tc>
      </w:tr>
      <w:tr w:rsidR="000660E5" w:rsidRPr="008345BA" w14:paraId="31287DAA" w14:textId="77777777" w:rsidTr="00621012">
        <w:tc>
          <w:tcPr>
            <w:tcW w:w="2943" w:type="dxa"/>
            <w:shd w:val="clear" w:color="auto" w:fill="A6A6A6" w:themeFill="background1" w:themeFillShade="A6"/>
          </w:tcPr>
          <w:p w14:paraId="08DD746B"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32C7EDC3" w14:textId="77777777" w:rsidR="000660E5" w:rsidRDefault="000660E5" w:rsidP="000660E5">
            <w:pPr>
              <w:rPr>
                <w:lang w:val="en-GB"/>
              </w:rPr>
            </w:pPr>
            <w:r>
              <w:rPr>
                <w:lang w:val="en-GB"/>
              </w:rPr>
              <w:t>observation/</w:t>
            </w:r>
          </w:p>
          <w:p w14:paraId="3AF910DB" w14:textId="77777777" w:rsidR="000660E5" w:rsidRDefault="000660E5" w:rsidP="000660E5">
            <w:pPr>
              <w:rPr>
                <w:lang w:eastAsia="sv-SE"/>
              </w:rPr>
            </w:pPr>
            <w:proofErr w:type="spellStart"/>
            <w:r>
              <w:rPr>
                <w:lang w:eastAsia="sv-SE"/>
              </w:rPr>
              <w:t>p</w:t>
            </w:r>
            <w:r w:rsidRPr="008F3BBF">
              <w:rPr>
                <w:lang w:eastAsia="sv-SE"/>
              </w:rPr>
              <w:t>erformerRole</w:t>
            </w:r>
            <w:proofErr w:type="spellEnd"/>
            <w:r>
              <w:rPr>
                <w:lang w:eastAsia="sv-SE"/>
              </w:rPr>
              <w:t>/</w:t>
            </w:r>
          </w:p>
          <w:p w14:paraId="71B2B921" w14:textId="32DCDD69" w:rsidR="000660E5" w:rsidRPr="00C93E52" w:rsidRDefault="000660E5" w:rsidP="000660E5">
            <w:pPr>
              <w:rPr>
                <w:lang w:val="en-GB"/>
              </w:rPr>
            </w:pPr>
            <w:proofErr w:type="spellStart"/>
            <w:r>
              <w:rPr>
                <w:lang w:eastAsia="sv-SE"/>
              </w:rPr>
              <w:t>c</w:t>
            </w:r>
            <w:r w:rsidRPr="00C93E52">
              <w:rPr>
                <w:lang w:eastAsia="sv-SE"/>
              </w:rPr>
              <w:t>areUnit</w:t>
            </w:r>
            <w:proofErr w:type="spellEnd"/>
          </w:p>
        </w:tc>
        <w:tc>
          <w:tcPr>
            <w:tcW w:w="2037" w:type="dxa"/>
            <w:shd w:val="clear" w:color="auto" w:fill="A6A6A6" w:themeFill="background1" w:themeFillShade="A6"/>
          </w:tcPr>
          <w:p w14:paraId="70752E02" w14:textId="3BF0A274" w:rsidR="000660E5" w:rsidRPr="00C93E52" w:rsidRDefault="000660E5" w:rsidP="000660E5">
            <w:pPr>
              <w:rPr>
                <w:lang w:val="en-US"/>
              </w:rPr>
            </w:pPr>
            <w:proofErr w:type="spellStart"/>
            <w:r w:rsidRPr="00C93E52">
              <w:t>CareUnitType</w:t>
            </w:r>
            <w:proofErr w:type="spellEnd"/>
          </w:p>
        </w:tc>
        <w:tc>
          <w:tcPr>
            <w:tcW w:w="2925" w:type="dxa"/>
            <w:shd w:val="clear" w:color="auto" w:fill="A6A6A6" w:themeFill="background1" w:themeFillShade="A6"/>
          </w:tcPr>
          <w:p w14:paraId="5A72E8DA" w14:textId="77777777" w:rsidR="000660E5" w:rsidRPr="00C93E52" w:rsidRDefault="000660E5" w:rsidP="000660E5">
            <w:pPr>
              <w:rPr>
                <w:lang w:val="en-US"/>
              </w:rPr>
            </w:pPr>
          </w:p>
        </w:tc>
        <w:tc>
          <w:tcPr>
            <w:tcW w:w="1617" w:type="dxa"/>
            <w:shd w:val="clear" w:color="auto" w:fill="A6A6A6" w:themeFill="background1" w:themeFillShade="A6"/>
          </w:tcPr>
          <w:p w14:paraId="055BE338" w14:textId="4C8A88C0" w:rsidR="000660E5" w:rsidRPr="00C93E52" w:rsidRDefault="000660E5" w:rsidP="000660E5"/>
        </w:tc>
      </w:tr>
      <w:tr w:rsidR="000660E5" w:rsidRPr="008345BA" w14:paraId="4A0C8BD8" w14:textId="77777777" w:rsidTr="00621012">
        <w:tc>
          <w:tcPr>
            <w:tcW w:w="2943" w:type="dxa"/>
          </w:tcPr>
          <w:p w14:paraId="79699D93" w14:textId="07A42DEB" w:rsidR="000660E5" w:rsidRPr="003C622B" w:rsidRDefault="000660E5" w:rsidP="000660E5">
            <w:r w:rsidRPr="003C622B">
              <w:rPr>
                <w:lang w:eastAsia="sv-SE"/>
              </w:rPr>
              <w:t>id</w:t>
            </w:r>
          </w:p>
        </w:tc>
        <w:tc>
          <w:tcPr>
            <w:tcW w:w="2037" w:type="dxa"/>
          </w:tcPr>
          <w:p w14:paraId="63CF00CB" w14:textId="4082524F" w:rsidR="000660E5" w:rsidRPr="00C93E52" w:rsidRDefault="000660E5" w:rsidP="000660E5">
            <w:proofErr w:type="spellStart"/>
            <w:r w:rsidRPr="00C93E52">
              <w:t>IIType</w:t>
            </w:r>
            <w:proofErr w:type="spellEnd"/>
          </w:p>
        </w:tc>
        <w:tc>
          <w:tcPr>
            <w:tcW w:w="2925" w:type="dxa"/>
          </w:tcPr>
          <w:p w14:paraId="175E5745" w14:textId="629C748B" w:rsidR="000660E5" w:rsidRPr="00C93E52" w:rsidRDefault="000660E5" w:rsidP="000660E5">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Pr>
          <w:p w14:paraId="1946BEA5" w14:textId="0E483950" w:rsidR="000660E5" w:rsidRPr="00C93E52" w:rsidRDefault="000660E5" w:rsidP="000660E5">
            <w:r w:rsidRPr="00C93E52">
              <w:t>1</w:t>
            </w:r>
            <w:proofErr w:type="gramStart"/>
            <w:r>
              <w:t>..</w:t>
            </w:r>
            <w:proofErr w:type="gramEnd"/>
            <w:r>
              <w:t>1</w:t>
            </w:r>
          </w:p>
        </w:tc>
      </w:tr>
      <w:tr w:rsidR="000660E5"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0660E5" w:rsidRPr="00C93E52" w:rsidRDefault="000660E5" w:rsidP="000660E5">
            <w:pPr>
              <w:rPr>
                <w:rFonts w:cs="Arial"/>
              </w:rPr>
            </w:pPr>
            <w:proofErr w:type="spellStart"/>
            <w:r w:rsidRPr="00C93E52">
              <w:rPr>
                <w:rFonts w:cs="Arial"/>
              </w:rPr>
              <w:t>Root</w:t>
            </w:r>
            <w:proofErr w:type="spellEnd"/>
            <w:r w:rsidRPr="00C93E52">
              <w:rPr>
                <w:rFonts w:cs="Arial"/>
              </w:rPr>
              <w:t xml:space="preserve"> blir då</w:t>
            </w:r>
          </w:p>
          <w:p w14:paraId="3309DF1E" w14:textId="460DD652" w:rsidR="000660E5" w:rsidRPr="00C93E52" w:rsidRDefault="000660E5" w:rsidP="000660E5">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0660E5" w:rsidRPr="00C93E52" w:rsidRDefault="000660E5" w:rsidP="000660E5">
            <w:r w:rsidRPr="00C93E52">
              <w:t>1</w:t>
            </w:r>
            <w:proofErr w:type="gramStart"/>
            <w:r>
              <w:t>..</w:t>
            </w:r>
            <w:proofErr w:type="gramEnd"/>
            <w:r>
              <w:t>1</w:t>
            </w:r>
          </w:p>
        </w:tc>
      </w:tr>
      <w:tr w:rsidR="000660E5"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0660E5" w:rsidRPr="00C93E52" w:rsidRDefault="000660E5" w:rsidP="000660E5">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0660E5" w:rsidRPr="00C93E52" w:rsidRDefault="000660E5" w:rsidP="000660E5">
            <w:r w:rsidRPr="00C93E52">
              <w:t>1</w:t>
            </w:r>
            <w:proofErr w:type="gramStart"/>
            <w:r>
              <w:t>..</w:t>
            </w:r>
            <w:proofErr w:type="gramEnd"/>
            <w:r>
              <w:t>1</w:t>
            </w:r>
          </w:p>
        </w:tc>
      </w:tr>
      <w:tr w:rsidR="000660E5"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0660E5" w:rsidRPr="003C622B" w:rsidRDefault="000660E5" w:rsidP="000660E5">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0660E5" w:rsidRPr="00C93E52" w:rsidRDefault="000660E5" w:rsidP="000660E5">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0660E5" w:rsidRPr="00C93E52" w:rsidRDefault="000660E5" w:rsidP="000660E5">
            <w:r w:rsidRPr="00C93E52">
              <w:t>0</w:t>
            </w:r>
            <w:proofErr w:type="gramStart"/>
            <w:r w:rsidRPr="00C93E52">
              <w:t>..</w:t>
            </w:r>
            <w:proofErr w:type="gramEnd"/>
            <w:r w:rsidRPr="00C93E52">
              <w:t>1</w:t>
            </w:r>
          </w:p>
        </w:tc>
      </w:tr>
      <w:tr w:rsidR="000660E5"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0660E5" w:rsidRPr="00C93E52" w:rsidRDefault="000660E5" w:rsidP="000660E5">
            <w:pPr>
              <w:rPr>
                <w:lang w:eastAsia="sv-SE"/>
              </w:rPr>
            </w:pPr>
          </w:p>
        </w:tc>
        <w:tc>
          <w:tcPr>
            <w:tcW w:w="2037" w:type="dxa"/>
            <w:tcBorders>
              <w:top w:val="single" w:sz="4" w:space="0" w:color="auto"/>
              <w:left w:val="nil"/>
              <w:bottom w:val="single" w:sz="4" w:space="0" w:color="auto"/>
              <w:right w:val="nil"/>
            </w:tcBorders>
          </w:tcPr>
          <w:p w14:paraId="7E3B07EB" w14:textId="77777777" w:rsidR="000660E5" w:rsidRPr="00C93E52" w:rsidRDefault="000660E5" w:rsidP="000660E5"/>
        </w:tc>
        <w:tc>
          <w:tcPr>
            <w:tcW w:w="2925" w:type="dxa"/>
            <w:tcBorders>
              <w:top w:val="single" w:sz="4" w:space="0" w:color="auto"/>
              <w:left w:val="nil"/>
              <w:bottom w:val="single" w:sz="4" w:space="0" w:color="auto"/>
              <w:right w:val="nil"/>
            </w:tcBorders>
          </w:tcPr>
          <w:p w14:paraId="39ABC2B9" w14:textId="77777777" w:rsidR="000660E5" w:rsidRPr="00C93E52" w:rsidRDefault="000660E5" w:rsidP="000660E5"/>
        </w:tc>
        <w:tc>
          <w:tcPr>
            <w:tcW w:w="1617" w:type="dxa"/>
            <w:tcBorders>
              <w:top w:val="single" w:sz="4" w:space="0" w:color="auto"/>
              <w:left w:val="nil"/>
              <w:bottom w:val="single" w:sz="4" w:space="0" w:color="auto"/>
              <w:right w:val="nil"/>
            </w:tcBorders>
          </w:tcPr>
          <w:p w14:paraId="0D5A12E5" w14:textId="77777777" w:rsidR="000660E5" w:rsidRPr="00C93E52" w:rsidRDefault="000660E5" w:rsidP="000660E5"/>
        </w:tc>
      </w:tr>
      <w:tr w:rsidR="000660E5" w:rsidRPr="008345BA" w14:paraId="6A4FA505" w14:textId="77777777" w:rsidTr="00621012">
        <w:tc>
          <w:tcPr>
            <w:tcW w:w="2943" w:type="dxa"/>
            <w:shd w:val="clear" w:color="auto" w:fill="A6A6A6" w:themeFill="background1" w:themeFillShade="A6"/>
          </w:tcPr>
          <w:p w14:paraId="35F56100"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7777777" w:rsidR="000660E5" w:rsidRDefault="000660E5" w:rsidP="000660E5">
            <w:pPr>
              <w:rPr>
                <w:lang w:val="en-GB"/>
              </w:rPr>
            </w:pPr>
            <w:r>
              <w:rPr>
                <w:lang w:val="en-GB"/>
              </w:rPr>
              <w:t>observation/</w:t>
            </w:r>
          </w:p>
          <w:p w14:paraId="7EECFA3E" w14:textId="77777777" w:rsidR="000660E5" w:rsidRDefault="000660E5" w:rsidP="000660E5">
            <w:pPr>
              <w:rPr>
                <w:lang w:val="en-US" w:eastAsia="sv-SE"/>
              </w:rPr>
            </w:pPr>
            <w:proofErr w:type="spellStart"/>
            <w:r w:rsidRPr="005F1FB8">
              <w:rPr>
                <w:lang w:val="en-US" w:eastAsia="sv-SE"/>
              </w:rPr>
              <w:t>performerRole</w:t>
            </w:r>
            <w:proofErr w:type="spellEnd"/>
            <w:r w:rsidRPr="005F1FB8">
              <w:rPr>
                <w:lang w:val="en-US" w:eastAsia="sv-SE"/>
              </w:rPr>
              <w:t>/</w:t>
            </w:r>
          </w:p>
          <w:p w14:paraId="3C34DCA5" w14:textId="77777777" w:rsidR="000660E5" w:rsidRDefault="000660E5" w:rsidP="000660E5">
            <w:pPr>
              <w:rPr>
                <w:lang w:val="en-US" w:eastAsia="sv-SE"/>
              </w:rPr>
            </w:pPr>
            <w:proofErr w:type="spellStart"/>
            <w:r w:rsidRPr="005F1FB8">
              <w:rPr>
                <w:lang w:val="en-US" w:eastAsia="sv-SE"/>
              </w:rPr>
              <w:t>careUnit</w:t>
            </w:r>
            <w:proofErr w:type="spellEnd"/>
            <w:r w:rsidRPr="005F1FB8">
              <w:rPr>
                <w:lang w:val="en-US" w:eastAsia="sv-SE"/>
              </w:rPr>
              <w:t>/</w:t>
            </w:r>
          </w:p>
          <w:p w14:paraId="6E58D289" w14:textId="53017F8E" w:rsidR="000660E5" w:rsidRPr="005F1FB8" w:rsidRDefault="000660E5" w:rsidP="000660E5">
            <w:pPr>
              <w:rPr>
                <w:lang w:val="en-US"/>
              </w:rPr>
            </w:pPr>
            <w:proofErr w:type="spellStart"/>
            <w:r>
              <w:rPr>
                <w:lang w:val="en-US" w:eastAsia="sv-SE"/>
              </w:rPr>
              <w:t>c</w:t>
            </w:r>
            <w:r w:rsidRPr="005F1FB8">
              <w:rPr>
                <w:lang w:val="en-US" w:eastAsia="sv-SE"/>
              </w:rPr>
              <w:t>areGiver</w:t>
            </w:r>
            <w:proofErr w:type="spellEnd"/>
          </w:p>
        </w:tc>
        <w:tc>
          <w:tcPr>
            <w:tcW w:w="2037" w:type="dxa"/>
            <w:shd w:val="clear" w:color="auto" w:fill="A6A6A6" w:themeFill="background1" w:themeFillShade="A6"/>
          </w:tcPr>
          <w:p w14:paraId="6091BBB7" w14:textId="5E913745" w:rsidR="000660E5" w:rsidRPr="00C93E52" w:rsidRDefault="000660E5" w:rsidP="000660E5">
            <w:proofErr w:type="spellStart"/>
            <w:r w:rsidRPr="00C93E52">
              <w:t>CareGiverType</w:t>
            </w:r>
            <w:proofErr w:type="spellEnd"/>
          </w:p>
        </w:tc>
        <w:tc>
          <w:tcPr>
            <w:tcW w:w="2925" w:type="dxa"/>
            <w:shd w:val="clear" w:color="auto" w:fill="A6A6A6" w:themeFill="background1" w:themeFillShade="A6"/>
          </w:tcPr>
          <w:p w14:paraId="51DB55B0" w14:textId="77777777" w:rsidR="000660E5" w:rsidRPr="00C93E52" w:rsidRDefault="000660E5" w:rsidP="000660E5"/>
        </w:tc>
        <w:tc>
          <w:tcPr>
            <w:tcW w:w="1617" w:type="dxa"/>
            <w:shd w:val="clear" w:color="auto" w:fill="A6A6A6" w:themeFill="background1" w:themeFillShade="A6"/>
          </w:tcPr>
          <w:p w14:paraId="66732497" w14:textId="79AD0689" w:rsidR="000660E5" w:rsidRPr="00C93E52" w:rsidRDefault="000660E5" w:rsidP="000660E5"/>
        </w:tc>
      </w:tr>
      <w:tr w:rsidR="000660E5" w:rsidRPr="008345BA" w14:paraId="2BD3A9EA" w14:textId="77777777" w:rsidTr="00621012">
        <w:tc>
          <w:tcPr>
            <w:tcW w:w="2943" w:type="dxa"/>
          </w:tcPr>
          <w:p w14:paraId="0C7AADCD" w14:textId="64CDD8C2" w:rsidR="000660E5" w:rsidRPr="003C622B" w:rsidRDefault="000660E5" w:rsidP="000660E5">
            <w:r w:rsidRPr="003C622B">
              <w:rPr>
                <w:lang w:eastAsia="sv-SE"/>
              </w:rPr>
              <w:t>id</w:t>
            </w:r>
          </w:p>
        </w:tc>
        <w:tc>
          <w:tcPr>
            <w:tcW w:w="2037" w:type="dxa"/>
          </w:tcPr>
          <w:p w14:paraId="596A440C" w14:textId="48017A32" w:rsidR="000660E5" w:rsidRPr="00C93E52" w:rsidRDefault="000660E5" w:rsidP="000660E5">
            <w:proofErr w:type="spellStart"/>
            <w:r w:rsidRPr="00C93E52">
              <w:t>IIType</w:t>
            </w:r>
            <w:proofErr w:type="spellEnd"/>
          </w:p>
        </w:tc>
        <w:tc>
          <w:tcPr>
            <w:tcW w:w="2925" w:type="dxa"/>
          </w:tcPr>
          <w:p w14:paraId="5CC17180" w14:textId="7BB9A355" w:rsidR="000660E5" w:rsidRPr="00C93E52" w:rsidRDefault="000660E5" w:rsidP="000660E5">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0660E5" w:rsidRPr="00C93E52" w:rsidRDefault="000660E5" w:rsidP="000660E5">
            <w:r w:rsidRPr="00C93E52">
              <w:t>1</w:t>
            </w:r>
            <w:proofErr w:type="gramStart"/>
            <w:r>
              <w:t>..</w:t>
            </w:r>
            <w:proofErr w:type="gramEnd"/>
            <w:r>
              <w:t>1</w:t>
            </w:r>
          </w:p>
        </w:tc>
      </w:tr>
      <w:tr w:rsidR="000660E5"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0660E5" w:rsidRPr="00C93E52" w:rsidRDefault="000660E5" w:rsidP="000660E5">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0660E5" w:rsidRPr="00C93E52" w:rsidRDefault="000660E5" w:rsidP="000660E5">
            <w:pPr>
              <w:rPr>
                <w:lang w:val="en-US"/>
              </w:rPr>
            </w:pPr>
            <w:r w:rsidRPr="00C93E52">
              <w:t>1</w:t>
            </w:r>
            <w:proofErr w:type="gramStart"/>
            <w:r>
              <w:t>..</w:t>
            </w:r>
            <w:proofErr w:type="gramEnd"/>
            <w:r>
              <w:t>1</w:t>
            </w:r>
          </w:p>
        </w:tc>
      </w:tr>
      <w:tr w:rsidR="000660E5"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0660E5" w:rsidRPr="00C93E52" w:rsidRDefault="000660E5" w:rsidP="000660E5">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0660E5" w:rsidRPr="00C93E52" w:rsidRDefault="000660E5" w:rsidP="000660E5">
            <w:pPr>
              <w:rPr>
                <w:lang w:val="en-US"/>
              </w:rPr>
            </w:pPr>
            <w:r w:rsidRPr="00C93E52">
              <w:t>1</w:t>
            </w:r>
            <w:proofErr w:type="gramStart"/>
            <w:r>
              <w:t>..</w:t>
            </w:r>
            <w:proofErr w:type="gramEnd"/>
            <w:r>
              <w:t>1</w:t>
            </w:r>
          </w:p>
        </w:tc>
      </w:tr>
      <w:tr w:rsidR="000660E5" w:rsidRPr="008345BA" w14:paraId="72310A76" w14:textId="77777777" w:rsidTr="00621012">
        <w:tc>
          <w:tcPr>
            <w:tcW w:w="2943" w:type="dxa"/>
          </w:tcPr>
          <w:p w14:paraId="427EB7A6" w14:textId="03D4AFBD" w:rsidR="000660E5" w:rsidRPr="003C622B" w:rsidRDefault="000660E5" w:rsidP="000660E5">
            <w:proofErr w:type="spellStart"/>
            <w:r w:rsidRPr="003C622B">
              <w:rPr>
                <w:lang w:eastAsia="sv-SE"/>
              </w:rPr>
              <w:t>name</w:t>
            </w:r>
            <w:proofErr w:type="spellEnd"/>
          </w:p>
        </w:tc>
        <w:tc>
          <w:tcPr>
            <w:tcW w:w="2037" w:type="dxa"/>
          </w:tcPr>
          <w:p w14:paraId="12582E2E" w14:textId="116692D8" w:rsidR="000660E5" w:rsidRPr="00C93E52" w:rsidRDefault="000660E5" w:rsidP="000660E5">
            <w:r w:rsidRPr="00C93E52">
              <w:t>String</w:t>
            </w:r>
          </w:p>
        </w:tc>
        <w:tc>
          <w:tcPr>
            <w:tcW w:w="2925" w:type="dxa"/>
          </w:tcPr>
          <w:p w14:paraId="5BF04A24" w14:textId="271C3040" w:rsidR="000660E5" w:rsidRPr="00C93E52" w:rsidRDefault="000660E5" w:rsidP="000660E5">
            <w:pPr>
              <w:rPr>
                <w:rFonts w:cs="Arial"/>
              </w:rPr>
            </w:pPr>
            <w:r w:rsidRPr="00C93E52">
              <w:rPr>
                <w:rFonts w:cs="Arial"/>
              </w:rPr>
              <w:t>Vårdgivarens namn till vilken enheten är knuten.</w:t>
            </w:r>
          </w:p>
        </w:tc>
        <w:tc>
          <w:tcPr>
            <w:tcW w:w="1617" w:type="dxa"/>
          </w:tcPr>
          <w:p w14:paraId="2C592018" w14:textId="7F73E189" w:rsidR="000660E5" w:rsidRPr="00C93E52" w:rsidRDefault="000660E5" w:rsidP="000660E5">
            <w:r w:rsidRPr="00C93E52">
              <w:t>0</w:t>
            </w:r>
            <w:proofErr w:type="gramStart"/>
            <w:r w:rsidRPr="00C93E52">
              <w:t>..</w:t>
            </w:r>
            <w:proofErr w:type="gramEnd"/>
            <w:r w:rsidRPr="00C93E52">
              <w:t>1</w:t>
            </w:r>
          </w:p>
        </w:tc>
      </w:tr>
      <w:tr w:rsidR="000660E5" w:rsidRPr="008345BA" w14:paraId="4EC546F0" w14:textId="77777777" w:rsidTr="00621012">
        <w:tc>
          <w:tcPr>
            <w:tcW w:w="2943" w:type="dxa"/>
            <w:tcBorders>
              <w:left w:val="nil"/>
              <w:right w:val="nil"/>
            </w:tcBorders>
          </w:tcPr>
          <w:p w14:paraId="5AFA43E8" w14:textId="77777777" w:rsidR="000660E5" w:rsidRPr="00C93E52" w:rsidRDefault="000660E5" w:rsidP="000660E5"/>
        </w:tc>
        <w:tc>
          <w:tcPr>
            <w:tcW w:w="2037" w:type="dxa"/>
            <w:tcBorders>
              <w:left w:val="nil"/>
              <w:right w:val="nil"/>
            </w:tcBorders>
          </w:tcPr>
          <w:p w14:paraId="4E0BF8B7" w14:textId="77777777" w:rsidR="000660E5" w:rsidRPr="00C93E52" w:rsidRDefault="000660E5" w:rsidP="000660E5"/>
        </w:tc>
        <w:tc>
          <w:tcPr>
            <w:tcW w:w="2925" w:type="dxa"/>
            <w:tcBorders>
              <w:left w:val="nil"/>
              <w:right w:val="nil"/>
            </w:tcBorders>
          </w:tcPr>
          <w:p w14:paraId="3C5171BA" w14:textId="77777777" w:rsidR="000660E5" w:rsidRPr="00C93E52" w:rsidRDefault="000660E5" w:rsidP="000660E5">
            <w:pPr>
              <w:spacing w:line="360" w:lineRule="auto"/>
              <w:rPr>
                <w:rFonts w:cs="Arial"/>
              </w:rPr>
            </w:pPr>
          </w:p>
        </w:tc>
        <w:tc>
          <w:tcPr>
            <w:tcW w:w="1617" w:type="dxa"/>
            <w:tcBorders>
              <w:left w:val="nil"/>
              <w:right w:val="nil"/>
            </w:tcBorders>
          </w:tcPr>
          <w:p w14:paraId="1B84BFF8" w14:textId="77777777" w:rsidR="000660E5" w:rsidRPr="00C93E52" w:rsidRDefault="000660E5" w:rsidP="000660E5">
            <w:pPr>
              <w:rPr>
                <w:lang w:val="en-US"/>
              </w:rPr>
            </w:pPr>
          </w:p>
        </w:tc>
      </w:tr>
      <w:tr w:rsidR="000660E5" w:rsidRPr="008345BA" w14:paraId="4A4686AB" w14:textId="77777777" w:rsidTr="00621012">
        <w:tc>
          <w:tcPr>
            <w:tcW w:w="2943" w:type="dxa"/>
            <w:shd w:val="clear" w:color="auto" w:fill="A6A6A6" w:themeFill="background1" w:themeFillShade="A6"/>
          </w:tcPr>
          <w:p w14:paraId="725EA0F0" w14:textId="1068224B" w:rsidR="000660E5" w:rsidRDefault="000660E5" w:rsidP="000660E5">
            <w:pPr>
              <w:rPr>
                <w:lang w:eastAsia="sv-SE"/>
              </w:rPr>
            </w:pPr>
            <w:proofErr w:type="spellStart"/>
            <w:r>
              <w:rPr>
                <w:lang w:eastAsia="sv-SE"/>
              </w:rPr>
              <w:t>observationGroup</w:t>
            </w:r>
            <w:proofErr w:type="spellEnd"/>
            <w:r>
              <w:rPr>
                <w:lang w:eastAsia="sv-SE"/>
              </w:rPr>
              <w:t>/</w:t>
            </w:r>
          </w:p>
          <w:p w14:paraId="450FF649" w14:textId="77777777" w:rsidR="000660E5" w:rsidRDefault="000660E5" w:rsidP="000660E5">
            <w:pPr>
              <w:rPr>
                <w:lang w:eastAsia="sv-SE"/>
              </w:rPr>
            </w:pPr>
            <w:proofErr w:type="spellStart"/>
            <w:r>
              <w:rPr>
                <w:lang w:eastAsia="sv-SE"/>
              </w:rPr>
              <w:t>l</w:t>
            </w:r>
            <w:r w:rsidRPr="00C93E52">
              <w:rPr>
                <w:lang w:eastAsia="sv-SE"/>
              </w:rPr>
              <w:t>ocation</w:t>
            </w:r>
            <w:proofErr w:type="spellEnd"/>
            <w:r>
              <w:rPr>
                <w:lang w:eastAsia="sv-SE"/>
              </w:rPr>
              <w:t>/</w:t>
            </w:r>
          </w:p>
          <w:p w14:paraId="1F3C29B5" w14:textId="05F84D93" w:rsidR="000660E5" w:rsidRPr="00C93E52" w:rsidRDefault="000660E5" w:rsidP="000660E5">
            <w:proofErr w:type="spellStart"/>
            <w:r>
              <w:rPr>
                <w:lang w:eastAsia="sv-SE"/>
              </w:rPr>
              <w:t>telecom</w:t>
            </w:r>
            <w:proofErr w:type="spellEnd"/>
          </w:p>
        </w:tc>
        <w:tc>
          <w:tcPr>
            <w:tcW w:w="2037" w:type="dxa"/>
            <w:shd w:val="clear" w:color="auto" w:fill="A6A6A6" w:themeFill="background1" w:themeFillShade="A6"/>
          </w:tcPr>
          <w:p w14:paraId="6218B5FB" w14:textId="42747C45" w:rsidR="000660E5" w:rsidRPr="00C93E52" w:rsidRDefault="000660E5" w:rsidP="000660E5">
            <w:proofErr w:type="spellStart"/>
            <w:r>
              <w:t>TelType</w:t>
            </w:r>
            <w:proofErr w:type="spellEnd"/>
          </w:p>
        </w:tc>
        <w:tc>
          <w:tcPr>
            <w:tcW w:w="2925" w:type="dxa"/>
            <w:shd w:val="clear" w:color="auto" w:fill="A6A6A6" w:themeFill="background1" w:themeFillShade="A6"/>
          </w:tcPr>
          <w:p w14:paraId="690A44FC" w14:textId="77777777" w:rsidR="000660E5" w:rsidRPr="00C93E52" w:rsidRDefault="000660E5" w:rsidP="000660E5"/>
        </w:tc>
        <w:tc>
          <w:tcPr>
            <w:tcW w:w="1617" w:type="dxa"/>
            <w:shd w:val="clear" w:color="auto" w:fill="A6A6A6" w:themeFill="background1" w:themeFillShade="A6"/>
          </w:tcPr>
          <w:p w14:paraId="4A05597A" w14:textId="67DF8B3D" w:rsidR="000660E5" w:rsidRPr="00C93E52" w:rsidRDefault="000660E5" w:rsidP="000660E5"/>
        </w:tc>
      </w:tr>
      <w:tr w:rsidR="000660E5" w:rsidRPr="008345BA" w14:paraId="479A5B39" w14:textId="77777777" w:rsidTr="00621012">
        <w:tc>
          <w:tcPr>
            <w:tcW w:w="2943" w:type="dxa"/>
          </w:tcPr>
          <w:p w14:paraId="0EA936CD" w14:textId="4BE0CA40" w:rsidR="000660E5" w:rsidRPr="00DE065A" w:rsidRDefault="000660E5" w:rsidP="000660E5">
            <w:proofErr w:type="spellStart"/>
            <w:r w:rsidRPr="003C622B">
              <w:t>use</w:t>
            </w:r>
            <w:proofErr w:type="spellEnd"/>
          </w:p>
        </w:tc>
        <w:tc>
          <w:tcPr>
            <w:tcW w:w="2037" w:type="dxa"/>
          </w:tcPr>
          <w:p w14:paraId="0CA80070" w14:textId="4807B253" w:rsidR="000660E5" w:rsidRPr="00C93E52" w:rsidRDefault="000660E5" w:rsidP="000660E5">
            <w:proofErr w:type="spellStart"/>
            <w:r w:rsidRPr="00B52AFC">
              <w:t>TelTypeEnum</w:t>
            </w:r>
            <w:proofErr w:type="spellEnd"/>
          </w:p>
        </w:tc>
        <w:tc>
          <w:tcPr>
            <w:tcW w:w="2925" w:type="dxa"/>
          </w:tcPr>
          <w:p w14:paraId="6E51C7F0" w14:textId="77777777" w:rsidR="000660E5" w:rsidRDefault="000660E5" w:rsidP="000660E5">
            <w:r>
              <w:t>v</w:t>
            </w:r>
            <w:r w:rsidRPr="00B52AFC">
              <w:t>oice</w:t>
            </w:r>
            <w:r>
              <w:t xml:space="preserve"> = nummer för röstsamtal</w:t>
            </w:r>
          </w:p>
          <w:p w14:paraId="24F021BD" w14:textId="77777777" w:rsidR="000660E5" w:rsidRDefault="000660E5" w:rsidP="000660E5">
            <w:r>
              <w:t>fax = faxnummer</w:t>
            </w:r>
          </w:p>
          <w:p w14:paraId="42853065" w14:textId="77777777" w:rsidR="000660E5" w:rsidRDefault="000660E5" w:rsidP="000660E5">
            <w:r>
              <w:t>data = e-post adress</w:t>
            </w:r>
          </w:p>
          <w:p w14:paraId="4B7B3B8D" w14:textId="7E1BE55E" w:rsidR="000660E5" w:rsidRPr="00C93E52" w:rsidRDefault="000660E5" w:rsidP="000660E5">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0660E5" w:rsidRPr="00C93E52" w:rsidRDefault="000660E5" w:rsidP="000660E5">
            <w:pPr>
              <w:rPr>
                <w:lang w:val="en-US"/>
              </w:rPr>
            </w:pPr>
            <w:r>
              <w:rPr>
                <w:lang w:val="en-US"/>
              </w:rPr>
              <w:t>1..1</w:t>
            </w:r>
          </w:p>
        </w:tc>
      </w:tr>
      <w:tr w:rsidR="000660E5" w:rsidRPr="008345BA" w14:paraId="56BA07F3" w14:textId="77777777" w:rsidTr="00621012">
        <w:tc>
          <w:tcPr>
            <w:tcW w:w="2943" w:type="dxa"/>
          </w:tcPr>
          <w:p w14:paraId="07AA6DDB" w14:textId="0A9E7AEC" w:rsidR="000660E5" w:rsidRPr="00DE065A" w:rsidRDefault="000660E5" w:rsidP="000660E5">
            <w:pPr>
              <w:rPr>
                <w:lang w:eastAsia="sv-SE"/>
              </w:rPr>
            </w:pPr>
            <w:proofErr w:type="spellStart"/>
            <w:r w:rsidRPr="003C622B">
              <w:rPr>
                <w:lang w:eastAsia="sv-SE"/>
              </w:rPr>
              <w:t>value</w:t>
            </w:r>
            <w:proofErr w:type="spellEnd"/>
          </w:p>
        </w:tc>
        <w:tc>
          <w:tcPr>
            <w:tcW w:w="2037" w:type="dxa"/>
          </w:tcPr>
          <w:p w14:paraId="30451D5C" w14:textId="6A50E634" w:rsidR="000660E5" w:rsidRPr="00C93E52" w:rsidRDefault="000660E5" w:rsidP="000660E5">
            <w:r>
              <w:t>String</w:t>
            </w:r>
          </w:p>
        </w:tc>
        <w:tc>
          <w:tcPr>
            <w:tcW w:w="2925" w:type="dxa"/>
          </w:tcPr>
          <w:p w14:paraId="6684321A" w14:textId="0F3B3991" w:rsidR="000660E5" w:rsidRPr="00C93E52" w:rsidRDefault="000660E5" w:rsidP="000660E5">
            <w:pPr>
              <w:rPr>
                <w:rFonts w:cs="Arial"/>
              </w:rPr>
            </w:pPr>
            <w:r>
              <w:rPr>
                <w:rFonts w:cs="Arial"/>
              </w:rPr>
              <w:t>Elektronisk adress</w:t>
            </w:r>
          </w:p>
        </w:tc>
        <w:tc>
          <w:tcPr>
            <w:tcW w:w="1617" w:type="dxa"/>
          </w:tcPr>
          <w:p w14:paraId="78830DEC" w14:textId="2B5B5C5E" w:rsidR="000660E5" w:rsidRPr="008F3BBF" w:rsidRDefault="000660E5" w:rsidP="000660E5">
            <w:r>
              <w:t>1</w:t>
            </w:r>
            <w:proofErr w:type="gramStart"/>
            <w:r>
              <w:t>..</w:t>
            </w:r>
            <w:proofErr w:type="gramEnd"/>
            <w:r>
              <w:t>1</w:t>
            </w:r>
          </w:p>
        </w:tc>
      </w:tr>
      <w:tr w:rsidR="000660E5" w:rsidRPr="008345BA" w14:paraId="3670F2E0" w14:textId="77777777" w:rsidTr="00621012">
        <w:tc>
          <w:tcPr>
            <w:tcW w:w="2943" w:type="dxa"/>
            <w:tcBorders>
              <w:left w:val="nil"/>
              <w:right w:val="nil"/>
            </w:tcBorders>
          </w:tcPr>
          <w:p w14:paraId="2651B72C" w14:textId="77777777" w:rsidR="000660E5" w:rsidRPr="00C93E52" w:rsidRDefault="000660E5" w:rsidP="000660E5"/>
        </w:tc>
        <w:tc>
          <w:tcPr>
            <w:tcW w:w="2037" w:type="dxa"/>
            <w:tcBorders>
              <w:left w:val="nil"/>
              <w:right w:val="nil"/>
            </w:tcBorders>
          </w:tcPr>
          <w:p w14:paraId="27ECE0B0" w14:textId="77777777" w:rsidR="000660E5" w:rsidRPr="00C93E52" w:rsidRDefault="000660E5" w:rsidP="000660E5"/>
        </w:tc>
        <w:tc>
          <w:tcPr>
            <w:tcW w:w="2925" w:type="dxa"/>
            <w:tcBorders>
              <w:left w:val="nil"/>
              <w:right w:val="nil"/>
            </w:tcBorders>
          </w:tcPr>
          <w:p w14:paraId="45748146" w14:textId="77777777" w:rsidR="000660E5" w:rsidRPr="00C93E52" w:rsidRDefault="000660E5" w:rsidP="000660E5">
            <w:pPr>
              <w:rPr>
                <w:rFonts w:cs="Arial"/>
              </w:rPr>
            </w:pPr>
          </w:p>
        </w:tc>
        <w:tc>
          <w:tcPr>
            <w:tcW w:w="1617" w:type="dxa"/>
            <w:tcBorders>
              <w:left w:val="nil"/>
              <w:right w:val="nil"/>
            </w:tcBorders>
          </w:tcPr>
          <w:p w14:paraId="21904342" w14:textId="77777777" w:rsidR="000660E5" w:rsidRPr="00C93E52" w:rsidRDefault="000660E5" w:rsidP="000660E5"/>
        </w:tc>
      </w:tr>
      <w:tr w:rsidR="000660E5" w:rsidRPr="008345BA" w14:paraId="0F16A0F4" w14:textId="77777777" w:rsidTr="00621012">
        <w:tc>
          <w:tcPr>
            <w:tcW w:w="2943" w:type="dxa"/>
            <w:shd w:val="clear" w:color="auto" w:fill="A6A6A6" w:themeFill="background1" w:themeFillShade="A6"/>
          </w:tcPr>
          <w:p w14:paraId="00FA2A2F" w14:textId="57FBDB66"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6E97FE18" w14:textId="77777777" w:rsidR="000660E5" w:rsidRDefault="000660E5" w:rsidP="000660E5">
            <w:pPr>
              <w:rPr>
                <w:lang w:val="en-US"/>
              </w:rPr>
            </w:pPr>
            <w:proofErr w:type="spellStart"/>
            <w:r>
              <w:rPr>
                <w:lang w:val="en-US"/>
              </w:rPr>
              <w:t>additionalParticipant</w:t>
            </w:r>
            <w:proofErr w:type="spellEnd"/>
            <w:r>
              <w:rPr>
                <w:lang w:val="en-US"/>
              </w:rPr>
              <w:t>/</w:t>
            </w:r>
          </w:p>
          <w:p w14:paraId="0FCBB38A" w14:textId="741CBB7B" w:rsidR="000660E5" w:rsidRPr="008F3BBF" w:rsidRDefault="000660E5" w:rsidP="000660E5">
            <w:proofErr w:type="spellStart"/>
            <w:r w:rsidRPr="007E5D18">
              <w:rPr>
                <w:lang w:val="en-US"/>
              </w:rPr>
              <w:t>organisation</w:t>
            </w:r>
            <w:proofErr w:type="spellEnd"/>
          </w:p>
        </w:tc>
        <w:tc>
          <w:tcPr>
            <w:tcW w:w="2037" w:type="dxa"/>
            <w:shd w:val="clear" w:color="auto" w:fill="A6A6A6" w:themeFill="background1" w:themeFillShade="A6"/>
          </w:tcPr>
          <w:p w14:paraId="14B36098" w14:textId="078839AF" w:rsidR="000660E5" w:rsidRPr="008F3BBF" w:rsidRDefault="000660E5" w:rsidP="000660E5">
            <w:proofErr w:type="spellStart"/>
            <w:r>
              <w:rPr>
                <w:lang w:val="en-GB"/>
              </w:rPr>
              <w:t>OrganisationType</w:t>
            </w:r>
            <w:proofErr w:type="spellEnd"/>
          </w:p>
        </w:tc>
        <w:tc>
          <w:tcPr>
            <w:tcW w:w="2925" w:type="dxa"/>
            <w:shd w:val="clear" w:color="auto" w:fill="A6A6A6" w:themeFill="background1" w:themeFillShade="A6"/>
          </w:tcPr>
          <w:p w14:paraId="408D682F" w14:textId="77777777" w:rsidR="000660E5" w:rsidRPr="008F3BBF" w:rsidRDefault="000660E5" w:rsidP="000660E5"/>
        </w:tc>
        <w:tc>
          <w:tcPr>
            <w:tcW w:w="1617" w:type="dxa"/>
            <w:shd w:val="clear" w:color="auto" w:fill="A6A6A6" w:themeFill="background1" w:themeFillShade="A6"/>
          </w:tcPr>
          <w:p w14:paraId="0BE29910" w14:textId="08EF55DE" w:rsidR="000660E5" w:rsidRPr="0022060E" w:rsidRDefault="000660E5" w:rsidP="000660E5">
            <w:pPr>
              <w:rPr>
                <w:b/>
              </w:rPr>
            </w:pPr>
            <w:r w:rsidRPr="0022060E">
              <w:rPr>
                <w:b/>
              </w:rPr>
              <w:t>Minst en av nedanstående</w:t>
            </w:r>
          </w:p>
        </w:tc>
      </w:tr>
      <w:tr w:rsidR="000660E5" w:rsidRPr="008345BA" w14:paraId="3E9BF27E" w14:textId="77777777" w:rsidTr="00621012">
        <w:tc>
          <w:tcPr>
            <w:tcW w:w="2943" w:type="dxa"/>
          </w:tcPr>
          <w:p w14:paraId="72297592" w14:textId="4B0AF779" w:rsidR="000660E5" w:rsidRPr="00DE065A" w:rsidRDefault="000660E5" w:rsidP="000660E5">
            <w:r w:rsidRPr="003C622B">
              <w:rPr>
                <w:lang w:eastAsia="sv-SE"/>
              </w:rPr>
              <w:t>id</w:t>
            </w:r>
          </w:p>
        </w:tc>
        <w:tc>
          <w:tcPr>
            <w:tcW w:w="2037" w:type="dxa"/>
          </w:tcPr>
          <w:p w14:paraId="3B906670" w14:textId="3606F53A" w:rsidR="000660E5" w:rsidRPr="008F3BBF" w:rsidRDefault="000660E5" w:rsidP="000660E5">
            <w:proofErr w:type="spellStart"/>
            <w:r w:rsidRPr="00B52AFC">
              <w:t>IIType</w:t>
            </w:r>
            <w:proofErr w:type="spellEnd"/>
          </w:p>
        </w:tc>
        <w:tc>
          <w:tcPr>
            <w:tcW w:w="2925" w:type="dxa"/>
          </w:tcPr>
          <w:p w14:paraId="6B4FEA88" w14:textId="24BF4ED2" w:rsidR="000660E5" w:rsidRPr="00C93E52" w:rsidRDefault="000660E5" w:rsidP="000660E5">
            <w:r>
              <w:t>Id för organisation. Vanligtvis HSA-id</w:t>
            </w:r>
          </w:p>
        </w:tc>
        <w:tc>
          <w:tcPr>
            <w:tcW w:w="1617" w:type="dxa"/>
          </w:tcPr>
          <w:p w14:paraId="73E54BDA" w14:textId="0927765C" w:rsidR="000660E5" w:rsidRPr="00C93E52" w:rsidRDefault="000660E5" w:rsidP="000660E5">
            <w:r>
              <w:t>0</w:t>
            </w:r>
            <w:proofErr w:type="gramStart"/>
            <w:r>
              <w:t>..</w:t>
            </w:r>
            <w:proofErr w:type="gramEnd"/>
            <w:r>
              <w:t>1</w:t>
            </w:r>
          </w:p>
        </w:tc>
      </w:tr>
      <w:tr w:rsidR="000660E5"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0660E5" w:rsidRPr="00DE065A"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0660E5" w:rsidRDefault="000660E5" w:rsidP="000660E5">
            <w:r>
              <w:t>Om HSA-id:</w:t>
            </w:r>
          </w:p>
          <w:p w14:paraId="2AE2BF89" w14:textId="61417AC8" w:rsidR="000660E5" w:rsidRPr="00C93E52" w:rsidRDefault="000660E5" w:rsidP="000660E5">
            <w:r w:rsidRPr="00C93E52">
              <w:rPr>
                <w:rFonts w:cs="Arial"/>
              </w:rPr>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0660E5" w:rsidRPr="00C93E52" w:rsidRDefault="000660E5" w:rsidP="000660E5">
            <w:r w:rsidRPr="00C93E52">
              <w:t>1</w:t>
            </w:r>
            <w:proofErr w:type="gramStart"/>
            <w:r>
              <w:t>..</w:t>
            </w:r>
            <w:proofErr w:type="gramEnd"/>
            <w:r>
              <w:t>1</w:t>
            </w:r>
          </w:p>
        </w:tc>
      </w:tr>
      <w:tr w:rsidR="000660E5"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0660E5" w:rsidRPr="00DE065A"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0660E5" w:rsidRPr="00C93E52" w:rsidRDefault="000660E5" w:rsidP="000660E5">
            <w:r>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0660E5" w:rsidRPr="00C93E52" w:rsidRDefault="000660E5" w:rsidP="000660E5">
            <w:r w:rsidRPr="00C93E52">
              <w:t>1</w:t>
            </w:r>
            <w:proofErr w:type="gramStart"/>
            <w:r>
              <w:t>..</w:t>
            </w:r>
            <w:proofErr w:type="gramEnd"/>
            <w:r>
              <w:t>1</w:t>
            </w:r>
          </w:p>
        </w:tc>
      </w:tr>
      <w:tr w:rsidR="000660E5" w:rsidRPr="008345BA" w14:paraId="56ECDE8C" w14:textId="77777777" w:rsidTr="00621012">
        <w:tc>
          <w:tcPr>
            <w:tcW w:w="2943" w:type="dxa"/>
          </w:tcPr>
          <w:p w14:paraId="53A5769D" w14:textId="3EFF5357" w:rsidR="000660E5" w:rsidRPr="00DE065A" w:rsidRDefault="000660E5" w:rsidP="000660E5">
            <w:proofErr w:type="spellStart"/>
            <w:r w:rsidRPr="003C622B">
              <w:t>name</w:t>
            </w:r>
            <w:proofErr w:type="spellEnd"/>
          </w:p>
        </w:tc>
        <w:tc>
          <w:tcPr>
            <w:tcW w:w="2037" w:type="dxa"/>
          </w:tcPr>
          <w:p w14:paraId="0DC453C8" w14:textId="5DF11A8C" w:rsidR="000660E5" w:rsidRPr="00C93E52" w:rsidRDefault="000660E5" w:rsidP="000660E5">
            <w:r>
              <w:t>String</w:t>
            </w:r>
          </w:p>
        </w:tc>
        <w:tc>
          <w:tcPr>
            <w:tcW w:w="2925" w:type="dxa"/>
          </w:tcPr>
          <w:p w14:paraId="3FCEE4F7" w14:textId="1037D816" w:rsidR="000660E5" w:rsidRPr="00C93E52" w:rsidRDefault="000660E5" w:rsidP="000660E5">
            <w:r>
              <w:t>Organisationens namn</w:t>
            </w:r>
          </w:p>
        </w:tc>
        <w:tc>
          <w:tcPr>
            <w:tcW w:w="1617" w:type="dxa"/>
          </w:tcPr>
          <w:p w14:paraId="7F32B23E" w14:textId="642CF4CA" w:rsidR="000660E5" w:rsidRPr="00C93E52" w:rsidRDefault="000660E5" w:rsidP="000660E5">
            <w:r>
              <w:t>0</w:t>
            </w:r>
            <w:proofErr w:type="gramStart"/>
            <w:r>
              <w:t>..</w:t>
            </w:r>
            <w:proofErr w:type="gramEnd"/>
            <w:r>
              <w:t>1</w:t>
            </w:r>
          </w:p>
        </w:tc>
      </w:tr>
    </w:tbl>
    <w:p w14:paraId="2B35052D" w14:textId="5FC967DF" w:rsidR="007A3042" w:rsidRDefault="00621012" w:rsidP="007A3042">
      <w:r>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1" w:name="_Toc398042093"/>
      <w:bookmarkStart w:id="132" w:name="_Toc406508871"/>
      <w:r>
        <w:t>Övriga regler</w:t>
      </w:r>
      <w:bookmarkEnd w:id="131"/>
      <w:bookmarkEnd w:id="132"/>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996B82">
      <w:pPr>
        <w:pStyle w:val="Liststycke"/>
        <w:numPr>
          <w:ilvl w:val="0"/>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proofErr w:type="spellStart"/>
      <w:r>
        <w:rPr>
          <w:i/>
        </w:rPr>
        <w:t>valueType</w:t>
      </w:r>
      <w:proofErr w:type="spellEnd"/>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lastRenderedPageBreak/>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proofErr w:type="spellStart"/>
      <w:r>
        <w:t>sourceSystemId</w:t>
      </w:r>
      <w:proofErr w:type="spellEnd"/>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commentRangeStart w:id="133"/>
      <w:r>
        <w:t>En begäran utan något av parametrarna ska inte vara genomförbart och bör resultera i ett felmeddelande.</w:t>
      </w:r>
      <w:commentRangeEnd w:id="133"/>
      <w:r w:rsidR="00F74C7C">
        <w:rPr>
          <w:rStyle w:val="Kommentarsreferens"/>
        </w:rPr>
        <w:commentReference w:id="133"/>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34" w:name="_Toc398042094"/>
      <w:bookmarkStart w:id="135" w:name="_Toc406508872"/>
      <w:r w:rsidRPr="00776D68">
        <w:t>Annan information om kontraktet</w:t>
      </w:r>
      <w:bookmarkEnd w:id="134"/>
      <w:bookmarkEnd w:id="135"/>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8"/>
      <w:footerReference w:type="default" r:id="rId19"/>
      <w:headerReference w:type="first" r:id="rId20"/>
      <w:footerReference w:type="first" r:id="rId21"/>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Björn Genfors" w:date="2014-12-16T15:58:00Z" w:initials="BG">
    <w:p w14:paraId="612267E2" w14:textId="184E6679" w:rsidR="00985602" w:rsidRDefault="00985602">
      <w:pPr>
        <w:pStyle w:val="Kommentarer"/>
      </w:pPr>
      <w:r>
        <w:rPr>
          <w:rStyle w:val="Kommentarsreferens"/>
        </w:rPr>
        <w:annotationRef/>
      </w:r>
      <w:r>
        <w:t>Är inte det här ungefär den text som står i ”WEB beskrivning”? Alldeles oavsett hör den väl inte riktigt hemma i det här kapitlet?</w:t>
      </w:r>
    </w:p>
  </w:comment>
  <w:comment w:id="133" w:author="Torbjörn Dahlin" w:date="2014-12-15T17:11:00Z" w:initials="TD">
    <w:p w14:paraId="26B6414E" w14:textId="40BEEECB" w:rsidR="00985602" w:rsidRDefault="00985602">
      <w:pPr>
        <w:pStyle w:val="Kommentarer"/>
      </w:pPr>
      <w:r>
        <w:rPr>
          <w:rStyle w:val="Kommentarsreferens"/>
        </w:rPr>
        <w:annotationRef/>
      </w:r>
      <w:r>
        <w:t>Ska det vara så?</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73E196" w14:textId="77777777" w:rsidR="00DF42AC" w:rsidRDefault="00DF42AC" w:rsidP="00C72B17">
      <w:pPr>
        <w:spacing w:line="240" w:lineRule="auto"/>
      </w:pPr>
      <w:r>
        <w:separator/>
      </w:r>
    </w:p>
  </w:endnote>
  <w:endnote w:type="continuationSeparator" w:id="0">
    <w:p w14:paraId="02186BB8" w14:textId="77777777" w:rsidR="00DF42AC" w:rsidRDefault="00DF42AC"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985602" w:rsidRDefault="00985602"/>
  <w:p w14:paraId="1FC233E8" w14:textId="77777777" w:rsidR="00985602" w:rsidRDefault="0098560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985602" w:rsidRPr="004A7C1C" w14:paraId="3C5A492F" w14:textId="77777777" w:rsidTr="00095A0D">
      <w:trPr>
        <w:trHeight w:val="629"/>
      </w:trPr>
      <w:tc>
        <w:tcPr>
          <w:tcW w:w="1559" w:type="dxa"/>
        </w:tcPr>
        <w:p w14:paraId="784DFED4" w14:textId="77777777" w:rsidR="00985602" w:rsidRPr="001304B6" w:rsidRDefault="00985602"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985602" w:rsidRPr="00D81E3D" w:rsidRDefault="00985602"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985602" w:rsidRPr="00D81E3D" w:rsidRDefault="00985602"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985602" w:rsidRPr="0091623E" w:rsidRDefault="00985602"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985602" w:rsidRPr="004A7C1C" w:rsidRDefault="00985602" w:rsidP="001304B6">
          <w:pPr>
            <w:pStyle w:val="Sidfot"/>
          </w:pPr>
        </w:p>
      </w:tc>
      <w:tc>
        <w:tcPr>
          <w:tcW w:w="709" w:type="dxa"/>
        </w:tcPr>
        <w:p w14:paraId="6E332D35" w14:textId="77777777" w:rsidR="00985602" w:rsidRPr="004A7C1C" w:rsidRDefault="00985602"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AE6258">
            <w:rPr>
              <w:rStyle w:val="Sidnummer"/>
              <w:noProof/>
            </w:rPr>
            <w:t>30</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AE6258">
            <w:rPr>
              <w:rStyle w:val="Sidnummer"/>
              <w:noProof/>
            </w:rPr>
            <w:t>47</w:t>
          </w:r>
          <w:r w:rsidRPr="004A7C1C">
            <w:rPr>
              <w:rStyle w:val="Sidnummer"/>
            </w:rPr>
            <w:fldChar w:fldCharType="end"/>
          </w:r>
        </w:p>
      </w:tc>
    </w:tr>
  </w:tbl>
  <w:p w14:paraId="6EB65E86" w14:textId="77777777" w:rsidR="00985602" w:rsidRDefault="00985602"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985602" w:rsidRDefault="00985602">
    <w:pPr>
      <w:pStyle w:val="Sidfot"/>
    </w:pPr>
  </w:p>
  <w:p w14:paraId="36E0CB75" w14:textId="77777777" w:rsidR="00985602" w:rsidRDefault="00985602">
    <w:pPr>
      <w:pStyle w:val="Sidfot"/>
    </w:pPr>
  </w:p>
  <w:p w14:paraId="68EA24B6" w14:textId="77777777" w:rsidR="00985602" w:rsidRDefault="00985602">
    <w:pPr>
      <w:pStyle w:val="Sidfot"/>
    </w:pPr>
  </w:p>
  <w:p w14:paraId="798F58D1" w14:textId="77777777" w:rsidR="00985602" w:rsidRDefault="00985602">
    <w:pPr>
      <w:pStyle w:val="Sidfot"/>
    </w:pPr>
  </w:p>
  <w:p w14:paraId="0B4F500D" w14:textId="77777777" w:rsidR="00985602" w:rsidRDefault="00985602">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4C53F7" w14:textId="77777777" w:rsidR="00DF42AC" w:rsidRDefault="00DF42AC" w:rsidP="00C72B17">
      <w:pPr>
        <w:spacing w:line="240" w:lineRule="auto"/>
      </w:pPr>
      <w:r>
        <w:separator/>
      </w:r>
    </w:p>
  </w:footnote>
  <w:footnote w:type="continuationSeparator" w:id="0">
    <w:p w14:paraId="4E8D65E1" w14:textId="77777777" w:rsidR="00DF42AC" w:rsidRDefault="00DF42AC"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985602" w:rsidRDefault="00985602"/>
  <w:p w14:paraId="69BC34DE" w14:textId="77777777" w:rsidR="00985602" w:rsidRDefault="0098560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985602" w:rsidRPr="00333716" w14:paraId="38E1EC6E" w14:textId="77777777" w:rsidTr="000A531A">
      <w:trPr>
        <w:trHeight w:hRule="exact" w:val="539"/>
      </w:trPr>
      <w:tc>
        <w:tcPr>
          <w:tcW w:w="3168" w:type="dxa"/>
          <w:tcBorders>
            <w:top w:val="nil"/>
            <w:bottom w:val="nil"/>
          </w:tcBorders>
        </w:tcPr>
        <w:p w14:paraId="74451D16" w14:textId="77777777" w:rsidR="00985602" w:rsidRPr="00095A0D" w:rsidRDefault="00985602" w:rsidP="00095A0D">
          <w:pPr>
            <w:pStyle w:val="Sidfot"/>
            <w:rPr>
              <w:rFonts w:ascii="Arial" w:eastAsia="Times New Roman" w:hAnsi="Arial"/>
              <w:color w:val="00A9A7"/>
              <w:sz w:val="14"/>
              <w:szCs w:val="24"/>
              <w:lang w:eastAsia="en-GB"/>
            </w:rPr>
          </w:pPr>
          <w:bookmarkStart w:id="136" w:name="LDnr1"/>
          <w:bookmarkEnd w:id="136"/>
        </w:p>
        <w:p w14:paraId="1A79B92D" w14:textId="77777777" w:rsidR="00985602" w:rsidRPr="00095A0D" w:rsidRDefault="00985602"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3F0611" w:rsidRDefault="00985602"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sidR="003F0611">
            <w:rPr>
              <w:rFonts w:ascii="Arial" w:eastAsia="Times New Roman" w:hAnsi="Arial"/>
              <w:color w:val="00A9A7"/>
              <w:sz w:val="14"/>
              <w:szCs w:val="24"/>
              <w:lang w:eastAsia="en-GB"/>
            </w:rPr>
            <w:t xml:space="preserve">Hantera hälsorelaterade tillstånd, basuppgifter </w:t>
          </w:r>
          <w:proofErr w:type="spellStart"/>
          <w:proofErr w:type="gramStart"/>
          <w:r w:rsidR="003F0611">
            <w:rPr>
              <w:rFonts w:ascii="Arial" w:eastAsia="Times New Roman" w:hAnsi="Arial"/>
              <w:color w:val="00A9A7"/>
              <w:sz w:val="14"/>
              <w:szCs w:val="24"/>
              <w:lang w:eastAsia="en-GB"/>
            </w:rPr>
            <w:t>clinicalprocess:healthcond</w:t>
          </w:r>
          <w:proofErr w:type="gramEnd"/>
          <w:r w:rsidR="003F0611">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985602" w:rsidRDefault="00985602"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985602" w:rsidRDefault="0098560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985602" w:rsidRPr="00095A0D" w:rsidRDefault="0098560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985602" w:rsidRDefault="00985602"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985602" w:rsidRPr="00095A0D" w:rsidRDefault="00985602"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985602" w:rsidRPr="00095A0D" w:rsidRDefault="00985602"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4321D1F8" w:rsidR="00985602" w:rsidRPr="000A531A" w:rsidRDefault="00985602"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ins w:id="137" w:author="Torbjörn Dahlin" w:date="2014-12-17T07:50:00Z">
            <w:r w:rsidR="00AE6258">
              <w:rPr>
                <w:rFonts w:ascii="Arial" w:eastAsia="Times New Roman" w:hAnsi="Arial"/>
                <w:noProof/>
                <w:color w:val="00A9A7"/>
                <w:sz w:val="14"/>
                <w:szCs w:val="24"/>
                <w:lang w:eastAsia="en-GB"/>
              </w:rPr>
              <w:t>2014-12-17 00:32:00</w:t>
            </w:r>
          </w:ins>
          <w:del w:id="138" w:author="Torbjörn Dahlin" w:date="2014-12-17T07:50:00Z">
            <w:r w:rsidDel="00AE6258">
              <w:rPr>
                <w:rFonts w:ascii="Arial" w:eastAsia="Times New Roman" w:hAnsi="Arial"/>
                <w:noProof/>
                <w:color w:val="00A9A7"/>
                <w:sz w:val="14"/>
                <w:szCs w:val="24"/>
                <w:lang w:eastAsia="en-GB"/>
              </w:rPr>
              <w:delText>2014-12-16 15:59:00</w:delText>
            </w:r>
          </w:del>
          <w:r>
            <w:rPr>
              <w:rFonts w:ascii="Arial" w:eastAsia="Times New Roman" w:hAnsi="Arial"/>
              <w:color w:val="00A9A7"/>
              <w:sz w:val="14"/>
              <w:szCs w:val="24"/>
              <w:lang w:eastAsia="en-GB"/>
            </w:rPr>
            <w:fldChar w:fldCharType="end"/>
          </w:r>
        </w:p>
      </w:tc>
    </w:tr>
    <w:tr w:rsidR="0098560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985602" w:rsidRPr="00095A0D" w:rsidRDefault="00985602"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985602" w:rsidRPr="00095A0D" w:rsidRDefault="00985602" w:rsidP="00095A0D">
          <w:pPr>
            <w:pStyle w:val="Sidfot"/>
            <w:rPr>
              <w:rFonts w:ascii="Arial" w:eastAsia="Times New Roman" w:hAnsi="Arial"/>
              <w:color w:val="00A9A7"/>
              <w:sz w:val="14"/>
              <w:szCs w:val="24"/>
              <w:lang w:eastAsia="en-GB"/>
            </w:rPr>
          </w:pPr>
        </w:p>
      </w:tc>
    </w:tr>
  </w:tbl>
  <w:p w14:paraId="2AC110CF" w14:textId="77777777" w:rsidR="00985602" w:rsidRDefault="00985602" w:rsidP="008303EF">
    <w:pPr>
      <w:tabs>
        <w:tab w:val="left" w:pos="6237"/>
      </w:tabs>
    </w:pPr>
    <w:r>
      <w:t xml:space="preserve"> </w:t>
    </w:r>
    <w:bookmarkStart w:id="139" w:name="Dnr1"/>
    <w:bookmarkEnd w:id="13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985602" w:rsidRDefault="00985602" w:rsidP="00D774BC">
    <w:pPr>
      <w:tabs>
        <w:tab w:val="left" w:pos="6237"/>
      </w:tabs>
    </w:pPr>
  </w:p>
  <w:p w14:paraId="51103E17" w14:textId="77777777" w:rsidR="00985602" w:rsidRDefault="00985602" w:rsidP="00D774BC">
    <w:pPr>
      <w:tabs>
        <w:tab w:val="left" w:pos="6237"/>
      </w:tabs>
    </w:pPr>
  </w:p>
  <w:p w14:paraId="772AE06E" w14:textId="77777777" w:rsidR="00985602" w:rsidRDefault="00985602" w:rsidP="00D774BC">
    <w:pPr>
      <w:tabs>
        <w:tab w:val="left" w:pos="6237"/>
      </w:tabs>
    </w:pPr>
  </w:p>
  <w:p w14:paraId="42F0C144" w14:textId="77777777" w:rsidR="00985602" w:rsidRDefault="00985602"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0" w:name="LDnr"/>
    <w:bookmarkEnd w:id="140"/>
    <w:r>
      <w:t xml:space="preserve"> </w:t>
    </w:r>
    <w:bookmarkStart w:id="141" w:name="Dnr"/>
    <w:bookmarkEnd w:id="141"/>
  </w:p>
  <w:tbl>
    <w:tblPr>
      <w:tblW w:w="9180" w:type="dxa"/>
      <w:tblLayout w:type="fixed"/>
      <w:tblLook w:val="04A0" w:firstRow="1" w:lastRow="0" w:firstColumn="1" w:lastColumn="0" w:noHBand="0" w:noVBand="1"/>
    </w:tblPr>
    <w:tblGrid>
      <w:gridCol w:w="956"/>
      <w:gridCol w:w="1199"/>
      <w:gridCol w:w="4049"/>
      <w:gridCol w:w="2976"/>
    </w:tblGrid>
    <w:tr w:rsidR="00985602" w:rsidRPr="0024387D" w14:paraId="6E3EED84" w14:textId="77777777" w:rsidTr="00364AE6">
      <w:tc>
        <w:tcPr>
          <w:tcW w:w="2155" w:type="dxa"/>
          <w:gridSpan w:val="2"/>
        </w:tcPr>
        <w:p w14:paraId="2933175C" w14:textId="77777777" w:rsidR="00985602" w:rsidRPr="0024387D" w:rsidRDefault="00985602" w:rsidP="002A2120">
          <w:pPr>
            <w:pStyle w:val="Sidhuvud"/>
            <w:rPr>
              <w:rFonts w:cs="Georgia"/>
              <w:sz w:val="12"/>
              <w:szCs w:val="12"/>
            </w:rPr>
          </w:pPr>
        </w:p>
      </w:tc>
      <w:tc>
        <w:tcPr>
          <w:tcW w:w="4049" w:type="dxa"/>
        </w:tcPr>
        <w:p w14:paraId="2813ED1B" w14:textId="77777777" w:rsidR="00985602" w:rsidRPr="0024387D" w:rsidRDefault="00985602" w:rsidP="00DE4030">
          <w:pPr>
            <w:pStyle w:val="Sidhuvud"/>
            <w:rPr>
              <w:rFonts w:cs="Georgia"/>
              <w:sz w:val="14"/>
              <w:szCs w:val="14"/>
            </w:rPr>
          </w:pPr>
        </w:p>
      </w:tc>
      <w:tc>
        <w:tcPr>
          <w:tcW w:w="2976" w:type="dxa"/>
        </w:tcPr>
        <w:p w14:paraId="1F7BDFA1" w14:textId="77777777" w:rsidR="00985602" w:rsidRDefault="00985602" w:rsidP="00DE4030">
          <w:r>
            <w:t xml:space="preserve"> </w:t>
          </w:r>
          <w:bookmarkStart w:id="142" w:name="slask"/>
          <w:bookmarkStart w:id="143" w:name="Addressee"/>
          <w:bookmarkEnd w:id="142"/>
          <w:bookmarkEnd w:id="143"/>
        </w:p>
      </w:tc>
    </w:tr>
    <w:tr w:rsidR="00985602" w:rsidRPr="00F456CC" w14:paraId="7817C09A" w14:textId="77777777" w:rsidTr="00364AE6">
      <w:tc>
        <w:tcPr>
          <w:tcW w:w="956" w:type="dxa"/>
          <w:tcBorders>
            <w:right w:val="single" w:sz="4" w:space="0" w:color="auto"/>
          </w:tcBorders>
        </w:tcPr>
        <w:p w14:paraId="7F2ACC79" w14:textId="77777777" w:rsidR="00985602" w:rsidRPr="00F456CC" w:rsidRDefault="00985602" w:rsidP="00025527">
          <w:pPr>
            <w:pStyle w:val="Sidhuvud"/>
            <w:rPr>
              <w:rFonts w:cs="Georgia"/>
              <w:sz w:val="12"/>
              <w:szCs w:val="12"/>
            </w:rPr>
          </w:pPr>
        </w:p>
      </w:tc>
      <w:tc>
        <w:tcPr>
          <w:tcW w:w="1199" w:type="dxa"/>
          <w:tcBorders>
            <w:left w:val="single" w:sz="4" w:space="0" w:color="auto"/>
          </w:tcBorders>
        </w:tcPr>
        <w:p w14:paraId="27F330F9" w14:textId="77777777" w:rsidR="00985602" w:rsidRPr="00F456CC" w:rsidRDefault="00985602" w:rsidP="00DE4030">
          <w:pPr>
            <w:pStyle w:val="Sidhuvud"/>
            <w:rPr>
              <w:rFonts w:cs="Georgia"/>
              <w:sz w:val="12"/>
              <w:szCs w:val="12"/>
            </w:rPr>
          </w:pPr>
        </w:p>
      </w:tc>
      <w:tc>
        <w:tcPr>
          <w:tcW w:w="4049" w:type="dxa"/>
        </w:tcPr>
        <w:p w14:paraId="37AA9367" w14:textId="77777777" w:rsidR="00985602" w:rsidRPr="002C11AF" w:rsidRDefault="00985602" w:rsidP="00DE4030">
          <w:pPr>
            <w:pStyle w:val="Sidhuvud"/>
            <w:rPr>
              <w:rFonts w:cs="Georgia"/>
              <w:sz w:val="12"/>
              <w:szCs w:val="12"/>
            </w:rPr>
          </w:pPr>
        </w:p>
      </w:tc>
      <w:tc>
        <w:tcPr>
          <w:tcW w:w="2976" w:type="dxa"/>
        </w:tcPr>
        <w:p w14:paraId="25E5B32E" w14:textId="77777777" w:rsidR="00985602" w:rsidRPr="002C11AF" w:rsidRDefault="00985602" w:rsidP="00DE4030">
          <w:pPr>
            <w:pStyle w:val="Sidhuvud"/>
            <w:rPr>
              <w:rFonts w:cs="Georgia"/>
              <w:sz w:val="12"/>
              <w:szCs w:val="12"/>
            </w:rPr>
          </w:pPr>
        </w:p>
      </w:tc>
    </w:tr>
  </w:tbl>
  <w:p w14:paraId="4244CC6E" w14:textId="77777777" w:rsidR="00985602" w:rsidRPr="003755FD" w:rsidRDefault="00985602" w:rsidP="008866A6">
    <w:bookmarkStart w:id="144" w:name="Radera2"/>
    <w:bookmarkEnd w:id="14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0">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1">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30"/>
  </w:num>
  <w:num w:numId="6">
    <w:abstractNumId w:val="21"/>
  </w:num>
  <w:num w:numId="7">
    <w:abstractNumId w:val="32"/>
  </w:num>
  <w:num w:numId="8">
    <w:abstractNumId w:val="33"/>
  </w:num>
  <w:num w:numId="9">
    <w:abstractNumId w:val="24"/>
  </w:num>
  <w:num w:numId="10">
    <w:abstractNumId w:val="22"/>
  </w:num>
  <w:num w:numId="11">
    <w:abstractNumId w:val="16"/>
  </w:num>
  <w:num w:numId="12">
    <w:abstractNumId w:val="34"/>
  </w:num>
  <w:num w:numId="13">
    <w:abstractNumId w:val="20"/>
  </w:num>
  <w:num w:numId="14">
    <w:abstractNumId w:val="3"/>
  </w:num>
  <w:num w:numId="15">
    <w:abstractNumId w:val="28"/>
  </w:num>
  <w:num w:numId="16">
    <w:abstractNumId w:val="31"/>
  </w:num>
  <w:num w:numId="17">
    <w:abstractNumId w:val="38"/>
  </w:num>
  <w:num w:numId="18">
    <w:abstractNumId w:val="29"/>
  </w:num>
  <w:num w:numId="19">
    <w:abstractNumId w:val="4"/>
  </w:num>
  <w:num w:numId="20">
    <w:abstractNumId w:val="9"/>
  </w:num>
  <w:num w:numId="21">
    <w:abstractNumId w:val="8"/>
  </w:num>
  <w:num w:numId="22">
    <w:abstractNumId w:val="2"/>
  </w:num>
  <w:num w:numId="23">
    <w:abstractNumId w:val="27"/>
  </w:num>
  <w:num w:numId="24">
    <w:abstractNumId w:val="11"/>
  </w:num>
  <w:num w:numId="25">
    <w:abstractNumId w:val="13"/>
  </w:num>
  <w:num w:numId="26">
    <w:abstractNumId w:val="36"/>
  </w:num>
  <w:num w:numId="27">
    <w:abstractNumId w:val="37"/>
  </w:num>
  <w:num w:numId="28">
    <w:abstractNumId w:val="10"/>
  </w:num>
  <w:num w:numId="29">
    <w:abstractNumId w:val="25"/>
  </w:num>
  <w:num w:numId="30">
    <w:abstractNumId w:val="17"/>
  </w:num>
  <w:num w:numId="31">
    <w:abstractNumId w:val="5"/>
  </w:num>
  <w:num w:numId="32">
    <w:abstractNumId w:val="35"/>
  </w:num>
  <w:num w:numId="33">
    <w:abstractNumId w:val="14"/>
  </w:num>
  <w:num w:numId="34">
    <w:abstractNumId w:val="12"/>
  </w:num>
  <w:num w:numId="35">
    <w:abstractNumId w:val="6"/>
  </w:num>
  <w:num w:numId="36">
    <w:abstractNumId w:val="39"/>
  </w:num>
  <w:num w:numId="37">
    <w:abstractNumId w:val="23"/>
  </w:num>
  <w:num w:numId="38">
    <w:abstractNumId w:val="26"/>
  </w:num>
  <w:num w:numId="39">
    <w:abstractNumId w:val="15"/>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2ABB"/>
    <w:rsid w:val="00013301"/>
    <w:rsid w:val="0001564D"/>
    <w:rsid w:val="00025527"/>
    <w:rsid w:val="000308E4"/>
    <w:rsid w:val="00032321"/>
    <w:rsid w:val="00032A75"/>
    <w:rsid w:val="00036FF1"/>
    <w:rsid w:val="000460B4"/>
    <w:rsid w:val="00046D89"/>
    <w:rsid w:val="00047086"/>
    <w:rsid w:val="00047E25"/>
    <w:rsid w:val="000512A9"/>
    <w:rsid w:val="00053977"/>
    <w:rsid w:val="00053C05"/>
    <w:rsid w:val="00053E38"/>
    <w:rsid w:val="00063BE3"/>
    <w:rsid w:val="00065220"/>
    <w:rsid w:val="000660E5"/>
    <w:rsid w:val="0006614B"/>
    <w:rsid w:val="00070BCE"/>
    <w:rsid w:val="00071B56"/>
    <w:rsid w:val="0008100A"/>
    <w:rsid w:val="00083315"/>
    <w:rsid w:val="000844ED"/>
    <w:rsid w:val="000931CB"/>
    <w:rsid w:val="000954B2"/>
    <w:rsid w:val="00095A0D"/>
    <w:rsid w:val="00097E6F"/>
    <w:rsid w:val="000A2867"/>
    <w:rsid w:val="000A531A"/>
    <w:rsid w:val="000A69BD"/>
    <w:rsid w:val="000B4961"/>
    <w:rsid w:val="000C1523"/>
    <w:rsid w:val="000C1ACF"/>
    <w:rsid w:val="000C2908"/>
    <w:rsid w:val="000C776C"/>
    <w:rsid w:val="000D4323"/>
    <w:rsid w:val="000D4E05"/>
    <w:rsid w:val="000D685C"/>
    <w:rsid w:val="000D7781"/>
    <w:rsid w:val="000E020A"/>
    <w:rsid w:val="000E190F"/>
    <w:rsid w:val="000F42A0"/>
    <w:rsid w:val="000F72A4"/>
    <w:rsid w:val="00100B52"/>
    <w:rsid w:val="00114699"/>
    <w:rsid w:val="00116504"/>
    <w:rsid w:val="001233FB"/>
    <w:rsid w:val="00123B33"/>
    <w:rsid w:val="0012508A"/>
    <w:rsid w:val="00127118"/>
    <w:rsid w:val="001304B6"/>
    <w:rsid w:val="0014034E"/>
    <w:rsid w:val="00140E3C"/>
    <w:rsid w:val="0014679C"/>
    <w:rsid w:val="001502F9"/>
    <w:rsid w:val="001531BA"/>
    <w:rsid w:val="0015321D"/>
    <w:rsid w:val="0015718C"/>
    <w:rsid w:val="00160052"/>
    <w:rsid w:val="00160298"/>
    <w:rsid w:val="00161A58"/>
    <w:rsid w:val="001656CD"/>
    <w:rsid w:val="0016591B"/>
    <w:rsid w:val="0017018A"/>
    <w:rsid w:val="001714C5"/>
    <w:rsid w:val="001752B9"/>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7DF8"/>
    <w:rsid w:val="001F1D31"/>
    <w:rsid w:val="001F3085"/>
    <w:rsid w:val="001F3C93"/>
    <w:rsid w:val="001F7957"/>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60DE"/>
    <w:rsid w:val="00266AE6"/>
    <w:rsid w:val="00267208"/>
    <w:rsid w:val="002722FE"/>
    <w:rsid w:val="00277ADB"/>
    <w:rsid w:val="0028759B"/>
    <w:rsid w:val="0029087A"/>
    <w:rsid w:val="002908B3"/>
    <w:rsid w:val="00290974"/>
    <w:rsid w:val="002939CB"/>
    <w:rsid w:val="002A0B8F"/>
    <w:rsid w:val="002A2120"/>
    <w:rsid w:val="002A2F59"/>
    <w:rsid w:val="002A3096"/>
    <w:rsid w:val="002A59E4"/>
    <w:rsid w:val="002A5C74"/>
    <w:rsid w:val="002A63EF"/>
    <w:rsid w:val="002A77D2"/>
    <w:rsid w:val="002B7775"/>
    <w:rsid w:val="002B7810"/>
    <w:rsid w:val="002B7821"/>
    <w:rsid w:val="002B7CE9"/>
    <w:rsid w:val="002C11AF"/>
    <w:rsid w:val="002C4055"/>
    <w:rsid w:val="002C7DC3"/>
    <w:rsid w:val="002D1BC5"/>
    <w:rsid w:val="002D5B10"/>
    <w:rsid w:val="002D6108"/>
    <w:rsid w:val="002E6348"/>
    <w:rsid w:val="002E6E06"/>
    <w:rsid w:val="002E746F"/>
    <w:rsid w:val="002F7E28"/>
    <w:rsid w:val="00300051"/>
    <w:rsid w:val="00301749"/>
    <w:rsid w:val="0030710D"/>
    <w:rsid w:val="0031241E"/>
    <w:rsid w:val="00322A41"/>
    <w:rsid w:val="00325124"/>
    <w:rsid w:val="00325BC2"/>
    <w:rsid w:val="00325EBF"/>
    <w:rsid w:val="00335289"/>
    <w:rsid w:val="00335A96"/>
    <w:rsid w:val="00337395"/>
    <w:rsid w:val="003402E5"/>
    <w:rsid w:val="00340523"/>
    <w:rsid w:val="00347086"/>
    <w:rsid w:val="00351657"/>
    <w:rsid w:val="0035328C"/>
    <w:rsid w:val="00353FFE"/>
    <w:rsid w:val="00362731"/>
    <w:rsid w:val="00364AE6"/>
    <w:rsid w:val="00364D31"/>
    <w:rsid w:val="003653D9"/>
    <w:rsid w:val="003755FD"/>
    <w:rsid w:val="00376C12"/>
    <w:rsid w:val="003853EB"/>
    <w:rsid w:val="003858B4"/>
    <w:rsid w:val="003859D9"/>
    <w:rsid w:val="00390030"/>
    <w:rsid w:val="003925D0"/>
    <w:rsid w:val="0039439F"/>
    <w:rsid w:val="003945CD"/>
    <w:rsid w:val="0039481C"/>
    <w:rsid w:val="00394F76"/>
    <w:rsid w:val="003975B7"/>
    <w:rsid w:val="003A1F89"/>
    <w:rsid w:val="003A72C8"/>
    <w:rsid w:val="003B2C87"/>
    <w:rsid w:val="003C0896"/>
    <w:rsid w:val="003C2D14"/>
    <w:rsid w:val="003C3375"/>
    <w:rsid w:val="003C622B"/>
    <w:rsid w:val="003D063D"/>
    <w:rsid w:val="003D21E1"/>
    <w:rsid w:val="003D553B"/>
    <w:rsid w:val="003D6708"/>
    <w:rsid w:val="003E007E"/>
    <w:rsid w:val="003E7955"/>
    <w:rsid w:val="003F0611"/>
    <w:rsid w:val="003F520C"/>
    <w:rsid w:val="003F5BDE"/>
    <w:rsid w:val="003F5F5D"/>
    <w:rsid w:val="00405057"/>
    <w:rsid w:val="00414CFB"/>
    <w:rsid w:val="00415214"/>
    <w:rsid w:val="00415791"/>
    <w:rsid w:val="00415FF2"/>
    <w:rsid w:val="00421D03"/>
    <w:rsid w:val="004321D4"/>
    <w:rsid w:val="00432C82"/>
    <w:rsid w:val="00432FD3"/>
    <w:rsid w:val="004375C9"/>
    <w:rsid w:val="004433BE"/>
    <w:rsid w:val="00444C74"/>
    <w:rsid w:val="00456F94"/>
    <w:rsid w:val="00460BEE"/>
    <w:rsid w:val="00482B99"/>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4047"/>
    <w:rsid w:val="004F1C52"/>
    <w:rsid w:val="004F2686"/>
    <w:rsid w:val="004F39E1"/>
    <w:rsid w:val="005000FA"/>
    <w:rsid w:val="0051783D"/>
    <w:rsid w:val="00520999"/>
    <w:rsid w:val="00525CF4"/>
    <w:rsid w:val="00533BE0"/>
    <w:rsid w:val="00536F90"/>
    <w:rsid w:val="005408F3"/>
    <w:rsid w:val="005464FE"/>
    <w:rsid w:val="005477ED"/>
    <w:rsid w:val="00551625"/>
    <w:rsid w:val="005521B0"/>
    <w:rsid w:val="00553AB2"/>
    <w:rsid w:val="0056497A"/>
    <w:rsid w:val="00566ACF"/>
    <w:rsid w:val="00567E51"/>
    <w:rsid w:val="0057032F"/>
    <w:rsid w:val="0057157F"/>
    <w:rsid w:val="0058284E"/>
    <w:rsid w:val="00584C02"/>
    <w:rsid w:val="005879FE"/>
    <w:rsid w:val="0059433C"/>
    <w:rsid w:val="005947C8"/>
    <w:rsid w:val="0059544B"/>
    <w:rsid w:val="005957FC"/>
    <w:rsid w:val="005A0069"/>
    <w:rsid w:val="005A11F9"/>
    <w:rsid w:val="005A2DFC"/>
    <w:rsid w:val="005A6077"/>
    <w:rsid w:val="005A6380"/>
    <w:rsid w:val="005A7FC6"/>
    <w:rsid w:val="005B6762"/>
    <w:rsid w:val="005C3160"/>
    <w:rsid w:val="005C4C36"/>
    <w:rsid w:val="005C5369"/>
    <w:rsid w:val="005D2DB3"/>
    <w:rsid w:val="005D4A4E"/>
    <w:rsid w:val="005D655F"/>
    <w:rsid w:val="005D6C3E"/>
    <w:rsid w:val="005D7321"/>
    <w:rsid w:val="005E3502"/>
    <w:rsid w:val="005E6AC8"/>
    <w:rsid w:val="005E710A"/>
    <w:rsid w:val="005E78D2"/>
    <w:rsid w:val="005F1FB8"/>
    <w:rsid w:val="005F3FF0"/>
    <w:rsid w:val="005F7E0A"/>
    <w:rsid w:val="00601148"/>
    <w:rsid w:val="00602874"/>
    <w:rsid w:val="00605D77"/>
    <w:rsid w:val="00606AD9"/>
    <w:rsid w:val="00614EF1"/>
    <w:rsid w:val="00621012"/>
    <w:rsid w:val="006217E0"/>
    <w:rsid w:val="00633EAD"/>
    <w:rsid w:val="00641A3D"/>
    <w:rsid w:val="00650709"/>
    <w:rsid w:val="00653081"/>
    <w:rsid w:val="00660228"/>
    <w:rsid w:val="00661F2C"/>
    <w:rsid w:val="006648CB"/>
    <w:rsid w:val="006662B3"/>
    <w:rsid w:val="00680827"/>
    <w:rsid w:val="00686189"/>
    <w:rsid w:val="0069307C"/>
    <w:rsid w:val="0069359C"/>
    <w:rsid w:val="00696909"/>
    <w:rsid w:val="00697C35"/>
    <w:rsid w:val="006A09CA"/>
    <w:rsid w:val="006A4A7F"/>
    <w:rsid w:val="006A4E14"/>
    <w:rsid w:val="006B6FD3"/>
    <w:rsid w:val="006C50FA"/>
    <w:rsid w:val="006C5810"/>
    <w:rsid w:val="006C6C6B"/>
    <w:rsid w:val="006E19D8"/>
    <w:rsid w:val="006E7C71"/>
    <w:rsid w:val="006E7D49"/>
    <w:rsid w:val="006F19B8"/>
    <w:rsid w:val="006F3782"/>
    <w:rsid w:val="006F5356"/>
    <w:rsid w:val="00702AFD"/>
    <w:rsid w:val="00707210"/>
    <w:rsid w:val="007075D4"/>
    <w:rsid w:val="00707704"/>
    <w:rsid w:val="00714301"/>
    <w:rsid w:val="0072035C"/>
    <w:rsid w:val="00720C52"/>
    <w:rsid w:val="00721455"/>
    <w:rsid w:val="007231DB"/>
    <w:rsid w:val="00727057"/>
    <w:rsid w:val="00727EFF"/>
    <w:rsid w:val="007306AD"/>
    <w:rsid w:val="00736955"/>
    <w:rsid w:val="00755031"/>
    <w:rsid w:val="00761957"/>
    <w:rsid w:val="007737BC"/>
    <w:rsid w:val="0077404C"/>
    <w:rsid w:val="007804CB"/>
    <w:rsid w:val="007871FB"/>
    <w:rsid w:val="00791557"/>
    <w:rsid w:val="00793064"/>
    <w:rsid w:val="007A0162"/>
    <w:rsid w:val="007A122B"/>
    <w:rsid w:val="007A2939"/>
    <w:rsid w:val="007A3042"/>
    <w:rsid w:val="007B025E"/>
    <w:rsid w:val="007B08F9"/>
    <w:rsid w:val="007B2DED"/>
    <w:rsid w:val="007C1FB9"/>
    <w:rsid w:val="007C2A05"/>
    <w:rsid w:val="007C34B3"/>
    <w:rsid w:val="007C792D"/>
    <w:rsid w:val="007C7D7A"/>
    <w:rsid w:val="007D7250"/>
    <w:rsid w:val="007E3136"/>
    <w:rsid w:val="007E3B73"/>
    <w:rsid w:val="007E3F3B"/>
    <w:rsid w:val="007E481B"/>
    <w:rsid w:val="007E5D18"/>
    <w:rsid w:val="007E6D5C"/>
    <w:rsid w:val="007F0F3A"/>
    <w:rsid w:val="008028A4"/>
    <w:rsid w:val="00805333"/>
    <w:rsid w:val="008055D7"/>
    <w:rsid w:val="008063CC"/>
    <w:rsid w:val="00816036"/>
    <w:rsid w:val="00817886"/>
    <w:rsid w:val="008303EF"/>
    <w:rsid w:val="00832F02"/>
    <w:rsid w:val="008409C3"/>
    <w:rsid w:val="008412D2"/>
    <w:rsid w:val="00843310"/>
    <w:rsid w:val="0084577E"/>
    <w:rsid w:val="008465AF"/>
    <w:rsid w:val="0085456B"/>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B23F2"/>
    <w:rsid w:val="008B34A4"/>
    <w:rsid w:val="008B68D6"/>
    <w:rsid w:val="008C223D"/>
    <w:rsid w:val="008C400C"/>
    <w:rsid w:val="008C7C3E"/>
    <w:rsid w:val="008D0B1F"/>
    <w:rsid w:val="008D7540"/>
    <w:rsid w:val="008D797D"/>
    <w:rsid w:val="008E6E01"/>
    <w:rsid w:val="008E73EF"/>
    <w:rsid w:val="008E75D2"/>
    <w:rsid w:val="008F38AA"/>
    <w:rsid w:val="008F3BBF"/>
    <w:rsid w:val="008F6ADA"/>
    <w:rsid w:val="009036DE"/>
    <w:rsid w:val="00912B0F"/>
    <w:rsid w:val="00917AF8"/>
    <w:rsid w:val="00920A41"/>
    <w:rsid w:val="0092115A"/>
    <w:rsid w:val="009239D4"/>
    <w:rsid w:val="00923D43"/>
    <w:rsid w:val="0093164E"/>
    <w:rsid w:val="00932401"/>
    <w:rsid w:val="00934DF5"/>
    <w:rsid w:val="009450EF"/>
    <w:rsid w:val="00950CDD"/>
    <w:rsid w:val="00956547"/>
    <w:rsid w:val="00962967"/>
    <w:rsid w:val="0096312A"/>
    <w:rsid w:val="00966EF9"/>
    <w:rsid w:val="00984B50"/>
    <w:rsid w:val="00985602"/>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5AA8"/>
    <w:rsid w:val="009B6C1D"/>
    <w:rsid w:val="009C0282"/>
    <w:rsid w:val="009C1854"/>
    <w:rsid w:val="009C5E05"/>
    <w:rsid w:val="009D07E0"/>
    <w:rsid w:val="009D5269"/>
    <w:rsid w:val="009E057D"/>
    <w:rsid w:val="009E2F3A"/>
    <w:rsid w:val="009E35F7"/>
    <w:rsid w:val="009E508B"/>
    <w:rsid w:val="009F1D5A"/>
    <w:rsid w:val="009F3594"/>
    <w:rsid w:val="00A03D94"/>
    <w:rsid w:val="00A07CF7"/>
    <w:rsid w:val="00A11970"/>
    <w:rsid w:val="00A25E93"/>
    <w:rsid w:val="00A302CF"/>
    <w:rsid w:val="00A32A4A"/>
    <w:rsid w:val="00A35D2A"/>
    <w:rsid w:val="00A462B3"/>
    <w:rsid w:val="00A50E40"/>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5345"/>
    <w:rsid w:val="00AD6D79"/>
    <w:rsid w:val="00AE6258"/>
    <w:rsid w:val="00AF1559"/>
    <w:rsid w:val="00AF2142"/>
    <w:rsid w:val="00AF3B49"/>
    <w:rsid w:val="00AF7B2A"/>
    <w:rsid w:val="00B00E36"/>
    <w:rsid w:val="00B04F08"/>
    <w:rsid w:val="00B069E3"/>
    <w:rsid w:val="00B10EEB"/>
    <w:rsid w:val="00B1310A"/>
    <w:rsid w:val="00B14DBA"/>
    <w:rsid w:val="00B212A3"/>
    <w:rsid w:val="00B51795"/>
    <w:rsid w:val="00B52AFC"/>
    <w:rsid w:val="00B54194"/>
    <w:rsid w:val="00B6227B"/>
    <w:rsid w:val="00B677FA"/>
    <w:rsid w:val="00B72189"/>
    <w:rsid w:val="00B74128"/>
    <w:rsid w:val="00B76CDE"/>
    <w:rsid w:val="00B77D5E"/>
    <w:rsid w:val="00B81E26"/>
    <w:rsid w:val="00B82B0B"/>
    <w:rsid w:val="00B86215"/>
    <w:rsid w:val="00B90A42"/>
    <w:rsid w:val="00B91EA2"/>
    <w:rsid w:val="00B9288E"/>
    <w:rsid w:val="00BB02BA"/>
    <w:rsid w:val="00BB1FCC"/>
    <w:rsid w:val="00BD3476"/>
    <w:rsid w:val="00BD68EB"/>
    <w:rsid w:val="00BE506B"/>
    <w:rsid w:val="00BF124D"/>
    <w:rsid w:val="00BF2F60"/>
    <w:rsid w:val="00C00D40"/>
    <w:rsid w:val="00C04B41"/>
    <w:rsid w:val="00C06ADB"/>
    <w:rsid w:val="00C10D6D"/>
    <w:rsid w:val="00C10E29"/>
    <w:rsid w:val="00C12727"/>
    <w:rsid w:val="00C132F0"/>
    <w:rsid w:val="00C14894"/>
    <w:rsid w:val="00C14D25"/>
    <w:rsid w:val="00C15EB3"/>
    <w:rsid w:val="00C20DBF"/>
    <w:rsid w:val="00C23D51"/>
    <w:rsid w:val="00C26EAC"/>
    <w:rsid w:val="00C375AB"/>
    <w:rsid w:val="00C41073"/>
    <w:rsid w:val="00C427B8"/>
    <w:rsid w:val="00C5035C"/>
    <w:rsid w:val="00C52D77"/>
    <w:rsid w:val="00C5331E"/>
    <w:rsid w:val="00C54788"/>
    <w:rsid w:val="00C66377"/>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C270E"/>
    <w:rsid w:val="00CC2D3C"/>
    <w:rsid w:val="00CC351C"/>
    <w:rsid w:val="00CC7016"/>
    <w:rsid w:val="00CC70DA"/>
    <w:rsid w:val="00CD716E"/>
    <w:rsid w:val="00CE0FA6"/>
    <w:rsid w:val="00CE1031"/>
    <w:rsid w:val="00CE7DFC"/>
    <w:rsid w:val="00CF4460"/>
    <w:rsid w:val="00CF47A0"/>
    <w:rsid w:val="00CF5E9A"/>
    <w:rsid w:val="00D0083C"/>
    <w:rsid w:val="00D037DF"/>
    <w:rsid w:val="00D21C11"/>
    <w:rsid w:val="00D22DD0"/>
    <w:rsid w:val="00D428E4"/>
    <w:rsid w:val="00D5339F"/>
    <w:rsid w:val="00D53A9A"/>
    <w:rsid w:val="00D54471"/>
    <w:rsid w:val="00D720D4"/>
    <w:rsid w:val="00D72C00"/>
    <w:rsid w:val="00D774BC"/>
    <w:rsid w:val="00D81E3D"/>
    <w:rsid w:val="00D91240"/>
    <w:rsid w:val="00D93512"/>
    <w:rsid w:val="00D97AA9"/>
    <w:rsid w:val="00DA1759"/>
    <w:rsid w:val="00DA5D2D"/>
    <w:rsid w:val="00DB3D1E"/>
    <w:rsid w:val="00DB56E2"/>
    <w:rsid w:val="00DB5B25"/>
    <w:rsid w:val="00DC12A2"/>
    <w:rsid w:val="00DC3968"/>
    <w:rsid w:val="00DC77AB"/>
    <w:rsid w:val="00DC78B2"/>
    <w:rsid w:val="00DD1A6E"/>
    <w:rsid w:val="00DD2A23"/>
    <w:rsid w:val="00DE065A"/>
    <w:rsid w:val="00DE155E"/>
    <w:rsid w:val="00DE1ECD"/>
    <w:rsid w:val="00DE4030"/>
    <w:rsid w:val="00DF42AC"/>
    <w:rsid w:val="00DF5FE6"/>
    <w:rsid w:val="00DF7E6D"/>
    <w:rsid w:val="00E066B1"/>
    <w:rsid w:val="00E1012B"/>
    <w:rsid w:val="00E127E3"/>
    <w:rsid w:val="00E12C4A"/>
    <w:rsid w:val="00E1501B"/>
    <w:rsid w:val="00E2294E"/>
    <w:rsid w:val="00E24E60"/>
    <w:rsid w:val="00E2754E"/>
    <w:rsid w:val="00E46C51"/>
    <w:rsid w:val="00E47F2D"/>
    <w:rsid w:val="00E57C71"/>
    <w:rsid w:val="00E64282"/>
    <w:rsid w:val="00E668F2"/>
    <w:rsid w:val="00E669B8"/>
    <w:rsid w:val="00E738E4"/>
    <w:rsid w:val="00E809F3"/>
    <w:rsid w:val="00E96B9F"/>
    <w:rsid w:val="00E9789B"/>
    <w:rsid w:val="00EA4AC5"/>
    <w:rsid w:val="00EB1451"/>
    <w:rsid w:val="00EB1E88"/>
    <w:rsid w:val="00EB3EAB"/>
    <w:rsid w:val="00EB63D6"/>
    <w:rsid w:val="00EC0191"/>
    <w:rsid w:val="00EC3FBC"/>
    <w:rsid w:val="00EC5E28"/>
    <w:rsid w:val="00EC61C9"/>
    <w:rsid w:val="00ED3446"/>
    <w:rsid w:val="00ED3466"/>
    <w:rsid w:val="00ED49B1"/>
    <w:rsid w:val="00EE04D9"/>
    <w:rsid w:val="00EE04DB"/>
    <w:rsid w:val="00EE0737"/>
    <w:rsid w:val="00EE64E3"/>
    <w:rsid w:val="00EE79D8"/>
    <w:rsid w:val="00EE7FE7"/>
    <w:rsid w:val="00EF0EFA"/>
    <w:rsid w:val="00EF2EFB"/>
    <w:rsid w:val="00F03056"/>
    <w:rsid w:val="00F07598"/>
    <w:rsid w:val="00F15DE5"/>
    <w:rsid w:val="00F20932"/>
    <w:rsid w:val="00F25F5B"/>
    <w:rsid w:val="00F26BE3"/>
    <w:rsid w:val="00F30EC9"/>
    <w:rsid w:val="00F31256"/>
    <w:rsid w:val="00F34EBF"/>
    <w:rsid w:val="00F35278"/>
    <w:rsid w:val="00F4297E"/>
    <w:rsid w:val="00F456CC"/>
    <w:rsid w:val="00F46893"/>
    <w:rsid w:val="00F46AE3"/>
    <w:rsid w:val="00F561A2"/>
    <w:rsid w:val="00F6122B"/>
    <w:rsid w:val="00F61287"/>
    <w:rsid w:val="00F61630"/>
    <w:rsid w:val="00F6168C"/>
    <w:rsid w:val="00F66A0F"/>
    <w:rsid w:val="00F74C7C"/>
    <w:rsid w:val="00F85F1F"/>
    <w:rsid w:val="00FA0F6C"/>
    <w:rsid w:val="00FB1144"/>
    <w:rsid w:val="00FB20B9"/>
    <w:rsid w:val="00FB3539"/>
    <w:rsid w:val="00FB7FC4"/>
    <w:rsid w:val="00FC55B5"/>
    <w:rsid w:val="00FC5FCD"/>
    <w:rsid w:val="00FD12DC"/>
    <w:rsid w:val="00FD2E7E"/>
    <w:rsid w:val="00FD30CC"/>
    <w:rsid w:val="00FD45D7"/>
    <w:rsid w:val="00FD4E8C"/>
    <w:rsid w:val="00FE0478"/>
    <w:rsid w:val="00FE29F5"/>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0F9484-CC13-4AC4-8655-E200E8C24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5077</TotalTime>
  <Pages>47</Pages>
  <Words>8193</Words>
  <Characters>43427</Characters>
  <Application>Microsoft Office Word</Application>
  <DocSecurity>0</DocSecurity>
  <Lines>361</Lines>
  <Paragraphs>103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51517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Torbjörn Dahlin</cp:lastModifiedBy>
  <cp:revision>58</cp:revision>
  <dcterms:created xsi:type="dcterms:W3CDTF">2014-12-05T10:29:00Z</dcterms:created>
  <dcterms:modified xsi:type="dcterms:W3CDTF">2014-12-17T06:56:00Z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2014-12-17</vt:lpwstr>
  </property>
  <property fmtid="{D5CDD505-2E9C-101B-9397-08002B2CF9AE}" pid="8" name="domain_3">
    <vt:lpwstr>basic</vt:lpwstr>
  </property>
  <property fmtid="{D5CDD505-2E9C-101B-9397-08002B2CF9AE}" pid="9" name="version">
    <vt:lpwstr>1.0</vt:lpwstr>
  </property>
</Properties>
</file>