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Hantera hälsorelaterade tillstånd, basuppgifter clinicalprocess:healthcond:basic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79FCC1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548C1">
              <w:rPr>
                <w:color w:val="008000"/>
                <w:sz w:val="32"/>
              </w:rPr>
              <w:t>2015-02-25</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AB0E0D">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AB0E0D">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AB0E0D">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AB0E0D">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AB0E0D">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AB0E0D">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AB0E0D">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AB0E0D">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Tagit bort process- och delete-tjänster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Använder Socialstyrelsens NI-modeller som referensmodell</w:t>
            </w:r>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Ändrat categorization ifrån chb-go till chb-o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Tagit bort avsnittet kring EI GetUpdates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Tagit bort filter på clinical model</w:t>
            </w:r>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fält</w:t>
            </w:r>
            <w:r>
              <w:t xml:space="preserve"> med mera</w:t>
            </w:r>
          </w:p>
          <w:p w14:paraId="6361E733" w14:textId="28618204" w:rsidR="00EB26FE" w:rsidRDefault="00EB26FE">
            <w:pPr>
              <w:pStyle w:val="TableText"/>
              <w:numPr>
                <w:ilvl w:val="0"/>
                <w:numId w:val="40"/>
              </w:numPr>
              <w:tabs>
                <w:tab w:val="right" w:pos="3176"/>
              </w:tabs>
              <w:ind w:left="113" w:hanging="113"/>
              <w:jc w:val="left"/>
            </w:pPr>
            <w:r>
              <w:t>Ändrat villkor för tidsbaserade utsökningar. Nu matchas denna parameter endast om observation.time</w:t>
            </w:r>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Lagt till optional attribut observation.status</w:t>
            </w:r>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device och location från observation group. Dessa </w:t>
            </w:r>
            <w:r w:rsidR="00361574">
              <w:t>är nu typer av</w:t>
            </w:r>
            <w:r>
              <w:t xml:space="preserve"> additionalParticipant</w:t>
            </w:r>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Ny del i ANY-datatypen för observation.value.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r w:rsidR="000F7C5D">
              <w:t xml:space="preserve">datatyp på </w:t>
            </w:r>
            <w:r w:rsidR="000F7C5D" w:rsidRPr="000F7C5D">
              <w:t>ReferredInformationType</w:t>
            </w:r>
            <w:r w:rsidR="000F7C5D">
              <w:t xml:space="preserve"> till xs:string.</w:t>
            </w:r>
          </w:p>
          <w:p w14:paraId="2C10F1B3" w14:textId="424EF9E1" w:rsidR="00EB64A0" w:rsidRPr="00043077" w:rsidRDefault="00EB64A0" w:rsidP="000F7C5D">
            <w:pPr>
              <w:pStyle w:val="TableText"/>
              <w:numPr>
                <w:ilvl w:val="0"/>
                <w:numId w:val="40"/>
              </w:numPr>
              <w:tabs>
                <w:tab w:val="right" w:pos="3176"/>
              </w:tabs>
              <w:ind w:left="113" w:hanging="113"/>
              <w:jc w:val="left"/>
            </w:pPr>
            <w:r w:rsidRPr="00043077">
              <w:t>observationType.codeSystemVersion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r w:rsidRPr="00043077">
              <w:t>referredInformationType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r>
              <w:t>Location kan vara AdditionalParticipant</w:t>
            </w:r>
          </w:p>
          <w:p w14:paraId="4043337F" w14:textId="5F694F50" w:rsidR="002D399A" w:rsidRDefault="00BB0169" w:rsidP="006174CA">
            <w:pPr>
              <w:pStyle w:val="TableText"/>
              <w:numPr>
                <w:ilvl w:val="0"/>
                <w:numId w:val="40"/>
              </w:numPr>
              <w:tabs>
                <w:tab w:val="right" w:pos="3176"/>
              </w:tabs>
              <w:ind w:left="113" w:hanging="113"/>
              <w:jc w:val="left"/>
            </w:pPr>
            <w:r>
              <w:t xml:space="preserve">Attributet telecom har bytt namn </w:t>
            </w:r>
            <w:r>
              <w:lastRenderedPageBreak/>
              <w:t xml:space="preserve">till </w:t>
            </w:r>
            <w:r w:rsidRPr="00BB0169">
              <w:t>electronicAddress</w:t>
            </w:r>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Tidsattribut på additionalParticipant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r>
              <w:t xml:space="preserve">- AddressType använder nu </w:t>
            </w:r>
            <w:r w:rsidRPr="00111851">
              <w:t>PostalAddressUseEnum</w:t>
            </w:r>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0BA87DB5" w:rsidR="00EB26FE" w:rsidRDefault="00EB26FE" w:rsidP="00C73247">
            <w:pPr>
              <w:pStyle w:val="TableText"/>
            </w:pPr>
            <w:r>
              <w:t>Erik Niss</w:t>
            </w:r>
            <w:r w:rsidR="00B807DB">
              <w:t>e</w:t>
            </w:r>
            <w:r>
              <w:t>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r w:rsidR="0046271D" w:rsidRPr="000C2908" w14:paraId="62014FBE" w14:textId="77777777" w:rsidTr="00C73247">
        <w:trPr>
          <w:ins w:id="2" w:author="Torbjörn Dahlin" w:date="2015-03-09T07:43:00Z"/>
        </w:trPr>
        <w:tc>
          <w:tcPr>
            <w:tcW w:w="1304" w:type="dxa"/>
          </w:tcPr>
          <w:p w14:paraId="12615CDE" w14:textId="075A93B8" w:rsidR="0046271D" w:rsidRDefault="0046271D" w:rsidP="0046271D">
            <w:pPr>
              <w:pStyle w:val="TableText"/>
              <w:rPr>
                <w:ins w:id="3" w:author="Torbjörn Dahlin" w:date="2015-03-09T07:43:00Z"/>
                <w:rFonts w:ascii="Georgia" w:hAnsi="Georgia"/>
              </w:rPr>
            </w:pPr>
            <w:ins w:id="4" w:author="Torbjörn Dahlin" w:date="2015-03-09T07:44:00Z">
              <w:r>
                <w:rPr>
                  <w:rFonts w:ascii="Georgia" w:hAnsi="Georgia"/>
                </w:rPr>
                <w:lastRenderedPageBreak/>
                <w:t>1.0_RC6</w:t>
              </w:r>
            </w:ins>
          </w:p>
        </w:tc>
        <w:tc>
          <w:tcPr>
            <w:tcW w:w="992" w:type="dxa"/>
            <w:shd w:val="clear" w:color="auto" w:fill="auto"/>
          </w:tcPr>
          <w:p w14:paraId="3C345B48" w14:textId="77777777" w:rsidR="0046271D" w:rsidRPr="00992906" w:rsidRDefault="0046271D" w:rsidP="007C1FB9">
            <w:pPr>
              <w:pStyle w:val="TableText"/>
              <w:rPr>
                <w:ins w:id="5" w:author="Torbjörn Dahlin" w:date="2015-03-09T07:43:00Z"/>
                <w:rFonts w:ascii="Georgia" w:hAnsi="Georgia"/>
              </w:rPr>
            </w:pPr>
          </w:p>
        </w:tc>
        <w:tc>
          <w:tcPr>
            <w:tcW w:w="1560" w:type="dxa"/>
          </w:tcPr>
          <w:p w14:paraId="3F9EC08F" w14:textId="38E1A920" w:rsidR="0046271D" w:rsidRDefault="0046271D" w:rsidP="003117E0">
            <w:pPr>
              <w:pStyle w:val="TableText"/>
              <w:rPr>
                <w:ins w:id="6" w:author="Torbjörn Dahlin" w:date="2015-03-09T07:43:00Z"/>
              </w:rPr>
            </w:pPr>
            <w:ins w:id="7" w:author="Torbjörn Dahlin" w:date="2015-03-09T07:44:00Z">
              <w:r>
                <w:t>2015-03-09</w:t>
              </w:r>
            </w:ins>
          </w:p>
        </w:tc>
        <w:tc>
          <w:tcPr>
            <w:tcW w:w="3260" w:type="dxa"/>
          </w:tcPr>
          <w:p w14:paraId="0AEEFF29" w14:textId="77777777" w:rsidR="0046271D" w:rsidRDefault="0046271D" w:rsidP="000D3E6C">
            <w:pPr>
              <w:pStyle w:val="TableText"/>
              <w:numPr>
                <w:ilvl w:val="0"/>
                <w:numId w:val="40"/>
              </w:numPr>
              <w:tabs>
                <w:tab w:val="right" w:pos="3176"/>
              </w:tabs>
              <w:ind w:left="113" w:hanging="113"/>
              <w:jc w:val="left"/>
              <w:rPr>
                <w:ins w:id="8" w:author="Torbjörn Dahlin" w:date="2015-03-09T07:44:00Z"/>
              </w:rPr>
            </w:pPr>
            <w:ins w:id="9" w:author="Torbjörn Dahlin" w:date="2015-03-09T07:44:00Z">
              <w:r>
                <w:t>Justeringar i inledande texter</w:t>
              </w:r>
            </w:ins>
          </w:p>
          <w:p w14:paraId="08879F2F" w14:textId="77777777" w:rsidR="0046271D" w:rsidRDefault="0046271D" w:rsidP="000D3E6C">
            <w:pPr>
              <w:pStyle w:val="TableText"/>
              <w:numPr>
                <w:ilvl w:val="0"/>
                <w:numId w:val="40"/>
              </w:numPr>
              <w:tabs>
                <w:tab w:val="right" w:pos="3176"/>
              </w:tabs>
              <w:ind w:left="113" w:hanging="113"/>
              <w:jc w:val="left"/>
              <w:rPr>
                <w:ins w:id="10" w:author="Torbjörn Dahlin" w:date="2015-03-09T07:44:00Z"/>
              </w:rPr>
            </w:pPr>
            <w:ins w:id="11" w:author="Torbjörn Dahlin" w:date="2015-03-09T07:44:00Z">
              <w:r>
                <w:t>Id i relationer är unika inom vårdgivare, inte inom system</w:t>
              </w:r>
            </w:ins>
          </w:p>
          <w:p w14:paraId="484DFAE7" w14:textId="53C28B7F" w:rsidR="0046271D" w:rsidRDefault="0046271D" w:rsidP="000D3E6C">
            <w:pPr>
              <w:pStyle w:val="TableText"/>
              <w:numPr>
                <w:ilvl w:val="0"/>
                <w:numId w:val="40"/>
              </w:numPr>
              <w:tabs>
                <w:tab w:val="right" w:pos="3176"/>
              </w:tabs>
              <w:ind w:left="113" w:hanging="113"/>
              <w:jc w:val="left"/>
              <w:rPr>
                <w:ins w:id="12" w:author="Torbjörn Dahlin" w:date="2015-03-09T07:43:00Z"/>
              </w:rPr>
            </w:pPr>
            <w:ins w:id="13" w:author="Torbjörn Dahlin" w:date="2015-03-09T07:45:00Z">
              <w:r>
                <w:t>Beskrivning av behovet av interaktionsöverenskommelser och tillämpningsanvisningar</w:t>
              </w:r>
            </w:ins>
          </w:p>
        </w:tc>
        <w:tc>
          <w:tcPr>
            <w:tcW w:w="1559" w:type="dxa"/>
          </w:tcPr>
          <w:p w14:paraId="66C20261" w14:textId="3BE222D9" w:rsidR="0046271D" w:rsidRDefault="0046271D" w:rsidP="00C73247">
            <w:pPr>
              <w:pStyle w:val="TableText"/>
              <w:rPr>
                <w:ins w:id="14" w:author="Torbjörn Dahlin" w:date="2015-03-09T07:44:00Z"/>
              </w:rPr>
            </w:pPr>
            <w:ins w:id="15" w:author="Torbjörn Dahlin" w:date="2015-03-09T07:44:00Z">
              <w:r>
                <w:t>Johan Eltes</w:t>
              </w:r>
            </w:ins>
          </w:p>
          <w:p w14:paraId="729F384C" w14:textId="6D5FAFFA" w:rsidR="0046271D" w:rsidRDefault="0046271D" w:rsidP="00C73247">
            <w:pPr>
              <w:pStyle w:val="TableText"/>
              <w:rPr>
                <w:ins w:id="16" w:author="Torbjörn Dahlin" w:date="2015-03-09T07:43:00Z"/>
              </w:rPr>
            </w:pPr>
            <w:ins w:id="17" w:author="Torbjörn Dahlin" w:date="2015-03-09T07:44:00Z">
              <w:r>
                <w:t>Torbjörn Dahlin</w:t>
              </w:r>
            </w:ins>
          </w:p>
        </w:tc>
        <w:tc>
          <w:tcPr>
            <w:tcW w:w="1418" w:type="dxa"/>
          </w:tcPr>
          <w:p w14:paraId="613FA748" w14:textId="77777777" w:rsidR="0046271D" w:rsidRPr="000C2908" w:rsidRDefault="0046271D" w:rsidP="007C1FB9">
            <w:pPr>
              <w:pStyle w:val="TableText"/>
              <w:rPr>
                <w:ins w:id="18" w:author="Torbjörn Dahlin" w:date="2015-03-09T07:43:00Z"/>
                <w:rFonts w:ascii="Georgia" w:hAnsi="Georgia"/>
              </w:rPr>
            </w:pPr>
          </w:p>
        </w:tc>
      </w:tr>
    </w:tbl>
    <w:p w14:paraId="073E0FED" w14:textId="55F28419"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RIVTA flera dokument</w:t>
            </w:r>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162F4979" w14:textId="2F225EB4" w:rsidR="00C6110A" w:rsidRPr="00C6110A" w:rsidRDefault="00AB0E0D" w:rsidP="00C6110A">
            <w:pPr>
              <w:pStyle w:val="TableText"/>
              <w:jc w:val="left"/>
              <w:rPr>
                <w:rFonts w:ascii="Georgia" w:hAnsi="Georgia"/>
                <w:lang w:val="en-US"/>
              </w:rPr>
            </w:pPr>
            <w:hyperlink r:id="rId9"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r w:rsidRPr="003910DE">
              <w:rPr>
                <w:rFonts w:ascii="Georgia" w:hAnsi="Georgia"/>
                <w:lang w:val="en-US"/>
              </w:rPr>
              <w:t>Obligatoriskt</w:t>
            </w:r>
          </w:p>
        </w:tc>
        <w:tc>
          <w:tcPr>
            <w:tcW w:w="3765" w:type="dxa"/>
          </w:tcPr>
          <w:p w14:paraId="19EED1F6" w14:textId="491F1C73" w:rsidR="00534FBE" w:rsidRPr="003910DE" w:rsidRDefault="00534FBE" w:rsidP="00202B3B">
            <w:pPr>
              <w:pStyle w:val="TableText"/>
              <w:ind w:left="0"/>
              <w:jc w:val="left"/>
              <w:rPr>
                <w:rFonts w:ascii="Georgia" w:hAnsi="Georgia"/>
                <w:lang w:val="en-US"/>
              </w:rPr>
            </w:pPr>
            <w:r w:rsidRPr="003910DE">
              <w:rPr>
                <w:rFonts w:ascii="Georgia" w:hAnsi="Georgia"/>
                <w:lang w:val="en-US"/>
              </w:rPr>
              <w:t xml:space="preserve">bilaga </w:t>
            </w:r>
          </w:p>
        </w:tc>
      </w:tr>
      <w:tr w:rsidR="00534FBE" w:rsidRPr="00AB0E0D"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RIV Tekniska Anvisningar Översikt</w:t>
            </w:r>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556286"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4DC9F8A9" w:rsidR="00000E6B" w:rsidRPr="00556286" w:rsidRDefault="00C6110A" w:rsidP="00556286">
            <w:pPr>
              <w:pStyle w:val="TableText"/>
              <w:ind w:left="0"/>
              <w:jc w:val="left"/>
              <w:rPr>
                <w:rFonts w:ascii="Georgia" w:hAnsi="Georgia"/>
              </w:rPr>
            </w:pPr>
            <w:r w:rsidRPr="00556286">
              <w:rPr>
                <w:rFonts w:ascii="Georgia" w:hAnsi="Georgia"/>
              </w:rPr>
              <w:t>http://unitsofmeasure.org/</w:t>
            </w:r>
            <w:r w:rsidR="00556286" w:rsidRPr="00556286">
              <w:rPr>
                <w:rFonts w:ascii="Georgia" w:hAnsi="Georgia"/>
              </w:rPr>
              <w:br/>
              <w:t xml:space="preserve">Version </w:t>
            </w:r>
            <w:r w:rsidR="00556286" w:rsidRPr="00556286">
              <w:rPr>
                <w:rFonts w:ascii="Verdana" w:hAnsi="Verdana"/>
                <w:color w:val="000000"/>
              </w:rPr>
              <w:t>1.9 (2013-10-22) eller senare.</w:t>
            </w:r>
          </w:p>
        </w:tc>
      </w:tr>
    </w:tbl>
    <w:p w14:paraId="7676F572" w14:textId="77777777" w:rsidR="007C1FB9" w:rsidRPr="00556286"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w:t>
            </w:r>
            <w:r>
              <w:rPr>
                <w:rFonts w:ascii="Georgia" w:hAnsi="Georgia"/>
              </w:rPr>
              <w:lastRenderedPageBreak/>
              <w:t xml:space="preserve">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lastRenderedPageBreak/>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19" w:name="_Toc357754843"/>
      <w:bookmarkStart w:id="20"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21" w:name="_Toc411633220"/>
      <w:r>
        <w:t>Inledning</w:t>
      </w:r>
      <w:bookmarkEnd w:id="19"/>
      <w:bookmarkEnd w:id="20"/>
      <w:bookmarkEnd w:id="2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0B17A3" w:rsidRPr="002D39D1">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0B17A3" w:rsidRPr="002D39D1">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0B17A3" w:rsidRPr="002D39D1">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0F0C1ED5"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22" w:name="_Toc411633221"/>
      <w:bookmarkStart w:id="23" w:name="_Toc269040962"/>
      <w:r>
        <w:t>Svenskt namn</w:t>
      </w:r>
      <w:bookmarkEnd w:id="22"/>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Vård- och omsorg kärnprocess:hantera hälsorelaterade tillstånd:basuppgifter</w:t>
      </w:r>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23"/>
    <w:p w14:paraId="379952D3" w14:textId="77777777" w:rsidR="005F3FF0" w:rsidRDefault="005F3FF0" w:rsidP="005F3FF0"/>
    <w:p w14:paraId="100B360E" w14:textId="77777777" w:rsidR="005F3FF0" w:rsidRDefault="005F3FF0" w:rsidP="005F3FF0">
      <w:pPr>
        <w:pStyle w:val="Rubrik2"/>
      </w:pPr>
      <w:bookmarkStart w:id="24" w:name="_Toc398042046"/>
      <w:bookmarkStart w:id="25" w:name="_Toc411633222"/>
      <w:r>
        <w:t>WEB beskrivning</w:t>
      </w:r>
      <w:bookmarkEnd w:id="24"/>
      <w:bookmarkEnd w:id="25"/>
    </w:p>
    <w:p w14:paraId="473709EA" w14:textId="24E5C279" w:rsidR="001D3344" w:rsidRDefault="001D3344" w:rsidP="001D3344">
      <w:r>
        <w:t xml:space="preserve">Syftet med denna domän är att </w:t>
      </w:r>
      <w:r w:rsidR="00387EAD">
        <w:t>tillgängliggöra journalförd strukturerad</w:t>
      </w:r>
      <w:r>
        <w:t xml:space="preserve"> </w:t>
      </w:r>
      <w:r w:rsidR="00387EAD">
        <w:t xml:space="preserve">information </w:t>
      </w:r>
      <w:r>
        <w:t xml:space="preserve">om </w:t>
      </w:r>
      <w:r w:rsidR="00DD1A6E">
        <w:t>observationer</w:t>
      </w:r>
      <w:r>
        <w:t xml:space="preserve"> och </w:t>
      </w:r>
      <w:r w:rsidR="00DD1A6E">
        <w:t xml:space="preserve">mätvärden </w:t>
      </w:r>
      <w:r w:rsidR="002E6E06">
        <w:t>från</w:t>
      </w:r>
      <w:r>
        <w:t xml:space="preserve"> </w:t>
      </w:r>
      <w:r w:rsidR="008B3F63">
        <w:t xml:space="preserve">vårdverksamheter </w:t>
      </w:r>
      <w:r w:rsidR="00387EAD">
        <w:t>för återanvändning i olika syften</w:t>
      </w:r>
      <w:r>
        <w:t xml:space="preserve">.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035D33C0" w:rsidR="00992906" w:rsidRPr="00992906" w:rsidRDefault="00DD1A6E" w:rsidP="00992906">
      <w:r>
        <w:t>Tjänstedomänen</w:t>
      </w:r>
      <w:r w:rsidR="001D3344">
        <w:t xml:space="preserve"> ställer krav på att informationen är strukturerad och kodad. Denna domän</w:t>
      </w:r>
      <w:r w:rsidR="00824BCA">
        <w:t xml:space="preserve"> ska </w:t>
      </w:r>
      <w:r w:rsidR="001D3344">
        <w:t xml:space="preserve">tillgodose </w:t>
      </w:r>
      <w:r w:rsidR="00824BCA">
        <w:t xml:space="preserve">behov av återanvändning av strukturerad observationsinformation som finns </w:t>
      </w:r>
      <w:r w:rsidR="001D3344">
        <w:t>hos exempelvis kvalitetsregister</w:t>
      </w:r>
      <w:r w:rsidR="00824BCA">
        <w:t xml:space="preserve">, </w:t>
      </w:r>
      <w:r w:rsidR="001D3344">
        <w:t>uppföljningssystem</w:t>
      </w:r>
      <w:r w:rsidR="00824BCA">
        <w:t>, system för den enskildes direktåtkomst, system för utlämnande, system för professionens åtkomst till sammanhållen journalföring och centrala system för rapportering till olika former av myndighetsregister.</w:t>
      </w:r>
      <w:bookmarkStart w:id="26" w:name="_Toc198086678"/>
      <w:bookmarkStart w:id="27" w:name="_Toc224960918"/>
      <w:bookmarkStart w:id="28" w:name="_Toc357754844"/>
      <w:bookmarkStart w:id="29" w:name="_Toc243452542"/>
      <w:bookmarkStart w:id="30" w:name="_Toc163300578"/>
      <w:bookmarkStart w:id="31" w:name="_Toc163300880"/>
      <w:bookmarkStart w:id="32" w:name="_Toc198366954"/>
      <w:r w:rsidR="00992906">
        <w:br w:type="page"/>
      </w:r>
    </w:p>
    <w:p w14:paraId="6A4B8311" w14:textId="50ED723C" w:rsidR="0039481C" w:rsidRDefault="0039481C" w:rsidP="0039481C">
      <w:pPr>
        <w:pStyle w:val="Rubrik1"/>
      </w:pPr>
      <w:bookmarkStart w:id="33" w:name="_Toc411633223"/>
      <w:r>
        <w:lastRenderedPageBreak/>
        <w:t>Versionsinformation</w:t>
      </w:r>
      <w:bookmarkEnd w:id="26"/>
      <w:bookmarkEnd w:id="27"/>
      <w:bookmarkEnd w:id="28"/>
      <w:bookmarkEnd w:id="29"/>
      <w:bookmarkEnd w:id="33"/>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B17A3" w:rsidRPr="00526B3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B17A3" w:rsidRPr="00526B3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B17A3" w:rsidRPr="00526B3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34" w:name="_Toc357754845"/>
      <w:bookmarkStart w:id="35" w:name="_Toc243452543"/>
      <w:bookmarkStart w:id="36" w:name="_Toc411633224"/>
      <w:bookmarkStart w:id="37" w:name="_Toc163300882"/>
      <w:r w:rsidRPr="00526B30">
        <w:rPr>
          <w:lang w:val="en-US"/>
        </w:rPr>
        <w:t xml:space="preserve">Version </w:t>
      </w:r>
      <w:bookmarkEnd w:id="34"/>
      <w:bookmarkEnd w:id="35"/>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36"/>
      <w:r w:rsidR="00E57C71">
        <w:rPr>
          <w:color w:val="008000"/>
        </w:rPr>
        <w:fldChar w:fldCharType="end"/>
      </w:r>
    </w:p>
    <w:p w14:paraId="2619F25A" w14:textId="77777777" w:rsidR="0039481C" w:rsidRDefault="0039481C" w:rsidP="0039481C">
      <w:pPr>
        <w:pStyle w:val="Rubrik3"/>
      </w:pPr>
      <w:bookmarkStart w:id="38" w:name="_Toc243452544"/>
      <w:bookmarkStart w:id="39" w:name="_Toc411633225"/>
      <w:r>
        <w:t>Oförändrade tjänstekontrakt</w:t>
      </w:r>
      <w:bookmarkEnd w:id="38"/>
      <w:bookmarkEnd w:id="39"/>
    </w:p>
    <w:p w14:paraId="51263932" w14:textId="77777777" w:rsidR="005F3FF0" w:rsidRPr="005F3FF0" w:rsidRDefault="005F3FF0" w:rsidP="005F3FF0"/>
    <w:p w14:paraId="00D1F070" w14:textId="77777777" w:rsidR="0039481C" w:rsidRDefault="0039481C" w:rsidP="0039481C">
      <w:pPr>
        <w:pStyle w:val="Rubrik3"/>
      </w:pPr>
      <w:bookmarkStart w:id="40" w:name="_Toc243452545"/>
      <w:bookmarkStart w:id="41" w:name="_Toc411633226"/>
      <w:r>
        <w:t>Nya tjänstekontrakt</w:t>
      </w:r>
      <w:bookmarkEnd w:id="40"/>
      <w:bookmarkEnd w:id="41"/>
    </w:p>
    <w:p w14:paraId="1101B2AF" w14:textId="77777777" w:rsidR="0039481C" w:rsidRPr="007E3F3B" w:rsidRDefault="0039481C" w:rsidP="0039481C">
      <w:pPr>
        <w:rPr>
          <w:i/>
        </w:rPr>
      </w:pPr>
      <w:r w:rsidRPr="007E3F3B">
        <w:rPr>
          <w:i/>
        </w:rPr>
        <w:t>Följande nya tjänstekontrakt finns från och med denna version:</w:t>
      </w:r>
    </w:p>
    <w:p w14:paraId="079DC266" w14:textId="0AC79058" w:rsidR="005F3FF0" w:rsidRDefault="005F3FF0" w:rsidP="005F3FF0">
      <w:pPr>
        <w:numPr>
          <w:ilvl w:val="0"/>
          <w:numId w:val="27"/>
        </w:numPr>
      </w:pPr>
      <w:r w:rsidRPr="0007501F">
        <w:t>GetObservation</w:t>
      </w:r>
      <w:r w:rsidR="00147133">
        <w:t>s</w:t>
      </w:r>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42" w:name="_Toc243452546"/>
      <w:bookmarkStart w:id="43" w:name="_Toc411633227"/>
      <w:r>
        <w:t>Förändrade tjänstekontrakt</w:t>
      </w:r>
      <w:bookmarkEnd w:id="42"/>
      <w:bookmarkEnd w:id="43"/>
    </w:p>
    <w:p w14:paraId="6D97361C" w14:textId="76CCB711" w:rsidR="00992906" w:rsidRDefault="00992906" w:rsidP="00992906">
      <w:bookmarkStart w:id="44"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45" w:name="_Toc411633228"/>
      <w:r>
        <w:t>Utgångna tjänstekontrakt</w:t>
      </w:r>
      <w:bookmarkEnd w:id="44"/>
      <w:bookmarkEnd w:id="45"/>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46" w:name="_Toc357754846"/>
      <w:bookmarkStart w:id="47" w:name="_Toc243452548"/>
      <w:bookmarkStart w:id="48" w:name="_Toc411633229"/>
      <w:r w:rsidRPr="0028759B">
        <w:t>Version tidigare</w:t>
      </w:r>
      <w:bookmarkEnd w:id="46"/>
      <w:bookmarkEnd w:id="47"/>
      <w:bookmarkEnd w:id="48"/>
    </w:p>
    <w:p w14:paraId="2FEA36CC" w14:textId="357D3BA2" w:rsidR="005464FE" w:rsidRDefault="005464FE" w:rsidP="005464FE">
      <w:bookmarkStart w:id="49"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50" w:name="_Toc411633230"/>
      <w:commentRangeStart w:id="51"/>
      <w:commentRangeStart w:id="52"/>
      <w:r>
        <w:lastRenderedPageBreak/>
        <w:t>Tjänstedomänens arkitektur</w:t>
      </w:r>
      <w:bookmarkEnd w:id="49"/>
      <w:bookmarkEnd w:id="50"/>
      <w:commentRangeEnd w:id="51"/>
      <w:r w:rsidR="00FD2055">
        <w:rPr>
          <w:rStyle w:val="Kommentarsreferens"/>
          <w:rFonts w:eastAsia="Calibri"/>
          <w:bCs w:val="0"/>
        </w:rPr>
        <w:commentReference w:id="51"/>
      </w:r>
      <w:commentRangeEnd w:id="52"/>
      <w:r w:rsidR="0046271D">
        <w:rPr>
          <w:rStyle w:val="Kommentarsreferens"/>
          <w:rFonts w:eastAsia="Calibri"/>
          <w:bCs w:val="0"/>
        </w:rPr>
        <w:commentReference w:id="52"/>
      </w:r>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74BE3C7F"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00084BED">
        <w:t xml:space="preserve">är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r w:rsidR="00084BED">
        <w:t xml:space="preserve"> </w:t>
      </w:r>
      <w:r w:rsidR="008234B1">
        <w:t>Som en följd av detta</w:t>
      </w:r>
      <w:r w:rsidR="00084BED">
        <w:t xml:space="preserve"> kravställer tjänstedomänen uppdatering av engagemangsindex.</w:t>
      </w:r>
    </w:p>
    <w:p w14:paraId="5E86CC21" w14:textId="77777777" w:rsidR="005464FE" w:rsidRDefault="005464FE" w:rsidP="005464FE"/>
    <w:p w14:paraId="7451FBE8" w14:textId="4123D743" w:rsidR="005464FE" w:rsidRPr="0096471C" w:rsidRDefault="005464FE" w:rsidP="005464F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r w:rsidR="00997547">
        <w:t>, i syfte att söka fram information om just den händelse som orsakade notifieringen.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53" w:name="_Toc398042055"/>
      <w:bookmarkStart w:id="54" w:name="_Toc411633231"/>
      <w:r>
        <w:t>Flöden</w:t>
      </w:r>
      <w:bookmarkEnd w:id="53"/>
      <w:bookmarkEnd w:id="54"/>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55" w:name="_Toc398042056"/>
      <w:bookmarkStart w:id="56" w:name="_Toc411633232"/>
      <w:r w:rsidRPr="0071169E">
        <w:t>Hämta observationer</w:t>
      </w:r>
      <w:bookmarkEnd w:id="55"/>
      <w:bookmarkEnd w:id="56"/>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3">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B6361A9" w:rsidR="003503A0" w:rsidRPr="00211EF1" w:rsidRDefault="003503A0" w:rsidP="00596574">
            <w:pPr>
              <w:spacing w:before="40" w:after="40"/>
            </w:pPr>
            <w:r w:rsidRPr="00F81A41">
              <w:t>Den patient som vill få tillgång till sin</w:t>
            </w:r>
            <w:r>
              <w:t>a</w:t>
            </w:r>
            <w:r w:rsidRPr="00F81A41">
              <w:t xml:space="preserve"> </w:t>
            </w:r>
            <w:r w:rsidR="00596574">
              <w:t>observationer</w:t>
            </w:r>
            <w:r w:rsidR="00553ECE">
              <w:t xml:space="preserve"> inom ramen för aktuell interaktionsöverenskommelse</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73703A06" w14:textId="1CC304B0" w:rsidR="00E356CD" w:rsidRPr="00E356CD" w:rsidRDefault="005464FE">
      <w:pPr>
        <w:pPrChange w:id="57" w:author="Johan Eltes" w:date="2015-03-03T21:47:00Z">
          <w:pPr>
            <w:pStyle w:val="Rubrik3"/>
          </w:pPr>
        </w:pPrChange>
      </w:pPr>
      <w:bookmarkStart w:id="58" w:name="_Toc277330953"/>
      <w:bookmarkStart w:id="59" w:name="_Toc411633233"/>
      <w:r>
        <w:t>Beskrivning</w:t>
      </w:r>
      <w:r w:rsidRPr="00631F04">
        <w:t xml:space="preserve"> av relationskonceptet.</w:t>
      </w:r>
      <w:bookmarkEnd w:id="58"/>
      <w:bookmarkEnd w:id="59"/>
    </w:p>
    <w:p w14:paraId="51EBA9B1" w14:textId="083B02C6" w:rsidR="005464FE" w:rsidRDefault="00114699" w:rsidP="005464FE">
      <w:r>
        <w:t>K</w:t>
      </w:r>
      <w:r w:rsidR="005464FE">
        <w:t xml:space="preserve">ontrakt i tjänstedomänen har stöd för att peka ut </w:t>
      </w:r>
      <w:r w:rsidR="0078166B">
        <w:t>relaterade</w:t>
      </w:r>
      <w:r w:rsidR="005464FE">
        <w:t xml:space="preserve"> informationsmängder</w:t>
      </w:r>
      <w:r w:rsidR="0078166B">
        <w:t>.</w:t>
      </w:r>
      <w:r w:rsidR="005464FE">
        <w:t xml:space="preserve"> </w:t>
      </w:r>
      <w:r w:rsidR="0078166B">
        <w:t>K</w:t>
      </w:r>
      <w:r w:rsidR="005464FE">
        <w:t>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38D2F012" w:rsidR="005464FE" w:rsidRDefault="005464FE" w:rsidP="005464FE">
      <w:r>
        <w:t xml:space="preserve">En relaterad informationsmängd pekas ut med hjälp av typen ReferredInformationType där fältet type beskriver vilken </w:t>
      </w:r>
      <w:r w:rsidR="0078166B">
        <w:t xml:space="preserve">informationstyp </w:t>
      </w:r>
      <w:r>
        <w:t>som är refererad och följer tabell</w:t>
      </w:r>
      <w:r w:rsidR="00F20932">
        <w:t>en</w:t>
      </w:r>
      <w:r>
        <w:t xml:space="preserve"> för </w:t>
      </w:r>
      <w:r w:rsidR="00F20932">
        <w:t>e</w:t>
      </w:r>
      <w:r>
        <w:t>ngagemangs</w:t>
      </w:r>
      <w:r w:rsidR="00F20932">
        <w:t>i</w:t>
      </w:r>
      <w:r>
        <w:t>ndex-kategori</w:t>
      </w:r>
      <w:r w:rsidR="003503A0">
        <w:t>, enligt fältet ”categorization”,</w:t>
      </w:r>
      <w:r>
        <w:t xml:space="preserve"> t.ex. voo för </w:t>
      </w:r>
      <w:r w:rsidR="00F20932">
        <w:t>vårddokumentation.</w:t>
      </w:r>
      <w:r>
        <w:t xml:space="preserve"> </w:t>
      </w:r>
      <w:r w:rsidR="00F20932">
        <w:t>F</w:t>
      </w:r>
      <w:r>
        <w:t xml:space="preserve">ör att </w:t>
      </w:r>
      <w:ins w:id="60" w:author="Torbjörn Dahlin" w:date="2015-03-06T08:19:00Z">
        <w:r w:rsidR="008234B1">
          <w:t>filtrera ut den källa som lagrar den relaterade informationsmängden</w:t>
        </w:r>
      </w:ins>
      <w:ins w:id="61" w:author="Torbjörn Dahlin" w:date="2015-03-06T08:20:00Z">
        <w:r w:rsidR="008234B1">
          <w:t xml:space="preserve"> används det HSA-id som återfinns i </w:t>
        </w:r>
        <w:r w:rsidR="008234B1" w:rsidRPr="0036048B">
          <w:t>informati</w:t>
        </w:r>
        <w:r w:rsidR="008234B1">
          <w:t xml:space="preserve">onOwner.id.extension som värde i sökparametern CareGiver (dvs. </w:t>
        </w:r>
      </w:ins>
      <w:ins w:id="62" w:author="Torbjörn Dahlin" w:date="2015-03-06T08:21:00Z">
        <w:r w:rsidR="008234B1">
          <w:t xml:space="preserve">vårdgivare). </w:t>
        </w:r>
      </w:ins>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appendektomi (aktivitet). Vid ett senare tillfälle upptäcks att en MRSA-infektion har uppkommit i operationssåret (observation).</w:t>
      </w:r>
    </w:p>
    <w:p w14:paraId="6817A31F" w14:textId="4168AC0D" w:rsidR="00205769" w:rsidRDefault="005A7FC6" w:rsidP="005A7FC6">
      <w:commentRangeStart w:id="63"/>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4">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commentRangeEnd w:id="63"/>
      <w:r w:rsidR="00695631">
        <w:rPr>
          <w:rStyle w:val="Kommentarsreferens"/>
        </w:rPr>
        <w:commentReference w:id="63"/>
      </w:r>
    </w:p>
    <w:p w14:paraId="12DB1618" w14:textId="77777777" w:rsidR="005A7FC6" w:rsidRDefault="005A7FC6" w:rsidP="005A7FC6"/>
    <w:p w14:paraId="595B00F9" w14:textId="7AE2F7B7" w:rsidR="004604C8" w:rsidRDefault="008E537E" w:rsidP="005A7FC6">
      <w:pPr>
        <w:rPr>
          <w:ins w:id="64" w:author="Torbjörn Dahlin" w:date="2015-03-06T08:24:00Z"/>
        </w:rPr>
      </w:pPr>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ins w:id="65" w:author="Torbjörn Dahlin" w:date="2015-03-06T08:24:00Z">
        <w:r w:rsidR="004604C8">
          <w:t xml:space="preserve">Ovanstående modell skulle kunna tänkas återspegla att en patient på en närakut får diagnosen </w:t>
        </w:r>
      </w:ins>
      <w:ins w:id="66" w:author="Torbjörn Dahlin" w:date="2015-03-06T08:25:00Z">
        <w:r w:rsidR="004604C8">
          <w:t xml:space="preserve">Akut Appendicit och sänds med en akutremiss till det lokala sjukhuset. Via remissen förmedlas identiteten på den satta diagnosen i primärvårdssystemets journalsystem. </w:t>
        </w:r>
      </w:ins>
      <w:ins w:id="67" w:author="Torbjörn Dahlin" w:date="2015-03-06T08:26:00Z">
        <w:r w:rsidR="004604C8">
          <w:t xml:space="preserve">När sedan operationen dokumenteras skapas ett explicit orsakssamband till den tidigare diagnosen. Tre veckor efter operationen kommer patienten tillbaka till primärvården för att operationssåret inte vill läka. </w:t>
        </w:r>
      </w:ins>
      <w:ins w:id="68" w:author="Torbjörn Dahlin" w:date="2015-03-06T08:27:00Z">
        <w:r w:rsidR="004604C8">
          <w:t xml:space="preserve">Efter ett labbprov konstateras en MRSA-infektion. Läkaren använder </w:t>
        </w:r>
      </w:ins>
      <w:ins w:id="69" w:author="Torbjörn Dahlin" w:date="2015-03-06T08:28:00Z">
        <w:r w:rsidR="004604C8">
          <w:t xml:space="preserve">möjligheten att söka i sammanhållen journal efter patientens samtycke och hittar då den dokumenterade aktiviteten Appendektomi som utfördes på sjukhuset. Genom att skapa ett orsakssamband mellan MRSA-infektionen och ingreppet får den </w:t>
        </w:r>
        <w:r w:rsidR="004604C8">
          <w:lastRenderedPageBreak/>
          <w:t>opererande verksamheten möjlighet att följa upp sina operationskomplikationer även om patienten inte kom direkt till dem med det uppkomna problemet.</w:t>
        </w:r>
      </w:ins>
      <w:ins w:id="70" w:author="Torbjörn Dahlin" w:date="2015-03-06T08:27:00Z">
        <w:r w:rsidR="004604C8">
          <w:t xml:space="preserve"> </w:t>
        </w:r>
      </w:ins>
    </w:p>
    <w:p w14:paraId="5CD98A01" w14:textId="52ACB44E" w:rsidR="008E537E" w:rsidRDefault="008E537E"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(GetActivity &amp; GetObservation)</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71" w:name="_Toc398042064"/>
      <w:bookmarkStart w:id="72" w:name="_Toc411633234"/>
      <w:r w:rsidRPr="009C0282">
        <w:t>Adressering</w:t>
      </w:r>
      <w:bookmarkEnd w:id="71"/>
      <w:bookmarkEnd w:id="72"/>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(Ineras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73" w:name="_Toc383167586"/>
      <w:bookmarkStart w:id="74" w:name="_Toc277330956"/>
      <w:bookmarkStart w:id="75" w:name="_Toc411633235"/>
      <w:r w:rsidRPr="00DF207A">
        <w:t>Sammanfattning av adresseringsmodell</w:t>
      </w:r>
      <w:bookmarkEnd w:id="73"/>
      <w:bookmarkEnd w:id="74"/>
      <w:bookmarkEnd w:id="75"/>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r w:rsidRPr="00E146AE">
              <w:t>Ineras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r>
              <w:t>Prod: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76" w:name="_Toc398042069"/>
      <w:bookmarkStart w:id="77" w:name="_Toc411633236"/>
      <w:r w:rsidRPr="00AB0642">
        <w:t>Aggregering och engagemangsindex</w:t>
      </w:r>
      <w:bookmarkEnd w:id="76"/>
      <w:bookmarkEnd w:id="77"/>
    </w:p>
    <w:p w14:paraId="2F665C7C" w14:textId="77777777" w:rsidR="00DF5FE6" w:rsidRDefault="00DF5FE6" w:rsidP="00DF5FE6">
      <w:bookmarkStart w:id="78" w:name="_Toc357754847"/>
      <w:bookmarkStart w:id="79" w:name="_Toc243452549"/>
      <w:bookmarkEnd w:id="37"/>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Default="00DF5FE6" w:rsidP="00DF5FE6">
      <w:pPr>
        <w:rPr>
          <w:ins w:id="80" w:author="Torbjörn Dahlin" w:date="2015-03-06T08:34:00Z"/>
        </w:rPr>
      </w:pPr>
      <w:r>
        <w:t>Om logisk adress HSA-id för Inera eller en huvudman kommer anropet att dirigeras till aggregerande tjänsten som i sin tur – efter att ha konsulterat engagemangsindex – vidarebefordrar frågan till de källsystem som har information om patienten.</w:t>
      </w:r>
    </w:p>
    <w:p w14:paraId="72CD5CE1" w14:textId="77777777" w:rsidR="000F5C05" w:rsidRDefault="000F5C05" w:rsidP="00DF5FE6">
      <w:pPr>
        <w:rPr>
          <w:ins w:id="81" w:author="Torbjörn Dahlin" w:date="2015-03-06T08:34:00Z"/>
        </w:rPr>
      </w:pPr>
    </w:p>
    <w:p w14:paraId="4B7117A7" w14:textId="2E725214" w:rsidR="000F5C05" w:rsidRDefault="000F5C05">
      <w:pPr>
        <w:pStyle w:val="Rubrik2"/>
        <w:rPr>
          <w:ins w:id="82" w:author="Torbjörn Dahlin" w:date="2015-03-06T08:34:00Z"/>
        </w:rPr>
        <w:pPrChange w:id="83" w:author="Torbjörn Dahlin" w:date="2015-03-06T08:34:00Z">
          <w:pPr/>
        </w:pPrChange>
      </w:pPr>
      <w:ins w:id="84" w:author="Torbjörn Dahlin" w:date="2015-03-06T08:34:00Z">
        <w:r>
          <w:t>Interaktionsöverenskommelser</w:t>
        </w:r>
      </w:ins>
      <w:ins w:id="85" w:author="Torbjörn Dahlin" w:date="2015-03-06T08:55:00Z">
        <w:r w:rsidR="000B24C9">
          <w:t xml:space="preserve"> och tillämpningsanvisningar</w:t>
        </w:r>
      </w:ins>
    </w:p>
    <w:p w14:paraId="707D3FF1" w14:textId="31809F76" w:rsidR="000F5C05" w:rsidRDefault="003472E9">
      <w:pPr>
        <w:rPr>
          <w:ins w:id="86" w:author="Torbjörn Dahlin" w:date="2015-03-06T08:55:00Z"/>
        </w:rPr>
      </w:pPr>
      <w:ins w:id="87" w:author="Torbjörn Dahlin" w:date="2015-03-06T08:50:00Z">
        <w:r>
          <w:t xml:space="preserve">Konsumenter och producenter av information inom denna tjänstedomän kan inte enbart förlita sig på enbart informationsspecifikation och tjänstekontraktsbeskrivning för att uppnå semantisk interoperabilitet. </w:t>
        </w:r>
      </w:ins>
      <w:ins w:id="88" w:author="Torbjörn Dahlin" w:date="2015-03-06T08:52:00Z">
        <w:r>
          <w:t xml:space="preserve">Skälet till detta är att </w:t>
        </w:r>
        <w:r w:rsidR="000B24C9">
          <w:t xml:space="preserve">kombinationen av typade relationer och möjligheten att använda godtyckliga kodverk för att beskriva en viss klinisk händelse ger möjlighet att skapa komplicerade modeller byggda ovanpå dessa tjänster. </w:t>
        </w:r>
      </w:ins>
      <w:ins w:id="89" w:author="Torbjörn Dahlin" w:date="2015-03-06T08:53:00Z">
        <w:r w:rsidR="000B24C9">
          <w:t xml:space="preserve">Detta medför att för den specifika kliniska situationen krävs det tilläggsspecifikationer. </w:t>
        </w:r>
      </w:ins>
      <w:ins w:id="90" w:author="Torbjörn Dahlin" w:date="2015-03-06T08:54:00Z">
        <w:r w:rsidR="000B24C9">
          <w:t>Dessa förekommer i två olika nivåer:</w:t>
        </w:r>
      </w:ins>
    </w:p>
    <w:p w14:paraId="0804EA76" w14:textId="77777777" w:rsidR="000B24C9" w:rsidRDefault="000B24C9">
      <w:pPr>
        <w:rPr>
          <w:ins w:id="91" w:author="Torbjörn Dahlin" w:date="2015-03-06T08:54:00Z"/>
        </w:rPr>
      </w:pPr>
    </w:p>
    <w:p w14:paraId="51EDF945" w14:textId="1D4C0267" w:rsidR="000B24C9" w:rsidRPr="000B24C9" w:rsidRDefault="000B24C9">
      <w:pPr>
        <w:pStyle w:val="Rubrik3"/>
        <w:rPr>
          <w:ins w:id="92" w:author="Torbjörn Dahlin" w:date="2015-03-06T08:55:00Z"/>
          <w:highlight w:val="yellow"/>
          <w:rPrChange w:id="93" w:author="Torbjörn Dahlin" w:date="2015-03-06T08:57:00Z">
            <w:rPr>
              <w:ins w:id="94" w:author="Torbjörn Dahlin" w:date="2015-03-06T08:55:00Z"/>
            </w:rPr>
          </w:rPrChange>
        </w:rPr>
        <w:pPrChange w:id="95" w:author="Torbjörn Dahlin" w:date="2015-03-06T08:55:00Z">
          <w:pPr/>
        </w:pPrChange>
      </w:pPr>
      <w:ins w:id="96" w:author="Torbjörn Dahlin" w:date="2015-03-06T08:55:00Z">
        <w:r w:rsidRPr="000B24C9">
          <w:rPr>
            <w:highlight w:val="yellow"/>
            <w:rPrChange w:id="97" w:author="Torbjörn Dahlin" w:date="2015-03-06T08:57:00Z">
              <w:rPr/>
            </w:rPrChange>
          </w:rPr>
          <w:t>Interaktionsöverenskommelse</w:t>
        </w:r>
      </w:ins>
    </w:p>
    <w:p w14:paraId="3FA35775" w14:textId="2040528B" w:rsidR="000B24C9" w:rsidRPr="000B24C9" w:rsidRDefault="000B24C9">
      <w:pPr>
        <w:rPr>
          <w:ins w:id="98" w:author="Torbjörn Dahlin" w:date="2015-03-06T08:55:00Z"/>
          <w:highlight w:val="yellow"/>
          <w:rPrChange w:id="99" w:author="Torbjörn Dahlin" w:date="2015-03-06T08:57:00Z">
            <w:rPr>
              <w:ins w:id="100" w:author="Torbjörn Dahlin" w:date="2015-03-06T08:55:00Z"/>
            </w:rPr>
          </w:rPrChange>
        </w:rPr>
      </w:pPr>
      <w:ins w:id="101" w:author="Torbjörn Dahlin" w:date="2015-03-06T08:55:00Z">
        <w:r w:rsidRPr="000B24C9">
          <w:rPr>
            <w:highlight w:val="yellow"/>
            <w:rPrChange w:id="102" w:author="Torbjörn Dahlin" w:date="2015-03-06T08:57:00Z">
              <w:rPr/>
            </w:rPrChange>
          </w:rPr>
          <w:t xml:space="preserve">En interaktionsöverenskommelse beskriver hur en viss del av ett kliniskt sammanhang beskrivs </w:t>
        </w:r>
      </w:ins>
      <w:ins w:id="103" w:author="Torbjörn Dahlin" w:date="2015-03-09T07:46:00Z">
        <w:r w:rsidR="0046271D">
          <w:rPr>
            <w:highlight w:val="yellow"/>
          </w:rPr>
          <w:t>i en interaktion med en specifik tjänst.</w:t>
        </w:r>
      </w:ins>
      <w:ins w:id="104" w:author="Torbjörn Dahlin" w:date="2015-03-09T07:47:00Z">
        <w:r w:rsidR="0046271D">
          <w:rPr>
            <w:highlight w:val="yellow"/>
          </w:rPr>
          <w:t xml:space="preserve"> Denna överenskommelse kan exempelvis beskriva hur en kroppslängd mätt i centimeter representeras i GetObservations-interaktionen, samt eventuella relationer till andra informationsmängder som ett producentsystem förväntas producera för denna överenskommelse.</w:t>
        </w:r>
      </w:ins>
      <w:ins w:id="105" w:author="Torbjörn Dahlin" w:date="2015-03-10T22:24:00Z">
        <w:r w:rsidR="00AB0E0D">
          <w:rPr>
            <w:highlight w:val="yellow"/>
          </w:rPr>
          <w:t xml:space="preserve"> Denna interaktionsöverenskommelse ges en identitet</w:t>
        </w:r>
      </w:ins>
      <w:ins w:id="106" w:author="Torbjörn Dahlin" w:date="2015-03-10T22:45:00Z">
        <w:r w:rsidR="00053EA6">
          <w:rPr>
            <w:highlight w:val="yellow"/>
          </w:rPr>
          <w:t>beteckning</w:t>
        </w:r>
      </w:ins>
      <w:ins w:id="107" w:author="Torbjörn Dahlin" w:date="2015-03-10T22:24:00Z">
        <w:r w:rsidR="00AB0E0D">
          <w:rPr>
            <w:highlight w:val="yellow"/>
          </w:rPr>
          <w:t xml:space="preserve"> som kan användas för att fråga Ineras </w:t>
        </w:r>
      </w:ins>
      <w:ins w:id="108" w:author="Torbjörn Dahlin" w:date="2015-03-10T22:44:00Z">
        <w:r w:rsidR="00053EA6" w:rsidRPr="00053EA6">
          <w:t>anslutningsplattform</w:t>
        </w:r>
        <w:r w:rsidR="00053EA6">
          <w:t xml:space="preserve"> ifall en given vårdgivare har deklarerat stöd för den speci</w:t>
        </w:r>
      </w:ins>
      <w:ins w:id="109" w:author="Torbjörn Dahlin" w:date="2015-03-10T22:45:00Z">
        <w:r w:rsidR="00053EA6">
          <w:t>fika överenskommelsen.</w:t>
        </w:r>
      </w:ins>
    </w:p>
    <w:p w14:paraId="785EEBE2" w14:textId="77777777" w:rsidR="000B24C9" w:rsidRPr="000B24C9" w:rsidRDefault="000B24C9">
      <w:pPr>
        <w:rPr>
          <w:ins w:id="110" w:author="Torbjörn Dahlin" w:date="2015-03-06T08:56:00Z"/>
          <w:highlight w:val="yellow"/>
          <w:rPrChange w:id="111" w:author="Torbjörn Dahlin" w:date="2015-03-06T08:57:00Z">
            <w:rPr>
              <w:ins w:id="112" w:author="Torbjörn Dahlin" w:date="2015-03-06T08:56:00Z"/>
            </w:rPr>
          </w:rPrChange>
        </w:rPr>
      </w:pPr>
    </w:p>
    <w:p w14:paraId="58050E84" w14:textId="550ACF05" w:rsidR="000B24C9" w:rsidRPr="000B24C9" w:rsidRDefault="000B24C9">
      <w:pPr>
        <w:pStyle w:val="Rubrik3"/>
        <w:rPr>
          <w:ins w:id="113" w:author="Torbjörn Dahlin" w:date="2015-03-06T08:56:00Z"/>
          <w:highlight w:val="yellow"/>
          <w:rPrChange w:id="114" w:author="Torbjörn Dahlin" w:date="2015-03-06T08:57:00Z">
            <w:rPr>
              <w:ins w:id="115" w:author="Torbjörn Dahlin" w:date="2015-03-06T08:56:00Z"/>
            </w:rPr>
          </w:rPrChange>
        </w:rPr>
        <w:pPrChange w:id="116" w:author="Torbjörn Dahlin" w:date="2015-03-06T08:56:00Z">
          <w:pPr/>
        </w:pPrChange>
      </w:pPr>
      <w:ins w:id="117" w:author="Torbjörn Dahlin" w:date="2015-03-06T08:56:00Z">
        <w:r w:rsidRPr="000B24C9">
          <w:rPr>
            <w:highlight w:val="yellow"/>
            <w:rPrChange w:id="118" w:author="Torbjörn Dahlin" w:date="2015-03-06T08:57:00Z">
              <w:rPr/>
            </w:rPrChange>
          </w:rPr>
          <w:t>Tillämpningsanvisning</w:t>
        </w:r>
      </w:ins>
    </w:p>
    <w:p w14:paraId="1AB4D054" w14:textId="201148FB" w:rsidR="000B24C9" w:rsidRPr="000B24C9" w:rsidRDefault="000B24C9">
      <w:ins w:id="119" w:author="Torbjörn Dahlin" w:date="2015-03-06T08:56:00Z">
        <w:r w:rsidRPr="000B24C9">
          <w:rPr>
            <w:highlight w:val="yellow"/>
            <w:rPrChange w:id="120" w:author="Torbjörn Dahlin" w:date="2015-03-06T08:57:00Z">
              <w:rPr/>
            </w:rPrChange>
          </w:rPr>
          <w:t>E</w:t>
        </w:r>
      </w:ins>
      <w:ins w:id="121" w:author="Torbjörn Dahlin" w:date="2015-03-09T07:49:00Z">
        <w:r w:rsidR="0046271D">
          <w:t xml:space="preserve">n tillämpningsanvisning sammanställer flera interaktionsöverenskommelser som representerar ett visst sammanhang som en eller flera konsumenter är intresserade av. </w:t>
        </w:r>
      </w:ins>
      <w:ins w:id="122" w:author="Torbjörn Dahlin" w:date="2015-03-09T07:50:00Z">
        <w:r w:rsidR="0046271D">
          <w:t xml:space="preserve">Detta kan exempelvis vara en tillväxtmätning inom barnhälsovård som består av tre </w:t>
        </w:r>
      </w:ins>
      <w:ins w:id="123" w:author="Torbjörn Dahlin" w:date="2015-03-09T07:52:00Z">
        <w:r w:rsidR="0046271D">
          <w:t>interaktionsöverenskommelser (längd, vikt och huvudomfång). En tillämpningsanvisning</w:t>
        </w:r>
      </w:ins>
      <w:ins w:id="124" w:author="Torbjörn Dahlin" w:date="2015-03-10T22:49:00Z">
        <w:r w:rsidR="001F5FBB">
          <w:t xml:space="preserve"> kan användas av en viss vårdgivare för att kravställa </w:t>
        </w:r>
      </w:ins>
      <w:ins w:id="125" w:author="Torbjörn Dahlin" w:date="2015-03-10T22:51:00Z">
        <w:r w:rsidR="001F5FBB">
          <w:t>utveckling eller konfiguration av ett eller flera av deras it stöd för att möjliggöra samarbete med en viss tjänstekonsument eller grupp av konsumenter.</w:t>
        </w:r>
      </w:ins>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126" w:name="_Toc411633237"/>
      <w:r>
        <w:lastRenderedPageBreak/>
        <w:t xml:space="preserve">Tjänstedomänens </w:t>
      </w:r>
      <w:bookmarkEnd w:id="78"/>
      <w:bookmarkEnd w:id="79"/>
      <w:r w:rsidR="00C10E29">
        <w:t>krav och regler</w:t>
      </w:r>
      <w:bookmarkEnd w:id="126"/>
    </w:p>
    <w:p w14:paraId="0B1FCF3C" w14:textId="77777777" w:rsidR="0015321D" w:rsidRDefault="0015321D" w:rsidP="0015321D">
      <w:pPr>
        <w:pStyle w:val="Rubrik2"/>
      </w:pPr>
      <w:bookmarkStart w:id="127" w:name="_Toc244018071"/>
      <w:bookmarkStart w:id="128" w:name="_Toc374962628"/>
      <w:bookmarkStart w:id="129" w:name="_Toc398042071"/>
      <w:bookmarkStart w:id="130" w:name="_Toc411633238"/>
      <w:r w:rsidRPr="00A0151E">
        <w:t>Uppdatering</w:t>
      </w:r>
      <w:r>
        <w:t xml:space="preserve"> av </w:t>
      </w:r>
      <w:r w:rsidRPr="00435396">
        <w:t>engagemangsindex</w:t>
      </w:r>
      <w:bookmarkEnd w:id="127"/>
      <w:bookmarkEnd w:id="128"/>
      <w:bookmarkEnd w:id="129"/>
      <w:bookmarkEnd w:id="13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5EFCFC82" w14:textId="77777777" w:rsidR="0015321D" w:rsidRPr="00E146AE" w:rsidRDefault="0015321D" w:rsidP="0015321D">
            <w:r w:rsidRPr="00E146AE">
              <w:lastRenderedPageBreak/>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r w:rsidRPr="00E146AE">
              <w:t>Time</w:t>
            </w:r>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eller inom källsystemet unik identifierare för vårdgivaren.</w:t>
            </w:r>
          </w:p>
        </w:tc>
        <w:tc>
          <w:tcPr>
            <w:tcW w:w="851" w:type="dxa"/>
            <w:shd w:val="clear" w:color="auto" w:fill="auto"/>
          </w:tcPr>
          <w:p w14:paraId="69C5BB38" w14:textId="77777777" w:rsidR="0015321D" w:rsidRPr="00E146AE" w:rsidRDefault="0015321D" w:rsidP="0015321D">
            <w:r w:rsidRPr="00E146AE">
              <w:t>1..1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t>Del av instansens unikhet</w:t>
            </w:r>
          </w:p>
        </w:tc>
      </w:tr>
    </w:tbl>
    <w:p w14:paraId="6ABB44EE" w14:textId="77777777" w:rsidR="0015321D" w:rsidRPr="00E2060F" w:rsidRDefault="0015321D" w:rsidP="0015321D">
      <w:pPr>
        <w:tabs>
          <w:tab w:val="left" w:pos="567"/>
        </w:tabs>
        <w:ind w:right="838"/>
      </w:pPr>
    </w:p>
    <w:p w14:paraId="2D505E24" w14:textId="2BB75517" w:rsidR="0015321D" w:rsidRDefault="0015321D" w:rsidP="004604C8">
      <w:pPr>
        <w:pStyle w:val="Rubrik3"/>
      </w:pPr>
      <w:r>
        <w:t>Regler för tilldelning av värde i fältet Categorization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4ECE9C52" w:rsidR="0015321D" w:rsidRPr="00F83C47" w:rsidRDefault="0015321D" w:rsidP="0015321D">
            <w:pPr>
              <w:rPr>
                <w:highlight w:val="yellow"/>
              </w:rPr>
            </w:pPr>
            <w:r w:rsidRPr="00F83C47">
              <w:t>G</w:t>
            </w:r>
            <w:ins w:id="131" w:author="Torbjörn Dahlin" w:date="2015-03-06T08:30:00Z">
              <w:r w:rsidR="004604C8">
                <w:t>et</w:t>
              </w:r>
            </w:ins>
            <w:r w:rsidRPr="00F83C47">
              <w:t>Observation</w:t>
            </w:r>
            <w:r w:rsidR="00131202">
              <w:t>s</w:t>
            </w:r>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commentRangeStart w:id="132"/>
            <w:commentRangeStart w:id="133"/>
            <w:r w:rsidRPr="00F83C47">
              <w:rPr>
                <w:color w:val="000000"/>
              </w:rPr>
              <w:t>ch</w:t>
            </w:r>
            <w:r>
              <w:rPr>
                <w:color w:val="000000"/>
              </w:rPr>
              <w:t>b</w:t>
            </w:r>
            <w:r w:rsidR="00635B8E">
              <w:rPr>
                <w:color w:val="000000"/>
              </w:rPr>
              <w:t>-</w:t>
            </w:r>
            <w:r w:rsidRPr="00F83C47">
              <w:rPr>
                <w:color w:val="000000"/>
              </w:rPr>
              <w:t>o</w:t>
            </w:r>
            <w:commentRangeEnd w:id="132"/>
            <w:r w:rsidR="008C5350">
              <w:rPr>
                <w:rStyle w:val="Kommentarsreferens"/>
              </w:rPr>
              <w:commentReference w:id="132"/>
            </w:r>
            <w:commentRangeEnd w:id="133"/>
            <w:r w:rsidR="00DE53E4">
              <w:rPr>
                <w:rStyle w:val="Kommentarsreferens"/>
              </w:rPr>
              <w:commentReference w:id="133"/>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134" w:name="_Toc398042072"/>
      <w:bookmarkStart w:id="135" w:name="_Toc411633239"/>
      <w:r>
        <w:lastRenderedPageBreak/>
        <w:t>Informationssäkerhet och juridik</w:t>
      </w:r>
      <w:bookmarkEnd w:id="134"/>
      <w:bookmarkEnd w:id="135"/>
    </w:p>
    <w:p w14:paraId="54F7F7D8" w14:textId="77777777" w:rsidR="0015321D" w:rsidRDefault="0015321D" w:rsidP="0015321D">
      <w:pPr>
        <w:pStyle w:val="Rubrik3"/>
      </w:pPr>
      <w:bookmarkStart w:id="136" w:name="_Toc374962630"/>
      <w:bookmarkStart w:id="137" w:name="_Toc398042073"/>
      <w:bookmarkStart w:id="138" w:name="_Toc411633240"/>
      <w:r>
        <w:t xml:space="preserve">Medarbetarens </w:t>
      </w:r>
      <w:r w:rsidRPr="004F0149">
        <w:t>direktåtkomst</w:t>
      </w:r>
      <w:bookmarkEnd w:id="136"/>
      <w:bookmarkEnd w:id="137"/>
      <w:bookmarkEnd w:id="138"/>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139" w:name="_Toc374962631"/>
      <w:bookmarkStart w:id="140" w:name="_Toc398042074"/>
      <w:bookmarkStart w:id="141" w:name="_Toc411633241"/>
      <w:r w:rsidRPr="00916805">
        <w:t>Patientens direktåtkomst</w:t>
      </w:r>
      <w:bookmarkEnd w:id="139"/>
      <w:bookmarkEnd w:id="140"/>
      <w:bookmarkEnd w:id="141"/>
    </w:p>
    <w:p w14:paraId="622111D7" w14:textId="1B4573CC" w:rsidR="0015321D" w:rsidRDefault="0015321D" w:rsidP="0015321D">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142" w:name="_Toc219337773"/>
      <w:bookmarkStart w:id="143" w:name="_Toc227077997"/>
      <w:bookmarkStart w:id="144" w:name="_Toc245231401"/>
      <w:bookmarkStart w:id="145" w:name="_Toc374962632"/>
      <w:bookmarkStart w:id="146" w:name="_Toc398042075"/>
      <w:bookmarkStart w:id="147" w:name="_Toc411633242"/>
      <w:r w:rsidRPr="00E146AE">
        <w:t>Generellt</w:t>
      </w:r>
      <w:bookmarkEnd w:id="142"/>
      <w:bookmarkEnd w:id="143"/>
      <w:bookmarkEnd w:id="144"/>
      <w:bookmarkEnd w:id="145"/>
      <w:bookmarkEnd w:id="146"/>
      <w:bookmarkEnd w:id="147"/>
    </w:p>
    <w:p w14:paraId="62A637D2" w14:textId="6F361AC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w:t>
      </w:r>
      <w:r w:rsidRPr="00E146AE">
        <w:t>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148" w:name="_Toc398042076"/>
      <w:bookmarkStart w:id="149" w:name="_Toc411633243"/>
      <w:r>
        <w:lastRenderedPageBreak/>
        <w:t>Icke funktionella krav</w:t>
      </w:r>
      <w:bookmarkEnd w:id="148"/>
      <w:bookmarkEnd w:id="149"/>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150" w:name="_Toc398042077"/>
      <w:bookmarkStart w:id="151" w:name="_Toc411633244"/>
      <w:r>
        <w:t>SLA krav</w:t>
      </w:r>
      <w:bookmarkEnd w:id="150"/>
      <w:bookmarkEnd w:id="151"/>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09AEE5F8" w:rsidR="0015321D" w:rsidRPr="00E146AE" w:rsidRDefault="0015321D" w:rsidP="0015321D">
            <w:commentRangeStart w:id="152"/>
            <w:r w:rsidRPr="00E146AE">
              <w:t>Svarstiden får inte överstiga 5 sekunder</w:t>
            </w:r>
            <w:commentRangeEnd w:id="152"/>
            <w:r w:rsidR="00DA30C4">
              <w:rPr>
                <w:rStyle w:val="Kommentarsreferens"/>
              </w:rPr>
              <w:commentReference w:id="152"/>
            </w:r>
            <w:ins w:id="153" w:author="Torbjörn Dahlin" w:date="2015-03-06T08:31:00Z">
              <w:r w:rsidR="004604C8">
                <w:t xml:space="preserve"> för 100 observationer.</w:t>
              </w:r>
            </w:ins>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154" w:name="_Toc398042078"/>
      <w:bookmarkStart w:id="155" w:name="_Toc411633245"/>
      <w:r>
        <w:t>Övriga krav</w:t>
      </w:r>
      <w:bookmarkEnd w:id="154"/>
      <w:bookmarkEnd w:id="155"/>
    </w:p>
    <w:p w14:paraId="0A233D02" w14:textId="77777777" w:rsidR="0015321D" w:rsidRPr="007C5E55" w:rsidRDefault="0015321D" w:rsidP="0015321D"/>
    <w:p w14:paraId="04E83831" w14:textId="77777777" w:rsidR="0015321D" w:rsidRPr="00E146AE" w:rsidRDefault="0015321D" w:rsidP="0015321D">
      <w:pPr>
        <w:pStyle w:val="Rubrik2"/>
      </w:pPr>
      <w:bookmarkStart w:id="156" w:name="_Toc398042079"/>
      <w:bookmarkStart w:id="157" w:name="_Toc411633246"/>
      <w:r>
        <w:t>Felhantering</w:t>
      </w:r>
      <w:bookmarkEnd w:id="156"/>
      <w:bookmarkEnd w:id="157"/>
    </w:p>
    <w:p w14:paraId="5BC067B2" w14:textId="77777777" w:rsidR="0015321D" w:rsidRPr="00E146AE" w:rsidRDefault="0015321D" w:rsidP="0015321D">
      <w:pPr>
        <w:pStyle w:val="Rubrik3"/>
      </w:pPr>
      <w:bookmarkStart w:id="158" w:name="_Toc374962634"/>
      <w:bookmarkStart w:id="159" w:name="_Toc398042080"/>
      <w:bookmarkStart w:id="160" w:name="_Toc411633247"/>
      <w:r w:rsidRPr="00E146AE">
        <w:t>Krav på en tjänsteproducent</w:t>
      </w:r>
      <w:bookmarkEnd w:id="158"/>
      <w:bookmarkEnd w:id="159"/>
      <w:bookmarkEnd w:id="160"/>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61" w:name="_Toc398042081"/>
      <w:bookmarkStart w:id="162" w:name="_Toc411633248"/>
      <w:r w:rsidRPr="0002697A">
        <w:t>Krav på en tjänstekonsument</w:t>
      </w:r>
      <w:bookmarkEnd w:id="161"/>
      <w:bookmarkEnd w:id="162"/>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 xml:space="preserve">Tekniska fel definieras med en text och en kod i ett SOAP-Exception.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163" w:name="_Toc224960922"/>
      <w:bookmarkStart w:id="164" w:name="_Toc357754855"/>
      <w:bookmarkStart w:id="165" w:name="_Toc243452565"/>
      <w:bookmarkEnd w:id="30"/>
      <w:bookmarkEnd w:id="31"/>
      <w:bookmarkEnd w:id="32"/>
      <w:r>
        <w:br w:type="page"/>
      </w:r>
    </w:p>
    <w:p w14:paraId="2CBDBDA5" w14:textId="0DDFFE2F" w:rsidR="0039481C" w:rsidRDefault="0039481C" w:rsidP="0039481C">
      <w:pPr>
        <w:pStyle w:val="Rubrik1"/>
      </w:pPr>
      <w:bookmarkStart w:id="166" w:name="_Toc411633249"/>
      <w:r>
        <w:lastRenderedPageBreak/>
        <w:t xml:space="preserve">Tjänstedomänens </w:t>
      </w:r>
      <w:bookmarkEnd w:id="163"/>
      <w:r>
        <w:t>meddelandemodeller</w:t>
      </w:r>
      <w:bookmarkEnd w:id="164"/>
      <w:bookmarkEnd w:id="165"/>
      <w:bookmarkEnd w:id="166"/>
    </w:p>
    <w:p w14:paraId="062125DB" w14:textId="1EBCF968" w:rsidR="0039481C" w:rsidRPr="007E3F3B" w:rsidRDefault="0039481C" w:rsidP="0039481C">
      <w:pPr>
        <w:rPr>
          <w:i/>
        </w:rPr>
      </w:pPr>
      <w:bookmarkStart w:id="167"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168" w:name="_Toc368997123"/>
      <w:bookmarkStart w:id="169" w:name="_Ref371426457"/>
      <w:bookmarkStart w:id="170" w:name="_Toc374962639"/>
      <w:bookmarkStart w:id="171" w:name="_Toc398042083"/>
      <w:bookmarkStart w:id="172" w:name="_Ref405446111"/>
      <w:bookmarkStart w:id="173" w:name="_Ref405446118"/>
      <w:bookmarkStart w:id="174" w:name="_Toc411633250"/>
      <w:r>
        <w:t>V-MIM</w:t>
      </w:r>
      <w:bookmarkEnd w:id="168"/>
      <w:bookmarkEnd w:id="169"/>
      <w:r>
        <w:t xml:space="preserve"> - Observationer</w:t>
      </w:r>
      <w:bookmarkEnd w:id="170"/>
      <w:bookmarkEnd w:id="171"/>
      <w:bookmarkEnd w:id="172"/>
      <w:bookmarkEnd w:id="173"/>
      <w:bookmarkEnd w:id="174"/>
    </w:p>
    <w:p w14:paraId="01B20F22" w14:textId="40C92BD0" w:rsidR="0031241E" w:rsidRDefault="00A22A4C" w:rsidP="0031241E">
      <w:r>
        <w:rPr>
          <w:noProof/>
          <w:lang w:eastAsia="sv-SE"/>
        </w:rPr>
        <w:t xml:space="preserve"> </w:t>
      </w:r>
      <w:ins w:id="175" w:author="Torbjörn Dahlin" w:date="2015-03-06T08:32:00Z">
        <w:r w:rsidR="004604C8">
          <w:rPr>
            <w:noProof/>
            <w:lang w:eastAsia="sv-SE"/>
          </w:rPr>
          <w:drawing>
            <wp:inline distT="0" distB="0" distL="0" distR="0" wp14:anchorId="00A295DF" wp14:editId="3EDB2DE4">
              <wp:extent cx="6645910" cy="606044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6060440"/>
                      </a:xfrm>
                      <a:prstGeom prst="rect">
                        <a:avLst/>
                      </a:prstGeom>
                    </pic:spPr>
                  </pic:pic>
                </a:graphicData>
              </a:graphic>
            </wp:inline>
          </w:drawing>
        </w:r>
      </w:ins>
    </w:p>
    <w:p w14:paraId="56E7F7C5" w14:textId="5472D40E" w:rsidR="00E24E60" w:rsidRPr="00E24E60" w:rsidRDefault="001F3C93" w:rsidP="0031241E">
      <w:pPr>
        <w:rPr>
          <w:i/>
        </w:rPr>
      </w:pPr>
      <w:r>
        <w:rPr>
          <w:i/>
        </w:rPr>
        <w:lastRenderedPageBreak/>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r w:rsidR="00F6168C">
        <w:rPr>
          <w:i/>
        </w:rPr>
        <w:t>2015.1</w:t>
      </w:r>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 xml:space="preserve">V-MIM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r>
              <w:t xml:space="preserve">ObservationGroup. </w:t>
            </w:r>
            <w:r w:rsidRPr="00D07E6E">
              <w:t>careProcessId</w:t>
            </w:r>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r>
              <w:t xml:space="preserve">ObservationGroup. </w:t>
            </w:r>
            <w:r w:rsidRPr="00D07E6E">
              <w:t>sourceSystem</w:t>
            </w:r>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NI 2015.1</w:t>
            </w:r>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r w:rsidRPr="006B6D62">
              <w:t>Observation.</w:t>
            </w:r>
            <w:r w:rsidR="00220AAB">
              <w:t>type</w:t>
            </w:r>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r>
              <w:rPr>
                <w:rFonts w:cs="Arial"/>
                <w:szCs w:val="20"/>
              </w:rPr>
              <w:t>Observation.</w:t>
            </w:r>
            <w:r w:rsidR="00046D89">
              <w:rPr>
                <w:rFonts w:cs="Arial"/>
                <w:szCs w:val="20"/>
              </w:rPr>
              <w:t>typ</w:t>
            </w:r>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r>
              <w:t>Observation.status</w:t>
            </w:r>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r>
              <w:rPr>
                <w:rFonts w:cs="Arial"/>
                <w:szCs w:val="20"/>
              </w:rPr>
              <w:t>Observation.status</w:t>
            </w:r>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r w:rsidRPr="006B6D62">
              <w:t>Observation.time</w:t>
            </w:r>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r>
              <w:rPr>
                <w:rFonts w:cs="Arial"/>
                <w:szCs w:val="20"/>
              </w:rPr>
              <w:t>Observation.</w:t>
            </w:r>
            <w:r w:rsidR="00046D89">
              <w:rPr>
                <w:rFonts w:cs="Arial"/>
                <w:szCs w:val="20"/>
              </w:rPr>
              <w:t>t</w:t>
            </w:r>
            <w:r>
              <w:rPr>
                <w:rFonts w:cs="Arial"/>
                <w:szCs w:val="20"/>
              </w:rPr>
              <w:t>id</w:t>
            </w:r>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r w:rsidRPr="006B6D62">
              <w:t>Observation.method</w:t>
            </w:r>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NI 2015.1</w:t>
            </w:r>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r>
              <w:rPr>
                <w:rFonts w:cs="Arial"/>
                <w:szCs w:val="20"/>
              </w:rPr>
              <w:t>Observation.metod</w:t>
            </w:r>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r w:rsidRPr="006B6D62">
              <w:t>Observation.value</w:t>
            </w:r>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r>
              <w:rPr>
                <w:rFonts w:cs="Arial"/>
                <w:szCs w:val="20"/>
              </w:rPr>
              <w:t>Observation.</w:t>
            </w:r>
            <w:r w:rsidR="00046D89">
              <w:rPr>
                <w:rFonts w:cs="Arial"/>
                <w:szCs w:val="20"/>
              </w:rPr>
              <w:t>v</w:t>
            </w:r>
            <w:r>
              <w:rPr>
                <w:rFonts w:cs="Arial"/>
                <w:szCs w:val="20"/>
              </w:rPr>
              <w:t>ärde</w:t>
            </w:r>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r w:rsidRPr="006B6D62">
              <w:t>Observation.</w:t>
            </w:r>
            <w:r>
              <w:t>targetSite</w:t>
            </w:r>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r>
              <w:rPr>
                <w:szCs w:val="20"/>
              </w:rPr>
              <w:t>Observation.</w:t>
            </w:r>
            <w:r w:rsidR="00046D89">
              <w:rPr>
                <w:szCs w:val="20"/>
              </w:rPr>
              <w:t>l</w:t>
            </w:r>
            <w:r>
              <w:rPr>
                <w:szCs w:val="20"/>
              </w:rPr>
              <w:t>okalisation</w:t>
            </w:r>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r w:rsidRPr="006B6D62">
              <w:t>Observation.valueNegation</w:t>
            </w:r>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r>
              <w:rPr>
                <w:rFonts w:cs="Arial"/>
                <w:szCs w:val="20"/>
              </w:rPr>
              <w:t>Observation.</w:t>
            </w:r>
            <w:r w:rsidR="00046D89">
              <w:rPr>
                <w:rFonts w:cs="Arial"/>
                <w:szCs w:val="20"/>
              </w:rPr>
              <w:t>n</w:t>
            </w:r>
            <w:r>
              <w:rPr>
                <w:rFonts w:cs="Arial"/>
                <w:szCs w:val="20"/>
              </w:rPr>
              <w:t>egation</w:t>
            </w:r>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r w:rsidRPr="006B6D62">
              <w:t>Observation.description</w:t>
            </w:r>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r>
              <w:rPr>
                <w:rFonts w:cs="Arial"/>
                <w:szCs w:val="20"/>
              </w:rPr>
              <w:t>Observation.</w:t>
            </w:r>
            <w:r w:rsidR="00046D89">
              <w:rPr>
                <w:rFonts w:cs="Arial"/>
                <w:szCs w:val="20"/>
              </w:rPr>
              <w:t>b</w:t>
            </w:r>
            <w:r>
              <w:rPr>
                <w:rFonts w:cs="Arial"/>
                <w:szCs w:val="20"/>
              </w:rPr>
              <w:t>eskrivning</w:t>
            </w:r>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r>
              <w:lastRenderedPageBreak/>
              <w:t>Observation.RegistrationTime</w:t>
            </w:r>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Uppgift i patientjournal.dokumentationstidpunkt</w:t>
            </w:r>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r>
              <w:t>Observation.approvedForPatient</w:t>
            </w:r>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NI 2015.1</w:t>
            </w:r>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Uppgift i patientjournal.godkändFörUtlämnandeTillPatient</w:t>
            </w:r>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NI 2015.1</w:t>
            </w:r>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NI 2015.1</w:t>
            </w:r>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r>
              <w:rPr>
                <w:rFonts w:cs="Arial"/>
                <w:szCs w:val="20"/>
              </w:rPr>
              <w:t>Plats.namn</w:t>
            </w:r>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r>
              <w:t>Location.address</w:t>
            </w:r>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NI 2015.1</w:t>
            </w:r>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r>
              <w:rPr>
                <w:rFonts w:cs="Arial"/>
                <w:szCs w:val="20"/>
              </w:rPr>
              <w:t>Plats.adress</w:t>
            </w:r>
          </w:p>
        </w:tc>
      </w:tr>
      <w:tr w:rsidR="00B677FA" w:rsidRPr="00410CFC" w14:paraId="062BCD0E" w14:textId="26482258" w:rsidTr="00B677FA">
        <w:trPr>
          <w:trHeight w:val="397"/>
        </w:trPr>
        <w:tc>
          <w:tcPr>
            <w:tcW w:w="3238" w:type="dxa"/>
            <w:vAlign w:val="center"/>
          </w:tcPr>
          <w:p w14:paraId="6BAA84EA" w14:textId="01AEC64F" w:rsidR="00B677FA" w:rsidRDefault="00B677FA" w:rsidP="00F04FD4">
            <w:r>
              <w:t>Location.</w:t>
            </w:r>
            <w:r w:rsidR="00F04FD4">
              <w:t>electronicAddress</w:t>
            </w:r>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NI 2015.1</w:t>
            </w:r>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r>
              <w:rPr>
                <w:rFonts w:cs="Arial"/>
                <w:szCs w:val="20"/>
              </w:rPr>
              <w:t>Plats.elektroniskAdress</w:t>
            </w:r>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r>
              <w:rPr>
                <w:rFonts w:cs="Arial"/>
                <w:spacing w:val="-1"/>
                <w:szCs w:val="20"/>
              </w:rPr>
              <w:t>Patient.</w:t>
            </w:r>
            <w:r w:rsidRPr="004709E5">
              <w:rPr>
                <w:rFonts w:cs="Arial"/>
                <w:spacing w:val="-1"/>
                <w:szCs w:val="20"/>
              </w:rPr>
              <w:t>person_id</w:t>
            </w:r>
          </w:p>
        </w:tc>
        <w:tc>
          <w:tcPr>
            <w:tcW w:w="3827" w:type="dxa"/>
          </w:tcPr>
          <w:p w14:paraId="24CD999D" w14:textId="6DBF26A3" w:rsidR="00B677FA" w:rsidRDefault="00B677FA" w:rsidP="00300051">
            <w:pPr>
              <w:rPr>
                <w:rFonts w:cs="Arial"/>
                <w:spacing w:val="-1"/>
                <w:szCs w:val="20"/>
              </w:rPr>
            </w:pPr>
            <w:r>
              <w:rPr>
                <w:rFonts w:cs="Arial"/>
                <w:spacing w:val="-1"/>
                <w:szCs w:val="20"/>
              </w:rPr>
              <w:t>Person.person-id/Patient.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r>
              <w:rPr>
                <w:rFonts w:cs="Arial"/>
                <w:szCs w:val="20"/>
              </w:rPr>
              <w:t>Patient.namn</w:t>
            </w:r>
          </w:p>
        </w:tc>
        <w:tc>
          <w:tcPr>
            <w:tcW w:w="3827" w:type="dxa"/>
          </w:tcPr>
          <w:p w14:paraId="39DCD405" w14:textId="77777777" w:rsidR="00F04FD4" w:rsidRDefault="00F04FD4" w:rsidP="00046D89">
            <w:pPr>
              <w:rPr>
                <w:rFonts w:cs="Arial"/>
                <w:szCs w:val="20"/>
              </w:rPr>
            </w:pPr>
            <w:r>
              <w:rPr>
                <w:rFonts w:cs="Arial"/>
                <w:szCs w:val="20"/>
              </w:rPr>
              <w:t>Person.förnamn</w:t>
            </w:r>
            <w:r>
              <w:rPr>
                <w:rFonts w:cs="Arial"/>
                <w:szCs w:val="20"/>
              </w:rPr>
              <w:br/>
              <w:t>Person.efternamn</w:t>
            </w:r>
            <w:r>
              <w:rPr>
                <w:rFonts w:cs="Arial"/>
                <w:szCs w:val="20"/>
              </w:rPr>
              <w:br/>
              <w:t>Person.mellannamn</w:t>
            </w:r>
          </w:p>
          <w:p w14:paraId="5E1D3467" w14:textId="14A7DF3E" w:rsidR="00F04FD4" w:rsidRDefault="00F04FD4" w:rsidP="00046D89">
            <w:pPr>
              <w:rPr>
                <w:rFonts w:cs="Arial"/>
                <w:szCs w:val="20"/>
              </w:rPr>
            </w:pPr>
            <w:r>
              <w:rPr>
                <w:rFonts w:cs="Arial"/>
                <w:szCs w:val="20"/>
              </w:rPr>
              <w:t>Person.tilltalsnamnsmarkering</w:t>
            </w:r>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r>
              <w:t>Patient.dateOfBirth</w:t>
            </w:r>
          </w:p>
        </w:tc>
        <w:tc>
          <w:tcPr>
            <w:tcW w:w="3533" w:type="dxa"/>
            <w:vAlign w:val="center"/>
          </w:tcPr>
          <w:p w14:paraId="5FB76BB6" w14:textId="77777777" w:rsidR="00B677FA" w:rsidRPr="004709E5" w:rsidRDefault="00B677FA" w:rsidP="0031241E">
            <w:pPr>
              <w:rPr>
                <w:rFonts w:cs="Arial"/>
                <w:szCs w:val="20"/>
              </w:rPr>
            </w:pPr>
            <w:r>
              <w:rPr>
                <w:rFonts w:cs="Arial"/>
                <w:szCs w:val="20"/>
              </w:rPr>
              <w:t>Patient.</w:t>
            </w:r>
            <w:r w:rsidRPr="004709E5">
              <w:rPr>
                <w:rFonts w:cs="Arial"/>
                <w:szCs w:val="20"/>
              </w:rPr>
              <w:t xml:space="preserve">födelsetidpunkt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r>
              <w:rPr>
                <w:rFonts w:cs="Arial"/>
                <w:szCs w:val="20"/>
              </w:rPr>
              <w:t>Person.</w:t>
            </w:r>
            <w:r w:rsidR="00046D89">
              <w:rPr>
                <w:rFonts w:cs="Arial"/>
                <w:szCs w:val="20"/>
              </w:rPr>
              <w:t>f</w:t>
            </w:r>
            <w:r>
              <w:rPr>
                <w:rFonts w:cs="Arial"/>
                <w:szCs w:val="20"/>
              </w:rPr>
              <w:t>ödelsetidpunkt</w:t>
            </w:r>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r>
              <w:t>Patient.gender</w:t>
            </w:r>
          </w:p>
        </w:tc>
        <w:tc>
          <w:tcPr>
            <w:tcW w:w="3533" w:type="dxa"/>
            <w:vAlign w:val="center"/>
          </w:tcPr>
          <w:p w14:paraId="1F1EC213" w14:textId="77777777" w:rsidR="00B677FA" w:rsidRPr="004709E5" w:rsidRDefault="00B677FA" w:rsidP="0031241E">
            <w:pPr>
              <w:rPr>
                <w:rFonts w:cs="Arial"/>
                <w:spacing w:val="-1"/>
                <w:szCs w:val="20"/>
              </w:rPr>
            </w:pPr>
            <w:r>
              <w:rPr>
                <w:rFonts w:cs="Arial"/>
                <w:szCs w:val="20"/>
              </w:rPr>
              <w:t>Patient.</w:t>
            </w:r>
            <w:r w:rsidRPr="004709E5">
              <w:rPr>
                <w:rFonts w:cs="Arial"/>
                <w:spacing w:val="-1"/>
                <w:szCs w:val="20"/>
              </w:rPr>
              <w:t>kön</w:t>
            </w:r>
          </w:p>
        </w:tc>
        <w:tc>
          <w:tcPr>
            <w:tcW w:w="3827" w:type="dxa"/>
          </w:tcPr>
          <w:p w14:paraId="7385DDDA" w14:textId="3536FC88" w:rsidR="00B677FA" w:rsidRDefault="00B677FA" w:rsidP="00046D89">
            <w:pPr>
              <w:rPr>
                <w:rFonts w:cs="Arial"/>
                <w:szCs w:val="20"/>
              </w:rPr>
            </w:pPr>
            <w:r>
              <w:rPr>
                <w:rFonts w:cs="Arial"/>
                <w:szCs w:val="20"/>
              </w:rPr>
              <w:t>Person.</w:t>
            </w:r>
            <w:r w:rsidR="00046D89">
              <w:rPr>
                <w:rFonts w:cs="Arial"/>
                <w:szCs w:val="20"/>
              </w:rPr>
              <w:t>k</w:t>
            </w:r>
            <w:r>
              <w:rPr>
                <w:rFonts w:cs="Arial"/>
                <w:szCs w:val="20"/>
              </w:rPr>
              <w:t>ön</w:t>
            </w:r>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NI 2015.1</w:t>
            </w:r>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Deltagande(signerare)-&gt;Professionell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r>
              <w:lastRenderedPageBreak/>
              <w:t>LegalAuthenticator.time</w:t>
            </w:r>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NI 2015.1</w:t>
            </w:r>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Deltagande(signerare).tid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NI 2015.1</w:t>
            </w:r>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Deltagande(signerare)-&gt;Professionell aktör-&gt;Person.förnamn + Person.efternamn</w:t>
            </w:r>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NI 2015.1</w:t>
            </w:r>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r>
              <w:t>Relation.code</w:t>
            </w:r>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r w:rsidRPr="00B677FA">
              <w:rPr>
                <w:rFonts w:cs="Arial"/>
                <w:szCs w:val="20"/>
              </w:rPr>
              <w:t>Samband.</w:t>
            </w:r>
            <w:r w:rsidR="00046D89">
              <w:rPr>
                <w:rFonts w:cs="Arial"/>
                <w:szCs w:val="20"/>
              </w:rPr>
              <w:t>t</w:t>
            </w:r>
            <w:r w:rsidRPr="00B677FA">
              <w:rPr>
                <w:rFonts w:cs="Arial"/>
                <w:szCs w:val="20"/>
              </w:rPr>
              <w:t>yp</w:t>
            </w:r>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NI 2015.1</w:t>
            </w:r>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r>
              <w:t>ReferredInformation.time</w:t>
            </w:r>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r w:rsidR="00F6168C">
              <w:rPr>
                <w:rFonts w:cs="Arial"/>
                <w:i/>
                <w:szCs w:val="20"/>
              </w:rPr>
              <w:t>2015.1</w:t>
            </w:r>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ppgift i patientjournal.tidpunkt</w:t>
            </w:r>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r>
              <w:t>ReferredInformation.type</w:t>
            </w:r>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NI 2015.1</w:t>
            </w:r>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lastRenderedPageBreak/>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NI 2015.1</w:t>
            </w:r>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NI 2015.1</w:t>
            </w:r>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patient.id/person.</w:t>
            </w:r>
            <w:r w:rsidR="00300051">
              <w:rPr>
                <w:rFonts w:cs="Arial"/>
                <w:szCs w:val="20"/>
              </w:rPr>
              <w:t>person-</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r>
              <w:t>PerformerRole.code</w:t>
            </w:r>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NI 2015.1</w:t>
            </w:r>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Deltagande-&gt;Roll.</w:t>
            </w:r>
            <w:r w:rsidR="00E3381F">
              <w:rPr>
                <w:rFonts w:cs="Arial"/>
                <w:szCs w:val="20"/>
              </w:rPr>
              <w:t>typ</w:t>
            </w:r>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r>
              <w:rPr>
                <w:rFonts w:cs="Arial"/>
                <w:szCs w:val="20"/>
              </w:rPr>
              <w:t>Person.person-id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r>
              <w:rPr>
                <w:rFonts w:cs="Arial"/>
                <w:szCs w:val="20"/>
              </w:rPr>
              <w:t>Person.</w:t>
            </w:r>
            <w:r w:rsidR="00300051">
              <w:rPr>
                <w:rFonts w:cs="Arial"/>
                <w:szCs w:val="20"/>
              </w:rPr>
              <w:t>f</w:t>
            </w:r>
            <w:r>
              <w:rPr>
                <w:rFonts w:cs="Arial"/>
                <w:szCs w:val="20"/>
              </w:rPr>
              <w:t xml:space="preserve">örnamn </w:t>
            </w:r>
          </w:p>
          <w:p w14:paraId="4A782409" w14:textId="4D79496A" w:rsidR="00F2566B" w:rsidRDefault="00B677FA" w:rsidP="00300051">
            <w:pPr>
              <w:rPr>
                <w:rFonts w:cs="Arial"/>
                <w:szCs w:val="20"/>
              </w:rPr>
            </w:pPr>
            <w:r>
              <w:rPr>
                <w:rFonts w:cs="Arial"/>
                <w:szCs w:val="20"/>
              </w:rPr>
              <w:t>Person.</w:t>
            </w:r>
            <w:r w:rsidR="00300051">
              <w:rPr>
                <w:rFonts w:cs="Arial"/>
                <w:szCs w:val="20"/>
              </w:rPr>
              <w:t>m</w:t>
            </w:r>
            <w:r>
              <w:rPr>
                <w:rFonts w:cs="Arial"/>
                <w:szCs w:val="20"/>
              </w:rPr>
              <w:t xml:space="preserve">ellannamn </w:t>
            </w:r>
          </w:p>
          <w:p w14:paraId="7B8337C2" w14:textId="77777777" w:rsidR="00F2566B" w:rsidRDefault="00B677FA" w:rsidP="00300051">
            <w:pPr>
              <w:rPr>
                <w:rFonts w:cs="Arial"/>
                <w:szCs w:val="20"/>
              </w:rPr>
            </w:pPr>
            <w:r>
              <w:rPr>
                <w:rFonts w:cs="Arial"/>
                <w:szCs w:val="20"/>
              </w:rPr>
              <w:t>Person.</w:t>
            </w:r>
            <w:r w:rsidR="00300051">
              <w:rPr>
                <w:rFonts w:cs="Arial"/>
                <w:szCs w:val="20"/>
              </w:rPr>
              <w:t>e</w:t>
            </w:r>
            <w:r>
              <w:rPr>
                <w:rFonts w:cs="Arial"/>
                <w:szCs w:val="20"/>
              </w:rPr>
              <w:t>fternamn</w:t>
            </w:r>
          </w:p>
          <w:p w14:paraId="67C5A643" w14:textId="73FF1159" w:rsidR="00B677FA" w:rsidRPr="00B677FA" w:rsidRDefault="00F2566B" w:rsidP="00300051">
            <w:pPr>
              <w:rPr>
                <w:rFonts w:cs="Arial"/>
                <w:szCs w:val="20"/>
              </w:rPr>
            </w:pPr>
            <w:r>
              <w:rPr>
                <w:rFonts w:cs="Arial"/>
                <w:szCs w:val="20"/>
              </w:rPr>
              <w:t>Person.tilltalsnamnsmarkering</w:t>
            </w:r>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Sammanhang identifierare</w:t>
            </w:r>
            <w:r w:rsidRPr="00E74F09">
              <w:rPr>
                <w:szCs w:val="20"/>
              </w:rPr>
              <w:t>.vårdenhet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Sammanhang identifierare</w:t>
            </w:r>
            <w:r w:rsidRPr="00E74F09">
              <w:rPr>
                <w:szCs w:val="20"/>
              </w:rPr>
              <w:t>.vårdenhet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r>
              <w:rPr>
                <w:szCs w:val="20"/>
              </w:rPr>
              <w:t>Organisation.</w:t>
            </w:r>
            <w:r w:rsidR="00046D89">
              <w:rPr>
                <w:szCs w:val="20"/>
              </w:rPr>
              <w:t>n</w:t>
            </w:r>
            <w:r>
              <w:rPr>
                <w:szCs w:val="20"/>
              </w:rPr>
              <w:t>amn</w:t>
            </w:r>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Sammanhang identifierare</w:t>
            </w:r>
            <w:r w:rsidRPr="00E74F09">
              <w:rPr>
                <w:szCs w:val="20"/>
              </w:rPr>
              <w:t>.vårdgivare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Sammanhang identifierare</w:t>
            </w:r>
            <w:r w:rsidRPr="00E74F09">
              <w:rPr>
                <w:szCs w:val="20"/>
              </w:rPr>
              <w:t>.vårdgivare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r>
              <w:rPr>
                <w:szCs w:val="20"/>
              </w:rPr>
              <w:t>Organisation.namn</w:t>
            </w:r>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NI 2015.1</w:t>
            </w:r>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r>
              <w:rPr>
                <w:szCs w:val="20"/>
              </w:rPr>
              <w:t>AdditionalParticipant.type</w:t>
            </w:r>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r>
              <w:rPr>
                <w:szCs w:val="20"/>
              </w:rPr>
              <w:t>Deltagande.typ</w:t>
            </w:r>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r>
              <w:rPr>
                <w:szCs w:val="20"/>
              </w:rPr>
              <w:t>AdditionalParticipant.role</w:t>
            </w:r>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NI 2015.1</w:t>
            </w:r>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r w:rsidRPr="00CF0EC2">
              <w:rPr>
                <w:szCs w:val="20"/>
              </w:rPr>
              <w:t>Roll.typ</w:t>
            </w:r>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r>
              <w:rPr>
                <w:szCs w:val="20"/>
              </w:rPr>
              <w:t>AdditionalParticipant.</w:t>
            </w:r>
            <w:r w:rsidRPr="00D058B9">
              <w:rPr>
                <w:szCs w:val="20"/>
              </w:rPr>
              <w:t>time</w:t>
            </w:r>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r>
              <w:rPr>
                <w:szCs w:val="20"/>
              </w:rPr>
              <w:t>Deltagande.tid</w:t>
            </w:r>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r>
              <w:rPr>
                <w:szCs w:val="20"/>
              </w:rPr>
              <w:t>Resursspecifikation.resurs id</w:t>
            </w:r>
          </w:p>
        </w:tc>
        <w:tc>
          <w:tcPr>
            <w:tcW w:w="3827" w:type="dxa"/>
          </w:tcPr>
          <w:p w14:paraId="5F601AB4" w14:textId="77777777" w:rsidR="002D302C" w:rsidRDefault="002D302C" w:rsidP="002D302C">
            <w:pPr>
              <w:rPr>
                <w:rFonts w:cs="Arial"/>
                <w:i/>
                <w:szCs w:val="20"/>
              </w:rPr>
            </w:pPr>
            <w:r>
              <w:rPr>
                <w:rFonts w:cs="Arial"/>
                <w:i/>
                <w:szCs w:val="20"/>
              </w:rPr>
              <w:t>NI 2015.1</w:t>
            </w:r>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r>
              <w:rPr>
                <w:szCs w:val="20"/>
              </w:rPr>
              <w:t>Device.type</w:t>
            </w:r>
          </w:p>
        </w:tc>
        <w:tc>
          <w:tcPr>
            <w:tcW w:w="3533" w:type="dxa"/>
            <w:vAlign w:val="center"/>
          </w:tcPr>
          <w:p w14:paraId="29547875" w14:textId="6C820375" w:rsidR="00D058B9" w:rsidRDefault="001770B3" w:rsidP="0031241E">
            <w:pPr>
              <w:rPr>
                <w:szCs w:val="20"/>
              </w:rPr>
            </w:pPr>
            <w:r>
              <w:rPr>
                <w:szCs w:val="20"/>
              </w:rPr>
              <w:t>Resursspecifikation.resurs typ</w:t>
            </w:r>
          </w:p>
        </w:tc>
        <w:tc>
          <w:tcPr>
            <w:tcW w:w="3827" w:type="dxa"/>
          </w:tcPr>
          <w:p w14:paraId="783AE91E" w14:textId="77777777" w:rsidR="002D302C" w:rsidRDefault="002D302C" w:rsidP="002D302C">
            <w:pPr>
              <w:rPr>
                <w:rFonts w:cs="Arial"/>
                <w:i/>
                <w:szCs w:val="20"/>
              </w:rPr>
            </w:pPr>
            <w:r>
              <w:rPr>
                <w:rFonts w:cs="Arial"/>
                <w:i/>
                <w:szCs w:val="20"/>
              </w:rPr>
              <w:t>NI 2015.1</w:t>
            </w:r>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r>
              <w:rPr>
                <w:rFonts w:cs="Arial"/>
                <w:szCs w:val="20"/>
              </w:rPr>
              <w:t>Artefakt.typ</w:t>
            </w:r>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r>
              <w:rPr>
                <w:szCs w:val="20"/>
              </w:rPr>
              <w:t>Device.model</w:t>
            </w:r>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NI 2015.1</w:t>
            </w:r>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r>
              <w:rPr>
                <w:rFonts w:cs="Arial"/>
                <w:szCs w:val="20"/>
              </w:rPr>
              <w:t>Artefakt.modell</w:t>
            </w:r>
          </w:p>
          <w:p w14:paraId="5955925D" w14:textId="77777777" w:rsidR="00D058B9" w:rsidRPr="0014679C" w:rsidRDefault="00D058B9" w:rsidP="00EE04D9">
            <w:pPr>
              <w:rPr>
                <w:i/>
                <w:szCs w:val="20"/>
              </w:rPr>
            </w:pPr>
          </w:p>
        </w:tc>
      </w:tr>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6B2132F0" w:rsidR="0031241E" w:rsidRPr="00EB4EE9" w:rsidRDefault="0031241E" w:rsidP="0031241E">
      <w:pPr>
        <w:pStyle w:val="Rubrik2"/>
      </w:pPr>
      <w:bookmarkStart w:id="176" w:name="_Toc398042086"/>
      <w:bookmarkStart w:id="177" w:name="_Toc411633251"/>
      <w:del w:id="178" w:author="Torbjörn Dahlin" w:date="2015-03-10T23:49:00Z">
        <w:r w:rsidRPr="00EB4EE9" w:rsidDel="00391D59">
          <w:delText>Formatregler</w:delText>
        </w:r>
      </w:del>
      <w:bookmarkEnd w:id="176"/>
      <w:bookmarkEnd w:id="177"/>
      <w:ins w:id="179" w:author="Torbjörn Dahlin" w:date="2015-03-10T23:49:00Z">
        <w:r w:rsidR="00391D59">
          <w:t>Fältregler</w:t>
        </w:r>
      </w:ins>
    </w:p>
    <w:p w14:paraId="2C57B350" w14:textId="77777777" w:rsidR="0031241E" w:rsidRPr="00EB4EE9" w:rsidRDefault="0031241E" w:rsidP="0031241E">
      <w:pPr>
        <w:pStyle w:val="Rubrik3"/>
      </w:pPr>
      <w:bookmarkStart w:id="180" w:name="_Toc372034738"/>
      <w:bookmarkStart w:id="181" w:name="_Toc374962642"/>
      <w:bookmarkStart w:id="182" w:name="_Toc398042087"/>
      <w:bookmarkStart w:id="183" w:name="_Toc411633252"/>
      <w:commentRangeStart w:id="184"/>
      <w:r w:rsidRPr="00EB4EE9">
        <w:t>Regel 1 – ReferredInformation.time</w:t>
      </w:r>
      <w:bookmarkEnd w:id="180"/>
      <w:bookmarkEnd w:id="181"/>
      <w:bookmarkEnd w:id="182"/>
      <w:bookmarkEnd w:id="183"/>
      <w:commentRangeEnd w:id="184"/>
      <w:r w:rsidR="00464E06">
        <w:rPr>
          <w:rStyle w:val="Kommentarsreferens"/>
          <w:rFonts w:eastAsia="Calibri"/>
          <w:bCs w:val="0"/>
        </w:rPr>
        <w:commentReference w:id="184"/>
      </w:r>
    </w:p>
    <w:p w14:paraId="5B073D2A" w14:textId="00FE2D82" w:rsidR="0039481C" w:rsidRDefault="005D4A4E" w:rsidP="00D07E6E">
      <w:pPr>
        <w:rPr>
          <w:rFonts w:eastAsia="Times New Roman"/>
          <w:bCs/>
          <w:sz w:val="30"/>
          <w:szCs w:val="28"/>
        </w:rPr>
      </w:pPr>
      <w:commentRangeStart w:id="185"/>
      <w:r>
        <w:t>ReferredInformation.time ska innehålla en tidpunkt som ska kunna användas som inparameter i ett tidsintervallbaserat sökvillkor</w:t>
      </w:r>
      <w:commentRangeEnd w:id="185"/>
      <w:r w:rsidR="002678D0">
        <w:rPr>
          <w:rStyle w:val="Kommentarsreferens"/>
        </w:rPr>
        <w:commentReference w:id="185"/>
      </w:r>
      <w:ins w:id="186" w:author="Torbjörn Dahlin" w:date="2015-03-11T00:10:00Z">
        <w:r w:rsidR="00B22BE1">
          <w:t xml:space="preserve"> till den tjänst som returnerar den </w:t>
        </w:r>
      </w:ins>
      <w:ins w:id="187" w:author="Torbjörn Dahlin" w:date="2015-03-11T00:17:00Z">
        <w:r w:rsidR="00B22BE1">
          <w:t xml:space="preserve">identifierade </w:t>
        </w:r>
      </w:ins>
      <w:ins w:id="188" w:author="Torbjörn Dahlin" w:date="2015-03-11T00:10:00Z">
        <w:r w:rsidR="00B22BE1">
          <w:t>informationsmängd som relationen pekar ut</w:t>
        </w:r>
      </w:ins>
      <w:r>
        <w:t xml:space="preserve">. </w:t>
      </w:r>
      <w:ins w:id="189" w:author="Torbjörn Dahlin" w:date="2015-03-11T00:17:00Z">
        <w:r w:rsidR="00B22BE1">
          <w:t xml:space="preserve">Denna tidpunkt skall vara den tidpunkt som tidssökparametern till den utpekade tjänsten filtrerar på. </w:t>
        </w:r>
      </w:ins>
      <w:del w:id="190" w:author="Torbjörn Dahlin" w:date="2015-03-11T00:12:00Z">
        <w:r w:rsidDel="00B22BE1">
          <w:delText xml:space="preserve">Poängen med denna tidpunkt är att </w:delText>
        </w:r>
        <w:r w:rsidR="00ED3466" w:rsidDel="00B22BE1">
          <w:delText xml:space="preserve">kunna </w:delText>
        </w:r>
        <w:r w:rsidDel="00B22BE1">
          <w:delText xml:space="preserve">begränsa </w:delText>
        </w:r>
        <w:r w:rsidR="00ED3466" w:rsidDel="00B22BE1">
          <w:delText xml:space="preserve">svarsmängden inom </w:delText>
        </w:r>
        <w:r w:rsidR="00E47F2D" w:rsidDel="00B22BE1">
          <w:delText xml:space="preserve">den </w:delText>
        </w:r>
        <w:r w:rsidR="00ED3466" w:rsidDel="00B22BE1">
          <w:delText xml:space="preserve">refererade </w:delText>
        </w:r>
        <w:r w:rsidR="00E47F2D" w:rsidDel="00B22BE1">
          <w:delText xml:space="preserve">informationsmängden (ReferredInformation.type) </w:delText>
        </w:r>
        <w:commentRangeStart w:id="191"/>
        <w:r w:rsidR="00E47F2D" w:rsidDel="00B22BE1">
          <w:delText>på sådant sätt att om angiven tidpunkt (ReferredInformation.time) inkluderas i sökvillkoret kommer refererad information (ReferredInformaion.id) att returneras.</w:delText>
        </w:r>
        <w:commentRangeEnd w:id="191"/>
        <w:r w:rsidR="00366650" w:rsidDel="00B22BE1">
          <w:rPr>
            <w:rStyle w:val="Kommentarsreferens"/>
          </w:rPr>
          <w:commentReference w:id="191"/>
        </w:r>
      </w:del>
      <w:ins w:id="192" w:author="Torbjörn Dahlin" w:date="2015-03-11T00:12:00Z">
        <w:r w:rsidR="00B22BE1">
          <w:t xml:space="preserve">I det fall då en konsument har behov av att söka upp flera relaterade informationsmängder från samma tjänst kan konsumenten skapa ett sökintervall som omfattar de </w:t>
        </w:r>
      </w:ins>
      <w:ins w:id="193" w:author="Torbjörn Dahlin" w:date="2015-03-11T00:14:00Z">
        <w:r w:rsidR="00B22BE1" w:rsidRPr="00EB4EE9">
          <w:t>ReferredInformation.time</w:t>
        </w:r>
        <w:r w:rsidR="00B22BE1">
          <w:t xml:space="preserve"> från dessa relationer. Detta sökintervall används sedan som inparameter till den tjänst som relationerna pekar ut.</w:t>
        </w:r>
      </w:ins>
      <w:ins w:id="194" w:author="Torbjörn Dahlin" w:date="2015-03-11T00:15:00Z">
        <w:r w:rsidR="00B22BE1">
          <w:t xml:space="preserve"> På detta sätt kan en konsument göra endast ett anrop över en begränsad tid som returnerar samtlig relaterad information istället för att göra anrop ett och ett med respektive id som anges i relationen, eller ta ut en patients totala informationsmängd utan någon möjlighet att filtrera på tid.</w:t>
        </w:r>
      </w:ins>
      <w:ins w:id="195" w:author="Torbjörn Dahlin" w:date="2015-03-11T00:12:00Z">
        <w:r w:rsidR="00B22BE1">
          <w:t xml:space="preserve"> </w:t>
        </w:r>
      </w:ins>
      <w:r w:rsidR="0039481C">
        <w:br w:type="page"/>
      </w:r>
    </w:p>
    <w:p w14:paraId="0FABE7A7" w14:textId="77C32CCB" w:rsidR="007A3042" w:rsidRDefault="0039481C" w:rsidP="007A3042">
      <w:pPr>
        <w:pStyle w:val="Rubrik1"/>
      </w:pPr>
      <w:bookmarkStart w:id="196" w:name="_Toc357754858"/>
      <w:bookmarkStart w:id="197" w:name="_Toc243452569"/>
      <w:bookmarkStart w:id="198" w:name="_Toc411633253"/>
      <w:r>
        <w:lastRenderedPageBreak/>
        <w:t>Tjänstekontrakt</w:t>
      </w:r>
      <w:bookmarkEnd w:id="167"/>
      <w:bookmarkEnd w:id="196"/>
      <w:bookmarkEnd w:id="197"/>
      <w:bookmarkEnd w:id="198"/>
    </w:p>
    <w:p w14:paraId="50E2A8F7" w14:textId="45A4AC91" w:rsidR="007A3042" w:rsidRPr="00A15D1A" w:rsidRDefault="007A3042" w:rsidP="007A3042">
      <w:pPr>
        <w:pStyle w:val="Rubrik2"/>
      </w:pPr>
      <w:bookmarkStart w:id="199" w:name="_Toc398042089"/>
      <w:bookmarkStart w:id="200" w:name="_Toc411633254"/>
      <w:r w:rsidRPr="00A15D1A">
        <w:t>GetObservation</w:t>
      </w:r>
      <w:bookmarkEnd w:id="199"/>
      <w:r w:rsidR="000D3E6C">
        <w:t>s</w:t>
      </w:r>
      <w:bookmarkEnd w:id="200"/>
    </w:p>
    <w:p w14:paraId="2278E785" w14:textId="7CF01BE5" w:rsidR="007A3042" w:rsidRPr="006F19B8" w:rsidRDefault="007A3042" w:rsidP="006F19B8">
      <w:bookmarkStart w:id="201" w:name="_Toc397004158"/>
      <w:bookmarkStart w:id="202"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201"/>
      <w:bookmarkEnd w:id="202"/>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 xml:space="preserve">”ankylos på tand” </w:t>
      </w:r>
      <w:r w:rsidR="006C6C6B">
        <w:t>kodat med en Snomed CT</w:t>
      </w:r>
      <w:r w:rsidR="00D22DD0">
        <w:t>-</w:t>
      </w:r>
      <w:r w:rsidR="006C6C6B">
        <w:t>kod</w:t>
      </w:r>
      <w:r>
        <w:t>.</w:t>
      </w:r>
      <w:r w:rsidR="004A7BB2">
        <w:t xml:space="preserve"> Om observationen består av något som är uppmätt så beskrivs vad som uppmätts i attributet Observation.</w:t>
      </w:r>
      <w:r w:rsidR="00046D89">
        <w:t>type</w:t>
      </w:r>
      <w:r w:rsidR="004A7BB2">
        <w:t>/</w:t>
      </w:r>
      <w:r w:rsidR="00046D89">
        <w:t>typ</w:t>
      </w:r>
      <w:r w:rsidR="004A7BB2">
        <w:t xml:space="preserve"> </w:t>
      </w:r>
      <w:r w:rsidR="00D22DD0">
        <w:t xml:space="preserve">(exempelvis diastoliskt blodtryck) </w:t>
      </w:r>
      <w:r w:rsidR="004A7BB2">
        <w:t>och resultatet av mätningen i Observation.</w:t>
      </w:r>
      <w:r w:rsidR="00046D89">
        <w:t>v</w:t>
      </w:r>
      <w:r w:rsidR="004A7BB2">
        <w:t>alue/</w:t>
      </w:r>
      <w:r w:rsidR="00046D89">
        <w:t>v</w:t>
      </w:r>
      <w:r w:rsidR="004A7BB2">
        <w:t>ärde</w:t>
      </w:r>
      <w:r w:rsidR="00D22DD0">
        <w:t xml:space="preserve"> (exempelvis 90 mmHg)</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r w:rsidR="00F6168C">
        <w:t>2015.1</w:t>
      </w:r>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203" w:name="_Toc398042091"/>
      <w:bookmarkStart w:id="204" w:name="_Toc411633255"/>
      <w:r>
        <w:t>Version</w:t>
      </w:r>
      <w:bookmarkEnd w:id="203"/>
      <w:bookmarkEnd w:id="204"/>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205" w:name="_Toc398042092"/>
      <w:bookmarkStart w:id="206" w:name="_Toc411633256"/>
      <w:r>
        <w:t>Fältregler</w:t>
      </w:r>
      <w:bookmarkEnd w:id="205"/>
      <w:bookmarkEnd w:id="206"/>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r w:rsidRPr="008345BA">
              <w:t>patientId</w:t>
            </w:r>
            <w:r>
              <w:t>*</w:t>
            </w:r>
          </w:p>
        </w:tc>
        <w:tc>
          <w:tcPr>
            <w:tcW w:w="2037" w:type="dxa"/>
          </w:tcPr>
          <w:p w14:paraId="35B4B170" w14:textId="77777777" w:rsidR="007A3042" w:rsidRPr="008345BA" w:rsidRDefault="007A3042" w:rsidP="00621012">
            <w:r w:rsidRPr="008345BA">
              <w:t>IIType</w:t>
            </w:r>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r w:rsidRPr="00C93E52">
              <w:t>patientId.root</w:t>
            </w:r>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r w:rsidRPr="00C93E52">
              <w:t>patientId.extension</w:t>
            </w:r>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r w:rsidRPr="008345BA">
              <w:lastRenderedPageBreak/>
              <w:t>time</w:t>
            </w:r>
            <w:r>
              <w:t>*</w:t>
            </w:r>
          </w:p>
        </w:tc>
        <w:tc>
          <w:tcPr>
            <w:tcW w:w="2037" w:type="dxa"/>
          </w:tcPr>
          <w:p w14:paraId="6382668B" w14:textId="77777777" w:rsidR="007A3042" w:rsidRPr="008345BA" w:rsidRDefault="007A3042" w:rsidP="00621012">
            <w:r w:rsidRPr="008345BA">
              <w:rPr>
                <w:rFonts w:cs="Arial"/>
                <w:color w:val="000000"/>
                <w:highlight w:val="white"/>
                <w:lang w:eastAsia="sv-SE"/>
              </w:rPr>
              <w:t>TimePeriodType</w:t>
            </w:r>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Observation.Time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0..1</w:t>
            </w:r>
          </w:p>
        </w:tc>
      </w:tr>
      <w:tr w:rsidR="007A3042" w:rsidRPr="00FE0141" w14:paraId="33C2C230" w14:textId="77777777" w:rsidTr="00621012">
        <w:tc>
          <w:tcPr>
            <w:tcW w:w="2943" w:type="dxa"/>
          </w:tcPr>
          <w:p w14:paraId="3EF732F5" w14:textId="77777777" w:rsidR="007A3042" w:rsidRPr="00C93E52" w:rsidRDefault="007A3042" w:rsidP="00621012">
            <w:r w:rsidRPr="00C93E52">
              <w:t>time.start</w:t>
            </w:r>
          </w:p>
        </w:tc>
        <w:tc>
          <w:tcPr>
            <w:tcW w:w="2037" w:type="dxa"/>
          </w:tcPr>
          <w:p w14:paraId="2C6AAF28"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Pr>
          <w:p w14:paraId="13CE5652" w14:textId="77777777" w:rsidR="007A3042" w:rsidRPr="00C93E52" w:rsidRDefault="007A3042" w:rsidP="00621012">
            <w:r w:rsidRPr="00C93E52">
              <w:rPr>
                <w:spacing w:val="-1"/>
              </w:rPr>
              <w:t xml:space="preserve">Startdatum. Format </w:t>
            </w:r>
            <w:r w:rsidRPr="00C93E52">
              <w:rPr>
                <w:rFonts w:cs="Arial"/>
              </w:rPr>
              <w:t>ÅÅÅÅMMDDttmmss</w:t>
            </w:r>
            <w:r w:rsidRPr="00C93E52">
              <w:rPr>
                <w:spacing w:val="-1"/>
              </w:rPr>
              <w:t>.</w:t>
            </w:r>
          </w:p>
        </w:tc>
        <w:tc>
          <w:tcPr>
            <w:tcW w:w="1617" w:type="dxa"/>
          </w:tcPr>
          <w:p w14:paraId="6DD23186" w14:textId="16D17EE3" w:rsidR="007A3042" w:rsidRPr="00C93E52" w:rsidRDefault="00C41073" w:rsidP="00621012">
            <w:r>
              <w:t>0..1</w:t>
            </w:r>
          </w:p>
        </w:tc>
      </w:tr>
      <w:tr w:rsidR="007A3042" w:rsidRPr="00FE0141" w14:paraId="2F4C7DCF" w14:textId="77777777" w:rsidTr="00621012">
        <w:tc>
          <w:tcPr>
            <w:tcW w:w="2943" w:type="dxa"/>
          </w:tcPr>
          <w:p w14:paraId="51A0837A" w14:textId="77777777" w:rsidR="007A3042" w:rsidRPr="00C93E52" w:rsidRDefault="007A3042" w:rsidP="00621012">
            <w:r w:rsidRPr="00C93E52">
              <w:t>time.end</w:t>
            </w:r>
          </w:p>
        </w:tc>
        <w:tc>
          <w:tcPr>
            <w:tcW w:w="2037" w:type="dxa"/>
          </w:tcPr>
          <w:p w14:paraId="15E0C992"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Pr>
          <w:p w14:paraId="6BA1AF3E" w14:textId="77777777" w:rsidR="007A3042" w:rsidRPr="00C93E52" w:rsidRDefault="007A3042" w:rsidP="00621012">
            <w:r w:rsidRPr="00C93E52">
              <w:rPr>
                <w:spacing w:val="-1"/>
              </w:rPr>
              <w:t xml:space="preserve">Slutdatum. Format </w:t>
            </w:r>
            <w:r w:rsidRPr="00C93E52">
              <w:rPr>
                <w:rFonts w:cs="Arial"/>
              </w:rPr>
              <w:t>ÅÅÅÅMMDDttmmss</w:t>
            </w:r>
            <w:r w:rsidRPr="00C93E52">
              <w:rPr>
                <w:spacing w:val="-1"/>
              </w:rPr>
              <w:t>.</w:t>
            </w:r>
          </w:p>
        </w:tc>
        <w:tc>
          <w:tcPr>
            <w:tcW w:w="1617" w:type="dxa"/>
          </w:tcPr>
          <w:p w14:paraId="34CCC91F" w14:textId="77777777" w:rsidR="007A3042" w:rsidRPr="00C93E52" w:rsidRDefault="007A3042" w:rsidP="00621012">
            <w:r w:rsidRPr="00C93E52">
              <w:t>0..1</w:t>
            </w:r>
          </w:p>
        </w:tc>
      </w:tr>
      <w:tr w:rsidR="007A3042" w:rsidRPr="008345BA" w14:paraId="6C5401CF" w14:textId="77777777" w:rsidTr="00621012">
        <w:tc>
          <w:tcPr>
            <w:tcW w:w="2943" w:type="dxa"/>
          </w:tcPr>
          <w:p w14:paraId="248335FC" w14:textId="299588E0" w:rsidR="007A3042" w:rsidRPr="00C93E52" w:rsidRDefault="00C93E52" w:rsidP="00621012">
            <w:r>
              <w:rPr>
                <w:rFonts w:cs="Arial"/>
                <w:color w:val="000000"/>
                <w:highlight w:val="white"/>
                <w:lang w:eastAsia="sv-SE"/>
              </w:rPr>
              <w:t>observation</w:t>
            </w:r>
            <w:r w:rsidR="00046D89">
              <w:rPr>
                <w:rFonts w:cs="Arial"/>
                <w:color w:val="000000"/>
                <w:lang w:eastAsia="sv-SE"/>
              </w:rPr>
              <w:t>Type</w:t>
            </w:r>
            <w:r w:rsidR="007A3042" w:rsidRPr="00C93E52">
              <w:rPr>
                <w:rFonts w:cs="Arial"/>
                <w:color w:val="000000"/>
                <w:lang w:eastAsia="sv-SE"/>
              </w:rPr>
              <w:t>*</w:t>
            </w:r>
          </w:p>
        </w:tc>
        <w:tc>
          <w:tcPr>
            <w:tcW w:w="2037" w:type="dxa"/>
          </w:tcPr>
          <w:p w14:paraId="58BAB879" w14:textId="77777777" w:rsidR="007A3042" w:rsidRPr="00C93E52" w:rsidRDefault="007A3042" w:rsidP="00621012">
            <w:r w:rsidRPr="00C93E52">
              <w:t>CVType</w:t>
            </w:r>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ej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r w:rsidRPr="005E7BAD">
              <w:rPr>
                <w:color w:val="FF0000"/>
                <w:szCs w:val="20"/>
              </w:rPr>
              <w:t>observationType</w:t>
            </w:r>
            <w:r w:rsidR="007A3042" w:rsidRPr="005E7BAD">
              <w:rPr>
                <w:color w:val="FF0000"/>
                <w:szCs w:val="20"/>
              </w:rPr>
              <w:t>.codeSystemVersion</w:t>
            </w:r>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Ska ignoreras i begäran och ej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Ska ignoreras i begäran och ej skickas.</w:t>
            </w:r>
          </w:p>
        </w:tc>
        <w:tc>
          <w:tcPr>
            <w:tcW w:w="1617" w:type="dxa"/>
          </w:tcPr>
          <w:p w14:paraId="694A20F8" w14:textId="12706A69" w:rsidR="007A3042" w:rsidRPr="00B51795" w:rsidRDefault="0012508A" w:rsidP="00621012">
            <w:pPr>
              <w:rPr>
                <w:color w:val="FF0000"/>
              </w:rPr>
            </w:pPr>
            <w:r w:rsidRPr="00B51795">
              <w:rPr>
                <w:color w:val="FF0000"/>
              </w:rPr>
              <w:t>0..0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r w:rsidRPr="00C93E52">
              <w:rPr>
                <w:rFonts w:cs="Arial"/>
                <w:color w:val="000000"/>
                <w:lang w:eastAsia="sv-SE"/>
              </w:rPr>
              <w:t>observationId</w:t>
            </w:r>
          </w:p>
        </w:tc>
        <w:tc>
          <w:tcPr>
            <w:tcW w:w="2037" w:type="dxa"/>
          </w:tcPr>
          <w:p w14:paraId="3BD4E480" w14:textId="77777777" w:rsidR="007A3042" w:rsidRPr="00C93E52" w:rsidRDefault="007A3042" w:rsidP="00621012">
            <w:r w:rsidRPr="00C93E52">
              <w:t>IIType</w:t>
            </w:r>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r w:rsidRPr="00C93E52">
              <w:rPr>
                <w:rFonts w:cs="Arial"/>
                <w:color w:val="000000"/>
                <w:lang w:eastAsia="sv-SE"/>
              </w:rPr>
              <w:t>observationId.root</w:t>
            </w:r>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r w:rsidRPr="00C93E52">
              <w:rPr>
                <w:rFonts w:cs="Arial"/>
                <w:color w:val="000000"/>
                <w:lang w:eastAsia="sv-SE"/>
              </w:rPr>
              <w:t>observationId.extension</w:t>
            </w:r>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r w:rsidRPr="00C93E52">
              <w:rPr>
                <w:rFonts w:cs="Arial"/>
                <w:color w:val="000000"/>
                <w:lang w:eastAsia="sv-SE"/>
              </w:rPr>
              <w:lastRenderedPageBreak/>
              <w:t>careGiverId</w:t>
            </w:r>
            <w:r w:rsidR="00F74C7C">
              <w:rPr>
                <w:rFonts w:cs="Arial"/>
                <w:color w:val="000000"/>
                <w:lang w:eastAsia="sv-SE"/>
              </w:rPr>
              <w:t>*</w:t>
            </w:r>
          </w:p>
        </w:tc>
        <w:tc>
          <w:tcPr>
            <w:tcW w:w="2037" w:type="dxa"/>
          </w:tcPr>
          <w:p w14:paraId="7C923C17" w14:textId="77777777" w:rsidR="007A3042" w:rsidRPr="00C93E52" w:rsidRDefault="007A3042" w:rsidP="00621012">
            <w:r w:rsidRPr="00C93E52">
              <w:t>IIType</w:t>
            </w:r>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r w:rsidRPr="00C93E52">
              <w:rPr>
                <w:rFonts w:cs="Arial"/>
                <w:color w:val="000000"/>
                <w:lang w:eastAsia="sv-SE"/>
              </w:rPr>
              <w:t>careGiverId.root</w:t>
            </w:r>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r w:rsidRPr="00C93E52">
              <w:rPr>
                <w:rFonts w:cs="Arial"/>
                <w:color w:val="000000"/>
                <w:lang w:eastAsia="sv-SE"/>
              </w:rPr>
              <w:t>careGiverId.extension</w:t>
            </w:r>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Extension sätts till HSA-id för den vårdgivaren inom vilket observationId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r w:rsidRPr="00C93E52">
              <w:rPr>
                <w:lang w:eastAsia="sv-SE"/>
              </w:rPr>
              <w:t>careUnitId</w:t>
            </w:r>
            <w:r w:rsidR="00F74C7C">
              <w:rPr>
                <w:lang w:eastAsia="sv-SE"/>
              </w:rPr>
              <w:t>*</w:t>
            </w:r>
          </w:p>
        </w:tc>
        <w:tc>
          <w:tcPr>
            <w:tcW w:w="2037" w:type="dxa"/>
          </w:tcPr>
          <w:p w14:paraId="5E4111E3" w14:textId="77777777" w:rsidR="007A3042" w:rsidRPr="00C93E52" w:rsidRDefault="007A3042" w:rsidP="00621012">
            <w:r w:rsidRPr="00C93E52">
              <w:t>IIType</w:t>
            </w:r>
          </w:p>
        </w:tc>
        <w:tc>
          <w:tcPr>
            <w:tcW w:w="2925" w:type="dxa"/>
          </w:tcPr>
          <w:p w14:paraId="015824C9" w14:textId="67875BA8" w:rsidR="007A3042" w:rsidRPr="00C93E52" w:rsidRDefault="007A3042" w:rsidP="00621012">
            <w:pPr>
              <w:rPr>
                <w:rFonts w:cs="Arial"/>
              </w:rPr>
            </w:pPr>
            <w:r w:rsidRPr="00C93E52">
              <w:rPr>
                <w:rFonts w:cs="Arial"/>
              </w:rPr>
              <w:t>Begränsning av sökning m</w:t>
            </w:r>
            <w:r w:rsidR="00C41073">
              <w:rPr>
                <w:rFonts w:cs="Arial"/>
              </w:rPr>
              <w:t>.</w:t>
            </w:r>
            <w:r w:rsidRPr="00C93E52">
              <w:rPr>
                <w:rFonts w:cs="Arial"/>
              </w:rPr>
              <w:t>h</w:t>
            </w:r>
            <w:r w:rsidR="00C41073">
              <w:rPr>
                <w:rFonts w:cs="Arial"/>
              </w:rPr>
              <w:t>.</w:t>
            </w:r>
            <w:r w:rsidRPr="00C93E52">
              <w:rPr>
                <w:rFonts w:cs="Arial"/>
              </w:rPr>
              <w:t>a</w:t>
            </w:r>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r w:rsidRPr="00C93E52">
              <w:rPr>
                <w:lang w:eastAsia="sv-SE"/>
              </w:rPr>
              <w:t>careUnitId.root</w:t>
            </w:r>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r w:rsidRPr="00C93E52">
              <w:rPr>
                <w:lang w:eastAsia="sv-SE"/>
              </w:rPr>
              <w:t>careUnitId.extension</w:t>
            </w:r>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r>
              <w:rPr>
                <w:lang w:eastAsia="sv-SE"/>
              </w:rPr>
              <w:t>c</w:t>
            </w:r>
            <w:r w:rsidRPr="0089562B">
              <w:rPr>
                <w:lang w:eastAsia="sv-SE"/>
              </w:rPr>
              <w:t>areProcessId</w:t>
            </w:r>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r>
              <w:t>UUIDType</w:t>
            </w:r>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0..1</w:t>
            </w:r>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r>
              <w:t>RelationFilterType</w:t>
            </w:r>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Minst en av relation.type</w:t>
            </w:r>
            <w:r w:rsidR="005E7BAD">
              <w:rPr>
                <w:rFonts w:cs="Arial"/>
              </w:rPr>
              <w:t>Code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r>
              <w:rPr>
                <w:lang w:eastAsia="sv-SE"/>
              </w:rPr>
              <w:t>relation.typeCode</w:t>
            </w:r>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r w:rsidRPr="00C93E52">
              <w:t>CVType</w:t>
            </w:r>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r>
              <w:rPr>
                <w:lang w:eastAsia="sv-SE"/>
              </w:rPr>
              <w:t>relation.typeCode.code</w:t>
            </w:r>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r>
              <w:rPr>
                <w:lang w:eastAsia="sv-SE"/>
              </w:rPr>
              <w:t>relation.typeCode.codeSystem</w:t>
            </w:r>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r w:rsidRPr="00B51795">
              <w:rPr>
                <w:color w:val="FF0000"/>
                <w:lang w:eastAsia="sv-SE"/>
              </w:rPr>
              <w:t>relation.typeCode.codeSystemName</w:t>
            </w:r>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Ska ignoreras i begäran och ej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r w:rsidRPr="004638CE">
              <w:rPr>
                <w:color w:val="FF0000"/>
              </w:rPr>
              <w:t>relation.typeCode.codeSystemVersion</w:t>
            </w:r>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r w:rsidRPr="00B51795">
              <w:rPr>
                <w:color w:val="FF0000"/>
                <w:lang w:eastAsia="sv-SE"/>
              </w:rPr>
              <w:t>relation.typeCode.displaynam</w:t>
            </w:r>
            <w:r w:rsidRPr="00B51795">
              <w:rPr>
                <w:color w:val="FF0000"/>
                <w:lang w:eastAsia="sv-SE"/>
              </w:rPr>
              <w:lastRenderedPageBreak/>
              <w:t>e</w:t>
            </w:r>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ej </w:t>
            </w:r>
            <w:r w:rsidRPr="00B51795">
              <w:rPr>
                <w:color w:val="FF0000"/>
                <w:szCs w:val="20"/>
              </w:rPr>
              <w:lastRenderedPageBreak/>
              <w:t>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lastRenderedPageBreak/>
              <w:t>0..0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lastRenderedPageBreak/>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r>
              <w:rPr>
                <w:lang w:eastAsia="sv-SE"/>
              </w:rPr>
              <w:t>relation.id.root</w:t>
            </w:r>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Id-root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r>
              <w:rPr>
                <w:lang w:eastAsia="sv-SE"/>
              </w:rPr>
              <w:t>relation.id.extension</w:t>
            </w:r>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r>
              <w:t>r</w:t>
            </w:r>
            <w:r w:rsidRPr="00C93E52">
              <w:t>eferredInformationType</w:t>
            </w:r>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r>
              <w:t>Categorization i engagemangsindexposten. Exempelvis kan en observation ha ett samband till en annan observation och då är referredInformationType ”</w:t>
            </w:r>
            <w:r w:rsidRPr="00F83C47">
              <w:rPr>
                <w:color w:val="000000"/>
              </w:rPr>
              <w:t xml:space="preserve"> ch</w:t>
            </w:r>
            <w:r>
              <w:rPr>
                <w:color w:val="000000"/>
              </w:rPr>
              <w:t>b-</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t>1</w:t>
            </w:r>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commentRangeStart w:id="207"/>
            <w:commentRangeStart w:id="208"/>
            <w:r>
              <w:rPr>
                <w:lang w:eastAsia="sv-SE"/>
              </w:rPr>
              <w:t>Svar</w:t>
            </w:r>
            <w:commentRangeEnd w:id="207"/>
            <w:r w:rsidR="00280C34">
              <w:rPr>
                <w:rStyle w:val="Kommentarsreferens"/>
                <w:rFonts w:eastAsia="Calibri"/>
                <w:bCs w:val="0"/>
                <w:iCs w:val="0"/>
              </w:rPr>
              <w:commentReference w:id="207"/>
            </w:r>
            <w:commentRangeEnd w:id="208"/>
            <w:r w:rsidR="00B22BE1">
              <w:rPr>
                <w:rStyle w:val="Kommentarsreferens"/>
                <w:rFonts w:eastAsia="Calibri"/>
                <w:bCs w:val="0"/>
                <w:iCs w:val="0"/>
              </w:rPr>
              <w:commentReference w:id="208"/>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r>
              <w:t>observationGroup</w:t>
            </w:r>
          </w:p>
        </w:tc>
        <w:tc>
          <w:tcPr>
            <w:tcW w:w="2037" w:type="dxa"/>
            <w:gridSpan w:val="2"/>
            <w:shd w:val="clear" w:color="auto" w:fill="A6A6A6" w:themeFill="background1" w:themeFillShade="A6"/>
          </w:tcPr>
          <w:p w14:paraId="79E0715F" w14:textId="1B6A5451" w:rsidR="00C663D3" w:rsidRPr="00CB4AE4" w:rsidRDefault="00C663D3" w:rsidP="00C663D3">
            <w:r>
              <w:t>ObservationGroupType</w:t>
            </w:r>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signerare,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r>
              <w:t>PatientType</w:t>
            </w:r>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r w:rsidRPr="003C622B">
              <w:t>performerRole</w:t>
            </w:r>
          </w:p>
        </w:tc>
        <w:tc>
          <w:tcPr>
            <w:tcW w:w="2037" w:type="dxa"/>
            <w:gridSpan w:val="2"/>
            <w:shd w:val="clear" w:color="auto" w:fill="FFFFFF" w:themeFill="background1"/>
          </w:tcPr>
          <w:p w14:paraId="7752577C" w14:textId="015BB6DD" w:rsidR="00C663D3" w:rsidRDefault="00C663D3" w:rsidP="00C663D3">
            <w:r w:rsidRPr="00CB4AE4">
              <w:t>PerformerRoleType</w:t>
            </w:r>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r w:rsidRPr="003C622B">
              <w:t>legalAuthenticator</w:t>
            </w:r>
          </w:p>
        </w:tc>
        <w:tc>
          <w:tcPr>
            <w:tcW w:w="2037" w:type="dxa"/>
            <w:gridSpan w:val="2"/>
            <w:shd w:val="clear" w:color="auto" w:fill="FFFFFF" w:themeFill="background1"/>
          </w:tcPr>
          <w:p w14:paraId="401D2F17" w14:textId="5100BA84" w:rsidR="00C663D3" w:rsidRPr="00CB4AE4" w:rsidRDefault="00C663D3" w:rsidP="00C663D3">
            <w:r w:rsidRPr="00CB4AE4">
              <w:t>LegalAuthenticatorType</w:t>
            </w:r>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r w:rsidRPr="003C622B">
              <w:t>additionalParticipant</w:t>
            </w:r>
          </w:p>
        </w:tc>
        <w:tc>
          <w:tcPr>
            <w:tcW w:w="2037" w:type="dxa"/>
            <w:gridSpan w:val="2"/>
            <w:shd w:val="clear" w:color="auto" w:fill="FFFFFF" w:themeFill="background1"/>
          </w:tcPr>
          <w:p w14:paraId="24216E0C" w14:textId="3685DA22" w:rsidR="00C663D3" w:rsidRPr="00CB4AE4" w:rsidRDefault="00C663D3" w:rsidP="00C663D3">
            <w:r w:rsidRPr="00CB4AE4">
              <w:t>AdditionalParticipantType</w:t>
            </w:r>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r w:rsidRPr="003C622B">
              <w:t>sourceSystem</w:t>
            </w:r>
          </w:p>
        </w:tc>
        <w:tc>
          <w:tcPr>
            <w:tcW w:w="2037" w:type="dxa"/>
            <w:gridSpan w:val="2"/>
            <w:shd w:val="clear" w:color="auto" w:fill="FFFFFF" w:themeFill="background1"/>
          </w:tcPr>
          <w:p w14:paraId="1542C8A1" w14:textId="4A50973B" w:rsidR="00C663D3" w:rsidRPr="00CB4AE4" w:rsidRDefault="00C663D3" w:rsidP="00C663D3">
            <w:r w:rsidRPr="00CB4AE4">
              <w:t>SourceSystemType</w:t>
            </w:r>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r w:rsidRPr="003C622B">
              <w:rPr>
                <w:lang w:val="en-US"/>
              </w:rPr>
              <w:t>careProcessId</w:t>
            </w:r>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r w:rsidRPr="00966EF9">
              <w:rPr>
                <w:lang w:val="en-US"/>
              </w:rPr>
              <w:t>UUIDType</w:t>
            </w:r>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r>
              <w:rPr>
                <w:lang w:val="en-US"/>
              </w:rPr>
              <w:t>ObservationType</w:t>
            </w:r>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lastRenderedPageBreak/>
              <w:t xml:space="preserve">De observationer som ligger </w:t>
            </w:r>
            <w:r>
              <w:lastRenderedPageBreak/>
              <w:t>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lastRenderedPageBreak/>
              <w:t>1..*</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r w:rsidRPr="009A0B16">
              <w:rPr>
                <w:lang w:val="en-US" w:eastAsia="sv-SE"/>
              </w:rPr>
              <w:t>observationGroup/</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r w:rsidRPr="00C93E52">
              <w:rPr>
                <w:lang w:val="en-GB"/>
              </w:rPr>
              <w:t>PatientType</w:t>
            </w:r>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r w:rsidRPr="00C93E52">
              <w:t>IIType</w:t>
            </w:r>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r w:rsidRPr="003C622B">
              <w:rPr>
                <w:lang w:val="en-GB"/>
              </w:rPr>
              <w:t>id.root</w:t>
            </w:r>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r w:rsidRPr="003C622B">
              <w:rPr>
                <w:lang w:val="en-GB"/>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r w:rsidRPr="003C622B">
              <w:rPr>
                <w:lang w:val="en-GB"/>
              </w:rPr>
              <w:t>dateOfBirth</w:t>
            </w:r>
          </w:p>
        </w:tc>
        <w:tc>
          <w:tcPr>
            <w:tcW w:w="2037" w:type="dxa"/>
            <w:gridSpan w:val="2"/>
          </w:tcPr>
          <w:p w14:paraId="3A1A538E" w14:textId="77777777" w:rsidR="00C663D3" w:rsidRPr="00C93E52" w:rsidRDefault="00C663D3" w:rsidP="00C663D3">
            <w:pPr>
              <w:rPr>
                <w:lang w:val="en-GB"/>
              </w:rPr>
            </w:pPr>
            <w:r w:rsidRPr="00C93E52">
              <w:rPr>
                <w:lang w:val="en-GB"/>
              </w:rPr>
              <w:t>DateTime</w:t>
            </w:r>
          </w:p>
        </w:tc>
        <w:tc>
          <w:tcPr>
            <w:tcW w:w="2925" w:type="dxa"/>
          </w:tcPr>
          <w:p w14:paraId="1F045158" w14:textId="77777777" w:rsidR="00C663D3" w:rsidRPr="00C93E52" w:rsidRDefault="00C663D3" w:rsidP="00C663D3">
            <w:pPr>
              <w:rPr>
                <w:rFonts w:cs="Arial"/>
              </w:rPr>
            </w:pPr>
            <w:r w:rsidRPr="00C93E52">
              <w:rPr>
                <w:rFonts w:cs="Arial"/>
              </w:rPr>
              <w:t>Anger patientens födelseår, månad och dag. Ej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r w:rsidRPr="00C93E52">
              <w:rPr>
                <w:lang w:val="en-GB"/>
              </w:rPr>
              <w:t>CVType</w:t>
            </w:r>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r w:rsidRPr="003C622B">
              <w:rPr>
                <w:lang w:val="en-GB"/>
              </w:rPr>
              <w:t>gender.code</w:t>
            </w:r>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könstyp.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r w:rsidRPr="00DE065A">
              <w:rPr>
                <w:rFonts w:cs="Arial"/>
              </w:rPr>
              <w:t>ej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r w:rsidRPr="003C622B">
              <w:rPr>
                <w:lang w:val="en-GB"/>
              </w:rPr>
              <w:t>gender.codeSystem</w:t>
            </w:r>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könstyp.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r w:rsidRPr="003C622B">
              <w:rPr>
                <w:lang w:val="en-GB"/>
              </w:rPr>
              <w:t>gender.codeSystemName</w:t>
            </w:r>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r w:rsidRPr="003C622B">
              <w:rPr>
                <w:lang w:val="en-GB"/>
              </w:rPr>
              <w:t>gender.codeSystemVersion</w:t>
            </w:r>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r w:rsidRPr="003C622B">
              <w:rPr>
                <w:lang w:val="en-GB"/>
              </w:rPr>
              <w:t>gender.displayName</w:t>
            </w:r>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BAA6E8D" w:rsidR="00C663D3" w:rsidRPr="00C93E52" w:rsidRDefault="00C663D3" w:rsidP="005E7BAD">
            <w:r>
              <w:t>Klassen Patient</w:t>
            </w:r>
            <w:r w:rsidR="005E7BAD">
              <w:t>Type är en kompakt och specifik representation av den patient som observationen gäller.</w:t>
            </w:r>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2"/>
            <w:tcBorders>
              <w:top w:val="nil"/>
              <w:left w:val="nil"/>
              <w:bottom w:val="single" w:sz="4" w:space="0" w:color="auto"/>
              <w:right w:val="nil"/>
            </w:tcBorders>
          </w:tcPr>
          <w:p w14:paraId="0E074C5D" w14:textId="77777777" w:rsidR="00C663D3" w:rsidRPr="00461D60" w:rsidRDefault="00C663D3" w:rsidP="00C663D3"/>
        </w:tc>
        <w:tc>
          <w:tcPr>
            <w:tcW w:w="2925" w:type="dxa"/>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r>
              <w:rPr>
                <w:lang w:eastAsia="sv-SE"/>
              </w:rPr>
              <w:t>observationGroup/</w:t>
            </w:r>
          </w:p>
          <w:p w14:paraId="223CEEB9" w14:textId="2D391FB7" w:rsidR="00C663D3" w:rsidRPr="00C93E52" w:rsidRDefault="00C663D3" w:rsidP="00C663D3">
            <w:pPr>
              <w:rPr>
                <w:lang w:val="en-GB"/>
              </w:rPr>
            </w:pPr>
            <w:r>
              <w:rPr>
                <w:lang w:eastAsia="sv-SE"/>
              </w:rPr>
              <w:t>p</w:t>
            </w:r>
            <w:r w:rsidRPr="008F3BBF">
              <w:rPr>
                <w:lang w:eastAsia="sv-SE"/>
              </w:rPr>
              <w:t>erformerRole</w:t>
            </w:r>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r w:rsidRPr="008F3BBF">
              <w:t>PerformerRoleType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r w:rsidRPr="008F3BBF">
              <w:t>IIType</w:t>
            </w:r>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identifieras av person-id (exempelvis patienten själv identifierad av personnummer i PersonType)</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r w:rsidRPr="003C622B">
              <w:rPr>
                <w:lang w:eastAsia="sv-SE"/>
              </w:rPr>
              <w:t>id.root</w:t>
            </w:r>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r w:rsidRPr="003C622B">
              <w:rPr>
                <w:lang w:val="en-US"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Identifierare som tillsammans med id.root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r w:rsidRPr="003C622B">
              <w:rPr>
                <w:lang w:eastAsia="sv-SE"/>
              </w:rPr>
              <w:t>code</w:t>
            </w:r>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r w:rsidRPr="00C93E52">
              <w:t>CVType</w:t>
            </w:r>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r w:rsidRPr="003C622B">
              <w:t>c</w:t>
            </w:r>
            <w:r w:rsidRPr="003C622B">
              <w:rPr>
                <w:lang w:eastAsia="sv-SE"/>
              </w:rPr>
              <w:t>ode.code</w:t>
            </w:r>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r w:rsidRPr="003C622B">
              <w:rPr>
                <w:lang w:eastAsia="sv-SE"/>
              </w:rPr>
              <w:t>code.codeSystem</w:t>
            </w:r>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r w:rsidRPr="003C622B">
              <w:rPr>
                <w:lang w:eastAsia="sv-SE"/>
              </w:rPr>
              <w:t>code.codeSystemName</w:t>
            </w:r>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r w:rsidRPr="003C622B">
              <w:rPr>
                <w:lang w:eastAsia="sv-SE"/>
              </w:rPr>
              <w:t>code.codeSystemVersion</w:t>
            </w:r>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r w:rsidRPr="003C622B">
              <w:rPr>
                <w:lang w:eastAsia="sv-SE"/>
              </w:rPr>
              <w:t>code.displayName</w:t>
            </w:r>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r>
              <w:t>PersonType</w:t>
            </w:r>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r w:rsidRPr="003C622B">
              <w:rPr>
                <w:lang w:eastAsia="sv-SE"/>
              </w:rPr>
              <w:lastRenderedPageBreak/>
              <w:t>careUnit</w:t>
            </w:r>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r w:rsidRPr="006C50FA">
              <w:t>CareUnitType</w:t>
            </w:r>
          </w:p>
        </w:tc>
        <w:tc>
          <w:tcPr>
            <w:tcW w:w="2925" w:type="dxa"/>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0080E40A" w14:textId="05DE8C7D" w:rsidR="00C663D3" w:rsidRDefault="003C1098" w:rsidP="00683B99">
            <w:r>
              <w:br/>
            </w:r>
            <w:r w:rsidR="00CF0283">
              <w:br/>
            </w:r>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5AFE1850" w14:textId="77777777" w:rsidR="00C663D3" w:rsidRPr="00C93E52" w:rsidRDefault="00C663D3" w:rsidP="00C663D3"/>
        </w:tc>
        <w:tc>
          <w:tcPr>
            <w:tcW w:w="2925" w:type="dxa"/>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r w:rsidRPr="006C50FA">
              <w:rPr>
                <w:lang w:eastAsia="sv-SE"/>
              </w:rPr>
              <w:t>observationGroup/</w:t>
            </w:r>
          </w:p>
          <w:p w14:paraId="6D125D48" w14:textId="680DB0F1" w:rsidR="00C663D3" w:rsidRDefault="00C663D3" w:rsidP="00C663D3">
            <w:pPr>
              <w:rPr>
                <w:lang w:eastAsia="sv-SE"/>
              </w:rPr>
            </w:pPr>
            <w:r>
              <w:rPr>
                <w:lang w:eastAsia="sv-SE"/>
              </w:rPr>
              <w:t>l</w:t>
            </w:r>
            <w:r w:rsidRPr="00C93E52">
              <w:rPr>
                <w:lang w:eastAsia="sv-SE"/>
              </w:rPr>
              <w:t>egalAuthenticator</w:t>
            </w:r>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r w:rsidRPr="00C93E52">
              <w:t>LegalAuthenticatorType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r w:rsidRPr="00C93E52">
              <w:t>IIType</w:t>
            </w:r>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r w:rsidRPr="003C622B">
              <w:t>id</w:t>
            </w:r>
            <w:r w:rsidRPr="003C622B">
              <w:rPr>
                <w:lang w:eastAsia="sv-SE"/>
              </w:rPr>
              <w:t>.root</w:t>
            </w:r>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r w:rsidRPr="005331B1">
              <w:rPr>
                <w:lang w:val="en-GB"/>
              </w:rPr>
              <w:t>PartialTimeStampType</w:t>
            </w:r>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ÅÅÅÅMMDDttmmss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5"/>
            <w:tcBorders>
              <w:top w:val="nil"/>
              <w:left w:val="nil"/>
              <w:bottom w:val="nil"/>
              <w:right w:val="nil"/>
            </w:tcBorders>
          </w:tcPr>
          <w:p w14:paraId="0B13C4C7" w14:textId="319AB174" w:rsidR="00C663D3" w:rsidRDefault="00C663D3" w:rsidP="00F13BE7">
            <w:r>
              <w:t xml:space="preserve">Klassen LegalAuthenticator är </w:t>
            </w:r>
            <w:r w:rsidR="006055BE">
              <w:t>en kompakt och specifik version av AdditionalPartipication.</w:t>
            </w:r>
          </w:p>
          <w:p w14:paraId="21C7A4F6" w14:textId="13925C96" w:rsidR="00556BBC" w:rsidRDefault="00556BBC" w:rsidP="00683B99">
            <w:r>
              <w:t xml:space="preserve">LegalAuthenticator </w:t>
            </w:r>
            <w:r w:rsidR="006055BE">
              <w:t>är</w:t>
            </w:r>
            <w:r w:rsidR="00C21193">
              <w:t xml:space="preserve"> </w:t>
            </w:r>
            <w:r>
              <w:t xml:space="preserve">indirekt en </w:t>
            </w:r>
            <w:r w:rsidR="00C21193">
              <w:t xml:space="preserve">”Professionell aktör” </w:t>
            </w:r>
            <w:r w:rsidR="006055BE">
              <w:t xml:space="preserve">med deltagandetyp signerare </w:t>
            </w:r>
            <w:r w:rsidR="00C21193">
              <w:t xml:space="preserve">enligt V-MIM.  </w:t>
            </w:r>
          </w:p>
          <w:p w14:paraId="1E62865E" w14:textId="6303BF1D" w:rsidR="00382733" w:rsidRPr="00C93E52" w:rsidRDefault="00382733" w:rsidP="00683B99"/>
        </w:tc>
      </w:tr>
      <w:tr w:rsidR="00C663D3" w:rsidRPr="00C93E52" w14:paraId="3F926D61" w14:textId="77777777" w:rsidTr="00683B99">
        <w:tc>
          <w:tcPr>
            <w:tcW w:w="2943" w:type="dxa"/>
            <w:tcBorders>
              <w:top w:val="nil"/>
              <w:left w:val="nil"/>
              <w:bottom w:val="single" w:sz="4" w:space="0" w:color="auto"/>
              <w:right w:val="nil"/>
            </w:tcBorders>
          </w:tcPr>
          <w:p w14:paraId="3DE9F920" w14:textId="77777777" w:rsidR="00C663D3" w:rsidRPr="006055BE" w:rsidRDefault="00C663D3" w:rsidP="00C663D3"/>
        </w:tc>
        <w:tc>
          <w:tcPr>
            <w:tcW w:w="2037" w:type="dxa"/>
            <w:gridSpan w:val="2"/>
            <w:tcBorders>
              <w:top w:val="nil"/>
              <w:left w:val="nil"/>
              <w:bottom w:val="single" w:sz="4" w:space="0" w:color="auto"/>
              <w:right w:val="nil"/>
            </w:tcBorders>
          </w:tcPr>
          <w:p w14:paraId="54071691" w14:textId="77777777" w:rsidR="00C663D3" w:rsidRPr="006055BE" w:rsidRDefault="00C663D3" w:rsidP="00C663D3"/>
        </w:tc>
        <w:tc>
          <w:tcPr>
            <w:tcW w:w="2925" w:type="dxa"/>
            <w:tcBorders>
              <w:top w:val="nil"/>
              <w:left w:val="nil"/>
              <w:bottom w:val="single" w:sz="4" w:space="0" w:color="auto"/>
              <w:right w:val="nil"/>
            </w:tcBorders>
          </w:tcPr>
          <w:p w14:paraId="2EF99FA1" w14:textId="77777777" w:rsidR="00C663D3" w:rsidRPr="00C93E52" w:rsidRDefault="00C663D3" w:rsidP="00C663D3">
            <w:pPr>
              <w:rPr>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r w:rsidRPr="009A0B16">
              <w:rPr>
                <w:lang w:val="en-US" w:eastAsia="sv-SE"/>
              </w:rPr>
              <w:t>observationGroup/</w:t>
            </w:r>
          </w:p>
          <w:p w14:paraId="02EB1284" w14:textId="4F4D5B7A" w:rsidR="00C663D3" w:rsidRPr="00C93E52" w:rsidRDefault="00C663D3" w:rsidP="00C663D3">
            <w:pPr>
              <w:rPr>
                <w:lang w:val="en-US"/>
              </w:rPr>
            </w:pPr>
            <w:r>
              <w:rPr>
                <w:lang w:val="en-US"/>
              </w:rPr>
              <w:t>additionalParticipant</w:t>
            </w:r>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r w:rsidRPr="00DD2A23">
              <w:rPr>
                <w:lang w:val="en-GB"/>
              </w:rPr>
              <w:t>AdditionalParticipantType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r w:rsidRPr="00966EF9">
              <w:rPr>
                <w:lang w:val="en-US"/>
              </w:rPr>
              <w:t>IIType</w:t>
            </w:r>
          </w:p>
        </w:tc>
        <w:tc>
          <w:tcPr>
            <w:tcW w:w="2925" w:type="dxa"/>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lastRenderedPageBreak/>
              <w:t>0..1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r w:rsidRPr="003C622B">
              <w:rPr>
                <w:lang w:eastAsia="sv-SE"/>
              </w:rPr>
              <w:lastRenderedPageBreak/>
              <w:t>id.root</w:t>
            </w:r>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 xml:space="preserve">Id-root för deltagaren. Beskriver vilken typ av identitetsbeteckning detta är. Om deltagaren identifieras av HSA-id anges </w:t>
            </w:r>
            <w:r w:rsidRPr="00C93E52">
              <w:rPr>
                <w:rFonts w:cs="Arial"/>
              </w:rPr>
              <w:t xml:space="preserve"> OID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r w:rsidRPr="003C622B">
              <w:t>type</w:t>
            </w:r>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r w:rsidRPr="00047086">
              <w:t>CVType</w:t>
            </w:r>
          </w:p>
        </w:tc>
        <w:tc>
          <w:tcPr>
            <w:tcW w:w="2925" w:type="dxa"/>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(device)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r w:rsidRPr="006055BE">
              <w:t>type</w:t>
            </w:r>
            <w:r w:rsidRPr="003C622B">
              <w:rPr>
                <w:lang w:eastAsia="sv-SE"/>
              </w:rPr>
              <w:t>.code</w:t>
            </w:r>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r w:rsidRPr="006055BE">
              <w:t>type</w:t>
            </w:r>
            <w:r w:rsidRPr="003C622B">
              <w:rPr>
                <w:lang w:eastAsia="sv-SE"/>
              </w:rPr>
              <w:t>.codeSystem</w:t>
            </w:r>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r w:rsidRPr="006055BE">
              <w:rPr>
                <w:color w:val="FF0000"/>
              </w:rPr>
              <w:t>type</w:t>
            </w:r>
            <w:r w:rsidRPr="003C622B">
              <w:rPr>
                <w:color w:val="FF0000"/>
                <w:lang w:eastAsia="sv-SE"/>
              </w:rPr>
              <w:t>.codeSystemName</w:t>
            </w:r>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r w:rsidRPr="006055BE">
              <w:rPr>
                <w:color w:val="FF0000"/>
              </w:rPr>
              <w:t>type.codeSystemVersion</w:t>
            </w:r>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.displayName</w:t>
            </w:r>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r w:rsidRPr="00DD2A23">
              <w:rPr>
                <w:lang w:val="en-GB"/>
              </w:rPr>
              <w:t>CVType</w:t>
            </w:r>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t>1..1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r w:rsidRPr="003C622B">
              <w:t>role</w:t>
            </w:r>
            <w:r w:rsidRPr="003C622B">
              <w:rPr>
                <w:lang w:eastAsia="sv-SE"/>
              </w:rPr>
              <w:t>.code</w:t>
            </w:r>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r w:rsidRPr="003C622B">
              <w:t>role</w:t>
            </w:r>
            <w:r w:rsidRPr="003C622B">
              <w:rPr>
                <w:lang w:eastAsia="sv-SE"/>
              </w:rPr>
              <w:t>.codeSystem</w:t>
            </w:r>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r w:rsidRPr="003C622B">
              <w:rPr>
                <w:color w:val="FF0000"/>
              </w:rPr>
              <w:t>role</w:t>
            </w:r>
            <w:r w:rsidRPr="003C622B">
              <w:rPr>
                <w:color w:val="FF0000"/>
                <w:lang w:eastAsia="sv-SE"/>
              </w:rPr>
              <w:t>.codeSystemName</w:t>
            </w:r>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r w:rsidRPr="00FE3A41">
              <w:rPr>
                <w:color w:val="FF0000"/>
              </w:rPr>
              <w:t>role.codeSystemVersion</w:t>
            </w:r>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.displayName</w:t>
            </w:r>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lastRenderedPageBreak/>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(Fält 2c)</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r>
              <w:rPr>
                <w:lang w:val="en-GB"/>
              </w:rPr>
              <w:t>PersonType</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ltagande övrig</w:t>
            </w:r>
            <w:r>
              <w:rPr>
                <w:rFonts w:eastAsia="Times New Roman" w:cs="Arial"/>
              </w:rPr>
              <w:t xml:space="preserve"> person</w:t>
            </w:r>
            <w:r w:rsidR="005B7E6B">
              <w:rPr>
                <w:rFonts w:eastAsia="Times New Roman" w:cs="Arial"/>
              </w:rPr>
              <w:t>er</w:t>
            </w:r>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r w:rsidRPr="005B7E6B">
              <w:rPr>
                <w:lang w:eastAsia="sv-SE"/>
              </w:rPr>
              <w:t>OrganisationType</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0..1</w:t>
            </w:r>
          </w:p>
        </w:tc>
      </w:tr>
      <w:tr w:rsidR="001411E0" w:rsidRPr="00C93E52" w14:paraId="256D1959"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r>
              <w:rPr>
                <w:lang w:eastAsia="sv-SE"/>
              </w:rPr>
              <w:t>d</w:t>
            </w:r>
            <w:r w:rsidRPr="005B7E6B">
              <w:rPr>
                <w:lang w:eastAsia="sv-SE"/>
              </w:rPr>
              <w:t>evice</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r w:rsidRPr="005B7E6B">
              <w:rPr>
                <w:lang w:eastAsia="sv-SE"/>
              </w:rPr>
              <w:t>DeviceType</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0..1</w:t>
            </w:r>
          </w:p>
        </w:tc>
      </w:tr>
      <w:tr w:rsidR="005B7E6B" w:rsidRPr="00C93E52" w14:paraId="6F7971B2"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r>
              <w:rPr>
                <w:lang w:eastAsia="sv-SE"/>
              </w:rPr>
              <w:t>location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r>
              <w:rPr>
                <w:lang w:eastAsia="sv-SE"/>
              </w:rPr>
              <w:t>LocationType</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0..1</w:t>
            </w:r>
          </w:p>
        </w:tc>
      </w:tr>
    </w:tbl>
    <w:p w14:paraId="1400ECEC" w14:textId="77777777" w:rsidR="005A57D8" w:rsidRDefault="005A57D8"/>
    <w:p w14:paraId="3B9C1419" w14:textId="77777777" w:rsidR="0080653A" w:rsidRDefault="0080653A">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r w:rsidRPr="009A0B16">
              <w:rPr>
                <w:lang w:val="en-US" w:eastAsia="sv-SE"/>
              </w:rPr>
              <w:lastRenderedPageBreak/>
              <w:t>observationGroup/</w:t>
            </w:r>
          </w:p>
          <w:p w14:paraId="4C3FCC41" w14:textId="59A3E58E" w:rsidR="00C663D3" w:rsidRPr="00DD2A23" w:rsidRDefault="00C663D3" w:rsidP="00C663D3">
            <w:pPr>
              <w:rPr>
                <w:lang w:val="en-US"/>
              </w:rPr>
            </w:pPr>
            <w:r>
              <w:rPr>
                <w:lang w:eastAsia="sv-SE"/>
              </w:rPr>
              <w:t>s</w:t>
            </w:r>
            <w:r w:rsidRPr="00C93E52">
              <w:rPr>
                <w:lang w:val="en-US" w:eastAsia="sv-SE"/>
              </w:rPr>
              <w:t>ourceSystem</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r w:rsidRPr="00C93E52">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r w:rsidRPr="00C93E52">
              <w:t>IIType</w:t>
            </w:r>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r w:rsidRPr="00C93E52">
              <w:rPr>
                <w:lang w:val="en-GB"/>
              </w:rPr>
              <w:t>tring</w:t>
            </w:r>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r w:rsidRPr="00C93E52">
              <w:rPr>
                <w:rFonts w:eastAsia="Times New Roman"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r w:rsidRPr="003C622B">
              <w:rPr>
                <w:lang w:val="en-US"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r>
              <w:rPr>
                <w:lang w:val="en-US" w:eastAsia="sv-SE"/>
              </w:rPr>
              <w:t>observationGroup/</w:t>
            </w:r>
          </w:p>
          <w:p w14:paraId="53AC12F2" w14:textId="6FD8C71A" w:rsidR="000548C1" w:rsidRDefault="000548C1" w:rsidP="00C663D3">
            <w:pPr>
              <w:rPr>
                <w:lang w:val="en-US" w:eastAsia="sv-SE"/>
              </w:rPr>
            </w:pPr>
            <w:r>
              <w:rPr>
                <w:lang w:val="en-US"/>
              </w:rPr>
              <w:t>additionalParticipant/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r>
              <w:rPr>
                <w:lang w:val="en-GB"/>
              </w:rPr>
              <w:t>DeviceType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r w:rsidRPr="00C93E52">
              <w:t>IIType</w:t>
            </w:r>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r>
              <w:rPr>
                <w:rFonts w:eastAsia="Times New Roman" w:cs="Arial"/>
              </w:rPr>
              <w:t>Specfikt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r w:rsidRPr="003C622B">
              <w:rPr>
                <w:lang w:eastAsia="sv-SE"/>
              </w:rPr>
              <w:t>type</w:t>
            </w:r>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r w:rsidRPr="00C93E52">
              <w:t>CVType</w:t>
            </w:r>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r w:rsidRPr="003C622B">
              <w:rPr>
                <w:lang w:eastAsia="sv-SE"/>
              </w:rPr>
              <w:t>type .code</w:t>
            </w:r>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r w:rsidRPr="003C622B">
              <w:rPr>
                <w:lang w:eastAsia="sv-SE"/>
              </w:rPr>
              <w:t>type.codeSystem</w:t>
            </w:r>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r w:rsidRPr="003C622B">
              <w:rPr>
                <w:lang w:eastAsia="sv-SE"/>
              </w:rPr>
              <w:t>type.codeSystemName</w:t>
            </w:r>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r w:rsidRPr="003C622B">
              <w:rPr>
                <w:lang w:eastAsia="sv-SE"/>
              </w:rPr>
              <w:t>type.codeSystemVersion</w:t>
            </w:r>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r w:rsidRPr="003C622B">
              <w:rPr>
                <w:lang w:eastAsia="sv-SE"/>
              </w:rPr>
              <w:t>type.displayName</w:t>
            </w:r>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r w:rsidRPr="003C622B">
              <w:rPr>
                <w:lang w:eastAsia="sv-SE"/>
              </w:rPr>
              <w:t>model</w:t>
            </w:r>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r>
              <w:t>SCType</w:t>
            </w:r>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r w:rsidRPr="003C622B">
              <w:rPr>
                <w:lang w:eastAsia="sv-SE"/>
              </w:rPr>
              <w:t>model.code</w:t>
            </w:r>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r>
              <w:t>CVType</w:t>
            </w:r>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0..1</w:t>
            </w:r>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r w:rsidRPr="003C622B">
              <w:rPr>
                <w:lang w:eastAsia="sv-SE"/>
              </w:rPr>
              <w:t>model.code.code</w:t>
            </w:r>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r w:rsidRPr="003C622B">
              <w:rPr>
                <w:lang w:eastAsia="sv-SE"/>
              </w:rPr>
              <w:t>model.code.codeSystem</w:t>
            </w:r>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r w:rsidRPr="003C622B">
              <w:rPr>
                <w:color w:val="FF0000"/>
                <w:lang w:eastAsia="sv-SE"/>
              </w:rPr>
              <w:t>model.code.codeSystemVersion</w:t>
            </w:r>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r w:rsidRPr="003C622B">
              <w:rPr>
                <w:lang w:eastAsia="sv-SE"/>
              </w:rPr>
              <w:t>model.code.displayName</w:t>
            </w:r>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r w:rsidRPr="003C622B">
              <w:rPr>
                <w:lang w:eastAsia="sv-SE"/>
              </w:rPr>
              <w:lastRenderedPageBreak/>
              <w:t>model.value</w:t>
            </w:r>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Tillverkarens modellbeteckning i klartext. Kan användas som komplement eller i stället för den model.code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t>0</w:t>
            </w:r>
            <w:r w:rsidR="00C663D3">
              <w:t>..1</w:t>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D370D40" w:rsidR="00C663D3" w:rsidRDefault="00C663D3" w:rsidP="002B5FD4">
            <w:r>
              <w:t xml:space="preserve">Klassen Device är </w:t>
            </w:r>
            <w:r w:rsidR="002B5FD4">
              <w:t>en sammanslagning av de generiska typerna artefakt och roll</w:t>
            </w:r>
            <w:r>
              <w:t>.</w:t>
            </w:r>
          </w:p>
        </w:tc>
      </w:tr>
      <w:tr w:rsidR="00C663D3" w:rsidRPr="00C93E52" w14:paraId="706472E1" w14:textId="77777777" w:rsidTr="00B71BA3">
        <w:tc>
          <w:tcPr>
            <w:tcW w:w="2943" w:type="dxa"/>
            <w:tcBorders>
              <w:top w:val="nil"/>
              <w:left w:val="nil"/>
              <w:bottom w:val="single" w:sz="4" w:space="0" w:color="auto"/>
              <w:right w:val="nil"/>
            </w:tcBorders>
          </w:tcPr>
          <w:p w14:paraId="22176350" w14:textId="77777777" w:rsidR="00C663D3" w:rsidRDefault="00C663D3" w:rsidP="00C663D3">
            <w:pPr>
              <w:rPr>
                <w:lang w:eastAsia="sv-SE"/>
              </w:rPr>
            </w:pPr>
          </w:p>
        </w:tc>
        <w:tc>
          <w:tcPr>
            <w:tcW w:w="2037" w:type="dxa"/>
            <w:tcBorders>
              <w:top w:val="nil"/>
              <w:left w:val="nil"/>
              <w:bottom w:val="single" w:sz="4" w:space="0" w:color="auto"/>
              <w:right w:val="nil"/>
            </w:tcBorders>
          </w:tcPr>
          <w:p w14:paraId="7649C5BB" w14:textId="77777777" w:rsidR="00C663D3" w:rsidRDefault="00C663D3" w:rsidP="00C663D3"/>
        </w:tc>
        <w:tc>
          <w:tcPr>
            <w:tcW w:w="2925" w:type="dxa"/>
            <w:tcBorders>
              <w:top w:val="nil"/>
              <w:left w:val="nil"/>
              <w:bottom w:val="single" w:sz="4" w:space="0" w:color="auto"/>
              <w:right w:val="nil"/>
            </w:tcBorders>
          </w:tcPr>
          <w:p w14:paraId="073396B1" w14:textId="77777777" w:rsidR="00C663D3" w:rsidRDefault="00C663D3" w:rsidP="00C663D3"/>
        </w:tc>
        <w:tc>
          <w:tcPr>
            <w:tcW w:w="1617" w:type="dxa"/>
            <w:tcBorders>
              <w:top w:val="nil"/>
              <w:left w:val="nil"/>
              <w:bottom w:val="single" w:sz="4" w:space="0" w:color="auto"/>
              <w:right w:val="nil"/>
            </w:tcBorders>
          </w:tcPr>
          <w:p w14:paraId="6128AC3C" w14:textId="77777777" w:rsidR="00C663D3" w:rsidRDefault="00C663D3" w:rsidP="00C663D3"/>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r>
              <w:rPr>
                <w:lang w:eastAsia="sv-SE"/>
              </w:rPr>
              <w:t>observationGroup/</w:t>
            </w:r>
          </w:p>
          <w:p w14:paraId="6A5B20FC" w14:textId="2CBB99CE" w:rsidR="000548C1" w:rsidRDefault="000548C1" w:rsidP="00C663D3">
            <w:pPr>
              <w:rPr>
                <w:lang w:eastAsia="sv-SE"/>
              </w:rPr>
            </w:pPr>
            <w:r>
              <w:rPr>
                <w:lang w:val="en-US"/>
              </w:rPr>
              <w:t>additionalParticipant/</w:t>
            </w:r>
          </w:p>
          <w:p w14:paraId="6AC0738F" w14:textId="3BA18107" w:rsidR="00C663D3" w:rsidRDefault="00C663D3" w:rsidP="00C663D3">
            <w:pPr>
              <w:rPr>
                <w:lang w:eastAsia="sv-SE"/>
              </w:rPr>
            </w:pPr>
            <w:r>
              <w:rPr>
                <w:lang w:eastAsia="sv-SE"/>
              </w:rPr>
              <w:t>l</w:t>
            </w:r>
            <w:r w:rsidRPr="00C93E52">
              <w:rPr>
                <w:lang w:eastAsia="sv-SE"/>
              </w:rPr>
              <w:t>ocation</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r w:rsidRPr="00161A58">
              <w:t>LocationType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r w:rsidRPr="00C93E52">
              <w:t>IIType</w:t>
            </w:r>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r w:rsidRPr="003C622B">
              <w:t>id.root</w:t>
            </w:r>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r w:rsidRPr="003C622B">
              <w:t>name*</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r w:rsidRPr="003C622B">
              <w:t>address</w:t>
            </w:r>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r w:rsidRPr="00BB1FCC">
              <w:rPr>
                <w:lang w:val="en-GB"/>
              </w:rPr>
              <w:t>AddressType</w:t>
            </w:r>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r w:rsidRPr="002D399A">
              <w:t>electronicAddress</w:t>
            </w:r>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r>
              <w:t>TelType</w:t>
            </w:r>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Location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FD3FC6">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r w:rsidRPr="00A711EC">
              <w:rPr>
                <w:lang w:eastAsia="sv-SE"/>
              </w:rPr>
              <w:t>obser</w:t>
            </w:r>
            <w:r w:rsidRPr="00966EF9">
              <w:rPr>
                <w:lang w:val="en-US" w:eastAsia="sv-SE"/>
              </w:rPr>
              <w:t>vationGroup/</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r w:rsidRPr="00966EF9">
              <w:rPr>
                <w:lang w:val="en-US"/>
              </w:rPr>
              <w:t>ObservationType</w:t>
            </w:r>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r w:rsidRPr="00966EF9">
              <w:rPr>
                <w:lang w:val="en-US"/>
              </w:rPr>
              <w:t>IIType</w:t>
            </w:r>
          </w:p>
        </w:tc>
        <w:tc>
          <w:tcPr>
            <w:tcW w:w="2925" w:type="dxa"/>
          </w:tcPr>
          <w:p w14:paraId="795DA174" w14:textId="1C11425D" w:rsidR="00C663D3" w:rsidRPr="00C93E52" w:rsidRDefault="00C663D3" w:rsidP="00C663D3">
            <w:pPr>
              <w:rPr>
                <w:rFonts w:cs="Arial"/>
              </w:rPr>
            </w:pPr>
            <w:r w:rsidRPr="00DD2A23">
              <w:rPr>
                <w:rFonts w:cs="Arial"/>
              </w:rPr>
              <w:t>E</w:t>
            </w:r>
            <w:r w:rsidRPr="00C93E52">
              <w:rPr>
                <w:rFonts w:cs="Arial"/>
              </w:rPr>
              <w:t xml:space="preserve">tt unikt värde för </w:t>
            </w:r>
            <w:ins w:id="210" w:author="Torbjörn Dahlin" w:date="2015-03-11T00:55:00Z">
              <w:r w:rsidR="00AA37A5">
                <w:rPr>
                  <w:rFonts w:cs="Arial"/>
                </w:rPr>
                <w:t xml:space="preserve">denna </w:t>
              </w:r>
            </w:ins>
            <w:r w:rsidRPr="00C93E52">
              <w:rPr>
                <w:rFonts w:cs="Arial"/>
              </w:rPr>
              <w:t>observation</w:t>
            </w:r>
            <w:ins w:id="211" w:author="Torbjörn Dahlin" w:date="2015-03-11T00:55:00Z">
              <w:r w:rsidR="00AA37A5">
                <w:rPr>
                  <w:rFonts w:cs="Arial"/>
                </w:rPr>
                <w:t>.</w:t>
              </w:r>
            </w:ins>
            <w:r w:rsidRPr="00C93E52">
              <w:rPr>
                <w:rFonts w:cs="Arial"/>
              </w:rPr>
              <w:t xml:space="preserve">.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6BAA7684" w:rsidR="00C663D3" w:rsidRPr="00C93E52" w:rsidRDefault="00C663D3" w:rsidP="00C663D3">
            <w:pPr>
              <w:rPr>
                <w:rFonts w:cs="Arial"/>
              </w:rPr>
            </w:pPr>
            <w:del w:id="212" w:author="Torbjörn Dahlin" w:date="2015-03-11T00:55:00Z">
              <w:r w:rsidRPr="00C93E52" w:rsidDel="00AA37A5">
                <w:rPr>
                  <w:rFonts w:cs="Arial"/>
                </w:rPr>
                <w:delText xml:space="preserve">Källsystemets </w:delText>
              </w:r>
            </w:del>
            <w:ins w:id="213" w:author="Torbjörn Dahlin" w:date="2015-03-11T00:55:00Z">
              <w:r w:rsidR="00AA37A5">
                <w:rPr>
                  <w:rFonts w:cs="Arial"/>
                </w:rPr>
                <w:t>Vårdgivarens</w:t>
              </w:r>
              <w:r w:rsidR="00AA37A5" w:rsidRPr="00C93E52">
                <w:rPr>
                  <w:rFonts w:cs="Arial"/>
                </w:rPr>
                <w:t xml:space="preserve"> </w:t>
              </w:r>
            </w:ins>
            <w:r w:rsidRPr="00C93E52">
              <w:rPr>
                <w:rFonts w:cs="Arial"/>
              </w:rPr>
              <w:t>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288F0419" w:rsidR="00C663D3" w:rsidRPr="00C93E52" w:rsidRDefault="00C663D3" w:rsidP="00AA37A5">
            <w:pPr>
              <w:rPr>
                <w:rFonts w:cs="Arial"/>
              </w:rPr>
            </w:pPr>
            <w:r>
              <w:rPr>
                <w:rFonts w:cs="Arial"/>
              </w:rPr>
              <w:t>De</w:t>
            </w:r>
            <w:ins w:id="214" w:author="Torbjörn Dahlin" w:date="2015-03-11T00:56:00Z">
              <w:r w:rsidR="00AA37A5">
                <w:rPr>
                  <w:rFonts w:cs="Arial"/>
                </w:rPr>
                <w:t>n</w:t>
              </w:r>
            </w:ins>
            <w:del w:id="215" w:author="Torbjörn Dahlin" w:date="2015-03-11T00:55:00Z">
              <w:r w:rsidDel="00AA37A5">
                <w:rPr>
                  <w:rFonts w:cs="Arial"/>
                </w:rPr>
                <w:delText>t</w:delText>
              </w:r>
            </w:del>
            <w:r>
              <w:rPr>
                <w:rFonts w:cs="Arial"/>
              </w:rPr>
              <w:t xml:space="preserve"> i</w:t>
            </w:r>
            <w:ins w:id="216" w:author="Torbjörn Dahlin" w:date="2015-03-11T00:55:00Z">
              <w:r w:rsidR="00AA37A5">
                <w:rPr>
                  <w:rFonts w:cs="Arial"/>
                </w:rPr>
                <w:t>nom vårdgivaren</w:t>
              </w:r>
            </w:ins>
            <w:del w:id="217" w:author="Torbjörn Dahlin" w:date="2015-03-11T00:55:00Z">
              <w:r w:rsidDel="00AA37A5">
                <w:rPr>
                  <w:rFonts w:cs="Arial"/>
                </w:rPr>
                <w:delText xml:space="preserve"> källsystemet</w:delText>
              </w:r>
            </w:del>
            <w:r>
              <w:rPr>
                <w:rFonts w:cs="Arial"/>
              </w:rPr>
              <w:t xml:space="preserve"> unika id</w:t>
            </w:r>
            <w:ins w:id="218" w:author="Torbjörn Dahlin" w:date="2015-03-11T00:56:00Z">
              <w:r w:rsidR="00AA37A5">
                <w:rPr>
                  <w:rFonts w:cs="Arial"/>
                </w:rPr>
                <w:t>-beteckningen</w:t>
              </w:r>
            </w:ins>
            <w:del w:id="219" w:author="Torbjörn Dahlin" w:date="2015-03-11T00:56:00Z">
              <w:r w:rsidRPr="00C93E52" w:rsidDel="00AA37A5">
                <w:rPr>
                  <w:rFonts w:cs="Arial"/>
                </w:rPr>
                <w:delText>:t</w:delText>
              </w:r>
            </w:del>
            <w:r w:rsidRPr="00C93E52">
              <w:rPr>
                <w:rFonts w:cs="Arial"/>
              </w:rPr>
              <w:t xml:space="preserve">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0C6E8D">
        <w:trPr>
          <w:trHeight w:val="3109"/>
        </w:trPr>
        <w:tc>
          <w:tcPr>
            <w:tcW w:w="2943" w:type="dxa"/>
          </w:tcPr>
          <w:p w14:paraId="513F9AA1" w14:textId="09139928" w:rsidR="00C663D3" w:rsidRPr="003C622B" w:rsidRDefault="00C663D3" w:rsidP="00C663D3">
            <w:r w:rsidRPr="003C622B">
              <w:rPr>
                <w:lang w:eastAsia="sv-SE"/>
              </w:rPr>
              <w:lastRenderedPageBreak/>
              <w:t>type</w:t>
            </w:r>
          </w:p>
        </w:tc>
        <w:tc>
          <w:tcPr>
            <w:tcW w:w="2037" w:type="dxa"/>
          </w:tcPr>
          <w:p w14:paraId="101BF21A" w14:textId="77777777" w:rsidR="00C663D3" w:rsidRPr="00C93E52" w:rsidRDefault="00C663D3" w:rsidP="00C663D3">
            <w:r w:rsidRPr="00C93E52">
              <w:t>CVType</w:t>
            </w:r>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[value]</w:t>
            </w:r>
            <w:r w:rsidRPr="008A0968">
              <w:rPr>
                <w:i/>
              </w:rPr>
              <w:t xml:space="preserve">. Exempelvis kan </w:t>
            </w:r>
            <w:r>
              <w:rPr>
                <w:i/>
              </w:rPr>
              <w:t xml:space="preserve">typ </w:t>
            </w:r>
            <w:r w:rsidRPr="00E669B8">
              <w:t>[type]</w:t>
            </w:r>
            <w:r w:rsidRPr="008A0968">
              <w:rPr>
                <w:i/>
              </w:rPr>
              <w:t xml:space="preserve"> vara ”diagnos” vilket innebär att attributet värde </w:t>
            </w:r>
            <w:r w:rsidRPr="008A0968">
              <w:t>[value]</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r w:rsidRPr="003C622B">
              <w:rPr>
                <w:lang w:eastAsia="sv-SE"/>
              </w:rPr>
              <w:t>type.code</w:t>
            </w:r>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r w:rsidRPr="003C622B">
              <w:rPr>
                <w:lang w:eastAsia="sv-SE"/>
              </w:rPr>
              <w:t>type.codeSystem</w:t>
            </w:r>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r w:rsidRPr="003C622B">
              <w:rPr>
                <w:lang w:eastAsia="sv-SE"/>
              </w:rPr>
              <w:t>type.codeSystemName</w:t>
            </w:r>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r w:rsidRPr="003C622B">
              <w:rPr>
                <w:lang w:eastAsia="sv-SE"/>
              </w:rPr>
              <w:t>type.codeSystemVersion</w:t>
            </w:r>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r w:rsidRPr="003C622B">
              <w:rPr>
                <w:lang w:eastAsia="sv-SE"/>
              </w:rPr>
              <w:t>type.displayName</w:t>
            </w:r>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0..1</w:t>
            </w:r>
          </w:p>
        </w:tc>
      </w:tr>
      <w:tr w:rsidR="00935732" w:rsidRPr="00B3537C" w14:paraId="0C3712AB" w14:textId="77777777" w:rsidTr="00621012">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r>
              <w:t>CVType</w:t>
            </w:r>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Kod för observationens status, exempelvis för att dokumentera om det tillstånd som beskrivs har funnits eller är ett potentiellt tillstånd. En instans av klassen 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475462CC" w14:textId="77777777" w:rsidR="00935732" w:rsidRDefault="00935732" w:rsidP="003D0D01">
            <w:pPr>
              <w:rPr>
                <w:color w:val="FF0000"/>
              </w:rPr>
            </w:pPr>
            <w:r w:rsidRPr="003D0D01">
              <w:rPr>
                <w:color w:val="FF0000"/>
              </w:rPr>
              <w:t>0..</w:t>
            </w:r>
            <w:r w:rsidR="003D0D01" w:rsidRPr="003D0D01">
              <w:rPr>
                <w:color w:val="FF0000"/>
              </w:rPr>
              <w:t>0</w:t>
            </w:r>
          </w:p>
          <w:p w14:paraId="21C7E208" w14:textId="0B5EF9F7" w:rsidR="003D0D01" w:rsidRPr="00C93E52" w:rsidRDefault="003D0D01" w:rsidP="003D0D01">
            <w:r>
              <w:rPr>
                <w:color w:val="FF0000"/>
              </w:rPr>
              <w:t>Denna version av specifikation tillåter endast faktiskt utförda observationer.</w:t>
            </w:r>
          </w:p>
        </w:tc>
      </w:tr>
      <w:tr w:rsidR="000548C1" w:rsidRPr="00B3537C" w14:paraId="726E6AA7" w14:textId="77777777" w:rsidTr="00621012">
        <w:tc>
          <w:tcPr>
            <w:tcW w:w="2943" w:type="dxa"/>
            <w:tcBorders>
              <w:top w:val="single" w:sz="4" w:space="0" w:color="auto"/>
              <w:left w:val="single" w:sz="4" w:space="0" w:color="auto"/>
              <w:bottom w:val="single" w:sz="4" w:space="0" w:color="auto"/>
              <w:right w:val="single" w:sz="4" w:space="0" w:color="auto"/>
            </w:tcBorders>
          </w:tcPr>
          <w:p w14:paraId="4ECBB88D" w14:textId="6AD7E15A" w:rsidR="000548C1" w:rsidRPr="003C622B" w:rsidRDefault="000548C1" w:rsidP="00C663D3">
            <w:pPr>
              <w:rPr>
                <w:lang w:eastAsia="sv-SE"/>
              </w:rPr>
            </w:pPr>
            <w:r>
              <w:rPr>
                <w:lang w:eastAsia="sv-SE"/>
              </w:rPr>
              <w:lastRenderedPageBreak/>
              <w:t>status.code</w:t>
            </w:r>
          </w:p>
        </w:tc>
        <w:tc>
          <w:tcPr>
            <w:tcW w:w="2037" w:type="dxa"/>
            <w:tcBorders>
              <w:top w:val="single" w:sz="4" w:space="0" w:color="auto"/>
              <w:left w:val="single" w:sz="4" w:space="0" w:color="auto"/>
              <w:bottom w:val="single" w:sz="4" w:space="0" w:color="auto"/>
              <w:right w:val="single" w:sz="4" w:space="0" w:color="auto"/>
            </w:tcBorders>
          </w:tcPr>
          <w:p w14:paraId="7873EAA9" w14:textId="5655BD19"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11FE55C0" w14:textId="65CB7E12" w:rsidR="000548C1" w:rsidRDefault="000548C1" w:rsidP="00C663D3">
            <w:pPr>
              <w:rPr>
                <w:rFonts w:cs="Arial"/>
              </w:rPr>
            </w:pPr>
            <w:r>
              <w:rPr>
                <w:rFonts w:cs="Arial"/>
              </w:rPr>
              <w:t>Kod för status</w:t>
            </w:r>
          </w:p>
        </w:tc>
        <w:tc>
          <w:tcPr>
            <w:tcW w:w="1617" w:type="dxa"/>
            <w:tcBorders>
              <w:top w:val="single" w:sz="4" w:space="0" w:color="auto"/>
              <w:left w:val="single" w:sz="4" w:space="0" w:color="auto"/>
              <w:bottom w:val="single" w:sz="4" w:space="0" w:color="auto"/>
              <w:right w:val="single" w:sz="4" w:space="0" w:color="auto"/>
            </w:tcBorders>
          </w:tcPr>
          <w:p w14:paraId="652C6011" w14:textId="6DAD6F28" w:rsidR="000548C1" w:rsidRPr="00C93E52" w:rsidRDefault="000548C1" w:rsidP="00C663D3">
            <w:r>
              <w:t>1</w:t>
            </w:r>
          </w:p>
        </w:tc>
      </w:tr>
      <w:tr w:rsidR="000548C1" w:rsidRPr="00B3537C" w14:paraId="28FDB01B" w14:textId="77777777" w:rsidTr="00621012">
        <w:tc>
          <w:tcPr>
            <w:tcW w:w="2943" w:type="dxa"/>
            <w:tcBorders>
              <w:top w:val="single" w:sz="4" w:space="0" w:color="auto"/>
              <w:left w:val="single" w:sz="4" w:space="0" w:color="auto"/>
              <w:bottom w:val="single" w:sz="4" w:space="0" w:color="auto"/>
              <w:right w:val="single" w:sz="4" w:space="0" w:color="auto"/>
            </w:tcBorders>
          </w:tcPr>
          <w:p w14:paraId="413EFD66" w14:textId="47DB2241" w:rsidR="000548C1" w:rsidRPr="003C622B" w:rsidRDefault="000548C1" w:rsidP="00C663D3">
            <w:pPr>
              <w:rPr>
                <w:lang w:eastAsia="sv-SE"/>
              </w:rPr>
            </w:pPr>
            <w:r>
              <w:rPr>
                <w:lang w:eastAsia="sv-SE"/>
              </w:rPr>
              <w:t>status.codeSystem</w:t>
            </w:r>
          </w:p>
        </w:tc>
        <w:tc>
          <w:tcPr>
            <w:tcW w:w="2037" w:type="dxa"/>
            <w:tcBorders>
              <w:top w:val="single" w:sz="4" w:space="0" w:color="auto"/>
              <w:left w:val="single" w:sz="4" w:space="0" w:color="auto"/>
              <w:bottom w:val="single" w:sz="4" w:space="0" w:color="auto"/>
              <w:right w:val="single" w:sz="4" w:space="0" w:color="auto"/>
            </w:tcBorders>
          </w:tcPr>
          <w:p w14:paraId="288C1230" w14:textId="61B14687"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20A29701" w14:textId="6DE15088" w:rsidR="000548C1" w:rsidRDefault="000548C1" w:rsidP="00C663D3">
            <w:pPr>
              <w:rPr>
                <w:rFonts w:cs="Arial"/>
              </w:rPr>
            </w:pPr>
            <w:r>
              <w:rPr>
                <w:rFonts w:cs="Arial"/>
              </w:rPr>
              <w:t>Kodsystem för angiven kod för status</w:t>
            </w:r>
          </w:p>
        </w:tc>
        <w:tc>
          <w:tcPr>
            <w:tcW w:w="1617" w:type="dxa"/>
            <w:tcBorders>
              <w:top w:val="single" w:sz="4" w:space="0" w:color="auto"/>
              <w:left w:val="single" w:sz="4" w:space="0" w:color="auto"/>
              <w:bottom w:val="single" w:sz="4" w:space="0" w:color="auto"/>
              <w:right w:val="single" w:sz="4" w:space="0" w:color="auto"/>
            </w:tcBorders>
          </w:tcPr>
          <w:p w14:paraId="1887B37E" w14:textId="318E54BB" w:rsidR="000548C1" w:rsidRPr="00C93E52" w:rsidRDefault="000548C1" w:rsidP="00C663D3">
            <w:r>
              <w:t>1</w:t>
            </w:r>
          </w:p>
        </w:tc>
      </w:tr>
      <w:tr w:rsidR="000548C1" w:rsidRPr="00B3537C" w14:paraId="743FDE75" w14:textId="77777777" w:rsidTr="00621012">
        <w:tc>
          <w:tcPr>
            <w:tcW w:w="2943" w:type="dxa"/>
            <w:tcBorders>
              <w:top w:val="single" w:sz="4" w:space="0" w:color="auto"/>
              <w:left w:val="single" w:sz="4" w:space="0" w:color="auto"/>
              <w:bottom w:val="single" w:sz="4" w:space="0" w:color="auto"/>
              <w:right w:val="single" w:sz="4" w:space="0" w:color="auto"/>
            </w:tcBorders>
          </w:tcPr>
          <w:p w14:paraId="2759D2A7" w14:textId="2E695A93" w:rsidR="000548C1" w:rsidRPr="003C622B" w:rsidRDefault="000548C1" w:rsidP="00C663D3">
            <w:pPr>
              <w:rPr>
                <w:lang w:eastAsia="sv-SE"/>
              </w:rPr>
            </w:pPr>
            <w:r>
              <w:rPr>
                <w:lang w:eastAsia="sv-SE"/>
              </w:rPr>
              <w:t>status.codeSystemName</w:t>
            </w:r>
          </w:p>
        </w:tc>
        <w:tc>
          <w:tcPr>
            <w:tcW w:w="2037" w:type="dxa"/>
            <w:tcBorders>
              <w:top w:val="single" w:sz="4" w:space="0" w:color="auto"/>
              <w:left w:val="single" w:sz="4" w:space="0" w:color="auto"/>
              <w:bottom w:val="single" w:sz="4" w:space="0" w:color="auto"/>
              <w:right w:val="single" w:sz="4" w:space="0" w:color="auto"/>
            </w:tcBorders>
          </w:tcPr>
          <w:p w14:paraId="3BF31826" w14:textId="68EB8B46"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7F24E95" w14:textId="77DB5DC0" w:rsidR="000548C1" w:rsidRDefault="000548C1" w:rsidP="00C663D3">
            <w:pPr>
              <w:rPr>
                <w:rFonts w:cs="Arial"/>
              </w:rPr>
            </w:pPr>
            <w:r>
              <w:rPr>
                <w:rFonts w:cs="Arial"/>
              </w:rPr>
              <w:t>Namn på kodsystem</w:t>
            </w:r>
          </w:p>
        </w:tc>
        <w:tc>
          <w:tcPr>
            <w:tcW w:w="1617" w:type="dxa"/>
            <w:tcBorders>
              <w:top w:val="single" w:sz="4" w:space="0" w:color="auto"/>
              <w:left w:val="single" w:sz="4" w:space="0" w:color="auto"/>
              <w:bottom w:val="single" w:sz="4" w:space="0" w:color="auto"/>
              <w:right w:val="single" w:sz="4" w:space="0" w:color="auto"/>
            </w:tcBorders>
          </w:tcPr>
          <w:p w14:paraId="25BD8FBC" w14:textId="3C5565DF" w:rsidR="000548C1" w:rsidRPr="00C93E52" w:rsidRDefault="000548C1" w:rsidP="00C663D3">
            <w:r>
              <w:t>0..1</w:t>
            </w:r>
          </w:p>
        </w:tc>
      </w:tr>
      <w:tr w:rsidR="000548C1" w:rsidRPr="00B3537C" w14:paraId="08B8E433" w14:textId="77777777" w:rsidTr="00621012">
        <w:tc>
          <w:tcPr>
            <w:tcW w:w="2943" w:type="dxa"/>
            <w:tcBorders>
              <w:top w:val="single" w:sz="4" w:space="0" w:color="auto"/>
              <w:left w:val="single" w:sz="4" w:space="0" w:color="auto"/>
              <w:bottom w:val="single" w:sz="4" w:space="0" w:color="auto"/>
              <w:right w:val="single" w:sz="4" w:space="0" w:color="auto"/>
            </w:tcBorders>
          </w:tcPr>
          <w:p w14:paraId="5146336D" w14:textId="09C7F02E" w:rsidR="000548C1" w:rsidRPr="003C622B" w:rsidRDefault="000548C1" w:rsidP="00C663D3">
            <w:pPr>
              <w:rPr>
                <w:lang w:eastAsia="sv-SE"/>
              </w:rPr>
            </w:pPr>
            <w:r>
              <w:rPr>
                <w:lang w:eastAsia="sv-SE"/>
              </w:rPr>
              <w:t>status.displayName</w:t>
            </w:r>
          </w:p>
        </w:tc>
        <w:tc>
          <w:tcPr>
            <w:tcW w:w="2037" w:type="dxa"/>
            <w:tcBorders>
              <w:top w:val="single" w:sz="4" w:space="0" w:color="auto"/>
              <w:left w:val="single" w:sz="4" w:space="0" w:color="auto"/>
              <w:bottom w:val="single" w:sz="4" w:space="0" w:color="auto"/>
              <w:right w:val="single" w:sz="4" w:space="0" w:color="auto"/>
            </w:tcBorders>
          </w:tcPr>
          <w:p w14:paraId="0D2FBF6E" w14:textId="2F4ADB4A"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BCFA8D6" w14:textId="7F11EC91" w:rsidR="000548C1" w:rsidRDefault="000548C1" w:rsidP="00C663D3">
            <w:pPr>
              <w:rPr>
                <w:rFonts w:cs="Arial"/>
              </w:rPr>
            </w:pPr>
            <w:r w:rsidRPr="00C93E52">
              <w:rPr>
                <w:rFonts w:cs="Arial"/>
              </w:rPr>
              <w:t xml:space="preserve">Textuell beskrivning av </w:t>
            </w:r>
            <w:r>
              <w:rPr>
                <w:rFonts w:cs="Arial"/>
              </w:rPr>
              <w:t>status</w:t>
            </w:r>
            <w:r>
              <w:t>kod</w:t>
            </w:r>
          </w:p>
        </w:tc>
        <w:tc>
          <w:tcPr>
            <w:tcW w:w="1617" w:type="dxa"/>
            <w:tcBorders>
              <w:top w:val="single" w:sz="4" w:space="0" w:color="auto"/>
              <w:left w:val="single" w:sz="4" w:space="0" w:color="auto"/>
              <w:bottom w:val="single" w:sz="4" w:space="0" w:color="auto"/>
              <w:right w:val="single" w:sz="4" w:space="0" w:color="auto"/>
            </w:tcBorders>
          </w:tcPr>
          <w:p w14:paraId="688D1DB0" w14:textId="3331F0FB" w:rsidR="000548C1" w:rsidRPr="00C93E52" w:rsidRDefault="000548C1" w:rsidP="00C663D3">
            <w:r>
              <w:t>0..1</w:t>
            </w:r>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r w:rsidRPr="003C622B">
              <w:rPr>
                <w:lang w:eastAsia="sv-SE"/>
              </w:rPr>
              <w:t>targetSite</w:t>
            </w:r>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r w:rsidRPr="00C93E52">
              <w:t>CVType</w:t>
            </w:r>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[targetSite]</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[targetSite]</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[targetSite]</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[type</w:t>
            </w:r>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r w:rsidRPr="003C622B">
              <w:rPr>
                <w:lang w:eastAsia="sv-SE"/>
              </w:rPr>
              <w:t>targetSite.code</w:t>
            </w:r>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r w:rsidRPr="003C622B">
              <w:rPr>
                <w:lang w:eastAsia="sv-SE"/>
              </w:rPr>
              <w:t>targetSite.codeSystem</w:t>
            </w:r>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r w:rsidRPr="003C622B">
              <w:rPr>
                <w:lang w:eastAsia="sv-SE"/>
              </w:rPr>
              <w:t>targetSite.codeSystemName</w:t>
            </w:r>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r w:rsidRPr="003C622B">
              <w:rPr>
                <w:lang w:eastAsia="sv-SE"/>
              </w:rPr>
              <w:t>targetSite.codeSystemVersion</w:t>
            </w:r>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r w:rsidRPr="003C622B">
              <w:rPr>
                <w:lang w:eastAsia="sv-SE"/>
              </w:rPr>
              <w:t>targetSite.displayName</w:t>
            </w:r>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0..1</w:t>
            </w:r>
          </w:p>
        </w:tc>
      </w:tr>
      <w:tr w:rsidR="00C663D3" w:rsidRPr="008345BA" w14:paraId="161CB3CA" w14:textId="77777777" w:rsidTr="00621012">
        <w:tc>
          <w:tcPr>
            <w:tcW w:w="2943" w:type="dxa"/>
          </w:tcPr>
          <w:p w14:paraId="024D5913" w14:textId="31E453A0" w:rsidR="00C663D3" w:rsidRPr="003C622B" w:rsidRDefault="00C663D3" w:rsidP="00C663D3">
            <w:r w:rsidRPr="003C622B">
              <w:rPr>
                <w:lang w:eastAsia="sv-SE"/>
              </w:rPr>
              <w:t>time</w:t>
            </w:r>
          </w:p>
        </w:tc>
        <w:tc>
          <w:tcPr>
            <w:tcW w:w="2037" w:type="dxa"/>
          </w:tcPr>
          <w:p w14:paraId="6C5EE040" w14:textId="1AB1DF0D" w:rsidR="00C663D3" w:rsidRPr="00C93E52" w:rsidRDefault="005331B1" w:rsidP="00C663D3">
            <w:r w:rsidRPr="005331B1">
              <w:rPr>
                <w:rFonts w:cs="Arial"/>
                <w:color w:val="000000"/>
                <w:lang w:eastAsia="sv-SE"/>
              </w:rPr>
              <w:t>PartialTimePeriodType</w:t>
            </w:r>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r w:rsidR="005331B1" w:rsidRPr="005331B1">
              <w:rPr>
                <w:rFonts w:cs="Arial"/>
              </w:rPr>
              <w:t>PartialTime</w:t>
            </w:r>
            <w:r w:rsidR="006174CA">
              <w:rPr>
                <w:rFonts w:cs="Arial"/>
              </w:rPr>
              <w:t>Stamp</w:t>
            </w:r>
            <w:r w:rsidR="005331B1" w:rsidRPr="005331B1">
              <w:rPr>
                <w:rFonts w:cs="Arial"/>
              </w:rPr>
              <w:t>Type</w:t>
            </w:r>
            <w:r w:rsidRPr="00C93E52">
              <w:rPr>
                <w:rFonts w:cs="Arial"/>
              </w:rPr>
              <w:t xml:space="preserve">intervallerna startTime respektive endTime. Vardera uttrycks </w:t>
            </w:r>
            <w:r>
              <w:rPr>
                <w:rFonts w:cs="Arial"/>
              </w:rPr>
              <w:t>på</w:t>
            </w:r>
            <w:r w:rsidRPr="00C93E52">
              <w:rPr>
                <w:rFonts w:cs="Arial"/>
              </w:rPr>
              <w:t xml:space="preserve"> formatet ÅÅÅÅMMDDttmmss</w:t>
            </w:r>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lastRenderedPageBreak/>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Minst en av startTime och endTime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[observation.registrationTime] </w:t>
            </w:r>
            <w:r w:rsidRPr="008A0968">
              <w:rPr>
                <w:i/>
              </w:rPr>
              <w:t xml:space="preserve"> i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r w:rsidRPr="003C622B">
              <w:rPr>
                <w:lang w:eastAsia="sv-SE"/>
              </w:rPr>
              <w:lastRenderedPageBreak/>
              <w:t>time.start</w:t>
            </w:r>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r w:rsidRPr="00C93E52">
              <w:rPr>
                <w:rFonts w:cs="Arial"/>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0..1</w:t>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r w:rsidRPr="003C622B">
              <w:rPr>
                <w:lang w:eastAsia="sv-SE"/>
              </w:rPr>
              <w:t>time.end</w:t>
            </w:r>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r w:rsidRPr="00C93E52">
              <w:rPr>
                <w:rFonts w:cs="Arial"/>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0..1</w:t>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r w:rsidRPr="003C622B">
              <w:rPr>
                <w:lang w:eastAsia="sv-SE"/>
              </w:rPr>
              <w:t>method</w:t>
            </w:r>
          </w:p>
        </w:tc>
        <w:tc>
          <w:tcPr>
            <w:tcW w:w="2037" w:type="dxa"/>
          </w:tcPr>
          <w:p w14:paraId="7454996D" w14:textId="77777777" w:rsidR="00C663D3" w:rsidRPr="00C93E52" w:rsidRDefault="00C663D3" w:rsidP="00C663D3">
            <w:pPr>
              <w:rPr>
                <w:lang w:val="en-GB"/>
              </w:rPr>
            </w:pPr>
            <w:r w:rsidRPr="00C93E52">
              <w:rPr>
                <w:lang w:val="en-GB"/>
              </w:rPr>
              <w:t>CVType</w:t>
            </w:r>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r w:rsidRPr="003C622B">
              <w:rPr>
                <w:lang w:eastAsia="sv-SE"/>
              </w:rPr>
              <w:t>method.code</w:t>
            </w:r>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r w:rsidRPr="003C622B">
              <w:rPr>
                <w:lang w:eastAsia="sv-SE"/>
              </w:rPr>
              <w:t>method.codeSystem</w:t>
            </w:r>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r w:rsidRPr="003C622B">
              <w:rPr>
                <w:lang w:eastAsia="sv-SE"/>
              </w:rPr>
              <w:lastRenderedPageBreak/>
              <w:t>method.codeSystemName</w:t>
            </w:r>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r w:rsidRPr="003C622B">
              <w:rPr>
                <w:lang w:eastAsia="sv-SE"/>
              </w:rPr>
              <w:t>method.codeSystemVersion</w:t>
            </w:r>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r w:rsidRPr="003C622B">
              <w:rPr>
                <w:lang w:eastAsia="sv-SE"/>
              </w:rPr>
              <w:t>method.displayName</w:t>
            </w:r>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r w:rsidRPr="003C622B">
              <w:rPr>
                <w:lang w:eastAsia="sv-SE"/>
              </w:rPr>
              <w:t>value</w:t>
            </w:r>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r>
              <w:rPr>
                <w:lang w:val="en-GB"/>
              </w:rPr>
              <w:t>ValueANYType</w:t>
            </w:r>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r w:rsidR="00BD743E" w:rsidRPr="003910DE">
              <w:rPr>
                <w:rFonts w:cs="Arial"/>
                <w:i/>
              </w:rPr>
              <w:t>observation.type</w:t>
            </w:r>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r w:rsidRPr="003C622B">
              <w:rPr>
                <w:lang w:eastAsia="sv-SE"/>
              </w:rPr>
              <w:t>valueNegation</w:t>
            </w:r>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value-fältet. </w:t>
            </w:r>
            <w:r w:rsidR="000750E2">
              <w:rPr>
                <w:rFonts w:cs="Arial"/>
              </w:rPr>
              <w:t xml:space="preserve">Normalvärde är false, det vill säga att det som anges i value är en positiv utsaga. </w:t>
            </w:r>
            <w:r>
              <w:rPr>
                <w:rFonts w:cs="Arial"/>
              </w:rPr>
              <w:t xml:space="preserve">Detta ska tolkas som att man letat efter ett visst tillstånd och konstaterat att det inte föreligger. Om man i value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och valueNegation är satt till true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lastRenderedPageBreak/>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[method]</w:t>
            </w:r>
            <w:r>
              <w:rPr>
                <w:rFonts w:cs="Arial"/>
                <w:i/>
              </w:rPr>
              <w:t xml:space="preserve"> </w:t>
            </w:r>
            <w:r w:rsidRPr="0069307C">
              <w:rPr>
                <w:rFonts w:cs="Arial"/>
                <w:i/>
              </w:rPr>
              <w:t xml:space="preserve">och lokalisation </w:t>
            </w:r>
            <w:r w:rsidRPr="004B377C">
              <w:rPr>
                <w:rFonts w:cs="Arial"/>
              </w:rPr>
              <w:t>[targetsite]</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r w:rsidRPr="003C622B">
              <w:rPr>
                <w:lang w:eastAsia="sv-SE"/>
              </w:rPr>
              <w:lastRenderedPageBreak/>
              <w:t>description</w:t>
            </w:r>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r w:rsidRPr="003C622B">
              <w:rPr>
                <w:lang w:val="en-GB"/>
              </w:rPr>
              <w:t>approvedForPatient</w:t>
            </w:r>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r w:rsidRPr="00C93E52">
              <w:t>Boolean</w:t>
            </w:r>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(menprövad)</w:t>
            </w:r>
            <w:r w:rsidRPr="00C93E52">
              <w:rPr>
                <w:rFonts w:cs="Arial"/>
              </w:rPr>
              <w:t>. Värdet sätts i sådant fall till ”true”, i annat fall till ”false”.</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22608A">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r>
              <w:rPr>
                <w:lang w:val="en-GB"/>
              </w:rPr>
              <w:t>registrationTime</w:t>
            </w:r>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r w:rsidRPr="002C0C9B">
              <w:t>TimeStampType</w:t>
            </w:r>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Kan skilja sig från signeringstidpunkt som återfinns i LegalAuthenticatior.</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r w:rsidRPr="006C50FA">
              <w:t>RelationType</w:t>
            </w:r>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 xml:space="preserve">Beskriver typade samband till andra informationsmängder. </w:t>
            </w:r>
            <w:r>
              <w:rPr>
                <w:rFonts w:cs="Arial"/>
              </w:rPr>
              <w:lastRenderedPageBreak/>
              <w:t>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lastRenderedPageBreak/>
              <w:t>0..*</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r>
              <w:rPr>
                <w:lang w:eastAsia="sv-SE"/>
              </w:rPr>
              <w:t>observationGroup/</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r>
              <w:t>v</w:t>
            </w:r>
            <w:r w:rsidRPr="0022608A">
              <w:t>alue</w:t>
            </w:r>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r w:rsidRPr="0022608A">
              <w:t>ValueAnyType</w:t>
            </w:r>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r w:rsidRPr="00C93E52">
              <w:t>CVType</w:t>
            </w:r>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ett kliniskt fynd enligt Snomed CT</w:t>
            </w:r>
            <w:r w:rsidRPr="00C93E52">
              <w:rPr>
                <w:rFonts w:cs="Arial"/>
              </w:rPr>
              <w:t xml:space="preserve">.  </w:t>
            </w:r>
          </w:p>
        </w:tc>
        <w:tc>
          <w:tcPr>
            <w:tcW w:w="1617" w:type="dxa"/>
          </w:tcPr>
          <w:p w14:paraId="688ED997" w14:textId="484399D2" w:rsidR="00C663D3" w:rsidRPr="00C93E52" w:rsidRDefault="00C663D3" w:rsidP="00C663D3">
            <w:r>
              <w:t>0..</w:t>
            </w:r>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r w:rsidRPr="003C622B">
              <w:rPr>
                <w:lang w:eastAsia="sv-SE"/>
              </w:rPr>
              <w:t>cv.code</w:t>
            </w:r>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r w:rsidRPr="003C622B">
              <w:rPr>
                <w:lang w:eastAsia="sv-SE"/>
              </w:rPr>
              <w:t>cv.codeSystem</w:t>
            </w:r>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Kodsystem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r w:rsidRPr="003C622B">
              <w:rPr>
                <w:lang w:eastAsia="sv-SE"/>
              </w:rPr>
              <w:t>cv.codeSystemName</w:t>
            </w:r>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r w:rsidRPr="003C622B">
              <w:rPr>
                <w:lang w:eastAsia="sv-SE"/>
              </w:rPr>
              <w:t>cv.codeSystemVersion</w:t>
            </w:r>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r w:rsidRPr="003C622B">
              <w:rPr>
                <w:lang w:eastAsia="sv-SE"/>
              </w:rPr>
              <w:t>cv.displayName</w:t>
            </w:r>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r w:rsidRPr="00161A58">
              <w:rPr>
                <w:i/>
                <w:lang w:val="en-GB"/>
              </w:rPr>
              <w:t>Mätvärden</w:t>
            </w:r>
          </w:p>
        </w:tc>
      </w:tr>
      <w:tr w:rsidR="00C663D3" w:rsidRPr="008345BA" w14:paraId="79CE91E1" w14:textId="77777777" w:rsidTr="00621012">
        <w:tc>
          <w:tcPr>
            <w:tcW w:w="2943" w:type="dxa"/>
          </w:tcPr>
          <w:p w14:paraId="71061F16" w14:textId="11527759" w:rsidR="00C663D3" w:rsidRPr="003C622B" w:rsidRDefault="00C663D3" w:rsidP="00C663D3">
            <w:r w:rsidRPr="003C622B">
              <w:t>pq</w:t>
            </w:r>
          </w:p>
        </w:tc>
        <w:tc>
          <w:tcPr>
            <w:tcW w:w="2037" w:type="dxa"/>
          </w:tcPr>
          <w:p w14:paraId="12E3872E" w14:textId="6AA4AD06" w:rsidR="00C663D3" w:rsidRPr="00C93E52" w:rsidRDefault="00C663D3" w:rsidP="00C663D3">
            <w:r>
              <w:t>PQType</w:t>
            </w:r>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r w:rsidRPr="003C622B">
              <w:t>pq.value</w:t>
            </w:r>
          </w:p>
        </w:tc>
        <w:tc>
          <w:tcPr>
            <w:tcW w:w="2037" w:type="dxa"/>
            <w:tcBorders>
              <w:bottom w:val="single" w:sz="4" w:space="0" w:color="auto"/>
            </w:tcBorders>
          </w:tcPr>
          <w:p w14:paraId="3A6E474E" w14:textId="419E67A9" w:rsidR="00C663D3" w:rsidRPr="00C93E52" w:rsidRDefault="00C663D3" w:rsidP="00C663D3">
            <w:r>
              <w:t>xs:decimal</w:t>
            </w:r>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r w:rsidRPr="003C622B">
              <w:t>pq.unit</w:t>
            </w:r>
          </w:p>
        </w:tc>
        <w:tc>
          <w:tcPr>
            <w:tcW w:w="2037" w:type="dxa"/>
            <w:tcBorders>
              <w:bottom w:val="single" w:sz="4" w:space="0" w:color="auto"/>
            </w:tcBorders>
          </w:tcPr>
          <w:p w14:paraId="4ACC1BD4" w14:textId="1E7C86EE" w:rsidR="00C663D3" w:rsidRDefault="00C663D3" w:rsidP="00C663D3">
            <w:r>
              <w:t>xs:string</w:t>
            </w:r>
          </w:p>
        </w:tc>
        <w:tc>
          <w:tcPr>
            <w:tcW w:w="2925" w:type="dxa"/>
            <w:tcBorders>
              <w:bottom w:val="single" w:sz="4" w:space="0" w:color="auto"/>
            </w:tcBorders>
          </w:tcPr>
          <w:p w14:paraId="13546911" w14:textId="51F46550" w:rsidR="00C663D3" w:rsidRPr="005742AE" w:rsidRDefault="00C663D3" w:rsidP="008F3B61">
            <w:pPr>
              <w:rPr>
                <w:rFonts w:cs="Arial"/>
              </w:rPr>
            </w:pPr>
            <w:r>
              <w:rPr>
                <w:rFonts w:cs="Arial"/>
              </w:rPr>
              <w:t>Måttenheten (cm).</w:t>
            </w:r>
            <w:r w:rsidR="00000E6B">
              <w:rPr>
                <w:rFonts w:cs="Arial"/>
              </w:rPr>
              <w:t xml:space="preserve"> Giltig värden på unit hämtas </w:t>
            </w:r>
            <w:r w:rsidR="00556286">
              <w:rPr>
                <w:rFonts w:cs="Arial"/>
              </w:rPr>
              <w:t xml:space="preserve">i första hand </w:t>
            </w:r>
            <w:r w:rsidR="00000E6B">
              <w:rPr>
                <w:rFonts w:cs="Arial"/>
              </w:rPr>
              <w:t>från [R4].</w:t>
            </w:r>
            <w:r w:rsidR="00556286">
              <w:rPr>
                <w:rFonts w:cs="Arial"/>
              </w:rPr>
              <w:t xml:space="preserve"> Enheten skall</w:t>
            </w:r>
            <w:r w:rsidR="008F3B61">
              <w:rPr>
                <w:rFonts w:cs="Arial"/>
              </w:rPr>
              <w:t xml:space="preserve"> hämtas från kolumnen c/s i html-specifikationen vilket motsvaras av kolumnen ”Code” i xml-beskrivningen av </w:t>
            </w:r>
            <w:r w:rsidR="008F3B61">
              <w:rPr>
                <w:rFonts w:cs="Arial"/>
              </w:rPr>
              <w:lastRenderedPageBreak/>
              <w:t xml:space="preserve">måttenheter. Tillämpningsanvisningar kan specificera att ett visst mätvärde skall kommuniceras </w:t>
            </w:r>
            <w:r w:rsidR="008F3B61" w:rsidRPr="008F3B61">
              <w:rPr>
                <w:rFonts w:cs="Arial"/>
              </w:rPr>
              <w:t>med ett visst</w:t>
            </w:r>
            <w:r w:rsidR="008F3B61" w:rsidRPr="00C50BF7">
              <w:rPr>
                <w:rFonts w:cs="Arial"/>
              </w:rPr>
              <w:t xml:space="preserve"> prefix enligt</w:t>
            </w:r>
            <w:bookmarkStart w:id="220" w:name="para-27"/>
            <w:bookmarkEnd w:id="220"/>
            <w:r w:rsidR="008F3B61" w:rsidRPr="00C50BF7">
              <w:rPr>
                <w:rFonts w:cs="Arial"/>
                <w:bCs/>
              </w:rPr>
              <w:t xml:space="preserve"> </w:t>
            </w:r>
            <w:r w:rsidR="008F3B61" w:rsidRPr="008F3B61">
              <w:rPr>
                <w:rFonts w:cs="Arial"/>
                <w:bCs/>
              </w:rPr>
              <w:t>§27 prefixes</w:t>
            </w:r>
            <w:r w:rsidR="008F3B61" w:rsidRPr="008F3B61">
              <w:rPr>
                <w:rFonts w:cs="Arial"/>
              </w:rPr>
              <w:t>. Ett exempel på detta är att</w:t>
            </w:r>
            <w:r w:rsidR="008F3B61">
              <w:rPr>
                <w:rFonts w:cs="Arial"/>
              </w:rPr>
              <w:t xml:space="preserve"> SI-enheten för längd är meter men för kroppslängd har vi valt att använda cm som måttenhet.</w:t>
            </w:r>
            <w:r w:rsidR="005742AE">
              <w:rPr>
                <w:rFonts w:cs="Arial"/>
              </w:rPr>
              <w:t xml:space="preserve"> Konsumenter som inte behöver konvertera från denna enhet behöver inte ha mer än</w:t>
            </w:r>
            <w:r w:rsidR="005742AE">
              <w:rPr>
                <w:rStyle w:val="Rubrik1Char"/>
                <w:rFonts w:eastAsia="Calibri"/>
                <w:color w:val="000000"/>
                <w:shd w:val="clear" w:color="auto" w:fill="FFFFFF"/>
              </w:rPr>
              <w:t xml:space="preserve"> </w:t>
            </w:r>
            <w:r w:rsidR="005742AE">
              <w:rPr>
                <w:rStyle w:val="Betoning"/>
                <w:color w:val="000000"/>
                <w:shd w:val="clear" w:color="auto" w:fill="FFFFFF"/>
              </w:rPr>
              <w:t xml:space="preserve">limited conformance, </w:t>
            </w:r>
            <w:r w:rsidR="005742AE">
              <w:rPr>
                <w:rStyle w:val="Betoning"/>
                <w:i w:val="0"/>
                <w:color w:val="000000"/>
                <w:shd w:val="clear" w:color="auto" w:fill="FFFFFF"/>
              </w:rPr>
              <w:t>det vill säga de kan göra textmatchningar mot den angivna enheten för att se att den överensstämmer med den enhet de förväntar sig.</w:t>
            </w:r>
          </w:p>
        </w:tc>
        <w:tc>
          <w:tcPr>
            <w:tcW w:w="1617" w:type="dxa"/>
            <w:tcBorders>
              <w:bottom w:val="single" w:sz="4" w:space="0" w:color="auto"/>
            </w:tcBorders>
          </w:tcPr>
          <w:p w14:paraId="284F5B83" w14:textId="4E8F340F" w:rsidR="00C663D3" w:rsidRDefault="00C663D3" w:rsidP="00C663D3">
            <w:r>
              <w:lastRenderedPageBreak/>
              <w:t>1..1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lastRenderedPageBreak/>
              <w:t>Tidpunkt</w:t>
            </w:r>
          </w:p>
        </w:tc>
      </w:tr>
      <w:tr w:rsidR="00C663D3" w:rsidRPr="008345BA" w14:paraId="5D337CD1" w14:textId="77777777" w:rsidTr="00D44F90">
        <w:tc>
          <w:tcPr>
            <w:tcW w:w="2943" w:type="dxa"/>
            <w:tcBorders>
              <w:bottom w:val="single" w:sz="4" w:space="0" w:color="auto"/>
            </w:tcBorders>
          </w:tcPr>
          <w:p w14:paraId="7A57E09E" w14:textId="7D5F5E34" w:rsidR="00C663D3" w:rsidRPr="00161A58" w:rsidRDefault="00C663D3" w:rsidP="00C663D3">
            <w:r w:rsidRPr="003C622B">
              <w:t>ts</w:t>
            </w:r>
          </w:p>
        </w:tc>
        <w:tc>
          <w:tcPr>
            <w:tcW w:w="2037" w:type="dxa"/>
            <w:tcBorders>
              <w:bottom w:val="single" w:sz="4" w:space="0" w:color="auto"/>
            </w:tcBorders>
          </w:tcPr>
          <w:p w14:paraId="185113C0" w14:textId="4990BE34" w:rsidR="00C663D3" w:rsidRPr="00C93E52" w:rsidRDefault="005331B1" w:rsidP="00C663D3">
            <w:r>
              <w:t>Partial</w:t>
            </w:r>
            <w:r w:rsidR="00C663D3">
              <w:t>TimeStampType</w:t>
            </w:r>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r w:rsidRPr="009B1B5B">
              <w:rPr>
                <w:rFonts w:cs="Arial"/>
              </w:rPr>
              <w:t>YYYYMMDDhhmmss</w:t>
            </w:r>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r w:rsidR="00C663D3">
              <w:t>..1</w:t>
            </w:r>
          </w:p>
        </w:tc>
      </w:tr>
      <w:tr w:rsidR="00D44F90" w:rsidRPr="008345BA" w14:paraId="28647F6E" w14:textId="77777777" w:rsidTr="00D44F90">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D44F90">
        <w:tc>
          <w:tcPr>
            <w:tcW w:w="2943" w:type="dxa"/>
            <w:tcBorders>
              <w:left w:val="single" w:sz="4" w:space="0" w:color="auto"/>
              <w:right w:val="single" w:sz="4" w:space="0" w:color="auto"/>
            </w:tcBorders>
          </w:tcPr>
          <w:p w14:paraId="08CB1E94" w14:textId="64FE8E25" w:rsidR="00B84B8B" w:rsidRPr="000460B4" w:rsidRDefault="00D44F90" w:rsidP="00C663D3">
            <w:r>
              <w:t>ivl_ts</w:t>
            </w:r>
          </w:p>
        </w:tc>
        <w:tc>
          <w:tcPr>
            <w:tcW w:w="2037" w:type="dxa"/>
            <w:tcBorders>
              <w:left w:val="single" w:sz="4" w:space="0" w:color="auto"/>
              <w:right w:val="single" w:sz="4" w:space="0" w:color="auto"/>
            </w:tcBorders>
          </w:tcPr>
          <w:p w14:paraId="7360C1D8" w14:textId="7C615E99" w:rsidR="00B84B8B" w:rsidRPr="00C93E52" w:rsidRDefault="005331B1" w:rsidP="00C663D3">
            <w:r w:rsidRPr="005331B1">
              <w:t>PartialTimePeriodType</w:t>
            </w:r>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t xml:space="preserve">Tidsintervall. </w:t>
            </w:r>
            <w:r w:rsidRPr="00D44F90">
              <w:rPr>
                <w:rFonts w:cs="Arial"/>
              </w:rPr>
              <w:t>Minst en av start och end tiderna skall anges på formatet</w:t>
            </w:r>
            <w:r>
              <w:rPr>
                <w:rFonts w:cs="Arial"/>
              </w:rPr>
              <w:t xml:space="preserve"> </w:t>
            </w:r>
            <w:r w:rsidRPr="009B1B5B">
              <w:rPr>
                <w:rFonts w:cs="Arial"/>
              </w:rPr>
              <w:t xml:space="preserve"> YYYYMMDDhhmmss</w:t>
            </w:r>
            <w:r w:rsidR="006174CA">
              <w:rPr>
                <w:rFonts w:cs="Arial"/>
              </w:rPr>
              <w:t xml:space="preserve">  där 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t>0..1</w:t>
            </w:r>
          </w:p>
        </w:tc>
      </w:tr>
      <w:tr w:rsidR="00C663D3" w:rsidRPr="00D44F90" w14:paraId="740E3864" w14:textId="77777777" w:rsidTr="00621012">
        <w:tc>
          <w:tcPr>
            <w:tcW w:w="2943" w:type="dxa"/>
            <w:tcBorders>
              <w:left w:val="nil"/>
              <w:right w:val="nil"/>
            </w:tcBorders>
          </w:tcPr>
          <w:p w14:paraId="6F9C09C0" w14:textId="77777777" w:rsidR="00C663D3" w:rsidRPr="00D44F90" w:rsidRDefault="00C663D3" w:rsidP="00C663D3"/>
        </w:tc>
        <w:tc>
          <w:tcPr>
            <w:tcW w:w="2037" w:type="dxa"/>
            <w:tcBorders>
              <w:left w:val="nil"/>
              <w:right w:val="nil"/>
            </w:tcBorders>
          </w:tcPr>
          <w:p w14:paraId="502EFB71" w14:textId="77777777" w:rsidR="00C663D3" w:rsidRPr="00D44F90" w:rsidRDefault="00C663D3" w:rsidP="00C663D3"/>
        </w:tc>
        <w:tc>
          <w:tcPr>
            <w:tcW w:w="2925" w:type="dxa"/>
            <w:tcBorders>
              <w:left w:val="nil"/>
              <w:right w:val="nil"/>
            </w:tcBorders>
          </w:tcPr>
          <w:p w14:paraId="3570FF15" w14:textId="77777777" w:rsidR="00C663D3" w:rsidRPr="00D44F90" w:rsidRDefault="00C663D3" w:rsidP="00C663D3">
            <w:pPr>
              <w:rPr>
                <w:rFonts w:cs="Arial"/>
              </w:rPr>
            </w:pPr>
          </w:p>
        </w:tc>
        <w:tc>
          <w:tcPr>
            <w:tcW w:w="1617" w:type="dxa"/>
            <w:tcBorders>
              <w:left w:val="nil"/>
              <w:right w:val="nil"/>
            </w:tcBorders>
          </w:tcPr>
          <w:p w14:paraId="4AF6AB16" w14:textId="77777777" w:rsidR="00C663D3" w:rsidRPr="00D44F90" w:rsidRDefault="00C663D3" w:rsidP="00C663D3"/>
        </w:tc>
      </w:tr>
      <w:tr w:rsidR="00757615" w:rsidRPr="00D44F90" w14:paraId="4662EDA8" w14:textId="77777777" w:rsidTr="00521E7A">
        <w:trPr>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r w:rsidRPr="00D44F90">
              <w:rPr>
                <w:lang w:val="en-US" w:eastAsia="sv-SE"/>
              </w:rPr>
              <w:t>observationGroup/</w:t>
            </w:r>
          </w:p>
          <w:p w14:paraId="20D4ACE2" w14:textId="5402AB59" w:rsidR="00757615" w:rsidRPr="00D44F90" w:rsidRDefault="00B84B8B" w:rsidP="00C663D3">
            <w:pPr>
              <w:rPr>
                <w:lang w:val="en-US" w:eastAsia="sv-SE"/>
              </w:rPr>
            </w:pPr>
            <w:r w:rsidRPr="00D44F90">
              <w:rPr>
                <w:lang w:val="en-US" w:eastAsia="sv-SE"/>
              </w:rPr>
              <w:t>additionalParticipant/</w:t>
            </w:r>
          </w:p>
          <w:p w14:paraId="19F91719" w14:textId="6CB78EEB" w:rsidR="00757615" w:rsidRDefault="00757615" w:rsidP="00C663D3">
            <w:pPr>
              <w:rPr>
                <w:lang w:val="en-GB"/>
              </w:rPr>
            </w:pPr>
            <w:r w:rsidRPr="00D44F90">
              <w:rPr>
                <w:lang w:val="en-US"/>
              </w:rPr>
              <w:t>locati</w:t>
            </w:r>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r w:rsidRPr="00D44F90">
              <w:rPr>
                <w:lang w:val="en-US"/>
              </w:rPr>
              <w:t>AddressType</w:t>
            </w:r>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621012">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r w:rsidRPr="00F6122B">
              <w:t>alAddressUse</w:t>
            </w:r>
            <w:r>
              <w:t>Enum</w:t>
            </w:r>
          </w:p>
        </w:tc>
        <w:tc>
          <w:tcPr>
            <w:tcW w:w="2925" w:type="dxa"/>
          </w:tcPr>
          <w:p w14:paraId="4E142067" w14:textId="3BF4D189" w:rsidR="00111851" w:rsidRDefault="00111851" w:rsidP="00C663D3">
            <w:r>
              <w:t xml:space="preserve">Om flera adresser anges skiljs de åt via sin use-kod. </w:t>
            </w:r>
            <w:r w:rsidR="003117E0">
              <w:t xml:space="preserve">Den primära/default adressen </w:t>
            </w:r>
            <w:r w:rsidR="003117E0">
              <w:lastRenderedPageBreak/>
              <w:t>anges alltid utan use-kod.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r w:rsidR="00C663D3">
              <w:t>use</w:t>
            </w:r>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lastRenderedPageBreak/>
              <w:t>0..1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r w:rsidRPr="003E007E">
              <w:t>AddressPartType</w:t>
            </w:r>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r w:rsidRPr="009A0B16">
              <w:rPr>
                <w:lang w:val="en-US" w:eastAsia="sv-SE"/>
              </w:rPr>
              <w:t>observationGroup/</w:t>
            </w:r>
          </w:p>
          <w:p w14:paraId="587E8EA2" w14:textId="11665BB5" w:rsidR="00B84B8B" w:rsidRPr="009A0B16" w:rsidRDefault="00B84B8B" w:rsidP="00C663D3">
            <w:pPr>
              <w:rPr>
                <w:lang w:val="en-US" w:eastAsia="sv-SE"/>
              </w:rPr>
            </w:pPr>
            <w:r>
              <w:rPr>
                <w:lang w:eastAsia="sv-SE"/>
              </w:rPr>
              <w:t>additionalParticipant/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r w:rsidRPr="003E007E">
              <w:t>AddressPartType</w:t>
            </w:r>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r w:rsidRPr="003E007E">
              <w:rPr>
                <w:lang w:val="en-US"/>
              </w:rPr>
              <w:t>AddressPartTypeEnum</w:t>
            </w:r>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baserat på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CAR = C/O (care of) adress</w:t>
            </w:r>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Gatuadressrad </w:t>
            </w:r>
          </w:p>
          <w:p w14:paraId="7CAD2176" w14:textId="77777777" w:rsidR="009F51A5" w:rsidRPr="006174CA" w:rsidRDefault="009F51A5" w:rsidP="009F51A5">
            <w:pPr>
              <w:rPr>
                <w:rFonts w:cs="Arial"/>
                <w:lang w:val="en-US"/>
              </w:rPr>
            </w:pPr>
            <w:r w:rsidRPr="006174CA">
              <w:rPr>
                <w:rFonts w:cs="Arial"/>
                <w:lang w:val="en-US"/>
              </w:rPr>
              <w:t>ZIP = Postnummer</w:t>
            </w:r>
          </w:p>
          <w:p w14:paraId="6946739D" w14:textId="77777777" w:rsidR="009F51A5" w:rsidRPr="006174CA" w:rsidRDefault="009F51A5" w:rsidP="009F51A5">
            <w:pPr>
              <w:rPr>
                <w:rFonts w:cs="Arial"/>
                <w:lang w:val="en-US"/>
              </w:rPr>
            </w:pPr>
            <w:r w:rsidRPr="006174CA">
              <w:rPr>
                <w:rFonts w:cs="Arial"/>
                <w:lang w:val="en-US"/>
              </w:rPr>
              <w:t>CTY = Postort</w:t>
            </w:r>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50BF7" w:rsidRDefault="009F51A5" w:rsidP="009F51A5">
            <w:pPr>
              <w:rPr>
                <w:rFonts w:cs="Arial"/>
                <w:lang w:val="en-US"/>
              </w:rPr>
            </w:pPr>
            <w:r w:rsidRPr="00C50BF7">
              <w:rPr>
                <w:rFonts w:cs="Arial"/>
                <w:lang w:val="en-US"/>
              </w:rPr>
              <w:t>PRE = Distriktsområde (LKF-kod)</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r w:rsidRPr="009A0B16">
              <w:rPr>
                <w:lang w:val="en-US" w:eastAsia="sv-SE"/>
              </w:rPr>
              <w:t>observationGroup/</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r w:rsidRPr="00C93E52">
              <w:rPr>
                <w:lang w:val="en-US"/>
              </w:rPr>
              <w:t>RelationType</w:t>
            </w:r>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r w:rsidRPr="003C622B">
              <w:rPr>
                <w:lang w:eastAsia="sv-SE"/>
              </w:rPr>
              <w:t>code</w:t>
            </w:r>
          </w:p>
        </w:tc>
        <w:tc>
          <w:tcPr>
            <w:tcW w:w="2037" w:type="dxa"/>
          </w:tcPr>
          <w:p w14:paraId="0252A178" w14:textId="5604C7CA" w:rsidR="00C663D3" w:rsidRPr="00C93E52" w:rsidRDefault="00C663D3" w:rsidP="00C663D3">
            <w:r w:rsidRPr="00C93E52">
              <w:t>CVType</w:t>
            </w:r>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r w:rsidRPr="003C622B">
              <w:rPr>
                <w:lang w:eastAsia="sv-SE"/>
              </w:rPr>
              <w:t>code.code</w:t>
            </w:r>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r w:rsidRPr="003C622B">
              <w:rPr>
                <w:lang w:eastAsia="sv-SE"/>
              </w:rPr>
              <w:t>code.codeSystem</w:t>
            </w:r>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r w:rsidRPr="003C622B">
              <w:rPr>
                <w:lang w:eastAsia="sv-SE"/>
              </w:rPr>
              <w:t>code.codeSystemName</w:t>
            </w:r>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r w:rsidRPr="003C622B">
              <w:rPr>
                <w:lang w:eastAsia="sv-SE"/>
              </w:rPr>
              <w:t>code.codeSystemVersion</w:t>
            </w:r>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r w:rsidRPr="003C622B">
              <w:rPr>
                <w:lang w:eastAsia="sv-SE"/>
              </w:rPr>
              <w:t>referredInformation</w:t>
            </w:r>
          </w:p>
        </w:tc>
        <w:tc>
          <w:tcPr>
            <w:tcW w:w="2037" w:type="dxa"/>
            <w:tcBorders>
              <w:bottom w:val="single" w:sz="4" w:space="0" w:color="auto"/>
            </w:tcBorders>
          </w:tcPr>
          <w:p w14:paraId="5D77F3FE" w14:textId="7A6E82DD" w:rsidR="00C663D3" w:rsidRPr="00C93E52" w:rsidRDefault="00C663D3" w:rsidP="00C663D3">
            <w:r w:rsidRPr="006C50FA">
              <w:t>ReferredInformationType</w:t>
            </w:r>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r w:rsidRPr="009A0B16">
              <w:rPr>
                <w:lang w:val="en-US" w:eastAsia="sv-SE"/>
              </w:rPr>
              <w:t>observationGroup/</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r w:rsidRPr="00C93E52">
              <w:rPr>
                <w:lang w:eastAsia="sv-SE"/>
              </w:rPr>
              <w:t>referredInformation</w:t>
            </w:r>
          </w:p>
        </w:tc>
        <w:tc>
          <w:tcPr>
            <w:tcW w:w="2037" w:type="dxa"/>
            <w:shd w:val="clear" w:color="auto" w:fill="A6A6A6" w:themeFill="background1" w:themeFillShade="A6"/>
          </w:tcPr>
          <w:p w14:paraId="5413901F" w14:textId="6E788358" w:rsidR="00C663D3" w:rsidRPr="00C93E52" w:rsidRDefault="00C663D3" w:rsidP="00C663D3">
            <w:pPr>
              <w:rPr>
                <w:lang w:val="en-GB"/>
              </w:rPr>
            </w:pPr>
            <w:r w:rsidRPr="00C93E52">
              <w:t>ReferredInformationType</w:t>
            </w:r>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r w:rsidRPr="00C93E52">
              <w:t>IIType</w:t>
            </w:r>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r w:rsidRPr="003C622B">
              <w:t>id</w:t>
            </w:r>
            <w:r w:rsidRPr="003C622B">
              <w:rPr>
                <w:lang w:eastAsia="sv-SE"/>
              </w:rPr>
              <w:t>.root</w:t>
            </w:r>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r w:rsidRPr="003C622B">
              <w:t>time</w:t>
            </w:r>
          </w:p>
        </w:tc>
        <w:tc>
          <w:tcPr>
            <w:tcW w:w="2037" w:type="dxa"/>
          </w:tcPr>
          <w:p w14:paraId="505CE8A0" w14:textId="02DBC4B1" w:rsidR="00C663D3" w:rsidRPr="00C93E52" w:rsidRDefault="006174CA" w:rsidP="00C663D3">
            <w:pPr>
              <w:rPr>
                <w:lang w:val="en-GB"/>
              </w:rPr>
            </w:pPr>
            <w:r>
              <w:t>Partial</w:t>
            </w:r>
            <w:r w:rsidR="00C663D3" w:rsidRPr="00C93E52">
              <w:t>TimeStamp</w:t>
            </w:r>
            <w:r>
              <w:t>Type</w:t>
            </w:r>
          </w:p>
        </w:tc>
        <w:tc>
          <w:tcPr>
            <w:tcW w:w="2925" w:type="dxa"/>
          </w:tcPr>
          <w:p w14:paraId="0C47CEDF" w14:textId="441567B5" w:rsidR="00C663D3" w:rsidRPr="00C93E52" w:rsidRDefault="00C663D3" w:rsidP="00C663D3">
            <w:r w:rsidRPr="00C93E52">
              <w:rPr>
                <w:rFonts w:cs="Arial"/>
              </w:rPr>
              <w:t>Starttid av refererad information. Uttrycks med formatet ÅÅÅÅMMDDttmmss</w:t>
            </w:r>
            <w:r w:rsidR="006174CA">
              <w:rPr>
                <w:rFonts w:cs="Arial"/>
              </w:rPr>
              <w:t xml:space="preserve"> där precisionen kan minskas ner till att bara ange år</w:t>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r w:rsidRPr="003C622B">
              <w:t>type</w:t>
            </w:r>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0F825726" w:rsidR="00C663D3" w:rsidRPr="00C93E52" w:rsidRDefault="00C663D3" w:rsidP="00AA37A5">
            <w:pPr>
              <w:rPr>
                <w:rFonts w:cs="Arial"/>
              </w:rPr>
            </w:pPr>
            <w:r>
              <w:rPr>
                <w:rFonts w:cs="Arial"/>
              </w:rPr>
              <w:t xml:space="preserve">Den typ av uppgift i patientjournal som sambandet pekar ut. Detta är en kod från </w:t>
            </w:r>
            <w:r>
              <w:t xml:space="preserve"> Categorization i engagemangsindexposten. Exempelvis kan</w:t>
            </w:r>
            <w:r w:rsidR="0001179B">
              <w:t xml:space="preserve"> en aktivitet ha ett samband till en  observation och då är  </w:t>
            </w:r>
            <w:r w:rsidR="0001179B">
              <w:lastRenderedPageBreak/>
              <w:t>r</w:t>
            </w:r>
            <w:r w:rsidR="0001179B" w:rsidRPr="00C93E52">
              <w:t>eferredInformationType</w:t>
            </w:r>
            <w:r w:rsidR="0001179B">
              <w:t xml:space="preserve"> ”</w:t>
            </w:r>
            <w:r w:rsidR="0001179B" w:rsidRPr="00F83C47">
              <w:rPr>
                <w:color w:val="000000"/>
              </w:rPr>
              <w:t>ch</w:t>
            </w:r>
            <w:r w:rsidR="0001179B">
              <w:rPr>
                <w:color w:val="000000"/>
              </w:rPr>
              <w:t>b-</w:t>
            </w:r>
            <w:r w:rsidR="0001179B" w:rsidRPr="00F83C47">
              <w:rPr>
                <w:color w:val="000000"/>
              </w:rPr>
              <w:t>o</w:t>
            </w:r>
            <w:r w:rsidR="0001179B">
              <w:t>”</w:t>
            </w:r>
            <w:ins w:id="221" w:author="Torbjörn Dahlin" w:date="2015-03-11T01:04:00Z">
              <w:r w:rsidR="00AA37A5">
                <w:t>.</w:t>
              </w:r>
            </w:ins>
            <w:del w:id="222" w:author="Torbjörn Dahlin" w:date="2015-03-11T01:04:00Z">
              <w:r w:rsidR="0001179B" w:rsidDel="00AA37A5">
                <w:delText xml:space="preserve"> eller </w:delText>
              </w:r>
              <w:r w:rsidDel="00AA37A5">
                <w:delText>en observation ha</w:delText>
              </w:r>
              <w:r w:rsidR="00986B59" w:rsidDel="00AA37A5">
                <w:delText>r</w:delText>
              </w:r>
              <w:r w:rsidDel="00AA37A5">
                <w:delText xml:space="preserve"> ett samband till en </w:delText>
              </w:r>
              <w:r w:rsidR="0001179B" w:rsidDel="00AA37A5">
                <w:delText>kontakt</w:delText>
              </w:r>
              <w:r w:rsidDel="00AA37A5">
                <w:delText xml:space="preserve"> och då är  r</w:delText>
              </w:r>
              <w:r w:rsidRPr="00C93E52" w:rsidDel="00AA37A5">
                <w:delText>eferredInformationType</w:delText>
              </w:r>
              <w:r w:rsidDel="00AA37A5">
                <w:delText xml:space="preserve"> ”</w:delText>
              </w:r>
              <w:r w:rsidR="0001179B" w:rsidDel="00AA37A5">
                <w:rPr>
                  <w:color w:val="000000"/>
                </w:rPr>
                <w:delText>v</w:delText>
              </w:r>
              <w:r w:rsidR="00986B59" w:rsidDel="00AA37A5">
                <w:rPr>
                  <w:color w:val="000000"/>
                </w:rPr>
                <w:delText>k</w:delText>
              </w:r>
              <w:r w:rsidR="0001179B" w:rsidDel="00AA37A5">
                <w:rPr>
                  <w:color w:val="000000"/>
                </w:rPr>
                <w:delText>o</w:delText>
              </w:r>
              <w:r w:rsidDel="00AA37A5">
                <w:delText>”</w:delText>
              </w:r>
              <w:r w:rsidR="0001179B" w:rsidDel="00AA37A5">
                <w:delText xml:space="preserve">. </w:delText>
              </w:r>
            </w:del>
            <w:r w:rsidR="0001179B">
              <w:t>Se avsnitt om categorization i tjänstekontraktsbeskrivning för respektive tjänst, som passar för det relaterade objektet.</w:t>
            </w:r>
          </w:p>
        </w:tc>
        <w:tc>
          <w:tcPr>
            <w:tcW w:w="1617" w:type="dxa"/>
          </w:tcPr>
          <w:p w14:paraId="4AA62D5D" w14:textId="4418D888" w:rsidR="00C663D3" w:rsidRPr="00C93E52" w:rsidRDefault="00C663D3" w:rsidP="00C663D3">
            <w:r w:rsidRPr="002C2FC3">
              <w:lastRenderedPageBreak/>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r w:rsidRPr="002C2FC3">
              <w:lastRenderedPageBreak/>
              <w:t>informationOwner</w:t>
            </w:r>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r w:rsidRPr="002C2FC3">
              <w:t>InformationOwnerType</w:t>
            </w:r>
          </w:p>
        </w:tc>
        <w:tc>
          <w:tcPr>
            <w:tcW w:w="2925" w:type="dxa"/>
            <w:tcBorders>
              <w:top w:val="single" w:sz="4" w:space="0" w:color="auto"/>
              <w:left w:val="single" w:sz="4" w:space="0" w:color="auto"/>
              <w:bottom w:val="single" w:sz="4" w:space="0" w:color="auto"/>
              <w:right w:val="single" w:sz="4" w:space="0" w:color="auto"/>
            </w:tcBorders>
          </w:tcPr>
          <w:p w14:paraId="6C6AA8BE" w14:textId="717AF0D2" w:rsidR="00C663D3" w:rsidRPr="00C93E52" w:rsidRDefault="00C663D3" w:rsidP="00AA37A5">
            <w:pPr>
              <w:rPr>
                <w:rFonts w:cs="Arial"/>
              </w:rPr>
            </w:pPr>
            <w:del w:id="223" w:author="Torbjörn Dahlin" w:date="2015-03-11T01:04:00Z">
              <w:r w:rsidDel="00AA37A5">
                <w:rPr>
                  <w:rFonts w:cs="Arial"/>
                </w:rPr>
                <w:delText>Källsystem</w:delText>
              </w:r>
              <w:r w:rsidR="003117E0" w:rsidDel="00AA37A5">
                <w:rPr>
                  <w:rFonts w:cs="Arial"/>
                </w:rPr>
                <w:delText>s</w:delText>
              </w:r>
              <w:r w:rsidDel="00AA37A5">
                <w:rPr>
                  <w:rFonts w:cs="Arial"/>
                </w:rPr>
                <w:delText xml:space="preserve"> </w:delText>
              </w:r>
              <w:r w:rsidR="003117E0" w:rsidDel="00AA37A5">
                <w:rPr>
                  <w:rFonts w:cs="Arial"/>
                </w:rPr>
                <w:delText>eller verksamhetadress</w:delText>
              </w:r>
            </w:del>
            <w:ins w:id="224" w:author="Torbjörn Dahlin" w:date="2015-03-11T01:04:00Z">
              <w:r w:rsidR="00AA37A5">
                <w:rPr>
                  <w:rFonts w:cs="Arial"/>
                </w:rPr>
                <w:t>Vårdgivare som är informationsägare av</w:t>
              </w:r>
            </w:ins>
            <w:r w:rsidR="003117E0">
              <w:rPr>
                <w:rFonts w:cs="Arial"/>
              </w:rPr>
              <w:t xml:space="preserve"> </w:t>
            </w:r>
            <w:del w:id="225" w:author="Torbjörn Dahlin" w:date="2015-03-11T01:05:00Z">
              <w:r w:rsidR="003117E0" w:rsidDel="00AA37A5">
                <w:rPr>
                  <w:rFonts w:cs="Arial"/>
                </w:rPr>
                <w:delText xml:space="preserve">till </w:delText>
              </w:r>
            </w:del>
            <w:r>
              <w:rPr>
                <w:rFonts w:cs="Arial"/>
              </w:rPr>
              <w:t>den refererade informationen</w:t>
            </w:r>
            <w:r w:rsidR="003117E0">
              <w:rPr>
                <w:rFonts w:cs="Arial"/>
              </w:rPr>
              <w:t>, beroende på vilken adresseringsmodell tjänsten tillämpar</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r w:rsidRPr="00846389">
              <w:rPr>
                <w:lang w:val="en-US" w:eastAsia="sv-SE"/>
              </w:rPr>
              <w:t>observationGroup</w:t>
            </w:r>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r w:rsidRPr="006C50FA">
              <w:rPr>
                <w:lang w:val="en-US" w:eastAsia="sv-SE"/>
              </w:rPr>
              <w:t>referredInformation</w:t>
            </w:r>
            <w:r w:rsidRPr="006C50FA">
              <w:rPr>
                <w:lang w:val="en-US"/>
              </w:rPr>
              <w:t>/</w:t>
            </w:r>
            <w:r>
              <w:rPr>
                <w:lang w:val="en-US"/>
              </w:rPr>
              <w:t xml:space="preserve"> </w:t>
            </w:r>
            <w:r w:rsidRPr="006C50FA">
              <w:rPr>
                <w:lang w:val="en-US"/>
              </w:rPr>
              <w:t>informationOwner</w:t>
            </w:r>
          </w:p>
        </w:tc>
        <w:tc>
          <w:tcPr>
            <w:tcW w:w="2037" w:type="dxa"/>
            <w:shd w:val="clear" w:color="auto" w:fill="A6A6A6" w:themeFill="background1" w:themeFillShade="A6"/>
          </w:tcPr>
          <w:p w14:paraId="18A78CBF" w14:textId="66B6B1F3" w:rsidR="00C663D3" w:rsidRPr="00C93E52" w:rsidRDefault="00C663D3" w:rsidP="00C663D3">
            <w:r w:rsidRPr="00C93E52">
              <w:t>InformationOwnerType</w:t>
            </w:r>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t>id</w:t>
            </w:r>
          </w:p>
        </w:tc>
        <w:tc>
          <w:tcPr>
            <w:tcW w:w="2037" w:type="dxa"/>
          </w:tcPr>
          <w:p w14:paraId="459E0E84" w14:textId="6493F662" w:rsidR="00C663D3" w:rsidRPr="00C93E52" w:rsidRDefault="00C663D3" w:rsidP="00C663D3">
            <w:r w:rsidRPr="00C93E52">
              <w:t>IIType</w:t>
            </w:r>
          </w:p>
        </w:tc>
        <w:tc>
          <w:tcPr>
            <w:tcW w:w="2925" w:type="dxa"/>
          </w:tcPr>
          <w:p w14:paraId="1B5D4145" w14:textId="5C0DA0AE" w:rsidR="00C663D3" w:rsidRPr="00C93E52" w:rsidRDefault="00C663D3" w:rsidP="00C663D3">
            <w:del w:id="226" w:author="Torbjörn Dahlin" w:date="2015-03-11T01:07:00Z">
              <w:r w:rsidDel="007F6550">
                <w:rPr>
                  <w:rFonts w:cs="Arial"/>
                </w:rPr>
                <w:delText>Logisk adress till det system</w:delText>
              </w:r>
              <w:r w:rsidR="00422029" w:rsidDel="007F6550">
                <w:rPr>
                  <w:rFonts w:cs="Arial"/>
                </w:rPr>
                <w:delText xml:space="preserve"> eller den verksamhet</w:delText>
              </w:r>
              <w:r w:rsidDel="007F6550">
                <w:rPr>
                  <w:rFonts w:cs="Arial"/>
                </w:rPr>
                <w:delText xml:space="preserve"> där informationen återfinns</w:delText>
              </w:r>
            </w:del>
            <w:ins w:id="227" w:author="Torbjörn Dahlin" w:date="2015-03-11T01:07:00Z">
              <w:r w:rsidR="007F6550">
                <w:rPr>
                  <w:rFonts w:cs="Arial"/>
                </w:rPr>
                <w:t>Informationsägare av refererad information</w:t>
              </w:r>
            </w:ins>
            <w:r w:rsidRPr="00C93E52">
              <w:rPr>
                <w:rFonts w:cs="Arial"/>
              </w:rPr>
              <w:t xml:space="preserve"> </w:t>
            </w:r>
          </w:p>
        </w:tc>
        <w:tc>
          <w:tcPr>
            <w:tcW w:w="1617" w:type="dxa"/>
          </w:tcPr>
          <w:p w14:paraId="639DC4B0" w14:textId="65C57B61" w:rsidR="00C663D3" w:rsidRPr="00C93E52" w:rsidRDefault="00C663D3" w:rsidP="00C663D3">
            <w:r>
              <w:t>1..1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r w:rsidRPr="003C622B">
              <w:t>id.root</w:t>
            </w:r>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r w:rsidRPr="00C93E52">
              <w:rPr>
                <w:rFonts w:eastAsia="Times New Roman"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7FBA40C6" w:rsidR="00C663D3" w:rsidRPr="00C93E52" w:rsidRDefault="00C663D3" w:rsidP="007F6550">
            <w:pPr>
              <w:rPr>
                <w:rFonts w:cs="Arial"/>
              </w:rPr>
            </w:pPr>
            <w:del w:id="228" w:author="Torbjörn Dahlin" w:date="2015-03-11T01:08:00Z">
              <w:r w:rsidRPr="00C93E52" w:rsidDel="007F6550">
                <w:rPr>
                  <w:rFonts w:cs="Arial"/>
                </w:rPr>
                <w:delText xml:space="preserve">Källsystemets </w:delText>
              </w:r>
            </w:del>
            <w:ins w:id="229" w:author="Torbjörn Dahlin" w:date="2015-03-11T01:08:00Z">
              <w:r w:rsidR="007F6550">
                <w:rPr>
                  <w:rFonts w:cs="Arial"/>
                </w:rPr>
                <w:t>Vårdgivarens</w:t>
              </w:r>
              <w:r w:rsidR="007F6550" w:rsidRPr="00C93E52">
                <w:rPr>
                  <w:rFonts w:cs="Arial"/>
                </w:rPr>
                <w:t xml:space="preserve"> </w:t>
              </w:r>
            </w:ins>
            <w:r w:rsidRPr="00C93E52">
              <w:rPr>
                <w:rFonts w:cs="Arial"/>
              </w:rPr>
              <w:t>HSA-id</w:t>
            </w:r>
            <w:r>
              <w:rPr>
                <w:rFonts w:cs="Arial"/>
              </w:rPr>
              <w:t xml:space="preserve">. </w:t>
            </w:r>
            <w:del w:id="230" w:author="Torbjörn Dahlin" w:date="2015-03-11T01:07:00Z">
              <w:r w:rsidDel="007F6550">
                <w:rPr>
                  <w:rFonts w:cs="Arial"/>
                </w:rPr>
                <w:delText>Används som logisk adress för att hämta den refererade informationen.</w:delText>
              </w:r>
            </w:del>
            <w:ins w:id="231" w:author="Torbjörn Dahlin" w:date="2015-03-11T01:09:00Z">
              <w:r w:rsidR="007F6550">
                <w:rPr>
                  <w:rFonts w:cs="Arial"/>
                </w:rPr>
                <w:t xml:space="preserve"> </w:t>
              </w:r>
            </w:ins>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r w:rsidRPr="009A0B16">
              <w:rPr>
                <w:lang w:val="en-US" w:eastAsia="sv-SE"/>
              </w:rPr>
              <w:t>observationGroup/</w:t>
            </w:r>
          </w:p>
          <w:p w14:paraId="7627AD8F" w14:textId="51F5106E" w:rsidR="00C663D3" w:rsidRDefault="00855D86" w:rsidP="00C663D3">
            <w:pPr>
              <w:rPr>
                <w:lang w:val="en-GB"/>
              </w:rPr>
            </w:pPr>
            <w:r w:rsidRPr="00D72C00">
              <w:rPr>
                <w:lang w:val="en-US" w:eastAsia="sv-SE"/>
              </w:rPr>
              <w:t>performerRole</w:t>
            </w:r>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(och i additionalParticipant)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r w:rsidRPr="00C93E52">
              <w:lastRenderedPageBreak/>
              <w:t>PersonType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lastRenderedPageBreak/>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r w:rsidRPr="00C93E52">
              <w:t>IIType</w:t>
            </w:r>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t>0..1</w:t>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r w:rsidRPr="003C622B">
              <w:rPr>
                <w:lang w:eastAsia="sv-SE"/>
              </w:rPr>
              <w:t>name*</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Om name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t>0..1</w:t>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r w:rsidRPr="009A0B16">
              <w:rPr>
                <w:lang w:val="en-US" w:eastAsia="sv-SE"/>
              </w:rPr>
              <w:t>observationGroup/</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r>
              <w:rPr>
                <w:lang w:eastAsia="sv-SE"/>
              </w:rPr>
              <w:t>p</w:t>
            </w:r>
            <w:r w:rsidRPr="008F3BBF">
              <w:rPr>
                <w:lang w:eastAsia="sv-SE"/>
              </w:rPr>
              <w:t>erformerRole</w:t>
            </w:r>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r>
              <w:rPr>
                <w:lang w:eastAsia="sv-SE"/>
              </w:rPr>
              <w:t>c</w:t>
            </w:r>
            <w:r w:rsidRPr="00C93E52">
              <w:rPr>
                <w:lang w:eastAsia="sv-SE"/>
              </w:rPr>
              <w:t>areUnit</w:t>
            </w:r>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r w:rsidRPr="00C93E52">
              <w:lastRenderedPageBreak/>
              <w:t>CareUnitType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lastRenderedPageBreak/>
              <w:t>id</w:t>
            </w:r>
          </w:p>
        </w:tc>
        <w:tc>
          <w:tcPr>
            <w:tcW w:w="2037" w:type="dxa"/>
            <w:tcBorders>
              <w:top w:val="single" w:sz="4" w:space="0" w:color="auto"/>
            </w:tcBorders>
          </w:tcPr>
          <w:p w14:paraId="63CF00CB" w14:textId="4082524F" w:rsidR="00C663D3" w:rsidRPr="00C93E52" w:rsidRDefault="00C663D3" w:rsidP="00C663D3">
            <w:r w:rsidRPr="00C93E52">
              <w:t>IIType</w:t>
            </w:r>
          </w:p>
        </w:tc>
        <w:tc>
          <w:tcPr>
            <w:tcW w:w="2925" w:type="dxa"/>
            <w:tcBorders>
              <w:top w:val="single" w:sz="4" w:space="0" w:color="auto"/>
            </w:tcBorders>
          </w:tcPr>
          <w:p w14:paraId="175E5745" w14:textId="629C748B" w:rsidR="00C663D3" w:rsidRPr="00C93E52" w:rsidRDefault="00C663D3" w:rsidP="00C663D3">
            <w:r w:rsidRPr="00C93E52">
              <w:rPr>
                <w:rFonts w:cs="Arial"/>
              </w:rPr>
              <w:t xml:space="preserve">HSAid för PDL vårdenhet som 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t>1</w:t>
            </w:r>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r w:rsidRPr="00C93E52">
              <w:rPr>
                <w:rFonts w:cs="Arial"/>
              </w:rPr>
              <w:t>Root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r w:rsidRPr="003C622B">
              <w:rPr>
                <w:lang w:eastAsia="sv-SE"/>
              </w:rPr>
              <w:t>name</w:t>
            </w:r>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r>
              <w:rPr>
                <w:lang w:eastAsia="sv-SE"/>
              </w:rPr>
              <w:t>careGiver</w:t>
            </w:r>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r w:rsidRPr="00C93E52">
              <w:t>CareGiverType</w:t>
            </w:r>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r w:rsidRPr="009A0B16">
              <w:rPr>
                <w:lang w:val="en-US" w:eastAsia="sv-SE"/>
              </w:rPr>
              <w:t>observationGroup/</w:t>
            </w:r>
          </w:p>
          <w:p w14:paraId="2196FB31" w14:textId="79E337B8" w:rsidR="00C663D3" w:rsidRDefault="00855D86" w:rsidP="00C663D3">
            <w:pPr>
              <w:rPr>
                <w:lang w:val="en-GB"/>
              </w:rPr>
            </w:pPr>
            <w:r w:rsidRPr="005F1FB8">
              <w:rPr>
                <w:lang w:val="en-US" w:eastAsia="sv-SE"/>
              </w:rPr>
              <w:t>performerRole</w:t>
            </w:r>
            <w:r w:rsidDel="00855D86">
              <w:rPr>
                <w:lang w:val="en-GB"/>
              </w:rPr>
              <w:t xml:space="preserve"> </w:t>
            </w:r>
            <w:r w:rsidR="00C663D3">
              <w:rPr>
                <w:lang w:val="en-GB"/>
              </w:rPr>
              <w:t>/</w:t>
            </w:r>
          </w:p>
          <w:p w14:paraId="7EECFA3E" w14:textId="1CDD7852" w:rsidR="00C663D3" w:rsidRDefault="00855D86" w:rsidP="00C663D3">
            <w:pPr>
              <w:rPr>
                <w:lang w:val="en-US" w:eastAsia="sv-SE"/>
              </w:rPr>
            </w:pPr>
            <w:r w:rsidRPr="005F1FB8">
              <w:rPr>
                <w:lang w:val="en-US" w:eastAsia="sv-SE"/>
              </w:rPr>
              <w:t>careUnit</w:t>
            </w:r>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r>
              <w:rPr>
                <w:lang w:val="en-US" w:eastAsia="sv-SE"/>
              </w:rPr>
              <w:t>c</w:t>
            </w:r>
            <w:r w:rsidRPr="005F1FB8">
              <w:rPr>
                <w:lang w:val="en-US" w:eastAsia="sv-SE"/>
              </w:rPr>
              <w:t>areGiver</w:t>
            </w:r>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r w:rsidRPr="00C93E52">
              <w:t>CareGiverType</w:t>
            </w:r>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r w:rsidRPr="00C93E52">
              <w:t>IIType</w:t>
            </w:r>
          </w:p>
        </w:tc>
        <w:tc>
          <w:tcPr>
            <w:tcW w:w="2925" w:type="dxa"/>
          </w:tcPr>
          <w:p w14:paraId="5CC17180" w14:textId="7BB9A355" w:rsidR="00C663D3" w:rsidRPr="00C93E52" w:rsidRDefault="00C663D3" w:rsidP="00C663D3">
            <w:pPr>
              <w:rPr>
                <w:rFonts w:cs="Arial"/>
              </w:rPr>
            </w:pPr>
            <w:r w:rsidRPr="00C93E52">
              <w:rPr>
                <w:rFonts w:cs="Arial"/>
              </w:rPr>
              <w:t>HSAid.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r>
              <w:t>..1</w:t>
            </w:r>
          </w:p>
        </w:tc>
      </w:tr>
      <w:tr w:rsidR="00C663D3" w:rsidRPr="008345BA" w14:paraId="72310A76" w14:textId="77777777" w:rsidTr="00621012">
        <w:tc>
          <w:tcPr>
            <w:tcW w:w="2943" w:type="dxa"/>
          </w:tcPr>
          <w:p w14:paraId="427EB7A6" w14:textId="03D4AFBD" w:rsidR="00C663D3" w:rsidRPr="003C622B" w:rsidRDefault="00C663D3" w:rsidP="00C663D3">
            <w:r w:rsidRPr="003C622B">
              <w:rPr>
                <w:lang w:eastAsia="sv-SE"/>
              </w:rPr>
              <w:t>name</w:t>
            </w:r>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r>
              <w:rPr>
                <w:lang w:eastAsia="sv-SE"/>
              </w:rPr>
              <w:t>observationGroup/</w:t>
            </w:r>
          </w:p>
          <w:p w14:paraId="450FF649" w14:textId="77777777" w:rsidR="00C663D3" w:rsidRDefault="00C663D3" w:rsidP="00C663D3">
            <w:pPr>
              <w:rPr>
                <w:lang w:eastAsia="sv-SE"/>
              </w:rPr>
            </w:pPr>
            <w:r>
              <w:rPr>
                <w:lang w:eastAsia="sv-SE"/>
              </w:rPr>
              <w:t>l</w:t>
            </w:r>
            <w:r w:rsidRPr="00C93E52">
              <w:rPr>
                <w:lang w:eastAsia="sv-SE"/>
              </w:rPr>
              <w:t>ocation</w:t>
            </w:r>
            <w:r>
              <w:rPr>
                <w:lang w:eastAsia="sv-SE"/>
              </w:rPr>
              <w:t>/</w:t>
            </w:r>
          </w:p>
          <w:p w14:paraId="1F3C29B5" w14:textId="4B1B6F70" w:rsidR="00C663D3" w:rsidRPr="00C93E52" w:rsidRDefault="002D399A" w:rsidP="00C663D3">
            <w:r w:rsidRPr="002D399A">
              <w:rPr>
                <w:lang w:eastAsia="sv-SE"/>
              </w:rPr>
              <w:t>electronicAddress</w:t>
            </w:r>
          </w:p>
        </w:tc>
        <w:tc>
          <w:tcPr>
            <w:tcW w:w="2037" w:type="dxa"/>
            <w:shd w:val="clear" w:color="auto" w:fill="A6A6A6" w:themeFill="background1" w:themeFillShade="A6"/>
          </w:tcPr>
          <w:p w14:paraId="6218B5FB" w14:textId="42747C45" w:rsidR="00C663D3" w:rsidRPr="00C93E52" w:rsidRDefault="00C663D3" w:rsidP="00C663D3">
            <w:r>
              <w:t>TelType</w:t>
            </w:r>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r w:rsidRPr="003C622B">
              <w:t>use</w:t>
            </w:r>
          </w:p>
        </w:tc>
        <w:tc>
          <w:tcPr>
            <w:tcW w:w="2037" w:type="dxa"/>
          </w:tcPr>
          <w:p w14:paraId="0CA80070" w14:textId="4807B253" w:rsidR="00C663D3" w:rsidRPr="00C93E52" w:rsidRDefault="00C663D3" w:rsidP="00C663D3">
            <w:r w:rsidRPr="00B52AFC">
              <w:t>TelTypeEnum</w:t>
            </w:r>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sms =  n</w:t>
            </w:r>
            <w:r w:rsidRPr="00B52AFC">
              <w:t>ummer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r w:rsidRPr="003C622B">
              <w:rPr>
                <w:lang w:eastAsia="sv-SE"/>
              </w:rPr>
              <w:t>value</w:t>
            </w:r>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B84B8B" w:rsidRDefault="00C663D3" w:rsidP="00C663D3">
            <w:r w:rsidRPr="00B84B8B">
              <w:lastRenderedPageBreak/>
              <w:t>observationGroup/</w:t>
            </w:r>
          </w:p>
          <w:p w14:paraId="6E97FE18" w14:textId="77777777" w:rsidR="00C663D3" w:rsidRPr="00B84B8B" w:rsidRDefault="00C663D3" w:rsidP="00C663D3">
            <w:r w:rsidRPr="00B84B8B">
              <w:t>additionalParticipant/</w:t>
            </w:r>
          </w:p>
          <w:p w14:paraId="0FCBB38A" w14:textId="741CBB7B" w:rsidR="00C663D3" w:rsidRPr="00B84B8B" w:rsidRDefault="00C663D3" w:rsidP="00C663D3">
            <w:r w:rsidRPr="00B84B8B">
              <w:t>organisation</w:t>
            </w:r>
          </w:p>
        </w:tc>
        <w:tc>
          <w:tcPr>
            <w:tcW w:w="2037" w:type="dxa"/>
            <w:shd w:val="clear" w:color="auto" w:fill="A6A6A6" w:themeFill="background1" w:themeFillShade="A6"/>
          </w:tcPr>
          <w:p w14:paraId="14B36098" w14:textId="078839AF" w:rsidR="00C663D3" w:rsidRPr="00B84B8B" w:rsidRDefault="00C663D3" w:rsidP="00C663D3">
            <w:r w:rsidRPr="00B84B8B">
              <w:t>OrganisationType</w:t>
            </w:r>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621012">
        <w:tc>
          <w:tcPr>
            <w:tcW w:w="2943" w:type="dxa"/>
          </w:tcPr>
          <w:p w14:paraId="72297592" w14:textId="4B0AF779" w:rsidR="00C663D3" w:rsidRPr="00B84B8B" w:rsidRDefault="00C663D3" w:rsidP="00C663D3">
            <w:r w:rsidRPr="00B84B8B">
              <w:t>id</w:t>
            </w:r>
          </w:p>
        </w:tc>
        <w:tc>
          <w:tcPr>
            <w:tcW w:w="2037" w:type="dxa"/>
          </w:tcPr>
          <w:p w14:paraId="3B906670" w14:textId="3606F53A" w:rsidR="00C663D3" w:rsidRPr="00B84B8B" w:rsidRDefault="00C663D3" w:rsidP="00C663D3">
            <w:r w:rsidRPr="00B84B8B">
              <w:t>IIType</w:t>
            </w:r>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r w:rsidRPr="00B84B8B">
              <w:t>id.root</w:t>
            </w:r>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1..1</w:t>
            </w:r>
          </w:p>
        </w:tc>
      </w:tr>
      <w:tr w:rsidR="00C663D3" w:rsidRPr="008345BA" w14:paraId="56ECDE8C" w14:textId="77777777" w:rsidTr="000D3E6C">
        <w:tc>
          <w:tcPr>
            <w:tcW w:w="2943" w:type="dxa"/>
            <w:tcBorders>
              <w:bottom w:val="single" w:sz="4" w:space="0" w:color="auto"/>
            </w:tcBorders>
          </w:tcPr>
          <w:p w14:paraId="53A5769D" w14:textId="3EFF5357" w:rsidR="00C663D3" w:rsidRPr="00B84B8B" w:rsidRDefault="00C663D3" w:rsidP="00C663D3">
            <w:r w:rsidRPr="00B84B8B">
              <w:t>name</w:t>
            </w:r>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232" w:name="_Toc398042093"/>
      <w:bookmarkStart w:id="233" w:name="_Toc411633257"/>
      <w:r>
        <w:t>Övriga regler</w:t>
      </w:r>
      <w:bookmarkEnd w:id="232"/>
      <w:bookmarkEnd w:id="233"/>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r>
        <w:rPr>
          <w:i/>
        </w:rPr>
        <w:t>observationCode</w:t>
      </w:r>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r>
        <w:rPr>
          <w:lang w:eastAsia="sv-SE"/>
        </w:rPr>
        <w:t>c</w:t>
      </w:r>
      <w:r w:rsidRPr="0089562B">
        <w:rPr>
          <w:lang w:eastAsia="sv-SE"/>
        </w:rPr>
        <w:t>areProcessId</w:t>
      </w:r>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r w:rsidR="00200D70" w:rsidRPr="00442B89">
        <w:rPr>
          <w:i/>
        </w:rPr>
        <w:t>patientId</w:t>
      </w:r>
      <w:r w:rsidR="00200D70">
        <w:t xml:space="preserve"> ,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lastRenderedPageBreak/>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r w:rsidR="00BF4B12">
        <w:br/>
      </w:r>
      <w:r w:rsidR="00F9710D">
        <w:t>Samma regel gäller för</w:t>
      </w:r>
      <w:r w:rsidR="00BF4B12">
        <w:t xml:space="preserve"> </w:t>
      </w:r>
      <w:r w:rsidR="00BF4B12" w:rsidRPr="002C2FC3">
        <w:rPr>
          <w:i/>
        </w:rPr>
        <w:t>additionalParticipant</w:t>
      </w:r>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r w:rsidR="00BF4B12" w:rsidRPr="000433C8">
        <w:rPr>
          <w:i/>
        </w:rPr>
        <w:t>additionalParticipant</w:t>
      </w:r>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r w:rsidRPr="00F9710D">
        <w:rPr>
          <w:u w:val="single"/>
        </w:rPr>
        <w:t>LegalAuthenticator</w:t>
      </w:r>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Fält 2c – AdditionalParticipant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”type” och ”role” som förtydligar kring formen av ”deltagandet”.</w:t>
      </w:r>
      <w:r>
        <w:br/>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234" w:name="_Toc398042094"/>
      <w:bookmarkStart w:id="235" w:name="_Toc411633258"/>
      <w:r w:rsidRPr="00776D68">
        <w:t>Annan information om kontraktet</w:t>
      </w:r>
      <w:bookmarkEnd w:id="234"/>
      <w:bookmarkEnd w:id="235"/>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Johan Eltes" w:date="2015-03-03T13:33:00Z" w:initials="JE">
    <w:p w14:paraId="3B727529" w14:textId="05BBDAF7" w:rsidR="00AB0E0D" w:rsidRDefault="00AB0E0D">
      <w:pPr>
        <w:pStyle w:val="Kommentarer"/>
      </w:pPr>
      <w:r>
        <w:rPr>
          <w:rStyle w:val="Kommentarsreferens"/>
        </w:rPr>
        <w:annotationRef/>
      </w:r>
      <w:r>
        <w:t>Kopplingen till inetraktionsöverenskommelser behöver beskrivas här. Och varar synligt som koncept i samtliga exempel. Dvs hela den struktur av överenskommelser som användningen av kontraktet är beroende av behöver beskrivas så att förutsättningarna för användning av kontrakten framgår i detta dokument. Det kan förslagsvis beskrivas i sin helhet i detta avsnitt, uppdelat i underrubriker. Inera behöver sedan komplettera med en anvisning för interaktionsöverenskommelser som relaterar till NPDI-kontrakten och deras anvädning? Det är väl troligt att det är bästa platsen att synliggöra konceptet Interaktionsöverenskommelse så att det sedan kan refereras i anslutningsplattform/katalog etc. Men eftersom behovet uppstår i och med denna domän tror jag att vi får börja med att skriva det i denna TKB. Sedan kan det lyftas ut i en anvisning och istället refereras via en patch-uppdatering (tredje-siffran).</w:t>
      </w:r>
    </w:p>
  </w:comment>
  <w:comment w:id="52" w:author="Torbjörn Dahlin" w:date="2015-03-09T07:46:00Z" w:initials="TD">
    <w:p w14:paraId="73B9E093" w14:textId="612737D4" w:rsidR="00AB0E0D" w:rsidRDefault="00AB0E0D">
      <w:pPr>
        <w:pStyle w:val="Kommentarer"/>
      </w:pPr>
      <w:r>
        <w:rPr>
          <w:rStyle w:val="Kommentarsreferens"/>
        </w:rPr>
        <w:annotationRef/>
      </w:r>
      <w:r>
        <w:t>Avsnitt 3.4 tillagt.</w:t>
      </w:r>
    </w:p>
  </w:comment>
  <w:comment w:id="63" w:author="Johan Eltes" w:date="2015-03-03T13:57:00Z" w:initials="JE">
    <w:p w14:paraId="2BDE241F" w14:textId="2C9420D5" w:rsidR="00AB0E0D" w:rsidRDefault="00AB0E0D">
      <w:pPr>
        <w:pStyle w:val="Kommentarer"/>
      </w:pPr>
      <w:r>
        <w:rPr>
          <w:rStyle w:val="Kommentarsreferens"/>
        </w:rPr>
        <w:annotationRef/>
      </w:r>
      <w:r>
        <w:t>Svårt att förstå modellen innan modellens klasser beskrivits. Informationsmodellen (attributens betydelse) behöver beskrivas under ett stycke för detta innan relationskonceptet beskrivs (om möjligt).</w:t>
      </w:r>
    </w:p>
  </w:comment>
  <w:comment w:id="132" w:author="Johan Eltes" w:date="2015-03-03T21:00:00Z" w:initials="JE">
    <w:p w14:paraId="32BC0780" w14:textId="662BC5F1" w:rsidR="00AB0E0D" w:rsidRDefault="00AB0E0D">
      <w:pPr>
        <w:pStyle w:val="Kommentarer"/>
      </w:pPr>
      <w:r>
        <w:rPr>
          <w:rStyle w:val="Kommentarsreferens"/>
        </w:rPr>
        <w:annotationRef/>
      </w:r>
      <w:r>
        <w:t xml:space="preserve">Kryptisk kod? Varför inte bara ”o”? Domännamnet är ju med i indexposten så det behöver inte vara med i infotypskoden. Det kanske är med hänsyn till att ”kodverket” även används i relationskonceptet? </w:t>
      </w:r>
    </w:p>
  </w:comment>
  <w:comment w:id="133" w:author="Torbjörn Dahlin" w:date="2015-03-11T01:14:00Z" w:initials="TD">
    <w:p w14:paraId="0F4CF8B2" w14:textId="12B52988" w:rsidR="00DE53E4" w:rsidRDefault="00DE53E4">
      <w:pPr>
        <w:pStyle w:val="Kommentarer"/>
      </w:pPr>
      <w:r>
        <w:rPr>
          <w:rStyle w:val="Kommentarsreferens"/>
        </w:rPr>
        <w:annotationRef/>
      </w:r>
      <w:r>
        <w:t>Kan vi använda de engelska namnen för NI-klasserna? Detta skulle i så fall vara observation och i aktivitetskontraktet activity?</w:t>
      </w:r>
    </w:p>
  </w:comment>
  <w:comment w:id="152" w:author="Johan Eltes" w:date="2015-03-03T13:40:00Z" w:initials="JE">
    <w:p w14:paraId="1D01E4C7" w14:textId="111F2CC2" w:rsidR="00AB0E0D" w:rsidRDefault="00AB0E0D">
      <w:pPr>
        <w:pStyle w:val="Kommentarer"/>
      </w:pPr>
      <w:r>
        <w:rPr>
          <w:rStyle w:val="Kommentarsreferens"/>
        </w:rPr>
        <w:annotationRef/>
      </w:r>
      <w:r>
        <w:t>För hur många observationer?</w:t>
      </w:r>
    </w:p>
  </w:comment>
  <w:comment w:id="184" w:author="Johan Eltes" w:date="2015-03-03T13:46:00Z" w:initials="JE">
    <w:p w14:paraId="7A86A987" w14:textId="19818D30" w:rsidR="00AB0E0D" w:rsidRDefault="00AB0E0D">
      <w:pPr>
        <w:pStyle w:val="Kommentarer"/>
      </w:pPr>
      <w:r>
        <w:rPr>
          <w:rStyle w:val="Kommentarsreferens"/>
        </w:rPr>
        <w:annotationRef/>
      </w:r>
      <w:r>
        <w:t>På vilket sätt är detta en formatregel? Ser ingen formatregel?</w:t>
      </w:r>
    </w:p>
  </w:comment>
  <w:comment w:id="185" w:author="Johan Eltes" w:date="2015-03-03T13:47:00Z" w:initials="JE">
    <w:p w14:paraId="085E97B4" w14:textId="52BAFF61" w:rsidR="00AB0E0D" w:rsidRDefault="00AB0E0D">
      <w:pPr>
        <w:pStyle w:val="Kommentarer"/>
      </w:pPr>
      <w:r>
        <w:rPr>
          <w:rStyle w:val="Kommentarsreferens"/>
        </w:rPr>
        <w:annotationRef/>
      </w:r>
      <w:r>
        <w:t>Svårt att tolka? Refererar texten till flera tjänsteinteraktioner? Dvs samspelet mellan kedjade frågor?</w:t>
      </w:r>
    </w:p>
  </w:comment>
  <w:comment w:id="191" w:author="Johan Eltes" w:date="2015-03-03T13:45:00Z" w:initials="JE">
    <w:p w14:paraId="4F053E55" w14:textId="6324CC69" w:rsidR="00AB0E0D" w:rsidRDefault="00AB0E0D">
      <w:pPr>
        <w:pStyle w:val="Kommentarer"/>
      </w:pPr>
      <w:r>
        <w:rPr>
          <w:rStyle w:val="Kommentarsreferens"/>
        </w:rPr>
        <w:annotationRef/>
      </w:r>
      <w:r>
        <w:t>Jag har svårt att tolka innebörden i denna regel. Måste man ange tidpunkten för att få med information om relaterade objekt i svaret? Eller betyder tidpunkten att huvudobjektet enbart ska vara med i svaret om relaterad information inom angiven tidpunkt förekommer?</w:t>
      </w:r>
    </w:p>
  </w:comment>
  <w:comment w:id="207" w:author="Johan Eltes" w:date="2015-03-03T20:51:00Z" w:initials="JE">
    <w:p w14:paraId="5789DC07" w14:textId="250CF5C0" w:rsidR="00AB0E0D" w:rsidRDefault="00AB0E0D">
      <w:pPr>
        <w:pStyle w:val="Kommentarer"/>
      </w:pPr>
      <w:r>
        <w:rPr>
          <w:rStyle w:val="Kommentarsreferens"/>
        </w:rPr>
        <w:annotationRef/>
      </w:r>
      <w:r>
        <w:t>Ej dokumenterat enligt standard. Informationmodellen ska finnas i dokumentet och vara dokumenterat klassvis. Sedan ska det finnas en meddelandemodell för varje tjänstekontrakt. Och i detta avsnitt ska den kompletta utfällda strukturen dokumenteras så att den kan matchas mot en exempelmeddelande.</w:t>
      </w:r>
    </w:p>
  </w:comment>
  <w:comment w:id="208" w:author="Torbjörn Dahlin" w:date="2015-03-11T01:23:00Z" w:initials="TD">
    <w:p w14:paraId="78323134" w14:textId="66F4CFBE" w:rsidR="00B22BE1" w:rsidRPr="00B22BE1" w:rsidRDefault="00B22BE1" w:rsidP="00B22BE1">
      <w:pPr>
        <w:suppressOverlap/>
        <w:rPr>
          <w:lang w:eastAsia="sv-SE"/>
        </w:rPr>
      </w:pPr>
      <w:r>
        <w:rPr>
          <w:rStyle w:val="Kommentarsreferens"/>
        </w:rPr>
        <w:annotationRef/>
      </w:r>
      <w:r>
        <w:t xml:space="preserve">Detta är den kompletta strukturen. Det var dokumenterat på samma sätt som JoL-kontrakten men det blev svårläst. Nu är xpath uttrycket flyttat till den mörkgrå raden (exempelvis </w:t>
      </w:r>
      <w:r w:rsidR="00AA37A5">
        <w:t>”</w:t>
      </w:r>
      <w:r w:rsidRPr="00B22BE1">
        <w:rPr>
          <w:lang w:eastAsia="sv-SE"/>
        </w:rPr>
        <w:t>observationGroup/</w:t>
      </w:r>
    </w:p>
    <w:p w14:paraId="17D7C5B9" w14:textId="77777777" w:rsidR="00B22BE1" w:rsidRDefault="00AA37A5" w:rsidP="00B22BE1">
      <w:pPr>
        <w:pStyle w:val="Kommentarer"/>
        <w:rPr>
          <w:lang w:val="en-US" w:eastAsia="sv-SE"/>
        </w:rPr>
      </w:pPr>
      <w:r>
        <w:rPr>
          <w:lang w:val="en-US" w:eastAsia="sv-SE"/>
        </w:rPr>
        <w:t>P</w:t>
      </w:r>
      <w:r w:rsidR="00B22BE1" w:rsidRPr="00C93E52">
        <w:rPr>
          <w:lang w:val="en-US" w:eastAsia="sv-SE"/>
        </w:rPr>
        <w:t>atient</w:t>
      </w:r>
      <w:r>
        <w:rPr>
          <w:lang w:val="en-US" w:eastAsia="sv-SE"/>
        </w:rPr>
        <w:t>”).</w:t>
      </w:r>
    </w:p>
    <w:p w14:paraId="40006A04" w14:textId="50059579" w:rsidR="009909D2" w:rsidRDefault="009909D2" w:rsidP="00B22BE1">
      <w:pPr>
        <w:pStyle w:val="Kommentarer"/>
        <w:rPr>
          <w:lang w:eastAsia="sv-SE"/>
        </w:rPr>
      </w:pPr>
      <w:r w:rsidRPr="009909D2">
        <w:rPr>
          <w:lang w:eastAsia="sv-SE"/>
        </w:rPr>
        <w:t xml:space="preserve">Om jag tittar på den aktuella TKB-mallen så ser jag inte något avsnitt där man beskriver informationsmodellen </w:t>
      </w:r>
      <w:r>
        <w:rPr>
          <w:lang w:eastAsia="sv-SE"/>
        </w:rPr>
        <w:t>separat</w:t>
      </w:r>
      <w:r w:rsidRPr="009909D2">
        <w:rPr>
          <w:lang w:eastAsia="sv-SE"/>
        </w:rPr>
        <w:t xml:space="preserve">? </w:t>
      </w:r>
      <w:hyperlink r:id="rId1" w:history="1">
        <w:r w:rsidRPr="00EF139E">
          <w:rPr>
            <w:rStyle w:val="Hyperlnk"/>
            <w:lang w:eastAsia="sv-SE"/>
          </w:rPr>
          <w:t>http://rivta.se/documents/ARK_0015/</w:t>
        </w:r>
      </w:hyperlink>
    </w:p>
    <w:p w14:paraId="32248CA6" w14:textId="30366B92" w:rsidR="009909D2" w:rsidRPr="009909D2" w:rsidRDefault="009909D2" w:rsidP="00B22BE1">
      <w:pPr>
        <w:pStyle w:val="Kommentarer"/>
      </w:pPr>
      <w:r>
        <w:t>Denna tjänst är dock baserad på NI 2015:1 med tekniska tillägg och optimeringar i meddelandemodellen som är beskrivet i samband med V-MIM.</w:t>
      </w:r>
      <w:bookmarkStart w:id="209" w:name="_GoBack"/>
      <w:bookmarkEnd w:id="209"/>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3D899B" w14:textId="77777777" w:rsidR="00D4436B" w:rsidRDefault="00D4436B" w:rsidP="00C72B17">
      <w:pPr>
        <w:spacing w:line="240" w:lineRule="auto"/>
      </w:pPr>
      <w:r>
        <w:separator/>
      </w:r>
    </w:p>
  </w:endnote>
  <w:endnote w:type="continuationSeparator" w:id="0">
    <w:p w14:paraId="7C14C115" w14:textId="77777777" w:rsidR="00D4436B" w:rsidRDefault="00D4436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AB0E0D" w:rsidRDefault="00AB0E0D"/>
  <w:p w14:paraId="1FC233E8" w14:textId="77777777" w:rsidR="00AB0E0D" w:rsidRDefault="00AB0E0D"/>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AB0E0D" w:rsidRPr="004A7C1C" w14:paraId="3C5A492F" w14:textId="77777777" w:rsidTr="00095A0D">
      <w:trPr>
        <w:trHeight w:val="629"/>
      </w:trPr>
      <w:tc>
        <w:tcPr>
          <w:tcW w:w="1559" w:type="dxa"/>
        </w:tcPr>
        <w:p w14:paraId="784DFED4" w14:textId="77777777" w:rsidR="00AB0E0D" w:rsidRPr="001304B6" w:rsidRDefault="00AB0E0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AB0E0D" w:rsidRPr="001304B6" w:rsidRDefault="00AB0E0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AB0E0D" w:rsidRPr="001304B6" w:rsidRDefault="00AB0E0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AB0E0D" w:rsidRPr="001304B6" w:rsidRDefault="00AB0E0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AB0E0D" w:rsidRPr="00D81E3D" w:rsidRDefault="00AB0E0D"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AB0E0D" w:rsidRPr="00D81E3D" w:rsidRDefault="00AB0E0D"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AB0E0D" w:rsidRPr="0091623E" w:rsidRDefault="00AB0E0D"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AB0E0D" w:rsidRPr="001304B6" w:rsidRDefault="00AB0E0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AB0E0D" w:rsidRPr="001304B6" w:rsidRDefault="00AB0E0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AB0E0D" w:rsidRPr="004A7C1C" w:rsidRDefault="00AB0E0D" w:rsidP="001304B6">
          <w:pPr>
            <w:pStyle w:val="Sidfot"/>
          </w:pPr>
        </w:p>
      </w:tc>
      <w:tc>
        <w:tcPr>
          <w:tcW w:w="709" w:type="dxa"/>
        </w:tcPr>
        <w:p w14:paraId="6E332D35" w14:textId="77777777" w:rsidR="00AB0E0D" w:rsidRPr="004A7C1C" w:rsidRDefault="00AB0E0D"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909D2">
            <w:rPr>
              <w:rStyle w:val="Sidnummer"/>
              <w:noProof/>
            </w:rPr>
            <w:t>35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909D2">
            <w:rPr>
              <w:rStyle w:val="Sidnummer"/>
              <w:noProof/>
            </w:rPr>
            <w:t>56</w:t>
          </w:r>
          <w:r w:rsidRPr="004A7C1C">
            <w:rPr>
              <w:rStyle w:val="Sidnummer"/>
            </w:rPr>
            <w:fldChar w:fldCharType="end"/>
          </w:r>
        </w:p>
      </w:tc>
    </w:tr>
  </w:tbl>
  <w:p w14:paraId="6EB65E86" w14:textId="77777777" w:rsidR="00AB0E0D" w:rsidRDefault="00AB0E0D"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AB0E0D" w:rsidRDefault="00AB0E0D">
    <w:pPr>
      <w:pStyle w:val="Sidfot"/>
    </w:pPr>
  </w:p>
  <w:p w14:paraId="36E0CB75" w14:textId="77777777" w:rsidR="00AB0E0D" w:rsidRDefault="00AB0E0D">
    <w:pPr>
      <w:pStyle w:val="Sidfot"/>
    </w:pPr>
  </w:p>
  <w:p w14:paraId="68EA24B6" w14:textId="77777777" w:rsidR="00AB0E0D" w:rsidRDefault="00AB0E0D">
    <w:pPr>
      <w:pStyle w:val="Sidfot"/>
    </w:pPr>
  </w:p>
  <w:p w14:paraId="798F58D1" w14:textId="77777777" w:rsidR="00AB0E0D" w:rsidRDefault="00AB0E0D">
    <w:pPr>
      <w:pStyle w:val="Sidfot"/>
    </w:pPr>
  </w:p>
  <w:p w14:paraId="0B4F500D" w14:textId="77777777" w:rsidR="00AB0E0D" w:rsidRDefault="00AB0E0D">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3E5873" w14:textId="77777777" w:rsidR="00D4436B" w:rsidRDefault="00D4436B" w:rsidP="00C72B17">
      <w:pPr>
        <w:spacing w:line="240" w:lineRule="auto"/>
      </w:pPr>
      <w:r>
        <w:separator/>
      </w:r>
    </w:p>
  </w:footnote>
  <w:footnote w:type="continuationSeparator" w:id="0">
    <w:p w14:paraId="0EC4FBF4" w14:textId="77777777" w:rsidR="00D4436B" w:rsidRDefault="00D4436B"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AB0E0D" w:rsidRDefault="00AB0E0D"/>
  <w:p w14:paraId="69BC34DE" w14:textId="77777777" w:rsidR="00AB0E0D" w:rsidRDefault="00AB0E0D"/>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AB0E0D" w:rsidRPr="00333716" w14:paraId="38E1EC6E" w14:textId="77777777" w:rsidTr="000A531A">
      <w:trPr>
        <w:trHeight w:hRule="exact" w:val="539"/>
      </w:trPr>
      <w:tc>
        <w:tcPr>
          <w:tcW w:w="3168" w:type="dxa"/>
          <w:tcBorders>
            <w:top w:val="nil"/>
            <w:bottom w:val="nil"/>
          </w:tcBorders>
        </w:tcPr>
        <w:p w14:paraId="74451D16" w14:textId="77777777" w:rsidR="00AB0E0D" w:rsidRPr="00095A0D" w:rsidRDefault="00AB0E0D" w:rsidP="00095A0D">
          <w:pPr>
            <w:pStyle w:val="Sidfot"/>
            <w:rPr>
              <w:rFonts w:ascii="Arial" w:eastAsia="Times New Roman" w:hAnsi="Arial"/>
              <w:color w:val="00A9A7"/>
              <w:sz w:val="14"/>
              <w:szCs w:val="24"/>
              <w:lang w:eastAsia="en-GB"/>
            </w:rPr>
          </w:pPr>
          <w:bookmarkStart w:id="236" w:name="LDnr1"/>
          <w:bookmarkEnd w:id="236"/>
        </w:p>
        <w:p w14:paraId="1A79B92D" w14:textId="77777777" w:rsidR="00AB0E0D" w:rsidRPr="00095A0D" w:rsidRDefault="00AB0E0D"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AB0E0D" w:rsidRDefault="00AB0E0D"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Hantera hälsorelaterade tillstånd, basuppgifter clinicalprocess:healthcond:basic</w: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AB0E0D" w:rsidRDefault="00AB0E0D"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AB0E0D" w:rsidRDefault="00AB0E0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AB0E0D" w:rsidRPr="00095A0D" w:rsidRDefault="00AB0E0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AB0E0D" w:rsidRDefault="00AB0E0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AB0E0D" w:rsidRPr="00095A0D" w:rsidRDefault="00AB0E0D"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AB0E0D" w:rsidRPr="00095A0D" w:rsidRDefault="00AB0E0D"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59239FB8" w:rsidR="00AB0E0D" w:rsidRPr="000A531A" w:rsidRDefault="00AB0E0D"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ins w:id="237" w:author="Torbjörn Dahlin" w:date="2015-03-10T13:07:00Z">
            <w:r>
              <w:rPr>
                <w:rFonts w:ascii="Arial" w:eastAsia="Times New Roman" w:hAnsi="Arial"/>
                <w:noProof/>
                <w:color w:val="00A9A7"/>
                <w:sz w:val="14"/>
                <w:szCs w:val="24"/>
                <w:lang w:eastAsia="en-GB"/>
              </w:rPr>
              <w:t>2015-03-09 08:02:00</w:t>
            </w:r>
          </w:ins>
          <w:del w:id="238" w:author="Torbjörn Dahlin" w:date="2015-03-09T07:43:00Z">
            <w:r w:rsidDel="0046271D">
              <w:rPr>
                <w:rFonts w:ascii="Arial" w:eastAsia="Times New Roman" w:hAnsi="Arial"/>
                <w:noProof/>
                <w:color w:val="00A9A7"/>
                <w:sz w:val="14"/>
                <w:szCs w:val="24"/>
                <w:lang w:eastAsia="en-GB"/>
              </w:rPr>
              <w:delText>2015-03-03 22:14:00</w:delText>
            </w:r>
          </w:del>
          <w:r>
            <w:rPr>
              <w:rFonts w:ascii="Arial" w:eastAsia="Times New Roman" w:hAnsi="Arial"/>
              <w:color w:val="00A9A7"/>
              <w:sz w:val="14"/>
              <w:szCs w:val="24"/>
              <w:lang w:eastAsia="en-GB"/>
            </w:rPr>
            <w:fldChar w:fldCharType="end"/>
          </w:r>
        </w:p>
      </w:tc>
    </w:tr>
    <w:tr w:rsidR="00AB0E0D"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AB0E0D" w:rsidRPr="00095A0D" w:rsidRDefault="00AB0E0D"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AB0E0D" w:rsidRPr="00095A0D" w:rsidRDefault="00AB0E0D" w:rsidP="00095A0D">
          <w:pPr>
            <w:pStyle w:val="Sidfot"/>
            <w:rPr>
              <w:rFonts w:ascii="Arial" w:eastAsia="Times New Roman" w:hAnsi="Arial"/>
              <w:color w:val="00A9A7"/>
              <w:sz w:val="14"/>
              <w:szCs w:val="24"/>
              <w:lang w:eastAsia="en-GB"/>
            </w:rPr>
          </w:pPr>
        </w:p>
      </w:tc>
    </w:tr>
  </w:tbl>
  <w:p w14:paraId="2AC110CF" w14:textId="77777777" w:rsidR="00AB0E0D" w:rsidRDefault="00AB0E0D" w:rsidP="008303EF">
    <w:pPr>
      <w:tabs>
        <w:tab w:val="left" w:pos="6237"/>
      </w:tabs>
    </w:pPr>
    <w:r>
      <w:t xml:space="preserve"> </w:t>
    </w:r>
    <w:bookmarkStart w:id="239" w:name="Dnr1"/>
    <w:bookmarkEnd w:id="23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AB0E0D" w:rsidRDefault="00AB0E0D" w:rsidP="00D774BC">
    <w:pPr>
      <w:tabs>
        <w:tab w:val="left" w:pos="6237"/>
      </w:tabs>
    </w:pPr>
  </w:p>
  <w:p w14:paraId="51103E17" w14:textId="77777777" w:rsidR="00AB0E0D" w:rsidRDefault="00AB0E0D" w:rsidP="00D774BC">
    <w:pPr>
      <w:tabs>
        <w:tab w:val="left" w:pos="6237"/>
      </w:tabs>
    </w:pPr>
  </w:p>
  <w:p w14:paraId="772AE06E" w14:textId="77777777" w:rsidR="00AB0E0D" w:rsidRDefault="00AB0E0D" w:rsidP="00D774BC">
    <w:pPr>
      <w:tabs>
        <w:tab w:val="left" w:pos="6237"/>
      </w:tabs>
    </w:pPr>
  </w:p>
  <w:p w14:paraId="42F0C144" w14:textId="77777777" w:rsidR="00AB0E0D" w:rsidRDefault="00AB0E0D"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40" w:name="LDnr"/>
    <w:bookmarkEnd w:id="240"/>
    <w:r>
      <w:t xml:space="preserve"> </w:t>
    </w:r>
    <w:bookmarkStart w:id="241" w:name="Dnr"/>
    <w:bookmarkEnd w:id="241"/>
  </w:p>
  <w:tbl>
    <w:tblPr>
      <w:tblW w:w="9180" w:type="dxa"/>
      <w:tblLayout w:type="fixed"/>
      <w:tblLook w:val="04A0" w:firstRow="1" w:lastRow="0" w:firstColumn="1" w:lastColumn="0" w:noHBand="0" w:noVBand="1"/>
    </w:tblPr>
    <w:tblGrid>
      <w:gridCol w:w="956"/>
      <w:gridCol w:w="1199"/>
      <w:gridCol w:w="4049"/>
      <w:gridCol w:w="2976"/>
    </w:tblGrid>
    <w:tr w:rsidR="00AB0E0D" w:rsidRPr="0024387D" w14:paraId="6E3EED84" w14:textId="77777777" w:rsidTr="00364AE6">
      <w:tc>
        <w:tcPr>
          <w:tcW w:w="2155" w:type="dxa"/>
          <w:gridSpan w:val="2"/>
        </w:tcPr>
        <w:p w14:paraId="2933175C" w14:textId="77777777" w:rsidR="00AB0E0D" w:rsidRPr="0024387D" w:rsidRDefault="00AB0E0D" w:rsidP="002A2120">
          <w:pPr>
            <w:pStyle w:val="Sidhuvud"/>
            <w:rPr>
              <w:rFonts w:cs="Georgia"/>
              <w:sz w:val="12"/>
              <w:szCs w:val="12"/>
            </w:rPr>
          </w:pPr>
        </w:p>
      </w:tc>
      <w:tc>
        <w:tcPr>
          <w:tcW w:w="4049" w:type="dxa"/>
        </w:tcPr>
        <w:p w14:paraId="2813ED1B" w14:textId="77777777" w:rsidR="00AB0E0D" w:rsidRPr="0024387D" w:rsidRDefault="00AB0E0D" w:rsidP="00DE4030">
          <w:pPr>
            <w:pStyle w:val="Sidhuvud"/>
            <w:rPr>
              <w:rFonts w:cs="Georgia"/>
              <w:sz w:val="14"/>
              <w:szCs w:val="14"/>
            </w:rPr>
          </w:pPr>
        </w:p>
      </w:tc>
      <w:tc>
        <w:tcPr>
          <w:tcW w:w="2976" w:type="dxa"/>
        </w:tcPr>
        <w:p w14:paraId="1F7BDFA1" w14:textId="77777777" w:rsidR="00AB0E0D" w:rsidRDefault="00AB0E0D" w:rsidP="00DE4030">
          <w:r>
            <w:t xml:space="preserve"> </w:t>
          </w:r>
          <w:bookmarkStart w:id="242" w:name="slask"/>
          <w:bookmarkStart w:id="243" w:name="Addressee"/>
          <w:bookmarkEnd w:id="242"/>
          <w:bookmarkEnd w:id="243"/>
        </w:p>
      </w:tc>
    </w:tr>
    <w:tr w:rsidR="00AB0E0D" w:rsidRPr="00F456CC" w14:paraId="7817C09A" w14:textId="77777777" w:rsidTr="00364AE6">
      <w:tc>
        <w:tcPr>
          <w:tcW w:w="956" w:type="dxa"/>
          <w:tcBorders>
            <w:right w:val="single" w:sz="4" w:space="0" w:color="auto"/>
          </w:tcBorders>
        </w:tcPr>
        <w:p w14:paraId="7F2ACC79" w14:textId="77777777" w:rsidR="00AB0E0D" w:rsidRPr="00F456CC" w:rsidRDefault="00AB0E0D" w:rsidP="00025527">
          <w:pPr>
            <w:pStyle w:val="Sidhuvud"/>
            <w:rPr>
              <w:rFonts w:cs="Georgia"/>
              <w:sz w:val="12"/>
              <w:szCs w:val="12"/>
            </w:rPr>
          </w:pPr>
        </w:p>
      </w:tc>
      <w:tc>
        <w:tcPr>
          <w:tcW w:w="1199" w:type="dxa"/>
          <w:tcBorders>
            <w:left w:val="single" w:sz="4" w:space="0" w:color="auto"/>
          </w:tcBorders>
        </w:tcPr>
        <w:p w14:paraId="27F330F9" w14:textId="77777777" w:rsidR="00AB0E0D" w:rsidRPr="00F456CC" w:rsidRDefault="00AB0E0D" w:rsidP="00DE4030">
          <w:pPr>
            <w:pStyle w:val="Sidhuvud"/>
            <w:rPr>
              <w:rFonts w:cs="Georgia"/>
              <w:sz w:val="12"/>
              <w:szCs w:val="12"/>
            </w:rPr>
          </w:pPr>
        </w:p>
      </w:tc>
      <w:tc>
        <w:tcPr>
          <w:tcW w:w="4049" w:type="dxa"/>
        </w:tcPr>
        <w:p w14:paraId="37AA9367" w14:textId="77777777" w:rsidR="00AB0E0D" w:rsidRPr="002C11AF" w:rsidRDefault="00AB0E0D" w:rsidP="00DE4030">
          <w:pPr>
            <w:pStyle w:val="Sidhuvud"/>
            <w:rPr>
              <w:rFonts w:cs="Georgia"/>
              <w:sz w:val="12"/>
              <w:szCs w:val="12"/>
            </w:rPr>
          </w:pPr>
        </w:p>
      </w:tc>
      <w:tc>
        <w:tcPr>
          <w:tcW w:w="2976" w:type="dxa"/>
        </w:tcPr>
        <w:p w14:paraId="25E5B32E" w14:textId="77777777" w:rsidR="00AB0E0D" w:rsidRPr="002C11AF" w:rsidRDefault="00AB0E0D" w:rsidP="00DE4030">
          <w:pPr>
            <w:pStyle w:val="Sidhuvud"/>
            <w:rPr>
              <w:rFonts w:cs="Georgia"/>
              <w:sz w:val="12"/>
              <w:szCs w:val="12"/>
            </w:rPr>
          </w:pPr>
        </w:p>
      </w:tc>
    </w:tr>
  </w:tbl>
  <w:p w14:paraId="4244CC6E" w14:textId="77777777" w:rsidR="00AB0E0D" w:rsidRPr="003755FD" w:rsidRDefault="00AB0E0D" w:rsidP="008866A6">
    <w:bookmarkStart w:id="244" w:name="Radera2"/>
    <w:bookmarkEnd w:id="24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53EA6"/>
    <w:rsid w:val="000548C1"/>
    <w:rsid w:val="00063BE3"/>
    <w:rsid w:val="00065220"/>
    <w:rsid w:val="000660E5"/>
    <w:rsid w:val="0006614B"/>
    <w:rsid w:val="00067E94"/>
    <w:rsid w:val="00070BCE"/>
    <w:rsid w:val="00071B56"/>
    <w:rsid w:val="0007407F"/>
    <w:rsid w:val="000750E2"/>
    <w:rsid w:val="0008100A"/>
    <w:rsid w:val="00083315"/>
    <w:rsid w:val="000844ED"/>
    <w:rsid w:val="00084BED"/>
    <w:rsid w:val="000931CB"/>
    <w:rsid w:val="000954B2"/>
    <w:rsid w:val="00095A0D"/>
    <w:rsid w:val="00097E6F"/>
    <w:rsid w:val="000A2867"/>
    <w:rsid w:val="000A531A"/>
    <w:rsid w:val="000A69BD"/>
    <w:rsid w:val="000B17A3"/>
    <w:rsid w:val="000B24C9"/>
    <w:rsid w:val="000B4961"/>
    <w:rsid w:val="000C1523"/>
    <w:rsid w:val="000C1ACF"/>
    <w:rsid w:val="000C2908"/>
    <w:rsid w:val="000C6E8D"/>
    <w:rsid w:val="000C776C"/>
    <w:rsid w:val="000C7CD0"/>
    <w:rsid w:val="000D3E6C"/>
    <w:rsid w:val="000D4323"/>
    <w:rsid w:val="000D4E05"/>
    <w:rsid w:val="000D685C"/>
    <w:rsid w:val="000D7781"/>
    <w:rsid w:val="000E020A"/>
    <w:rsid w:val="000E190F"/>
    <w:rsid w:val="000E2F88"/>
    <w:rsid w:val="000E6741"/>
    <w:rsid w:val="000F1E96"/>
    <w:rsid w:val="000F42A0"/>
    <w:rsid w:val="000F5C05"/>
    <w:rsid w:val="000F5D4F"/>
    <w:rsid w:val="000F72A4"/>
    <w:rsid w:val="000F7C5D"/>
    <w:rsid w:val="00100B52"/>
    <w:rsid w:val="00103A18"/>
    <w:rsid w:val="0010402F"/>
    <w:rsid w:val="00111851"/>
    <w:rsid w:val="00113737"/>
    <w:rsid w:val="00114699"/>
    <w:rsid w:val="00116504"/>
    <w:rsid w:val="001233FB"/>
    <w:rsid w:val="00123B33"/>
    <w:rsid w:val="0012508A"/>
    <w:rsid w:val="00127118"/>
    <w:rsid w:val="001304B6"/>
    <w:rsid w:val="00131202"/>
    <w:rsid w:val="001331BB"/>
    <w:rsid w:val="00136D40"/>
    <w:rsid w:val="0014034E"/>
    <w:rsid w:val="00140E3C"/>
    <w:rsid w:val="001411E0"/>
    <w:rsid w:val="0014679C"/>
    <w:rsid w:val="00147133"/>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6183"/>
    <w:rsid w:val="001E7DF8"/>
    <w:rsid w:val="001F1D31"/>
    <w:rsid w:val="001F3085"/>
    <w:rsid w:val="001F3C93"/>
    <w:rsid w:val="001F5FBB"/>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678D0"/>
    <w:rsid w:val="002718E2"/>
    <w:rsid w:val="002722FE"/>
    <w:rsid w:val="00277ADB"/>
    <w:rsid w:val="00280C34"/>
    <w:rsid w:val="00282DC2"/>
    <w:rsid w:val="0028759B"/>
    <w:rsid w:val="0029087A"/>
    <w:rsid w:val="002908B3"/>
    <w:rsid w:val="00290974"/>
    <w:rsid w:val="00292C2E"/>
    <w:rsid w:val="002939CB"/>
    <w:rsid w:val="002A0B8F"/>
    <w:rsid w:val="002A2120"/>
    <w:rsid w:val="002A2F59"/>
    <w:rsid w:val="002A3096"/>
    <w:rsid w:val="002A59E4"/>
    <w:rsid w:val="002A5C74"/>
    <w:rsid w:val="002A63EF"/>
    <w:rsid w:val="002A77D2"/>
    <w:rsid w:val="002B5FD4"/>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6348"/>
    <w:rsid w:val="002E6E06"/>
    <w:rsid w:val="002E746F"/>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7086"/>
    <w:rsid w:val="003472E9"/>
    <w:rsid w:val="003503A0"/>
    <w:rsid w:val="00351657"/>
    <w:rsid w:val="0035328C"/>
    <w:rsid w:val="00353FFE"/>
    <w:rsid w:val="00361574"/>
    <w:rsid w:val="00362731"/>
    <w:rsid w:val="00364AE6"/>
    <w:rsid w:val="00364D31"/>
    <w:rsid w:val="003653D9"/>
    <w:rsid w:val="00366650"/>
    <w:rsid w:val="003755FD"/>
    <w:rsid w:val="00376C12"/>
    <w:rsid w:val="00382733"/>
    <w:rsid w:val="003853EB"/>
    <w:rsid w:val="003858B4"/>
    <w:rsid w:val="003859D9"/>
    <w:rsid w:val="00387EAD"/>
    <w:rsid w:val="00390030"/>
    <w:rsid w:val="00391077"/>
    <w:rsid w:val="003910DE"/>
    <w:rsid w:val="00391D59"/>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0D01"/>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321D4"/>
    <w:rsid w:val="00432C82"/>
    <w:rsid w:val="00432FD3"/>
    <w:rsid w:val="0043325E"/>
    <w:rsid w:val="004375C9"/>
    <w:rsid w:val="004433BE"/>
    <w:rsid w:val="00444C74"/>
    <w:rsid w:val="00456F94"/>
    <w:rsid w:val="00457E88"/>
    <w:rsid w:val="004604C8"/>
    <w:rsid w:val="00460BEE"/>
    <w:rsid w:val="00461B68"/>
    <w:rsid w:val="00461D60"/>
    <w:rsid w:val="0046271D"/>
    <w:rsid w:val="004638CE"/>
    <w:rsid w:val="00464E06"/>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1B1"/>
    <w:rsid w:val="00533BE0"/>
    <w:rsid w:val="00534FBE"/>
    <w:rsid w:val="00536F90"/>
    <w:rsid w:val="005408F3"/>
    <w:rsid w:val="005464FE"/>
    <w:rsid w:val="005477ED"/>
    <w:rsid w:val="00551625"/>
    <w:rsid w:val="005521B0"/>
    <w:rsid w:val="0055318A"/>
    <w:rsid w:val="00553AB2"/>
    <w:rsid w:val="00553ECE"/>
    <w:rsid w:val="00556286"/>
    <w:rsid w:val="00556BBC"/>
    <w:rsid w:val="0056030E"/>
    <w:rsid w:val="005613E7"/>
    <w:rsid w:val="0056497A"/>
    <w:rsid w:val="00566ACF"/>
    <w:rsid w:val="00567E51"/>
    <w:rsid w:val="0057032F"/>
    <w:rsid w:val="0057157F"/>
    <w:rsid w:val="005742AE"/>
    <w:rsid w:val="00574C90"/>
    <w:rsid w:val="0058284E"/>
    <w:rsid w:val="00584C02"/>
    <w:rsid w:val="00585204"/>
    <w:rsid w:val="005879FE"/>
    <w:rsid w:val="0059433C"/>
    <w:rsid w:val="005947C8"/>
    <w:rsid w:val="0059544B"/>
    <w:rsid w:val="005957FC"/>
    <w:rsid w:val="00596574"/>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27C25"/>
    <w:rsid w:val="006325E5"/>
    <w:rsid w:val="00633EAD"/>
    <w:rsid w:val="00635B8E"/>
    <w:rsid w:val="00641A3D"/>
    <w:rsid w:val="00644758"/>
    <w:rsid w:val="00650709"/>
    <w:rsid w:val="00653081"/>
    <w:rsid w:val="00660228"/>
    <w:rsid w:val="00661F2C"/>
    <w:rsid w:val="006648CB"/>
    <w:rsid w:val="00665889"/>
    <w:rsid w:val="006662B3"/>
    <w:rsid w:val="006708D6"/>
    <w:rsid w:val="00673ACF"/>
    <w:rsid w:val="00676188"/>
    <w:rsid w:val="00680827"/>
    <w:rsid w:val="006814AB"/>
    <w:rsid w:val="00683B99"/>
    <w:rsid w:val="00686189"/>
    <w:rsid w:val="0069307C"/>
    <w:rsid w:val="0069359C"/>
    <w:rsid w:val="00695631"/>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166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7F6550"/>
    <w:rsid w:val="008028A4"/>
    <w:rsid w:val="00805333"/>
    <w:rsid w:val="008055D7"/>
    <w:rsid w:val="008063CC"/>
    <w:rsid w:val="0080653A"/>
    <w:rsid w:val="00816036"/>
    <w:rsid w:val="00817886"/>
    <w:rsid w:val="00823084"/>
    <w:rsid w:val="008234B1"/>
    <w:rsid w:val="00824BCA"/>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64E49"/>
    <w:rsid w:val="00871BE7"/>
    <w:rsid w:val="008736F4"/>
    <w:rsid w:val="008756E1"/>
    <w:rsid w:val="008866A6"/>
    <w:rsid w:val="0088699A"/>
    <w:rsid w:val="00891188"/>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5350"/>
    <w:rsid w:val="008C7C3E"/>
    <w:rsid w:val="008D0B1F"/>
    <w:rsid w:val="008D7540"/>
    <w:rsid w:val="008D797D"/>
    <w:rsid w:val="008E537E"/>
    <w:rsid w:val="008E6E01"/>
    <w:rsid w:val="008E73EF"/>
    <w:rsid w:val="008E75D2"/>
    <w:rsid w:val="008F38AA"/>
    <w:rsid w:val="008F3B61"/>
    <w:rsid w:val="008F3BBF"/>
    <w:rsid w:val="008F5D8E"/>
    <w:rsid w:val="008F6ADA"/>
    <w:rsid w:val="009036DE"/>
    <w:rsid w:val="00904AC3"/>
    <w:rsid w:val="00912B0F"/>
    <w:rsid w:val="00917AF8"/>
    <w:rsid w:val="00920A41"/>
    <w:rsid w:val="0092115A"/>
    <w:rsid w:val="009239D4"/>
    <w:rsid w:val="00923D43"/>
    <w:rsid w:val="0093164E"/>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87A39"/>
    <w:rsid w:val="009909D2"/>
    <w:rsid w:val="00992906"/>
    <w:rsid w:val="0099405B"/>
    <w:rsid w:val="00995C76"/>
    <w:rsid w:val="00996B82"/>
    <w:rsid w:val="00997547"/>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22A4C"/>
    <w:rsid w:val="00A25E93"/>
    <w:rsid w:val="00A27CC2"/>
    <w:rsid w:val="00A302CF"/>
    <w:rsid w:val="00A32A4A"/>
    <w:rsid w:val="00A35D2A"/>
    <w:rsid w:val="00A462B3"/>
    <w:rsid w:val="00A50E40"/>
    <w:rsid w:val="00A6442A"/>
    <w:rsid w:val="00A64464"/>
    <w:rsid w:val="00A67597"/>
    <w:rsid w:val="00A711EC"/>
    <w:rsid w:val="00A7347F"/>
    <w:rsid w:val="00A734DD"/>
    <w:rsid w:val="00A77623"/>
    <w:rsid w:val="00A80CEF"/>
    <w:rsid w:val="00A80E12"/>
    <w:rsid w:val="00A81BE1"/>
    <w:rsid w:val="00A8749F"/>
    <w:rsid w:val="00A94810"/>
    <w:rsid w:val="00AA37A5"/>
    <w:rsid w:val="00AA3E23"/>
    <w:rsid w:val="00AA6C0D"/>
    <w:rsid w:val="00AB05E9"/>
    <w:rsid w:val="00AB0E0D"/>
    <w:rsid w:val="00AB63BF"/>
    <w:rsid w:val="00AC3B81"/>
    <w:rsid w:val="00AD0D75"/>
    <w:rsid w:val="00AD1BC9"/>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16C0E"/>
    <w:rsid w:val="00B212A3"/>
    <w:rsid w:val="00B22BE1"/>
    <w:rsid w:val="00B317E6"/>
    <w:rsid w:val="00B368CE"/>
    <w:rsid w:val="00B4639C"/>
    <w:rsid w:val="00B51795"/>
    <w:rsid w:val="00B52AFC"/>
    <w:rsid w:val="00B52D30"/>
    <w:rsid w:val="00B54194"/>
    <w:rsid w:val="00B606F2"/>
    <w:rsid w:val="00B6227B"/>
    <w:rsid w:val="00B652E3"/>
    <w:rsid w:val="00B677FA"/>
    <w:rsid w:val="00B70FEF"/>
    <w:rsid w:val="00B71BA3"/>
    <w:rsid w:val="00B72189"/>
    <w:rsid w:val="00B74128"/>
    <w:rsid w:val="00B76CDE"/>
    <w:rsid w:val="00B77D5E"/>
    <w:rsid w:val="00B807DB"/>
    <w:rsid w:val="00B81E26"/>
    <w:rsid w:val="00B82B0B"/>
    <w:rsid w:val="00B84B8B"/>
    <w:rsid w:val="00B86215"/>
    <w:rsid w:val="00B86C83"/>
    <w:rsid w:val="00B90A42"/>
    <w:rsid w:val="00B91EA2"/>
    <w:rsid w:val="00B9288E"/>
    <w:rsid w:val="00B97FE7"/>
    <w:rsid w:val="00BB0169"/>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75AB"/>
    <w:rsid w:val="00C41073"/>
    <w:rsid w:val="00C427B8"/>
    <w:rsid w:val="00C5035C"/>
    <w:rsid w:val="00C50BF7"/>
    <w:rsid w:val="00C52D77"/>
    <w:rsid w:val="00C5331E"/>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37DF"/>
    <w:rsid w:val="00D058B9"/>
    <w:rsid w:val="00D07E6E"/>
    <w:rsid w:val="00D15BE3"/>
    <w:rsid w:val="00D21C11"/>
    <w:rsid w:val="00D22DD0"/>
    <w:rsid w:val="00D33A0B"/>
    <w:rsid w:val="00D428E4"/>
    <w:rsid w:val="00D432E4"/>
    <w:rsid w:val="00D4436B"/>
    <w:rsid w:val="00D44F90"/>
    <w:rsid w:val="00D5339F"/>
    <w:rsid w:val="00D53A9A"/>
    <w:rsid w:val="00D54471"/>
    <w:rsid w:val="00D60060"/>
    <w:rsid w:val="00D616FA"/>
    <w:rsid w:val="00D720D4"/>
    <w:rsid w:val="00D72C00"/>
    <w:rsid w:val="00D747A8"/>
    <w:rsid w:val="00D774BC"/>
    <w:rsid w:val="00D81E3D"/>
    <w:rsid w:val="00D86810"/>
    <w:rsid w:val="00D91240"/>
    <w:rsid w:val="00D93512"/>
    <w:rsid w:val="00D97AA9"/>
    <w:rsid w:val="00DA1759"/>
    <w:rsid w:val="00DA30C4"/>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E53E4"/>
    <w:rsid w:val="00DF0B8A"/>
    <w:rsid w:val="00DF42AC"/>
    <w:rsid w:val="00DF5FE6"/>
    <w:rsid w:val="00DF7E6D"/>
    <w:rsid w:val="00E066B1"/>
    <w:rsid w:val="00E1012B"/>
    <w:rsid w:val="00E127E3"/>
    <w:rsid w:val="00E12C4A"/>
    <w:rsid w:val="00E1501B"/>
    <w:rsid w:val="00E20E79"/>
    <w:rsid w:val="00E2294E"/>
    <w:rsid w:val="00E24E60"/>
    <w:rsid w:val="00E2754E"/>
    <w:rsid w:val="00E3299F"/>
    <w:rsid w:val="00E3381F"/>
    <w:rsid w:val="00E356CD"/>
    <w:rsid w:val="00E4566F"/>
    <w:rsid w:val="00E46C51"/>
    <w:rsid w:val="00E47F2D"/>
    <w:rsid w:val="00E541B2"/>
    <w:rsid w:val="00E57C71"/>
    <w:rsid w:val="00E604A8"/>
    <w:rsid w:val="00E628F9"/>
    <w:rsid w:val="00E64282"/>
    <w:rsid w:val="00E668F2"/>
    <w:rsid w:val="00E669B8"/>
    <w:rsid w:val="00E72F5D"/>
    <w:rsid w:val="00E738E4"/>
    <w:rsid w:val="00E809F3"/>
    <w:rsid w:val="00E964C4"/>
    <w:rsid w:val="00E96B9F"/>
    <w:rsid w:val="00E9789B"/>
    <w:rsid w:val="00EA09E4"/>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042B"/>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3569"/>
    <w:rsid w:val="00FC55B5"/>
    <w:rsid w:val="00FC5FCD"/>
    <w:rsid w:val="00FC7B6E"/>
    <w:rsid w:val="00FD12DC"/>
    <w:rsid w:val="00FD2055"/>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50253102">
      <w:bodyDiv w:val="1"/>
      <w:marLeft w:val="0"/>
      <w:marRight w:val="0"/>
      <w:marTop w:val="0"/>
      <w:marBottom w:val="0"/>
      <w:divBdr>
        <w:top w:val="none" w:sz="0" w:space="0" w:color="auto"/>
        <w:left w:val="none" w:sz="0" w:space="0" w:color="auto"/>
        <w:bottom w:val="none" w:sz="0" w:space="0" w:color="auto"/>
        <w:right w:val="none" w:sz="0" w:space="0" w:color="auto"/>
      </w:divBdr>
      <w:divsChild>
        <w:div w:id="11786650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26878">
              <w:marLeft w:val="0"/>
              <w:marRight w:val="0"/>
              <w:marTop w:val="0"/>
              <w:marBottom w:val="0"/>
              <w:divBdr>
                <w:top w:val="none" w:sz="0" w:space="0" w:color="auto"/>
                <w:left w:val="none" w:sz="0" w:space="0" w:color="auto"/>
                <w:bottom w:val="none" w:sz="0" w:space="0" w:color="auto"/>
                <w:right w:val="none" w:sz="0" w:space="0" w:color="auto"/>
              </w:divBdr>
              <w:divsChild>
                <w:div w:id="377706580">
                  <w:marLeft w:val="0"/>
                  <w:marRight w:val="0"/>
                  <w:marTop w:val="0"/>
                  <w:marBottom w:val="0"/>
                  <w:divBdr>
                    <w:top w:val="none" w:sz="0" w:space="0" w:color="auto"/>
                    <w:left w:val="none" w:sz="0" w:space="0" w:color="auto"/>
                    <w:bottom w:val="none" w:sz="0" w:space="0" w:color="auto"/>
                    <w:right w:val="none" w:sz="0" w:space="0" w:color="auto"/>
                  </w:divBdr>
                  <w:divsChild>
                    <w:div w:id="2086799631">
                      <w:marLeft w:val="0"/>
                      <w:marRight w:val="0"/>
                      <w:marTop w:val="0"/>
                      <w:marBottom w:val="0"/>
                      <w:divBdr>
                        <w:top w:val="none" w:sz="0" w:space="0" w:color="auto"/>
                        <w:left w:val="none" w:sz="0" w:space="0" w:color="auto"/>
                        <w:bottom w:val="none" w:sz="0" w:space="0" w:color="auto"/>
                        <w:right w:val="none" w:sz="0" w:space="0" w:color="auto"/>
                      </w:divBdr>
                      <w:divsChild>
                        <w:div w:id="799691651">
                          <w:marLeft w:val="0"/>
                          <w:marRight w:val="0"/>
                          <w:marTop w:val="0"/>
                          <w:marBottom w:val="0"/>
                          <w:divBdr>
                            <w:top w:val="none" w:sz="0" w:space="0" w:color="auto"/>
                            <w:left w:val="none" w:sz="0" w:space="0" w:color="auto"/>
                            <w:bottom w:val="none" w:sz="0" w:space="0" w:color="auto"/>
                            <w:right w:val="none" w:sz="0" w:space="0" w:color="auto"/>
                          </w:divBdr>
                          <w:divsChild>
                            <w:div w:id="1705978290">
                              <w:marLeft w:val="0"/>
                              <w:marRight w:val="0"/>
                              <w:marTop w:val="0"/>
                              <w:marBottom w:val="0"/>
                              <w:divBdr>
                                <w:top w:val="none" w:sz="0" w:space="0" w:color="auto"/>
                                <w:left w:val="none" w:sz="0" w:space="0" w:color="auto"/>
                                <w:bottom w:val="none" w:sz="0" w:space="0" w:color="auto"/>
                                <w:right w:val="none" w:sz="0" w:space="0" w:color="auto"/>
                              </w:divBdr>
                              <w:divsChild>
                                <w:div w:id="1746217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4279794">
                                      <w:marLeft w:val="0"/>
                                      <w:marRight w:val="0"/>
                                      <w:marTop w:val="0"/>
                                      <w:marBottom w:val="0"/>
                                      <w:divBdr>
                                        <w:top w:val="none" w:sz="0" w:space="0" w:color="auto"/>
                                        <w:left w:val="none" w:sz="0" w:space="0" w:color="auto"/>
                                        <w:bottom w:val="none" w:sz="0" w:space="0" w:color="auto"/>
                                        <w:right w:val="none" w:sz="0" w:space="0" w:color="auto"/>
                                      </w:divBdr>
                                      <w:divsChild>
                                        <w:div w:id="1948152422">
                                          <w:marLeft w:val="0"/>
                                          <w:marRight w:val="0"/>
                                          <w:marTop w:val="0"/>
                                          <w:marBottom w:val="0"/>
                                          <w:divBdr>
                                            <w:top w:val="none" w:sz="0" w:space="0" w:color="auto"/>
                                            <w:left w:val="none" w:sz="0" w:space="0" w:color="auto"/>
                                            <w:bottom w:val="none" w:sz="0" w:space="0" w:color="auto"/>
                                            <w:right w:val="none" w:sz="0" w:space="0" w:color="auto"/>
                                          </w:divBdr>
                                          <w:divsChild>
                                            <w:div w:id="1508061210">
                                              <w:marLeft w:val="0"/>
                                              <w:marRight w:val="0"/>
                                              <w:marTop w:val="0"/>
                                              <w:marBottom w:val="0"/>
                                              <w:divBdr>
                                                <w:top w:val="none" w:sz="0" w:space="0" w:color="auto"/>
                                                <w:left w:val="none" w:sz="0" w:space="0" w:color="auto"/>
                                                <w:bottom w:val="none" w:sz="0" w:space="0" w:color="auto"/>
                                                <w:right w:val="none" w:sz="0" w:space="0" w:color="auto"/>
                                              </w:divBdr>
                                              <w:divsChild>
                                                <w:div w:id="2409176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16295815">
                                                      <w:marLeft w:val="0"/>
                                                      <w:marRight w:val="0"/>
                                                      <w:marTop w:val="0"/>
                                                      <w:marBottom w:val="0"/>
                                                      <w:divBdr>
                                                        <w:top w:val="none" w:sz="0" w:space="0" w:color="auto"/>
                                                        <w:left w:val="none" w:sz="0" w:space="0" w:color="auto"/>
                                                        <w:bottom w:val="none" w:sz="0" w:space="0" w:color="auto"/>
                                                        <w:right w:val="none" w:sz="0" w:space="0" w:color="auto"/>
                                                      </w:divBdr>
                                                      <w:divsChild>
                                                        <w:div w:id="177233205">
                                                          <w:marLeft w:val="0"/>
                                                          <w:marRight w:val="0"/>
                                                          <w:marTop w:val="0"/>
                                                          <w:marBottom w:val="0"/>
                                                          <w:divBdr>
                                                            <w:top w:val="none" w:sz="0" w:space="0" w:color="auto"/>
                                                            <w:left w:val="none" w:sz="0" w:space="0" w:color="auto"/>
                                                            <w:bottom w:val="none" w:sz="0" w:space="0" w:color="auto"/>
                                                            <w:right w:val="none" w:sz="0" w:space="0" w:color="auto"/>
                                                          </w:divBdr>
                                                          <w:divsChild>
                                                            <w:div w:id="2096397918">
                                                              <w:marLeft w:val="0"/>
                                                              <w:marRight w:val="0"/>
                                                              <w:marTop w:val="0"/>
                                                              <w:marBottom w:val="0"/>
                                                              <w:divBdr>
                                                                <w:top w:val="none" w:sz="0" w:space="0" w:color="auto"/>
                                                                <w:left w:val="none" w:sz="0" w:space="0" w:color="auto"/>
                                                                <w:bottom w:val="none" w:sz="0" w:space="0" w:color="auto"/>
                                                                <w:right w:val="none" w:sz="0" w:space="0" w:color="auto"/>
                                                              </w:divBdr>
                                                              <w:divsChild>
                                                                <w:div w:id="1115826275">
                                                                  <w:marLeft w:val="0"/>
                                                                  <w:marRight w:val="0"/>
                                                                  <w:marTop w:val="0"/>
                                                                  <w:marBottom w:val="0"/>
                                                                  <w:divBdr>
                                                                    <w:top w:val="none" w:sz="0" w:space="0" w:color="auto"/>
                                                                    <w:left w:val="none" w:sz="0" w:space="0" w:color="auto"/>
                                                                    <w:bottom w:val="none" w:sz="0" w:space="0" w:color="auto"/>
                                                                    <w:right w:val="none" w:sz="0" w:space="0" w:color="auto"/>
                                                                  </w:divBdr>
                                                                  <w:divsChild>
                                                                    <w:div w:id="465509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4997564">
                                                                          <w:marLeft w:val="0"/>
                                                                          <w:marRight w:val="0"/>
                                                                          <w:marTop w:val="0"/>
                                                                          <w:marBottom w:val="0"/>
                                                                          <w:divBdr>
                                                                            <w:top w:val="none" w:sz="0" w:space="0" w:color="auto"/>
                                                                            <w:left w:val="none" w:sz="0" w:space="0" w:color="auto"/>
                                                                            <w:bottom w:val="none" w:sz="0" w:space="0" w:color="auto"/>
                                                                            <w:right w:val="none" w:sz="0" w:space="0" w:color="auto"/>
                                                                          </w:divBdr>
                                                                          <w:divsChild>
                                                                            <w:div w:id="13978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rivta.se/documents/ARK_0015/"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4A9922-06E6-442A-A633-F43C30919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716</TotalTime>
  <Pages>56</Pages>
  <Words>10152</Words>
  <Characters>53811</Characters>
  <Application>Microsoft Office Word</Application>
  <DocSecurity>0</DocSecurity>
  <Lines>448</Lines>
  <Paragraphs>127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63836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AR;Torbjörn Dahlin</dc:creator>
  <cp:keywords>TKB,Arkitektur, Krav</cp:keywords>
  <cp:lastModifiedBy>Torbjörn Dahlin</cp:lastModifiedBy>
  <cp:revision>6</cp:revision>
  <dcterms:created xsi:type="dcterms:W3CDTF">2015-03-09T07:02:00Z</dcterms:created>
  <dcterms:modified xsi:type="dcterms:W3CDTF">2015-03-11T00:23:00Z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2015-02-25</vt:lpwstr>
  </property>
  <property fmtid="{D5CDD505-2E9C-101B-9397-08002B2CF9AE}" pid="8" name="domain_3">
    <vt:lpwstr>basic</vt:lpwstr>
  </property>
  <property fmtid="{D5CDD505-2E9C-101B-9397-08002B2CF9AE}" pid="9" name="version">
    <vt:lpwstr>1.0</vt:lpwstr>
  </property>
</Properties>
</file>