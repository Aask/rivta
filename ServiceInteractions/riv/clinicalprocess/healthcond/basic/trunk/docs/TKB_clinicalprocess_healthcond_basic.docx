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B17A3">
              <w:rPr>
                <w:color w:val="008000"/>
              </w:rPr>
              <w:t xml:space="preserve">Hantera hälsorelaterade tillstånd, basuppgifter </w:t>
            </w:r>
            <w:proofErr w:type="spellStart"/>
            <w:proofErr w:type="gramStart"/>
            <w:r w:rsidR="000B17A3">
              <w:rPr>
                <w:color w:val="008000"/>
              </w:rPr>
              <w:t>clinicalprocess:healthcond</w:t>
            </w:r>
            <w:proofErr w:type="gramEnd"/>
            <w:r w:rsidR="000B17A3">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B17A3">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B17A3">
              <w:rPr>
                <w:color w:val="008000"/>
                <w:sz w:val="32"/>
              </w:rPr>
              <w:t>ARK_0015</w:t>
            </w:r>
            <w:r w:rsidRPr="000D4E05">
              <w:rPr>
                <w:color w:val="008000"/>
                <w:sz w:val="32"/>
              </w:rPr>
              <w:fldChar w:fldCharType="end"/>
            </w:r>
          </w:p>
          <w:p w14:paraId="789A2323" w14:textId="4A4DA5AA"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B17A3">
              <w:rPr>
                <w:color w:val="008000"/>
                <w:sz w:val="32"/>
              </w:rPr>
              <w:t>2014-12-17</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7C71648B" w14:textId="77777777" w:rsidR="000B17A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1633220" w:history="1">
            <w:r w:rsidR="000B17A3" w:rsidRPr="00DF7624">
              <w:rPr>
                <w:rStyle w:val="Hyperlnk"/>
                <w:noProof/>
              </w:rPr>
              <w:t>1</w:t>
            </w:r>
            <w:r w:rsidR="000B17A3">
              <w:rPr>
                <w:rFonts w:asciiTheme="minorHAnsi" w:eastAsiaTheme="minorEastAsia" w:hAnsiTheme="minorHAnsi" w:cstheme="minorBidi"/>
                <w:noProof/>
                <w:sz w:val="22"/>
                <w:lang w:eastAsia="sv-SE"/>
              </w:rPr>
              <w:tab/>
            </w:r>
            <w:r w:rsidR="000B17A3" w:rsidRPr="00DF7624">
              <w:rPr>
                <w:rStyle w:val="Hyperlnk"/>
                <w:noProof/>
              </w:rPr>
              <w:t>Inledning</w:t>
            </w:r>
            <w:r w:rsidR="000B17A3">
              <w:rPr>
                <w:noProof/>
                <w:webHidden/>
              </w:rPr>
              <w:tab/>
            </w:r>
            <w:r w:rsidR="000B17A3">
              <w:rPr>
                <w:noProof/>
                <w:webHidden/>
              </w:rPr>
              <w:fldChar w:fldCharType="begin"/>
            </w:r>
            <w:r w:rsidR="000B17A3">
              <w:rPr>
                <w:noProof/>
                <w:webHidden/>
              </w:rPr>
              <w:instrText xml:space="preserve"> PAGEREF _Toc411633220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252B119F" w14:textId="77777777" w:rsidR="000B17A3" w:rsidRDefault="00EB26FE">
          <w:pPr>
            <w:pStyle w:val="Innehll2"/>
            <w:tabs>
              <w:tab w:val="left" w:pos="660"/>
              <w:tab w:val="right" w:leader="dot" w:pos="10456"/>
            </w:tabs>
            <w:rPr>
              <w:rFonts w:asciiTheme="minorHAnsi" w:eastAsiaTheme="minorEastAsia" w:hAnsiTheme="minorHAnsi" w:cstheme="minorBidi"/>
              <w:noProof/>
              <w:sz w:val="22"/>
              <w:lang w:eastAsia="sv-SE"/>
            </w:rPr>
          </w:pPr>
          <w:hyperlink w:anchor="_Toc411633221" w:history="1">
            <w:r w:rsidR="000B17A3" w:rsidRPr="00DF7624">
              <w:rPr>
                <w:rStyle w:val="Hyperlnk"/>
                <w:noProof/>
              </w:rPr>
              <w:t>1.1</w:t>
            </w:r>
            <w:r w:rsidR="000B17A3">
              <w:rPr>
                <w:rFonts w:asciiTheme="minorHAnsi" w:eastAsiaTheme="minorEastAsia" w:hAnsiTheme="minorHAnsi" w:cstheme="minorBidi"/>
                <w:noProof/>
                <w:sz w:val="22"/>
                <w:lang w:eastAsia="sv-SE"/>
              </w:rPr>
              <w:tab/>
            </w:r>
            <w:r w:rsidR="000B17A3" w:rsidRPr="00DF7624">
              <w:rPr>
                <w:rStyle w:val="Hyperlnk"/>
                <w:noProof/>
              </w:rPr>
              <w:t>Svenskt namn</w:t>
            </w:r>
            <w:r w:rsidR="000B17A3">
              <w:rPr>
                <w:noProof/>
                <w:webHidden/>
              </w:rPr>
              <w:tab/>
            </w:r>
            <w:r w:rsidR="000B17A3">
              <w:rPr>
                <w:noProof/>
                <w:webHidden/>
              </w:rPr>
              <w:fldChar w:fldCharType="begin"/>
            </w:r>
            <w:r w:rsidR="000B17A3">
              <w:rPr>
                <w:noProof/>
                <w:webHidden/>
              </w:rPr>
              <w:instrText xml:space="preserve"> PAGEREF _Toc411633221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004FD49C"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2" w:history="1">
            <w:r w:rsidR="000B17A3" w:rsidRPr="00DF7624">
              <w:rPr>
                <w:rStyle w:val="Hyperlnk"/>
                <w:noProof/>
              </w:rPr>
              <w:t>1.2</w:t>
            </w:r>
            <w:r w:rsidR="000B17A3">
              <w:rPr>
                <w:rFonts w:asciiTheme="minorHAnsi" w:eastAsiaTheme="minorEastAsia" w:hAnsiTheme="minorHAnsi" w:cstheme="minorBidi"/>
                <w:noProof/>
                <w:sz w:val="22"/>
                <w:lang w:eastAsia="sv-SE"/>
              </w:rPr>
              <w:tab/>
            </w:r>
            <w:r w:rsidR="000B17A3" w:rsidRPr="00DF7624">
              <w:rPr>
                <w:rStyle w:val="Hyperlnk"/>
                <w:noProof/>
              </w:rPr>
              <w:t>WEB beskrivning</w:t>
            </w:r>
            <w:r w:rsidR="000B17A3">
              <w:rPr>
                <w:noProof/>
                <w:webHidden/>
              </w:rPr>
              <w:tab/>
            </w:r>
            <w:r w:rsidR="000B17A3">
              <w:rPr>
                <w:noProof/>
                <w:webHidden/>
              </w:rPr>
              <w:fldChar w:fldCharType="begin"/>
            </w:r>
            <w:r w:rsidR="000B17A3">
              <w:rPr>
                <w:noProof/>
                <w:webHidden/>
              </w:rPr>
              <w:instrText xml:space="preserve"> PAGEREF _Toc411633222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119C21F7" w14:textId="77777777" w:rsidR="000B17A3" w:rsidRDefault="00EB26FE">
          <w:pPr>
            <w:pStyle w:val="Innehll1"/>
            <w:tabs>
              <w:tab w:val="left" w:pos="400"/>
              <w:tab w:val="right" w:leader="dot" w:pos="10456"/>
            </w:tabs>
            <w:rPr>
              <w:rFonts w:asciiTheme="minorHAnsi" w:eastAsiaTheme="minorEastAsia" w:hAnsiTheme="minorHAnsi" w:cstheme="minorBidi"/>
              <w:noProof/>
              <w:sz w:val="22"/>
              <w:lang w:eastAsia="sv-SE"/>
            </w:rPr>
          </w:pPr>
          <w:hyperlink w:anchor="_Toc411633223" w:history="1">
            <w:r w:rsidR="000B17A3" w:rsidRPr="00DF7624">
              <w:rPr>
                <w:rStyle w:val="Hyperlnk"/>
                <w:noProof/>
              </w:rPr>
              <w:t>2</w:t>
            </w:r>
            <w:r w:rsidR="000B17A3">
              <w:rPr>
                <w:rFonts w:asciiTheme="minorHAnsi" w:eastAsiaTheme="minorEastAsia" w:hAnsiTheme="minorHAnsi" w:cstheme="minorBidi"/>
                <w:noProof/>
                <w:sz w:val="22"/>
                <w:lang w:eastAsia="sv-SE"/>
              </w:rPr>
              <w:tab/>
            </w:r>
            <w:r w:rsidR="000B17A3" w:rsidRPr="00DF7624">
              <w:rPr>
                <w:rStyle w:val="Hyperlnk"/>
                <w:noProof/>
              </w:rPr>
              <w:t>Versionsinformation</w:t>
            </w:r>
            <w:r w:rsidR="000B17A3">
              <w:rPr>
                <w:noProof/>
                <w:webHidden/>
              </w:rPr>
              <w:tab/>
            </w:r>
            <w:r w:rsidR="000B17A3">
              <w:rPr>
                <w:noProof/>
                <w:webHidden/>
              </w:rPr>
              <w:fldChar w:fldCharType="begin"/>
            </w:r>
            <w:r w:rsidR="000B17A3">
              <w:rPr>
                <w:noProof/>
                <w:webHidden/>
              </w:rPr>
              <w:instrText xml:space="preserve"> PAGEREF _Toc411633223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2DCFCA8A"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4" w:history="1">
            <w:r w:rsidR="000B17A3" w:rsidRPr="00DF7624">
              <w:rPr>
                <w:rStyle w:val="Hyperlnk"/>
                <w:noProof/>
                <w:lang w:val="en-US"/>
              </w:rPr>
              <w:t>2.1</w:t>
            </w:r>
            <w:r w:rsidR="000B17A3">
              <w:rPr>
                <w:rFonts w:asciiTheme="minorHAnsi" w:eastAsiaTheme="minorEastAsia" w:hAnsiTheme="minorHAnsi" w:cstheme="minorBidi"/>
                <w:noProof/>
                <w:sz w:val="22"/>
                <w:lang w:eastAsia="sv-SE"/>
              </w:rPr>
              <w:tab/>
            </w:r>
            <w:r w:rsidR="000B17A3" w:rsidRPr="00DF7624">
              <w:rPr>
                <w:rStyle w:val="Hyperlnk"/>
                <w:noProof/>
                <w:lang w:val="en-US"/>
              </w:rPr>
              <w:t>Version 1.0</w:t>
            </w:r>
            <w:r w:rsidR="000B17A3">
              <w:rPr>
                <w:noProof/>
                <w:webHidden/>
              </w:rPr>
              <w:tab/>
            </w:r>
            <w:r w:rsidR="000B17A3">
              <w:rPr>
                <w:noProof/>
                <w:webHidden/>
              </w:rPr>
              <w:fldChar w:fldCharType="begin"/>
            </w:r>
            <w:r w:rsidR="000B17A3">
              <w:rPr>
                <w:noProof/>
                <w:webHidden/>
              </w:rPr>
              <w:instrText xml:space="preserve"> PAGEREF _Toc411633224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1799CEC2"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5" w:history="1">
            <w:r w:rsidR="000B17A3" w:rsidRPr="00DF7624">
              <w:rPr>
                <w:rStyle w:val="Hyperlnk"/>
                <w:noProof/>
              </w:rPr>
              <w:t>2.1.1</w:t>
            </w:r>
            <w:r w:rsidR="000B17A3">
              <w:rPr>
                <w:rFonts w:asciiTheme="minorHAnsi" w:eastAsiaTheme="minorEastAsia" w:hAnsiTheme="minorHAnsi" w:cstheme="minorBidi"/>
                <w:noProof/>
                <w:sz w:val="22"/>
                <w:lang w:eastAsia="sv-SE"/>
              </w:rPr>
              <w:tab/>
            </w:r>
            <w:r w:rsidR="000B17A3" w:rsidRPr="00DF7624">
              <w:rPr>
                <w:rStyle w:val="Hyperlnk"/>
                <w:noProof/>
              </w:rPr>
              <w:t>Oförändrade tjänstekontrakt</w:t>
            </w:r>
            <w:r w:rsidR="000B17A3">
              <w:rPr>
                <w:noProof/>
                <w:webHidden/>
              </w:rPr>
              <w:tab/>
            </w:r>
            <w:r w:rsidR="000B17A3">
              <w:rPr>
                <w:noProof/>
                <w:webHidden/>
              </w:rPr>
              <w:fldChar w:fldCharType="begin"/>
            </w:r>
            <w:r w:rsidR="000B17A3">
              <w:rPr>
                <w:noProof/>
                <w:webHidden/>
              </w:rPr>
              <w:instrText xml:space="preserve"> PAGEREF _Toc411633225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029D9E21"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6" w:history="1">
            <w:r w:rsidR="000B17A3" w:rsidRPr="00DF7624">
              <w:rPr>
                <w:rStyle w:val="Hyperlnk"/>
                <w:noProof/>
              </w:rPr>
              <w:t>2.1.2</w:t>
            </w:r>
            <w:r w:rsidR="000B17A3">
              <w:rPr>
                <w:rFonts w:asciiTheme="minorHAnsi" w:eastAsiaTheme="minorEastAsia" w:hAnsiTheme="minorHAnsi" w:cstheme="minorBidi"/>
                <w:noProof/>
                <w:sz w:val="22"/>
                <w:lang w:eastAsia="sv-SE"/>
              </w:rPr>
              <w:tab/>
            </w:r>
            <w:r w:rsidR="000B17A3" w:rsidRPr="00DF7624">
              <w:rPr>
                <w:rStyle w:val="Hyperlnk"/>
                <w:noProof/>
              </w:rPr>
              <w:t>Nya tjänstekontrakt</w:t>
            </w:r>
            <w:r w:rsidR="000B17A3">
              <w:rPr>
                <w:noProof/>
                <w:webHidden/>
              </w:rPr>
              <w:tab/>
            </w:r>
            <w:r w:rsidR="000B17A3">
              <w:rPr>
                <w:noProof/>
                <w:webHidden/>
              </w:rPr>
              <w:fldChar w:fldCharType="begin"/>
            </w:r>
            <w:r w:rsidR="000B17A3">
              <w:rPr>
                <w:noProof/>
                <w:webHidden/>
              </w:rPr>
              <w:instrText xml:space="preserve"> PAGEREF _Toc411633226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73C80D8F"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7" w:history="1">
            <w:r w:rsidR="000B17A3" w:rsidRPr="00DF7624">
              <w:rPr>
                <w:rStyle w:val="Hyperlnk"/>
                <w:noProof/>
              </w:rPr>
              <w:t>2.1.3</w:t>
            </w:r>
            <w:r w:rsidR="000B17A3">
              <w:rPr>
                <w:rFonts w:asciiTheme="minorHAnsi" w:eastAsiaTheme="minorEastAsia" w:hAnsiTheme="minorHAnsi" w:cstheme="minorBidi"/>
                <w:noProof/>
                <w:sz w:val="22"/>
                <w:lang w:eastAsia="sv-SE"/>
              </w:rPr>
              <w:tab/>
            </w:r>
            <w:r w:rsidR="000B17A3" w:rsidRPr="00DF7624">
              <w:rPr>
                <w:rStyle w:val="Hyperlnk"/>
                <w:noProof/>
              </w:rPr>
              <w:t>Förändrade tjänstekontrakt</w:t>
            </w:r>
            <w:r w:rsidR="000B17A3">
              <w:rPr>
                <w:noProof/>
                <w:webHidden/>
              </w:rPr>
              <w:tab/>
            </w:r>
            <w:r w:rsidR="000B17A3">
              <w:rPr>
                <w:noProof/>
                <w:webHidden/>
              </w:rPr>
              <w:fldChar w:fldCharType="begin"/>
            </w:r>
            <w:r w:rsidR="000B17A3">
              <w:rPr>
                <w:noProof/>
                <w:webHidden/>
              </w:rPr>
              <w:instrText xml:space="preserve"> PAGEREF _Toc411633227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CBD2248"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8" w:history="1">
            <w:r w:rsidR="000B17A3" w:rsidRPr="00DF7624">
              <w:rPr>
                <w:rStyle w:val="Hyperlnk"/>
                <w:noProof/>
              </w:rPr>
              <w:t>2.1.4</w:t>
            </w:r>
            <w:r w:rsidR="000B17A3">
              <w:rPr>
                <w:rFonts w:asciiTheme="minorHAnsi" w:eastAsiaTheme="minorEastAsia" w:hAnsiTheme="minorHAnsi" w:cstheme="minorBidi"/>
                <w:noProof/>
                <w:sz w:val="22"/>
                <w:lang w:eastAsia="sv-SE"/>
              </w:rPr>
              <w:tab/>
            </w:r>
            <w:r w:rsidR="000B17A3" w:rsidRPr="00DF7624">
              <w:rPr>
                <w:rStyle w:val="Hyperlnk"/>
                <w:noProof/>
              </w:rPr>
              <w:t>Utgångna tjänstekontrakt</w:t>
            </w:r>
            <w:r w:rsidR="000B17A3">
              <w:rPr>
                <w:noProof/>
                <w:webHidden/>
              </w:rPr>
              <w:tab/>
            </w:r>
            <w:r w:rsidR="000B17A3">
              <w:rPr>
                <w:noProof/>
                <w:webHidden/>
              </w:rPr>
              <w:fldChar w:fldCharType="begin"/>
            </w:r>
            <w:r w:rsidR="000B17A3">
              <w:rPr>
                <w:noProof/>
                <w:webHidden/>
              </w:rPr>
              <w:instrText xml:space="preserve"> PAGEREF _Toc411633228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ED91453"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9" w:history="1">
            <w:r w:rsidR="000B17A3" w:rsidRPr="00DF7624">
              <w:rPr>
                <w:rStyle w:val="Hyperlnk"/>
                <w:noProof/>
              </w:rPr>
              <w:t>2.2</w:t>
            </w:r>
            <w:r w:rsidR="000B17A3">
              <w:rPr>
                <w:rFonts w:asciiTheme="minorHAnsi" w:eastAsiaTheme="minorEastAsia" w:hAnsiTheme="minorHAnsi" w:cstheme="minorBidi"/>
                <w:noProof/>
                <w:sz w:val="22"/>
                <w:lang w:eastAsia="sv-SE"/>
              </w:rPr>
              <w:tab/>
            </w:r>
            <w:r w:rsidR="000B17A3" w:rsidRPr="00DF7624">
              <w:rPr>
                <w:rStyle w:val="Hyperlnk"/>
                <w:noProof/>
              </w:rPr>
              <w:t>Version tidigare</w:t>
            </w:r>
            <w:r w:rsidR="000B17A3">
              <w:rPr>
                <w:noProof/>
                <w:webHidden/>
              </w:rPr>
              <w:tab/>
            </w:r>
            <w:r w:rsidR="000B17A3">
              <w:rPr>
                <w:noProof/>
                <w:webHidden/>
              </w:rPr>
              <w:fldChar w:fldCharType="begin"/>
            </w:r>
            <w:r w:rsidR="000B17A3">
              <w:rPr>
                <w:noProof/>
                <w:webHidden/>
              </w:rPr>
              <w:instrText xml:space="preserve"> PAGEREF _Toc411633229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48ED8AC5" w14:textId="77777777" w:rsidR="000B17A3" w:rsidRDefault="00EB26FE">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0" w:history="1">
            <w:r w:rsidR="000B17A3" w:rsidRPr="00DF7624">
              <w:rPr>
                <w:rStyle w:val="Hyperlnk"/>
                <w:noProof/>
              </w:rPr>
              <w:t>3</w:t>
            </w:r>
            <w:r w:rsidR="000B17A3">
              <w:rPr>
                <w:rFonts w:asciiTheme="minorHAnsi" w:eastAsiaTheme="minorEastAsia" w:hAnsiTheme="minorHAnsi" w:cstheme="minorBidi"/>
                <w:noProof/>
                <w:sz w:val="22"/>
                <w:lang w:eastAsia="sv-SE"/>
              </w:rPr>
              <w:tab/>
            </w:r>
            <w:r w:rsidR="000B17A3" w:rsidRPr="00DF7624">
              <w:rPr>
                <w:rStyle w:val="Hyperlnk"/>
                <w:noProof/>
              </w:rPr>
              <w:t>Tjänstedomänens arkitektur</w:t>
            </w:r>
            <w:r w:rsidR="000B17A3">
              <w:rPr>
                <w:noProof/>
                <w:webHidden/>
              </w:rPr>
              <w:tab/>
            </w:r>
            <w:r w:rsidR="000B17A3">
              <w:rPr>
                <w:noProof/>
                <w:webHidden/>
              </w:rPr>
              <w:fldChar w:fldCharType="begin"/>
            </w:r>
            <w:r w:rsidR="000B17A3">
              <w:rPr>
                <w:noProof/>
                <w:webHidden/>
              </w:rPr>
              <w:instrText xml:space="preserve"> PAGEREF _Toc411633230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BF18081"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1" w:history="1">
            <w:r w:rsidR="000B17A3" w:rsidRPr="00DF7624">
              <w:rPr>
                <w:rStyle w:val="Hyperlnk"/>
                <w:noProof/>
              </w:rPr>
              <w:t>3.1</w:t>
            </w:r>
            <w:r w:rsidR="000B17A3">
              <w:rPr>
                <w:rFonts w:asciiTheme="minorHAnsi" w:eastAsiaTheme="minorEastAsia" w:hAnsiTheme="minorHAnsi" w:cstheme="minorBidi"/>
                <w:noProof/>
                <w:sz w:val="22"/>
                <w:lang w:eastAsia="sv-SE"/>
              </w:rPr>
              <w:tab/>
            </w:r>
            <w:r w:rsidR="000B17A3" w:rsidRPr="00DF7624">
              <w:rPr>
                <w:rStyle w:val="Hyperlnk"/>
                <w:noProof/>
              </w:rPr>
              <w:t>Flöden</w:t>
            </w:r>
            <w:r w:rsidR="000B17A3">
              <w:rPr>
                <w:noProof/>
                <w:webHidden/>
              </w:rPr>
              <w:tab/>
            </w:r>
            <w:r w:rsidR="000B17A3">
              <w:rPr>
                <w:noProof/>
                <w:webHidden/>
              </w:rPr>
              <w:fldChar w:fldCharType="begin"/>
            </w:r>
            <w:r w:rsidR="000B17A3">
              <w:rPr>
                <w:noProof/>
                <w:webHidden/>
              </w:rPr>
              <w:instrText xml:space="preserve"> PAGEREF _Toc411633231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ADBC601"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2" w:history="1">
            <w:r w:rsidR="000B17A3" w:rsidRPr="00DF7624">
              <w:rPr>
                <w:rStyle w:val="Hyperlnk"/>
                <w:noProof/>
              </w:rPr>
              <w:t>3.1.1</w:t>
            </w:r>
            <w:r w:rsidR="000B17A3">
              <w:rPr>
                <w:rFonts w:asciiTheme="minorHAnsi" w:eastAsiaTheme="minorEastAsia" w:hAnsiTheme="minorHAnsi" w:cstheme="minorBidi"/>
                <w:noProof/>
                <w:sz w:val="22"/>
                <w:lang w:eastAsia="sv-SE"/>
              </w:rPr>
              <w:tab/>
            </w:r>
            <w:r w:rsidR="000B17A3" w:rsidRPr="00DF7624">
              <w:rPr>
                <w:rStyle w:val="Hyperlnk"/>
                <w:noProof/>
              </w:rPr>
              <w:t>Hämta observationer</w:t>
            </w:r>
            <w:r w:rsidR="000B17A3">
              <w:rPr>
                <w:noProof/>
                <w:webHidden/>
              </w:rPr>
              <w:tab/>
            </w:r>
            <w:r w:rsidR="000B17A3">
              <w:rPr>
                <w:noProof/>
                <w:webHidden/>
              </w:rPr>
              <w:fldChar w:fldCharType="begin"/>
            </w:r>
            <w:r w:rsidR="000B17A3">
              <w:rPr>
                <w:noProof/>
                <w:webHidden/>
              </w:rPr>
              <w:instrText xml:space="preserve"> PAGEREF _Toc411633232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3C47F8D8"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3" w:history="1">
            <w:r w:rsidR="000B17A3" w:rsidRPr="00DF7624">
              <w:rPr>
                <w:rStyle w:val="Hyperlnk"/>
                <w:noProof/>
              </w:rPr>
              <w:t>3.1.2</w:t>
            </w:r>
            <w:r w:rsidR="000B17A3">
              <w:rPr>
                <w:rFonts w:asciiTheme="minorHAnsi" w:eastAsiaTheme="minorEastAsia" w:hAnsiTheme="minorHAnsi" w:cstheme="minorBidi"/>
                <w:noProof/>
                <w:sz w:val="22"/>
                <w:lang w:eastAsia="sv-SE"/>
              </w:rPr>
              <w:tab/>
            </w:r>
            <w:r w:rsidR="000B17A3" w:rsidRPr="00DF7624">
              <w:rPr>
                <w:rStyle w:val="Hyperlnk"/>
                <w:noProof/>
              </w:rPr>
              <w:t>Beskrivning av relationskonceptet.</w:t>
            </w:r>
            <w:r w:rsidR="000B17A3">
              <w:rPr>
                <w:noProof/>
                <w:webHidden/>
              </w:rPr>
              <w:tab/>
            </w:r>
            <w:r w:rsidR="000B17A3">
              <w:rPr>
                <w:noProof/>
                <w:webHidden/>
              </w:rPr>
              <w:fldChar w:fldCharType="begin"/>
            </w:r>
            <w:r w:rsidR="000B17A3">
              <w:rPr>
                <w:noProof/>
                <w:webHidden/>
              </w:rPr>
              <w:instrText xml:space="preserve"> PAGEREF _Toc411633233 \h </w:instrText>
            </w:r>
            <w:r w:rsidR="000B17A3">
              <w:rPr>
                <w:noProof/>
                <w:webHidden/>
              </w:rPr>
            </w:r>
            <w:r w:rsidR="000B17A3">
              <w:rPr>
                <w:noProof/>
                <w:webHidden/>
              </w:rPr>
              <w:fldChar w:fldCharType="separate"/>
            </w:r>
            <w:r w:rsidR="000B17A3">
              <w:rPr>
                <w:noProof/>
                <w:webHidden/>
              </w:rPr>
              <w:t>10</w:t>
            </w:r>
            <w:r w:rsidR="000B17A3">
              <w:rPr>
                <w:noProof/>
                <w:webHidden/>
              </w:rPr>
              <w:fldChar w:fldCharType="end"/>
            </w:r>
          </w:hyperlink>
        </w:p>
        <w:p w14:paraId="30224033"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4" w:history="1">
            <w:r w:rsidR="000B17A3" w:rsidRPr="00DF7624">
              <w:rPr>
                <w:rStyle w:val="Hyperlnk"/>
                <w:noProof/>
              </w:rPr>
              <w:t>3.2</w:t>
            </w:r>
            <w:r w:rsidR="000B17A3">
              <w:rPr>
                <w:rFonts w:asciiTheme="minorHAnsi" w:eastAsiaTheme="minorEastAsia" w:hAnsiTheme="minorHAnsi" w:cstheme="minorBidi"/>
                <w:noProof/>
                <w:sz w:val="22"/>
                <w:lang w:eastAsia="sv-SE"/>
              </w:rPr>
              <w:tab/>
            </w:r>
            <w:r w:rsidR="000B17A3" w:rsidRPr="00DF7624">
              <w:rPr>
                <w:rStyle w:val="Hyperlnk"/>
                <w:noProof/>
              </w:rPr>
              <w:t>Adressering</w:t>
            </w:r>
            <w:r w:rsidR="000B17A3">
              <w:rPr>
                <w:noProof/>
                <w:webHidden/>
              </w:rPr>
              <w:tab/>
            </w:r>
            <w:r w:rsidR="000B17A3">
              <w:rPr>
                <w:noProof/>
                <w:webHidden/>
              </w:rPr>
              <w:fldChar w:fldCharType="begin"/>
            </w:r>
            <w:r w:rsidR="000B17A3">
              <w:rPr>
                <w:noProof/>
                <w:webHidden/>
              </w:rPr>
              <w:instrText xml:space="preserve"> PAGEREF _Toc411633234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2D05B42D"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5" w:history="1">
            <w:r w:rsidR="000B17A3" w:rsidRPr="00DF7624">
              <w:rPr>
                <w:rStyle w:val="Hyperlnk"/>
                <w:noProof/>
              </w:rPr>
              <w:t>3.2.1</w:t>
            </w:r>
            <w:r w:rsidR="000B17A3">
              <w:rPr>
                <w:rFonts w:asciiTheme="minorHAnsi" w:eastAsiaTheme="minorEastAsia" w:hAnsiTheme="minorHAnsi" w:cstheme="minorBidi"/>
                <w:noProof/>
                <w:sz w:val="22"/>
                <w:lang w:eastAsia="sv-SE"/>
              </w:rPr>
              <w:tab/>
            </w:r>
            <w:r w:rsidR="000B17A3" w:rsidRPr="00DF7624">
              <w:rPr>
                <w:rStyle w:val="Hyperlnk"/>
                <w:noProof/>
              </w:rPr>
              <w:t>Sammanfattning av adresseringsmodell</w:t>
            </w:r>
            <w:r w:rsidR="000B17A3">
              <w:rPr>
                <w:noProof/>
                <w:webHidden/>
              </w:rPr>
              <w:tab/>
            </w:r>
            <w:r w:rsidR="000B17A3">
              <w:rPr>
                <w:noProof/>
                <w:webHidden/>
              </w:rPr>
              <w:fldChar w:fldCharType="begin"/>
            </w:r>
            <w:r w:rsidR="000B17A3">
              <w:rPr>
                <w:noProof/>
                <w:webHidden/>
              </w:rPr>
              <w:instrText xml:space="preserve"> PAGEREF _Toc411633235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4EDDFF68"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6" w:history="1">
            <w:r w:rsidR="000B17A3" w:rsidRPr="00DF7624">
              <w:rPr>
                <w:rStyle w:val="Hyperlnk"/>
                <w:noProof/>
              </w:rPr>
              <w:t>3.3</w:t>
            </w:r>
            <w:r w:rsidR="000B17A3">
              <w:rPr>
                <w:rFonts w:asciiTheme="minorHAnsi" w:eastAsiaTheme="minorEastAsia" w:hAnsiTheme="minorHAnsi" w:cstheme="minorBidi"/>
                <w:noProof/>
                <w:sz w:val="22"/>
                <w:lang w:eastAsia="sv-SE"/>
              </w:rPr>
              <w:tab/>
            </w:r>
            <w:r w:rsidR="000B17A3" w:rsidRPr="00DF7624">
              <w:rPr>
                <w:rStyle w:val="Hyperlnk"/>
                <w:noProof/>
              </w:rPr>
              <w:t>Aggregering och engagemangsindex</w:t>
            </w:r>
            <w:r w:rsidR="000B17A3">
              <w:rPr>
                <w:noProof/>
                <w:webHidden/>
              </w:rPr>
              <w:tab/>
            </w:r>
            <w:r w:rsidR="000B17A3">
              <w:rPr>
                <w:noProof/>
                <w:webHidden/>
              </w:rPr>
              <w:fldChar w:fldCharType="begin"/>
            </w:r>
            <w:r w:rsidR="000B17A3">
              <w:rPr>
                <w:noProof/>
                <w:webHidden/>
              </w:rPr>
              <w:instrText xml:space="preserve"> PAGEREF _Toc411633236 \h </w:instrText>
            </w:r>
            <w:r w:rsidR="000B17A3">
              <w:rPr>
                <w:noProof/>
                <w:webHidden/>
              </w:rPr>
            </w:r>
            <w:r w:rsidR="000B17A3">
              <w:rPr>
                <w:noProof/>
                <w:webHidden/>
              </w:rPr>
              <w:fldChar w:fldCharType="separate"/>
            </w:r>
            <w:r w:rsidR="000B17A3">
              <w:rPr>
                <w:noProof/>
                <w:webHidden/>
              </w:rPr>
              <w:t>14</w:t>
            </w:r>
            <w:r w:rsidR="000B17A3">
              <w:rPr>
                <w:noProof/>
                <w:webHidden/>
              </w:rPr>
              <w:fldChar w:fldCharType="end"/>
            </w:r>
          </w:hyperlink>
        </w:p>
        <w:p w14:paraId="359C298D" w14:textId="77777777" w:rsidR="000B17A3" w:rsidRDefault="00EB26FE">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7" w:history="1">
            <w:r w:rsidR="000B17A3" w:rsidRPr="00DF7624">
              <w:rPr>
                <w:rStyle w:val="Hyperlnk"/>
                <w:noProof/>
              </w:rPr>
              <w:t>4</w:t>
            </w:r>
            <w:r w:rsidR="000B17A3">
              <w:rPr>
                <w:rFonts w:asciiTheme="minorHAnsi" w:eastAsiaTheme="minorEastAsia" w:hAnsiTheme="minorHAnsi" w:cstheme="minorBidi"/>
                <w:noProof/>
                <w:sz w:val="22"/>
                <w:lang w:eastAsia="sv-SE"/>
              </w:rPr>
              <w:tab/>
            </w:r>
            <w:r w:rsidR="000B17A3" w:rsidRPr="00DF7624">
              <w:rPr>
                <w:rStyle w:val="Hyperlnk"/>
                <w:noProof/>
              </w:rPr>
              <w:t>Tjänstedomänens krav och regler</w:t>
            </w:r>
            <w:r w:rsidR="000B17A3">
              <w:rPr>
                <w:noProof/>
                <w:webHidden/>
              </w:rPr>
              <w:tab/>
            </w:r>
            <w:r w:rsidR="000B17A3">
              <w:rPr>
                <w:noProof/>
                <w:webHidden/>
              </w:rPr>
              <w:fldChar w:fldCharType="begin"/>
            </w:r>
            <w:r w:rsidR="000B17A3">
              <w:rPr>
                <w:noProof/>
                <w:webHidden/>
              </w:rPr>
              <w:instrText xml:space="preserve"> PAGEREF _Toc411633237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42F2C7DC"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8" w:history="1">
            <w:r w:rsidR="000B17A3" w:rsidRPr="00DF7624">
              <w:rPr>
                <w:rStyle w:val="Hyperlnk"/>
                <w:noProof/>
              </w:rPr>
              <w:t>4.1</w:t>
            </w:r>
            <w:r w:rsidR="000B17A3">
              <w:rPr>
                <w:rFonts w:asciiTheme="minorHAnsi" w:eastAsiaTheme="minorEastAsia" w:hAnsiTheme="minorHAnsi" w:cstheme="minorBidi"/>
                <w:noProof/>
                <w:sz w:val="22"/>
                <w:lang w:eastAsia="sv-SE"/>
              </w:rPr>
              <w:tab/>
            </w:r>
            <w:r w:rsidR="000B17A3" w:rsidRPr="00DF7624">
              <w:rPr>
                <w:rStyle w:val="Hyperlnk"/>
                <w:noProof/>
              </w:rPr>
              <w:t>Uppdatering av engagemangsindex</w:t>
            </w:r>
            <w:r w:rsidR="000B17A3">
              <w:rPr>
                <w:noProof/>
                <w:webHidden/>
              </w:rPr>
              <w:tab/>
            </w:r>
            <w:r w:rsidR="000B17A3">
              <w:rPr>
                <w:noProof/>
                <w:webHidden/>
              </w:rPr>
              <w:fldChar w:fldCharType="begin"/>
            </w:r>
            <w:r w:rsidR="000B17A3">
              <w:rPr>
                <w:noProof/>
                <w:webHidden/>
              </w:rPr>
              <w:instrText xml:space="preserve"> PAGEREF _Toc411633238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76EA2141"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9" w:history="1">
            <w:r w:rsidR="000B17A3" w:rsidRPr="00DF7624">
              <w:rPr>
                <w:rStyle w:val="Hyperlnk"/>
                <w:noProof/>
              </w:rPr>
              <w:t>4.2</w:t>
            </w:r>
            <w:r w:rsidR="000B17A3">
              <w:rPr>
                <w:rFonts w:asciiTheme="minorHAnsi" w:eastAsiaTheme="minorEastAsia" w:hAnsiTheme="minorHAnsi" w:cstheme="minorBidi"/>
                <w:noProof/>
                <w:sz w:val="22"/>
                <w:lang w:eastAsia="sv-SE"/>
              </w:rPr>
              <w:tab/>
            </w:r>
            <w:r w:rsidR="000B17A3" w:rsidRPr="00DF7624">
              <w:rPr>
                <w:rStyle w:val="Hyperlnk"/>
                <w:noProof/>
              </w:rPr>
              <w:t>Informationssäkerhet och juridik</w:t>
            </w:r>
            <w:r w:rsidR="000B17A3">
              <w:rPr>
                <w:noProof/>
                <w:webHidden/>
              </w:rPr>
              <w:tab/>
            </w:r>
            <w:r w:rsidR="000B17A3">
              <w:rPr>
                <w:noProof/>
                <w:webHidden/>
              </w:rPr>
              <w:fldChar w:fldCharType="begin"/>
            </w:r>
            <w:r w:rsidR="000B17A3">
              <w:rPr>
                <w:noProof/>
                <w:webHidden/>
              </w:rPr>
              <w:instrText xml:space="preserve"> PAGEREF _Toc411633239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0F0AAEC1"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0" w:history="1">
            <w:r w:rsidR="000B17A3" w:rsidRPr="00DF7624">
              <w:rPr>
                <w:rStyle w:val="Hyperlnk"/>
                <w:noProof/>
              </w:rPr>
              <w:t>4.2.1</w:t>
            </w:r>
            <w:r w:rsidR="000B17A3">
              <w:rPr>
                <w:rFonts w:asciiTheme="minorHAnsi" w:eastAsiaTheme="minorEastAsia" w:hAnsiTheme="minorHAnsi" w:cstheme="minorBidi"/>
                <w:noProof/>
                <w:sz w:val="22"/>
                <w:lang w:eastAsia="sv-SE"/>
              </w:rPr>
              <w:tab/>
            </w:r>
            <w:r w:rsidR="000B17A3" w:rsidRPr="00DF7624">
              <w:rPr>
                <w:rStyle w:val="Hyperlnk"/>
                <w:noProof/>
              </w:rPr>
              <w:t>Medarbetarens direktåtkomst</w:t>
            </w:r>
            <w:r w:rsidR="000B17A3">
              <w:rPr>
                <w:noProof/>
                <w:webHidden/>
              </w:rPr>
              <w:tab/>
            </w:r>
            <w:r w:rsidR="000B17A3">
              <w:rPr>
                <w:noProof/>
                <w:webHidden/>
              </w:rPr>
              <w:fldChar w:fldCharType="begin"/>
            </w:r>
            <w:r w:rsidR="000B17A3">
              <w:rPr>
                <w:noProof/>
                <w:webHidden/>
              </w:rPr>
              <w:instrText xml:space="preserve"> PAGEREF _Toc411633240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7DEEA92"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1" w:history="1">
            <w:r w:rsidR="000B17A3" w:rsidRPr="00DF7624">
              <w:rPr>
                <w:rStyle w:val="Hyperlnk"/>
                <w:noProof/>
              </w:rPr>
              <w:t>4.2.2</w:t>
            </w:r>
            <w:r w:rsidR="000B17A3">
              <w:rPr>
                <w:rFonts w:asciiTheme="minorHAnsi" w:eastAsiaTheme="minorEastAsia" w:hAnsiTheme="minorHAnsi" w:cstheme="minorBidi"/>
                <w:noProof/>
                <w:sz w:val="22"/>
                <w:lang w:eastAsia="sv-SE"/>
              </w:rPr>
              <w:tab/>
            </w:r>
            <w:r w:rsidR="000B17A3" w:rsidRPr="00DF7624">
              <w:rPr>
                <w:rStyle w:val="Hyperlnk"/>
                <w:noProof/>
              </w:rPr>
              <w:t>Patientens direktåtkomst</w:t>
            </w:r>
            <w:r w:rsidR="000B17A3">
              <w:rPr>
                <w:noProof/>
                <w:webHidden/>
              </w:rPr>
              <w:tab/>
            </w:r>
            <w:r w:rsidR="000B17A3">
              <w:rPr>
                <w:noProof/>
                <w:webHidden/>
              </w:rPr>
              <w:fldChar w:fldCharType="begin"/>
            </w:r>
            <w:r w:rsidR="000B17A3">
              <w:rPr>
                <w:noProof/>
                <w:webHidden/>
              </w:rPr>
              <w:instrText xml:space="preserve"> PAGEREF _Toc411633241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DD9AF51"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2" w:history="1">
            <w:r w:rsidR="000B17A3" w:rsidRPr="00DF7624">
              <w:rPr>
                <w:rStyle w:val="Hyperlnk"/>
                <w:noProof/>
              </w:rPr>
              <w:t>4.2.3</w:t>
            </w:r>
            <w:r w:rsidR="000B17A3">
              <w:rPr>
                <w:rFonts w:asciiTheme="minorHAnsi" w:eastAsiaTheme="minorEastAsia" w:hAnsiTheme="minorHAnsi" w:cstheme="minorBidi"/>
                <w:noProof/>
                <w:sz w:val="22"/>
                <w:lang w:eastAsia="sv-SE"/>
              </w:rPr>
              <w:tab/>
            </w:r>
            <w:r w:rsidR="000B17A3" w:rsidRPr="00DF7624">
              <w:rPr>
                <w:rStyle w:val="Hyperlnk"/>
                <w:noProof/>
              </w:rPr>
              <w:t>Generellt</w:t>
            </w:r>
            <w:r w:rsidR="000B17A3">
              <w:rPr>
                <w:noProof/>
                <w:webHidden/>
              </w:rPr>
              <w:tab/>
            </w:r>
            <w:r w:rsidR="000B17A3">
              <w:rPr>
                <w:noProof/>
                <w:webHidden/>
              </w:rPr>
              <w:fldChar w:fldCharType="begin"/>
            </w:r>
            <w:r w:rsidR="000B17A3">
              <w:rPr>
                <w:noProof/>
                <w:webHidden/>
              </w:rPr>
              <w:instrText xml:space="preserve"> PAGEREF _Toc411633242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13278CD2"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3" w:history="1">
            <w:r w:rsidR="000B17A3" w:rsidRPr="00DF7624">
              <w:rPr>
                <w:rStyle w:val="Hyperlnk"/>
                <w:noProof/>
              </w:rPr>
              <w:t>4.3</w:t>
            </w:r>
            <w:r w:rsidR="000B17A3">
              <w:rPr>
                <w:rFonts w:asciiTheme="minorHAnsi" w:eastAsiaTheme="minorEastAsia" w:hAnsiTheme="minorHAnsi" w:cstheme="minorBidi"/>
                <w:noProof/>
                <w:sz w:val="22"/>
                <w:lang w:eastAsia="sv-SE"/>
              </w:rPr>
              <w:tab/>
            </w:r>
            <w:r w:rsidR="000B17A3" w:rsidRPr="00DF7624">
              <w:rPr>
                <w:rStyle w:val="Hyperlnk"/>
                <w:noProof/>
              </w:rPr>
              <w:t>Icke funktionella krav</w:t>
            </w:r>
            <w:r w:rsidR="000B17A3">
              <w:rPr>
                <w:noProof/>
                <w:webHidden/>
              </w:rPr>
              <w:tab/>
            </w:r>
            <w:r w:rsidR="000B17A3">
              <w:rPr>
                <w:noProof/>
                <w:webHidden/>
              </w:rPr>
              <w:fldChar w:fldCharType="begin"/>
            </w:r>
            <w:r w:rsidR="000B17A3">
              <w:rPr>
                <w:noProof/>
                <w:webHidden/>
              </w:rPr>
              <w:instrText xml:space="preserve"> PAGEREF _Toc411633243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F521852"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4" w:history="1">
            <w:r w:rsidR="000B17A3" w:rsidRPr="00DF7624">
              <w:rPr>
                <w:rStyle w:val="Hyperlnk"/>
                <w:noProof/>
              </w:rPr>
              <w:t>4.3.1</w:t>
            </w:r>
            <w:r w:rsidR="000B17A3">
              <w:rPr>
                <w:rFonts w:asciiTheme="minorHAnsi" w:eastAsiaTheme="minorEastAsia" w:hAnsiTheme="minorHAnsi" w:cstheme="minorBidi"/>
                <w:noProof/>
                <w:sz w:val="22"/>
                <w:lang w:eastAsia="sv-SE"/>
              </w:rPr>
              <w:tab/>
            </w:r>
            <w:r w:rsidR="000B17A3" w:rsidRPr="00DF7624">
              <w:rPr>
                <w:rStyle w:val="Hyperlnk"/>
                <w:noProof/>
              </w:rPr>
              <w:t>SLA krav</w:t>
            </w:r>
            <w:r w:rsidR="000B17A3">
              <w:rPr>
                <w:noProof/>
                <w:webHidden/>
              </w:rPr>
              <w:tab/>
            </w:r>
            <w:r w:rsidR="000B17A3">
              <w:rPr>
                <w:noProof/>
                <w:webHidden/>
              </w:rPr>
              <w:fldChar w:fldCharType="begin"/>
            </w:r>
            <w:r w:rsidR="000B17A3">
              <w:rPr>
                <w:noProof/>
                <w:webHidden/>
              </w:rPr>
              <w:instrText xml:space="preserve"> PAGEREF _Toc411633244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3B7BFF4B"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5" w:history="1">
            <w:r w:rsidR="000B17A3" w:rsidRPr="00DF7624">
              <w:rPr>
                <w:rStyle w:val="Hyperlnk"/>
                <w:noProof/>
              </w:rPr>
              <w:t>4.3.2</w:t>
            </w:r>
            <w:r w:rsidR="000B17A3">
              <w:rPr>
                <w:rFonts w:asciiTheme="minorHAnsi" w:eastAsiaTheme="minorEastAsia" w:hAnsiTheme="minorHAnsi" w:cstheme="minorBidi"/>
                <w:noProof/>
                <w:sz w:val="22"/>
                <w:lang w:eastAsia="sv-SE"/>
              </w:rPr>
              <w:tab/>
            </w:r>
            <w:r w:rsidR="000B17A3" w:rsidRPr="00DF7624">
              <w:rPr>
                <w:rStyle w:val="Hyperlnk"/>
                <w:noProof/>
              </w:rPr>
              <w:t>Övriga krav</w:t>
            </w:r>
            <w:r w:rsidR="000B17A3">
              <w:rPr>
                <w:noProof/>
                <w:webHidden/>
              </w:rPr>
              <w:tab/>
            </w:r>
            <w:r w:rsidR="000B17A3">
              <w:rPr>
                <w:noProof/>
                <w:webHidden/>
              </w:rPr>
              <w:fldChar w:fldCharType="begin"/>
            </w:r>
            <w:r w:rsidR="000B17A3">
              <w:rPr>
                <w:noProof/>
                <w:webHidden/>
              </w:rPr>
              <w:instrText xml:space="preserve"> PAGEREF _Toc411633245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1EFDC3AE"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6" w:history="1">
            <w:r w:rsidR="000B17A3" w:rsidRPr="00DF7624">
              <w:rPr>
                <w:rStyle w:val="Hyperlnk"/>
                <w:noProof/>
              </w:rPr>
              <w:t>4.4</w:t>
            </w:r>
            <w:r w:rsidR="000B17A3">
              <w:rPr>
                <w:rFonts w:asciiTheme="minorHAnsi" w:eastAsiaTheme="minorEastAsia" w:hAnsiTheme="minorHAnsi" w:cstheme="minorBidi"/>
                <w:noProof/>
                <w:sz w:val="22"/>
                <w:lang w:eastAsia="sv-SE"/>
              </w:rPr>
              <w:tab/>
            </w:r>
            <w:r w:rsidR="000B17A3" w:rsidRPr="00DF7624">
              <w:rPr>
                <w:rStyle w:val="Hyperlnk"/>
                <w:noProof/>
              </w:rPr>
              <w:t>Felhantering</w:t>
            </w:r>
            <w:r w:rsidR="000B17A3">
              <w:rPr>
                <w:noProof/>
                <w:webHidden/>
              </w:rPr>
              <w:tab/>
            </w:r>
            <w:r w:rsidR="000B17A3">
              <w:rPr>
                <w:noProof/>
                <w:webHidden/>
              </w:rPr>
              <w:fldChar w:fldCharType="begin"/>
            </w:r>
            <w:r w:rsidR="000B17A3">
              <w:rPr>
                <w:noProof/>
                <w:webHidden/>
              </w:rPr>
              <w:instrText xml:space="preserve"> PAGEREF _Toc411633246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08489F1D"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7" w:history="1">
            <w:r w:rsidR="000B17A3" w:rsidRPr="00DF7624">
              <w:rPr>
                <w:rStyle w:val="Hyperlnk"/>
                <w:noProof/>
              </w:rPr>
              <w:t>4.4.1</w:t>
            </w:r>
            <w:r w:rsidR="000B17A3">
              <w:rPr>
                <w:rFonts w:asciiTheme="minorHAnsi" w:eastAsiaTheme="minorEastAsia" w:hAnsiTheme="minorHAnsi" w:cstheme="minorBidi"/>
                <w:noProof/>
                <w:sz w:val="22"/>
                <w:lang w:eastAsia="sv-SE"/>
              </w:rPr>
              <w:tab/>
            </w:r>
            <w:r w:rsidR="000B17A3" w:rsidRPr="00DF7624">
              <w:rPr>
                <w:rStyle w:val="Hyperlnk"/>
                <w:noProof/>
              </w:rPr>
              <w:t>Krav på en tjänsteproducent</w:t>
            </w:r>
            <w:r w:rsidR="000B17A3">
              <w:rPr>
                <w:noProof/>
                <w:webHidden/>
              </w:rPr>
              <w:tab/>
            </w:r>
            <w:r w:rsidR="000B17A3">
              <w:rPr>
                <w:noProof/>
                <w:webHidden/>
              </w:rPr>
              <w:fldChar w:fldCharType="begin"/>
            </w:r>
            <w:r w:rsidR="000B17A3">
              <w:rPr>
                <w:noProof/>
                <w:webHidden/>
              </w:rPr>
              <w:instrText xml:space="preserve"> PAGEREF _Toc411633247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50CD826"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8" w:history="1">
            <w:r w:rsidR="000B17A3" w:rsidRPr="00DF7624">
              <w:rPr>
                <w:rStyle w:val="Hyperlnk"/>
                <w:noProof/>
              </w:rPr>
              <w:t>4.4.2</w:t>
            </w:r>
            <w:r w:rsidR="000B17A3">
              <w:rPr>
                <w:rFonts w:asciiTheme="minorHAnsi" w:eastAsiaTheme="minorEastAsia" w:hAnsiTheme="minorHAnsi" w:cstheme="minorBidi"/>
                <w:noProof/>
                <w:sz w:val="22"/>
                <w:lang w:eastAsia="sv-SE"/>
              </w:rPr>
              <w:tab/>
            </w:r>
            <w:r w:rsidR="000B17A3" w:rsidRPr="00DF7624">
              <w:rPr>
                <w:rStyle w:val="Hyperlnk"/>
                <w:noProof/>
              </w:rPr>
              <w:t>Krav på en tjänstekonsument</w:t>
            </w:r>
            <w:r w:rsidR="000B17A3">
              <w:rPr>
                <w:noProof/>
                <w:webHidden/>
              </w:rPr>
              <w:tab/>
            </w:r>
            <w:r w:rsidR="000B17A3">
              <w:rPr>
                <w:noProof/>
                <w:webHidden/>
              </w:rPr>
              <w:fldChar w:fldCharType="begin"/>
            </w:r>
            <w:r w:rsidR="000B17A3">
              <w:rPr>
                <w:noProof/>
                <w:webHidden/>
              </w:rPr>
              <w:instrText xml:space="preserve"> PAGEREF _Toc411633248 \h </w:instrText>
            </w:r>
            <w:r w:rsidR="000B17A3">
              <w:rPr>
                <w:noProof/>
                <w:webHidden/>
              </w:rPr>
            </w:r>
            <w:r w:rsidR="000B17A3">
              <w:rPr>
                <w:noProof/>
                <w:webHidden/>
              </w:rPr>
              <w:fldChar w:fldCharType="separate"/>
            </w:r>
            <w:r w:rsidR="000B17A3">
              <w:rPr>
                <w:noProof/>
                <w:webHidden/>
              </w:rPr>
              <w:t>20</w:t>
            </w:r>
            <w:r w:rsidR="000B17A3">
              <w:rPr>
                <w:noProof/>
                <w:webHidden/>
              </w:rPr>
              <w:fldChar w:fldCharType="end"/>
            </w:r>
          </w:hyperlink>
        </w:p>
        <w:p w14:paraId="38CD27FC" w14:textId="77777777" w:rsidR="000B17A3" w:rsidRDefault="00EB26FE">
          <w:pPr>
            <w:pStyle w:val="Innehll1"/>
            <w:tabs>
              <w:tab w:val="left" w:pos="400"/>
              <w:tab w:val="right" w:leader="dot" w:pos="10456"/>
            </w:tabs>
            <w:rPr>
              <w:rFonts w:asciiTheme="minorHAnsi" w:eastAsiaTheme="minorEastAsia" w:hAnsiTheme="minorHAnsi" w:cstheme="minorBidi"/>
              <w:noProof/>
              <w:sz w:val="22"/>
              <w:lang w:eastAsia="sv-SE"/>
            </w:rPr>
          </w:pPr>
          <w:hyperlink w:anchor="_Toc411633249" w:history="1">
            <w:r w:rsidR="000B17A3" w:rsidRPr="00DF7624">
              <w:rPr>
                <w:rStyle w:val="Hyperlnk"/>
                <w:noProof/>
              </w:rPr>
              <w:t>5</w:t>
            </w:r>
            <w:r w:rsidR="000B17A3">
              <w:rPr>
                <w:rFonts w:asciiTheme="minorHAnsi" w:eastAsiaTheme="minorEastAsia" w:hAnsiTheme="minorHAnsi" w:cstheme="minorBidi"/>
                <w:noProof/>
                <w:sz w:val="22"/>
                <w:lang w:eastAsia="sv-SE"/>
              </w:rPr>
              <w:tab/>
            </w:r>
            <w:r w:rsidR="000B17A3" w:rsidRPr="00DF7624">
              <w:rPr>
                <w:rStyle w:val="Hyperlnk"/>
                <w:noProof/>
              </w:rPr>
              <w:t>Tjänstedomänens meddelandemodeller</w:t>
            </w:r>
            <w:r w:rsidR="000B17A3">
              <w:rPr>
                <w:noProof/>
                <w:webHidden/>
              </w:rPr>
              <w:tab/>
            </w:r>
            <w:r w:rsidR="000B17A3">
              <w:rPr>
                <w:noProof/>
                <w:webHidden/>
              </w:rPr>
              <w:fldChar w:fldCharType="begin"/>
            </w:r>
            <w:r w:rsidR="000B17A3">
              <w:rPr>
                <w:noProof/>
                <w:webHidden/>
              </w:rPr>
              <w:instrText xml:space="preserve"> PAGEREF _Toc411633249 \h </w:instrText>
            </w:r>
            <w:r w:rsidR="000B17A3">
              <w:rPr>
                <w:noProof/>
                <w:webHidden/>
              </w:rPr>
            </w:r>
            <w:r w:rsidR="000B17A3">
              <w:rPr>
                <w:noProof/>
                <w:webHidden/>
              </w:rPr>
              <w:fldChar w:fldCharType="separate"/>
            </w:r>
            <w:r w:rsidR="000B17A3">
              <w:rPr>
                <w:noProof/>
                <w:webHidden/>
              </w:rPr>
              <w:t>21</w:t>
            </w:r>
            <w:r w:rsidR="000B17A3">
              <w:rPr>
                <w:noProof/>
                <w:webHidden/>
              </w:rPr>
              <w:fldChar w:fldCharType="end"/>
            </w:r>
          </w:hyperlink>
        </w:p>
        <w:p w14:paraId="3183C3E4"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0" w:history="1">
            <w:r w:rsidR="000B17A3" w:rsidRPr="00DF7624">
              <w:rPr>
                <w:rStyle w:val="Hyperlnk"/>
                <w:noProof/>
              </w:rPr>
              <w:t>5.1</w:t>
            </w:r>
            <w:r w:rsidR="000B17A3">
              <w:rPr>
                <w:rFonts w:asciiTheme="minorHAnsi" w:eastAsiaTheme="minorEastAsia" w:hAnsiTheme="minorHAnsi" w:cstheme="minorBidi"/>
                <w:noProof/>
                <w:sz w:val="22"/>
                <w:lang w:eastAsia="sv-SE"/>
              </w:rPr>
              <w:tab/>
            </w:r>
            <w:r w:rsidR="000B17A3" w:rsidRPr="00DF7624">
              <w:rPr>
                <w:rStyle w:val="Hyperlnk"/>
                <w:noProof/>
              </w:rPr>
              <w:t>V-MIM - Observationer</w:t>
            </w:r>
            <w:r w:rsidR="000B17A3">
              <w:rPr>
                <w:noProof/>
                <w:webHidden/>
              </w:rPr>
              <w:tab/>
            </w:r>
            <w:r w:rsidR="000B17A3">
              <w:rPr>
                <w:noProof/>
                <w:webHidden/>
              </w:rPr>
              <w:fldChar w:fldCharType="begin"/>
            </w:r>
            <w:r w:rsidR="000B17A3">
              <w:rPr>
                <w:noProof/>
                <w:webHidden/>
              </w:rPr>
              <w:instrText xml:space="preserve"> PAGEREF _Toc411633250 \h </w:instrText>
            </w:r>
            <w:r w:rsidR="000B17A3">
              <w:rPr>
                <w:noProof/>
                <w:webHidden/>
              </w:rPr>
            </w:r>
            <w:r w:rsidR="000B17A3">
              <w:rPr>
                <w:noProof/>
                <w:webHidden/>
              </w:rPr>
              <w:fldChar w:fldCharType="separate"/>
            </w:r>
            <w:r w:rsidR="000B17A3">
              <w:rPr>
                <w:noProof/>
                <w:webHidden/>
              </w:rPr>
              <w:t>22</w:t>
            </w:r>
            <w:r w:rsidR="000B17A3">
              <w:rPr>
                <w:noProof/>
                <w:webHidden/>
              </w:rPr>
              <w:fldChar w:fldCharType="end"/>
            </w:r>
          </w:hyperlink>
        </w:p>
        <w:p w14:paraId="26FED766"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1" w:history="1">
            <w:r w:rsidR="000B17A3" w:rsidRPr="00DF7624">
              <w:rPr>
                <w:rStyle w:val="Hyperlnk"/>
                <w:noProof/>
              </w:rPr>
              <w:t>5.2</w:t>
            </w:r>
            <w:r w:rsidR="000B17A3">
              <w:rPr>
                <w:rFonts w:asciiTheme="minorHAnsi" w:eastAsiaTheme="minorEastAsia" w:hAnsiTheme="minorHAnsi" w:cstheme="minorBidi"/>
                <w:noProof/>
                <w:sz w:val="22"/>
                <w:lang w:eastAsia="sv-SE"/>
              </w:rPr>
              <w:tab/>
            </w:r>
            <w:r w:rsidR="000B17A3" w:rsidRPr="00DF7624">
              <w:rPr>
                <w:rStyle w:val="Hyperlnk"/>
                <w:noProof/>
              </w:rPr>
              <w:t>Formatregler</w:t>
            </w:r>
            <w:r w:rsidR="000B17A3">
              <w:rPr>
                <w:noProof/>
                <w:webHidden/>
              </w:rPr>
              <w:tab/>
            </w:r>
            <w:r w:rsidR="000B17A3">
              <w:rPr>
                <w:noProof/>
                <w:webHidden/>
              </w:rPr>
              <w:fldChar w:fldCharType="begin"/>
            </w:r>
            <w:r w:rsidR="000B17A3">
              <w:rPr>
                <w:noProof/>
                <w:webHidden/>
              </w:rPr>
              <w:instrText xml:space="preserve"> PAGEREF _Toc411633251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199A282B"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2" w:history="1">
            <w:r w:rsidR="000B17A3" w:rsidRPr="00DF7624">
              <w:rPr>
                <w:rStyle w:val="Hyperlnk"/>
                <w:noProof/>
              </w:rPr>
              <w:t>5.2.1</w:t>
            </w:r>
            <w:r w:rsidR="000B17A3">
              <w:rPr>
                <w:rFonts w:asciiTheme="minorHAnsi" w:eastAsiaTheme="minorEastAsia" w:hAnsiTheme="minorHAnsi" w:cstheme="minorBidi"/>
                <w:noProof/>
                <w:sz w:val="22"/>
                <w:lang w:eastAsia="sv-SE"/>
              </w:rPr>
              <w:tab/>
            </w:r>
            <w:r w:rsidR="000B17A3" w:rsidRPr="00DF7624">
              <w:rPr>
                <w:rStyle w:val="Hyperlnk"/>
                <w:noProof/>
              </w:rPr>
              <w:t>Regel 1 – ReferredInformation.time</w:t>
            </w:r>
            <w:r w:rsidR="000B17A3">
              <w:rPr>
                <w:noProof/>
                <w:webHidden/>
              </w:rPr>
              <w:tab/>
            </w:r>
            <w:r w:rsidR="000B17A3">
              <w:rPr>
                <w:noProof/>
                <w:webHidden/>
              </w:rPr>
              <w:fldChar w:fldCharType="begin"/>
            </w:r>
            <w:r w:rsidR="000B17A3">
              <w:rPr>
                <w:noProof/>
                <w:webHidden/>
              </w:rPr>
              <w:instrText xml:space="preserve"> PAGEREF _Toc411633252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4A03B15E" w14:textId="77777777" w:rsidR="000B17A3" w:rsidRDefault="00EB26FE">
          <w:pPr>
            <w:pStyle w:val="Innehll1"/>
            <w:tabs>
              <w:tab w:val="left" w:pos="400"/>
              <w:tab w:val="right" w:leader="dot" w:pos="10456"/>
            </w:tabs>
            <w:rPr>
              <w:rFonts w:asciiTheme="minorHAnsi" w:eastAsiaTheme="minorEastAsia" w:hAnsiTheme="minorHAnsi" w:cstheme="minorBidi"/>
              <w:noProof/>
              <w:sz w:val="22"/>
              <w:lang w:eastAsia="sv-SE"/>
            </w:rPr>
          </w:pPr>
          <w:hyperlink w:anchor="_Toc411633253" w:history="1">
            <w:r w:rsidR="000B17A3" w:rsidRPr="00DF7624">
              <w:rPr>
                <w:rStyle w:val="Hyperlnk"/>
                <w:noProof/>
              </w:rPr>
              <w:t>6</w:t>
            </w:r>
            <w:r w:rsidR="000B17A3">
              <w:rPr>
                <w:rFonts w:asciiTheme="minorHAnsi" w:eastAsiaTheme="minorEastAsia" w:hAnsiTheme="minorHAnsi" w:cstheme="minorBidi"/>
                <w:noProof/>
                <w:sz w:val="22"/>
                <w:lang w:eastAsia="sv-SE"/>
              </w:rPr>
              <w:tab/>
            </w:r>
            <w:r w:rsidR="000B17A3" w:rsidRPr="00DF7624">
              <w:rPr>
                <w:rStyle w:val="Hyperlnk"/>
                <w:noProof/>
              </w:rPr>
              <w:t>Tjänstekontrakt</w:t>
            </w:r>
            <w:r w:rsidR="000B17A3">
              <w:rPr>
                <w:noProof/>
                <w:webHidden/>
              </w:rPr>
              <w:tab/>
            </w:r>
            <w:r w:rsidR="000B17A3">
              <w:rPr>
                <w:noProof/>
                <w:webHidden/>
              </w:rPr>
              <w:fldChar w:fldCharType="begin"/>
            </w:r>
            <w:r w:rsidR="000B17A3">
              <w:rPr>
                <w:noProof/>
                <w:webHidden/>
              </w:rPr>
              <w:instrText xml:space="preserve"> PAGEREF _Toc411633253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AB84263" w14:textId="77777777" w:rsidR="000B17A3" w:rsidRDefault="00EB26FE">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4" w:history="1">
            <w:r w:rsidR="000B17A3" w:rsidRPr="00DF7624">
              <w:rPr>
                <w:rStyle w:val="Hyperlnk"/>
                <w:noProof/>
              </w:rPr>
              <w:t>6.1</w:t>
            </w:r>
            <w:r w:rsidR="000B17A3">
              <w:rPr>
                <w:rFonts w:asciiTheme="minorHAnsi" w:eastAsiaTheme="minorEastAsia" w:hAnsiTheme="minorHAnsi" w:cstheme="minorBidi"/>
                <w:noProof/>
                <w:sz w:val="22"/>
                <w:lang w:eastAsia="sv-SE"/>
              </w:rPr>
              <w:tab/>
            </w:r>
            <w:r w:rsidR="000B17A3" w:rsidRPr="00DF7624">
              <w:rPr>
                <w:rStyle w:val="Hyperlnk"/>
                <w:noProof/>
              </w:rPr>
              <w:t>GetObservations</w:t>
            </w:r>
            <w:r w:rsidR="000B17A3">
              <w:rPr>
                <w:noProof/>
                <w:webHidden/>
              </w:rPr>
              <w:tab/>
            </w:r>
            <w:r w:rsidR="000B17A3">
              <w:rPr>
                <w:noProof/>
                <w:webHidden/>
              </w:rPr>
              <w:fldChar w:fldCharType="begin"/>
            </w:r>
            <w:r w:rsidR="000B17A3">
              <w:rPr>
                <w:noProof/>
                <w:webHidden/>
              </w:rPr>
              <w:instrText xml:space="preserve"> PAGEREF _Toc411633254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59D77E45"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5" w:history="1">
            <w:r w:rsidR="000B17A3" w:rsidRPr="00DF7624">
              <w:rPr>
                <w:rStyle w:val="Hyperlnk"/>
                <w:noProof/>
              </w:rPr>
              <w:t>6.1.1</w:t>
            </w:r>
            <w:r w:rsidR="000B17A3">
              <w:rPr>
                <w:rFonts w:asciiTheme="minorHAnsi" w:eastAsiaTheme="minorEastAsia" w:hAnsiTheme="minorHAnsi" w:cstheme="minorBidi"/>
                <w:noProof/>
                <w:sz w:val="22"/>
                <w:lang w:eastAsia="sv-SE"/>
              </w:rPr>
              <w:tab/>
            </w:r>
            <w:r w:rsidR="000B17A3" w:rsidRPr="00DF7624">
              <w:rPr>
                <w:rStyle w:val="Hyperlnk"/>
                <w:noProof/>
              </w:rPr>
              <w:t>Version</w:t>
            </w:r>
            <w:r w:rsidR="000B17A3">
              <w:rPr>
                <w:noProof/>
                <w:webHidden/>
              </w:rPr>
              <w:tab/>
            </w:r>
            <w:r w:rsidR="000B17A3">
              <w:rPr>
                <w:noProof/>
                <w:webHidden/>
              </w:rPr>
              <w:fldChar w:fldCharType="begin"/>
            </w:r>
            <w:r w:rsidR="000B17A3">
              <w:rPr>
                <w:noProof/>
                <w:webHidden/>
              </w:rPr>
              <w:instrText xml:space="preserve"> PAGEREF _Toc411633255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3B1400A6"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6" w:history="1">
            <w:r w:rsidR="000B17A3" w:rsidRPr="00DF7624">
              <w:rPr>
                <w:rStyle w:val="Hyperlnk"/>
                <w:noProof/>
              </w:rPr>
              <w:t>6.1.2</w:t>
            </w:r>
            <w:r w:rsidR="000B17A3">
              <w:rPr>
                <w:rFonts w:asciiTheme="minorHAnsi" w:eastAsiaTheme="minorEastAsia" w:hAnsiTheme="minorHAnsi" w:cstheme="minorBidi"/>
                <w:noProof/>
                <w:sz w:val="22"/>
                <w:lang w:eastAsia="sv-SE"/>
              </w:rPr>
              <w:tab/>
            </w:r>
            <w:r w:rsidR="000B17A3" w:rsidRPr="00DF7624">
              <w:rPr>
                <w:rStyle w:val="Hyperlnk"/>
                <w:noProof/>
              </w:rPr>
              <w:t>Fältregler</w:t>
            </w:r>
            <w:r w:rsidR="000B17A3">
              <w:rPr>
                <w:noProof/>
                <w:webHidden/>
              </w:rPr>
              <w:tab/>
            </w:r>
            <w:r w:rsidR="000B17A3">
              <w:rPr>
                <w:noProof/>
                <w:webHidden/>
              </w:rPr>
              <w:fldChar w:fldCharType="begin"/>
            </w:r>
            <w:r w:rsidR="000B17A3">
              <w:rPr>
                <w:noProof/>
                <w:webHidden/>
              </w:rPr>
              <w:instrText xml:space="preserve"> PAGEREF _Toc411633256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969A325"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7" w:history="1">
            <w:r w:rsidR="000B17A3" w:rsidRPr="00DF7624">
              <w:rPr>
                <w:rStyle w:val="Hyperlnk"/>
                <w:noProof/>
              </w:rPr>
              <w:t>6.1.3</w:t>
            </w:r>
            <w:r w:rsidR="000B17A3">
              <w:rPr>
                <w:rFonts w:asciiTheme="minorHAnsi" w:eastAsiaTheme="minorEastAsia" w:hAnsiTheme="minorHAnsi" w:cstheme="minorBidi"/>
                <w:noProof/>
                <w:sz w:val="22"/>
                <w:lang w:eastAsia="sv-SE"/>
              </w:rPr>
              <w:tab/>
            </w:r>
            <w:r w:rsidR="000B17A3" w:rsidRPr="00DF7624">
              <w:rPr>
                <w:rStyle w:val="Hyperlnk"/>
                <w:noProof/>
              </w:rPr>
              <w:t>Övriga regler</w:t>
            </w:r>
            <w:r w:rsidR="000B17A3">
              <w:rPr>
                <w:noProof/>
                <w:webHidden/>
              </w:rPr>
              <w:tab/>
            </w:r>
            <w:r w:rsidR="000B17A3">
              <w:rPr>
                <w:noProof/>
                <w:webHidden/>
              </w:rPr>
              <w:fldChar w:fldCharType="begin"/>
            </w:r>
            <w:r w:rsidR="000B17A3">
              <w:rPr>
                <w:noProof/>
                <w:webHidden/>
              </w:rPr>
              <w:instrText xml:space="preserve"> PAGEREF _Toc411633257 \h </w:instrText>
            </w:r>
            <w:r w:rsidR="000B17A3">
              <w:rPr>
                <w:noProof/>
                <w:webHidden/>
              </w:rPr>
            </w:r>
            <w:r w:rsidR="000B17A3">
              <w:rPr>
                <w:noProof/>
                <w:webHidden/>
              </w:rPr>
              <w:fldChar w:fldCharType="separate"/>
            </w:r>
            <w:r w:rsidR="000B17A3">
              <w:rPr>
                <w:noProof/>
                <w:webHidden/>
              </w:rPr>
              <w:t>49</w:t>
            </w:r>
            <w:r w:rsidR="000B17A3">
              <w:rPr>
                <w:noProof/>
                <w:webHidden/>
              </w:rPr>
              <w:fldChar w:fldCharType="end"/>
            </w:r>
          </w:hyperlink>
        </w:p>
        <w:p w14:paraId="34A476D1" w14:textId="77777777" w:rsidR="000B17A3" w:rsidRDefault="00EB26FE">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8" w:history="1">
            <w:r w:rsidR="000B17A3" w:rsidRPr="00DF7624">
              <w:rPr>
                <w:rStyle w:val="Hyperlnk"/>
                <w:noProof/>
              </w:rPr>
              <w:t>6.1.4</w:t>
            </w:r>
            <w:r w:rsidR="000B17A3">
              <w:rPr>
                <w:rFonts w:asciiTheme="minorHAnsi" w:eastAsiaTheme="minorEastAsia" w:hAnsiTheme="minorHAnsi" w:cstheme="minorBidi"/>
                <w:noProof/>
                <w:sz w:val="22"/>
                <w:lang w:eastAsia="sv-SE"/>
              </w:rPr>
              <w:tab/>
            </w:r>
            <w:r w:rsidR="000B17A3" w:rsidRPr="00DF7624">
              <w:rPr>
                <w:rStyle w:val="Hyperlnk"/>
                <w:noProof/>
              </w:rPr>
              <w:t>Annan information om kontraktet</w:t>
            </w:r>
            <w:r w:rsidR="000B17A3">
              <w:rPr>
                <w:noProof/>
                <w:webHidden/>
              </w:rPr>
              <w:tab/>
            </w:r>
            <w:r w:rsidR="000B17A3">
              <w:rPr>
                <w:noProof/>
                <w:webHidden/>
              </w:rPr>
              <w:fldChar w:fldCharType="begin"/>
            </w:r>
            <w:r w:rsidR="000B17A3">
              <w:rPr>
                <w:noProof/>
                <w:webHidden/>
              </w:rPr>
              <w:instrText xml:space="preserve"> PAGEREF _Toc411633258 \h </w:instrText>
            </w:r>
            <w:r w:rsidR="000B17A3">
              <w:rPr>
                <w:noProof/>
                <w:webHidden/>
              </w:rPr>
            </w:r>
            <w:r w:rsidR="000B17A3">
              <w:rPr>
                <w:noProof/>
                <w:webHidden/>
              </w:rPr>
              <w:fldChar w:fldCharType="separate"/>
            </w:r>
            <w:r w:rsidR="000B17A3">
              <w:rPr>
                <w:noProof/>
                <w:webHidden/>
              </w:rPr>
              <w:t>51</w:t>
            </w:r>
            <w:r w:rsidR="000B17A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77777777" w:rsidR="000D3E6C" w:rsidRDefault="000D3E6C" w:rsidP="008C223D">
            <w:pPr>
              <w:pStyle w:val="TableText"/>
            </w:pP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33014CD9" w14:textId="6B4FF8EF" w:rsidR="000D3E6C" w:rsidDel="00EB26FE" w:rsidRDefault="000D3E6C" w:rsidP="000D3E6C">
            <w:pPr>
              <w:pStyle w:val="TableText"/>
              <w:numPr>
                <w:ilvl w:val="0"/>
                <w:numId w:val="40"/>
              </w:numPr>
              <w:tabs>
                <w:tab w:val="right" w:pos="3176"/>
              </w:tabs>
              <w:ind w:left="113" w:hanging="113"/>
              <w:jc w:val="left"/>
              <w:rPr>
                <w:del w:id="2" w:author="Torbjörn Dahlin" w:date="2015-02-19T07:50:00Z"/>
              </w:rPr>
            </w:pPr>
            <w:del w:id="3" w:author="Torbjörn Dahlin" w:date="2015-02-19T07:50:00Z">
              <w:r w:rsidDel="00EB26FE">
                <w:delText>Möjligt för sourcesystem att svara med en förklaring till varför information inte kan returneras</w:delText>
              </w:r>
            </w:del>
          </w:p>
          <w:p w14:paraId="1048DA28" w14:textId="27E04FCB" w:rsidR="00855D86" w:rsidRDefault="00855D86">
            <w:pPr>
              <w:pStyle w:val="TableText"/>
              <w:numPr>
                <w:ilvl w:val="0"/>
                <w:numId w:val="40"/>
              </w:numPr>
              <w:tabs>
                <w:tab w:val="right" w:pos="3176"/>
              </w:tabs>
              <w:ind w:left="113" w:hanging="113"/>
              <w:jc w:val="left"/>
              <w:rPr>
                <w:ins w:id="4" w:author="Torbjörn Dahlin" w:date="2015-02-19T07:48:00Z"/>
              </w:rPr>
            </w:pPr>
            <w:del w:id="5" w:author="Torbjörn Dahlin" w:date="2015-02-19T07:48:00Z">
              <w:r w:rsidDel="00EB26FE">
                <w:delText>Massor av mindre textjusteringar</w:delText>
              </w:r>
            </w:del>
            <w:ins w:id="6" w:author="Torbjörn Dahlin" w:date="2015-02-19T07:48:00Z">
              <w:r w:rsidR="00EB26FE">
                <w:t>Textjusteringar</w:t>
              </w:r>
            </w:ins>
            <w:r>
              <w:t xml:space="preserve"> samt rättningar kardinaliteter, och några saknade fält</w:t>
            </w:r>
            <w:ins w:id="7" w:author="Torbjörn Dahlin" w:date="2015-02-19T07:48:00Z">
              <w:r w:rsidR="00EB26FE">
                <w:t xml:space="preserve"> med mera</w:t>
              </w:r>
            </w:ins>
            <w:del w:id="8" w:author="Torbjörn Dahlin" w:date="2015-02-19T07:48:00Z">
              <w:r w:rsidDel="00EB26FE">
                <w:delText xml:space="preserve">. </w:delText>
              </w:r>
            </w:del>
          </w:p>
          <w:p w14:paraId="6361E733" w14:textId="28618204" w:rsidR="00EB26FE" w:rsidRDefault="00EB26FE">
            <w:pPr>
              <w:pStyle w:val="TableText"/>
              <w:numPr>
                <w:ilvl w:val="0"/>
                <w:numId w:val="40"/>
              </w:numPr>
              <w:tabs>
                <w:tab w:val="right" w:pos="3176"/>
              </w:tabs>
              <w:ind w:left="113" w:hanging="113"/>
              <w:jc w:val="left"/>
              <w:rPr>
                <w:ins w:id="9" w:author="Torbjörn Dahlin" w:date="2015-02-19T07:49:00Z"/>
              </w:rPr>
            </w:pPr>
            <w:ins w:id="10" w:author="Torbjörn Dahlin" w:date="2015-02-19T07:48:00Z">
              <w:r>
                <w:t xml:space="preserve">Ändrat villkor för tidsbaserade utsökningar. Nu matchas denna parameter endast om </w:t>
              </w:r>
              <w:proofErr w:type="spellStart"/>
              <w:r>
                <w:t>observation.time</w:t>
              </w:r>
            </w:ins>
            <w:proofErr w:type="spellEnd"/>
          </w:p>
          <w:p w14:paraId="1A516D8E" w14:textId="1A5C69AB" w:rsidR="00EB26FE" w:rsidRDefault="00EB26FE">
            <w:pPr>
              <w:pStyle w:val="TableText"/>
              <w:numPr>
                <w:ilvl w:val="0"/>
                <w:numId w:val="40"/>
              </w:numPr>
              <w:tabs>
                <w:tab w:val="right" w:pos="3176"/>
              </w:tabs>
              <w:ind w:left="113" w:hanging="113"/>
              <w:jc w:val="left"/>
              <w:rPr>
                <w:ins w:id="11" w:author="Torbjörn Dahlin" w:date="2015-02-19T07:49:00Z"/>
              </w:rPr>
            </w:pPr>
            <w:ins w:id="12" w:author="Torbjörn Dahlin" w:date="2015-02-19T07:49:00Z">
              <w:r>
                <w:t>Korrigeringar av infomodell i form av kardinaliteter, använder den NI 2015:1 istället för pre-release versionen</w:t>
              </w:r>
            </w:ins>
            <w:ins w:id="13" w:author="Torbjörn Dahlin" w:date="2015-02-19T07:50:00Z">
              <w:r>
                <w:t>.</w:t>
              </w:r>
            </w:ins>
          </w:p>
          <w:p w14:paraId="17621EB0" w14:textId="688CAC8A" w:rsidR="00EB26FE" w:rsidRDefault="00EB26FE" w:rsidP="00EB26FE">
            <w:pPr>
              <w:pStyle w:val="TableText"/>
              <w:tabs>
                <w:tab w:val="right" w:pos="3176"/>
              </w:tabs>
              <w:ind w:left="113"/>
              <w:jc w:val="left"/>
              <w:pPrChange w:id="14" w:author="Torbjörn Dahlin" w:date="2015-02-19T07:48:00Z">
                <w:pPr>
                  <w:pStyle w:val="TableText"/>
                  <w:numPr>
                    <w:numId w:val="40"/>
                  </w:numPr>
                  <w:tabs>
                    <w:tab w:val="right" w:pos="3176"/>
                  </w:tabs>
                  <w:ind w:left="113" w:hanging="113"/>
                  <w:jc w:val="left"/>
                </w:pPr>
              </w:pPrChange>
            </w:pPr>
          </w:p>
        </w:tc>
        <w:tc>
          <w:tcPr>
            <w:tcW w:w="1559" w:type="dxa"/>
          </w:tcPr>
          <w:p w14:paraId="55E5D7B8" w14:textId="77777777" w:rsidR="000D3E6C" w:rsidRDefault="00EB26FE" w:rsidP="00C73247">
            <w:pPr>
              <w:pStyle w:val="TableText"/>
              <w:rPr>
                <w:ins w:id="15" w:author="Torbjörn Dahlin" w:date="2015-02-19T07:47:00Z"/>
              </w:rPr>
            </w:pPr>
            <w:ins w:id="16" w:author="Torbjörn Dahlin" w:date="2015-02-19T07:47:00Z">
              <w:r>
                <w:t>Torbjörn Dahlin</w:t>
              </w:r>
            </w:ins>
          </w:p>
          <w:p w14:paraId="2A400E65" w14:textId="068EDE77" w:rsidR="00EB26FE" w:rsidRDefault="00EB26FE" w:rsidP="00C73247">
            <w:pPr>
              <w:pStyle w:val="TableText"/>
            </w:pPr>
            <w:ins w:id="17" w:author="Torbjörn Dahlin" w:date="2015-02-19T07:47:00Z">
              <w:r>
                <w:t>Erik Nissén</w:t>
              </w:r>
            </w:ins>
          </w:p>
        </w:tc>
        <w:tc>
          <w:tcPr>
            <w:tcW w:w="1418" w:type="dxa"/>
          </w:tcPr>
          <w:p w14:paraId="767504F7" w14:textId="77777777" w:rsidR="000D3E6C" w:rsidRPr="000C2908" w:rsidRDefault="000D3E6C" w:rsidP="007C1FB9">
            <w:pPr>
              <w:pStyle w:val="TableText"/>
              <w:rPr>
                <w:rFonts w:ascii="Georgia" w:hAnsi="Georgia"/>
              </w:rPr>
            </w:pPr>
          </w:p>
        </w:tc>
      </w:tr>
    </w:tbl>
    <w:p w14:paraId="073E0FED" w14:textId="6D91879B"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0C2908" w:rsidRDefault="00534FBE" w:rsidP="00202B3B">
            <w:pPr>
              <w:pStyle w:val="TableText"/>
              <w:jc w:val="left"/>
              <w:rPr>
                <w:rFonts w:ascii="Georgia" w:hAnsi="Georgia"/>
              </w:rPr>
            </w:pPr>
            <w:r w:rsidRPr="000C2908">
              <w:rPr>
                <w:rFonts w:ascii="Georgia" w:hAnsi="Georgia"/>
              </w:rPr>
              <w:t>R1</w:t>
            </w:r>
          </w:p>
        </w:tc>
        <w:tc>
          <w:tcPr>
            <w:tcW w:w="2183" w:type="dxa"/>
          </w:tcPr>
          <w:p w14:paraId="088AFC63" w14:textId="5B486E12" w:rsidR="00534FBE" w:rsidRPr="000C2908" w:rsidRDefault="00534FBE" w:rsidP="00202B3B">
            <w:pPr>
              <w:pStyle w:val="TableText"/>
              <w:jc w:val="left"/>
              <w:rPr>
                <w:rFonts w:ascii="Georgia" w:hAnsi="Georgia"/>
              </w:rPr>
            </w:pPr>
            <w:r w:rsidRPr="00CC412F">
              <w:t>RIVTA flera dokument</w:t>
            </w:r>
          </w:p>
        </w:tc>
        <w:tc>
          <w:tcPr>
            <w:tcW w:w="3181" w:type="dxa"/>
          </w:tcPr>
          <w:p w14:paraId="5701210E" w14:textId="04B3883A" w:rsidR="00534FBE" w:rsidRPr="000C2908" w:rsidRDefault="00534FBE" w:rsidP="00202B3B">
            <w:pPr>
              <w:pStyle w:val="TableText"/>
              <w:jc w:val="left"/>
              <w:rPr>
                <w:rFonts w:ascii="Georgia" w:hAnsi="Georgia"/>
              </w:rPr>
            </w:pPr>
            <w:r>
              <w:rPr>
                <w:rFonts w:ascii="Georgia" w:hAnsi="Georgia"/>
              </w:rPr>
              <w:t>Finns på webben</w:t>
            </w:r>
          </w:p>
        </w:tc>
        <w:tc>
          <w:tcPr>
            <w:tcW w:w="3765" w:type="dxa"/>
          </w:tcPr>
          <w:p w14:paraId="35C1996F" w14:textId="77777777" w:rsidR="00534FBE" w:rsidRDefault="00534FBE" w:rsidP="00202B3B">
            <w:pPr>
              <w:pStyle w:val="TableText"/>
              <w:jc w:val="left"/>
            </w:pPr>
            <w:r w:rsidRPr="00320358">
              <w:t>http://rivta.se/documents/</w:t>
            </w:r>
          </w:p>
          <w:p w14:paraId="6B73ECA6" w14:textId="77777777" w:rsidR="00534FBE" w:rsidRPr="000C2908" w:rsidRDefault="00534FBE" w:rsidP="00202B3B">
            <w:pPr>
              <w:pStyle w:val="TableText"/>
              <w:jc w:val="left"/>
              <w:rPr>
                <w:rFonts w:ascii="Georgia" w:hAnsi="Georgia"/>
              </w:rPr>
            </w:pPr>
          </w:p>
        </w:tc>
      </w:tr>
      <w:tr w:rsidR="00534FBE" w:rsidRPr="000C2908" w14:paraId="79F99285" w14:textId="77777777" w:rsidTr="007C1FB9">
        <w:tc>
          <w:tcPr>
            <w:tcW w:w="964" w:type="dxa"/>
          </w:tcPr>
          <w:p w14:paraId="19D9AD39" w14:textId="549297B8" w:rsidR="00534FBE" w:rsidRPr="000C2908" w:rsidRDefault="00534FBE" w:rsidP="00202B3B">
            <w:pPr>
              <w:pStyle w:val="TableText"/>
              <w:jc w:val="left"/>
              <w:rPr>
                <w:rFonts w:ascii="Georgia" w:hAnsi="Georgia"/>
              </w:rPr>
            </w:pPr>
            <w:r w:rsidRPr="000C2908">
              <w:rPr>
                <w:rFonts w:ascii="Georgia" w:hAnsi="Georgia"/>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0C2908" w:rsidRDefault="00534FBE" w:rsidP="00202B3B">
            <w:pPr>
              <w:pStyle w:val="TableText"/>
              <w:jc w:val="left"/>
              <w:rPr>
                <w:rFonts w:ascii="Georgia" w:hAnsi="Georgia"/>
              </w:rPr>
            </w:pPr>
            <w:r>
              <w:rPr>
                <w:rFonts w:ascii="Georgia" w:hAnsi="Georgia"/>
              </w:rPr>
              <w:t>Obligatoriskt</w:t>
            </w:r>
          </w:p>
        </w:tc>
        <w:tc>
          <w:tcPr>
            <w:tcW w:w="3765" w:type="dxa"/>
          </w:tcPr>
          <w:p w14:paraId="19EED1F6" w14:textId="491F1C73" w:rsidR="00534FBE" w:rsidRPr="000C2908" w:rsidRDefault="00534FBE" w:rsidP="00202B3B">
            <w:pPr>
              <w:pStyle w:val="TableText"/>
              <w:ind w:left="0"/>
              <w:jc w:val="left"/>
              <w:rPr>
                <w:rFonts w:ascii="Georgia" w:hAnsi="Georgia"/>
              </w:rPr>
            </w:pPr>
            <w:r>
              <w:rPr>
                <w:rFonts w:ascii="Georgia" w:hAnsi="Georgia"/>
              </w:rPr>
              <w:t>bilaga</w:t>
            </w:r>
            <w:r w:rsidRPr="000C2908">
              <w:rPr>
                <w:rFonts w:ascii="Georgia" w:hAnsi="Georgia"/>
              </w:rPr>
              <w:t xml:space="preserve"> </w:t>
            </w:r>
          </w:p>
        </w:tc>
      </w:tr>
      <w:tr w:rsidR="00534FBE" w:rsidRPr="000C2908" w14:paraId="3B218027" w14:textId="77777777" w:rsidTr="007C1FB9">
        <w:tc>
          <w:tcPr>
            <w:tcW w:w="964" w:type="dxa"/>
          </w:tcPr>
          <w:p w14:paraId="32F94C16" w14:textId="499355FF" w:rsidR="00534FBE" w:rsidRPr="000C2908" w:rsidRDefault="00534FBE" w:rsidP="00202B3B">
            <w:pPr>
              <w:pStyle w:val="TableText"/>
              <w:jc w:val="left"/>
              <w:rPr>
                <w:rFonts w:ascii="Georgia" w:hAnsi="Georgia"/>
              </w:rPr>
            </w:pPr>
            <w:r>
              <w:rPr>
                <w:rFonts w:ascii="Georgia" w:hAnsi="Georgia"/>
              </w:rPr>
              <w:t>R3</w:t>
            </w:r>
          </w:p>
        </w:tc>
        <w:tc>
          <w:tcPr>
            <w:tcW w:w="2183" w:type="dxa"/>
          </w:tcPr>
          <w:p w14:paraId="20E8B159" w14:textId="3456F8E5" w:rsidR="00534FBE" w:rsidRDefault="00534FBE" w:rsidP="00202B3B">
            <w:pPr>
              <w:pStyle w:val="TableText"/>
              <w:jc w:val="left"/>
            </w:pPr>
            <w:r>
              <w:t>RIV Tekniska Anvisningar Ö</w:t>
            </w:r>
            <w:r w:rsidRPr="00CC412F">
              <w:t>versikt</w:t>
            </w:r>
            <w:r>
              <w:rPr>
                <w:rFonts w:ascii="Georgia" w:hAnsi="Georgia"/>
              </w:rPr>
              <w:t xml:space="preserve"> 2.0.1</w:t>
            </w:r>
          </w:p>
        </w:tc>
        <w:tc>
          <w:tcPr>
            <w:tcW w:w="3181" w:type="dxa"/>
          </w:tcPr>
          <w:p w14:paraId="19E87681" w14:textId="07973A31" w:rsidR="00534FBE" w:rsidRDefault="00534FBE" w:rsidP="00202B3B">
            <w:pPr>
              <w:pStyle w:val="TableText"/>
              <w:jc w:val="left"/>
              <w:rPr>
                <w:rFonts w:ascii="Georgia" w:hAnsi="Georgia"/>
              </w:rPr>
            </w:pPr>
            <w:r w:rsidRPr="00862D24">
              <w:rPr>
                <w:rFonts w:ascii="Georgia" w:hAnsi="Georgia"/>
              </w:rPr>
              <w:t>Finns på Webben</w:t>
            </w:r>
          </w:p>
        </w:tc>
        <w:tc>
          <w:tcPr>
            <w:tcW w:w="3765" w:type="dxa"/>
          </w:tcPr>
          <w:p w14:paraId="0616FE2C" w14:textId="4FA02AD7" w:rsidR="00534FBE" w:rsidRDefault="00EB26FE" w:rsidP="00202B3B">
            <w:pPr>
              <w:pStyle w:val="TableText"/>
              <w:ind w:left="0"/>
              <w:jc w:val="left"/>
              <w:rPr>
                <w:rFonts w:ascii="Georgia" w:hAnsi="Georgia"/>
              </w:rPr>
            </w:pPr>
            <w:hyperlink r:id="rId9" w:history="1">
              <w:r w:rsidR="00534FBE">
                <w:rPr>
                  <w:rStyle w:val="Hyperlnk"/>
                  <w:rFonts w:ascii="Georgia" w:hAnsi="Georgia"/>
                </w:rPr>
                <w:t>http://rivta.se/documents/ARK_0001/RIV_Tekniska_Anvisningar_Oversikt_2.0.1.pdf</w:t>
              </w:r>
            </w:hyperlink>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lastRenderedPageBreak/>
              <w:t>Tjänsteproducent (P)</w:t>
            </w:r>
          </w:p>
        </w:tc>
        <w:tc>
          <w:tcPr>
            <w:tcW w:w="3827" w:type="dxa"/>
          </w:tcPr>
          <w:p w14:paraId="11035784" w14:textId="2B723E17" w:rsidR="00992906" w:rsidRPr="00862D24" w:rsidRDefault="008B3F63" w:rsidP="008B3F63">
            <w:pPr>
              <w:pStyle w:val="TableText"/>
              <w:jc w:val="left"/>
              <w:rPr>
                <w:rFonts w:ascii="Georgia" w:hAnsi="Georgia"/>
              </w:rPr>
            </w:pPr>
            <w:commentRangeStart w:id="18"/>
            <w:r>
              <w:rPr>
                <w:rFonts w:ascii="Georgia" w:hAnsi="Georgia"/>
              </w:rPr>
              <w:t>Den part som erbjuder sig att ta emot anrop och svara på dem. I det här sammanhanget oftast vårdens IT-system som också producerar information.</w:t>
            </w:r>
            <w:commentRangeEnd w:id="18"/>
            <w:r>
              <w:rPr>
                <w:rStyle w:val="Kommentarsreferens"/>
                <w:rFonts w:ascii="Georgia" w:eastAsia="Calibri" w:hAnsi="Georgia"/>
              </w:rPr>
              <w:commentReference w:id="18"/>
            </w:r>
            <w:r>
              <w:rPr>
                <w:rFonts w:ascii="Georgia" w:hAnsi="Georgia"/>
              </w:rPr>
              <w:t xml:space="preserve">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594512BB" w14:textId="65863187" w:rsidR="00D72C00" w:rsidRDefault="00D72C00">
      <w:pPr>
        <w:spacing w:line="240" w:lineRule="auto"/>
        <w:rPr>
          <w:rFonts w:eastAsia="Times New Roman"/>
          <w:bCs/>
          <w:sz w:val="30"/>
          <w:szCs w:val="28"/>
        </w:rPr>
      </w:pPr>
      <w:bookmarkStart w:id="19" w:name="_Toc357754843"/>
      <w:bookmarkStart w:id="20" w:name="_Toc243452541"/>
    </w:p>
    <w:p w14:paraId="3B67BAEE" w14:textId="662FF7DF" w:rsidR="0039481C" w:rsidRDefault="0039481C" w:rsidP="0039481C">
      <w:pPr>
        <w:pStyle w:val="Rubrik1"/>
      </w:pPr>
      <w:bookmarkStart w:id="21" w:name="_Toc411633220"/>
      <w:r>
        <w:t>Inledning</w:t>
      </w:r>
      <w:bookmarkEnd w:id="19"/>
      <w:bookmarkEnd w:id="20"/>
      <w:bookmarkEnd w:id="2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79741063"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0B17A3" w:rsidRPr="002D39D1">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0B17A3" w:rsidRPr="002D39D1">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0B17A3" w:rsidRPr="002D39D1">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22" w:name="_Toc411633221"/>
      <w:bookmarkStart w:id="23" w:name="_Toc269040962"/>
      <w:r>
        <w:t>Svenskt namn</w:t>
      </w:r>
      <w:bookmarkEnd w:id="22"/>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B17A3">
        <w:rPr>
          <w:color w:val="76923C" w:themeColor="accent3" w:themeShade="BF"/>
        </w:rPr>
        <w:t xml:space="preserve">Vård- och omsorg </w:t>
      </w:r>
      <w:proofErr w:type="spellStart"/>
      <w:proofErr w:type="gramStart"/>
      <w:r w:rsidR="000B17A3">
        <w:rPr>
          <w:color w:val="76923C" w:themeColor="accent3" w:themeShade="BF"/>
        </w:rPr>
        <w:t>kärnprocess:hantera</w:t>
      </w:r>
      <w:proofErr w:type="spellEnd"/>
      <w:proofErr w:type="gramEnd"/>
      <w:r w:rsidR="000B17A3">
        <w:rPr>
          <w:color w:val="76923C" w:themeColor="accent3" w:themeShade="BF"/>
        </w:rPr>
        <w:t xml:space="preserve"> hälsorelaterade </w:t>
      </w:r>
      <w:proofErr w:type="spellStart"/>
      <w:r w:rsidR="000B17A3">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B17A3">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23"/>
    <w:p w14:paraId="379952D3" w14:textId="77777777" w:rsidR="005F3FF0" w:rsidRDefault="005F3FF0" w:rsidP="005F3FF0"/>
    <w:p w14:paraId="100B360E" w14:textId="77777777" w:rsidR="005F3FF0" w:rsidRDefault="005F3FF0" w:rsidP="005F3FF0">
      <w:pPr>
        <w:pStyle w:val="Rubrik2"/>
      </w:pPr>
      <w:bookmarkStart w:id="24" w:name="_Toc398042046"/>
      <w:bookmarkStart w:id="25" w:name="_Toc411633222"/>
      <w:r>
        <w:t>WEB beskrivning</w:t>
      </w:r>
      <w:bookmarkEnd w:id="24"/>
      <w:bookmarkEnd w:id="25"/>
    </w:p>
    <w:p w14:paraId="473709EA" w14:textId="74A5A33E"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w:t>
      </w:r>
      <w:commentRangeStart w:id="26"/>
      <w:r w:rsidR="008B3F63">
        <w:t>vårdverksamheter</w:t>
      </w:r>
      <w:commentRangeEnd w:id="26"/>
      <w:r w:rsidR="008B3F63">
        <w:rPr>
          <w:rStyle w:val="Kommentarsreferens"/>
        </w:rPr>
        <w:commentReference w:id="26"/>
      </w:r>
      <w:r w:rsidR="008B3F63">
        <w:t xml:space="preserve"> </w:t>
      </w:r>
      <w:r>
        <w:t xml:space="preserve">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27" w:name="_Toc198086678"/>
      <w:bookmarkStart w:id="28" w:name="_Toc224960918"/>
      <w:bookmarkStart w:id="29" w:name="_Toc357754844"/>
      <w:bookmarkStart w:id="30" w:name="_Toc243452542"/>
      <w:bookmarkStart w:id="31" w:name="_Toc163300578"/>
      <w:bookmarkStart w:id="32" w:name="_Toc163300880"/>
      <w:bookmarkStart w:id="33" w:name="_Toc198366954"/>
      <w:r w:rsidR="00992906">
        <w:br w:type="page"/>
      </w:r>
    </w:p>
    <w:p w14:paraId="6A4B8311" w14:textId="50ED723C" w:rsidR="0039481C" w:rsidRDefault="0039481C" w:rsidP="0039481C">
      <w:pPr>
        <w:pStyle w:val="Rubrik1"/>
      </w:pPr>
      <w:bookmarkStart w:id="34" w:name="_Toc411633223"/>
      <w:r>
        <w:lastRenderedPageBreak/>
        <w:t>Versionsinformation</w:t>
      </w:r>
      <w:bookmarkEnd w:id="27"/>
      <w:bookmarkEnd w:id="28"/>
      <w:bookmarkEnd w:id="29"/>
      <w:bookmarkEnd w:id="30"/>
      <w:bookmarkEnd w:id="34"/>
    </w:p>
    <w:p w14:paraId="2F36E12C" w14:textId="000EBA68"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35" w:name="_Toc357754845"/>
      <w:bookmarkStart w:id="36" w:name="_Toc243452543"/>
      <w:bookmarkStart w:id="37" w:name="_Toc411633224"/>
      <w:bookmarkStart w:id="38" w:name="_Toc163300882"/>
      <w:r w:rsidRPr="00526B30">
        <w:rPr>
          <w:lang w:val="en-US"/>
        </w:rPr>
        <w:t xml:space="preserve">Version </w:t>
      </w:r>
      <w:bookmarkEnd w:id="35"/>
      <w:bookmarkEnd w:id="36"/>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B17A3">
        <w:rPr>
          <w:color w:val="008000"/>
          <w:lang w:val="en-US"/>
        </w:rPr>
        <w:t>1.0</w:t>
      </w:r>
      <w:bookmarkEnd w:id="37"/>
      <w:r w:rsidR="00E57C71">
        <w:rPr>
          <w:color w:val="008000"/>
        </w:rPr>
        <w:fldChar w:fldCharType="end"/>
      </w:r>
    </w:p>
    <w:p w14:paraId="2619F25A" w14:textId="77777777" w:rsidR="0039481C" w:rsidRDefault="0039481C" w:rsidP="0039481C">
      <w:pPr>
        <w:pStyle w:val="Rubrik3"/>
      </w:pPr>
      <w:bookmarkStart w:id="39" w:name="_Toc243452544"/>
      <w:bookmarkStart w:id="40" w:name="_Toc411633225"/>
      <w:r>
        <w:t>Oförändrade tjänstekontrakt</w:t>
      </w:r>
      <w:bookmarkEnd w:id="39"/>
      <w:bookmarkEnd w:id="40"/>
    </w:p>
    <w:p w14:paraId="51263932" w14:textId="77777777" w:rsidR="005F3FF0" w:rsidRPr="005F3FF0" w:rsidRDefault="005F3FF0" w:rsidP="005F3FF0"/>
    <w:p w14:paraId="00D1F070" w14:textId="77777777" w:rsidR="0039481C" w:rsidRDefault="0039481C" w:rsidP="0039481C">
      <w:pPr>
        <w:pStyle w:val="Rubrik3"/>
      </w:pPr>
      <w:bookmarkStart w:id="41" w:name="_Toc243452545"/>
      <w:bookmarkStart w:id="42" w:name="_Toc411633226"/>
      <w:r>
        <w:t>Nya tjänstekontrakt</w:t>
      </w:r>
      <w:bookmarkEnd w:id="41"/>
      <w:bookmarkEnd w:id="42"/>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43" w:name="_Toc243452546"/>
      <w:bookmarkStart w:id="44" w:name="_Toc411633227"/>
      <w:r>
        <w:t>Förändrade tjänstekontrakt</w:t>
      </w:r>
      <w:bookmarkEnd w:id="43"/>
      <w:bookmarkEnd w:id="44"/>
    </w:p>
    <w:p w14:paraId="6D97361C" w14:textId="76CCB711" w:rsidR="00992906" w:rsidRDefault="00992906" w:rsidP="00992906">
      <w:bookmarkStart w:id="45"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46" w:name="_Toc411633228"/>
      <w:r>
        <w:t>Utgångna tjänstekontrakt</w:t>
      </w:r>
      <w:bookmarkEnd w:id="45"/>
      <w:bookmarkEnd w:id="46"/>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47" w:name="_Toc357754846"/>
      <w:bookmarkStart w:id="48" w:name="_Toc243452548"/>
      <w:bookmarkStart w:id="49" w:name="_Toc411633229"/>
      <w:r w:rsidRPr="0028759B">
        <w:t>Version tidigare</w:t>
      </w:r>
      <w:bookmarkEnd w:id="47"/>
      <w:bookmarkEnd w:id="48"/>
      <w:bookmarkEnd w:id="49"/>
    </w:p>
    <w:p w14:paraId="2FEA36CC" w14:textId="357D3BA2" w:rsidR="005464FE" w:rsidRDefault="005464FE" w:rsidP="005464FE">
      <w:bookmarkStart w:id="50"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51" w:name="_Toc411633230"/>
      <w:r>
        <w:lastRenderedPageBreak/>
        <w:t>Tjänstedomänens arkitektur</w:t>
      </w:r>
      <w:bookmarkEnd w:id="50"/>
      <w:bookmarkEnd w:id="51"/>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52" w:name="_Toc398042055"/>
      <w:bookmarkStart w:id="53" w:name="_Toc411633231"/>
      <w:r>
        <w:t>Flöden</w:t>
      </w:r>
      <w:bookmarkEnd w:id="52"/>
      <w:bookmarkEnd w:id="53"/>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54" w:name="_Toc398042056"/>
      <w:bookmarkStart w:id="55" w:name="_Toc411633232"/>
      <w:r w:rsidRPr="0071169E">
        <w:t>Hämta observationer</w:t>
      </w:r>
      <w:bookmarkEnd w:id="54"/>
      <w:bookmarkEnd w:id="55"/>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3">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697CA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503A0" w:rsidRPr="008A6814" w14:paraId="0E6896DF" w14:textId="77777777" w:rsidTr="005464FE">
        <w:tc>
          <w:tcPr>
            <w:tcW w:w="2409" w:type="dxa"/>
            <w:tcBorders>
              <w:top w:val="single" w:sz="6" w:space="0" w:color="auto"/>
            </w:tcBorders>
          </w:tcPr>
          <w:p w14:paraId="66F9B3F3" w14:textId="7BC51BAC" w:rsidR="003503A0" w:rsidRDefault="003503A0" w:rsidP="003503A0">
            <w:pPr>
              <w:spacing w:before="40" w:after="40"/>
            </w:pPr>
            <w:r w:rsidRPr="00F81A41">
              <w:t>Patienten</w:t>
            </w:r>
          </w:p>
        </w:tc>
        <w:tc>
          <w:tcPr>
            <w:tcW w:w="6863" w:type="dxa"/>
            <w:tcBorders>
              <w:top w:val="single" w:sz="6" w:space="0" w:color="auto"/>
            </w:tcBorders>
          </w:tcPr>
          <w:p w14:paraId="1479596E" w14:textId="53C39D2E" w:rsidR="003503A0" w:rsidRPr="00211EF1" w:rsidRDefault="003503A0" w:rsidP="003503A0">
            <w:pPr>
              <w:spacing w:before="40" w:after="40"/>
            </w:pPr>
            <w:r w:rsidRPr="00F81A41">
              <w:t>Den patient som vill få tillgång till sin</w:t>
            </w:r>
            <w:r>
              <w:t>a</w:t>
            </w:r>
            <w:r w:rsidRPr="00F81A41">
              <w:t xml:space="preserve"> vård- och omsorgs</w:t>
            </w:r>
            <w:r>
              <w:t>kontakter</w:t>
            </w:r>
            <w:r w:rsidRPr="00F81A41">
              <w:t>.</w:t>
            </w:r>
          </w:p>
        </w:tc>
      </w:tr>
      <w:tr w:rsidR="003503A0" w:rsidRPr="008A6814" w14:paraId="7DFC1F81" w14:textId="77777777" w:rsidTr="005464FE">
        <w:tc>
          <w:tcPr>
            <w:tcW w:w="2409" w:type="dxa"/>
            <w:tcBorders>
              <w:top w:val="single" w:sz="6" w:space="0" w:color="auto"/>
            </w:tcBorders>
          </w:tcPr>
          <w:p w14:paraId="372A90B1" w14:textId="28B2F2DD" w:rsidR="003503A0" w:rsidRPr="008A6814" w:rsidRDefault="003503A0" w:rsidP="003503A0">
            <w:pPr>
              <w:spacing w:before="40" w:after="40"/>
            </w:pPr>
            <w:r>
              <w:t>Tjänstekonsument</w:t>
            </w:r>
          </w:p>
        </w:tc>
        <w:tc>
          <w:tcPr>
            <w:tcW w:w="6863" w:type="dxa"/>
            <w:tcBorders>
              <w:top w:val="single" w:sz="6" w:space="0" w:color="auto"/>
            </w:tcBorders>
          </w:tcPr>
          <w:p w14:paraId="76FDB455" w14:textId="2D7D611E" w:rsidR="003503A0" w:rsidRPr="008A6814" w:rsidRDefault="003503A0" w:rsidP="003503A0">
            <w:pPr>
              <w:spacing w:before="40" w:after="40"/>
            </w:pPr>
            <w:r w:rsidRPr="00211EF1">
              <w:t xml:space="preserve">Det system som </w:t>
            </w:r>
            <w:r>
              <w:t>används för att konsumera information. D.v.s. det system som använder tjänster enligt ett tjänstekontrakt.</w:t>
            </w:r>
          </w:p>
        </w:tc>
      </w:tr>
      <w:tr w:rsidR="003503A0" w:rsidRPr="008A6814" w14:paraId="1D8E6868" w14:textId="77777777" w:rsidTr="005464FE">
        <w:tc>
          <w:tcPr>
            <w:tcW w:w="2409" w:type="dxa"/>
          </w:tcPr>
          <w:p w14:paraId="4C51972B" w14:textId="6EFB0A0E" w:rsidR="003503A0" w:rsidRPr="008A6814" w:rsidRDefault="003503A0" w:rsidP="003503A0">
            <w:pPr>
              <w:spacing w:before="40" w:after="40"/>
            </w:pPr>
            <w:r w:rsidRPr="008A6814">
              <w:t>Tjänsteplattform</w:t>
            </w:r>
          </w:p>
        </w:tc>
        <w:tc>
          <w:tcPr>
            <w:tcW w:w="6863" w:type="dxa"/>
          </w:tcPr>
          <w:p w14:paraId="71211779" w14:textId="1C7C1AFF" w:rsidR="003503A0" w:rsidRPr="008A6814" w:rsidRDefault="003503A0" w:rsidP="003503A0">
            <w:pPr>
              <w:spacing w:before="40" w:after="40"/>
            </w:pPr>
            <w:r w:rsidRPr="008A6814">
              <w:t xml:space="preserve">Tjänsteplattformen är </w:t>
            </w:r>
            <w:r>
              <w:t>det lager som hanterar virtuella tjänster, aggregerande tjänster samt anpassningstjänster.</w:t>
            </w:r>
          </w:p>
        </w:tc>
      </w:tr>
      <w:tr w:rsidR="003503A0" w:rsidRPr="008A6814" w14:paraId="1B82C12B" w14:textId="77777777" w:rsidTr="005464FE">
        <w:tc>
          <w:tcPr>
            <w:tcW w:w="2409" w:type="dxa"/>
          </w:tcPr>
          <w:p w14:paraId="7B482389" w14:textId="6CAFA63C" w:rsidR="003503A0" w:rsidRPr="008A6814" w:rsidRDefault="003503A0" w:rsidP="003503A0">
            <w:pPr>
              <w:spacing w:before="40" w:after="40"/>
            </w:pPr>
            <w:r>
              <w:t>Källsystem</w:t>
            </w:r>
          </w:p>
        </w:tc>
        <w:tc>
          <w:tcPr>
            <w:tcW w:w="6863" w:type="dxa"/>
          </w:tcPr>
          <w:p w14:paraId="19884318" w14:textId="2816BC77" w:rsidR="003503A0" w:rsidRPr="008A6814" w:rsidRDefault="003503A0" w:rsidP="003503A0">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Rubrik3"/>
      </w:pPr>
      <w:bookmarkStart w:id="56" w:name="_Toc277330953"/>
      <w:bookmarkStart w:id="57" w:name="_Toc411633233"/>
      <w:r>
        <w:t>Beskrivning</w:t>
      </w:r>
      <w:r w:rsidRPr="00631F04">
        <w:t xml:space="preserve"> av relationskonceptet.</w:t>
      </w:r>
      <w:bookmarkEnd w:id="56"/>
      <w:bookmarkEnd w:id="57"/>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095649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r w:rsidR="00F20932">
        <w:t>e</w:t>
      </w:r>
      <w:r>
        <w:t>ngagemangs</w:t>
      </w:r>
      <w:r w:rsidR="00F20932">
        <w:t>i</w:t>
      </w:r>
      <w:r>
        <w:t>ndex-kategori</w:t>
      </w:r>
      <w:r w:rsidR="003503A0">
        <w:t>, enligt fältet ”</w:t>
      </w:r>
      <w:proofErr w:type="spellStart"/>
      <w:r w:rsidR="003503A0">
        <w:t>categorization</w:t>
      </w:r>
      <w:proofErr w:type="spellEnd"/>
      <w:r w:rsidR="003503A0">
        <w:t>”,</w:t>
      </w:r>
      <w:r>
        <w:t xml:space="preserve">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r>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4">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5CD98A01" w14:textId="48A17891" w:rsidR="008E537E" w:rsidRDefault="008E537E" w:rsidP="005A7FC6">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r w:rsidR="00F13BE7">
        <w:t>Dylika</w:t>
      </w:r>
      <w:r w:rsidR="002718E2">
        <w:t xml:space="preserve"> ”business </w:t>
      </w:r>
      <w:proofErr w:type="spellStart"/>
      <w:r w:rsidR="002718E2">
        <w:t>object</w:t>
      </w:r>
      <w:proofErr w:type="spellEnd"/>
      <w:r w:rsidR="002718E2">
        <w:t xml:space="preserve"> </w:t>
      </w:r>
      <w:proofErr w:type="spellStart"/>
      <w:r w:rsidR="002718E2">
        <w:t>identities</w:t>
      </w:r>
      <w:proofErr w:type="spellEnd"/>
      <w:r w:rsidR="002718E2">
        <w:t xml:space="preserve">” kan </w:t>
      </w:r>
      <w:r w:rsidR="00F13BE7">
        <w:t xml:space="preserve">exempelvis </w:t>
      </w:r>
      <w:r w:rsidR="002718E2">
        <w:t xml:space="preserve">förmedlas via elektroniska remisser </w:t>
      </w:r>
      <w:r w:rsidR="00F13BE7">
        <w:t xml:space="preserve">eller genom </w:t>
      </w:r>
      <w:proofErr w:type="spellStart"/>
      <w:r w:rsidR="00F13BE7">
        <w:t>aggregegerade</w:t>
      </w:r>
      <w:proofErr w:type="spellEnd"/>
      <w:r w:rsidR="00F13BE7">
        <w:t xml:space="preserve"> Get-tjänster som använts för att hitta tidigare lagrad information</w:t>
      </w:r>
      <w:ins w:id="58" w:author="Torbjörn Dahlin" w:date="2015-02-17T15:36:00Z">
        <w:r w:rsidR="00B606F2">
          <w:t>.</w:t>
        </w:r>
      </w:ins>
    </w:p>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0ED57E44" w14:textId="4271DE44"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697CA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r w:rsidRPr="00F81A41">
        <w:lastRenderedPageBreak/>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16A01494" w:rsidR="005464FE" w:rsidRPr="00F81A41" w:rsidRDefault="005464FE" w:rsidP="002E6E06">
            <w:pPr>
              <w:spacing w:before="40" w:after="40"/>
            </w:pPr>
            <w:r w:rsidRPr="008A6814">
              <w:t>Tjänsteplattform</w:t>
            </w:r>
            <w:r w:rsidR="003503A0">
              <w:br/>
              <w:t>(</w:t>
            </w:r>
            <w:proofErr w:type="spellStart"/>
            <w:r w:rsidR="003503A0">
              <w:t>GetActivity</w:t>
            </w:r>
            <w:proofErr w:type="spellEnd"/>
            <w:r w:rsidR="003503A0">
              <w:t xml:space="preserve"> &amp; </w:t>
            </w:r>
            <w:proofErr w:type="spellStart"/>
            <w:r w:rsidR="003503A0">
              <w:t>GetObservation</w:t>
            </w:r>
            <w:proofErr w:type="spellEnd"/>
            <w:r w:rsidR="003503A0">
              <w:t>)</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0D76FE9D" w:rsidR="005464FE" w:rsidRPr="00F81A41" w:rsidRDefault="005464FE" w:rsidP="002E6E06">
            <w:pPr>
              <w:spacing w:before="40" w:after="40"/>
            </w:pPr>
            <w:r>
              <w:t>Vårdinformationssystem</w:t>
            </w:r>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9" w:name="_Toc398042064"/>
      <w:bookmarkStart w:id="60" w:name="_Toc411633234"/>
      <w:r w:rsidRPr="009C0282">
        <w:t>Adressering</w:t>
      </w:r>
      <w:bookmarkEnd w:id="59"/>
      <w:bookmarkEnd w:id="60"/>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61" w:name="_Toc383167586"/>
      <w:bookmarkStart w:id="62" w:name="_Toc277330956"/>
      <w:bookmarkStart w:id="63" w:name="_Toc411633235"/>
      <w:r w:rsidRPr="00DF207A">
        <w:t>Sammanfattning av adresseringsmodell</w:t>
      </w:r>
      <w:bookmarkEnd w:id="61"/>
      <w:bookmarkEnd w:id="62"/>
      <w:bookmarkEnd w:id="63"/>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64" w:name="_Toc398042069"/>
      <w:bookmarkStart w:id="65" w:name="_Toc411633236"/>
      <w:r w:rsidRPr="00AB0642">
        <w:t>Aggregering och engagemangsindex</w:t>
      </w:r>
      <w:bookmarkEnd w:id="64"/>
      <w:bookmarkEnd w:id="65"/>
    </w:p>
    <w:p w14:paraId="2F665C7C" w14:textId="77777777" w:rsidR="00DF5FE6" w:rsidRDefault="00DF5FE6" w:rsidP="00DF5FE6">
      <w:bookmarkStart w:id="66" w:name="_Toc357754847"/>
      <w:bookmarkStart w:id="67" w:name="_Toc243452549"/>
      <w:bookmarkEnd w:id="38"/>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68" w:name="_Toc411633237"/>
      <w:r>
        <w:lastRenderedPageBreak/>
        <w:t xml:space="preserve">Tjänstedomänens </w:t>
      </w:r>
      <w:bookmarkEnd w:id="66"/>
      <w:bookmarkEnd w:id="67"/>
      <w:r w:rsidR="00C10E29">
        <w:t>krav och regler</w:t>
      </w:r>
      <w:bookmarkEnd w:id="68"/>
    </w:p>
    <w:p w14:paraId="0B1FCF3C" w14:textId="77777777" w:rsidR="0015321D" w:rsidRDefault="0015321D" w:rsidP="0015321D">
      <w:pPr>
        <w:pStyle w:val="Rubrik2"/>
      </w:pPr>
      <w:bookmarkStart w:id="69" w:name="_Toc244018071"/>
      <w:bookmarkStart w:id="70" w:name="_Toc374962628"/>
      <w:bookmarkStart w:id="71" w:name="_Toc398042071"/>
      <w:bookmarkStart w:id="72" w:name="_Toc411633238"/>
      <w:r w:rsidRPr="00A0151E">
        <w:t>Uppdatering</w:t>
      </w:r>
      <w:r>
        <w:t xml:space="preserve"> av </w:t>
      </w:r>
      <w:r w:rsidRPr="00435396">
        <w:t>engagemangsindex</w:t>
      </w:r>
      <w:bookmarkEnd w:id="69"/>
      <w:bookmarkEnd w:id="70"/>
      <w:bookmarkEnd w:id="71"/>
      <w:bookmarkEnd w:id="72"/>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rd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proofErr w:type="spellStart"/>
            <w:r w:rsidRPr="00F83C47">
              <w:t>GetObservation</w:t>
            </w:r>
            <w:proofErr w:type="spellEnd"/>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73" w:name="_Toc398042072"/>
      <w:bookmarkStart w:id="74" w:name="_Toc411633239"/>
      <w:r>
        <w:lastRenderedPageBreak/>
        <w:t>Informationssäkerhet och juridik</w:t>
      </w:r>
      <w:bookmarkEnd w:id="73"/>
      <w:bookmarkEnd w:id="74"/>
    </w:p>
    <w:p w14:paraId="54F7F7D8" w14:textId="77777777" w:rsidR="0015321D" w:rsidRDefault="0015321D" w:rsidP="0015321D">
      <w:pPr>
        <w:pStyle w:val="Rubrik3"/>
      </w:pPr>
      <w:bookmarkStart w:id="75" w:name="_Toc374962630"/>
      <w:bookmarkStart w:id="76" w:name="_Toc398042073"/>
      <w:bookmarkStart w:id="77" w:name="_Toc411633240"/>
      <w:r>
        <w:t xml:space="preserve">Medarbetarens </w:t>
      </w:r>
      <w:r w:rsidRPr="004F0149">
        <w:t>direktåtkomst</w:t>
      </w:r>
      <w:bookmarkEnd w:id="75"/>
      <w:bookmarkEnd w:id="76"/>
      <w:bookmarkEnd w:id="77"/>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78" w:name="_Toc374962631"/>
      <w:bookmarkStart w:id="79" w:name="_Toc398042074"/>
      <w:bookmarkStart w:id="80" w:name="_Toc411633241"/>
      <w:r w:rsidRPr="00916805">
        <w:t>Patientens direktåtkomst</w:t>
      </w:r>
      <w:bookmarkEnd w:id="78"/>
      <w:bookmarkEnd w:id="79"/>
      <w:bookmarkEnd w:id="80"/>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1" w:name="_Toc219337773"/>
      <w:bookmarkStart w:id="82" w:name="_Toc227077997"/>
      <w:bookmarkStart w:id="83" w:name="_Toc245231401"/>
      <w:bookmarkStart w:id="84" w:name="_Toc374962632"/>
      <w:bookmarkStart w:id="85" w:name="_Toc398042075"/>
      <w:bookmarkStart w:id="86" w:name="_Toc411633242"/>
      <w:r w:rsidRPr="00E146AE">
        <w:t>Generellt</w:t>
      </w:r>
      <w:bookmarkEnd w:id="81"/>
      <w:bookmarkEnd w:id="82"/>
      <w:bookmarkEnd w:id="83"/>
      <w:bookmarkEnd w:id="84"/>
      <w:bookmarkEnd w:id="85"/>
      <w:bookmarkEnd w:id="86"/>
    </w:p>
    <w:p w14:paraId="62A637D2" w14:textId="21A974B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att </w:t>
      </w:r>
      <w:r w:rsidR="0048052F" w:rsidRPr="00E146AE">
        <w:t>de vårdenheter</w:t>
      </w:r>
      <w:r w:rsidR="0048052F">
        <w:t>na</w:t>
      </w:r>
      <w:r w:rsidRPr="00E146AE">
        <w:t xml:space="preserve">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87" w:name="_Toc398042076"/>
      <w:bookmarkStart w:id="88" w:name="_Toc411633243"/>
      <w:r>
        <w:lastRenderedPageBreak/>
        <w:t>Icke funktionella krav</w:t>
      </w:r>
      <w:bookmarkEnd w:id="87"/>
      <w:bookmarkEnd w:id="88"/>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89" w:name="_Toc398042077"/>
      <w:bookmarkStart w:id="90" w:name="_Toc411633244"/>
      <w:r>
        <w:t>SLA krav</w:t>
      </w:r>
      <w:bookmarkEnd w:id="89"/>
      <w:bookmarkEnd w:id="90"/>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1" w:name="_Toc398042078"/>
      <w:bookmarkStart w:id="92" w:name="_Toc411633245"/>
      <w:r>
        <w:t>Övriga krav</w:t>
      </w:r>
      <w:bookmarkEnd w:id="91"/>
      <w:bookmarkEnd w:id="92"/>
    </w:p>
    <w:p w14:paraId="0A233D02" w14:textId="77777777" w:rsidR="0015321D" w:rsidRPr="007C5E55" w:rsidRDefault="0015321D" w:rsidP="0015321D"/>
    <w:p w14:paraId="04E83831" w14:textId="77777777" w:rsidR="0015321D" w:rsidRPr="00E146AE" w:rsidRDefault="0015321D" w:rsidP="0015321D">
      <w:pPr>
        <w:pStyle w:val="Rubrik2"/>
      </w:pPr>
      <w:bookmarkStart w:id="93" w:name="_Toc398042079"/>
      <w:bookmarkStart w:id="94" w:name="_Toc411633246"/>
      <w:r>
        <w:t>Felhantering</w:t>
      </w:r>
      <w:bookmarkEnd w:id="93"/>
      <w:bookmarkEnd w:id="94"/>
    </w:p>
    <w:p w14:paraId="5BC067B2" w14:textId="77777777" w:rsidR="0015321D" w:rsidRPr="00E146AE" w:rsidRDefault="0015321D" w:rsidP="0015321D">
      <w:pPr>
        <w:pStyle w:val="Rubrik3"/>
      </w:pPr>
      <w:bookmarkStart w:id="95" w:name="_Toc374962634"/>
      <w:bookmarkStart w:id="96" w:name="_Toc398042080"/>
      <w:bookmarkStart w:id="97" w:name="_Toc411633247"/>
      <w:r w:rsidRPr="00E146AE">
        <w:t>Krav på en tjänsteproducent</w:t>
      </w:r>
      <w:bookmarkEnd w:id="95"/>
      <w:bookmarkEnd w:id="96"/>
      <w:bookmarkEnd w:id="97"/>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98" w:name="_Toc398042081"/>
      <w:bookmarkStart w:id="99" w:name="_Toc411633248"/>
      <w:r w:rsidRPr="0002697A">
        <w:t>Krav på en tjänstekonsument</w:t>
      </w:r>
      <w:bookmarkEnd w:id="98"/>
      <w:bookmarkEnd w:id="99"/>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100" w:name="_Toc224960922"/>
      <w:bookmarkStart w:id="101" w:name="_Toc357754855"/>
      <w:bookmarkStart w:id="102" w:name="_Toc243452565"/>
      <w:bookmarkEnd w:id="31"/>
      <w:bookmarkEnd w:id="32"/>
      <w:bookmarkEnd w:id="33"/>
      <w:r>
        <w:br w:type="page"/>
      </w:r>
    </w:p>
    <w:p w14:paraId="2CBDBDA5" w14:textId="0DDFFE2F" w:rsidR="0039481C" w:rsidRDefault="0039481C" w:rsidP="0039481C">
      <w:pPr>
        <w:pStyle w:val="Rubrik1"/>
      </w:pPr>
      <w:bookmarkStart w:id="103" w:name="_Toc411633249"/>
      <w:r>
        <w:lastRenderedPageBreak/>
        <w:t xml:space="preserve">Tjänstedomänens </w:t>
      </w:r>
      <w:bookmarkEnd w:id="100"/>
      <w:r>
        <w:t>meddelandemodeller</w:t>
      </w:r>
      <w:bookmarkEnd w:id="101"/>
      <w:bookmarkEnd w:id="102"/>
      <w:bookmarkEnd w:id="103"/>
    </w:p>
    <w:p w14:paraId="062125DB" w14:textId="1EBCF968" w:rsidR="0039481C" w:rsidRPr="007E3F3B" w:rsidRDefault="0039481C" w:rsidP="0039481C">
      <w:pPr>
        <w:rPr>
          <w:i/>
        </w:rPr>
      </w:pPr>
      <w:bookmarkStart w:id="104"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105" w:name="_Toc368997123"/>
      <w:bookmarkStart w:id="106" w:name="_Ref371426457"/>
      <w:bookmarkStart w:id="107" w:name="_Toc374962639"/>
      <w:bookmarkStart w:id="108" w:name="_Toc398042083"/>
      <w:bookmarkStart w:id="109" w:name="_Ref405446111"/>
      <w:bookmarkStart w:id="110" w:name="_Ref405446118"/>
      <w:bookmarkStart w:id="111" w:name="_Toc411633250"/>
      <w:r>
        <w:lastRenderedPageBreak/>
        <w:t>V-MIM</w:t>
      </w:r>
      <w:bookmarkEnd w:id="105"/>
      <w:bookmarkEnd w:id="106"/>
      <w:r>
        <w:t xml:space="preserve"> - Observationer</w:t>
      </w:r>
      <w:bookmarkEnd w:id="107"/>
      <w:bookmarkEnd w:id="108"/>
      <w:bookmarkEnd w:id="109"/>
      <w:bookmarkEnd w:id="110"/>
      <w:bookmarkEnd w:id="111"/>
    </w:p>
    <w:p w14:paraId="01B20F22" w14:textId="36CE7FDE" w:rsidR="0031241E" w:rsidRDefault="0099405B" w:rsidP="0031241E">
      <w:commentRangeStart w:id="112"/>
      <w:r>
        <w:rPr>
          <w:noProof/>
          <w:lang w:eastAsia="sv-SE"/>
        </w:rPr>
        <w:drawing>
          <wp:inline distT="0" distB="0" distL="0" distR="0" wp14:anchorId="2B0C44C9" wp14:editId="00F1A7CD">
            <wp:extent cx="6359044" cy="6559550"/>
            <wp:effectExtent l="0" t="0" r="381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png"/>
                    <pic:cNvPicPr/>
                  </pic:nvPicPr>
                  <pic:blipFill>
                    <a:blip r:embed="rId16">
                      <a:extLst>
                        <a:ext uri="{28A0092B-C50C-407E-A947-70E740481C1C}">
                          <a14:useLocalDpi xmlns:a14="http://schemas.microsoft.com/office/drawing/2010/main" val="0"/>
                        </a:ext>
                      </a:extLst>
                    </a:blip>
                    <a:stretch>
                      <a:fillRect/>
                    </a:stretch>
                  </pic:blipFill>
                  <pic:spPr>
                    <a:xfrm>
                      <a:off x="0" y="0"/>
                      <a:ext cx="6356688" cy="6557120"/>
                    </a:xfrm>
                    <a:prstGeom prst="rect">
                      <a:avLst/>
                    </a:prstGeom>
                  </pic:spPr>
                </pic:pic>
              </a:graphicData>
            </a:graphic>
          </wp:inline>
        </w:drawing>
      </w:r>
      <w:commentRangeEnd w:id="112"/>
      <w:r w:rsidR="00E964C4">
        <w:rPr>
          <w:rStyle w:val="Kommentarsreferens"/>
        </w:rPr>
        <w:commentReference w:id="112"/>
      </w:r>
    </w:p>
    <w:p w14:paraId="56E7F7C5" w14:textId="5472D40E" w:rsidR="00E24E60" w:rsidRPr="00E24E60" w:rsidRDefault="001F3C93" w:rsidP="0031241E">
      <w:pPr>
        <w:rPr>
          <w:i/>
        </w:rPr>
      </w:pPr>
      <w:r>
        <w:rPr>
          <w:i/>
        </w:rPr>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61BBF2CE" w:rsidR="00B677FA" w:rsidRPr="00F71DFD" w:rsidRDefault="00B677FA" w:rsidP="00B069E3">
            <w:pPr>
              <w:rPr>
                <w:b/>
                <w:szCs w:val="20"/>
              </w:rPr>
            </w:pPr>
            <w:r>
              <w:rPr>
                <w:b/>
                <w:szCs w:val="20"/>
              </w:rPr>
              <w:t>Mappning mot NI 201</w:t>
            </w:r>
            <w:r w:rsidR="00B069E3">
              <w:rPr>
                <w:b/>
                <w:szCs w:val="20"/>
              </w:rPr>
              <w:t>5</w:t>
            </w:r>
            <w:r>
              <w:rPr>
                <w:b/>
                <w:szCs w:val="20"/>
              </w:rPr>
              <w:t xml:space="preserve"> release 1</w:t>
            </w:r>
            <w:r w:rsidR="008028A4">
              <w:rPr>
                <w:b/>
                <w:szCs w:val="20"/>
              </w:rPr>
              <w:br/>
              <w:t>(eller VDIM enligt ovan)</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lastRenderedPageBreak/>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lastRenderedPageBreak/>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77777777" w:rsidR="00B677FA" w:rsidRDefault="00B677FA" w:rsidP="0031241E">
            <w:proofErr w:type="spellStart"/>
            <w:r>
              <w:t>Location.telecom</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B677FA" w:rsidRPr="00410CFC" w14:paraId="555AB7EA" w14:textId="2FCBB4CE" w:rsidTr="00B677FA">
        <w:trPr>
          <w:trHeight w:val="397"/>
        </w:trPr>
        <w:tc>
          <w:tcPr>
            <w:tcW w:w="3238" w:type="dxa"/>
            <w:vAlign w:val="center"/>
          </w:tcPr>
          <w:p w14:paraId="1EDB5778" w14:textId="77777777"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lastRenderedPageBreak/>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57EF568E" w14:textId="05140439" w:rsidR="0014679C" w:rsidRDefault="0014679C">
            <w:pPr>
              <w:rPr>
                <w:rFonts w:cs="Arial"/>
                <w:i/>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w:t>
            </w:r>
            <w:bookmarkStart w:id="113" w:name="_GoBack"/>
            <w:commentRangeStart w:id="114"/>
            <w:del w:id="115" w:author="Erik Nissen" w:date="2015-02-12T16:55:00Z">
              <w:r w:rsidDel="00E3381F">
                <w:rPr>
                  <w:rFonts w:cs="Arial"/>
                  <w:szCs w:val="20"/>
                </w:rPr>
                <w:delText>kod</w:delText>
              </w:r>
            </w:del>
            <w:bookmarkEnd w:id="113"/>
            <w:ins w:id="116" w:author="Erik Nissen" w:date="2015-02-12T16:55:00Z">
              <w:r w:rsidR="00E3381F">
                <w:rPr>
                  <w:rFonts w:cs="Arial"/>
                  <w:szCs w:val="20"/>
                </w:rPr>
                <w:t>typ</w:t>
              </w:r>
              <w:commentRangeEnd w:id="114"/>
              <w:proofErr w:type="spellEnd"/>
              <w:r w:rsidR="00E3381F">
                <w:rPr>
                  <w:rStyle w:val="Kommentarsreferens"/>
                </w:rPr>
                <w:commentReference w:id="114"/>
              </w:r>
            </w:ins>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228A3F28" w:rsidR="0014679C" w:rsidRPr="0014679C" w:rsidRDefault="0014679C">
            <w:pPr>
              <w:rPr>
                <w:rFonts w:cs="Arial"/>
                <w:szCs w:val="20"/>
              </w:rPr>
            </w:pPr>
            <w:r>
              <w:rPr>
                <w:rFonts w:cs="Arial"/>
                <w:szCs w:val="20"/>
              </w:rPr>
              <w:lastRenderedPageBreak/>
              <w:t>Deltagande-&gt;</w:t>
            </w:r>
            <w:proofErr w:type="spellStart"/>
            <w:r>
              <w:rPr>
                <w:rFonts w:cs="Arial"/>
                <w:szCs w:val="20"/>
              </w:rPr>
              <w:t>Roll.</w:t>
            </w:r>
            <w:commentRangeStart w:id="117"/>
            <w:del w:id="118" w:author="Erik Nissen" w:date="2015-02-12T16:54:00Z">
              <w:r w:rsidDel="00E3381F">
                <w:rPr>
                  <w:rFonts w:cs="Arial"/>
                  <w:szCs w:val="20"/>
                </w:rPr>
                <w:delText>kod</w:delText>
              </w:r>
            </w:del>
            <w:ins w:id="119" w:author="Erik Nissen" w:date="2015-02-12T16:54:00Z">
              <w:r w:rsidR="00E3381F">
                <w:rPr>
                  <w:rFonts w:cs="Arial"/>
                  <w:szCs w:val="20"/>
                </w:rPr>
                <w:t>typ</w:t>
              </w:r>
              <w:commentRangeEnd w:id="117"/>
              <w:proofErr w:type="spellEnd"/>
              <w:r w:rsidR="00E3381F">
                <w:rPr>
                  <w:rStyle w:val="Kommentarsreferens"/>
                </w:rPr>
                <w:commentReference w:id="117"/>
              </w:r>
            </w:ins>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lastRenderedPageBreak/>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67C5A643" w14:textId="7899C6E7" w:rsidR="00B677FA" w:rsidRPr="00B677FA"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roofErr w:type="spellStart"/>
            <w:r>
              <w:rPr>
                <w:rFonts w:cs="Arial"/>
                <w:szCs w:val="20"/>
              </w:rPr>
              <w:t>Person.</w:t>
            </w:r>
            <w:r w:rsidR="00300051">
              <w:rPr>
                <w:rFonts w:cs="Arial"/>
                <w:szCs w:val="20"/>
              </w:rPr>
              <w:t>e</w:t>
            </w:r>
            <w:r>
              <w:rPr>
                <w:rFonts w:cs="Arial"/>
                <w:szCs w:val="20"/>
              </w:rPr>
              <w:t>fternamn</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bl>
    <w:p w14:paraId="3471C933" w14:textId="77777777" w:rsidR="0031241E" w:rsidRPr="006C50FA" w:rsidRDefault="0031241E" w:rsidP="0031241E"/>
    <w:p w14:paraId="52F7E09E" w14:textId="77777777" w:rsidR="0031241E" w:rsidRPr="006C50FA" w:rsidRDefault="0031241E" w:rsidP="0031241E"/>
    <w:p w14:paraId="0A71019E" w14:textId="77777777" w:rsidR="0031241E" w:rsidRPr="00EB4EE9" w:rsidRDefault="0031241E" w:rsidP="0031241E">
      <w:pPr>
        <w:pStyle w:val="Rubrik2"/>
      </w:pPr>
      <w:bookmarkStart w:id="120" w:name="_Toc398042086"/>
      <w:bookmarkStart w:id="121" w:name="_Toc411633251"/>
      <w:r w:rsidRPr="00EB4EE9">
        <w:t>Formatregler</w:t>
      </w:r>
      <w:bookmarkEnd w:id="120"/>
      <w:bookmarkEnd w:id="121"/>
    </w:p>
    <w:p w14:paraId="2C57B350" w14:textId="77777777" w:rsidR="0031241E" w:rsidRPr="00EB4EE9" w:rsidRDefault="0031241E" w:rsidP="0031241E">
      <w:pPr>
        <w:pStyle w:val="Rubrik3"/>
      </w:pPr>
      <w:bookmarkStart w:id="122" w:name="_Toc372034738"/>
      <w:bookmarkStart w:id="123" w:name="_Toc374962642"/>
      <w:bookmarkStart w:id="124" w:name="_Toc398042087"/>
      <w:bookmarkStart w:id="125" w:name="_Toc411633252"/>
      <w:r w:rsidRPr="00EB4EE9">
        <w:t xml:space="preserve">Regel 1 – </w:t>
      </w:r>
      <w:proofErr w:type="spellStart"/>
      <w:r w:rsidRPr="00EB4EE9">
        <w:t>ReferredInformation.time</w:t>
      </w:r>
      <w:bookmarkEnd w:id="122"/>
      <w:bookmarkEnd w:id="123"/>
      <w:bookmarkEnd w:id="124"/>
      <w:bookmarkEnd w:id="125"/>
      <w:proofErr w:type="spellEnd"/>
    </w:p>
    <w:p w14:paraId="1F6F4CB3" w14:textId="12506D29" w:rsidR="00E47F2D" w:rsidRDefault="005D4A4E" w:rsidP="00E47F2D">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6" w:name="_Toc357754858"/>
      <w:bookmarkStart w:id="127" w:name="_Toc243452569"/>
      <w:bookmarkStart w:id="128" w:name="_Toc411633253"/>
      <w:r>
        <w:lastRenderedPageBreak/>
        <w:t>Tjänstekontrakt</w:t>
      </w:r>
      <w:bookmarkEnd w:id="104"/>
      <w:bookmarkEnd w:id="126"/>
      <w:bookmarkEnd w:id="127"/>
      <w:bookmarkEnd w:id="128"/>
    </w:p>
    <w:p w14:paraId="50E2A8F7" w14:textId="45A4AC91" w:rsidR="007A3042" w:rsidRPr="00A15D1A" w:rsidRDefault="007A3042" w:rsidP="007A3042">
      <w:pPr>
        <w:pStyle w:val="Rubrik2"/>
      </w:pPr>
      <w:bookmarkStart w:id="129" w:name="_Toc398042089"/>
      <w:bookmarkStart w:id="130" w:name="_Toc411633254"/>
      <w:proofErr w:type="spellStart"/>
      <w:r w:rsidRPr="00A15D1A">
        <w:t>GetObservation</w:t>
      </w:r>
      <w:bookmarkEnd w:id="129"/>
      <w:r w:rsidR="000D3E6C">
        <w:t>s</w:t>
      </w:r>
      <w:bookmarkEnd w:id="130"/>
      <w:proofErr w:type="spellEnd"/>
    </w:p>
    <w:p w14:paraId="2278E785" w14:textId="7CF01BE5" w:rsidR="007A3042" w:rsidRPr="006F19B8" w:rsidRDefault="007A3042" w:rsidP="006F19B8">
      <w:bookmarkStart w:id="131" w:name="_Toc397004158"/>
      <w:bookmarkStart w:id="132"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31"/>
      <w:bookmarkEnd w:id="132"/>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697CA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697CAA">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3" w:name="_Toc398042091"/>
      <w:bookmarkStart w:id="134" w:name="_Toc411633255"/>
      <w:r>
        <w:t>Version</w:t>
      </w:r>
      <w:bookmarkEnd w:id="133"/>
      <w:bookmarkEnd w:id="134"/>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5" w:name="_Toc398042092"/>
      <w:bookmarkStart w:id="136" w:name="_Toc411633256"/>
      <w:r>
        <w:t>Fältregler</w:t>
      </w:r>
      <w:bookmarkEnd w:id="135"/>
      <w:bookmarkEnd w:id="136"/>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567A4547" w:rsidR="007A3042" w:rsidRDefault="007A3042" w:rsidP="00621012">
            <w:r w:rsidRPr="008345BA">
              <w:t xml:space="preserve">Begränsning av sökning i tid. Begränsningen sker genom att resultatet innehåller de poster </w:t>
            </w:r>
            <w:ins w:id="137" w:author="Torbjörn Dahlin" w:date="2015-02-17T15:47:00Z">
              <w:r w:rsidR="00EA2CFC">
                <w:t xml:space="preserve">vars </w:t>
              </w:r>
              <w:proofErr w:type="spellStart"/>
              <w:r w:rsidR="00EA2CFC">
                <w:t>Observation</w:t>
              </w:r>
              <w:proofErr w:type="gramStart"/>
              <w:r w:rsidR="00EA2CFC">
                <w:t>.Time</w:t>
              </w:r>
              <w:proofErr w:type="spellEnd"/>
              <w:proofErr w:type="gramEnd"/>
              <w:r w:rsidR="00EA2CFC">
                <w:t xml:space="preserve"> </w:t>
              </w:r>
            </w:ins>
            <w:del w:id="138" w:author="Torbjörn Dahlin" w:date="2015-02-17T15:47:00Z">
              <w:r w:rsidRPr="008345BA" w:rsidDel="00EA2CFC">
                <w:delText xml:space="preserve">som i något av de tidsfält som ingår i svarsmeddelandet anger en tidpunkt (dvs. TimeStamp) som </w:delText>
              </w:r>
            </w:del>
            <w:r w:rsidRPr="008345BA">
              <w:t>ligger inom det sökta tidsintervallet (start- och/eller slutpunkt ska inkluderas i intervallet</w:t>
            </w:r>
            <w:ins w:id="139" w:author="Torbjörn Dahlin" w:date="2015-02-17T15:47:00Z">
              <w:r w:rsidR="00EA2CFC">
                <w:t xml:space="preserve"> sökintervallet</w:t>
              </w:r>
            </w:ins>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.codeSystemVersion</w:t>
            </w:r>
            <w:proofErr w:type="spellEnd"/>
          </w:p>
        </w:tc>
        <w:tc>
          <w:tcPr>
            <w:tcW w:w="2037" w:type="dxa"/>
          </w:tcPr>
          <w:p w14:paraId="380B966B" w14:textId="77777777" w:rsidR="007A3042" w:rsidRPr="00C93E52" w:rsidRDefault="007A3042" w:rsidP="00621012">
            <w:r w:rsidRPr="00C93E52">
              <w:t>String</w:t>
            </w:r>
          </w:p>
        </w:tc>
        <w:tc>
          <w:tcPr>
            <w:tcW w:w="2925" w:type="dxa"/>
          </w:tcPr>
          <w:p w14:paraId="2F966415" w14:textId="77777777" w:rsidR="007A3042" w:rsidRPr="00C93E52" w:rsidRDefault="007A3042" w:rsidP="00621012">
            <w:r w:rsidRPr="00C93E52">
              <w:t>Versionsnummer för använt kodsystem.</w:t>
            </w:r>
          </w:p>
        </w:tc>
        <w:tc>
          <w:tcPr>
            <w:tcW w:w="1617" w:type="dxa"/>
          </w:tcPr>
          <w:p w14:paraId="378A51F8" w14:textId="77777777" w:rsidR="007A3042" w:rsidRPr="00C93E52" w:rsidRDefault="007A3042" w:rsidP="00621012">
            <w:r w:rsidRPr="00C93E52">
              <w:t>0</w:t>
            </w:r>
            <w:proofErr w:type="gramStart"/>
            <w:r w:rsidRPr="00C93E52">
              <w:t>..</w:t>
            </w:r>
            <w:proofErr w:type="gramEnd"/>
            <w:r w:rsidRPr="00C93E52">
              <w:t>1</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143478A3" w14:textId="77777777" w:rsidTr="00621012">
        <w:trPr>
          <w:ins w:id="140" w:author="Erik Nissen" w:date="2015-02-12T17:25:00Z"/>
        </w:trPr>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ins w:id="141" w:author="Erik Nissen" w:date="2015-02-12T17:25:00Z"/>
                <w:color w:val="FF0000"/>
                <w:lang w:eastAsia="sv-SE"/>
              </w:rPr>
            </w:pPr>
            <w:commentRangeStart w:id="142"/>
            <w:proofErr w:type="spellStart"/>
            <w:ins w:id="143" w:author="Erik Nissen" w:date="2015-02-12T17:26:00Z">
              <w:r>
                <w:rPr>
                  <w:lang w:eastAsia="sv-SE"/>
                </w:rPr>
                <w:t>relation.typeCode</w:t>
              </w:r>
            </w:ins>
            <w:ins w:id="144" w:author="Erik Nissen" w:date="2015-02-12T17:25:00Z">
              <w:r w:rsidRPr="00C93E52">
                <w:rPr>
                  <w:rFonts w:cs="Arial"/>
                  <w:color w:val="000000"/>
                  <w:highlight w:val="white"/>
                  <w:lang w:eastAsia="sv-SE"/>
                </w:rPr>
                <w:t>.codeSystemVersion</w:t>
              </w:r>
              <w:proofErr w:type="spellEnd"/>
            </w:ins>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ins w:id="145" w:author="Erik Nissen" w:date="2015-02-12T17:25:00Z"/>
                <w:color w:val="FF0000"/>
              </w:rPr>
            </w:pPr>
            <w:ins w:id="146" w:author="Erik Nissen" w:date="2015-02-12T17:25:00Z">
              <w:r w:rsidRPr="00C93E52">
                <w:t>String</w:t>
              </w:r>
            </w:ins>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B51795" w:rsidRDefault="00C663D3" w:rsidP="00C663D3">
            <w:pPr>
              <w:rPr>
                <w:ins w:id="147" w:author="Erik Nissen" w:date="2015-02-12T17:25:00Z"/>
                <w:color w:val="FF0000"/>
                <w:szCs w:val="20"/>
              </w:rPr>
            </w:pPr>
            <w:ins w:id="148" w:author="Erik Nissen" w:date="2015-02-12T17:25:00Z">
              <w:r w:rsidRPr="00C93E52">
                <w:t>Versionsnummer för använt kodsystem.</w:t>
              </w:r>
            </w:ins>
          </w:p>
        </w:tc>
        <w:tc>
          <w:tcPr>
            <w:tcW w:w="1617" w:type="dxa"/>
            <w:tcBorders>
              <w:top w:val="single" w:sz="4" w:space="0" w:color="auto"/>
              <w:left w:val="single" w:sz="4" w:space="0" w:color="auto"/>
              <w:bottom w:val="single" w:sz="4" w:space="0" w:color="auto"/>
              <w:right w:val="single" w:sz="4" w:space="0" w:color="auto"/>
            </w:tcBorders>
          </w:tcPr>
          <w:p w14:paraId="00E960D5" w14:textId="557F87BB" w:rsidR="00C663D3" w:rsidRPr="00B51795" w:rsidRDefault="00C663D3" w:rsidP="00C663D3">
            <w:pPr>
              <w:rPr>
                <w:ins w:id="149" w:author="Erik Nissen" w:date="2015-02-12T17:25:00Z"/>
                <w:color w:val="FF0000"/>
              </w:rPr>
            </w:pPr>
            <w:ins w:id="150" w:author="Erik Nissen" w:date="2015-02-12T17:25:00Z">
              <w:r w:rsidRPr="00C93E52">
                <w:t>0</w:t>
              </w:r>
              <w:proofErr w:type="gramStart"/>
              <w:r w:rsidRPr="00C93E52">
                <w:t>..</w:t>
              </w:r>
              <w:proofErr w:type="gramEnd"/>
              <w:r w:rsidRPr="00C93E52">
                <w:t>1</w:t>
              </w:r>
            </w:ins>
            <w:commentRangeEnd w:id="142"/>
            <w:ins w:id="151" w:author="Erik Nissen" w:date="2015-02-12T17:33:00Z">
              <w:r w:rsidR="00B70FEF">
                <w:rPr>
                  <w:rStyle w:val="Kommentarsreferens"/>
                </w:rPr>
                <w:commentReference w:id="142"/>
              </w:r>
            </w:ins>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proofErr w:type="spellStart"/>
            <w:r w:rsidRPr="00B51795">
              <w:rPr>
                <w:color w:val="FF0000"/>
                <w:lang w:eastAsia="sv-SE"/>
              </w:rPr>
              <w:t>relation.typeCode.displayname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 xml:space="preserve">Filtrera poster på den identitet som anges i sambandet/relationen. Detta ger exempelvis möjlighet att söka ut alla observationer som </w:t>
            </w:r>
            <w:r>
              <w:rPr>
                <w:rFonts w:cs="Arial"/>
              </w:rPr>
              <w:lastRenderedPageBreak/>
              <w:t>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lastRenderedPageBreak/>
              <w:t>0</w:t>
            </w:r>
            <w:proofErr w:type="gramStart"/>
            <w:r>
              <w:t>..</w:t>
            </w:r>
            <w:proofErr w:type="gramEnd"/>
            <w:r>
              <w:t>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proofErr w:type="spellStart"/>
            <w:r>
              <w:rPr>
                <w:lang w:eastAsia="sv-SE"/>
              </w:rPr>
              <w:lastRenderedPageBreak/>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r>
              <w:rPr>
                <w:rFonts w:cs="Arial"/>
              </w:rPr>
              <w:t>Id-</w:t>
            </w:r>
            <w:proofErr w:type="spellStart"/>
            <w:r>
              <w:rPr>
                <w:rFonts w:cs="Arial"/>
              </w:rPr>
              <w:t>root</w:t>
            </w:r>
            <w:proofErr w:type="spellEnd"/>
            <w:r>
              <w:rPr>
                <w:rFonts w:cs="Arial"/>
              </w:rPr>
              <w:t xml:space="preserve">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w:t>
            </w:r>
            <w:proofErr w:type="gramStart"/>
            <w:r>
              <w:t>..</w:t>
            </w:r>
            <w:proofErr w:type="gramEnd"/>
            <w:r>
              <w:t>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proofErr w:type="spellStart"/>
            <w:r>
              <w:rPr>
                <w:lang w:eastAsia="sv-SE"/>
              </w:rPr>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w:t>
            </w:r>
            <w:proofErr w:type="gramStart"/>
            <w:r>
              <w:t>..</w:t>
            </w:r>
            <w:proofErr w:type="gramEnd"/>
            <w:r>
              <w:t>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C663D3" w:rsidRPr="00C93E52" w:rsidRDefault="00C663D3" w:rsidP="00C663D3">
            <w:pPr>
              <w:rPr>
                <w:rFonts w:cs="Arial"/>
              </w:rPr>
            </w:pPr>
            <w:r>
              <w:rPr>
                <w:rFonts w:cs="Arial"/>
              </w:rPr>
              <w:t xml:space="preserve">Den typ av uppgift i patientjournal som sambandet pekar ut. Detta är en kod från </w:t>
            </w:r>
            <w:proofErr w:type="spellStart"/>
            <w:r>
              <w:t>Categorization</w:t>
            </w:r>
            <w:proofErr w:type="spellEnd"/>
            <w:r>
              <w:t xml:space="preserve"> i engagemangsindexposten. Exempelvis kan en observation ha ett samband till en annan observation och då är </w:t>
            </w:r>
            <w:proofErr w:type="spellStart"/>
            <w:r>
              <w:t>referredInformationType</w:t>
            </w:r>
            <w:proofErr w:type="spellEnd"/>
            <w:r>
              <w:t xml:space="preserve"> ”</w:t>
            </w:r>
            <w:r w:rsidRPr="00F83C47">
              <w:rPr>
                <w:color w:val="000000"/>
              </w:rPr>
              <w:t xml:space="preserve"> </w:t>
            </w:r>
            <w:proofErr w:type="spellStart"/>
            <w:r w:rsidRPr="00F83C47">
              <w:rPr>
                <w:color w:val="000000"/>
              </w:rPr>
              <w:t>ch</w:t>
            </w:r>
            <w:r>
              <w:rPr>
                <w:color w:val="000000"/>
              </w:rPr>
              <w:t>b</w:t>
            </w:r>
            <w:proofErr w:type="spellEnd"/>
            <w:r>
              <w:rPr>
                <w:color w:val="000000"/>
              </w:rPr>
              <w:t>-</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7AC89EEA" w:rsidR="00C663D3" w:rsidRPr="00C93E52" w:rsidRDefault="00C663D3" w:rsidP="00C663D3">
            <w:r>
              <w:t>0</w:t>
            </w:r>
            <w:proofErr w:type="gramStart"/>
            <w:r>
              <w:t>..</w:t>
            </w:r>
            <w:proofErr w:type="gramEnd"/>
            <w:r>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7777777"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pPr>
        <w:rPr>
          <w:ins w:id="152" w:author="Erik Nissen" w:date="2015-02-12T18:03:00Z"/>
        </w:rPr>
      </w:pPr>
      <w:ins w:id="153" w:author="Erik Nissen" w:date="2015-02-12T18:03:00Z">
        <w:r>
          <w:br w:type="page"/>
        </w:r>
      </w:ins>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985"/>
        <w:gridCol w:w="52"/>
        <w:gridCol w:w="2925"/>
        <w:gridCol w:w="1617"/>
        <w:tblGridChange w:id="154">
          <w:tblGrid>
            <w:gridCol w:w="2380"/>
            <w:gridCol w:w="563"/>
            <w:gridCol w:w="1818"/>
            <w:gridCol w:w="167"/>
            <w:gridCol w:w="52"/>
            <w:gridCol w:w="2161"/>
            <w:gridCol w:w="764"/>
            <w:gridCol w:w="1617"/>
          </w:tblGrid>
        </w:tblGridChange>
      </w:tblGrid>
      <w:tr w:rsidR="00C663D3" w:rsidRPr="0012437B" w14:paraId="765BD5EF" w14:textId="77777777" w:rsidTr="00432C82">
        <w:tc>
          <w:tcPr>
            <w:tcW w:w="2943" w:type="dxa"/>
            <w:tcBorders>
              <w:top w:val="nil"/>
              <w:left w:val="nil"/>
              <w:bottom w:val="nil"/>
              <w:right w:val="nil"/>
            </w:tcBorders>
          </w:tcPr>
          <w:p w14:paraId="213D750E" w14:textId="6BE862E8" w:rsidR="00C663D3" w:rsidRPr="00432C82" w:rsidRDefault="00C663D3" w:rsidP="00C663D3"/>
          <w:p w14:paraId="4DC06769" w14:textId="77777777" w:rsidR="00C663D3" w:rsidRDefault="00C663D3" w:rsidP="00C663D3">
            <w:pPr>
              <w:rPr>
                <w:lang w:eastAsia="sv-SE"/>
              </w:rPr>
            </w:pPr>
          </w:p>
          <w:p w14:paraId="5BEF4958" w14:textId="2B59707F" w:rsidR="00C663D3" w:rsidRDefault="00C663D3" w:rsidP="00C663D3">
            <w:pPr>
              <w:pStyle w:val="Rubrik4"/>
              <w:rPr>
                <w:lang w:eastAsia="sv-SE"/>
              </w:rPr>
            </w:pPr>
            <w:r>
              <w:rPr>
                <w:lang w:eastAsia="sv-SE"/>
              </w:rPr>
              <w:t>Svar</w:t>
            </w:r>
          </w:p>
        </w:tc>
        <w:tc>
          <w:tcPr>
            <w:tcW w:w="2037" w:type="dxa"/>
            <w:gridSpan w:val="2"/>
            <w:tcBorders>
              <w:top w:val="nil"/>
              <w:left w:val="nil"/>
              <w:bottom w:val="nil"/>
              <w:right w:val="nil"/>
            </w:tcBorders>
          </w:tcPr>
          <w:p w14:paraId="05DD8BF7" w14:textId="77777777" w:rsidR="00C663D3" w:rsidRDefault="00C663D3" w:rsidP="00C663D3"/>
        </w:tc>
        <w:tc>
          <w:tcPr>
            <w:tcW w:w="2925" w:type="dxa"/>
            <w:tcBorders>
              <w:top w:val="nil"/>
              <w:left w:val="nil"/>
              <w:bottom w:val="nil"/>
              <w:right w:val="nil"/>
            </w:tcBorders>
          </w:tcPr>
          <w:p w14:paraId="1F4F31CA" w14:textId="77777777" w:rsidR="00C663D3" w:rsidRPr="00C93E52" w:rsidRDefault="00C663D3" w:rsidP="00C663D3">
            <w:pPr>
              <w:rPr>
                <w:rFonts w:cs="Arial"/>
              </w:rPr>
            </w:pPr>
          </w:p>
        </w:tc>
        <w:tc>
          <w:tcPr>
            <w:tcW w:w="1617" w:type="dxa"/>
            <w:tcBorders>
              <w:top w:val="nil"/>
              <w:left w:val="nil"/>
              <w:bottom w:val="nil"/>
              <w:right w:val="nil"/>
            </w:tcBorders>
          </w:tcPr>
          <w:p w14:paraId="3C35C88E" w14:textId="77777777" w:rsidR="00C663D3" w:rsidRDefault="00C663D3" w:rsidP="00C663D3"/>
        </w:tc>
      </w:tr>
      <w:tr w:rsidR="00C663D3" w:rsidRPr="0012437B" w14:paraId="53123B39" w14:textId="77777777" w:rsidTr="00432C82">
        <w:tc>
          <w:tcPr>
            <w:tcW w:w="2943" w:type="dxa"/>
            <w:tcBorders>
              <w:top w:val="nil"/>
              <w:left w:val="nil"/>
              <w:bottom w:val="single" w:sz="4" w:space="0" w:color="auto"/>
              <w:right w:val="nil"/>
            </w:tcBorders>
          </w:tcPr>
          <w:p w14:paraId="0DD6EDF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0974F45B" w14:textId="77777777" w:rsidR="00C663D3" w:rsidRDefault="00C663D3" w:rsidP="00C663D3"/>
        </w:tc>
        <w:tc>
          <w:tcPr>
            <w:tcW w:w="2925" w:type="dxa"/>
            <w:tcBorders>
              <w:top w:val="nil"/>
              <w:left w:val="nil"/>
              <w:bottom w:val="single" w:sz="4" w:space="0" w:color="auto"/>
              <w:right w:val="nil"/>
            </w:tcBorders>
          </w:tcPr>
          <w:p w14:paraId="66CEFAAF"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2D73EB2F" w14:textId="77777777" w:rsidR="00C663D3" w:rsidRDefault="00C663D3"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2"/>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proofErr w:type="spellStart"/>
            <w:r>
              <w:t>observationGroup</w:t>
            </w:r>
            <w:proofErr w:type="spellEnd"/>
          </w:p>
        </w:tc>
        <w:tc>
          <w:tcPr>
            <w:tcW w:w="2037" w:type="dxa"/>
            <w:gridSpan w:val="2"/>
            <w:shd w:val="clear" w:color="auto" w:fill="A6A6A6" w:themeFill="background1" w:themeFillShade="A6"/>
          </w:tcPr>
          <w:p w14:paraId="79E0715F" w14:textId="1B6A5451" w:rsidR="00C663D3" w:rsidRPr="00CB4AE4" w:rsidRDefault="00C663D3" w:rsidP="00C663D3">
            <w:proofErr w:type="spellStart"/>
            <w:r>
              <w:t>ObservationGroupType</w:t>
            </w:r>
            <w:proofErr w:type="spellEnd"/>
          </w:p>
        </w:tc>
        <w:tc>
          <w:tcPr>
            <w:tcW w:w="2925" w:type="dxa"/>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w:t>
            </w:r>
            <w:proofErr w:type="spellStart"/>
            <w:r w:rsidR="00282DC2">
              <w:t>signerare</w:t>
            </w:r>
            <w:proofErr w:type="spellEnd"/>
            <w:r w:rsidR="00282DC2">
              <w:t>,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roofErr w:type="gramStart"/>
            <w:r w:rsidRPr="00CB4AE4">
              <w:t>..</w:t>
            </w:r>
            <w:proofErr w:type="gramEnd"/>
            <w:r w:rsidRPr="00CB4AE4">
              <w:t>*</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2"/>
            <w:shd w:val="clear" w:color="auto" w:fill="FFFFFF" w:themeFill="background1"/>
          </w:tcPr>
          <w:p w14:paraId="64FA00EB" w14:textId="4D716E8F" w:rsidR="00C663D3" w:rsidRDefault="00C663D3" w:rsidP="00C663D3">
            <w:proofErr w:type="spellStart"/>
            <w:r>
              <w:t>PatientType</w:t>
            </w:r>
            <w:proofErr w:type="spellEnd"/>
          </w:p>
        </w:tc>
        <w:tc>
          <w:tcPr>
            <w:tcW w:w="2925" w:type="dxa"/>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w:t>
            </w:r>
            <w:proofErr w:type="gramStart"/>
            <w:r>
              <w:t>..</w:t>
            </w:r>
            <w:proofErr w:type="gramEnd"/>
            <w:r>
              <w:t>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proofErr w:type="spellStart"/>
            <w:r w:rsidRPr="003C622B">
              <w:t>performerRole</w:t>
            </w:r>
            <w:proofErr w:type="spellEnd"/>
          </w:p>
        </w:tc>
        <w:tc>
          <w:tcPr>
            <w:tcW w:w="2037" w:type="dxa"/>
            <w:gridSpan w:val="2"/>
            <w:shd w:val="clear" w:color="auto" w:fill="FFFFFF" w:themeFill="background1"/>
          </w:tcPr>
          <w:p w14:paraId="7752577C" w14:textId="015BB6DD" w:rsidR="00C663D3" w:rsidRDefault="00C663D3" w:rsidP="00C663D3">
            <w:proofErr w:type="spellStart"/>
            <w:r w:rsidRPr="00CB4AE4">
              <w:t>PerformerRoleType</w:t>
            </w:r>
            <w:proofErr w:type="spellEnd"/>
          </w:p>
        </w:tc>
        <w:tc>
          <w:tcPr>
            <w:tcW w:w="2925" w:type="dxa"/>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w:t>
            </w:r>
            <w:proofErr w:type="gramStart"/>
            <w:r>
              <w:t>..</w:t>
            </w:r>
            <w:proofErr w:type="gramEnd"/>
            <w:r>
              <w:t>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proofErr w:type="spellStart"/>
            <w:r w:rsidRPr="003C622B">
              <w:t>legalAuthenticator</w:t>
            </w:r>
            <w:proofErr w:type="spellEnd"/>
          </w:p>
        </w:tc>
        <w:tc>
          <w:tcPr>
            <w:tcW w:w="2037" w:type="dxa"/>
            <w:gridSpan w:val="2"/>
            <w:shd w:val="clear" w:color="auto" w:fill="FFFFFF" w:themeFill="background1"/>
          </w:tcPr>
          <w:p w14:paraId="401D2F17" w14:textId="5100BA84" w:rsidR="00C663D3" w:rsidRPr="00CB4AE4" w:rsidRDefault="00C663D3" w:rsidP="00C663D3">
            <w:proofErr w:type="spellStart"/>
            <w:r w:rsidRPr="00CB4AE4">
              <w:t>LegalAuthenticatorType</w:t>
            </w:r>
            <w:proofErr w:type="spellEnd"/>
          </w:p>
        </w:tc>
        <w:tc>
          <w:tcPr>
            <w:tcW w:w="2925" w:type="dxa"/>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w:t>
            </w:r>
            <w:proofErr w:type="gramStart"/>
            <w:r>
              <w:t>..</w:t>
            </w:r>
            <w:proofErr w:type="gramEnd"/>
            <w:r>
              <w:t>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proofErr w:type="spellStart"/>
            <w:r w:rsidRPr="003C622B">
              <w:t>additionalParticipant</w:t>
            </w:r>
            <w:proofErr w:type="spellEnd"/>
          </w:p>
        </w:tc>
        <w:tc>
          <w:tcPr>
            <w:tcW w:w="2037" w:type="dxa"/>
            <w:gridSpan w:val="2"/>
            <w:shd w:val="clear" w:color="auto" w:fill="FFFFFF" w:themeFill="background1"/>
          </w:tcPr>
          <w:p w14:paraId="24216E0C" w14:textId="3685DA22" w:rsidR="00C663D3" w:rsidRPr="00CB4AE4" w:rsidRDefault="00C663D3" w:rsidP="00C663D3">
            <w:proofErr w:type="spellStart"/>
            <w:r w:rsidRPr="00CB4AE4">
              <w:t>AdditionalParticipantType</w:t>
            </w:r>
            <w:proofErr w:type="spellEnd"/>
          </w:p>
        </w:tc>
        <w:tc>
          <w:tcPr>
            <w:tcW w:w="2925" w:type="dxa"/>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roofErr w:type="gramStart"/>
            <w:r>
              <w:t>..</w:t>
            </w:r>
            <w:proofErr w:type="gramEnd"/>
            <w:r>
              <w:t>*</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proofErr w:type="spellStart"/>
            <w:r w:rsidRPr="003C622B">
              <w:t>sourceSystem</w:t>
            </w:r>
            <w:proofErr w:type="spellEnd"/>
          </w:p>
        </w:tc>
        <w:tc>
          <w:tcPr>
            <w:tcW w:w="2037" w:type="dxa"/>
            <w:gridSpan w:val="2"/>
            <w:shd w:val="clear" w:color="auto" w:fill="FFFFFF" w:themeFill="background1"/>
          </w:tcPr>
          <w:p w14:paraId="1542C8A1" w14:textId="4A50973B" w:rsidR="00C663D3" w:rsidRPr="00CB4AE4" w:rsidRDefault="00C663D3" w:rsidP="00C663D3">
            <w:proofErr w:type="spellStart"/>
            <w:r w:rsidRPr="00CB4AE4">
              <w:t>SourceSystemType</w:t>
            </w:r>
            <w:proofErr w:type="spellEnd"/>
          </w:p>
        </w:tc>
        <w:tc>
          <w:tcPr>
            <w:tcW w:w="2925" w:type="dxa"/>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w:t>
            </w:r>
            <w:proofErr w:type="gramStart"/>
            <w:r>
              <w:t>..</w:t>
            </w:r>
            <w:proofErr w:type="gramEnd"/>
            <w:r>
              <w:t>1</w:t>
            </w:r>
          </w:p>
        </w:tc>
      </w:tr>
      <w:tr w:rsidR="00C663D3" w:rsidRPr="00966EF9" w14:paraId="3F087DD1" w14:textId="77777777" w:rsidTr="00CB4AE4">
        <w:tc>
          <w:tcPr>
            <w:tcW w:w="2943" w:type="dxa"/>
            <w:shd w:val="clear" w:color="auto" w:fill="FFFFFF" w:themeFill="background1"/>
          </w:tcPr>
          <w:p w14:paraId="794C53AC" w14:textId="565924E6" w:rsidR="00C663D3" w:rsidRPr="00DE065A" w:rsidRDefault="00C663D3" w:rsidP="00C663D3">
            <w:proofErr w:type="spellStart"/>
            <w:r w:rsidRPr="003C622B">
              <w:t>device</w:t>
            </w:r>
            <w:proofErr w:type="spellEnd"/>
          </w:p>
        </w:tc>
        <w:tc>
          <w:tcPr>
            <w:tcW w:w="2037" w:type="dxa"/>
            <w:gridSpan w:val="2"/>
            <w:shd w:val="clear" w:color="auto" w:fill="FFFFFF" w:themeFill="background1"/>
          </w:tcPr>
          <w:p w14:paraId="0032ED77" w14:textId="12A99BD9" w:rsidR="00C663D3" w:rsidRPr="00CB4AE4" w:rsidRDefault="00C663D3" w:rsidP="00C663D3">
            <w:proofErr w:type="spellStart"/>
            <w:r w:rsidRPr="00CB4AE4">
              <w:t>DeviceType</w:t>
            </w:r>
            <w:proofErr w:type="spellEnd"/>
          </w:p>
        </w:tc>
        <w:tc>
          <w:tcPr>
            <w:tcW w:w="2925" w:type="dxa"/>
            <w:shd w:val="clear" w:color="auto" w:fill="FFFFFF" w:themeFill="background1"/>
          </w:tcPr>
          <w:p w14:paraId="3CCCAAFF" w14:textId="2D8217E4" w:rsidR="00C663D3" w:rsidRDefault="00C663D3" w:rsidP="00C663D3">
            <w:r>
              <w:t xml:space="preserve">Medicinsk teknisk utrustning som använts vid </w:t>
            </w:r>
            <w:r w:rsidR="0000111D">
              <w:t>observationerna inom gruppen</w:t>
            </w:r>
            <w:r>
              <w:t>.</w:t>
            </w:r>
          </w:p>
        </w:tc>
        <w:tc>
          <w:tcPr>
            <w:tcW w:w="1617" w:type="dxa"/>
            <w:shd w:val="clear" w:color="auto" w:fill="FFFFFF" w:themeFill="background1"/>
          </w:tcPr>
          <w:p w14:paraId="12C8DE65" w14:textId="1D1E8FC2" w:rsidR="00C663D3" w:rsidRPr="00966EF9" w:rsidRDefault="00C663D3" w:rsidP="00C663D3">
            <w:pPr>
              <w:rPr>
                <w:lang w:val="en-US"/>
              </w:rPr>
            </w:pPr>
            <w:r w:rsidRPr="00966EF9">
              <w:rPr>
                <w:lang w:val="en-US"/>
              </w:rPr>
              <w:t>0..*</w:t>
            </w:r>
          </w:p>
        </w:tc>
      </w:tr>
      <w:tr w:rsidR="00C663D3" w:rsidRPr="00966EF9" w14:paraId="68F07533" w14:textId="77777777" w:rsidTr="00CB4AE4">
        <w:tc>
          <w:tcPr>
            <w:tcW w:w="2943" w:type="dxa"/>
            <w:shd w:val="clear" w:color="auto" w:fill="FFFFFF" w:themeFill="background1"/>
          </w:tcPr>
          <w:p w14:paraId="47D5E05E" w14:textId="33030198" w:rsidR="00C663D3" w:rsidRPr="00DE065A" w:rsidRDefault="00C663D3" w:rsidP="00C663D3">
            <w:pPr>
              <w:rPr>
                <w:lang w:val="en-US"/>
              </w:rPr>
            </w:pPr>
            <w:r w:rsidRPr="003C622B">
              <w:rPr>
                <w:lang w:val="en-US"/>
              </w:rPr>
              <w:lastRenderedPageBreak/>
              <w:t>location</w:t>
            </w:r>
          </w:p>
        </w:tc>
        <w:tc>
          <w:tcPr>
            <w:tcW w:w="2037" w:type="dxa"/>
            <w:gridSpan w:val="2"/>
            <w:shd w:val="clear" w:color="auto" w:fill="FFFFFF" w:themeFill="background1"/>
          </w:tcPr>
          <w:p w14:paraId="730D5C6C" w14:textId="46423221" w:rsidR="00C663D3" w:rsidRPr="00966EF9" w:rsidRDefault="00C663D3" w:rsidP="00C663D3">
            <w:pPr>
              <w:rPr>
                <w:lang w:val="en-US"/>
              </w:rPr>
            </w:pPr>
            <w:proofErr w:type="spellStart"/>
            <w:r w:rsidRPr="00966EF9">
              <w:rPr>
                <w:lang w:val="en-US"/>
              </w:rPr>
              <w:t>LocationType</w:t>
            </w:r>
            <w:proofErr w:type="spellEnd"/>
          </w:p>
        </w:tc>
        <w:tc>
          <w:tcPr>
            <w:tcW w:w="2925" w:type="dxa"/>
            <w:shd w:val="clear" w:color="auto" w:fill="FFFFFF" w:themeFill="background1"/>
          </w:tcPr>
          <w:p w14:paraId="629F991D" w14:textId="72DB3EFF" w:rsidR="00C663D3" w:rsidRPr="0039439F" w:rsidRDefault="00C663D3" w:rsidP="00C663D3">
            <w:r w:rsidRPr="0039439F">
              <w:t xml:space="preserve">Geografisk plats som </w:t>
            </w:r>
            <w:r w:rsidR="0000111D">
              <w:t>observationerna inom gruppen</w:t>
            </w:r>
            <w:r w:rsidR="0000111D" w:rsidRPr="0039439F" w:rsidDel="0000111D">
              <w:t xml:space="preserve"> </w:t>
            </w:r>
            <w:r w:rsidRPr="0039439F">
              <w:t>utförts på</w:t>
            </w:r>
            <w:r>
              <w:t>.</w:t>
            </w:r>
          </w:p>
        </w:tc>
        <w:tc>
          <w:tcPr>
            <w:tcW w:w="1617" w:type="dxa"/>
            <w:shd w:val="clear" w:color="auto" w:fill="FFFFFF" w:themeFill="background1"/>
          </w:tcPr>
          <w:p w14:paraId="1FC1CD5F" w14:textId="7489F79F" w:rsidR="00C663D3" w:rsidRPr="00966EF9" w:rsidRDefault="00C663D3" w:rsidP="00C663D3">
            <w:pPr>
              <w:rPr>
                <w:lang w:val="en-US"/>
              </w:rPr>
            </w:pPr>
            <w:r w:rsidRPr="00966EF9">
              <w:rPr>
                <w:lang w:val="en-US"/>
              </w:rPr>
              <w:t>0..1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proofErr w:type="spellStart"/>
            <w:r w:rsidRPr="003C622B">
              <w:rPr>
                <w:lang w:val="en-US"/>
              </w:rPr>
              <w:t>careProcessId</w:t>
            </w:r>
            <w:proofErr w:type="spellEnd"/>
          </w:p>
        </w:tc>
        <w:tc>
          <w:tcPr>
            <w:tcW w:w="2037" w:type="dxa"/>
            <w:gridSpan w:val="2"/>
            <w:tcBorders>
              <w:bottom w:val="single" w:sz="4" w:space="0" w:color="auto"/>
            </w:tcBorders>
            <w:shd w:val="clear" w:color="auto" w:fill="FFFFFF" w:themeFill="background1"/>
          </w:tcPr>
          <w:p w14:paraId="66AC4C98" w14:textId="5C1D6C87" w:rsidR="00C663D3" w:rsidRPr="00966EF9" w:rsidRDefault="00C663D3" w:rsidP="00C663D3">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2"/>
            <w:tcBorders>
              <w:bottom w:val="single" w:sz="4" w:space="0" w:color="auto"/>
            </w:tcBorders>
            <w:shd w:val="clear" w:color="auto" w:fill="FFFFFF" w:themeFill="background1"/>
          </w:tcPr>
          <w:p w14:paraId="58D143E3" w14:textId="77777777" w:rsidR="00C663D3" w:rsidRDefault="00C663D3" w:rsidP="00C663D3">
            <w:pPr>
              <w:rPr>
                <w:lang w:val="en-US"/>
              </w:rPr>
            </w:pPr>
            <w:proofErr w:type="spellStart"/>
            <w:r>
              <w:rPr>
                <w:lang w:val="en-US"/>
              </w:rPr>
              <w:t>ObservationType</w:t>
            </w:r>
            <w:proofErr w:type="spellEnd"/>
          </w:p>
          <w:p w14:paraId="5B04B914" w14:textId="012F3509" w:rsidR="00C663D3" w:rsidRPr="00966EF9" w:rsidRDefault="00C663D3" w:rsidP="00C663D3">
            <w:pPr>
              <w:rPr>
                <w:lang w:val="en-US"/>
              </w:rPr>
            </w:pPr>
          </w:p>
        </w:tc>
        <w:tc>
          <w:tcPr>
            <w:tcW w:w="2925" w:type="dxa"/>
            <w:tcBorders>
              <w:bottom w:val="single" w:sz="4" w:space="0" w:color="auto"/>
            </w:tcBorders>
            <w:shd w:val="clear" w:color="auto" w:fill="FFFFFF" w:themeFill="background1"/>
          </w:tcPr>
          <w:p w14:paraId="5F3D0D94" w14:textId="1FFFA190" w:rsidR="00C663D3" w:rsidRPr="0039439F" w:rsidRDefault="00C663D3" w:rsidP="00C663D3">
            <w:r>
              <w:t>De observationer som ligger 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t>1</w:t>
            </w:r>
            <w:proofErr w:type="gramStart"/>
            <w:r>
              <w:t>..</w:t>
            </w:r>
            <w:proofErr w:type="gramEnd"/>
            <w:r>
              <w:t>*</w:t>
            </w:r>
          </w:p>
        </w:tc>
      </w:tr>
      <w:tr w:rsidR="00C663D3" w:rsidRPr="0039439F" w14:paraId="4BFF10C1" w14:textId="77777777" w:rsidTr="00966EF9">
        <w:tc>
          <w:tcPr>
            <w:tcW w:w="2943" w:type="dxa"/>
            <w:tcBorders>
              <w:left w:val="nil"/>
              <w:right w:val="nil"/>
            </w:tcBorders>
            <w:shd w:val="clear" w:color="auto" w:fill="FFFFFF" w:themeFill="background1"/>
          </w:tcPr>
          <w:p w14:paraId="6A78700F" w14:textId="77777777" w:rsidR="00C663D3" w:rsidRPr="0039439F" w:rsidRDefault="00C663D3" w:rsidP="00C663D3"/>
        </w:tc>
        <w:tc>
          <w:tcPr>
            <w:tcW w:w="2037" w:type="dxa"/>
            <w:gridSpan w:val="2"/>
            <w:tcBorders>
              <w:left w:val="nil"/>
              <w:right w:val="nil"/>
            </w:tcBorders>
            <w:shd w:val="clear" w:color="auto" w:fill="FFFFFF" w:themeFill="background1"/>
          </w:tcPr>
          <w:p w14:paraId="296FD1AF" w14:textId="77777777" w:rsidR="00C663D3" w:rsidRPr="0039439F" w:rsidRDefault="00C663D3" w:rsidP="00C663D3"/>
        </w:tc>
        <w:tc>
          <w:tcPr>
            <w:tcW w:w="2925" w:type="dxa"/>
            <w:tcBorders>
              <w:left w:val="nil"/>
              <w:right w:val="nil"/>
            </w:tcBorders>
            <w:shd w:val="clear" w:color="auto" w:fill="FFFFFF" w:themeFill="background1"/>
          </w:tcPr>
          <w:p w14:paraId="41CBDF12" w14:textId="77777777" w:rsidR="00C663D3" w:rsidRPr="0039439F" w:rsidRDefault="00C663D3" w:rsidP="00C663D3"/>
        </w:tc>
        <w:tc>
          <w:tcPr>
            <w:tcW w:w="1617" w:type="dxa"/>
            <w:tcBorders>
              <w:left w:val="nil"/>
              <w:right w:val="nil"/>
            </w:tcBorders>
            <w:shd w:val="clear" w:color="auto" w:fill="FFFFFF" w:themeFill="background1"/>
          </w:tcPr>
          <w:p w14:paraId="45398DBB" w14:textId="77777777" w:rsidR="00C663D3" w:rsidRPr="0039439F" w:rsidRDefault="00C663D3"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2"/>
            <w:shd w:val="clear" w:color="auto" w:fill="A6A6A6" w:themeFill="background1" w:themeFillShade="A6"/>
          </w:tcPr>
          <w:p w14:paraId="2FFA6493" w14:textId="77777777" w:rsidR="00C663D3" w:rsidRPr="00C93E52" w:rsidRDefault="00C663D3" w:rsidP="00C663D3">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2"/>
          </w:tcPr>
          <w:p w14:paraId="45CC20C5" w14:textId="77777777" w:rsidR="00C663D3" w:rsidRPr="00C93E52" w:rsidRDefault="00C663D3" w:rsidP="00C663D3">
            <w:proofErr w:type="spellStart"/>
            <w:r w:rsidRPr="00C93E52">
              <w:t>IIType</w:t>
            </w:r>
            <w:proofErr w:type="spellEnd"/>
          </w:p>
        </w:tc>
        <w:tc>
          <w:tcPr>
            <w:tcW w:w="2925" w:type="dxa"/>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proofErr w:type="spellStart"/>
            <w:r w:rsidRPr="003C622B">
              <w:rPr>
                <w:lang w:val="en-GB"/>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proofErr w:type="spellStart"/>
            <w:r w:rsidRPr="003C622B">
              <w:rPr>
                <w:lang w:val="en-GB"/>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proofErr w:type="spellStart"/>
            <w:r w:rsidRPr="003C622B">
              <w:rPr>
                <w:lang w:val="en-GB"/>
              </w:rPr>
              <w:t>dateOfBirth</w:t>
            </w:r>
            <w:proofErr w:type="spellEnd"/>
          </w:p>
        </w:tc>
        <w:tc>
          <w:tcPr>
            <w:tcW w:w="2037" w:type="dxa"/>
            <w:gridSpan w:val="2"/>
          </w:tcPr>
          <w:p w14:paraId="3A1A538E" w14:textId="77777777" w:rsidR="00C663D3" w:rsidRPr="00C93E52" w:rsidRDefault="00C663D3" w:rsidP="00C663D3">
            <w:pPr>
              <w:rPr>
                <w:lang w:val="en-GB"/>
              </w:rPr>
            </w:pPr>
            <w:proofErr w:type="spellStart"/>
            <w:r w:rsidRPr="00C93E52">
              <w:rPr>
                <w:lang w:val="en-GB"/>
              </w:rPr>
              <w:t>DateTime</w:t>
            </w:r>
            <w:proofErr w:type="spellEnd"/>
          </w:p>
        </w:tc>
        <w:tc>
          <w:tcPr>
            <w:tcW w:w="2925" w:type="dxa"/>
          </w:tcPr>
          <w:p w14:paraId="1F045158" w14:textId="77777777" w:rsidR="00C663D3" w:rsidRPr="00C93E52" w:rsidRDefault="00C663D3" w:rsidP="00C663D3">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2"/>
          </w:tcPr>
          <w:p w14:paraId="615CFD45"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w:t>
            </w:r>
            <w:proofErr w:type="gramStart"/>
            <w:r w:rsidRPr="00C93E52">
              <w:t>..</w:t>
            </w:r>
            <w:proofErr w:type="gramEnd"/>
            <w:r w:rsidRPr="00C93E52">
              <w:t>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proofErr w:type="spellStart"/>
            <w:r w:rsidRPr="003C622B">
              <w:rPr>
                <w:lang w:val="en-GB"/>
              </w:rPr>
              <w:t>gender.code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proofErr w:type="spellStart"/>
            <w:r w:rsidRPr="003C622B">
              <w:rPr>
                <w:lang w:val="en-GB"/>
              </w:rPr>
              <w:t>gender.codeSystem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 xml:space="preserve">KV kön från V-TIM (OID: </w:t>
            </w:r>
            <w:r w:rsidRPr="00C93E52">
              <w:rPr>
                <w:rFonts w:cs="Arial"/>
              </w:rPr>
              <w:lastRenderedPageBreak/>
              <w:t>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lastRenderedPageBreak/>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proofErr w:type="spellStart"/>
            <w:r w:rsidRPr="003C622B">
              <w:rPr>
                <w:lang w:val="en-GB"/>
              </w:rPr>
              <w:lastRenderedPageBreak/>
              <w:t>gender.codeSystemName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w:t>
            </w:r>
            <w:proofErr w:type="gramStart"/>
            <w:r w:rsidRPr="00C93E52">
              <w:t>..</w:t>
            </w:r>
            <w:proofErr w:type="gramEnd"/>
            <w:r w:rsidRPr="00C93E52">
              <w:t>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proofErr w:type="spellStart"/>
            <w:r w:rsidRPr="003C622B">
              <w:rPr>
                <w:lang w:val="en-GB"/>
              </w:rPr>
              <w:t>gender.codeSystemVersion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w:t>
            </w:r>
            <w:proofErr w:type="gramStart"/>
            <w:r w:rsidRPr="00C93E52">
              <w:t>..</w:t>
            </w:r>
            <w:proofErr w:type="gramEnd"/>
            <w:r w:rsidRPr="00C93E52">
              <w:t>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proofErr w:type="spellStart"/>
            <w:r w:rsidRPr="003C622B">
              <w:rPr>
                <w:lang w:val="en-GB"/>
              </w:rPr>
              <w:t>gender.displayName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w:t>
            </w:r>
            <w:proofErr w:type="gramStart"/>
            <w:r w:rsidRPr="00C93E52">
              <w:t>..</w:t>
            </w:r>
            <w:proofErr w:type="gramEnd"/>
            <w:r w:rsidRPr="00C93E52">
              <w:t>1</w:t>
            </w:r>
          </w:p>
        </w:tc>
      </w:tr>
      <w:tr w:rsidR="00C663D3" w:rsidRPr="00C93E52" w14:paraId="5355D09C" w14:textId="77777777" w:rsidTr="00E3381F">
        <w:tc>
          <w:tcPr>
            <w:tcW w:w="9522" w:type="dxa"/>
            <w:gridSpan w:val="5"/>
            <w:tcBorders>
              <w:top w:val="single" w:sz="4" w:space="0" w:color="auto"/>
              <w:left w:val="nil"/>
              <w:bottom w:val="nil"/>
              <w:right w:val="nil"/>
            </w:tcBorders>
          </w:tcPr>
          <w:p w14:paraId="7C5E93B7" w14:textId="2303B025" w:rsidR="00C663D3" w:rsidRPr="00C93E52" w:rsidRDefault="00C663D3" w:rsidP="00F13BE7">
            <w:commentRangeStart w:id="155"/>
            <w:r>
              <w:t xml:space="preserve">Klassen Patient är av typen </w:t>
            </w:r>
            <w:proofErr w:type="spellStart"/>
            <w:r>
              <w:t>Role</w:t>
            </w:r>
            <w:proofErr w:type="spellEnd"/>
            <w:r>
              <w:t xml:space="preserve"> enligt V-MIM, men här har vi medvetet utelämnat </w:t>
            </w:r>
            <w:proofErr w:type="spellStart"/>
            <w:r>
              <w:t>role</w:t>
            </w:r>
            <w:proofErr w:type="spellEnd"/>
            <w:r>
              <w:t>-attributet.</w:t>
            </w:r>
            <w:r>
              <w:br/>
              <w:t>Rollen är ju att vara patient.</w:t>
            </w:r>
            <w:commentRangeEnd w:id="155"/>
            <w:r>
              <w:rPr>
                <w:rStyle w:val="Kommentarsreferens"/>
              </w:rPr>
              <w:commentReference w:id="155"/>
            </w:r>
          </w:p>
        </w:tc>
      </w:tr>
      <w:tr w:rsidR="00C663D3" w:rsidRPr="00C93E52" w14:paraId="3340C59E" w14:textId="77777777" w:rsidTr="00B606F2">
        <w:trPr>
          <w:ins w:id="156" w:author="Erik Nissen" w:date="2015-02-12T16:25:00Z"/>
        </w:trPr>
        <w:tc>
          <w:tcPr>
            <w:tcW w:w="2943" w:type="dxa"/>
            <w:tcBorders>
              <w:top w:val="nil"/>
              <w:left w:val="nil"/>
              <w:bottom w:val="single" w:sz="4" w:space="0" w:color="auto"/>
              <w:right w:val="nil"/>
            </w:tcBorders>
          </w:tcPr>
          <w:p w14:paraId="3E1D886B" w14:textId="77777777" w:rsidR="00C663D3" w:rsidRPr="00461D60" w:rsidRDefault="00C663D3" w:rsidP="00C663D3">
            <w:pPr>
              <w:rPr>
                <w:ins w:id="157" w:author="Erik Nissen" w:date="2015-02-12T16:25:00Z"/>
              </w:rPr>
            </w:pPr>
          </w:p>
        </w:tc>
        <w:tc>
          <w:tcPr>
            <w:tcW w:w="2037" w:type="dxa"/>
            <w:gridSpan w:val="2"/>
            <w:tcBorders>
              <w:top w:val="nil"/>
              <w:left w:val="nil"/>
              <w:bottom w:val="single" w:sz="4" w:space="0" w:color="auto"/>
              <w:right w:val="nil"/>
            </w:tcBorders>
          </w:tcPr>
          <w:p w14:paraId="0E074C5D" w14:textId="77777777" w:rsidR="00C663D3" w:rsidRPr="00461D60" w:rsidRDefault="00C663D3" w:rsidP="00C663D3">
            <w:pPr>
              <w:rPr>
                <w:ins w:id="158" w:author="Erik Nissen" w:date="2015-02-12T16:25:00Z"/>
              </w:rPr>
            </w:pPr>
          </w:p>
        </w:tc>
        <w:tc>
          <w:tcPr>
            <w:tcW w:w="2925" w:type="dxa"/>
            <w:tcBorders>
              <w:top w:val="nil"/>
              <w:left w:val="nil"/>
              <w:bottom w:val="single" w:sz="4" w:space="0" w:color="auto"/>
              <w:right w:val="nil"/>
            </w:tcBorders>
          </w:tcPr>
          <w:p w14:paraId="490936F2" w14:textId="77777777" w:rsidR="00C663D3" w:rsidRPr="00C93E52" w:rsidRDefault="00C663D3" w:rsidP="00C663D3">
            <w:pPr>
              <w:rPr>
                <w:ins w:id="159" w:author="Erik Nissen" w:date="2015-02-12T16:25:00Z"/>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pPr>
              <w:rPr>
                <w:ins w:id="160" w:author="Erik Nissen" w:date="2015-02-12T16:25:00Z"/>
              </w:rPr>
            </w:pPr>
          </w:p>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proofErr w:type="spellStart"/>
            <w:r>
              <w:rPr>
                <w:lang w:eastAsia="sv-SE"/>
              </w:rPr>
              <w:t>observationGroup</w:t>
            </w:r>
            <w:proofErr w:type="spellEnd"/>
            <w:r>
              <w:rPr>
                <w:lang w:eastAsia="sv-SE"/>
              </w:rPr>
              <w:t>/</w:t>
            </w:r>
          </w:p>
          <w:p w14:paraId="223CEEB9" w14:textId="2D391FB7" w:rsidR="00C663D3" w:rsidRPr="00C93E52" w:rsidRDefault="00C663D3" w:rsidP="00C663D3">
            <w:pPr>
              <w:rPr>
                <w:lang w:val="en-GB"/>
              </w:rPr>
            </w:pPr>
            <w:proofErr w:type="spellStart"/>
            <w:r>
              <w:rPr>
                <w:lang w:eastAsia="sv-SE"/>
              </w:rPr>
              <w:t>p</w:t>
            </w:r>
            <w:r w:rsidRPr="008F3BBF">
              <w:rPr>
                <w:lang w:eastAsia="sv-SE"/>
              </w:rPr>
              <w:t>erformerRole</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2"/>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 xml:space="preserve">identifieras av person-id (exempelvis patienten själv identifierad av personnummer i </w:t>
            </w:r>
            <w:proofErr w:type="spellStart"/>
            <w:r>
              <w:t>PersonType</w:t>
            </w:r>
            <w:proofErr w:type="spellEnd"/>
            <w:r>
              <w:t>)</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w:t>
            </w:r>
            <w:proofErr w:type="gramStart"/>
            <w:r w:rsidRPr="00C93E52">
              <w:t>..</w:t>
            </w:r>
            <w:proofErr w:type="gramEnd"/>
            <w:r w:rsidRPr="00C93E52">
              <w:t>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proofErr w:type="spellStart"/>
            <w:r w:rsidRPr="003C622B">
              <w:rPr>
                <w:lang w:val="en-US" w:eastAsia="sv-SE"/>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 xml:space="preserve">Identifierare som tillsammans med </w:t>
            </w:r>
            <w:proofErr w:type="spellStart"/>
            <w:r>
              <w:t>id.root</w:t>
            </w:r>
            <w:proofErr w:type="spellEnd"/>
            <w:r>
              <w:t xml:space="preserve">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proofErr w:type="spellStart"/>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proofErr w:type="spellStart"/>
            <w:r w:rsidRPr="003C622B">
              <w:t>c</w:t>
            </w:r>
            <w:r w:rsidRPr="003C622B">
              <w:rPr>
                <w:lang w:eastAsia="sv-SE"/>
              </w:rPr>
              <w:t>ode.code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proofErr w:type="spellStart"/>
            <w:r w:rsidRPr="003C622B">
              <w:rPr>
                <w:lang w:eastAsia="sv-SE"/>
              </w:rPr>
              <w:t>code.codeSystem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proofErr w:type="spellStart"/>
            <w:r w:rsidRPr="003C622B">
              <w:rPr>
                <w:lang w:eastAsia="sv-SE"/>
              </w:rPr>
              <w:t>code.codeSystemName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w:t>
            </w:r>
            <w:proofErr w:type="gramStart"/>
            <w:r w:rsidRPr="00C93E52">
              <w:t>..</w:t>
            </w:r>
            <w:proofErr w:type="gramEnd"/>
            <w:r w:rsidRPr="00C93E52">
              <w:t>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proofErr w:type="spellStart"/>
            <w:r w:rsidRPr="003C622B">
              <w:rPr>
                <w:lang w:eastAsia="sv-SE"/>
              </w:rPr>
              <w:t>code.codeSystemVersion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w:t>
            </w:r>
            <w:proofErr w:type="gramStart"/>
            <w:r w:rsidRPr="00C93E52">
              <w:t>..</w:t>
            </w:r>
            <w:proofErr w:type="gramEnd"/>
            <w:r w:rsidRPr="00C93E52">
              <w:t>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proofErr w:type="spellStart"/>
            <w:r w:rsidRPr="003C622B">
              <w:rPr>
                <w:lang w:eastAsia="sv-SE"/>
              </w:rPr>
              <w:lastRenderedPageBreak/>
              <w:t>code.displayName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w:t>
            </w:r>
            <w:proofErr w:type="gramStart"/>
            <w:r w:rsidRPr="00C93E52">
              <w:t>..</w:t>
            </w:r>
            <w:proofErr w:type="gramEnd"/>
            <w:r w:rsidRPr="00C93E52">
              <w:t>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t>person</w:t>
            </w:r>
          </w:p>
        </w:tc>
        <w:tc>
          <w:tcPr>
            <w:tcW w:w="2037" w:type="dxa"/>
            <w:gridSpan w:val="2"/>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proofErr w:type="spellStart"/>
            <w:r w:rsidRPr="003C622B">
              <w:rPr>
                <w:lang w:eastAsia="sv-SE"/>
              </w:rPr>
              <w:t>careUnit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61B8B179" w:rsidR="00C663D3" w:rsidRPr="00C93E52" w:rsidRDefault="00C663D3" w:rsidP="00C663D3">
            <w:r>
              <w:t>Den PDL-vårdenhet 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5"/>
            <w:tcBorders>
              <w:top w:val="single" w:sz="4" w:space="0" w:color="auto"/>
              <w:left w:val="nil"/>
              <w:bottom w:val="nil"/>
              <w:right w:val="nil"/>
            </w:tcBorders>
          </w:tcPr>
          <w:p w14:paraId="4F4B7712" w14:textId="1D23CA3A" w:rsidR="003C1098" w:rsidRDefault="003C1098" w:rsidP="00F13BE7">
            <w:commentRangeStart w:id="161"/>
            <w:r>
              <w:t xml:space="preserve">Man kan ovan notera att </w:t>
            </w:r>
            <w:proofErr w:type="spellStart"/>
            <w:r>
              <w:t>CareUnitType</w:t>
            </w:r>
            <w:proofErr w:type="spellEnd"/>
            <w:r>
              <w:t xml:space="preserve"> i sin tur anger vårdgivare, </w:t>
            </w:r>
            <w:proofErr w:type="gramStart"/>
            <w:r>
              <w:t>dvs</w:t>
            </w:r>
            <w:proofErr w:type="gramEnd"/>
            <w:r>
              <w:t xml:space="preserve"> organisation.</w:t>
            </w:r>
            <w:commentRangeEnd w:id="161"/>
            <w:r>
              <w:rPr>
                <w:rStyle w:val="Kommentarsreferens"/>
              </w:rPr>
              <w:commentReference w:id="161"/>
            </w:r>
            <w:r>
              <w:br/>
            </w:r>
          </w:p>
          <w:p w14:paraId="0080E40A" w14:textId="05F83A80" w:rsidR="00C663D3" w:rsidRDefault="00C663D3" w:rsidP="00683B99">
            <w:commentRangeStart w:id="162"/>
            <w:r>
              <w:t xml:space="preserve">Klassen </w:t>
            </w:r>
            <w:proofErr w:type="spellStart"/>
            <w:r>
              <w:t>PerformerRole</w:t>
            </w:r>
            <w:proofErr w:type="spellEnd"/>
            <w:r>
              <w:t xml:space="preserve"> är av typen </w:t>
            </w:r>
            <w:proofErr w:type="spellStart"/>
            <w:r>
              <w:t>Role</w:t>
            </w:r>
            <w:proofErr w:type="spellEnd"/>
            <w:r>
              <w:t xml:space="preserve"> enligt V-MIM, men här har vi medvetet utelämnat </w:t>
            </w:r>
            <w:proofErr w:type="spellStart"/>
            <w:r>
              <w:t>role</w:t>
            </w:r>
            <w:proofErr w:type="spellEnd"/>
            <w:r>
              <w:t>-attributet. Att vara (primärt ansvarig) utförare är ju en roll i sig.</w:t>
            </w:r>
            <w:commentRangeEnd w:id="162"/>
            <w:r>
              <w:rPr>
                <w:rStyle w:val="Kommentarsreferens"/>
              </w:rPr>
              <w:commentReference w:id="162"/>
            </w:r>
            <w:r w:rsidR="00CF0283">
              <w:br/>
            </w:r>
          </w:p>
          <w:p w14:paraId="1882BB9A" w14:textId="10D0B56C" w:rsidR="00CF0283" w:rsidRPr="00C93E52" w:rsidRDefault="00CF0283" w:rsidP="00683B99">
            <w:proofErr w:type="spellStart"/>
            <w:r>
              <w:t>PerformerRole</w:t>
            </w:r>
            <w:commentRangeStart w:id="163"/>
            <w:proofErr w:type="spellEnd"/>
            <w:r>
              <w:t xml:space="preserve"> torde indirekt vara en ”Professionell aktör” enligt V-MIM.  Där anges ”1</w:t>
            </w:r>
            <w:proofErr w:type="gramStart"/>
            <w:r>
              <w:t>..</w:t>
            </w:r>
            <w:proofErr w:type="gramEnd"/>
            <w:r>
              <w:t>*” förhållande till vårdenhet. Här begränsas till max EN ”</w:t>
            </w:r>
            <w:proofErr w:type="spellStart"/>
            <w:r>
              <w:t>careUnit</w:t>
            </w:r>
            <w:proofErr w:type="spellEnd"/>
            <w:r>
              <w:t>”, vilket är ett medvetet val eftersom personal vid en viss tidpunkt enbart arbetar på uppdrag av en vårdenhet. Icke-personal har ingen vårdenhets koppling.</w:t>
            </w:r>
            <w:commentRangeEnd w:id="163"/>
            <w:r>
              <w:rPr>
                <w:rStyle w:val="Kommentarsreferens"/>
              </w:rPr>
              <w:commentReference w:id="163"/>
            </w:r>
          </w:p>
        </w:tc>
      </w:tr>
      <w:tr w:rsidR="00C663D3" w:rsidRPr="00C93E52" w14:paraId="6DA1C313" w14:textId="77777777" w:rsidTr="00461D60">
        <w:tblPrEx>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164" w:author="Erik Nissen" w:date="2015-02-12T16:28:00Z">
            <w:tblPrEx>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c>
          <w:tcPr>
            <w:tcW w:w="2943" w:type="dxa"/>
            <w:tcBorders>
              <w:top w:val="nil"/>
              <w:left w:val="nil"/>
              <w:bottom w:val="single" w:sz="4" w:space="0" w:color="auto"/>
              <w:right w:val="nil"/>
            </w:tcBorders>
            <w:tcPrChange w:id="165" w:author="Erik Nissen" w:date="2015-02-12T16:28:00Z">
              <w:tcPr>
                <w:tcW w:w="2943" w:type="dxa"/>
                <w:gridSpan w:val="2"/>
                <w:tcBorders>
                  <w:top w:val="single" w:sz="4" w:space="0" w:color="auto"/>
                  <w:left w:val="nil"/>
                  <w:bottom w:val="single" w:sz="4" w:space="0" w:color="auto"/>
                  <w:right w:val="nil"/>
                </w:tcBorders>
              </w:tcPr>
            </w:tcPrChange>
          </w:tcPr>
          <w:p w14:paraId="57405B5E" w14:textId="77777777" w:rsidR="00C663D3" w:rsidRDefault="00C663D3" w:rsidP="00C663D3">
            <w:pPr>
              <w:rPr>
                <w:lang w:eastAsia="sv-SE"/>
              </w:rPr>
            </w:pPr>
          </w:p>
        </w:tc>
        <w:tc>
          <w:tcPr>
            <w:tcW w:w="2037" w:type="dxa"/>
            <w:gridSpan w:val="2"/>
            <w:tcBorders>
              <w:top w:val="nil"/>
              <w:left w:val="nil"/>
              <w:bottom w:val="single" w:sz="4" w:space="0" w:color="auto"/>
              <w:right w:val="nil"/>
            </w:tcBorders>
            <w:tcPrChange w:id="166" w:author="Erik Nissen" w:date="2015-02-12T16:28:00Z">
              <w:tcPr>
                <w:tcW w:w="2037" w:type="dxa"/>
                <w:gridSpan w:val="3"/>
                <w:tcBorders>
                  <w:top w:val="single" w:sz="4" w:space="0" w:color="auto"/>
                  <w:left w:val="nil"/>
                  <w:bottom w:val="single" w:sz="4" w:space="0" w:color="auto"/>
                  <w:right w:val="nil"/>
                </w:tcBorders>
              </w:tcPr>
            </w:tcPrChange>
          </w:tcPr>
          <w:p w14:paraId="5AFE1850" w14:textId="77777777" w:rsidR="00C663D3" w:rsidRPr="00C93E52" w:rsidRDefault="00C663D3" w:rsidP="00C663D3"/>
        </w:tc>
        <w:tc>
          <w:tcPr>
            <w:tcW w:w="2925" w:type="dxa"/>
            <w:tcBorders>
              <w:top w:val="nil"/>
              <w:left w:val="nil"/>
              <w:bottom w:val="single" w:sz="4" w:space="0" w:color="auto"/>
              <w:right w:val="nil"/>
            </w:tcBorders>
            <w:tcPrChange w:id="167" w:author="Erik Nissen" w:date="2015-02-12T16:28:00Z">
              <w:tcPr>
                <w:tcW w:w="2925" w:type="dxa"/>
                <w:gridSpan w:val="2"/>
                <w:tcBorders>
                  <w:top w:val="single" w:sz="4" w:space="0" w:color="auto"/>
                  <w:left w:val="nil"/>
                  <w:bottom w:val="single" w:sz="4" w:space="0" w:color="auto"/>
                  <w:right w:val="nil"/>
                </w:tcBorders>
              </w:tcPr>
            </w:tcPrChange>
          </w:tcPr>
          <w:p w14:paraId="60F795DE" w14:textId="77777777" w:rsidR="00C663D3" w:rsidRPr="00C93E52" w:rsidRDefault="00C663D3" w:rsidP="00C663D3"/>
        </w:tc>
        <w:tc>
          <w:tcPr>
            <w:tcW w:w="1617" w:type="dxa"/>
            <w:tcBorders>
              <w:top w:val="nil"/>
              <w:left w:val="nil"/>
              <w:bottom w:val="single" w:sz="4" w:space="0" w:color="auto"/>
              <w:right w:val="nil"/>
            </w:tcBorders>
            <w:tcPrChange w:id="168" w:author="Erik Nissen" w:date="2015-02-12T16:28:00Z">
              <w:tcPr>
                <w:tcW w:w="1617" w:type="dxa"/>
                <w:tcBorders>
                  <w:top w:val="single" w:sz="4" w:space="0" w:color="auto"/>
                  <w:left w:val="nil"/>
                  <w:bottom w:val="single" w:sz="4" w:space="0" w:color="auto"/>
                  <w:right w:val="nil"/>
                </w:tcBorders>
              </w:tcPr>
            </w:tcPrChange>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proofErr w:type="spellStart"/>
            <w:r w:rsidRPr="006C50FA">
              <w:rPr>
                <w:lang w:eastAsia="sv-SE"/>
              </w:rPr>
              <w:t>observationGroup</w:t>
            </w:r>
            <w:proofErr w:type="spellEnd"/>
            <w:r w:rsidRPr="006C50FA">
              <w:rPr>
                <w:lang w:eastAsia="sv-SE"/>
              </w:rPr>
              <w:t>/</w:t>
            </w:r>
          </w:p>
          <w:p w14:paraId="6D125D48" w14:textId="680DB0F1" w:rsidR="00C663D3" w:rsidRDefault="00C663D3" w:rsidP="00C663D3">
            <w:pPr>
              <w:rPr>
                <w:lang w:eastAsia="sv-SE"/>
              </w:rPr>
            </w:pPr>
            <w:proofErr w:type="spellStart"/>
            <w:r>
              <w:rPr>
                <w:lang w:eastAsia="sv-SE"/>
              </w:rPr>
              <w:t>l</w:t>
            </w:r>
            <w:r w:rsidRPr="00C93E52">
              <w:rPr>
                <w:lang w:eastAsia="sv-SE"/>
              </w:rPr>
              <w:t>egalAuthenticator</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2"/>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w:t>
            </w:r>
            <w:proofErr w:type="gramStart"/>
            <w:r w:rsidRPr="00C93E52">
              <w:t>..</w:t>
            </w:r>
            <w:proofErr w:type="gramEnd"/>
            <w:r w:rsidRPr="00C93E52">
              <w:t>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proofErr w:type="spellStart"/>
            <w:r w:rsidRPr="003C622B">
              <w:t>id</w:t>
            </w:r>
            <w:r w:rsidRPr="003C622B">
              <w:rPr>
                <w:lang w:eastAsia="sv-SE"/>
              </w:rPr>
              <w:t>.root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2"/>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2"/>
            <w:tcBorders>
              <w:top w:val="single" w:sz="4" w:space="0" w:color="auto"/>
              <w:left w:val="single" w:sz="4" w:space="0" w:color="auto"/>
              <w:bottom w:val="single" w:sz="4" w:space="0" w:color="auto"/>
              <w:right w:val="single" w:sz="4" w:space="0" w:color="auto"/>
            </w:tcBorders>
          </w:tcPr>
          <w:p w14:paraId="715166AE" w14:textId="24755138" w:rsidR="00C663D3" w:rsidRPr="00C93E52" w:rsidRDefault="00C663D3" w:rsidP="00C663D3">
            <w:proofErr w:type="spellStart"/>
            <w:r w:rsidRPr="00C93E52">
              <w:rPr>
                <w:lang w:val="en-GB"/>
              </w:rPr>
              <w:t>TimeStamp</w:t>
            </w:r>
            <w:r>
              <w:rPr>
                <w:lang w:val="en-GB"/>
              </w:rPr>
              <w:t>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w:t>
            </w:r>
            <w:proofErr w:type="spellStart"/>
            <w:r w:rsidRPr="00C93E52">
              <w:rPr>
                <w:rFonts w:cs="Arial"/>
              </w:rPr>
              <w:t>ÅÅÅÅMMDDttmmss</w:t>
            </w:r>
            <w:proofErr w:type="spellEnd"/>
            <w:r w:rsidRPr="00C93E52">
              <w:rPr>
                <w:rFonts w:cs="Arial"/>
              </w:rPr>
              <w:t xml:space="preserve"> </w:t>
            </w:r>
            <w:commentRangeStart w:id="169"/>
            <w:r w:rsidRPr="00C93E52">
              <w:rPr>
                <w:rFonts w:cs="Arial"/>
              </w:rPr>
              <w:t xml:space="preserve">där </w:t>
            </w:r>
            <w:r>
              <w:rPr>
                <w:rFonts w:cs="Arial"/>
              </w:rPr>
              <w:t>klockslaget</w:t>
            </w:r>
            <w:r w:rsidRPr="00C93E52">
              <w:rPr>
                <w:rFonts w:cs="Arial"/>
              </w:rPr>
              <w:t xml:space="preserve"> är frivillig</w:t>
            </w:r>
            <w:r>
              <w:rPr>
                <w:rFonts w:cs="Arial"/>
              </w:rPr>
              <w:t>t</w:t>
            </w:r>
            <w:commentRangeEnd w:id="169"/>
            <w:r w:rsidR="003268EB">
              <w:rPr>
                <w:rStyle w:val="Kommentarsreferens"/>
              </w:rPr>
              <w:commentReference w:id="169"/>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2"/>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w:t>
            </w:r>
            <w:proofErr w:type="gramStart"/>
            <w:r w:rsidRPr="00C93E52">
              <w:t>..</w:t>
            </w:r>
            <w:proofErr w:type="gramEnd"/>
            <w:r w:rsidRPr="00C93E52">
              <w:t>1</w:t>
            </w:r>
            <w:r w:rsidR="007E7CBF">
              <w:br/>
              <w:t>(</w:t>
            </w:r>
            <w:commentRangeStart w:id="170"/>
            <w:r w:rsidR="007E7CBF">
              <w:t>Fält 2b</w:t>
            </w:r>
            <w:commentRangeEnd w:id="170"/>
            <w:r w:rsidR="007E7CBF">
              <w:rPr>
                <w:rStyle w:val="Kommentarsreferens"/>
              </w:rPr>
              <w:commentReference w:id="170"/>
            </w:r>
            <w:r w:rsidR="007E7CBF">
              <w:t>)</w:t>
            </w:r>
          </w:p>
        </w:tc>
      </w:tr>
      <w:tr w:rsidR="007E7CBF" w:rsidRPr="00C93E52" w14:paraId="217FE69C" w14:textId="77777777" w:rsidTr="00683B99">
        <w:trPr>
          <w:ins w:id="171" w:author="Erik Nissen" w:date="2015-02-12T19:24:00Z"/>
        </w:trPr>
        <w:tc>
          <w:tcPr>
            <w:tcW w:w="2943" w:type="dxa"/>
            <w:tcBorders>
              <w:top w:val="single" w:sz="4" w:space="0" w:color="auto"/>
              <w:left w:val="nil"/>
              <w:bottom w:val="nil"/>
              <w:right w:val="nil"/>
            </w:tcBorders>
          </w:tcPr>
          <w:p w14:paraId="41CF0A49" w14:textId="77777777" w:rsidR="007E7CBF" w:rsidRPr="003C622B" w:rsidRDefault="007E7CBF" w:rsidP="00C663D3">
            <w:pPr>
              <w:rPr>
                <w:ins w:id="172" w:author="Erik Nissen" w:date="2015-02-12T19:24:00Z"/>
                <w:lang w:val="en-US"/>
              </w:rPr>
            </w:pPr>
          </w:p>
        </w:tc>
        <w:tc>
          <w:tcPr>
            <w:tcW w:w="2037" w:type="dxa"/>
            <w:gridSpan w:val="2"/>
            <w:tcBorders>
              <w:top w:val="single" w:sz="4" w:space="0" w:color="auto"/>
              <w:left w:val="nil"/>
              <w:bottom w:val="nil"/>
              <w:right w:val="nil"/>
            </w:tcBorders>
          </w:tcPr>
          <w:p w14:paraId="3ECA7281" w14:textId="77777777" w:rsidR="007E7CBF" w:rsidRPr="00C93E52" w:rsidRDefault="007E7CBF" w:rsidP="00C663D3">
            <w:pPr>
              <w:rPr>
                <w:ins w:id="173" w:author="Erik Nissen" w:date="2015-02-12T19:24:00Z"/>
                <w:lang w:val="en-GB"/>
              </w:rPr>
            </w:pPr>
          </w:p>
        </w:tc>
        <w:tc>
          <w:tcPr>
            <w:tcW w:w="2925" w:type="dxa"/>
            <w:tcBorders>
              <w:top w:val="single" w:sz="4" w:space="0" w:color="auto"/>
              <w:left w:val="nil"/>
              <w:bottom w:val="nil"/>
              <w:right w:val="nil"/>
            </w:tcBorders>
          </w:tcPr>
          <w:p w14:paraId="7797A37D" w14:textId="77777777" w:rsidR="007E7CBF" w:rsidRPr="00C93E52" w:rsidRDefault="007E7CBF" w:rsidP="00C663D3">
            <w:pPr>
              <w:rPr>
                <w:ins w:id="174" w:author="Erik Nissen" w:date="2015-02-12T19:24:00Z"/>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pPr>
              <w:rPr>
                <w:ins w:id="175" w:author="Erik Nissen" w:date="2015-02-12T19:24:00Z"/>
              </w:rPr>
            </w:pPr>
          </w:p>
        </w:tc>
      </w:tr>
      <w:tr w:rsidR="00C663D3" w:rsidRPr="00C93E52" w14:paraId="44C98124" w14:textId="77777777" w:rsidTr="00683B99">
        <w:tc>
          <w:tcPr>
            <w:tcW w:w="9522" w:type="dxa"/>
            <w:gridSpan w:val="5"/>
            <w:tcBorders>
              <w:top w:val="nil"/>
              <w:left w:val="nil"/>
              <w:bottom w:val="nil"/>
              <w:right w:val="nil"/>
            </w:tcBorders>
          </w:tcPr>
          <w:p w14:paraId="0B13C4C7" w14:textId="77777777" w:rsidR="00C663D3" w:rsidRDefault="00C663D3" w:rsidP="00F13BE7">
            <w:pPr>
              <w:rPr>
                <w:ins w:id="176" w:author="Erik Nissen" w:date="2015-02-12T18:43:00Z"/>
              </w:rPr>
            </w:pPr>
            <w:commentRangeStart w:id="177"/>
            <w:ins w:id="178" w:author="Erik Nissen" w:date="2015-02-12T16:31:00Z">
              <w:r>
                <w:t xml:space="preserve">Klassen </w:t>
              </w:r>
              <w:proofErr w:type="spellStart"/>
              <w:r>
                <w:t>LegalAuthenticator</w:t>
              </w:r>
              <w:proofErr w:type="spellEnd"/>
              <w:r>
                <w:t xml:space="preserve"> är av typen </w:t>
              </w:r>
              <w:proofErr w:type="spellStart"/>
              <w:r>
                <w:t>Role</w:t>
              </w:r>
              <w:proofErr w:type="spellEnd"/>
              <w:r>
                <w:t xml:space="preserve"> enligt V-MIM, men här har vi medvetet utelämnat </w:t>
              </w:r>
              <w:proofErr w:type="spellStart"/>
              <w:r>
                <w:t>role</w:t>
              </w:r>
              <w:proofErr w:type="spellEnd"/>
              <w:r>
                <w:t>-attributet. Att vara den som signerar är ju en roll i sig.</w:t>
              </w:r>
              <w:commentRangeEnd w:id="177"/>
              <w:r>
                <w:rPr>
                  <w:rStyle w:val="Kommentarsreferens"/>
                </w:rPr>
                <w:commentReference w:id="177"/>
              </w:r>
            </w:ins>
          </w:p>
          <w:p w14:paraId="21C7A4F6" w14:textId="77777777" w:rsidR="00556BBC" w:rsidRDefault="00556BBC" w:rsidP="00683B99">
            <w:pPr>
              <w:rPr>
                <w:ins w:id="179" w:author="Erik Nissen" w:date="2015-02-12T19:08:00Z"/>
              </w:rPr>
            </w:pPr>
            <w:commentRangeStart w:id="180"/>
            <w:proofErr w:type="spellStart"/>
            <w:ins w:id="181" w:author="Erik Nissen" w:date="2015-02-12T18:43:00Z">
              <w:r>
                <w:lastRenderedPageBreak/>
                <w:t>LegalAuthenticator</w:t>
              </w:r>
              <w:proofErr w:type="spellEnd"/>
              <w:r>
                <w:t xml:space="preserve"> </w:t>
              </w:r>
            </w:ins>
            <w:ins w:id="182" w:author="Erik Nissen" w:date="2015-02-12T18:53:00Z">
              <w:r w:rsidR="00C21193">
                <w:t xml:space="preserve">torde </w:t>
              </w:r>
            </w:ins>
            <w:ins w:id="183" w:author="Erik Nissen" w:date="2015-02-12T18:43:00Z">
              <w:r>
                <w:t xml:space="preserve">indirekt vara en </w:t>
              </w:r>
            </w:ins>
            <w:ins w:id="184" w:author="Erik Nissen" w:date="2015-02-12T18:44:00Z">
              <w:r w:rsidR="00C21193">
                <w:t>”Professionell aktör” enligt V-MIM.  Trots att den där</w:t>
              </w:r>
            </w:ins>
            <w:ins w:id="185" w:author="Erik Nissen" w:date="2015-02-12T18:45:00Z">
              <w:r w:rsidR="00C21193">
                <w:t xml:space="preserve">för borde </w:t>
              </w:r>
              <w:r w:rsidR="00382733">
                <w:t>ha attributet</w:t>
              </w:r>
              <w:r w:rsidR="00C21193">
                <w:t xml:space="preserve"> ”</w:t>
              </w:r>
              <w:proofErr w:type="spellStart"/>
              <w:r w:rsidR="00C21193">
                <w:t>careUnit</w:t>
              </w:r>
              <w:proofErr w:type="spellEnd"/>
              <w:r w:rsidR="00C21193">
                <w:t>”</w:t>
              </w:r>
            </w:ins>
            <w:ins w:id="186" w:author="Erik Nissen" w:date="2015-02-12T19:07:00Z">
              <w:r w:rsidR="00676188">
                <w:t xml:space="preserve"> enligt V-MIM</w:t>
              </w:r>
            </w:ins>
            <w:ins w:id="187" w:author="Erik Nissen" w:date="2015-02-12T18:45:00Z">
              <w:r w:rsidR="00C21193">
                <w:t>, så har vi här medvetet uteslutit detta.</w:t>
              </w:r>
            </w:ins>
            <w:commentRangeEnd w:id="180"/>
            <w:ins w:id="188" w:author="Erik Nissen" w:date="2015-02-12T18:54:00Z">
              <w:r w:rsidR="00C21193">
                <w:rPr>
                  <w:rStyle w:val="Kommentarsreferens"/>
                </w:rPr>
                <w:commentReference w:id="180"/>
              </w:r>
            </w:ins>
          </w:p>
          <w:p w14:paraId="1E62865E" w14:textId="6303BF1D" w:rsidR="00382733" w:rsidRPr="00C93E52" w:rsidRDefault="00382733" w:rsidP="00683B99"/>
        </w:tc>
      </w:tr>
      <w:tr w:rsidR="00C663D3" w:rsidRPr="00C93E52" w14:paraId="3F926D61" w14:textId="77777777" w:rsidTr="00683B99">
        <w:trPr>
          <w:ins w:id="189" w:author="Erik Nissen" w:date="2015-02-12T16:30:00Z"/>
        </w:trPr>
        <w:tc>
          <w:tcPr>
            <w:tcW w:w="2943" w:type="dxa"/>
            <w:tcBorders>
              <w:top w:val="nil"/>
              <w:left w:val="nil"/>
              <w:bottom w:val="single" w:sz="4" w:space="0" w:color="auto"/>
              <w:right w:val="nil"/>
            </w:tcBorders>
          </w:tcPr>
          <w:p w14:paraId="3DE9F920" w14:textId="77777777" w:rsidR="00C663D3" w:rsidRPr="00EB3476" w:rsidRDefault="00C663D3" w:rsidP="00C663D3">
            <w:pPr>
              <w:rPr>
                <w:ins w:id="190" w:author="Erik Nissen" w:date="2015-02-12T16:30:00Z"/>
                <w:rPrChange w:id="191" w:author="Erik Nissen" w:date="2015-02-12T16:31:00Z">
                  <w:rPr>
                    <w:ins w:id="192" w:author="Erik Nissen" w:date="2015-02-12T16:30:00Z"/>
                    <w:lang w:val="en-US"/>
                  </w:rPr>
                </w:rPrChange>
              </w:rPr>
            </w:pPr>
          </w:p>
        </w:tc>
        <w:tc>
          <w:tcPr>
            <w:tcW w:w="2037" w:type="dxa"/>
            <w:gridSpan w:val="2"/>
            <w:tcBorders>
              <w:top w:val="nil"/>
              <w:left w:val="nil"/>
              <w:bottom w:val="single" w:sz="4" w:space="0" w:color="auto"/>
              <w:right w:val="nil"/>
            </w:tcBorders>
          </w:tcPr>
          <w:p w14:paraId="54071691" w14:textId="77777777" w:rsidR="00C663D3" w:rsidRPr="00EB3476" w:rsidRDefault="00C663D3" w:rsidP="00C663D3">
            <w:pPr>
              <w:rPr>
                <w:ins w:id="193" w:author="Erik Nissen" w:date="2015-02-12T16:30:00Z"/>
                <w:rPrChange w:id="194" w:author="Erik Nissen" w:date="2015-02-12T16:31:00Z">
                  <w:rPr>
                    <w:ins w:id="195" w:author="Erik Nissen" w:date="2015-02-12T16:30:00Z"/>
                    <w:lang w:val="en-GB"/>
                  </w:rPr>
                </w:rPrChange>
              </w:rPr>
            </w:pPr>
          </w:p>
        </w:tc>
        <w:tc>
          <w:tcPr>
            <w:tcW w:w="2925" w:type="dxa"/>
            <w:tcBorders>
              <w:top w:val="nil"/>
              <w:left w:val="nil"/>
              <w:bottom w:val="single" w:sz="4" w:space="0" w:color="auto"/>
              <w:right w:val="nil"/>
            </w:tcBorders>
          </w:tcPr>
          <w:p w14:paraId="2EF99FA1" w14:textId="77777777" w:rsidR="00C663D3" w:rsidRPr="00C93E52" w:rsidRDefault="00C663D3" w:rsidP="00C663D3">
            <w:pPr>
              <w:rPr>
                <w:ins w:id="196" w:author="Erik Nissen" w:date="2015-02-12T16:30:00Z"/>
                <w:rFonts w:eastAsia="Times New Roman" w:cs="Arial"/>
              </w:rPr>
            </w:pPr>
          </w:p>
        </w:tc>
        <w:tc>
          <w:tcPr>
            <w:tcW w:w="1617" w:type="dxa"/>
            <w:tcBorders>
              <w:top w:val="nil"/>
              <w:left w:val="nil"/>
              <w:bottom w:val="single" w:sz="4" w:space="0" w:color="auto"/>
              <w:right w:val="nil"/>
            </w:tcBorders>
          </w:tcPr>
          <w:p w14:paraId="396DACFE" w14:textId="77777777" w:rsidR="00C663D3" w:rsidRPr="00C93E52" w:rsidRDefault="00C663D3" w:rsidP="00C663D3">
            <w:pPr>
              <w:rPr>
                <w:ins w:id="197" w:author="Erik Nissen" w:date="2015-02-12T16:30:00Z"/>
              </w:rPr>
            </w:pPr>
          </w:p>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C663D3" w:rsidRPr="00C93E52" w:rsidRDefault="00C663D3" w:rsidP="00C663D3">
            <w:pPr>
              <w:rPr>
                <w:lang w:val="en-US"/>
              </w:rPr>
            </w:pPr>
            <w:proofErr w:type="spellStart"/>
            <w:r>
              <w:rPr>
                <w:lang w:val="en-US"/>
              </w:rPr>
              <w:t>additionalParticipant</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proofErr w:type="spellStart"/>
            <w:r w:rsidRPr="00DD2A23">
              <w:rPr>
                <w:lang w:val="en-GB"/>
              </w:rPr>
              <w:t>AdditionalParticipantType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t>id</w:t>
            </w:r>
          </w:p>
        </w:tc>
        <w:tc>
          <w:tcPr>
            <w:tcW w:w="2037" w:type="dxa"/>
            <w:gridSpan w:val="2"/>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2C266BF3" w:rsidR="00C663D3" w:rsidRPr="00C93E52" w:rsidRDefault="00C663D3" w:rsidP="00C663D3">
            <w:r w:rsidRPr="00C93E52">
              <w:t xml:space="preserve">Personens identitet </w:t>
            </w:r>
            <w:r>
              <w:t>i sin</w:t>
            </w:r>
            <w:r w:rsidRPr="00C93E52">
              <w:t xml:space="preserve"> </w:t>
            </w:r>
            <w:r>
              <w:t>roll som ytterligare deltagare.</w:t>
            </w:r>
            <w:r w:rsidRPr="00C93E52">
              <w:t xml:space="preserve"> </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t>0</w:t>
            </w:r>
            <w:proofErr w:type="gramStart"/>
            <w:r>
              <w:t>..</w:t>
            </w:r>
            <w:proofErr w:type="gramEnd"/>
            <w:r>
              <w:t>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w:t>
            </w:r>
            <w:proofErr w:type="gramStart"/>
            <w:r>
              <w:t>..</w:t>
            </w:r>
            <w:proofErr w:type="gramEnd"/>
            <w:r>
              <w:t>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w:t>
            </w:r>
            <w:proofErr w:type="gramStart"/>
            <w:r>
              <w:t>..</w:t>
            </w:r>
            <w:proofErr w:type="gramEnd"/>
            <w:r>
              <w:t>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proofErr w:type="spellStart"/>
            <w:r w:rsidRPr="003C622B">
              <w:t>type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2A70BA71" w:rsidR="00C663D3" w:rsidRPr="00C93E52" w:rsidRDefault="00C663D3" w:rsidP="00C663D3">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w:t>
            </w:r>
            <w:commentRangeStart w:id="198"/>
            <w:r w:rsidR="008365A5">
              <w:rPr>
                <w:rFonts w:eastAsia="Times New Roman" w:cs="Arial"/>
              </w:rPr>
              <w:t>Istället för person kan ”deltagandet” handla om utrustning (</w:t>
            </w:r>
            <w:proofErr w:type="spellStart"/>
            <w:r w:rsidR="008365A5">
              <w:rPr>
                <w:rFonts w:eastAsia="Times New Roman" w:cs="Arial"/>
              </w:rPr>
              <w:t>device</w:t>
            </w:r>
            <w:proofErr w:type="spellEnd"/>
            <w:r w:rsidR="008365A5">
              <w:rPr>
                <w:rFonts w:eastAsia="Times New Roman" w:cs="Arial"/>
              </w:rPr>
              <w:t>) eller plats (organisation)</w:t>
            </w:r>
            <w:commentRangeEnd w:id="198"/>
            <w:r w:rsidR="003A3305">
              <w:rPr>
                <w:rStyle w:val="Kommentarsreferens"/>
              </w:rPr>
              <w:commentReference w:id="198"/>
            </w:r>
          </w:p>
        </w:tc>
        <w:tc>
          <w:tcPr>
            <w:tcW w:w="1617" w:type="dxa"/>
            <w:tcBorders>
              <w:top w:val="single" w:sz="4" w:space="0" w:color="auto"/>
              <w:left w:val="single" w:sz="4" w:space="0" w:color="auto"/>
              <w:bottom w:val="single" w:sz="4" w:space="0" w:color="auto"/>
              <w:right w:val="single" w:sz="4" w:space="0" w:color="auto"/>
            </w:tcBorders>
          </w:tcPr>
          <w:p w14:paraId="03E8BC9B" w14:textId="2F92AA42" w:rsidR="00C663D3" w:rsidRPr="00C93E52" w:rsidRDefault="008365A5" w:rsidP="00C663D3">
            <w:commentRangeStart w:id="199"/>
            <w:ins w:id="200" w:author="Erik Nissen" w:date="2015-02-12T19:40:00Z">
              <w:r w:rsidRPr="008365A5">
                <w:rPr>
                  <w:color w:val="FF0000"/>
                  <w:rPrChange w:id="201" w:author="Erik Nissen" w:date="2015-02-12T19:41:00Z">
                    <w:rPr/>
                  </w:rPrChange>
                </w:rPr>
                <w:t>0</w:t>
              </w:r>
              <w:proofErr w:type="gramStart"/>
              <w:r w:rsidRPr="008365A5">
                <w:rPr>
                  <w:color w:val="FF0000"/>
                  <w:rPrChange w:id="202" w:author="Erik Nissen" w:date="2015-02-12T19:41:00Z">
                    <w:rPr/>
                  </w:rPrChange>
                </w:rPr>
                <w:t>..</w:t>
              </w:r>
              <w:proofErr w:type="gramEnd"/>
              <w:r w:rsidRPr="008365A5">
                <w:rPr>
                  <w:color w:val="FF0000"/>
                  <w:rPrChange w:id="203" w:author="Erik Nissen" w:date="2015-02-12T19:41:00Z">
                    <w:rPr/>
                  </w:rPrChange>
                </w:rPr>
                <w:t>0</w:t>
              </w:r>
              <w:r>
                <w:br/>
                <w:t>(</w:t>
              </w:r>
            </w:ins>
            <w:ins w:id="204" w:author="Erik Nissen" w:date="2015-02-12T19:41:00Z">
              <w:r>
                <w:t>tillsvidare borttagen,</w:t>
              </w:r>
              <w:r>
                <w:br/>
                <w:t>var</w:t>
              </w:r>
            </w:ins>
            <w:ins w:id="205" w:author="Erik Nissen" w:date="2015-02-12T19:40:00Z">
              <w:r>
                <w:t xml:space="preserve"> </w:t>
              </w:r>
            </w:ins>
            <w:r w:rsidR="00C663D3">
              <w:t>1..1</w:t>
            </w:r>
            <w:ins w:id="206" w:author="Erik Nissen" w:date="2015-02-12T19:40:00Z">
              <w:r>
                <w:t>)</w:t>
              </w:r>
            </w:ins>
            <w:commentRangeEnd w:id="199"/>
            <w:ins w:id="207" w:author="Erik Nissen" w:date="2015-02-12T19:42:00Z">
              <w:r>
                <w:rPr>
                  <w:rStyle w:val="Kommentarsreferens"/>
                </w:rPr>
                <w:commentReference w:id="199"/>
              </w:r>
            </w:ins>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8365A5" w:rsidRDefault="00C663D3" w:rsidP="00C663D3">
            <w:pPr>
              <w:rPr>
                <w:rPrChange w:id="208" w:author="Erik Nissen" w:date="2015-02-12T19:40:00Z">
                  <w:rPr>
                    <w:lang w:val="en-US"/>
                  </w:rPr>
                </w:rPrChange>
              </w:rPr>
            </w:pPr>
            <w:proofErr w:type="spellStart"/>
            <w:r w:rsidRPr="008365A5">
              <w:rPr>
                <w:rPrChange w:id="209" w:author="Erik Nissen" w:date="2015-02-12T19:40:00Z">
                  <w:rPr>
                    <w:lang w:val="en-US"/>
                  </w:rPr>
                </w:rPrChange>
              </w:rPr>
              <w:t>type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D565A00" w14:textId="0CB44198" w:rsidR="00C663D3" w:rsidRPr="008365A5" w:rsidRDefault="00C663D3" w:rsidP="00C663D3">
            <w:pPr>
              <w:rPr>
                <w:rPrChange w:id="210" w:author="Erik Nissen" w:date="2015-02-12T19:40:00Z">
                  <w:rPr>
                    <w:lang w:val="en-GB"/>
                  </w:rPr>
                </w:rPrChange>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proofErr w:type="gramStart"/>
            <w:r>
              <w:t>..</w:t>
            </w:r>
            <w:proofErr w:type="gramEnd"/>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8365A5" w:rsidRDefault="00C663D3" w:rsidP="00C663D3">
            <w:pPr>
              <w:rPr>
                <w:rPrChange w:id="211" w:author="Erik Nissen" w:date="2015-02-12T19:40:00Z">
                  <w:rPr>
                    <w:lang w:val="en-US"/>
                  </w:rPr>
                </w:rPrChange>
              </w:rPr>
            </w:pPr>
            <w:proofErr w:type="spellStart"/>
            <w:r w:rsidRPr="008365A5">
              <w:rPr>
                <w:rPrChange w:id="212" w:author="Erik Nissen" w:date="2015-02-12T19:40:00Z">
                  <w:rPr>
                    <w:lang w:val="en-US"/>
                  </w:rPr>
                </w:rPrChange>
              </w:rPr>
              <w:t>type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D56CC11" w14:textId="15CE8256" w:rsidR="00C663D3" w:rsidRPr="008365A5" w:rsidRDefault="00C663D3" w:rsidP="00C663D3">
            <w:pPr>
              <w:rPr>
                <w:rPrChange w:id="213" w:author="Erik Nissen" w:date="2015-02-12T19:40:00Z">
                  <w:rPr>
                    <w:lang w:val="en-GB"/>
                  </w:rPr>
                </w:rPrChange>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proofErr w:type="gramStart"/>
            <w:r>
              <w:t>..</w:t>
            </w:r>
            <w:proofErr w:type="gramEnd"/>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proofErr w:type="spellStart"/>
            <w:r w:rsidRPr="008365A5">
              <w:rPr>
                <w:color w:val="FF0000"/>
                <w:rPrChange w:id="214" w:author="Erik Nissen" w:date="2015-02-12T19:40:00Z">
                  <w:rPr>
                    <w:color w:val="FF0000"/>
                    <w:lang w:val="en-US"/>
                  </w:rPr>
                </w:rPrChange>
              </w:rPr>
              <w:t>type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108B6794" w14:textId="77777777" w:rsidTr="00DD2A23">
        <w:trPr>
          <w:ins w:id="215" w:author="Erik Nissen" w:date="2015-02-12T17:27:00Z"/>
        </w:trPr>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3C622B" w:rsidRDefault="00C663D3" w:rsidP="00C663D3">
            <w:pPr>
              <w:rPr>
                <w:ins w:id="216" w:author="Erik Nissen" w:date="2015-02-12T17:27:00Z"/>
                <w:color w:val="FF0000"/>
                <w:lang w:val="en-US"/>
              </w:rPr>
            </w:pPr>
            <w:commentRangeStart w:id="217"/>
            <w:proofErr w:type="spellStart"/>
            <w:ins w:id="218" w:author="Erik Nissen" w:date="2015-02-12T17:29:00Z">
              <w:r>
                <w:rPr>
                  <w:rFonts w:cs="Arial"/>
                  <w:color w:val="000000"/>
                  <w:lang w:eastAsia="sv-SE"/>
                </w:rPr>
                <w:lastRenderedPageBreak/>
                <w:t>type</w:t>
              </w:r>
              <w:r w:rsidRPr="00C93E52">
                <w:rPr>
                  <w:rFonts w:cs="Arial"/>
                  <w:color w:val="000000"/>
                  <w:highlight w:val="white"/>
                  <w:lang w:eastAsia="sv-SE"/>
                </w:rPr>
                <w:t>.codeSystemVersion</w:t>
              </w:r>
            </w:ins>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ins w:id="219" w:author="Erik Nissen" w:date="2015-02-12T17:27:00Z"/>
                <w:color w:val="FF0000"/>
              </w:rPr>
            </w:pPr>
            <w:ins w:id="220" w:author="Erik Nissen" w:date="2015-02-12T17:29:00Z">
              <w:r w:rsidRPr="00C93E52">
                <w:t>String</w:t>
              </w:r>
            </w:ins>
          </w:p>
        </w:tc>
        <w:tc>
          <w:tcPr>
            <w:tcW w:w="2925" w:type="dxa"/>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ins w:id="221" w:author="Erik Nissen" w:date="2015-02-12T17:27:00Z"/>
                <w:color w:val="FF0000"/>
              </w:rPr>
            </w:pPr>
            <w:ins w:id="222" w:author="Erik Nissen" w:date="2015-02-12T17:29:00Z">
              <w:r w:rsidRPr="00C93E52">
                <w:t>Versionsnummer för använt kodsystem.</w:t>
              </w:r>
            </w:ins>
          </w:p>
        </w:tc>
        <w:tc>
          <w:tcPr>
            <w:tcW w:w="1617" w:type="dxa"/>
            <w:tcBorders>
              <w:top w:val="single" w:sz="4" w:space="0" w:color="auto"/>
              <w:left w:val="single" w:sz="4" w:space="0" w:color="auto"/>
              <w:bottom w:val="single" w:sz="4" w:space="0" w:color="auto"/>
              <w:right w:val="single" w:sz="4" w:space="0" w:color="auto"/>
            </w:tcBorders>
          </w:tcPr>
          <w:p w14:paraId="1AF6FE6D" w14:textId="2EE53263" w:rsidR="00C663D3" w:rsidRPr="00DF7E6D" w:rsidRDefault="00C663D3" w:rsidP="00C663D3">
            <w:pPr>
              <w:rPr>
                <w:ins w:id="223" w:author="Erik Nissen" w:date="2015-02-12T17:27:00Z"/>
                <w:color w:val="FF0000"/>
              </w:rPr>
            </w:pPr>
            <w:ins w:id="224" w:author="Erik Nissen" w:date="2015-02-12T17:29:00Z">
              <w:r w:rsidRPr="00C93E52">
                <w:t>0</w:t>
              </w:r>
              <w:proofErr w:type="gramStart"/>
              <w:r w:rsidRPr="00C93E52">
                <w:t>..</w:t>
              </w:r>
              <w:proofErr w:type="gramEnd"/>
              <w:r w:rsidRPr="00C93E52">
                <w:t>1</w:t>
              </w:r>
            </w:ins>
            <w:commentRangeEnd w:id="217"/>
            <w:ins w:id="225" w:author="Erik Nissen" w:date="2015-02-12T17:32:00Z">
              <w:r w:rsidR="00B70FEF">
                <w:rPr>
                  <w:rStyle w:val="Kommentarsreferens"/>
                </w:rPr>
                <w:commentReference w:id="217"/>
              </w:r>
            </w:ins>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2"/>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Beskriver i vilken roll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5AC08922" w:rsidR="00C663D3" w:rsidRPr="00C93E52" w:rsidRDefault="008365A5" w:rsidP="00C663D3">
            <w:commentRangeStart w:id="226"/>
            <w:ins w:id="227" w:author="Erik Nissen" w:date="2015-02-12T19:41:00Z">
              <w:r w:rsidRPr="00C26D06">
                <w:rPr>
                  <w:color w:val="FF0000"/>
                </w:rPr>
                <w:t>0</w:t>
              </w:r>
              <w:proofErr w:type="gramStart"/>
              <w:r w:rsidRPr="00C26D06">
                <w:rPr>
                  <w:color w:val="FF0000"/>
                </w:rPr>
                <w:t>..</w:t>
              </w:r>
              <w:proofErr w:type="gramEnd"/>
              <w:r w:rsidRPr="00C26D06">
                <w:rPr>
                  <w:color w:val="FF0000"/>
                </w:rPr>
                <w:t>0</w:t>
              </w:r>
              <w:r>
                <w:br/>
                <w:t>(tillsvidare borttagen,</w:t>
              </w:r>
              <w:r>
                <w:br/>
                <w:t xml:space="preserve">var </w:t>
              </w:r>
            </w:ins>
            <w:r w:rsidR="00C663D3">
              <w:t>1..1</w:t>
            </w:r>
            <w:ins w:id="228" w:author="Erik Nissen" w:date="2015-02-12T19:41:00Z">
              <w:r>
                <w:t>)</w:t>
              </w:r>
            </w:ins>
            <w:commentRangeEnd w:id="226"/>
            <w:ins w:id="229" w:author="Erik Nissen" w:date="2015-02-12T19:42:00Z">
              <w:r>
                <w:rPr>
                  <w:rStyle w:val="Kommentarsreferens"/>
                </w:rPr>
                <w:commentReference w:id="226"/>
              </w:r>
            </w:ins>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proofErr w:type="spellStart"/>
            <w:r w:rsidRPr="003C622B">
              <w:t>role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proofErr w:type="gramStart"/>
            <w:r>
              <w:t>..</w:t>
            </w:r>
            <w:proofErr w:type="gramEnd"/>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proofErr w:type="spellStart"/>
            <w:r w:rsidRPr="003C622B">
              <w:t>role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proofErr w:type="gramStart"/>
            <w:r>
              <w:t>..</w:t>
            </w:r>
            <w:proofErr w:type="gramEnd"/>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48BEF91D" w14:textId="77777777" w:rsidTr="00DD2A23">
        <w:trPr>
          <w:ins w:id="230" w:author="Erik Nissen" w:date="2015-02-12T17:27:00Z"/>
        </w:trPr>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ins w:id="231" w:author="Erik Nissen" w:date="2015-02-12T17:27:00Z"/>
                <w:color w:val="FF0000"/>
              </w:rPr>
            </w:pPr>
            <w:commentRangeStart w:id="232"/>
            <w:proofErr w:type="spellStart"/>
            <w:ins w:id="233" w:author="Erik Nissen" w:date="2015-02-12T17:29:00Z">
              <w:r>
                <w:rPr>
                  <w:rFonts w:cs="Arial"/>
                  <w:color w:val="000000"/>
                  <w:lang w:eastAsia="sv-SE"/>
                </w:rPr>
                <w:t>role</w:t>
              </w:r>
              <w:r w:rsidRPr="00C93E52">
                <w:rPr>
                  <w:rFonts w:cs="Arial"/>
                  <w:color w:val="000000"/>
                  <w:highlight w:val="white"/>
                  <w:lang w:eastAsia="sv-SE"/>
                </w:rPr>
                <w:t>.codeSystemVersion</w:t>
              </w:r>
            </w:ins>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ins w:id="234" w:author="Erik Nissen" w:date="2015-02-12T17:27:00Z"/>
                <w:color w:val="FF0000"/>
              </w:rPr>
            </w:pPr>
            <w:ins w:id="235" w:author="Erik Nissen" w:date="2015-02-12T17:29:00Z">
              <w:r w:rsidRPr="00C93E52">
                <w:t>String</w:t>
              </w:r>
            </w:ins>
          </w:p>
        </w:tc>
        <w:tc>
          <w:tcPr>
            <w:tcW w:w="2925" w:type="dxa"/>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ins w:id="236" w:author="Erik Nissen" w:date="2015-02-12T17:27:00Z"/>
                <w:color w:val="FF0000"/>
              </w:rPr>
            </w:pPr>
            <w:ins w:id="237" w:author="Erik Nissen" w:date="2015-02-12T17:29:00Z">
              <w:r w:rsidRPr="00C93E52">
                <w:t>Versionsnummer för använt kodsystem.</w:t>
              </w:r>
            </w:ins>
          </w:p>
        </w:tc>
        <w:tc>
          <w:tcPr>
            <w:tcW w:w="1617" w:type="dxa"/>
            <w:tcBorders>
              <w:top w:val="single" w:sz="4" w:space="0" w:color="auto"/>
              <w:left w:val="single" w:sz="4" w:space="0" w:color="auto"/>
              <w:bottom w:val="single" w:sz="4" w:space="0" w:color="auto"/>
              <w:right w:val="single" w:sz="4" w:space="0" w:color="auto"/>
            </w:tcBorders>
          </w:tcPr>
          <w:p w14:paraId="2EFD5BFE" w14:textId="4295C92D" w:rsidR="00C663D3" w:rsidRPr="005A7FC6" w:rsidRDefault="00C663D3" w:rsidP="00C663D3">
            <w:pPr>
              <w:rPr>
                <w:ins w:id="238" w:author="Erik Nissen" w:date="2015-02-12T17:27:00Z"/>
                <w:color w:val="FF0000"/>
              </w:rPr>
            </w:pPr>
            <w:ins w:id="239" w:author="Erik Nissen" w:date="2015-02-12T17:29:00Z">
              <w:r w:rsidRPr="00C93E52">
                <w:t>0</w:t>
              </w:r>
              <w:proofErr w:type="gramStart"/>
              <w:r w:rsidRPr="00C93E52">
                <w:t>..</w:t>
              </w:r>
              <w:proofErr w:type="gramEnd"/>
              <w:r w:rsidRPr="00C93E52">
                <w:t>1</w:t>
              </w:r>
            </w:ins>
            <w:commentRangeEnd w:id="232"/>
            <w:ins w:id="240" w:author="Erik Nissen" w:date="2015-02-12T17:33:00Z">
              <w:r w:rsidR="00B70FEF">
                <w:rPr>
                  <w:rStyle w:val="Kommentarsreferens"/>
                </w:rPr>
                <w:commentReference w:id="232"/>
              </w:r>
            </w:ins>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313A4DC1" w14:textId="77777777" w:rsidTr="00F6122B">
        <w:tc>
          <w:tcPr>
            <w:tcW w:w="952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B71BA3" w:rsidRDefault="00C663D3" w:rsidP="005A57D8">
            <w:pPr>
              <w:rPr>
                <w:dstrike/>
              </w:rPr>
            </w:pPr>
            <w:commentRangeStart w:id="241"/>
            <w:r w:rsidRPr="00B71BA3">
              <w:rPr>
                <w:dstrike/>
              </w:rPr>
              <w:t>Endast en av nedanstående</w:t>
            </w:r>
            <w:commentRangeEnd w:id="241"/>
            <w:r w:rsidR="00772208">
              <w:rPr>
                <w:rStyle w:val="Kommentarsreferens"/>
              </w:rPr>
              <w:commentReference w:id="241"/>
            </w:r>
          </w:p>
        </w:tc>
      </w:tr>
      <w:tr w:rsidR="001411E0" w:rsidRPr="00C93E52" w14:paraId="6A2E4EF1" w14:textId="77777777" w:rsidTr="005A57D8">
        <w:tblPrEx>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242" w:author="Erik Nissen" w:date="2015-02-12T22:36:00Z">
            <w:tblPrEx>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ins w:id="243" w:author="Erik Nissen" w:date="2015-02-12T22:32:00Z"/>
        </w:trPr>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Change w:id="244" w:author="Erik Nissen" w:date="2015-02-12T22:36:00Z">
              <w:tcPr>
                <w:tcW w:w="23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7EB0E198" w14:textId="37CF3D4C" w:rsidR="001411E0" w:rsidRPr="003A3305" w:rsidRDefault="001411E0" w:rsidP="001411E0">
            <w:pPr>
              <w:rPr>
                <w:ins w:id="245" w:author="Erik Nissen" w:date="2015-02-12T22:32:00Z"/>
              </w:rPr>
            </w:pPr>
            <w:ins w:id="246" w:author="Erik Nissen" w:date="2015-02-12T22:36:00Z">
              <w:r w:rsidRPr="003C622B">
                <w:rPr>
                  <w:lang w:val="en-US"/>
                </w:rPr>
                <w:t>Person</w:t>
              </w:r>
            </w:ins>
            <w:ins w:id="247" w:author="Erik Nissen" w:date="2015-02-12T22:41:00Z">
              <w:r w:rsidR="005E2697">
                <w:rPr>
                  <w:lang w:val="en-US"/>
                </w:rPr>
                <w:t xml:space="preserve">                       (</w:t>
              </w:r>
              <w:proofErr w:type="spellStart"/>
              <w:r w:rsidR="005E2697">
                <w:rPr>
                  <w:lang w:val="en-US"/>
                </w:rPr>
                <w:t>Fält</w:t>
              </w:r>
              <w:proofErr w:type="spellEnd"/>
              <w:r w:rsidR="005E2697">
                <w:rPr>
                  <w:lang w:val="en-US"/>
                </w:rPr>
                <w:t xml:space="preserve"> 2c)</w:t>
              </w:r>
            </w:ins>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Change w:id="248" w:author="Erik Nissen" w:date="2015-02-12T22:36:00Z">
              <w:tcPr>
                <w:tcW w:w="238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62CB7C1A" w14:textId="64283324" w:rsidR="001411E0" w:rsidRPr="003A3305" w:rsidRDefault="001411E0" w:rsidP="001411E0">
            <w:pPr>
              <w:rPr>
                <w:ins w:id="249" w:author="Erik Nissen" w:date="2015-02-12T22:32:00Z"/>
              </w:rPr>
            </w:pPr>
            <w:proofErr w:type="spellStart"/>
            <w:ins w:id="250" w:author="Erik Nissen" w:date="2015-02-12T22:36:00Z">
              <w:r>
                <w:rPr>
                  <w:lang w:val="en-GB"/>
                </w:rPr>
                <w:t>PersonType</w:t>
              </w:r>
            </w:ins>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251" w:author="Erik Nissen" w:date="2015-02-12T22:36:00Z">
              <w:tcPr>
                <w:tcW w:w="2380"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3364E343" w14:textId="753EE157" w:rsidR="001411E0" w:rsidRPr="003A3305" w:rsidRDefault="001411E0" w:rsidP="001411E0">
            <w:pPr>
              <w:rPr>
                <w:ins w:id="252" w:author="Erik Nissen" w:date="2015-02-12T22:32:00Z"/>
              </w:rPr>
            </w:pPr>
            <w:ins w:id="253" w:author="Erik Nissen" w:date="2015-02-12T22:36:00Z">
              <w:r>
                <w:rPr>
                  <w:rFonts w:eastAsia="Times New Roman" w:cs="Arial"/>
                </w:rPr>
                <w:t>Den person som är deltagare.</w:t>
              </w:r>
            </w:ins>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Change w:id="254" w:author="Erik Nissen" w:date="2015-02-12T22:36:00Z">
              <w:tcPr>
                <w:tcW w:w="2381"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14570A2E" w14:textId="0857AAB7" w:rsidR="001411E0" w:rsidRPr="003A3305" w:rsidRDefault="001411E0" w:rsidP="001411E0">
            <w:pPr>
              <w:rPr>
                <w:ins w:id="255" w:author="Erik Nissen" w:date="2015-02-12T22:32:00Z"/>
              </w:rPr>
            </w:pPr>
            <w:commentRangeStart w:id="256"/>
            <w:ins w:id="257" w:author="Erik Nissen" w:date="2015-02-12T22:36:00Z">
              <w:r>
                <w:t>1</w:t>
              </w:r>
              <w:proofErr w:type="gramStart"/>
              <w:r>
                <w:t>..</w:t>
              </w:r>
              <w:proofErr w:type="gramEnd"/>
              <w:r>
                <w:t>1</w:t>
              </w:r>
            </w:ins>
            <w:commentRangeEnd w:id="256"/>
            <w:ins w:id="258" w:author="Erik Nissen" w:date="2015-02-12T22:40:00Z">
              <w:r w:rsidR="00772208">
                <w:rPr>
                  <w:rStyle w:val="Kommentarsreferens"/>
                </w:rPr>
                <w:commentReference w:id="256"/>
              </w:r>
            </w:ins>
          </w:p>
        </w:tc>
      </w:tr>
      <w:tr w:rsidR="001411E0" w:rsidRPr="00C93E52" w14:paraId="7CEC525F" w14:textId="77777777" w:rsidTr="005A57D8">
        <w:trPr>
          <w:ins w:id="259" w:author="Erik Nissen" w:date="2015-02-12T22:36:00Z"/>
        </w:trPr>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263CD55F" w:rsidR="001411E0" w:rsidRPr="003A3305" w:rsidRDefault="001411E0" w:rsidP="001411E0">
            <w:pPr>
              <w:rPr>
                <w:ins w:id="260" w:author="Erik Nissen" w:date="2015-02-12T22:36:00Z"/>
              </w:rPr>
            </w:pPr>
            <w:commentRangeStart w:id="261"/>
            <w:proofErr w:type="spellStart"/>
            <w:ins w:id="262" w:author="Erik Nissen" w:date="2015-02-12T22:36:00Z">
              <w:r w:rsidRPr="00716B1B">
                <w:rPr>
                  <w:dstrike/>
                  <w:lang w:val="en-US"/>
                </w:rPr>
                <w:t>Organisation</w:t>
              </w:r>
              <w:proofErr w:type="spellEnd"/>
            </w:ins>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ins w:id="263" w:author="Erik Nissen" w:date="2015-02-12T22:36:00Z"/>
              </w:rPr>
            </w:pPr>
            <w:proofErr w:type="spellStart"/>
            <w:ins w:id="264" w:author="Erik Nissen" w:date="2015-02-12T22:36:00Z">
              <w:r w:rsidRPr="00716B1B">
                <w:rPr>
                  <w:dstrike/>
                  <w:lang w:val="en-GB"/>
                </w:rPr>
                <w:t>OrganisationType</w:t>
              </w:r>
              <w:proofErr w:type="spellEnd"/>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4F09599B" w:rsidR="001411E0" w:rsidRPr="003A3305" w:rsidRDefault="001411E0" w:rsidP="001411E0">
            <w:pPr>
              <w:rPr>
                <w:ins w:id="265" w:author="Erik Nissen" w:date="2015-02-12T22:36:00Z"/>
              </w:rPr>
            </w:pPr>
            <w:ins w:id="266" w:author="Erik Nissen" w:date="2015-02-12T22:36:00Z">
              <w:r w:rsidRPr="00716B1B">
                <w:rPr>
                  <w:rFonts w:eastAsia="Times New Roman" w:cs="Arial"/>
                  <w:dstrike/>
                </w:rPr>
                <w:t>Den organisation som är deltagare.</w:t>
              </w:r>
            </w:ins>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ins w:id="267" w:author="Erik Nissen" w:date="2015-02-12T22:36:00Z"/>
              </w:rPr>
            </w:pPr>
            <w:ins w:id="268" w:author="Erik Nissen" w:date="2015-02-12T22:36:00Z">
              <w:r w:rsidRPr="00716B1B">
                <w:rPr>
                  <w:dstrike/>
                </w:rPr>
                <w:t>0</w:t>
              </w:r>
              <w:proofErr w:type="gramStart"/>
              <w:r w:rsidRPr="00716B1B">
                <w:rPr>
                  <w:dstrike/>
                </w:rPr>
                <w:t>..</w:t>
              </w:r>
              <w:proofErr w:type="gramEnd"/>
              <w:r w:rsidRPr="00716B1B">
                <w:rPr>
                  <w:dstrike/>
                </w:rPr>
                <w:t>1</w:t>
              </w:r>
            </w:ins>
            <w:commentRangeEnd w:id="261"/>
            <w:ins w:id="269" w:author="Erik Nissen" w:date="2015-02-12T22:39:00Z">
              <w:r w:rsidR="00C13B67">
                <w:rPr>
                  <w:rStyle w:val="Kommentarsreferens"/>
                </w:rPr>
                <w:commentReference w:id="261"/>
              </w:r>
            </w:ins>
          </w:p>
        </w:tc>
      </w:tr>
      <w:tr w:rsidR="001411E0" w:rsidRPr="00C93E52" w14:paraId="256D1959" w14:textId="77777777" w:rsidTr="005A57D8">
        <w:trPr>
          <w:ins w:id="270" w:author="Erik Nissen" w:date="2015-02-12T22:36:00Z"/>
        </w:trPr>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2E8504BA" w:rsidR="001411E0" w:rsidRPr="003A3305" w:rsidRDefault="001411E0" w:rsidP="001411E0">
            <w:pPr>
              <w:rPr>
                <w:ins w:id="271" w:author="Erik Nissen" w:date="2015-02-12T22:36:00Z"/>
              </w:rPr>
            </w:pPr>
            <w:ins w:id="272" w:author="Erik Nissen" w:date="2015-02-12T22:36:00Z">
              <w:r w:rsidRPr="00716B1B">
                <w:rPr>
                  <w:dstrike/>
                  <w:lang w:val="en-US"/>
                </w:rPr>
                <w:t>Device</w:t>
              </w:r>
            </w:ins>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ins w:id="273" w:author="Erik Nissen" w:date="2015-02-12T22:36:00Z"/>
              </w:rPr>
            </w:pPr>
            <w:proofErr w:type="spellStart"/>
            <w:ins w:id="274" w:author="Erik Nissen" w:date="2015-02-12T22:36:00Z">
              <w:r w:rsidRPr="00716B1B">
                <w:rPr>
                  <w:dstrike/>
                  <w:lang w:val="en-GB"/>
                </w:rPr>
                <w:t>DeviceType</w:t>
              </w:r>
              <w:proofErr w:type="spellEnd"/>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3A070F39" w:rsidR="001411E0" w:rsidRPr="003A3305" w:rsidRDefault="001411E0" w:rsidP="001411E0">
            <w:pPr>
              <w:rPr>
                <w:ins w:id="275" w:author="Erik Nissen" w:date="2015-02-12T22:36:00Z"/>
              </w:rPr>
            </w:pPr>
            <w:ins w:id="276" w:author="Erik Nissen" w:date="2015-02-12T22:36:00Z">
              <w:r w:rsidRPr="00716B1B">
                <w:rPr>
                  <w:rFonts w:eastAsia="Times New Roman" w:cs="Arial"/>
                  <w:dstrike/>
                </w:rPr>
                <w:t>Den medicinsktekniska utrustning som är ”deltagare”.</w:t>
              </w:r>
            </w:ins>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ins w:id="277" w:author="Erik Nissen" w:date="2015-02-12T22:36:00Z"/>
              </w:rPr>
            </w:pPr>
            <w:ins w:id="278" w:author="Erik Nissen" w:date="2015-02-12T22:36:00Z">
              <w:r w:rsidRPr="00716B1B">
                <w:rPr>
                  <w:dstrike/>
                </w:rPr>
                <w:t>0</w:t>
              </w:r>
              <w:proofErr w:type="gramStart"/>
              <w:r w:rsidRPr="00716B1B">
                <w:rPr>
                  <w:dstrike/>
                </w:rPr>
                <w:t>..</w:t>
              </w:r>
              <w:proofErr w:type="gramEnd"/>
              <w:r w:rsidRPr="00716B1B">
                <w:rPr>
                  <w:dstrike/>
                </w:rPr>
                <w:t>1</w:t>
              </w:r>
              <w:r>
                <w:rPr>
                  <w:rStyle w:val="Kommentarsreferens"/>
                </w:rPr>
                <w:commentReference w:id="279"/>
              </w:r>
            </w:ins>
          </w:p>
        </w:tc>
      </w:tr>
    </w:tbl>
    <w:p w14:paraId="1400ECEC" w14:textId="77777777" w:rsidR="005A57D8" w:rsidRDefault="005A57D8">
      <w:pPr>
        <w:rPr>
          <w:ins w:id="280" w:author="Erik Nissen" w:date="2015-02-12T22:31:00Z"/>
        </w:rPr>
      </w:pPr>
    </w:p>
    <w:p w14:paraId="3B9C1419" w14:textId="77777777" w:rsidR="0080653A" w:rsidRDefault="0080653A">
      <w:pPr>
        <w:rPr>
          <w:ins w:id="281" w:author="Erik Nissen" w:date="2015-02-12T22:11:00Z"/>
        </w:rPr>
      </w:pPr>
      <w:ins w:id="282" w:author="Erik Nissen" w:date="2015-02-12T22:11:00Z">
        <w:r>
          <w:br w:type="page"/>
        </w:r>
      </w:ins>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Change w:id="283">
          <w:tblGrid>
            <w:gridCol w:w="2943"/>
            <w:gridCol w:w="2037"/>
            <w:gridCol w:w="2925"/>
            <w:gridCol w:w="1617"/>
          </w:tblGrid>
        </w:tblGridChange>
      </w:tblGrid>
      <w:tr w:rsidR="00C663D3" w:rsidRPr="00C93E52" w:rsidDel="001411E0" w14:paraId="5BE8BA09" w14:textId="3BEE11BD" w:rsidTr="00F46AE3">
        <w:trPr>
          <w:del w:id="284" w:author="Erik Nissen" w:date="2015-02-12T22:37:00Z"/>
        </w:trPr>
        <w:tc>
          <w:tcPr>
            <w:tcW w:w="2943" w:type="dxa"/>
            <w:tcBorders>
              <w:top w:val="single" w:sz="4" w:space="0" w:color="auto"/>
              <w:left w:val="single" w:sz="4" w:space="0" w:color="auto"/>
              <w:bottom w:val="single" w:sz="4" w:space="0" w:color="auto"/>
              <w:right w:val="single" w:sz="4" w:space="0" w:color="auto"/>
            </w:tcBorders>
          </w:tcPr>
          <w:p w14:paraId="588F939D" w14:textId="7D0B6604" w:rsidR="00C663D3" w:rsidRPr="00DE065A" w:rsidDel="001411E0" w:rsidRDefault="005A57D8" w:rsidP="00C663D3">
            <w:pPr>
              <w:rPr>
                <w:del w:id="285" w:author="Erik Nissen" w:date="2015-02-12T22:37:00Z"/>
                <w:lang w:val="en-US"/>
              </w:rPr>
            </w:pPr>
            <w:del w:id="286" w:author="Erik Nissen" w:date="2015-02-12T22:37:00Z">
              <w:r w:rsidRPr="003C622B" w:rsidDel="001411E0">
                <w:rPr>
                  <w:lang w:val="en-US"/>
                </w:rPr>
                <w:lastRenderedPageBreak/>
                <w:delText>P</w:delText>
              </w:r>
              <w:r w:rsidR="00C663D3" w:rsidRPr="003C622B" w:rsidDel="001411E0">
                <w:rPr>
                  <w:lang w:val="en-US"/>
                </w:rPr>
                <w:delText>erson</w:delText>
              </w:r>
            </w:del>
          </w:p>
        </w:tc>
        <w:tc>
          <w:tcPr>
            <w:tcW w:w="2037" w:type="dxa"/>
            <w:tcBorders>
              <w:top w:val="single" w:sz="4" w:space="0" w:color="auto"/>
              <w:left w:val="single" w:sz="4" w:space="0" w:color="auto"/>
              <w:bottom w:val="single" w:sz="4" w:space="0" w:color="auto"/>
              <w:right w:val="single" w:sz="4" w:space="0" w:color="auto"/>
            </w:tcBorders>
          </w:tcPr>
          <w:p w14:paraId="171ECCF9" w14:textId="22E5EE32" w:rsidR="00C663D3" w:rsidRPr="00C93E52" w:rsidDel="001411E0" w:rsidRDefault="00C663D3" w:rsidP="00C663D3">
            <w:pPr>
              <w:rPr>
                <w:del w:id="287" w:author="Erik Nissen" w:date="2015-02-12T22:37:00Z"/>
                <w:lang w:val="en-GB"/>
              </w:rPr>
            </w:pPr>
            <w:del w:id="288" w:author="Erik Nissen" w:date="2015-02-12T22:37:00Z">
              <w:r w:rsidDel="001411E0">
                <w:rPr>
                  <w:lang w:val="en-GB"/>
                </w:rPr>
                <w:delText>PersonType</w:delText>
              </w:r>
            </w:del>
          </w:p>
        </w:tc>
        <w:tc>
          <w:tcPr>
            <w:tcW w:w="2925" w:type="dxa"/>
            <w:tcBorders>
              <w:top w:val="single" w:sz="4" w:space="0" w:color="auto"/>
              <w:left w:val="single" w:sz="4" w:space="0" w:color="auto"/>
              <w:bottom w:val="single" w:sz="4" w:space="0" w:color="auto"/>
              <w:right w:val="single" w:sz="4" w:space="0" w:color="auto"/>
            </w:tcBorders>
          </w:tcPr>
          <w:p w14:paraId="13AA30B8" w14:textId="2EC30093" w:rsidR="00C663D3" w:rsidRPr="00C93E52" w:rsidDel="001411E0" w:rsidRDefault="00C663D3" w:rsidP="00C663D3">
            <w:pPr>
              <w:rPr>
                <w:del w:id="289" w:author="Erik Nissen" w:date="2015-02-12T22:37:00Z"/>
                <w:rFonts w:eastAsia="Times New Roman" w:cs="Arial"/>
              </w:rPr>
            </w:pPr>
            <w:del w:id="290" w:author="Erik Nissen" w:date="2015-02-12T22:37:00Z">
              <w:r w:rsidDel="001411E0">
                <w:rPr>
                  <w:rFonts w:eastAsia="Times New Roman" w:cs="Arial"/>
                </w:rPr>
                <w:delText>Den person som är deltagare.</w:delText>
              </w:r>
            </w:del>
          </w:p>
        </w:tc>
        <w:tc>
          <w:tcPr>
            <w:tcW w:w="1617" w:type="dxa"/>
            <w:tcBorders>
              <w:top w:val="single" w:sz="4" w:space="0" w:color="auto"/>
              <w:left w:val="single" w:sz="4" w:space="0" w:color="auto"/>
              <w:bottom w:val="single" w:sz="4" w:space="0" w:color="auto"/>
              <w:right w:val="single" w:sz="4" w:space="0" w:color="auto"/>
            </w:tcBorders>
          </w:tcPr>
          <w:p w14:paraId="031BC888" w14:textId="4AA8771B" w:rsidR="00C663D3" w:rsidRPr="00C93E52" w:rsidDel="001411E0" w:rsidRDefault="00C663D3" w:rsidP="00C663D3">
            <w:pPr>
              <w:rPr>
                <w:del w:id="291" w:author="Erik Nissen" w:date="2015-02-12T22:37:00Z"/>
              </w:rPr>
            </w:pPr>
            <w:del w:id="292" w:author="Erik Nissen" w:date="2015-02-12T22:09:00Z">
              <w:r w:rsidDel="00C15A8B">
                <w:delText>0</w:delText>
              </w:r>
            </w:del>
            <w:del w:id="293" w:author="Erik Nissen" w:date="2015-02-12T22:37:00Z">
              <w:r w:rsidDel="001411E0">
                <w:delText>..1</w:delText>
              </w:r>
            </w:del>
          </w:p>
        </w:tc>
      </w:tr>
      <w:tr w:rsidR="00C663D3" w:rsidRPr="00C93E52" w:rsidDel="001411E0" w14:paraId="3ED34795" w14:textId="0DD8BB0F" w:rsidTr="00F46AE3">
        <w:trPr>
          <w:del w:id="294" w:author="Erik Nissen" w:date="2015-02-12T22:37:00Z"/>
        </w:trPr>
        <w:tc>
          <w:tcPr>
            <w:tcW w:w="2943" w:type="dxa"/>
            <w:tcBorders>
              <w:top w:val="single" w:sz="4" w:space="0" w:color="auto"/>
              <w:left w:val="single" w:sz="4" w:space="0" w:color="auto"/>
              <w:bottom w:val="single" w:sz="4" w:space="0" w:color="auto"/>
              <w:right w:val="single" w:sz="4" w:space="0" w:color="auto"/>
            </w:tcBorders>
          </w:tcPr>
          <w:p w14:paraId="2428A60D" w14:textId="13046CF9" w:rsidR="00C663D3" w:rsidRPr="00C15A8B" w:rsidDel="001411E0" w:rsidRDefault="005A57D8" w:rsidP="00C663D3">
            <w:pPr>
              <w:rPr>
                <w:del w:id="295" w:author="Erik Nissen" w:date="2015-02-12T22:37:00Z"/>
                <w:dstrike/>
                <w:lang w:val="en-US"/>
                <w:rPrChange w:id="296" w:author="Erik Nissen" w:date="2015-02-12T22:09:00Z">
                  <w:rPr>
                    <w:del w:id="297" w:author="Erik Nissen" w:date="2015-02-12T22:37:00Z"/>
                    <w:lang w:val="en-US"/>
                  </w:rPr>
                </w:rPrChange>
              </w:rPr>
            </w:pPr>
            <w:del w:id="298" w:author="Erik Nissen" w:date="2015-02-12T22:37:00Z">
              <w:r w:rsidRPr="00C15A8B" w:rsidDel="001411E0">
                <w:rPr>
                  <w:dstrike/>
                  <w:lang w:val="en-US"/>
                </w:rPr>
                <w:delText>O</w:delText>
              </w:r>
              <w:r w:rsidR="00C663D3" w:rsidRPr="00C15A8B" w:rsidDel="001411E0">
                <w:rPr>
                  <w:dstrike/>
                  <w:lang w:val="en-US"/>
                  <w:rPrChange w:id="299" w:author="Erik Nissen" w:date="2015-02-12T22:09:00Z">
                    <w:rPr>
                      <w:lang w:val="en-US"/>
                    </w:rPr>
                  </w:rPrChange>
                </w:rPr>
                <w:delText>rganisation</w:delText>
              </w:r>
            </w:del>
          </w:p>
        </w:tc>
        <w:tc>
          <w:tcPr>
            <w:tcW w:w="2037" w:type="dxa"/>
            <w:tcBorders>
              <w:top w:val="single" w:sz="4" w:space="0" w:color="auto"/>
              <w:left w:val="single" w:sz="4" w:space="0" w:color="auto"/>
              <w:bottom w:val="single" w:sz="4" w:space="0" w:color="auto"/>
              <w:right w:val="single" w:sz="4" w:space="0" w:color="auto"/>
            </w:tcBorders>
          </w:tcPr>
          <w:p w14:paraId="4676F3D3" w14:textId="2BD5367E" w:rsidR="00C663D3" w:rsidRPr="00C15A8B" w:rsidDel="001411E0" w:rsidRDefault="00C663D3" w:rsidP="00C663D3">
            <w:pPr>
              <w:rPr>
                <w:del w:id="300" w:author="Erik Nissen" w:date="2015-02-12T22:37:00Z"/>
                <w:dstrike/>
                <w:lang w:val="en-GB"/>
                <w:rPrChange w:id="301" w:author="Erik Nissen" w:date="2015-02-12T22:09:00Z">
                  <w:rPr>
                    <w:del w:id="302" w:author="Erik Nissen" w:date="2015-02-12T22:37:00Z"/>
                    <w:lang w:val="en-GB"/>
                  </w:rPr>
                </w:rPrChange>
              </w:rPr>
            </w:pPr>
            <w:del w:id="303" w:author="Erik Nissen" w:date="2015-02-12T22:37:00Z">
              <w:r w:rsidRPr="00C15A8B" w:rsidDel="001411E0">
                <w:rPr>
                  <w:dstrike/>
                  <w:lang w:val="en-GB"/>
                  <w:rPrChange w:id="304" w:author="Erik Nissen" w:date="2015-02-12T22:09:00Z">
                    <w:rPr>
                      <w:lang w:val="en-GB"/>
                    </w:rPr>
                  </w:rPrChange>
                </w:rPr>
                <w:delText>OrganisationType</w:delText>
              </w:r>
            </w:del>
          </w:p>
        </w:tc>
        <w:tc>
          <w:tcPr>
            <w:tcW w:w="2925" w:type="dxa"/>
            <w:tcBorders>
              <w:top w:val="single" w:sz="4" w:space="0" w:color="auto"/>
              <w:left w:val="single" w:sz="4" w:space="0" w:color="auto"/>
              <w:bottom w:val="single" w:sz="4" w:space="0" w:color="auto"/>
              <w:right w:val="single" w:sz="4" w:space="0" w:color="auto"/>
            </w:tcBorders>
          </w:tcPr>
          <w:p w14:paraId="5C74BAD8" w14:textId="11B7B9B9" w:rsidR="00C663D3" w:rsidRPr="00C15A8B" w:rsidDel="001411E0" w:rsidRDefault="00C663D3" w:rsidP="00C663D3">
            <w:pPr>
              <w:rPr>
                <w:del w:id="305" w:author="Erik Nissen" w:date="2015-02-12T22:37:00Z"/>
                <w:rFonts w:eastAsia="Times New Roman" w:cs="Arial"/>
                <w:dstrike/>
                <w:rPrChange w:id="306" w:author="Erik Nissen" w:date="2015-02-12T22:09:00Z">
                  <w:rPr>
                    <w:del w:id="307" w:author="Erik Nissen" w:date="2015-02-12T22:37:00Z"/>
                    <w:rFonts w:eastAsia="Times New Roman" w:cs="Arial"/>
                  </w:rPr>
                </w:rPrChange>
              </w:rPr>
            </w:pPr>
            <w:del w:id="308" w:author="Erik Nissen" w:date="2015-02-12T22:37:00Z">
              <w:r w:rsidRPr="00C15A8B" w:rsidDel="001411E0">
                <w:rPr>
                  <w:rFonts w:eastAsia="Times New Roman" w:cs="Arial"/>
                  <w:dstrike/>
                  <w:rPrChange w:id="309" w:author="Erik Nissen" w:date="2015-02-12T22:09:00Z">
                    <w:rPr>
                      <w:rFonts w:eastAsia="Times New Roman" w:cs="Arial"/>
                    </w:rPr>
                  </w:rPrChange>
                </w:rPr>
                <w:delText>Den organisation</w:delText>
              </w:r>
            </w:del>
            <w:del w:id="310" w:author="Erik Nissen" w:date="2015-02-12T21:39:00Z">
              <w:r w:rsidRPr="00C15A8B" w:rsidDel="00FC291E">
                <w:rPr>
                  <w:rFonts w:eastAsia="Times New Roman" w:cs="Arial"/>
                  <w:dstrike/>
                  <w:rPrChange w:id="311" w:author="Erik Nissen" w:date="2015-02-12T22:09:00Z">
                    <w:rPr>
                      <w:rFonts w:eastAsia="Times New Roman" w:cs="Arial"/>
                    </w:rPr>
                  </w:rPrChange>
                </w:rPr>
                <w:delText xml:space="preserve"> </w:delText>
              </w:r>
            </w:del>
            <w:del w:id="312" w:author="Erik Nissen" w:date="2015-02-12T22:37:00Z">
              <w:r w:rsidRPr="00C15A8B" w:rsidDel="001411E0">
                <w:rPr>
                  <w:rFonts w:eastAsia="Times New Roman" w:cs="Arial"/>
                  <w:dstrike/>
                  <w:rPrChange w:id="313" w:author="Erik Nissen" w:date="2015-02-12T22:09:00Z">
                    <w:rPr>
                      <w:rFonts w:eastAsia="Times New Roman" w:cs="Arial"/>
                    </w:rPr>
                  </w:rPrChange>
                </w:rPr>
                <w:delText>som är deltagare.</w:delText>
              </w:r>
            </w:del>
          </w:p>
        </w:tc>
        <w:tc>
          <w:tcPr>
            <w:tcW w:w="1617" w:type="dxa"/>
            <w:tcBorders>
              <w:top w:val="single" w:sz="4" w:space="0" w:color="auto"/>
              <w:left w:val="single" w:sz="4" w:space="0" w:color="auto"/>
              <w:bottom w:val="single" w:sz="4" w:space="0" w:color="auto"/>
              <w:right w:val="single" w:sz="4" w:space="0" w:color="auto"/>
            </w:tcBorders>
          </w:tcPr>
          <w:p w14:paraId="0530DE78" w14:textId="505CA953" w:rsidR="00C663D3" w:rsidRPr="00C15A8B" w:rsidDel="001411E0" w:rsidRDefault="00C663D3" w:rsidP="00C663D3">
            <w:pPr>
              <w:rPr>
                <w:del w:id="314" w:author="Erik Nissen" w:date="2015-02-12T22:37:00Z"/>
                <w:dstrike/>
                <w:rPrChange w:id="315" w:author="Erik Nissen" w:date="2015-02-12T22:09:00Z">
                  <w:rPr>
                    <w:del w:id="316" w:author="Erik Nissen" w:date="2015-02-12T22:37:00Z"/>
                  </w:rPr>
                </w:rPrChange>
              </w:rPr>
            </w:pPr>
            <w:del w:id="317" w:author="Erik Nissen" w:date="2015-02-12T22:37:00Z">
              <w:r w:rsidRPr="00C15A8B" w:rsidDel="001411E0">
                <w:rPr>
                  <w:dstrike/>
                  <w:rPrChange w:id="318" w:author="Erik Nissen" w:date="2015-02-12T22:09:00Z">
                    <w:rPr/>
                  </w:rPrChange>
                </w:rPr>
                <w:delText>0..1</w:delText>
              </w:r>
            </w:del>
          </w:p>
        </w:tc>
      </w:tr>
      <w:tr w:rsidR="00C663D3" w:rsidRPr="00C93E52" w:rsidDel="001411E0" w14:paraId="1CE6C635" w14:textId="4E37F6B5" w:rsidTr="00F46AE3">
        <w:trPr>
          <w:del w:id="319" w:author="Erik Nissen" w:date="2015-02-12T22:37:00Z"/>
        </w:trPr>
        <w:tc>
          <w:tcPr>
            <w:tcW w:w="2943" w:type="dxa"/>
            <w:tcBorders>
              <w:top w:val="single" w:sz="4" w:space="0" w:color="auto"/>
              <w:left w:val="single" w:sz="4" w:space="0" w:color="auto"/>
              <w:bottom w:val="single" w:sz="4" w:space="0" w:color="auto"/>
              <w:right w:val="single" w:sz="4" w:space="0" w:color="auto"/>
            </w:tcBorders>
          </w:tcPr>
          <w:p w14:paraId="6C036E68" w14:textId="0DF210B4" w:rsidR="00C663D3" w:rsidRPr="00B86C83" w:rsidDel="001411E0" w:rsidRDefault="005A57D8" w:rsidP="00C663D3">
            <w:pPr>
              <w:rPr>
                <w:del w:id="320" w:author="Erik Nissen" w:date="2015-02-12T22:37:00Z"/>
                <w:dstrike/>
                <w:lang w:val="en-US"/>
                <w:rPrChange w:id="321" w:author="Erik Nissen" w:date="2015-02-12T21:38:00Z">
                  <w:rPr>
                    <w:del w:id="322" w:author="Erik Nissen" w:date="2015-02-12T22:37:00Z"/>
                    <w:lang w:val="en-US"/>
                  </w:rPr>
                </w:rPrChange>
              </w:rPr>
            </w:pPr>
            <w:del w:id="323" w:author="Erik Nissen" w:date="2015-02-12T22:37:00Z">
              <w:r w:rsidRPr="00B86C83" w:rsidDel="001411E0">
                <w:rPr>
                  <w:dstrike/>
                  <w:lang w:val="en-US"/>
                </w:rPr>
                <w:delText>D</w:delText>
              </w:r>
              <w:commentRangeStart w:id="324"/>
              <w:r w:rsidR="00C663D3" w:rsidRPr="00B86C83" w:rsidDel="001411E0">
                <w:rPr>
                  <w:dstrike/>
                  <w:lang w:val="en-US"/>
                  <w:rPrChange w:id="325" w:author="Erik Nissen" w:date="2015-02-12T21:38:00Z">
                    <w:rPr>
                      <w:lang w:val="en-US"/>
                    </w:rPr>
                  </w:rPrChange>
                </w:rPr>
                <w:delText>evice</w:delText>
              </w:r>
            </w:del>
          </w:p>
        </w:tc>
        <w:tc>
          <w:tcPr>
            <w:tcW w:w="2037" w:type="dxa"/>
            <w:tcBorders>
              <w:top w:val="single" w:sz="4" w:space="0" w:color="auto"/>
              <w:left w:val="single" w:sz="4" w:space="0" w:color="auto"/>
              <w:bottom w:val="single" w:sz="4" w:space="0" w:color="auto"/>
              <w:right w:val="single" w:sz="4" w:space="0" w:color="auto"/>
            </w:tcBorders>
          </w:tcPr>
          <w:p w14:paraId="5AAF761A" w14:textId="1A778736" w:rsidR="00C663D3" w:rsidRPr="00B86C83" w:rsidDel="001411E0" w:rsidRDefault="00C663D3" w:rsidP="00C663D3">
            <w:pPr>
              <w:rPr>
                <w:del w:id="326" w:author="Erik Nissen" w:date="2015-02-12T22:37:00Z"/>
                <w:dstrike/>
                <w:lang w:val="en-GB"/>
                <w:rPrChange w:id="327" w:author="Erik Nissen" w:date="2015-02-12T21:38:00Z">
                  <w:rPr>
                    <w:del w:id="328" w:author="Erik Nissen" w:date="2015-02-12T22:37:00Z"/>
                    <w:lang w:val="en-GB"/>
                  </w:rPr>
                </w:rPrChange>
              </w:rPr>
            </w:pPr>
            <w:del w:id="329" w:author="Erik Nissen" w:date="2015-02-12T22:37:00Z">
              <w:r w:rsidRPr="00B86C83" w:rsidDel="001411E0">
                <w:rPr>
                  <w:dstrike/>
                  <w:lang w:val="en-GB"/>
                  <w:rPrChange w:id="330" w:author="Erik Nissen" w:date="2015-02-12T21:38:00Z">
                    <w:rPr>
                      <w:lang w:val="en-GB"/>
                    </w:rPr>
                  </w:rPrChange>
                </w:rPr>
                <w:delText>DeviceType</w:delText>
              </w:r>
            </w:del>
          </w:p>
        </w:tc>
        <w:tc>
          <w:tcPr>
            <w:tcW w:w="2925" w:type="dxa"/>
            <w:tcBorders>
              <w:top w:val="single" w:sz="4" w:space="0" w:color="auto"/>
              <w:left w:val="single" w:sz="4" w:space="0" w:color="auto"/>
              <w:bottom w:val="single" w:sz="4" w:space="0" w:color="auto"/>
              <w:right w:val="single" w:sz="4" w:space="0" w:color="auto"/>
            </w:tcBorders>
          </w:tcPr>
          <w:p w14:paraId="1852BA0F" w14:textId="4FF81182" w:rsidR="00C663D3" w:rsidRPr="00B86C83" w:rsidDel="001411E0" w:rsidRDefault="00C663D3" w:rsidP="00C663D3">
            <w:pPr>
              <w:rPr>
                <w:del w:id="331" w:author="Erik Nissen" w:date="2015-02-12T22:37:00Z"/>
                <w:rFonts w:eastAsia="Times New Roman" w:cs="Arial"/>
                <w:dstrike/>
                <w:rPrChange w:id="332" w:author="Erik Nissen" w:date="2015-02-12T21:38:00Z">
                  <w:rPr>
                    <w:del w:id="333" w:author="Erik Nissen" w:date="2015-02-12T22:37:00Z"/>
                    <w:rFonts w:eastAsia="Times New Roman" w:cs="Arial"/>
                  </w:rPr>
                </w:rPrChange>
              </w:rPr>
            </w:pPr>
            <w:del w:id="334" w:author="Erik Nissen" w:date="2015-02-12T22:37:00Z">
              <w:r w:rsidRPr="00B86C83" w:rsidDel="001411E0">
                <w:rPr>
                  <w:rFonts w:eastAsia="Times New Roman" w:cs="Arial"/>
                  <w:dstrike/>
                  <w:rPrChange w:id="335" w:author="Erik Nissen" w:date="2015-02-12T21:38:00Z">
                    <w:rPr>
                      <w:rFonts w:eastAsia="Times New Roman" w:cs="Arial"/>
                    </w:rPr>
                  </w:rPrChange>
                </w:rPr>
                <w:delText>Den medicinsktekniska utrustning som är deltagare.</w:delText>
              </w:r>
            </w:del>
          </w:p>
        </w:tc>
        <w:tc>
          <w:tcPr>
            <w:tcW w:w="1617" w:type="dxa"/>
            <w:tcBorders>
              <w:top w:val="single" w:sz="4" w:space="0" w:color="auto"/>
              <w:left w:val="single" w:sz="4" w:space="0" w:color="auto"/>
              <w:bottom w:val="single" w:sz="4" w:space="0" w:color="auto"/>
              <w:right w:val="single" w:sz="4" w:space="0" w:color="auto"/>
            </w:tcBorders>
          </w:tcPr>
          <w:p w14:paraId="38B89988" w14:textId="1A33BF20" w:rsidR="00C663D3" w:rsidRPr="00B86C83" w:rsidDel="001411E0" w:rsidRDefault="00C663D3" w:rsidP="00C663D3">
            <w:pPr>
              <w:rPr>
                <w:del w:id="336" w:author="Erik Nissen" w:date="2015-02-12T22:37:00Z"/>
                <w:dstrike/>
                <w:rPrChange w:id="337" w:author="Erik Nissen" w:date="2015-02-12T21:38:00Z">
                  <w:rPr>
                    <w:del w:id="338" w:author="Erik Nissen" w:date="2015-02-12T22:37:00Z"/>
                  </w:rPr>
                </w:rPrChange>
              </w:rPr>
            </w:pPr>
            <w:del w:id="339" w:author="Erik Nissen" w:date="2015-02-12T22:37:00Z">
              <w:r w:rsidRPr="00B86C83" w:rsidDel="001411E0">
                <w:rPr>
                  <w:dstrike/>
                  <w:rPrChange w:id="340" w:author="Erik Nissen" w:date="2015-02-12T21:38:00Z">
                    <w:rPr/>
                  </w:rPrChange>
                </w:rPr>
                <w:delText>0..1</w:delText>
              </w:r>
              <w:commentRangeEnd w:id="324"/>
              <w:r w:rsidR="00B86C83" w:rsidDel="001411E0">
                <w:rPr>
                  <w:rStyle w:val="Kommentarsreferens"/>
                </w:rPr>
                <w:commentReference w:id="324"/>
              </w:r>
            </w:del>
          </w:p>
        </w:tc>
      </w:tr>
      <w:tr w:rsidR="00C663D3" w:rsidRPr="00C93E52" w:rsidDel="001411E0" w14:paraId="3543C49B" w14:textId="5EA93E58" w:rsidTr="00F46AE3">
        <w:trPr>
          <w:del w:id="341" w:author="Erik Nissen" w:date="2015-02-12T22:37:00Z"/>
        </w:trPr>
        <w:tc>
          <w:tcPr>
            <w:tcW w:w="2943" w:type="dxa"/>
            <w:tcBorders>
              <w:top w:val="single" w:sz="4" w:space="0" w:color="auto"/>
              <w:left w:val="nil"/>
              <w:bottom w:val="single" w:sz="4" w:space="0" w:color="auto"/>
              <w:right w:val="nil"/>
            </w:tcBorders>
          </w:tcPr>
          <w:p w14:paraId="39618BA7" w14:textId="54004D8D" w:rsidR="005A57D8" w:rsidRPr="00BF2F60" w:rsidDel="001411E0" w:rsidRDefault="005A57D8" w:rsidP="00C663D3">
            <w:pPr>
              <w:rPr>
                <w:del w:id="342" w:author="Erik Nissen" w:date="2015-02-12T22:37:00Z"/>
              </w:rPr>
            </w:pPr>
          </w:p>
        </w:tc>
        <w:tc>
          <w:tcPr>
            <w:tcW w:w="2037" w:type="dxa"/>
            <w:tcBorders>
              <w:top w:val="single" w:sz="4" w:space="0" w:color="auto"/>
              <w:left w:val="nil"/>
              <w:bottom w:val="single" w:sz="4" w:space="0" w:color="auto"/>
              <w:right w:val="nil"/>
            </w:tcBorders>
          </w:tcPr>
          <w:p w14:paraId="6E37462E" w14:textId="2AAC0539" w:rsidR="00C663D3" w:rsidRPr="00BF2F60" w:rsidDel="001411E0" w:rsidRDefault="00C663D3" w:rsidP="00C663D3">
            <w:pPr>
              <w:rPr>
                <w:del w:id="343" w:author="Erik Nissen" w:date="2015-02-12T22:37:00Z"/>
              </w:rPr>
            </w:pPr>
          </w:p>
        </w:tc>
        <w:tc>
          <w:tcPr>
            <w:tcW w:w="2925" w:type="dxa"/>
            <w:tcBorders>
              <w:top w:val="single" w:sz="4" w:space="0" w:color="auto"/>
              <w:left w:val="nil"/>
              <w:bottom w:val="single" w:sz="4" w:space="0" w:color="auto"/>
              <w:right w:val="nil"/>
            </w:tcBorders>
          </w:tcPr>
          <w:p w14:paraId="598C3B9C" w14:textId="24511DDF" w:rsidR="00C663D3" w:rsidDel="001411E0" w:rsidRDefault="00C663D3" w:rsidP="00C663D3">
            <w:pPr>
              <w:rPr>
                <w:del w:id="344" w:author="Erik Nissen" w:date="2015-02-12T22:37:00Z"/>
                <w:rFonts w:eastAsia="Times New Roman" w:cs="Arial"/>
              </w:rPr>
            </w:pPr>
          </w:p>
        </w:tc>
        <w:tc>
          <w:tcPr>
            <w:tcW w:w="1617" w:type="dxa"/>
            <w:tcBorders>
              <w:top w:val="single" w:sz="4" w:space="0" w:color="auto"/>
              <w:left w:val="nil"/>
              <w:bottom w:val="single" w:sz="4" w:space="0" w:color="auto"/>
              <w:right w:val="nil"/>
            </w:tcBorders>
          </w:tcPr>
          <w:p w14:paraId="73D7B4E6" w14:textId="56F3B666" w:rsidR="00C663D3" w:rsidDel="001411E0" w:rsidRDefault="00C663D3" w:rsidP="00C663D3">
            <w:pPr>
              <w:rPr>
                <w:del w:id="345" w:author="Erik Nissen" w:date="2015-02-12T22:37:00Z"/>
              </w:rPr>
            </w:pPr>
          </w:p>
        </w:tc>
      </w:tr>
      <w:tr w:rsidR="00C663D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C3FCC41" w14:textId="59A3E58E" w:rsidR="00C663D3" w:rsidRPr="00DD2A23" w:rsidRDefault="00C663D3" w:rsidP="00C663D3">
            <w:pPr>
              <w:rPr>
                <w:lang w:val="en-US"/>
              </w:rPr>
            </w:pPr>
            <w:r>
              <w:rPr>
                <w:lang w:eastAsia="sv-SE"/>
              </w:rPr>
              <w:t>s</w:t>
            </w:r>
            <w:proofErr w:type="spellStart"/>
            <w:r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C663D3" w:rsidRDefault="00C663D3" w:rsidP="00C663D3">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single" w:sz="4" w:space="0" w:color="auto"/>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single" w:sz="4" w:space="0" w:color="auto"/>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C663D3" w:rsidRPr="00C93E52" w:rsidRDefault="00C663D3" w:rsidP="00C663D3"/>
        </w:tc>
      </w:tr>
      <w:tr w:rsidR="00C663D3"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proofErr w:type="spellStart"/>
            <w:r>
              <w:rPr>
                <w:lang w:val="en-US" w:eastAsia="sv-SE"/>
              </w:rPr>
              <w:t>observationGroup</w:t>
            </w:r>
            <w:proofErr w:type="spellEnd"/>
            <w:r>
              <w:rPr>
                <w:lang w:val="en-US" w:eastAsia="sv-SE"/>
              </w:rPr>
              <w: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proofErr w:type="gramStart"/>
            <w:r>
              <w:t>..</w:t>
            </w:r>
            <w:proofErr w:type="gramEnd"/>
            <w:r w:rsidRPr="00C93E52">
              <w:t>1</w:t>
            </w:r>
          </w:p>
        </w:tc>
      </w:tr>
      <w:tr w:rsidR="00C663D3"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proofErr w:type="gramStart"/>
            <w:r>
              <w:t>..</w:t>
            </w:r>
            <w:proofErr w:type="gramEnd"/>
            <w:r w:rsidR="00C663D3" w:rsidRPr="00C93E52">
              <w:t>1</w:t>
            </w:r>
          </w:p>
        </w:tc>
      </w:tr>
      <w:tr w:rsidR="00C663D3"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w:t>
            </w:r>
            <w:proofErr w:type="gramStart"/>
            <w:r w:rsidRPr="00C93E52">
              <w:t>..</w:t>
            </w:r>
            <w:proofErr w:type="gramEnd"/>
            <w:r w:rsidRPr="00C93E52">
              <w:t>1</w:t>
            </w:r>
          </w:p>
        </w:tc>
      </w:tr>
      <w:tr w:rsidR="00C663D3"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w:t>
            </w:r>
            <w:proofErr w:type="gramStart"/>
            <w:r w:rsidRPr="00C93E52">
              <w:t>..</w:t>
            </w:r>
            <w:proofErr w:type="gramEnd"/>
            <w:r w:rsidRPr="00C93E52">
              <w:t>1</w:t>
            </w:r>
          </w:p>
        </w:tc>
      </w:tr>
      <w:tr w:rsidR="00C663D3"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w:t>
            </w:r>
            <w:proofErr w:type="gramStart"/>
            <w:r w:rsidRPr="00C93E52">
              <w:t>..</w:t>
            </w:r>
            <w:proofErr w:type="gramEnd"/>
            <w:r w:rsidRPr="00C93E52">
              <w:t>1</w:t>
            </w:r>
          </w:p>
        </w:tc>
      </w:tr>
      <w:tr w:rsidR="00C663D3"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w:t>
            </w:r>
            <w:proofErr w:type="gramStart"/>
            <w:r>
              <w:t>..</w:t>
            </w:r>
            <w:proofErr w:type="gramEnd"/>
            <w:r>
              <w:t>1</w:t>
            </w:r>
          </w:p>
        </w:tc>
      </w:tr>
      <w:tr w:rsidR="00C663D3"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48419CD" w:rsidR="00C663D3" w:rsidRDefault="003B26BB" w:rsidP="00F13BE7">
            <w:ins w:id="346" w:author="Erik Nissen" w:date="2015-02-12T23:18:00Z">
              <w:r w:rsidRPr="00C26D06">
                <w:rPr>
                  <w:color w:val="FF0000"/>
                </w:rPr>
                <w:t>0</w:t>
              </w:r>
              <w:proofErr w:type="gramStart"/>
              <w:r w:rsidRPr="00C26D06">
                <w:rPr>
                  <w:color w:val="FF0000"/>
                </w:rPr>
                <w:t>..</w:t>
              </w:r>
              <w:proofErr w:type="gramEnd"/>
              <w:r w:rsidRPr="00C26D06">
                <w:rPr>
                  <w:color w:val="FF0000"/>
                </w:rPr>
                <w:t>0</w:t>
              </w:r>
            </w:ins>
            <w:ins w:id="347" w:author="Erik Nissen" w:date="2015-02-12T23:19:00Z">
              <w:r>
                <w:rPr>
                  <w:color w:val="FF0000"/>
                </w:rPr>
                <w:t xml:space="preserve"> </w:t>
              </w:r>
            </w:ins>
            <w:ins w:id="348" w:author="Erik Nissen" w:date="2015-02-12T23:18:00Z">
              <w:r>
                <w:t>(tills</w:t>
              </w:r>
            </w:ins>
            <w:ins w:id="349" w:author="Erik Nissen" w:date="2015-02-12T23:19:00Z">
              <w:r>
                <w:t xml:space="preserve"> </w:t>
              </w:r>
            </w:ins>
            <w:ins w:id="350" w:author="Erik Nissen" w:date="2015-02-12T23:18:00Z">
              <w:r>
                <w:t>vidare borta,</w:t>
              </w:r>
              <w:r>
                <w:br/>
              </w:r>
              <w:r>
                <w:lastRenderedPageBreak/>
                <w:t xml:space="preserve">var </w:t>
              </w:r>
            </w:ins>
            <w:r w:rsidR="00C663D3">
              <w:t>0..1</w:t>
            </w:r>
            <w:ins w:id="351" w:author="Erik Nissen" w:date="2015-02-12T23:18:00Z">
              <w:r>
                <w:t>)</w:t>
              </w:r>
              <w:r>
                <w:rPr>
                  <w:rStyle w:val="Kommentarsreferens"/>
                </w:rPr>
                <w:commentReference w:id="352"/>
              </w:r>
            </w:ins>
          </w:p>
        </w:tc>
      </w:tr>
      <w:tr w:rsidR="00C663D3"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proofErr w:type="spellStart"/>
            <w:r w:rsidRPr="003C622B">
              <w:rPr>
                <w:lang w:eastAsia="sv-SE"/>
              </w:rPr>
              <w:lastRenderedPageBreak/>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w:t>
            </w:r>
            <w:proofErr w:type="gramStart"/>
            <w:r>
              <w:t>..</w:t>
            </w:r>
            <w:proofErr w:type="gramEnd"/>
            <w:r>
              <w:t>1</w:t>
            </w:r>
          </w:p>
        </w:tc>
      </w:tr>
      <w:tr w:rsidR="00C663D3"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w:t>
            </w:r>
            <w:proofErr w:type="gramStart"/>
            <w:r>
              <w:t>..</w:t>
            </w:r>
            <w:proofErr w:type="gramEnd"/>
            <w:r>
              <w:t>1</w:t>
            </w:r>
          </w:p>
        </w:tc>
      </w:tr>
      <w:tr w:rsidR="00C663D3"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C663D3"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proofErr w:type="gramStart"/>
            <w:r w:rsidRPr="005A7FC6">
              <w:t>..</w:t>
            </w:r>
            <w:proofErr w:type="gramEnd"/>
            <w:r>
              <w:t>1</w:t>
            </w:r>
          </w:p>
        </w:tc>
      </w:tr>
      <w:tr w:rsidR="00C663D3" w:rsidRPr="00C93E52" w14:paraId="4AB9CEA5" w14:textId="77777777" w:rsidTr="00B71BA3">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proofErr w:type="spellStart"/>
            <w:r w:rsidRPr="003C622B">
              <w:rPr>
                <w:lang w:eastAsia="sv-SE"/>
              </w:rPr>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 xml:space="preserve">Tillverkarens modellbeteckning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3912230D" w:rsidR="00C663D3" w:rsidRPr="00C93E52" w:rsidRDefault="003B1FEF" w:rsidP="00C663D3">
            <w:commentRangeStart w:id="353"/>
            <w:ins w:id="354" w:author="Erik Nissen" w:date="2015-02-12T23:20:00Z">
              <w:r>
                <w:t>0</w:t>
              </w:r>
            </w:ins>
            <w:del w:id="355" w:author="Erik Nissen" w:date="2015-02-12T23:20:00Z">
              <w:r w:rsidR="00C663D3" w:rsidDel="003B1FEF">
                <w:delText>1</w:delText>
              </w:r>
            </w:del>
            <w:proofErr w:type="gramStart"/>
            <w:r w:rsidR="00C663D3">
              <w:t>..</w:t>
            </w:r>
            <w:proofErr w:type="gramEnd"/>
            <w:r w:rsidR="00C663D3">
              <w:t>1</w:t>
            </w:r>
            <w:commentRangeEnd w:id="353"/>
            <w:r>
              <w:rPr>
                <w:rStyle w:val="Kommentarsreferens"/>
              </w:rPr>
              <w:commentReference w:id="353"/>
            </w:r>
          </w:p>
        </w:tc>
      </w:tr>
      <w:tr w:rsidR="00C663D3" w:rsidRPr="00C93E52" w14:paraId="069B5372" w14:textId="77777777" w:rsidTr="00E3381F">
        <w:tc>
          <w:tcPr>
            <w:tcW w:w="9522" w:type="dxa"/>
            <w:gridSpan w:val="4"/>
            <w:tcBorders>
              <w:top w:val="single" w:sz="4" w:space="0" w:color="auto"/>
              <w:left w:val="nil"/>
              <w:bottom w:val="nil"/>
              <w:right w:val="nil"/>
            </w:tcBorders>
          </w:tcPr>
          <w:p w14:paraId="59F77DA0" w14:textId="51F63E84" w:rsidR="00C663D3" w:rsidRDefault="00C663D3" w:rsidP="00F13BE7">
            <w:commentRangeStart w:id="356"/>
            <w:r>
              <w:t xml:space="preserve">Klassen </w:t>
            </w:r>
            <w:proofErr w:type="spellStart"/>
            <w:r>
              <w:t>Device</w:t>
            </w:r>
            <w:proofErr w:type="spellEnd"/>
            <w:r>
              <w:t xml:space="preserve"> är av typen </w:t>
            </w:r>
            <w:proofErr w:type="spellStart"/>
            <w:r>
              <w:t>Role</w:t>
            </w:r>
            <w:proofErr w:type="spellEnd"/>
            <w:r>
              <w:t xml:space="preserve"> enligt V-MIM, men här har vi medvetet utelämnat </w:t>
            </w:r>
            <w:proofErr w:type="spellStart"/>
            <w:r>
              <w:t>role</w:t>
            </w:r>
            <w:proofErr w:type="spellEnd"/>
            <w:r>
              <w:t>-attributet.</w:t>
            </w:r>
            <w:commentRangeEnd w:id="356"/>
            <w:r>
              <w:rPr>
                <w:rStyle w:val="Kommentarsreferens"/>
              </w:rPr>
              <w:commentReference w:id="356"/>
            </w:r>
          </w:p>
        </w:tc>
      </w:tr>
      <w:tr w:rsidR="00C663D3" w:rsidRPr="00C93E52" w14:paraId="706472E1" w14:textId="77777777" w:rsidTr="00B71BA3">
        <w:trPr>
          <w:ins w:id="357" w:author="Erik Nissen" w:date="2015-02-12T16:33:00Z"/>
        </w:trPr>
        <w:tc>
          <w:tcPr>
            <w:tcW w:w="2943" w:type="dxa"/>
            <w:tcBorders>
              <w:top w:val="nil"/>
              <w:left w:val="nil"/>
              <w:bottom w:val="single" w:sz="4" w:space="0" w:color="auto"/>
              <w:right w:val="nil"/>
            </w:tcBorders>
          </w:tcPr>
          <w:p w14:paraId="22176350" w14:textId="77777777" w:rsidR="00C663D3" w:rsidRDefault="00C663D3" w:rsidP="00C663D3">
            <w:pPr>
              <w:rPr>
                <w:ins w:id="358" w:author="Erik Nissen" w:date="2015-02-12T16:33:00Z"/>
                <w:lang w:eastAsia="sv-SE"/>
              </w:rPr>
            </w:pPr>
          </w:p>
        </w:tc>
        <w:tc>
          <w:tcPr>
            <w:tcW w:w="2037" w:type="dxa"/>
            <w:tcBorders>
              <w:top w:val="nil"/>
              <w:left w:val="nil"/>
              <w:bottom w:val="single" w:sz="4" w:space="0" w:color="auto"/>
              <w:right w:val="nil"/>
            </w:tcBorders>
          </w:tcPr>
          <w:p w14:paraId="7649C5BB" w14:textId="77777777" w:rsidR="00C663D3" w:rsidRDefault="00C663D3" w:rsidP="00C663D3">
            <w:pPr>
              <w:rPr>
                <w:ins w:id="359" w:author="Erik Nissen" w:date="2015-02-12T16:33:00Z"/>
              </w:rPr>
            </w:pPr>
          </w:p>
        </w:tc>
        <w:tc>
          <w:tcPr>
            <w:tcW w:w="2925" w:type="dxa"/>
            <w:tcBorders>
              <w:top w:val="nil"/>
              <w:left w:val="nil"/>
              <w:bottom w:val="single" w:sz="4" w:space="0" w:color="auto"/>
              <w:right w:val="nil"/>
            </w:tcBorders>
          </w:tcPr>
          <w:p w14:paraId="073396B1" w14:textId="77777777" w:rsidR="00C663D3" w:rsidRDefault="00C663D3" w:rsidP="00C663D3">
            <w:pPr>
              <w:rPr>
                <w:ins w:id="360" w:author="Erik Nissen" w:date="2015-02-12T16:33:00Z"/>
              </w:rPr>
            </w:pPr>
          </w:p>
        </w:tc>
        <w:tc>
          <w:tcPr>
            <w:tcW w:w="1617" w:type="dxa"/>
            <w:tcBorders>
              <w:top w:val="nil"/>
              <w:left w:val="nil"/>
              <w:bottom w:val="single" w:sz="4" w:space="0" w:color="auto"/>
              <w:right w:val="nil"/>
            </w:tcBorders>
          </w:tcPr>
          <w:p w14:paraId="6128AC3C" w14:textId="77777777" w:rsidR="00C663D3" w:rsidRDefault="00C663D3" w:rsidP="00C663D3">
            <w:pPr>
              <w:rPr>
                <w:ins w:id="361" w:author="Erik Nissen" w:date="2015-02-12T16:33:00Z"/>
              </w:rPr>
            </w:pPr>
          </w:p>
        </w:tc>
      </w:tr>
      <w:tr w:rsidR="00C663D3"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proofErr w:type="spellStart"/>
            <w:r>
              <w:rPr>
                <w:lang w:eastAsia="sv-SE"/>
              </w:rPr>
              <w:t>observationGroup</w:t>
            </w:r>
            <w:proofErr w:type="spellEnd"/>
            <w:r>
              <w:rPr>
                <w:lang w:eastAsia="sv-SE"/>
              </w:rPr>
              <w:t>/</w:t>
            </w:r>
          </w:p>
          <w:p w14:paraId="6AC0738F" w14:textId="3BA18107" w:rsidR="00C663D3" w:rsidRDefault="00C663D3" w:rsidP="00C663D3">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ins w:id="362" w:author="Erik Nissen" w:date="2015-02-13T23:07:00Z">
              <w:r>
                <w:t xml:space="preserve">     </w:t>
              </w:r>
            </w:ins>
          </w:p>
        </w:tc>
      </w:tr>
      <w:tr w:rsidR="00C663D3"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w:t>
            </w:r>
            <w:proofErr w:type="gramStart"/>
            <w:r w:rsidRPr="00C93E52">
              <w:t>..</w:t>
            </w:r>
            <w:proofErr w:type="gramEnd"/>
            <w:r w:rsidRPr="00C93E52">
              <w:t>1</w:t>
            </w:r>
          </w:p>
        </w:tc>
      </w:tr>
      <w:tr w:rsidR="00C663D3"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 xml:space="preserve">Namn på den </w:t>
            </w:r>
            <w:commentRangeStart w:id="363"/>
            <w:r w:rsidRPr="00C93E52">
              <w:rPr>
                <w:rFonts w:cs="Arial"/>
              </w:rPr>
              <w:t>plats</w:t>
            </w:r>
            <w:commentRangeEnd w:id="363"/>
            <w:r w:rsidR="00200D70">
              <w:rPr>
                <w:rStyle w:val="Kommentarsreferens"/>
              </w:rPr>
              <w:commentReference w:id="363"/>
            </w:r>
            <w:r w:rsidRPr="00C93E52">
              <w:rPr>
                <w:rFonts w:cs="Arial"/>
              </w:rPr>
              <w:t xml:space="preserve">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commentRangeStart w:id="364"/>
            <w:r>
              <w:rPr>
                <w:lang w:val="en-US"/>
              </w:rPr>
              <w:t>0..</w:t>
            </w:r>
            <w:r w:rsidR="00EF7886">
              <w:rPr>
                <w:lang w:val="en-US"/>
              </w:rPr>
              <w:t>*</w:t>
            </w:r>
            <w:commentRangeEnd w:id="364"/>
            <w:r w:rsidR="00EF7886">
              <w:rPr>
                <w:rStyle w:val="Kommentarsreferens"/>
              </w:rPr>
              <w:commentReference w:id="364"/>
            </w:r>
          </w:p>
        </w:tc>
      </w:tr>
      <w:tr w:rsidR="00C663D3" w:rsidRPr="00C93E52" w14:paraId="4D206CBE" w14:textId="77777777" w:rsidTr="00FD3FC6">
        <w:tc>
          <w:tcPr>
            <w:tcW w:w="2943" w:type="dxa"/>
            <w:tcBorders>
              <w:top w:val="single" w:sz="4" w:space="0" w:color="auto"/>
              <w:left w:val="single" w:sz="4" w:space="0" w:color="auto"/>
              <w:bottom w:val="single" w:sz="4" w:space="0" w:color="auto"/>
              <w:right w:val="single" w:sz="4" w:space="0" w:color="auto"/>
            </w:tcBorders>
          </w:tcPr>
          <w:p w14:paraId="1266B653" w14:textId="343EF94F" w:rsidR="00C663D3" w:rsidRPr="00DE065A" w:rsidRDefault="00C663D3" w:rsidP="00C663D3">
            <w:proofErr w:type="spellStart"/>
            <w:r w:rsidRPr="003C622B">
              <w:t>telecom</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commentRangeStart w:id="365"/>
            <w:r>
              <w:rPr>
                <w:lang w:val="en-US"/>
              </w:rPr>
              <w:t>0..</w:t>
            </w:r>
            <w:r w:rsidR="00EF7886">
              <w:rPr>
                <w:lang w:val="en-US"/>
              </w:rPr>
              <w:t>*</w:t>
            </w:r>
            <w:commentRangeEnd w:id="365"/>
            <w:r w:rsidR="00EF7886">
              <w:rPr>
                <w:rStyle w:val="Kommentarsreferens"/>
              </w:rPr>
              <w:commentReference w:id="365"/>
            </w:r>
          </w:p>
        </w:tc>
      </w:tr>
      <w:tr w:rsidR="00C663D3" w:rsidRPr="00C93E52" w14:paraId="7B065BC6" w14:textId="77777777" w:rsidTr="00FD3FC6">
        <w:tc>
          <w:tcPr>
            <w:tcW w:w="9522" w:type="dxa"/>
            <w:gridSpan w:val="4"/>
            <w:tcBorders>
              <w:top w:val="single" w:sz="4" w:space="0" w:color="auto"/>
              <w:left w:val="nil"/>
              <w:bottom w:val="nil"/>
              <w:right w:val="nil"/>
            </w:tcBorders>
          </w:tcPr>
          <w:p w14:paraId="48518920" w14:textId="20139FF1" w:rsidR="00C663D3" w:rsidRPr="00C93E52" w:rsidRDefault="00C663D3" w:rsidP="00F13BE7">
            <w:commentRangeStart w:id="366"/>
            <w:ins w:id="367" w:author="Erik Nissen" w:date="2015-02-12T16:37:00Z">
              <w:r>
                <w:t xml:space="preserve">Klassen </w:t>
              </w:r>
              <w:proofErr w:type="spellStart"/>
              <w:r>
                <w:t>Location</w:t>
              </w:r>
              <w:proofErr w:type="spellEnd"/>
              <w:r>
                <w:t xml:space="preserve"> är av typen </w:t>
              </w:r>
              <w:proofErr w:type="spellStart"/>
              <w:r>
                <w:t>Role</w:t>
              </w:r>
              <w:proofErr w:type="spellEnd"/>
              <w:r>
                <w:t xml:space="preserve"> enligt V-MIM, men här har vi medvetet utelämnat </w:t>
              </w:r>
              <w:proofErr w:type="spellStart"/>
              <w:r>
                <w:t>role</w:t>
              </w:r>
              <w:proofErr w:type="spellEnd"/>
              <w:r>
                <w:t>-attributet.</w:t>
              </w:r>
              <w:commentRangeEnd w:id="366"/>
              <w:r>
                <w:rPr>
                  <w:rStyle w:val="Kommentarsreferens"/>
                </w:rPr>
                <w:commentReference w:id="366"/>
              </w:r>
            </w:ins>
          </w:p>
        </w:tc>
      </w:tr>
      <w:tr w:rsidR="00C663D3" w:rsidRPr="00C93E52" w14:paraId="53425474" w14:textId="77777777" w:rsidTr="00FD3FC6">
        <w:trPr>
          <w:ins w:id="368" w:author="Erik Nissen" w:date="2015-02-12T16:35:00Z"/>
        </w:trPr>
        <w:tc>
          <w:tcPr>
            <w:tcW w:w="2943" w:type="dxa"/>
            <w:tcBorders>
              <w:top w:val="nil"/>
              <w:left w:val="nil"/>
              <w:bottom w:val="nil"/>
              <w:right w:val="nil"/>
            </w:tcBorders>
          </w:tcPr>
          <w:p w14:paraId="036276F3" w14:textId="77777777" w:rsidR="00C663D3" w:rsidRPr="0014034E" w:rsidRDefault="00C663D3" w:rsidP="00C663D3">
            <w:pPr>
              <w:rPr>
                <w:ins w:id="369" w:author="Erik Nissen" w:date="2015-02-12T16:35:00Z"/>
              </w:rPr>
            </w:pPr>
          </w:p>
        </w:tc>
        <w:tc>
          <w:tcPr>
            <w:tcW w:w="2037" w:type="dxa"/>
            <w:tcBorders>
              <w:top w:val="nil"/>
              <w:left w:val="nil"/>
              <w:bottom w:val="nil"/>
              <w:right w:val="nil"/>
            </w:tcBorders>
          </w:tcPr>
          <w:p w14:paraId="7379FE00" w14:textId="77777777" w:rsidR="00C663D3" w:rsidRPr="0014034E" w:rsidRDefault="00C663D3" w:rsidP="00C663D3">
            <w:pPr>
              <w:rPr>
                <w:ins w:id="370" w:author="Erik Nissen" w:date="2015-02-12T16:35:00Z"/>
              </w:rPr>
            </w:pPr>
          </w:p>
        </w:tc>
        <w:tc>
          <w:tcPr>
            <w:tcW w:w="2925" w:type="dxa"/>
            <w:tcBorders>
              <w:top w:val="nil"/>
              <w:left w:val="nil"/>
              <w:bottom w:val="nil"/>
              <w:right w:val="nil"/>
            </w:tcBorders>
          </w:tcPr>
          <w:p w14:paraId="2A1228E8" w14:textId="77777777" w:rsidR="00C663D3" w:rsidRPr="00C93E52" w:rsidRDefault="00C663D3" w:rsidP="00C663D3">
            <w:pPr>
              <w:rPr>
                <w:ins w:id="371" w:author="Erik Nissen" w:date="2015-02-12T16:35:00Z"/>
                <w:rFonts w:cs="Arial"/>
              </w:rPr>
            </w:pPr>
          </w:p>
        </w:tc>
        <w:tc>
          <w:tcPr>
            <w:tcW w:w="1617" w:type="dxa"/>
            <w:tcBorders>
              <w:top w:val="nil"/>
              <w:left w:val="nil"/>
              <w:bottom w:val="nil"/>
              <w:right w:val="nil"/>
            </w:tcBorders>
          </w:tcPr>
          <w:p w14:paraId="15B81D22" w14:textId="77777777" w:rsidR="00C663D3" w:rsidRPr="00C93E52" w:rsidRDefault="00C663D3" w:rsidP="00C663D3">
            <w:pPr>
              <w:rPr>
                <w:ins w:id="372" w:author="Erik Nissen" w:date="2015-02-12T16:35:00Z"/>
              </w:rPr>
            </w:pPr>
          </w:p>
        </w:tc>
      </w:tr>
      <w:tr w:rsidR="00C663D3" w:rsidRPr="00966EF9" w14:paraId="3EA213A8" w14:textId="77777777" w:rsidTr="00FD3FC6">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proofErr w:type="spellStart"/>
            <w:r w:rsidRPr="00966EF9">
              <w:rPr>
                <w:lang w:val="en-US"/>
              </w:rPr>
              <w:t>ObservationType</w:t>
            </w:r>
            <w:proofErr w:type="spellEnd"/>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621012">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proofErr w:type="spellStart"/>
            <w:r w:rsidRPr="00966EF9">
              <w:rPr>
                <w:lang w:val="en-US"/>
              </w:rPr>
              <w:t>IIType</w:t>
            </w:r>
            <w:proofErr w:type="spellEnd"/>
          </w:p>
        </w:tc>
        <w:tc>
          <w:tcPr>
            <w:tcW w:w="2925" w:type="dxa"/>
          </w:tcPr>
          <w:p w14:paraId="795DA174" w14:textId="77777777" w:rsidR="00C663D3" w:rsidRPr="00C93E52" w:rsidRDefault="00C663D3" w:rsidP="00C663D3">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C663D3" w:rsidRPr="00C93E52" w:rsidRDefault="00C663D3" w:rsidP="00C663D3"/>
        </w:tc>
        <w:tc>
          <w:tcPr>
            <w:tcW w:w="1617" w:type="dxa"/>
          </w:tcPr>
          <w:p w14:paraId="7E33059D" w14:textId="77777777" w:rsidR="00C663D3" w:rsidRPr="00C93E52" w:rsidRDefault="00C663D3" w:rsidP="00C663D3">
            <w:r w:rsidRPr="00C93E52">
              <w:t>1</w:t>
            </w:r>
          </w:p>
        </w:tc>
      </w:tr>
      <w:tr w:rsidR="00C663D3"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C663D3" w:rsidRPr="00C93E52" w:rsidRDefault="00C663D3" w:rsidP="00C663D3">
            <w:pPr>
              <w:rPr>
                <w:rFonts w:cs="Arial"/>
              </w:rPr>
            </w:pPr>
            <w:r w:rsidRPr="00C93E52">
              <w:rPr>
                <w:rFonts w:cs="Arial"/>
              </w:rPr>
              <w:t>Källsystemets HSA-id</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C663D3" w:rsidRPr="00C93E52" w:rsidRDefault="00C663D3" w:rsidP="00C663D3">
            <w:pPr>
              <w:rPr>
                <w:rFonts w:cs="Arial"/>
              </w:rPr>
            </w:pPr>
            <w:r>
              <w:rPr>
                <w:rFonts w:cs="Arial"/>
              </w:rPr>
              <w:t xml:space="preserve">Det i källsystemet unika </w:t>
            </w:r>
            <w:proofErr w:type="spellStart"/>
            <w:r>
              <w:rPr>
                <w:rFonts w:cs="Arial"/>
              </w:rPr>
              <w:t>id</w:t>
            </w:r>
            <w:r w:rsidRPr="00C93E52">
              <w:rPr>
                <w:rFonts w:cs="Arial"/>
              </w:rPr>
              <w:t>:t</w:t>
            </w:r>
            <w:proofErr w:type="spellEnd"/>
            <w:r w:rsidRPr="00C93E52">
              <w:rPr>
                <w:rFonts w:cs="Arial"/>
              </w:rPr>
              <w:t xml:space="preserve"> </w:t>
            </w:r>
            <w:r w:rsidRPr="00C93E52">
              <w:rPr>
                <w:rFonts w:cs="Arial"/>
              </w:rPr>
              <w:lastRenderedPageBreak/>
              <w:t>för observationen</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lastRenderedPageBreak/>
              <w:t>1</w:t>
            </w:r>
          </w:p>
        </w:tc>
      </w:tr>
      <w:tr w:rsidR="00C663D3" w:rsidRPr="008345BA" w14:paraId="2E8A98DB" w14:textId="77777777" w:rsidTr="00DF0B8A">
        <w:tblPrEx>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373" w:author="Erik Nissen" w:date="2015-02-12T23:50:00Z">
            <w:tblPrEx>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3109"/>
          <w:trPrChange w:id="374" w:author="Erik Nissen" w:date="2015-02-12T23:50:00Z">
            <w:trPr>
              <w:trHeight w:val="3532"/>
            </w:trPr>
          </w:trPrChange>
        </w:trPr>
        <w:tc>
          <w:tcPr>
            <w:tcW w:w="2943" w:type="dxa"/>
            <w:tcPrChange w:id="375" w:author="Erik Nissen" w:date="2015-02-12T23:50:00Z">
              <w:tcPr>
                <w:tcW w:w="2943" w:type="dxa"/>
              </w:tcPr>
            </w:tcPrChange>
          </w:tcPr>
          <w:p w14:paraId="513F9AA1" w14:textId="09139928" w:rsidR="00C663D3" w:rsidRPr="003C622B" w:rsidRDefault="00C663D3" w:rsidP="00C663D3">
            <w:proofErr w:type="spellStart"/>
            <w:r w:rsidRPr="003C622B">
              <w:rPr>
                <w:lang w:eastAsia="sv-SE"/>
              </w:rPr>
              <w:lastRenderedPageBreak/>
              <w:t>type</w:t>
            </w:r>
            <w:proofErr w:type="spellEnd"/>
          </w:p>
        </w:tc>
        <w:tc>
          <w:tcPr>
            <w:tcW w:w="2037" w:type="dxa"/>
            <w:tcPrChange w:id="376" w:author="Erik Nissen" w:date="2015-02-12T23:50:00Z">
              <w:tcPr>
                <w:tcW w:w="2037" w:type="dxa"/>
              </w:tcPr>
            </w:tcPrChange>
          </w:tcPr>
          <w:p w14:paraId="101BF21A" w14:textId="77777777" w:rsidR="00C663D3" w:rsidRPr="00C93E52" w:rsidRDefault="00C663D3" w:rsidP="00C663D3">
            <w:proofErr w:type="spellStart"/>
            <w:r w:rsidRPr="00C93E52">
              <w:t>CVType</w:t>
            </w:r>
            <w:proofErr w:type="spellEnd"/>
          </w:p>
        </w:tc>
        <w:tc>
          <w:tcPr>
            <w:tcW w:w="2925" w:type="dxa"/>
            <w:tcPrChange w:id="377" w:author="Erik Nissen" w:date="2015-02-12T23:50:00Z">
              <w:tcPr>
                <w:tcW w:w="2925" w:type="dxa"/>
              </w:tcPr>
            </w:tcPrChange>
          </w:tcPr>
          <w:p w14:paraId="4A5BC25D" w14:textId="77777777" w:rsidR="00C663D3" w:rsidRDefault="00C663D3" w:rsidP="00C663D3">
            <w:pPr>
              <w:rPr>
                <w:rFonts w:cs="Arial"/>
              </w:rPr>
            </w:pPr>
            <w:r>
              <w:rPr>
                <w:rFonts w:cs="Arial"/>
              </w:rPr>
              <w:t>NI 2015:1</w:t>
            </w:r>
          </w:p>
          <w:p w14:paraId="1B237A3B" w14:textId="40B2C0F7"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Pr>
                <w:i/>
              </w:rPr>
              <w:t xml:space="preserve">typ </w:t>
            </w:r>
            <w:r w:rsidRPr="00E669B8">
              <w:t>[</w:t>
            </w:r>
            <w:proofErr w:type="spellStart"/>
            <w:r w:rsidRPr="00E669B8">
              <w:t>type</w:t>
            </w:r>
            <w:proofErr w:type="spellEnd"/>
            <w:r w:rsidRPr="00E669B8">
              <w:t>]</w:t>
            </w:r>
            <w:r w:rsidRPr="008A0968">
              <w:rPr>
                <w:i/>
              </w:rPr>
              <w:t xml:space="preserve"> vara </w:t>
            </w:r>
            <w:commentRangeStart w:id="378"/>
            <w:r w:rsidRPr="008A0968">
              <w:rPr>
                <w:i/>
              </w:rPr>
              <w:t>”</w:t>
            </w:r>
            <w:del w:id="379" w:author="Erik Nissen" w:date="2015-02-12T23:47:00Z">
              <w:r w:rsidRPr="008A0968" w:rsidDel="00DF0B8A">
                <w:rPr>
                  <w:i/>
                </w:rPr>
                <w:delText>huvud</w:delText>
              </w:r>
            </w:del>
            <w:r w:rsidRPr="008A0968">
              <w:rPr>
                <w:i/>
              </w:rPr>
              <w:t xml:space="preserve">diagnos” </w:t>
            </w:r>
            <w:commentRangeEnd w:id="378"/>
            <w:r w:rsidR="00DF0B8A">
              <w:rPr>
                <w:rStyle w:val="Kommentarsreferens"/>
              </w:rPr>
              <w:commentReference w:id="378"/>
            </w:r>
            <w:r w:rsidRPr="008A0968">
              <w:rPr>
                <w:i/>
              </w:rPr>
              <w:t xml:space="preserve">vilket innebär att attributet värde </w:t>
            </w:r>
            <w:r w:rsidRPr="008A0968">
              <w:t>[</w:t>
            </w:r>
            <w:proofErr w:type="spellStart"/>
            <w:r w:rsidRPr="008A0968">
              <w:t>value</w:t>
            </w:r>
            <w:proofErr w:type="spellEnd"/>
            <w:r w:rsidRPr="008A0968">
              <w:t>]</w:t>
            </w:r>
            <w:r>
              <w:t xml:space="preserve"> </w:t>
            </w:r>
            <w:commentRangeStart w:id="380"/>
            <w:r w:rsidRPr="008A0968">
              <w:rPr>
                <w:i/>
              </w:rPr>
              <w:t xml:space="preserve">håller </w:t>
            </w:r>
            <w:del w:id="381" w:author="Erik Nissen" w:date="2015-02-12T23:49:00Z">
              <w:r w:rsidRPr="008A0968" w:rsidDel="00DF0B8A">
                <w:rPr>
                  <w:i/>
                </w:rPr>
                <w:delText xml:space="preserve">den huvudsakliga </w:delText>
              </w:r>
            </w:del>
            <w:r w:rsidRPr="008A0968">
              <w:rPr>
                <w:i/>
              </w:rPr>
              <w:t>diagnosen.</w:t>
            </w:r>
            <w:commentRangeEnd w:id="380"/>
            <w:r w:rsidR="00DF0B8A">
              <w:rPr>
                <w:rStyle w:val="Kommentarsreferens"/>
              </w:rPr>
              <w:commentReference w:id="380"/>
            </w:r>
          </w:p>
        </w:tc>
        <w:tc>
          <w:tcPr>
            <w:tcW w:w="1617" w:type="dxa"/>
            <w:tcPrChange w:id="382" w:author="Erik Nissen" w:date="2015-02-12T23:50:00Z">
              <w:tcPr>
                <w:tcW w:w="1617" w:type="dxa"/>
              </w:tcPr>
            </w:tcPrChange>
          </w:tcPr>
          <w:p w14:paraId="3B14F869" w14:textId="77777777" w:rsidR="00C663D3" w:rsidRPr="00C93E52" w:rsidRDefault="00C663D3" w:rsidP="00C663D3">
            <w:r w:rsidRPr="00C93E52">
              <w:t>1</w:t>
            </w:r>
          </w:p>
        </w:tc>
      </w:tr>
      <w:tr w:rsidR="00C663D3"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w:t>
            </w:r>
            <w:proofErr w:type="gramStart"/>
            <w:r w:rsidRPr="00C93E52">
              <w:t>..</w:t>
            </w:r>
            <w:proofErr w:type="gramEnd"/>
            <w:r w:rsidRPr="00C93E52">
              <w:t>1</w:t>
            </w:r>
          </w:p>
        </w:tc>
      </w:tr>
      <w:tr w:rsidR="00C663D3"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w:t>
            </w:r>
            <w:proofErr w:type="gramStart"/>
            <w:r w:rsidRPr="00C93E52">
              <w:t>..</w:t>
            </w:r>
            <w:proofErr w:type="gramEnd"/>
            <w:r w:rsidRPr="00C93E52">
              <w:t>1</w:t>
            </w:r>
          </w:p>
        </w:tc>
      </w:tr>
      <w:tr w:rsidR="00C663D3"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w:t>
            </w:r>
            <w:proofErr w:type="gramStart"/>
            <w:r w:rsidRPr="00C93E52">
              <w:t>..</w:t>
            </w:r>
            <w:proofErr w:type="gramEnd"/>
            <w:r w:rsidRPr="00C93E52">
              <w:t>1</w:t>
            </w:r>
          </w:p>
        </w:tc>
      </w:tr>
      <w:tr w:rsidR="00C663D3"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w:t>
            </w:r>
            <w:proofErr w:type="gramStart"/>
            <w:r w:rsidRPr="00C93E52">
              <w:t>..</w:t>
            </w:r>
            <w:proofErr w:type="gramEnd"/>
            <w:r w:rsidRPr="00C93E52">
              <w:t>1</w:t>
            </w:r>
          </w:p>
        </w:tc>
      </w:tr>
      <w:tr w:rsidR="00C663D3"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proofErr w:type="spellStart"/>
            <w:r w:rsidRPr="003C622B">
              <w:rPr>
                <w:lang w:eastAsia="sv-SE"/>
              </w:rPr>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lastRenderedPageBreak/>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lastRenderedPageBreak/>
              <w:t>1</w:t>
            </w:r>
          </w:p>
        </w:tc>
      </w:tr>
      <w:tr w:rsidR="00C663D3"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proofErr w:type="spellStart"/>
            <w:r w:rsidRPr="003C622B">
              <w:rPr>
                <w:lang w:eastAsia="sv-SE"/>
              </w:rPr>
              <w:lastRenderedPageBreak/>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w:t>
            </w:r>
            <w:proofErr w:type="gramStart"/>
            <w:r w:rsidRPr="00C93E52">
              <w:t>..</w:t>
            </w:r>
            <w:proofErr w:type="gramEnd"/>
            <w:r w:rsidRPr="00C93E52">
              <w:t>1</w:t>
            </w:r>
          </w:p>
        </w:tc>
      </w:tr>
      <w:tr w:rsidR="00C663D3"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w:t>
            </w:r>
            <w:proofErr w:type="gramStart"/>
            <w:r w:rsidRPr="00C93E52">
              <w:t>..</w:t>
            </w:r>
            <w:proofErr w:type="gramEnd"/>
            <w:r w:rsidRPr="00C93E52">
              <w:t>1</w:t>
            </w:r>
          </w:p>
        </w:tc>
      </w:tr>
      <w:tr w:rsidR="00C663D3"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w:t>
            </w:r>
            <w:proofErr w:type="gramStart"/>
            <w:r w:rsidRPr="00C93E52">
              <w:t>..</w:t>
            </w:r>
            <w:proofErr w:type="gramEnd"/>
            <w:r w:rsidRPr="00C93E52">
              <w:t>1</w:t>
            </w:r>
          </w:p>
        </w:tc>
      </w:tr>
      <w:tr w:rsidR="00C663D3" w:rsidRPr="008345BA" w14:paraId="161CB3CA" w14:textId="77777777" w:rsidTr="00621012">
        <w:tc>
          <w:tcPr>
            <w:tcW w:w="2943" w:type="dxa"/>
          </w:tcPr>
          <w:p w14:paraId="024D5913" w14:textId="31E453A0" w:rsidR="00C663D3" w:rsidRPr="003C622B" w:rsidRDefault="00C663D3" w:rsidP="00C663D3">
            <w:proofErr w:type="spellStart"/>
            <w:r w:rsidRPr="003C622B">
              <w:rPr>
                <w:lang w:eastAsia="sv-SE"/>
              </w:rPr>
              <w:t>time</w:t>
            </w:r>
            <w:proofErr w:type="spellEnd"/>
          </w:p>
        </w:tc>
        <w:tc>
          <w:tcPr>
            <w:tcW w:w="2037" w:type="dxa"/>
          </w:tcPr>
          <w:p w14:paraId="6C5EE040" w14:textId="77777777" w:rsidR="00C663D3" w:rsidRPr="00C93E52" w:rsidRDefault="00C663D3" w:rsidP="00C663D3">
            <w:proofErr w:type="spellStart"/>
            <w:r w:rsidRPr="00C93E52">
              <w:rPr>
                <w:rFonts w:cs="Arial"/>
                <w:color w:val="000000"/>
                <w:highlight w:val="white"/>
                <w:lang w:eastAsia="sv-SE"/>
              </w:rPr>
              <w:t>TimePeriodType</w:t>
            </w:r>
            <w:proofErr w:type="spellEnd"/>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7D6D08A7" w:rsidR="00C663D3" w:rsidRPr="00C93E52" w:rsidRDefault="00C663D3" w:rsidP="00C663D3">
            <w:pPr>
              <w:rPr>
                <w:rFonts w:cs="Arial"/>
              </w:rPr>
            </w:pPr>
            <w:r w:rsidRPr="00C93E52">
              <w:rPr>
                <w:rFonts w:cs="Arial"/>
              </w:rPr>
              <w:t xml:space="preserve">Består av </w:t>
            </w:r>
            <w:proofErr w:type="spellStart"/>
            <w:r w:rsidRPr="00C93E52">
              <w:rPr>
                <w:rFonts w:cs="Arial"/>
              </w:rPr>
              <w:t>TimeStampType</w:t>
            </w:r>
            <w:proofErr w:type="spellEnd"/>
            <w:r w:rsidRPr="00C93E52">
              <w:rPr>
                <w:rFonts w:cs="Arial"/>
              </w:rPr>
              <w:t xml:space="preserve"> intervallerna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Pr>
                <w:rFonts w:cs="Arial"/>
              </w:rPr>
              <w:t>på</w:t>
            </w:r>
            <w:r w:rsidRPr="00C93E52">
              <w:rPr>
                <w:rFonts w:cs="Arial"/>
              </w:rPr>
              <w:t xml:space="preserve"> formatet </w:t>
            </w:r>
            <w:proofErr w:type="spellStart"/>
            <w:r w:rsidRPr="00C93E52">
              <w:rPr>
                <w:rFonts w:cs="Arial"/>
              </w:rPr>
              <w:t>ÅÅÅÅMMDD</w:t>
            </w:r>
            <w:commentRangeStart w:id="383"/>
            <w:r w:rsidRPr="00C93E52">
              <w:rPr>
                <w:rFonts w:cs="Arial"/>
              </w:rPr>
              <w:t>ttmmss</w:t>
            </w:r>
            <w:commentRangeEnd w:id="383"/>
            <w:proofErr w:type="spellEnd"/>
            <w:r w:rsidR="00621404">
              <w:rPr>
                <w:rStyle w:val="Kommentarsreferens"/>
              </w:rPr>
              <w:commentReference w:id="383"/>
            </w:r>
            <w:r w:rsidRPr="00C93E52">
              <w:rPr>
                <w:rFonts w:cs="Arial"/>
              </w:rPr>
              <w:t>.</w:t>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t>Om observationen är en tidpunkt, inte ett intervall, sätts sluttid till samma tid som starttid</w:t>
            </w:r>
            <w:r>
              <w:rPr>
                <w:rFonts w:cs="Arial"/>
              </w:rPr>
              <w:t>.</w:t>
            </w:r>
          </w:p>
          <w:p w14:paraId="1622A496" w14:textId="77777777" w:rsidR="00C663D3" w:rsidRDefault="00C663D3"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w:t>
            </w:r>
            <w:commentRangeStart w:id="384"/>
            <w:r w:rsidRPr="008A0968">
              <w:rPr>
                <w:i/>
              </w:rPr>
              <w:t xml:space="preserve">Om observationen är ett måltillstånd anger tidsattributet när detta tillstånd önskas vara uppnått. </w:t>
            </w:r>
            <w:commentRangeEnd w:id="384"/>
            <w:r w:rsidR="00621404">
              <w:rPr>
                <w:rStyle w:val="Kommentarsreferens"/>
              </w:rPr>
              <w:commentReference w:id="384"/>
            </w:r>
          </w:p>
          <w:p w14:paraId="0EF701AE" w14:textId="549B85F1" w:rsidR="00C663D3" w:rsidRPr="00C93E52" w:rsidRDefault="00C663D3" w:rsidP="00C663D3">
            <w:r w:rsidRPr="008A0968">
              <w:rPr>
                <w:i/>
              </w:rPr>
              <w:t xml:space="preserve">Observationens tid skiljer sig vanligtvis från </w:t>
            </w:r>
            <w:commentRangeStart w:id="385"/>
            <w:r w:rsidRPr="008A0968">
              <w:rPr>
                <w:i/>
              </w:rPr>
              <w:t xml:space="preserve">dokumentationstidpunkt </w:t>
            </w:r>
            <w:commentRangeEnd w:id="385"/>
            <w:r w:rsidR="00FE242B">
              <w:rPr>
                <w:rStyle w:val="Kommentarsreferens"/>
              </w:rPr>
              <w:commentReference w:id="385"/>
            </w:r>
            <w:r w:rsidRPr="008A0968">
              <w:rPr>
                <w:i/>
              </w:rPr>
              <w:t xml:space="preserve">i journalhandling som beskriver när tillståndet dokumenterades, vilket alltid </w:t>
            </w:r>
            <w:r w:rsidRPr="008A0968">
              <w:rPr>
                <w:i/>
              </w:rPr>
              <w:lastRenderedPageBreak/>
              <w:t>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F2201F2" w:rsidR="00C663D3" w:rsidRPr="003C622B" w:rsidRDefault="00C663D3" w:rsidP="00C663D3">
            <w:pPr>
              <w:rPr>
                <w:lang w:eastAsia="sv-SE"/>
              </w:rPr>
            </w:pPr>
            <w:commentRangeStart w:id="386"/>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w:t>
            </w:r>
            <w:proofErr w:type="gramStart"/>
            <w:r w:rsidRPr="00C93E52">
              <w:t>..</w:t>
            </w:r>
            <w:proofErr w:type="gramEnd"/>
            <w:r w:rsidRPr="00C93E52">
              <w:t>1</w:t>
            </w:r>
            <w:commentRangeEnd w:id="386"/>
            <w:r w:rsidR="00F87377">
              <w:rPr>
                <w:rStyle w:val="Kommentarsreferens"/>
              </w:rPr>
              <w:commentReference w:id="386"/>
            </w:r>
          </w:p>
        </w:tc>
      </w:tr>
      <w:tr w:rsidR="00C663D3"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commentRangeStart w:id="387"/>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w:t>
            </w:r>
            <w:proofErr w:type="gramStart"/>
            <w:r w:rsidRPr="00C93E52">
              <w:t>..</w:t>
            </w:r>
            <w:proofErr w:type="gramEnd"/>
            <w:r w:rsidRPr="00C93E52">
              <w:t>1</w:t>
            </w:r>
            <w:commentRangeEnd w:id="387"/>
            <w:r w:rsidR="00F87377">
              <w:rPr>
                <w:rStyle w:val="Kommentarsreferens"/>
              </w:rPr>
              <w:commentReference w:id="387"/>
            </w:r>
          </w:p>
        </w:tc>
      </w:tr>
      <w:tr w:rsidR="00C663D3" w:rsidRPr="008345BA" w14:paraId="064D92D0" w14:textId="77777777" w:rsidTr="00621012">
        <w:tc>
          <w:tcPr>
            <w:tcW w:w="2943" w:type="dxa"/>
          </w:tcPr>
          <w:p w14:paraId="2C953D12" w14:textId="7639920E" w:rsidR="00C663D3" w:rsidRPr="003C622B" w:rsidRDefault="00C663D3" w:rsidP="00C663D3">
            <w:pPr>
              <w:rPr>
                <w:lang w:val="en-GB"/>
              </w:rPr>
            </w:pPr>
            <w:commentRangeStart w:id="388"/>
            <w:proofErr w:type="spellStart"/>
            <w:r w:rsidRPr="003C622B">
              <w:rPr>
                <w:lang w:eastAsia="sv-SE"/>
              </w:rPr>
              <w:t>method</w:t>
            </w:r>
            <w:commentRangeEnd w:id="388"/>
            <w:proofErr w:type="spellEnd"/>
            <w:r w:rsidR="00BD743E">
              <w:rPr>
                <w:rStyle w:val="Kommentarsreferens"/>
              </w:rPr>
              <w:commentReference w:id="388"/>
            </w:r>
          </w:p>
        </w:tc>
        <w:tc>
          <w:tcPr>
            <w:tcW w:w="2037" w:type="dxa"/>
          </w:tcPr>
          <w:p w14:paraId="7454996D"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w:t>
            </w:r>
            <w:proofErr w:type="gramStart"/>
            <w:r w:rsidRPr="00C93E52">
              <w:t>..</w:t>
            </w:r>
            <w:proofErr w:type="gramEnd"/>
            <w:r w:rsidRPr="00C93E52">
              <w:t>1</w:t>
            </w:r>
          </w:p>
        </w:tc>
      </w:tr>
      <w:tr w:rsidR="00C663D3"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proofErr w:type="spellStart"/>
            <w:r w:rsidRPr="003C622B">
              <w:rPr>
                <w:lang w:eastAsia="sv-SE"/>
              </w:rPr>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w:t>
            </w:r>
            <w:proofErr w:type="gramStart"/>
            <w:r w:rsidRPr="00C93E52">
              <w:t>..</w:t>
            </w:r>
            <w:proofErr w:type="gramEnd"/>
            <w:r w:rsidRPr="00C93E52">
              <w:t>1</w:t>
            </w:r>
          </w:p>
        </w:tc>
      </w:tr>
      <w:tr w:rsidR="00C663D3"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w:t>
            </w:r>
            <w:proofErr w:type="gramStart"/>
            <w:r w:rsidRPr="00C93E52">
              <w:t>..</w:t>
            </w:r>
            <w:proofErr w:type="gramEnd"/>
            <w:r w:rsidRPr="00C93E52">
              <w:t>1</w:t>
            </w:r>
          </w:p>
        </w:tc>
      </w:tr>
      <w:tr w:rsidR="00C663D3"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w:t>
            </w:r>
            <w:proofErr w:type="gramStart"/>
            <w:r w:rsidRPr="00C93E52">
              <w:t>..</w:t>
            </w:r>
            <w:proofErr w:type="gramEnd"/>
            <w:r w:rsidRPr="00C93E52">
              <w:t>1</w:t>
            </w:r>
          </w:p>
        </w:tc>
      </w:tr>
      <w:tr w:rsidR="00C663D3"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198556F0" w:rsidR="00C663D3" w:rsidRPr="008A5CB4" w:rsidRDefault="00C663D3" w:rsidP="00C663D3">
            <w:pPr>
              <w:rPr>
                <w:rFonts w:cs="Arial"/>
                <w:i/>
              </w:rPr>
            </w:pPr>
            <w:r w:rsidRPr="008A5CB4">
              <w:rPr>
                <w:rFonts w:cs="Arial"/>
                <w:i/>
              </w:rPr>
              <w:t>Angivelse av värde som innehåller resultatet av observationen. Exempelvis så skulle observationens kod</w:t>
            </w:r>
            <w:ins w:id="389" w:author="Erik Nissen" w:date="2015-02-13T17:38:00Z">
              <w:r w:rsidR="00BD743E">
                <w:rPr>
                  <w:rFonts w:cs="Arial"/>
                  <w:i/>
                </w:rPr>
                <w:t xml:space="preserve"> </w:t>
              </w:r>
              <w:commentRangeStart w:id="390"/>
              <w:r w:rsidR="00BD743E" w:rsidRPr="00BD743E">
                <w:rPr>
                  <w:rFonts w:cs="Arial"/>
                  <w:sz w:val="16"/>
                  <w:rPrChange w:id="391" w:author="Erik Nissen" w:date="2015-02-13T17:38:00Z">
                    <w:rPr>
                      <w:rFonts w:cs="Arial"/>
                      <w:i/>
                    </w:rPr>
                  </w:rPrChange>
                </w:rPr>
                <w:t>[</w:t>
              </w:r>
              <w:proofErr w:type="spellStart"/>
              <w:r w:rsidR="00BD743E" w:rsidRPr="00BD743E">
                <w:rPr>
                  <w:rFonts w:cs="Arial"/>
                  <w:sz w:val="16"/>
                  <w:rPrChange w:id="392" w:author="Erik Nissen" w:date="2015-02-13T17:38:00Z">
                    <w:rPr>
                      <w:rFonts w:cs="Arial"/>
                      <w:i/>
                    </w:rPr>
                  </w:rPrChange>
                </w:rPr>
                <w:t>observation.type</w:t>
              </w:r>
              <w:proofErr w:type="spellEnd"/>
              <w:r w:rsidR="00BD743E" w:rsidRPr="00BD743E">
                <w:rPr>
                  <w:rFonts w:cs="Arial"/>
                  <w:sz w:val="16"/>
                  <w:rPrChange w:id="393" w:author="Erik Nissen" w:date="2015-02-13T17:38:00Z">
                    <w:rPr>
                      <w:rFonts w:cs="Arial"/>
                      <w:i/>
                    </w:rPr>
                  </w:rPrChange>
                </w:rPr>
                <w:t>]</w:t>
              </w:r>
              <w:commentRangeEnd w:id="390"/>
              <w:r w:rsidR="00BD743E">
                <w:rPr>
                  <w:rStyle w:val="Kommentarsreferens"/>
                </w:rPr>
                <w:commentReference w:id="390"/>
              </w:r>
            </w:ins>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t>1</w:t>
            </w:r>
            <w:proofErr w:type="gramStart"/>
            <w:r>
              <w:t>..</w:t>
            </w:r>
            <w:proofErr w:type="gramEnd"/>
            <w:r>
              <w:t>1</w:t>
            </w:r>
          </w:p>
        </w:tc>
      </w:tr>
      <w:tr w:rsidR="00C663D3"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commentRangeStart w:id="394"/>
            <w:proofErr w:type="spellStart"/>
            <w:r w:rsidRPr="003C622B">
              <w:rPr>
                <w:lang w:eastAsia="sv-SE"/>
              </w:rPr>
              <w:t>valueNegation</w:t>
            </w:r>
            <w:commentRangeEnd w:id="394"/>
            <w:proofErr w:type="spellEnd"/>
            <w:r w:rsidR="0071731F">
              <w:rPr>
                <w:rStyle w:val="Kommentarsreferens"/>
              </w:rPr>
              <w:commentReference w:id="394"/>
            </w:r>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t xml:space="preserve">Flagga som negerar betydelsen av observationen. Det används för att dokumentera exempelvis att ett tillstånd inte har förekommit/observerats men att man explicit har letat efter </w:t>
            </w:r>
            <w:r w:rsidRPr="0069307C">
              <w:rPr>
                <w:rFonts w:cs="Arial"/>
                <w:i/>
              </w:rPr>
              <w:lastRenderedPageBreak/>
              <w:t xml:space="preserve">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w:t>
            </w:r>
            <w:proofErr w:type="spellStart"/>
            <w:r w:rsidRPr="004B377C">
              <w:rPr>
                <w:rFonts w:cs="Arial"/>
              </w:rPr>
              <w:t>method</w:t>
            </w:r>
            <w:proofErr w:type="spellEnd"/>
            <w:r w:rsidRPr="004B377C">
              <w:rPr>
                <w:rFonts w:cs="Arial"/>
              </w:rPr>
              <w:t>]</w:t>
            </w:r>
            <w:r>
              <w:rPr>
                <w:rFonts w:cs="Arial"/>
                <w:i/>
              </w:rPr>
              <w:t xml:space="preserve"> </w:t>
            </w:r>
            <w:r w:rsidRPr="0069307C">
              <w:rPr>
                <w:rFonts w:cs="Arial"/>
                <w:i/>
              </w:rPr>
              <w:t xml:space="preserve">och lokalisation </w:t>
            </w:r>
            <w:r w:rsidRPr="004B377C">
              <w:rPr>
                <w:rFonts w:cs="Arial"/>
              </w:rPr>
              <w:t>[</w:t>
            </w:r>
            <w:proofErr w:type="spellStart"/>
            <w:r w:rsidRPr="004B377C">
              <w:rPr>
                <w:rFonts w:cs="Arial"/>
              </w:rPr>
              <w:t>targetsite</w:t>
            </w:r>
            <w:proofErr w:type="spellEnd"/>
            <w:r w:rsidRPr="004B377C">
              <w:rPr>
                <w:rFonts w:cs="Arial"/>
              </w:rPr>
              <w:t>]</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w:t>
            </w:r>
            <w:proofErr w:type="gramStart"/>
            <w:r w:rsidRPr="00DE065A">
              <w:t>..</w:t>
            </w:r>
            <w:proofErr w:type="gramEnd"/>
            <w:r w:rsidRPr="00DE065A">
              <w:t>1</w:t>
            </w:r>
          </w:p>
        </w:tc>
      </w:tr>
      <w:tr w:rsidR="00C663D3"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proofErr w:type="spellStart"/>
            <w:r w:rsidRPr="003C622B">
              <w:rPr>
                <w:lang w:eastAsia="sv-SE"/>
              </w:rPr>
              <w:lastRenderedPageBreak/>
              <w:t>description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t>0</w:t>
            </w:r>
            <w:proofErr w:type="gramStart"/>
            <w:r w:rsidRPr="00C93E52">
              <w:t>..</w:t>
            </w:r>
            <w:proofErr w:type="gramEnd"/>
            <w:r w:rsidRPr="00C93E52">
              <w:t>1</w:t>
            </w:r>
          </w:p>
        </w:tc>
      </w:tr>
      <w:tr w:rsidR="00C663D3"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w:t>
            </w:r>
            <w:proofErr w:type="spellStart"/>
            <w:r>
              <w:rPr>
                <w:rFonts w:cs="Arial"/>
              </w:rPr>
              <w:t>menprövad</w:t>
            </w:r>
            <w:proofErr w:type="spellEnd"/>
            <w:r>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C663D3"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3C622B" w:rsidRDefault="00C663D3" w:rsidP="00C663D3">
            <w:pPr>
              <w:rPr>
                <w:lang w:val="en-GB"/>
              </w:rPr>
            </w:pPr>
            <w:r w:rsidRPr="003C622B">
              <w:rPr>
                <w:lang w:val="en-GB"/>
              </w:rPr>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t>0</w:t>
            </w:r>
            <w:proofErr w:type="gramStart"/>
            <w:r>
              <w:t>..</w:t>
            </w:r>
            <w:proofErr w:type="gramEnd"/>
            <w:r>
              <w:t>*</w:t>
            </w:r>
          </w:p>
        </w:tc>
      </w:tr>
      <w:tr w:rsidR="00C663D3"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C663D3" w:rsidRPr="006C50FA" w:rsidRDefault="00C663D3" w:rsidP="00C663D3"/>
        </w:tc>
        <w:tc>
          <w:tcPr>
            <w:tcW w:w="2925" w:type="dxa"/>
            <w:tcBorders>
              <w:top w:val="single" w:sz="4" w:space="0" w:color="auto"/>
              <w:left w:val="nil"/>
              <w:bottom w:val="single" w:sz="4" w:space="0" w:color="auto"/>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31940B65" w14:textId="77777777" w:rsidR="00C663D3" w:rsidRPr="00C93E52" w:rsidRDefault="00C663D3" w:rsidP="00C663D3"/>
        </w:tc>
      </w:tr>
      <w:tr w:rsidR="00C663D3"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proofErr w:type="spellStart"/>
            <w:r>
              <w:rPr>
                <w:lang w:eastAsia="sv-SE"/>
              </w:rPr>
              <w:t>observationGroup</w:t>
            </w:r>
            <w:proofErr w:type="spellEnd"/>
            <w:r>
              <w:rPr>
                <w:lang w:eastAsia="sv-SE"/>
              </w:rPr>
              <w:t>/</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proofErr w:type="spellStart"/>
            <w:r>
              <w:t>v</w:t>
            </w:r>
            <w:r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commentRangeStart w:id="395"/>
            <w:r w:rsidRPr="0022608A">
              <w:rPr>
                <w:i/>
              </w:rPr>
              <w:t>Kodade värden</w:t>
            </w:r>
            <w:commentRangeEnd w:id="395"/>
            <w:r w:rsidR="00020343">
              <w:rPr>
                <w:rStyle w:val="Kommentarsreferens"/>
              </w:rPr>
              <w:commentReference w:id="395"/>
            </w:r>
          </w:p>
        </w:tc>
      </w:tr>
      <w:tr w:rsidR="00C663D3" w:rsidRPr="008345BA" w14:paraId="4B3E6546" w14:textId="77777777" w:rsidTr="00621012">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proofErr w:type="spellStart"/>
            <w:r w:rsidRPr="00C93E52">
              <w:t>CVType</w:t>
            </w:r>
            <w:proofErr w:type="spellEnd"/>
          </w:p>
        </w:tc>
        <w:tc>
          <w:tcPr>
            <w:tcW w:w="2925" w:type="dxa"/>
          </w:tcPr>
          <w:p w14:paraId="76FD255A" w14:textId="0561E1AA" w:rsidR="00C663D3" w:rsidRPr="00C93E52" w:rsidRDefault="00C663D3" w:rsidP="00C663D3">
            <w:r w:rsidRPr="00C93E52">
              <w:rPr>
                <w:rFonts w:cs="Arial"/>
              </w:rPr>
              <w:t xml:space="preserve">Här anges det som </w:t>
            </w:r>
            <w:r w:rsidRPr="00C93E52">
              <w:rPr>
                <w:rFonts w:cs="Arial"/>
              </w:rPr>
              <w:lastRenderedPageBreak/>
              <w:t>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 xml:space="preserve">ett kliniskt fynd enligt </w:t>
            </w:r>
            <w:proofErr w:type="spellStart"/>
            <w:r>
              <w:rPr>
                <w:rFonts w:cs="Arial"/>
              </w:rPr>
              <w:t>Snomed</w:t>
            </w:r>
            <w:proofErr w:type="spellEnd"/>
            <w:r>
              <w:rPr>
                <w:rFonts w:cs="Arial"/>
              </w:rPr>
              <w:t xml:space="preserve"> CT</w:t>
            </w:r>
            <w:r w:rsidRPr="00C93E52">
              <w:rPr>
                <w:rFonts w:cs="Arial"/>
              </w:rPr>
              <w:t xml:space="preserve">.  </w:t>
            </w:r>
          </w:p>
        </w:tc>
        <w:tc>
          <w:tcPr>
            <w:tcW w:w="1617" w:type="dxa"/>
          </w:tcPr>
          <w:p w14:paraId="688ED997" w14:textId="484399D2" w:rsidR="00C663D3" w:rsidRPr="00C93E52" w:rsidRDefault="00C663D3" w:rsidP="00C663D3">
            <w:r>
              <w:lastRenderedPageBreak/>
              <w:t>0</w:t>
            </w:r>
            <w:proofErr w:type="gramStart"/>
            <w:r>
              <w:t>..</w:t>
            </w:r>
            <w:proofErr w:type="gramEnd"/>
            <w:r w:rsidRPr="00C93E52">
              <w:t>1</w:t>
            </w:r>
          </w:p>
        </w:tc>
      </w:tr>
      <w:tr w:rsidR="00C663D3"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proofErr w:type="spellStart"/>
            <w:r w:rsidRPr="003C622B">
              <w:rPr>
                <w:lang w:eastAsia="sv-SE"/>
              </w:rPr>
              <w:lastRenderedPageBreak/>
              <w:t>cv.code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w:t>
            </w:r>
            <w:proofErr w:type="gramStart"/>
            <w:r>
              <w:t>..</w:t>
            </w:r>
            <w:proofErr w:type="gramEnd"/>
            <w:r>
              <w:t>1</w:t>
            </w:r>
          </w:p>
        </w:tc>
      </w:tr>
      <w:tr w:rsidR="00C663D3"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proofErr w:type="spellStart"/>
            <w:r w:rsidRPr="003C622B">
              <w:rPr>
                <w:lang w:eastAsia="sv-SE"/>
              </w:rPr>
              <w:t>cv.codeSystem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w:t>
            </w:r>
            <w:proofErr w:type="gramStart"/>
            <w:r>
              <w:t>..</w:t>
            </w:r>
            <w:proofErr w:type="gramEnd"/>
            <w:r>
              <w:t>1</w:t>
            </w:r>
          </w:p>
        </w:tc>
      </w:tr>
      <w:tr w:rsidR="00C663D3"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proofErr w:type="spellStart"/>
            <w:r w:rsidRPr="003C622B">
              <w:rPr>
                <w:lang w:eastAsia="sv-SE"/>
              </w:rPr>
              <w:t>cv.codeSystemName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w:t>
            </w:r>
            <w:proofErr w:type="gramStart"/>
            <w:r w:rsidRPr="00C93E52">
              <w:t>..</w:t>
            </w:r>
            <w:proofErr w:type="gramEnd"/>
            <w:r w:rsidRPr="00C93E52">
              <w:t>1</w:t>
            </w:r>
          </w:p>
        </w:tc>
      </w:tr>
      <w:tr w:rsidR="00C663D3"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proofErr w:type="spellStart"/>
            <w:r w:rsidRPr="003C622B">
              <w:rPr>
                <w:lang w:eastAsia="sv-SE"/>
              </w:rPr>
              <w:t>cv.codeSystemVersion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w:t>
            </w:r>
            <w:proofErr w:type="gramStart"/>
            <w:r w:rsidRPr="00C93E52">
              <w:t>..</w:t>
            </w:r>
            <w:proofErr w:type="gramEnd"/>
            <w:r w:rsidRPr="00C93E52">
              <w:t>1</w:t>
            </w:r>
          </w:p>
        </w:tc>
      </w:tr>
      <w:tr w:rsidR="00C663D3"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proofErr w:type="spellStart"/>
            <w:r w:rsidRPr="003C622B">
              <w:rPr>
                <w:lang w:eastAsia="sv-SE"/>
              </w:rPr>
              <w:t>cv.displayName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w:t>
            </w:r>
            <w:proofErr w:type="gramStart"/>
            <w:r w:rsidRPr="00C93E52">
              <w:t>..</w:t>
            </w:r>
            <w:proofErr w:type="gramEnd"/>
            <w:r w:rsidRPr="00C93E52">
              <w:t>1</w:t>
            </w:r>
          </w:p>
        </w:tc>
      </w:tr>
      <w:tr w:rsidR="00C663D3" w:rsidRPr="008345BA" w14:paraId="5BEB681E" w14:textId="77777777" w:rsidTr="002A63EF">
        <w:tc>
          <w:tcPr>
            <w:tcW w:w="9522" w:type="dxa"/>
            <w:gridSpan w:val="4"/>
            <w:shd w:val="clear" w:color="auto" w:fill="F2F2F2" w:themeFill="background1" w:themeFillShade="F2"/>
          </w:tcPr>
          <w:p w14:paraId="3A79562A" w14:textId="1EF906E1" w:rsidR="00C663D3" w:rsidRPr="00C93E52" w:rsidRDefault="00C663D3" w:rsidP="00C663D3">
            <w:proofErr w:type="spellStart"/>
            <w:r w:rsidRPr="00161A58">
              <w:rPr>
                <w:i/>
                <w:lang w:val="en-GB"/>
              </w:rPr>
              <w:t>Mätvärden</w:t>
            </w:r>
            <w:proofErr w:type="spellEnd"/>
          </w:p>
        </w:tc>
      </w:tr>
      <w:tr w:rsidR="00C663D3" w:rsidRPr="008345BA" w14:paraId="79CE91E1" w14:textId="77777777" w:rsidTr="00621012">
        <w:tc>
          <w:tcPr>
            <w:tcW w:w="2943" w:type="dxa"/>
          </w:tcPr>
          <w:p w14:paraId="71061F16" w14:textId="11527759" w:rsidR="00C663D3" w:rsidRPr="003C622B" w:rsidRDefault="00C663D3" w:rsidP="00C663D3">
            <w:proofErr w:type="spellStart"/>
            <w:r w:rsidRPr="003C622B">
              <w:t>pq</w:t>
            </w:r>
            <w:proofErr w:type="spellEnd"/>
          </w:p>
        </w:tc>
        <w:tc>
          <w:tcPr>
            <w:tcW w:w="2037" w:type="dxa"/>
          </w:tcPr>
          <w:p w14:paraId="12E3872E" w14:textId="6AA4AD06" w:rsidR="00C663D3" w:rsidRPr="00C93E52" w:rsidRDefault="00C663D3" w:rsidP="00C663D3">
            <w:proofErr w:type="spellStart"/>
            <w:r>
              <w:t>PQType</w:t>
            </w:r>
            <w:proofErr w:type="spellEnd"/>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w:t>
            </w:r>
            <w:proofErr w:type="gramStart"/>
            <w:r>
              <w:t>..</w:t>
            </w:r>
            <w:proofErr w:type="gramEnd"/>
            <w:r>
              <w:t>1</w:t>
            </w:r>
          </w:p>
        </w:tc>
      </w:tr>
      <w:tr w:rsidR="00C663D3" w:rsidRPr="008345BA" w14:paraId="7787F680" w14:textId="77777777" w:rsidTr="00621012">
        <w:tc>
          <w:tcPr>
            <w:tcW w:w="2943" w:type="dxa"/>
            <w:tcBorders>
              <w:bottom w:val="single" w:sz="4" w:space="0" w:color="auto"/>
            </w:tcBorders>
          </w:tcPr>
          <w:p w14:paraId="04BF500A" w14:textId="1025E608" w:rsidR="00C663D3" w:rsidRPr="003C622B" w:rsidRDefault="00C663D3" w:rsidP="00C663D3">
            <w:proofErr w:type="spellStart"/>
            <w:r w:rsidRPr="003C622B">
              <w:t>pq.value</w:t>
            </w:r>
            <w:proofErr w:type="spellEnd"/>
          </w:p>
        </w:tc>
        <w:tc>
          <w:tcPr>
            <w:tcW w:w="2037" w:type="dxa"/>
            <w:tcBorders>
              <w:bottom w:val="single" w:sz="4" w:space="0" w:color="auto"/>
            </w:tcBorders>
          </w:tcPr>
          <w:p w14:paraId="3A6E474E" w14:textId="419E67A9" w:rsidR="00C663D3" w:rsidRPr="00C93E52" w:rsidRDefault="00C663D3" w:rsidP="00C663D3">
            <w:proofErr w:type="spellStart"/>
            <w:proofErr w:type="gramStart"/>
            <w:r>
              <w:t>xs:decimal</w:t>
            </w:r>
            <w:proofErr w:type="spellEnd"/>
            <w:proofErr w:type="gramEnd"/>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w:t>
            </w:r>
            <w:proofErr w:type="gramStart"/>
            <w:r>
              <w:t>..</w:t>
            </w:r>
            <w:proofErr w:type="gramEnd"/>
            <w:r>
              <w:t>1</w:t>
            </w:r>
          </w:p>
        </w:tc>
      </w:tr>
      <w:tr w:rsidR="00C663D3" w:rsidRPr="008345BA" w14:paraId="07767C1F" w14:textId="77777777" w:rsidTr="00621012">
        <w:tc>
          <w:tcPr>
            <w:tcW w:w="2943" w:type="dxa"/>
            <w:tcBorders>
              <w:bottom w:val="single" w:sz="4" w:space="0" w:color="auto"/>
            </w:tcBorders>
          </w:tcPr>
          <w:p w14:paraId="02BDEA24" w14:textId="6953304B" w:rsidR="00C663D3" w:rsidRPr="003C622B" w:rsidRDefault="00C663D3" w:rsidP="00C663D3">
            <w:proofErr w:type="spellStart"/>
            <w:r w:rsidRPr="003C622B">
              <w:t>pq.unit</w:t>
            </w:r>
            <w:proofErr w:type="spellEnd"/>
          </w:p>
        </w:tc>
        <w:tc>
          <w:tcPr>
            <w:tcW w:w="2037" w:type="dxa"/>
            <w:tcBorders>
              <w:bottom w:val="single" w:sz="4" w:space="0" w:color="auto"/>
            </w:tcBorders>
          </w:tcPr>
          <w:p w14:paraId="4ACC1BD4" w14:textId="1E7C86EE" w:rsidR="00C663D3" w:rsidRDefault="00C663D3" w:rsidP="00C663D3">
            <w:commentRangeStart w:id="396"/>
            <w:proofErr w:type="spellStart"/>
            <w:proofErr w:type="gramStart"/>
            <w:r>
              <w:t>xs:string</w:t>
            </w:r>
            <w:commentRangeEnd w:id="396"/>
            <w:proofErr w:type="spellEnd"/>
            <w:proofErr w:type="gramEnd"/>
            <w:r w:rsidR="0056030E">
              <w:rPr>
                <w:rStyle w:val="Kommentarsreferens"/>
              </w:rPr>
              <w:commentReference w:id="396"/>
            </w:r>
          </w:p>
        </w:tc>
        <w:tc>
          <w:tcPr>
            <w:tcW w:w="2925" w:type="dxa"/>
            <w:tcBorders>
              <w:bottom w:val="single" w:sz="4" w:space="0" w:color="auto"/>
            </w:tcBorders>
          </w:tcPr>
          <w:p w14:paraId="13546911" w14:textId="140E44C2" w:rsidR="00C663D3" w:rsidRDefault="00C663D3" w:rsidP="00C663D3">
            <w:pPr>
              <w:rPr>
                <w:rFonts w:cs="Arial"/>
              </w:rPr>
            </w:pPr>
            <w:r>
              <w:rPr>
                <w:rFonts w:cs="Arial"/>
              </w:rPr>
              <w:t>Måttenheten (cm).</w:t>
            </w:r>
          </w:p>
        </w:tc>
        <w:tc>
          <w:tcPr>
            <w:tcW w:w="1617" w:type="dxa"/>
            <w:tcBorders>
              <w:bottom w:val="single" w:sz="4" w:space="0" w:color="auto"/>
            </w:tcBorders>
          </w:tcPr>
          <w:p w14:paraId="284F5B83" w14:textId="4E8F340F" w:rsidR="00C663D3" w:rsidRDefault="00C663D3" w:rsidP="00C663D3">
            <w:r>
              <w:t>1</w:t>
            </w:r>
            <w:proofErr w:type="gramStart"/>
            <w:r>
              <w:t>..</w:t>
            </w:r>
            <w:proofErr w:type="gramEnd"/>
            <w:r>
              <w:t>1</w:t>
            </w:r>
          </w:p>
        </w:tc>
      </w:tr>
      <w:tr w:rsidR="00C663D3"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62FB7C47" w:rsidR="00C663D3" w:rsidRPr="00C93E52" w:rsidRDefault="00C663D3" w:rsidP="00C663D3">
            <w:r w:rsidRPr="006A09CA">
              <w:rPr>
                <w:i/>
              </w:rPr>
              <w:t>Tidpunkt</w:t>
            </w:r>
            <w:r>
              <w:rPr>
                <w:i/>
              </w:rPr>
              <w:t>/</w:t>
            </w:r>
            <w:commentRangeStart w:id="397"/>
            <w:commentRangeStart w:id="398"/>
            <w:r>
              <w:rPr>
                <w:i/>
              </w:rPr>
              <w:t>Tidsintervall</w:t>
            </w:r>
            <w:commentRangeEnd w:id="397"/>
            <w:r w:rsidR="00622264">
              <w:rPr>
                <w:rStyle w:val="Kommentarsreferens"/>
              </w:rPr>
              <w:commentReference w:id="397"/>
            </w:r>
            <w:commentRangeEnd w:id="398"/>
            <w:r w:rsidR="00103A18">
              <w:rPr>
                <w:rStyle w:val="Kommentarsreferens"/>
              </w:rPr>
              <w:commentReference w:id="398"/>
            </w:r>
          </w:p>
        </w:tc>
      </w:tr>
      <w:tr w:rsidR="00C663D3" w:rsidRPr="008345BA" w14:paraId="5D337CD1" w14:textId="77777777" w:rsidTr="00621012">
        <w:tc>
          <w:tcPr>
            <w:tcW w:w="2943" w:type="dxa"/>
            <w:tcBorders>
              <w:bottom w:val="single" w:sz="4" w:space="0" w:color="auto"/>
            </w:tcBorders>
          </w:tcPr>
          <w:p w14:paraId="7A57E09E" w14:textId="7D5F5E34" w:rsidR="00C663D3" w:rsidRPr="00161A58" w:rsidRDefault="00C663D3" w:rsidP="00C663D3">
            <w:proofErr w:type="spellStart"/>
            <w:r w:rsidRPr="003C622B">
              <w:t>ts</w:t>
            </w:r>
            <w:proofErr w:type="spellEnd"/>
          </w:p>
        </w:tc>
        <w:tc>
          <w:tcPr>
            <w:tcW w:w="2037" w:type="dxa"/>
            <w:tcBorders>
              <w:bottom w:val="single" w:sz="4" w:space="0" w:color="auto"/>
            </w:tcBorders>
          </w:tcPr>
          <w:p w14:paraId="185113C0" w14:textId="6AD65A4E" w:rsidR="00C663D3" w:rsidRPr="00C93E52" w:rsidRDefault="00C663D3" w:rsidP="00C663D3">
            <w:proofErr w:type="spellStart"/>
            <w:r>
              <w:t>TimeStampType</w:t>
            </w:r>
            <w:proofErr w:type="spellEnd"/>
          </w:p>
        </w:tc>
        <w:tc>
          <w:tcPr>
            <w:tcW w:w="2925" w:type="dxa"/>
            <w:tcBorders>
              <w:bottom w:val="single" w:sz="4" w:space="0" w:color="auto"/>
            </w:tcBorders>
          </w:tcPr>
          <w:p w14:paraId="796F6B03" w14:textId="35E12C58" w:rsidR="00C663D3" w:rsidRPr="00C93E52" w:rsidRDefault="00C663D3" w:rsidP="00C663D3">
            <w:pPr>
              <w:rPr>
                <w:rFonts w:cs="Arial"/>
              </w:rPr>
            </w:pPr>
            <w:r>
              <w:rPr>
                <w:rFonts w:cs="Arial"/>
              </w:rPr>
              <w:t xml:space="preserve">Tidsstämpel på formatet </w:t>
            </w:r>
            <w:proofErr w:type="spellStart"/>
            <w:r w:rsidRPr="009B1B5B">
              <w:rPr>
                <w:rFonts w:cs="Arial"/>
              </w:rPr>
              <w:t>YYYYMMDD</w:t>
            </w:r>
            <w:commentRangeStart w:id="399"/>
            <w:r w:rsidRPr="009B1B5B">
              <w:rPr>
                <w:rFonts w:cs="Arial"/>
              </w:rPr>
              <w:t>hhmmss</w:t>
            </w:r>
            <w:commentRangeEnd w:id="399"/>
            <w:proofErr w:type="spellEnd"/>
            <w:r w:rsidR="00556BBC">
              <w:rPr>
                <w:rStyle w:val="Kommentarsreferens"/>
              </w:rPr>
              <w:commentReference w:id="399"/>
            </w:r>
            <w:r>
              <w:rPr>
                <w:rFonts w:cs="Arial"/>
              </w:rPr>
              <w:t xml:space="preserve">. </w:t>
            </w:r>
          </w:p>
        </w:tc>
        <w:tc>
          <w:tcPr>
            <w:tcW w:w="1617" w:type="dxa"/>
            <w:tcBorders>
              <w:bottom w:val="single" w:sz="4" w:space="0" w:color="auto"/>
            </w:tcBorders>
          </w:tcPr>
          <w:p w14:paraId="4269501F" w14:textId="03775065" w:rsidR="00C663D3" w:rsidRPr="00C93E52" w:rsidRDefault="00C663D3" w:rsidP="00C663D3">
            <w:r>
              <w:t>0</w:t>
            </w:r>
            <w:proofErr w:type="gramStart"/>
            <w:r>
              <w:t>..</w:t>
            </w:r>
            <w:proofErr w:type="gramEnd"/>
            <w:r>
              <w:t>1</w:t>
            </w:r>
          </w:p>
        </w:tc>
      </w:tr>
      <w:tr w:rsidR="00C663D3" w:rsidRPr="008345BA" w14:paraId="740E3864" w14:textId="77777777" w:rsidTr="00621012">
        <w:tc>
          <w:tcPr>
            <w:tcW w:w="2943" w:type="dxa"/>
            <w:tcBorders>
              <w:left w:val="nil"/>
              <w:right w:val="nil"/>
            </w:tcBorders>
          </w:tcPr>
          <w:p w14:paraId="6F9C09C0" w14:textId="77777777" w:rsidR="00C663D3" w:rsidRPr="000460B4" w:rsidRDefault="00C663D3" w:rsidP="00C663D3"/>
        </w:tc>
        <w:tc>
          <w:tcPr>
            <w:tcW w:w="2037" w:type="dxa"/>
            <w:tcBorders>
              <w:left w:val="nil"/>
              <w:right w:val="nil"/>
            </w:tcBorders>
          </w:tcPr>
          <w:p w14:paraId="502EFB71" w14:textId="77777777" w:rsidR="00C663D3" w:rsidRPr="00C93E52" w:rsidRDefault="00C663D3" w:rsidP="00C663D3"/>
        </w:tc>
        <w:tc>
          <w:tcPr>
            <w:tcW w:w="2925" w:type="dxa"/>
            <w:tcBorders>
              <w:left w:val="nil"/>
              <w:right w:val="nil"/>
            </w:tcBorders>
          </w:tcPr>
          <w:p w14:paraId="3570FF15" w14:textId="77777777" w:rsidR="00C663D3" w:rsidRPr="00C93E52" w:rsidRDefault="00C663D3" w:rsidP="00C663D3">
            <w:pPr>
              <w:rPr>
                <w:rFonts w:cs="Arial"/>
              </w:rPr>
            </w:pPr>
          </w:p>
        </w:tc>
        <w:tc>
          <w:tcPr>
            <w:tcW w:w="1617" w:type="dxa"/>
            <w:tcBorders>
              <w:left w:val="nil"/>
              <w:right w:val="nil"/>
            </w:tcBorders>
          </w:tcPr>
          <w:p w14:paraId="4AF6AB16" w14:textId="77777777" w:rsidR="00C663D3" w:rsidRPr="00C93E52" w:rsidRDefault="00C663D3" w:rsidP="00C663D3"/>
        </w:tc>
      </w:tr>
      <w:tr w:rsidR="00757615" w:rsidRPr="008345BA" w14:paraId="4662EDA8" w14:textId="77777777" w:rsidTr="00521E7A">
        <w:trPr>
          <w:trHeight w:val="920"/>
        </w:trPr>
        <w:tc>
          <w:tcPr>
            <w:tcW w:w="2943" w:type="dxa"/>
            <w:shd w:val="clear" w:color="auto" w:fill="A6A6A6" w:themeFill="background1" w:themeFillShade="A6"/>
          </w:tcPr>
          <w:p w14:paraId="20D4ACE2" w14:textId="77777777" w:rsidR="00757615" w:rsidRPr="009A0B16" w:rsidRDefault="00757615" w:rsidP="00C663D3">
            <w:pPr>
              <w:rPr>
                <w:lang w:val="en-US" w:eastAsia="sv-SE"/>
              </w:rPr>
            </w:pPr>
            <w:commentRangeStart w:id="400"/>
            <w:proofErr w:type="spellStart"/>
            <w:r w:rsidRPr="009A0B16">
              <w:rPr>
                <w:lang w:val="en-US" w:eastAsia="sv-SE"/>
              </w:rPr>
              <w:t>observationGroup</w:t>
            </w:r>
            <w:proofErr w:type="spellEnd"/>
            <w:r w:rsidRPr="009A0B16">
              <w:rPr>
                <w:lang w:val="en-US" w:eastAsia="sv-SE"/>
              </w:rPr>
              <w:t>/</w:t>
            </w:r>
          </w:p>
          <w:p w14:paraId="19F91719" w14:textId="6CB78EEB" w:rsidR="00757615" w:rsidRDefault="00757615" w:rsidP="00C663D3">
            <w:pPr>
              <w:rPr>
                <w:lang w:val="en-GB"/>
              </w:rPr>
            </w:pPr>
            <w:r>
              <w:rPr>
                <w:lang w:val="en-GB"/>
              </w:rPr>
              <w:t>location/</w:t>
            </w:r>
          </w:p>
          <w:p w14:paraId="03F7C804" w14:textId="386904F3" w:rsidR="00757615" w:rsidRDefault="00757615" w:rsidP="00C663D3">
            <w:pPr>
              <w:rPr>
                <w:lang w:val="en-GB"/>
              </w:rPr>
            </w:pPr>
            <w:r>
              <w:rPr>
                <w:lang w:val="en-GB"/>
              </w:rPr>
              <w:t>address/</w:t>
            </w:r>
            <w:commentRangeEnd w:id="400"/>
            <w:r>
              <w:rPr>
                <w:rStyle w:val="Kommentarsreferens"/>
              </w:rPr>
              <w:commentReference w:id="400"/>
            </w:r>
          </w:p>
          <w:p w14:paraId="53C10231" w14:textId="7F5A4403" w:rsidR="00757615" w:rsidRDefault="00757615" w:rsidP="00C663D3">
            <w:pPr>
              <w:rPr>
                <w:lang w:val="en-GB"/>
              </w:rPr>
            </w:pPr>
          </w:p>
          <w:p w14:paraId="36087939" w14:textId="51A9F4C8" w:rsidR="00757615" w:rsidRPr="00161A58" w:rsidRDefault="00757615" w:rsidP="00C663D3"/>
        </w:tc>
        <w:tc>
          <w:tcPr>
            <w:tcW w:w="2037" w:type="dxa"/>
            <w:shd w:val="clear" w:color="auto" w:fill="A6A6A6" w:themeFill="background1" w:themeFillShade="A6"/>
          </w:tcPr>
          <w:p w14:paraId="7E1F48C2" w14:textId="400F46B3" w:rsidR="00757615" w:rsidRPr="00161A58" w:rsidRDefault="00757615" w:rsidP="00C663D3">
            <w:proofErr w:type="spellStart"/>
            <w:r>
              <w:t>AddressType</w:t>
            </w:r>
            <w:proofErr w:type="spellEnd"/>
          </w:p>
        </w:tc>
        <w:tc>
          <w:tcPr>
            <w:tcW w:w="2925" w:type="dxa"/>
            <w:shd w:val="clear" w:color="auto" w:fill="A6A6A6" w:themeFill="background1" w:themeFillShade="A6"/>
          </w:tcPr>
          <w:p w14:paraId="11373E81" w14:textId="77777777" w:rsidR="00757615" w:rsidRPr="00C93E52" w:rsidRDefault="00757615" w:rsidP="00C663D3"/>
        </w:tc>
        <w:tc>
          <w:tcPr>
            <w:tcW w:w="1617" w:type="dxa"/>
            <w:shd w:val="clear" w:color="auto" w:fill="A6A6A6" w:themeFill="background1" w:themeFillShade="A6"/>
          </w:tcPr>
          <w:p w14:paraId="0F659071" w14:textId="193721AD" w:rsidR="00757615" w:rsidRPr="00C93E52" w:rsidRDefault="00757615" w:rsidP="00C663D3"/>
        </w:tc>
      </w:tr>
      <w:tr w:rsidR="00757615" w:rsidRPr="008345BA" w:rsidDel="00757615" w14:paraId="73C4C79B" w14:textId="1316FDC1" w:rsidTr="00621012">
        <w:trPr>
          <w:trHeight w:val="348"/>
          <w:del w:id="401" w:author="Erik Nissen" w:date="2015-02-13T18:31:00Z"/>
        </w:trPr>
        <w:tc>
          <w:tcPr>
            <w:tcW w:w="2943" w:type="dxa"/>
            <w:shd w:val="clear" w:color="auto" w:fill="A6A6A6" w:themeFill="background1" w:themeFillShade="A6"/>
          </w:tcPr>
          <w:p w14:paraId="7DA309E2" w14:textId="2813835F" w:rsidR="00757615" w:rsidRPr="009A0B16" w:rsidDel="00757615" w:rsidRDefault="00757615" w:rsidP="00C663D3">
            <w:pPr>
              <w:rPr>
                <w:del w:id="402" w:author="Erik Nissen" w:date="2015-02-13T18:31:00Z"/>
                <w:lang w:val="en-US" w:eastAsia="sv-SE"/>
              </w:rPr>
            </w:pPr>
          </w:p>
        </w:tc>
        <w:tc>
          <w:tcPr>
            <w:tcW w:w="2037" w:type="dxa"/>
            <w:shd w:val="clear" w:color="auto" w:fill="A6A6A6" w:themeFill="background1" w:themeFillShade="A6"/>
          </w:tcPr>
          <w:p w14:paraId="72BF0E8C" w14:textId="0FA3AD21" w:rsidR="00757615" w:rsidDel="00757615" w:rsidRDefault="00757615" w:rsidP="00C663D3">
            <w:pPr>
              <w:rPr>
                <w:del w:id="403" w:author="Erik Nissen" w:date="2015-02-13T18:31:00Z"/>
              </w:rPr>
            </w:pPr>
          </w:p>
        </w:tc>
        <w:tc>
          <w:tcPr>
            <w:tcW w:w="2925" w:type="dxa"/>
            <w:shd w:val="clear" w:color="auto" w:fill="A6A6A6" w:themeFill="background1" w:themeFillShade="A6"/>
          </w:tcPr>
          <w:p w14:paraId="269DFCFC" w14:textId="153587C2" w:rsidR="00757615" w:rsidRPr="00C93E52" w:rsidDel="00757615" w:rsidRDefault="00757615" w:rsidP="00C663D3">
            <w:pPr>
              <w:rPr>
                <w:del w:id="404" w:author="Erik Nissen" w:date="2015-02-13T18:31:00Z"/>
              </w:rPr>
            </w:pPr>
          </w:p>
        </w:tc>
        <w:tc>
          <w:tcPr>
            <w:tcW w:w="1617" w:type="dxa"/>
            <w:shd w:val="clear" w:color="auto" w:fill="A6A6A6" w:themeFill="background1" w:themeFillShade="A6"/>
          </w:tcPr>
          <w:p w14:paraId="15FF0739" w14:textId="41A5DCDE" w:rsidR="00757615" w:rsidRPr="00C93E52" w:rsidDel="00757615" w:rsidRDefault="00757615" w:rsidP="00C663D3">
            <w:pPr>
              <w:rPr>
                <w:del w:id="405" w:author="Erik Nissen" w:date="2015-02-13T18:31:00Z"/>
              </w:rPr>
            </w:pPr>
          </w:p>
        </w:tc>
      </w:tr>
      <w:tr w:rsidR="00757615" w:rsidRPr="008345BA" w:rsidDel="00757615" w14:paraId="4E238CAF" w14:textId="2DB87286" w:rsidTr="00621012">
        <w:trPr>
          <w:trHeight w:val="348"/>
          <w:del w:id="406" w:author="Erik Nissen" w:date="2015-02-13T18:31:00Z"/>
        </w:trPr>
        <w:tc>
          <w:tcPr>
            <w:tcW w:w="2943" w:type="dxa"/>
            <w:shd w:val="clear" w:color="auto" w:fill="A6A6A6" w:themeFill="background1" w:themeFillShade="A6"/>
          </w:tcPr>
          <w:p w14:paraId="5F2A8476" w14:textId="74118511" w:rsidR="00757615" w:rsidRPr="009A0B16" w:rsidDel="00757615" w:rsidRDefault="00757615" w:rsidP="00C663D3">
            <w:pPr>
              <w:rPr>
                <w:del w:id="407" w:author="Erik Nissen" w:date="2015-02-13T18:31:00Z"/>
                <w:lang w:val="en-US" w:eastAsia="sv-SE"/>
              </w:rPr>
            </w:pPr>
          </w:p>
        </w:tc>
        <w:tc>
          <w:tcPr>
            <w:tcW w:w="2037" w:type="dxa"/>
            <w:shd w:val="clear" w:color="auto" w:fill="A6A6A6" w:themeFill="background1" w:themeFillShade="A6"/>
          </w:tcPr>
          <w:p w14:paraId="7D288625" w14:textId="5F2AC09B" w:rsidR="00757615" w:rsidDel="00757615" w:rsidRDefault="00757615" w:rsidP="00C663D3">
            <w:pPr>
              <w:rPr>
                <w:del w:id="408" w:author="Erik Nissen" w:date="2015-02-13T18:31:00Z"/>
              </w:rPr>
            </w:pPr>
          </w:p>
        </w:tc>
        <w:tc>
          <w:tcPr>
            <w:tcW w:w="2925" w:type="dxa"/>
            <w:shd w:val="clear" w:color="auto" w:fill="A6A6A6" w:themeFill="background1" w:themeFillShade="A6"/>
          </w:tcPr>
          <w:p w14:paraId="16AF2D22" w14:textId="062BD5A6" w:rsidR="00757615" w:rsidRPr="00C93E52" w:rsidDel="00757615" w:rsidRDefault="00757615" w:rsidP="00C663D3">
            <w:pPr>
              <w:rPr>
                <w:del w:id="409" w:author="Erik Nissen" w:date="2015-02-13T18:31:00Z"/>
              </w:rPr>
            </w:pPr>
          </w:p>
        </w:tc>
        <w:tc>
          <w:tcPr>
            <w:tcW w:w="1617" w:type="dxa"/>
            <w:shd w:val="clear" w:color="auto" w:fill="A6A6A6" w:themeFill="background1" w:themeFillShade="A6"/>
          </w:tcPr>
          <w:p w14:paraId="59633636" w14:textId="5AB004E4" w:rsidR="00757615" w:rsidRPr="00C93E52" w:rsidDel="00757615" w:rsidRDefault="00757615" w:rsidP="00C663D3">
            <w:pPr>
              <w:rPr>
                <w:del w:id="410" w:author="Erik Nissen" w:date="2015-02-13T18:31:00Z"/>
              </w:rPr>
            </w:pPr>
          </w:p>
        </w:tc>
      </w:tr>
      <w:tr w:rsidR="00757615" w:rsidRPr="008345BA" w:rsidDel="00757615" w14:paraId="116004C9" w14:textId="683F90B9" w:rsidTr="00621012">
        <w:trPr>
          <w:trHeight w:val="348"/>
          <w:del w:id="411" w:author="Erik Nissen" w:date="2015-02-13T18:31:00Z"/>
        </w:trPr>
        <w:tc>
          <w:tcPr>
            <w:tcW w:w="2943" w:type="dxa"/>
            <w:shd w:val="clear" w:color="auto" w:fill="A6A6A6" w:themeFill="background1" w:themeFillShade="A6"/>
          </w:tcPr>
          <w:p w14:paraId="44D8F1F6" w14:textId="180E5467" w:rsidR="00757615" w:rsidRPr="009A0B16" w:rsidDel="00757615" w:rsidRDefault="00757615" w:rsidP="00C663D3">
            <w:pPr>
              <w:rPr>
                <w:del w:id="412" w:author="Erik Nissen" w:date="2015-02-13T18:31:00Z"/>
                <w:lang w:val="en-US" w:eastAsia="sv-SE"/>
              </w:rPr>
            </w:pPr>
          </w:p>
        </w:tc>
        <w:tc>
          <w:tcPr>
            <w:tcW w:w="2037" w:type="dxa"/>
            <w:shd w:val="clear" w:color="auto" w:fill="A6A6A6" w:themeFill="background1" w:themeFillShade="A6"/>
          </w:tcPr>
          <w:p w14:paraId="51C742C8" w14:textId="78C89F19" w:rsidR="00757615" w:rsidDel="00757615" w:rsidRDefault="00757615" w:rsidP="00C663D3">
            <w:pPr>
              <w:rPr>
                <w:del w:id="413" w:author="Erik Nissen" w:date="2015-02-13T18:31:00Z"/>
              </w:rPr>
            </w:pPr>
          </w:p>
        </w:tc>
        <w:tc>
          <w:tcPr>
            <w:tcW w:w="2925" w:type="dxa"/>
            <w:shd w:val="clear" w:color="auto" w:fill="A6A6A6" w:themeFill="background1" w:themeFillShade="A6"/>
          </w:tcPr>
          <w:p w14:paraId="6459D962" w14:textId="438C7E50" w:rsidR="00757615" w:rsidRPr="00C93E52" w:rsidDel="00757615" w:rsidRDefault="00757615" w:rsidP="00C663D3">
            <w:pPr>
              <w:rPr>
                <w:del w:id="414" w:author="Erik Nissen" w:date="2015-02-13T18:31:00Z"/>
              </w:rPr>
            </w:pPr>
          </w:p>
        </w:tc>
        <w:tc>
          <w:tcPr>
            <w:tcW w:w="1617" w:type="dxa"/>
            <w:shd w:val="clear" w:color="auto" w:fill="A6A6A6" w:themeFill="background1" w:themeFillShade="A6"/>
          </w:tcPr>
          <w:p w14:paraId="65F55F90" w14:textId="7FD6A331" w:rsidR="00757615" w:rsidRPr="00C93E52" w:rsidDel="00757615" w:rsidRDefault="00757615" w:rsidP="00C663D3">
            <w:pPr>
              <w:rPr>
                <w:del w:id="415" w:author="Erik Nissen" w:date="2015-02-13T18:31:00Z"/>
              </w:rPr>
            </w:pPr>
          </w:p>
        </w:tc>
      </w:tr>
      <w:tr w:rsidR="00C663D3" w:rsidRPr="008345BA" w14:paraId="6DDCA310" w14:textId="77777777" w:rsidTr="00621012">
        <w:tc>
          <w:tcPr>
            <w:tcW w:w="2943" w:type="dxa"/>
          </w:tcPr>
          <w:p w14:paraId="5C441F1F" w14:textId="66DD5267" w:rsidR="00C663D3" w:rsidRPr="00F6122B" w:rsidRDefault="00C663D3" w:rsidP="00C663D3">
            <w:pPr>
              <w:rPr>
                <w:highlight w:val="green"/>
              </w:rPr>
            </w:pPr>
            <w:proofErr w:type="spellStart"/>
            <w:r w:rsidRPr="003C622B">
              <w:t>use</w:t>
            </w:r>
            <w:proofErr w:type="spellEnd"/>
          </w:p>
        </w:tc>
        <w:tc>
          <w:tcPr>
            <w:tcW w:w="2037" w:type="dxa"/>
          </w:tcPr>
          <w:p w14:paraId="3C6AC0FA" w14:textId="335E75FD" w:rsidR="00C663D3" w:rsidRPr="00C93E52" w:rsidRDefault="00C663D3" w:rsidP="00C663D3">
            <w:proofErr w:type="spellStart"/>
            <w:r w:rsidRPr="00F6122B">
              <w:t>PostalAddressUse</w:t>
            </w:r>
            <w:r>
              <w:t>Enum</w:t>
            </w:r>
            <w:proofErr w:type="spellEnd"/>
          </w:p>
        </w:tc>
        <w:tc>
          <w:tcPr>
            <w:tcW w:w="2925" w:type="dxa"/>
          </w:tcPr>
          <w:p w14:paraId="3D2444EB" w14:textId="56AC2089" w:rsidR="00C663D3" w:rsidRDefault="00C663D3" w:rsidP="00C663D3">
            <w:commentRangeStart w:id="416"/>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commentRangeEnd w:id="416"/>
            <w:r w:rsidR="00757615">
              <w:rPr>
                <w:rStyle w:val="Kommentarsreferens"/>
              </w:rPr>
              <w:commentReference w:id="416"/>
            </w:r>
          </w:p>
          <w:p w14:paraId="4B4B3AD4" w14:textId="77777777" w:rsidR="00C663D3" w:rsidRDefault="00C663D3" w:rsidP="00C663D3"/>
          <w:p w14:paraId="667A130E" w14:textId="49262EED" w:rsidR="00C663D3" w:rsidRPr="00C93E52" w:rsidRDefault="00EF7886" w:rsidP="00C663D3">
            <w:commentRangeStart w:id="417"/>
            <w:r>
              <w:t xml:space="preserve">När </w:t>
            </w:r>
            <w:r w:rsidR="00C663D3">
              <w:t xml:space="preserve">det inte finns en adress med </w:t>
            </w:r>
            <w:r>
              <w:t>”</w:t>
            </w:r>
            <w:proofErr w:type="spellStart"/>
            <w:r w:rsidR="00C663D3">
              <w:t>use</w:t>
            </w:r>
            <w:proofErr w:type="spellEnd"/>
            <w:r>
              <w:t>”</w:t>
            </w:r>
            <w:r w:rsidR="00C663D3">
              <w:t xml:space="preserve"> som matchar syftet </w:t>
            </w:r>
            <w:r w:rsidR="00C663D3">
              <w:lastRenderedPageBreak/>
              <w:t>med adressanvändningen</w:t>
            </w:r>
            <w:r>
              <w:t>, då väljs en adress utan ”</w:t>
            </w:r>
            <w:proofErr w:type="spellStart"/>
            <w:r>
              <w:t>use</w:t>
            </w:r>
            <w:proofErr w:type="spellEnd"/>
            <w:r>
              <w:t xml:space="preserve">” som </w:t>
            </w:r>
            <w:proofErr w:type="spellStart"/>
            <w:r>
              <w:t>defaultadress</w:t>
            </w:r>
            <w:proofErr w:type="spellEnd"/>
            <w:r w:rsidR="00C663D3">
              <w:t>.</w:t>
            </w:r>
            <w:commentRangeEnd w:id="417"/>
            <w:r>
              <w:rPr>
                <w:rStyle w:val="Kommentarsreferens"/>
              </w:rPr>
              <w:commentReference w:id="417"/>
            </w:r>
          </w:p>
        </w:tc>
        <w:tc>
          <w:tcPr>
            <w:tcW w:w="1617" w:type="dxa"/>
          </w:tcPr>
          <w:p w14:paraId="7439F0ED" w14:textId="4C37C655" w:rsidR="00C663D3" w:rsidRPr="00C93E52" w:rsidRDefault="00C663D3" w:rsidP="00C663D3">
            <w:r>
              <w:lastRenderedPageBreak/>
              <w:t>0</w:t>
            </w:r>
            <w:proofErr w:type="gramStart"/>
            <w:r>
              <w:t>..</w:t>
            </w:r>
            <w:proofErr w:type="gramEnd"/>
            <w:r>
              <w:t>1</w:t>
            </w:r>
          </w:p>
        </w:tc>
      </w:tr>
      <w:tr w:rsidR="00C663D3"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lastRenderedPageBreak/>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6665CFF4" w14:textId="4F502C26" w:rsidR="00C663D3" w:rsidRPr="003E007E" w:rsidRDefault="00C663D3" w:rsidP="00C663D3">
            <w:pPr>
              <w:rPr>
                <w:lang w:val="en-US"/>
              </w:rPr>
            </w:pPr>
          </w:p>
        </w:tc>
      </w:tr>
      <w:tr w:rsidR="00C663D3"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C663D3" w:rsidRPr="009A0B16" w:rsidRDefault="00C663D3" w:rsidP="00C663D3">
            <w:pPr>
              <w:rPr>
                <w:lang w:val="en-US" w:eastAsia="sv-SE"/>
              </w:rPr>
            </w:pPr>
            <w:commentRangeStart w:id="418"/>
            <w:proofErr w:type="spellStart"/>
            <w:r w:rsidRPr="009A0B16">
              <w:rPr>
                <w:lang w:val="en-US" w:eastAsia="sv-SE"/>
              </w:rPr>
              <w:t>observationGroup</w:t>
            </w:r>
            <w:proofErr w:type="spellEnd"/>
            <w:r w:rsidRPr="009A0B16">
              <w:rPr>
                <w:lang w:val="en-US" w:eastAsia="sv-SE"/>
              </w:rPr>
              <w: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commentRangeEnd w:id="418"/>
            <w:r w:rsidR="000F1E96">
              <w:rPr>
                <w:rStyle w:val="Kommentarsreferens"/>
              </w:rPr>
              <w:commentReference w:id="418"/>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621012">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621012">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C663D3" w:rsidRPr="00C93E52" w:rsidRDefault="00C663D3" w:rsidP="00C663D3">
            <w:pPr>
              <w:rPr>
                <w:rFonts w:cs="Arial"/>
              </w:rPr>
            </w:pPr>
            <w:r w:rsidRPr="00C93E52">
              <w:rPr>
                <w:rFonts w:cs="Arial"/>
                <w:color w:val="000000"/>
                <w:lang w:eastAsia="sv-SE"/>
              </w:rPr>
              <w:t xml:space="preserve">Enumeration baserat på </w:t>
            </w:r>
            <w:r w:rsidRPr="00C93E52">
              <w:rPr>
                <w:rFonts w:cs="Arial"/>
              </w:rPr>
              <w:t>ISO 21090:</w:t>
            </w:r>
          </w:p>
          <w:p w14:paraId="6E284051" w14:textId="77777777" w:rsidR="00C663D3" w:rsidRPr="00C93E52" w:rsidRDefault="00C663D3" w:rsidP="00C663D3">
            <w:pPr>
              <w:rPr>
                <w:rFonts w:cs="Arial"/>
              </w:rPr>
            </w:pPr>
            <w:commentRangeStart w:id="419"/>
            <w:r w:rsidRPr="00C93E52">
              <w:rPr>
                <w:rFonts w:cs="Arial"/>
              </w:rPr>
              <w:t xml:space="preserve">SAL = Gatuadressrad </w:t>
            </w:r>
          </w:p>
          <w:p w14:paraId="19384296" w14:textId="77777777" w:rsidR="00C663D3" w:rsidRPr="00C93E52" w:rsidRDefault="00C663D3" w:rsidP="00C663D3">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1E5F4258" w14:textId="77777777" w:rsidR="00C663D3" w:rsidRPr="00C93E52" w:rsidRDefault="00C663D3" w:rsidP="00C663D3">
            <w:pPr>
              <w:rPr>
                <w:rFonts w:cs="Arial"/>
              </w:rPr>
            </w:pPr>
            <w:r w:rsidRPr="00C93E52">
              <w:rPr>
                <w:rFonts w:cs="Arial"/>
              </w:rPr>
              <w:t>CNT = Land</w:t>
            </w:r>
          </w:p>
          <w:p w14:paraId="4780F93E" w14:textId="77777777" w:rsidR="00C663D3" w:rsidRPr="00C93E52" w:rsidRDefault="00C663D3" w:rsidP="00C663D3">
            <w:pPr>
              <w:rPr>
                <w:rFonts w:cs="Arial"/>
              </w:rPr>
            </w:pPr>
            <w:r w:rsidRPr="00C93E52">
              <w:rPr>
                <w:rFonts w:cs="Arial"/>
              </w:rPr>
              <w:t>CPA = Län</w:t>
            </w:r>
          </w:p>
          <w:p w14:paraId="39E6A01B" w14:textId="77777777" w:rsidR="00C663D3" w:rsidRPr="00C93E52" w:rsidRDefault="00C663D3" w:rsidP="00C663D3">
            <w:pPr>
              <w:rPr>
                <w:rFonts w:cs="Arial"/>
              </w:rPr>
            </w:pPr>
            <w:r w:rsidRPr="00C93E52">
              <w:rPr>
                <w:rFonts w:cs="Arial"/>
              </w:rPr>
              <w:t>CTY = Postort</w:t>
            </w:r>
          </w:p>
          <w:p w14:paraId="5F990AD1" w14:textId="77777777" w:rsidR="00C663D3" w:rsidRPr="00C93E52" w:rsidRDefault="00C663D3" w:rsidP="00C663D3">
            <w:pPr>
              <w:rPr>
                <w:rFonts w:cs="Arial"/>
              </w:rPr>
            </w:pPr>
            <w:r w:rsidRPr="00C93E52">
              <w:rPr>
                <w:rFonts w:cs="Arial"/>
              </w:rPr>
              <w:t>POB = Postbox</w:t>
            </w:r>
          </w:p>
          <w:p w14:paraId="0D40DA0E" w14:textId="77777777" w:rsidR="00C663D3" w:rsidRPr="00C93E52" w:rsidRDefault="00C663D3" w:rsidP="00C663D3">
            <w:pPr>
              <w:rPr>
                <w:rFonts w:cs="Arial"/>
              </w:rPr>
            </w:pPr>
            <w:r w:rsidRPr="00C93E52">
              <w:rPr>
                <w:rFonts w:cs="Arial"/>
              </w:rPr>
              <w:t>ZIP = Postnummer</w:t>
            </w:r>
          </w:p>
          <w:p w14:paraId="0BFA14AB" w14:textId="77777777" w:rsidR="00C663D3" w:rsidRPr="00C93E52" w:rsidRDefault="00C663D3" w:rsidP="00C663D3">
            <w:pPr>
              <w:rPr>
                <w:rFonts w:cs="Arial"/>
              </w:rPr>
            </w:pPr>
            <w:r w:rsidRPr="00C93E52">
              <w:rPr>
                <w:rFonts w:cs="Arial"/>
              </w:rPr>
              <w:t>PRE = Distriktsområde</w:t>
            </w:r>
          </w:p>
          <w:p w14:paraId="13F7A5D6" w14:textId="77777777" w:rsidR="00C663D3" w:rsidRPr="00220AAB" w:rsidRDefault="00C663D3" w:rsidP="00C663D3">
            <w:pPr>
              <w:rPr>
                <w:rFonts w:cs="Arial"/>
              </w:rPr>
            </w:pPr>
            <w:r w:rsidRPr="00220AAB">
              <w:rPr>
                <w:rFonts w:cs="Arial"/>
              </w:rPr>
              <w:t>STA = Region eller provins</w:t>
            </w:r>
          </w:p>
          <w:p w14:paraId="01F8C61B" w14:textId="1EA1C1AF" w:rsidR="00C663D3" w:rsidRPr="006C50FA" w:rsidRDefault="00C663D3" w:rsidP="00C663D3">
            <w:pPr>
              <w:rPr>
                <w:rFonts w:cs="Arial"/>
              </w:rPr>
            </w:pPr>
            <w:r w:rsidRPr="00220AAB">
              <w:rPr>
                <w:rFonts w:cs="Arial"/>
              </w:rPr>
              <w:t>CEN=Område eller kvarter</w:t>
            </w:r>
            <w:commentRangeEnd w:id="419"/>
            <w:r w:rsidR="00324D77">
              <w:rPr>
                <w:rStyle w:val="Kommentarsreferens"/>
              </w:rPr>
              <w:commentReference w:id="419"/>
            </w: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t>0..1</w:t>
            </w:r>
          </w:p>
        </w:tc>
      </w:tr>
      <w:tr w:rsidR="00C663D3"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single" w:sz="4" w:space="0" w:color="auto"/>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01CFB83B" w14:textId="77777777" w:rsidR="00C663D3" w:rsidRPr="003E007E" w:rsidRDefault="00C663D3" w:rsidP="00C663D3">
            <w:pPr>
              <w:rPr>
                <w:lang w:val="en-US"/>
              </w:rPr>
            </w:pPr>
          </w:p>
        </w:tc>
      </w:tr>
      <w:tr w:rsidR="00C663D3" w:rsidRPr="00964D8F" w14:paraId="286903E7" w14:textId="77777777" w:rsidTr="00621012">
        <w:tc>
          <w:tcPr>
            <w:tcW w:w="2943" w:type="dxa"/>
            <w:shd w:val="clear" w:color="auto" w:fill="A6A6A6" w:themeFill="background1" w:themeFillShade="A6"/>
          </w:tcPr>
          <w:p w14:paraId="5D91F394"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621012">
        <w:tc>
          <w:tcPr>
            <w:tcW w:w="2943" w:type="dxa"/>
          </w:tcPr>
          <w:p w14:paraId="5FC777FA" w14:textId="1C93327E" w:rsidR="00C663D3" w:rsidRPr="003C622B" w:rsidRDefault="00C663D3" w:rsidP="00C663D3">
            <w:pPr>
              <w:rPr>
                <w:lang w:val="en-US"/>
              </w:rPr>
            </w:pPr>
            <w:proofErr w:type="spellStart"/>
            <w:r w:rsidRPr="003C622B">
              <w:rPr>
                <w:lang w:eastAsia="sv-SE"/>
              </w:rPr>
              <w:t>code</w:t>
            </w:r>
            <w:proofErr w:type="spellEnd"/>
          </w:p>
        </w:tc>
        <w:tc>
          <w:tcPr>
            <w:tcW w:w="2037" w:type="dxa"/>
          </w:tcPr>
          <w:p w14:paraId="0252A178" w14:textId="5604C7CA" w:rsidR="00C663D3" w:rsidRPr="00C93E52" w:rsidRDefault="00C663D3" w:rsidP="00C663D3">
            <w:proofErr w:type="spellStart"/>
            <w:r w:rsidRPr="00C93E52">
              <w:t>CVType</w:t>
            </w:r>
            <w:proofErr w:type="spellEnd"/>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621012">
        <w:tc>
          <w:tcPr>
            <w:tcW w:w="2943" w:type="dxa"/>
          </w:tcPr>
          <w:p w14:paraId="69D09B7E" w14:textId="536AAEF7" w:rsidR="00C663D3" w:rsidRPr="003C622B" w:rsidRDefault="00C663D3" w:rsidP="00C663D3">
            <w:pPr>
              <w:rPr>
                <w:lang w:val="en-GB"/>
              </w:rPr>
            </w:pPr>
            <w:proofErr w:type="spellStart"/>
            <w:r w:rsidRPr="003C622B">
              <w:rPr>
                <w:lang w:eastAsia="sv-SE"/>
              </w:rPr>
              <w:t>code.code</w:t>
            </w:r>
            <w:proofErr w:type="spellEnd"/>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621012">
        <w:tc>
          <w:tcPr>
            <w:tcW w:w="2943" w:type="dxa"/>
          </w:tcPr>
          <w:p w14:paraId="056EDA13" w14:textId="32EC3F5F" w:rsidR="00C663D3" w:rsidRPr="003C622B" w:rsidRDefault="00C663D3" w:rsidP="00C663D3">
            <w:proofErr w:type="spellStart"/>
            <w:r w:rsidRPr="003C622B">
              <w:rPr>
                <w:lang w:eastAsia="sv-SE"/>
              </w:rPr>
              <w:t>code.codeSystem</w:t>
            </w:r>
            <w:proofErr w:type="spellEnd"/>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621012">
        <w:tc>
          <w:tcPr>
            <w:tcW w:w="2943" w:type="dxa"/>
          </w:tcPr>
          <w:p w14:paraId="41F8889B" w14:textId="719F6F2F" w:rsidR="00C663D3" w:rsidRPr="003C622B" w:rsidRDefault="00C663D3" w:rsidP="00C663D3">
            <w:proofErr w:type="spellStart"/>
            <w:r w:rsidRPr="003C622B">
              <w:rPr>
                <w:lang w:eastAsia="sv-SE"/>
              </w:rPr>
              <w:t>code.codeSystemName</w:t>
            </w:r>
            <w:proofErr w:type="spellEnd"/>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2456933D" w14:textId="77777777" w:rsidTr="00621012">
        <w:tc>
          <w:tcPr>
            <w:tcW w:w="2943" w:type="dxa"/>
            <w:tcBorders>
              <w:bottom w:val="single" w:sz="4" w:space="0" w:color="auto"/>
            </w:tcBorders>
          </w:tcPr>
          <w:p w14:paraId="76974DAD" w14:textId="6CDC4DFB" w:rsidR="00C663D3" w:rsidRPr="003C622B" w:rsidRDefault="00C663D3" w:rsidP="00C663D3">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4E6080F6" w14:textId="77777777" w:rsidTr="00621012">
        <w:tc>
          <w:tcPr>
            <w:tcW w:w="2943" w:type="dxa"/>
            <w:tcBorders>
              <w:bottom w:val="single" w:sz="4" w:space="0" w:color="auto"/>
            </w:tcBorders>
          </w:tcPr>
          <w:p w14:paraId="0F37745E" w14:textId="2498A92E" w:rsidR="00C663D3" w:rsidRPr="00DE065A" w:rsidRDefault="00C663D3" w:rsidP="00C663D3">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C663D3" w:rsidRPr="00C93E52" w:rsidRDefault="00C663D3" w:rsidP="00C663D3">
            <w:proofErr w:type="spellStart"/>
            <w:r w:rsidRPr="006C50FA">
              <w:t>ReferredInformationType</w:t>
            </w:r>
            <w:proofErr w:type="spellEnd"/>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w:t>
            </w:r>
            <w:proofErr w:type="gramStart"/>
            <w:r>
              <w:t>..</w:t>
            </w:r>
            <w:proofErr w:type="gramEnd"/>
            <w:r>
              <w:t>1</w:t>
            </w:r>
          </w:p>
        </w:tc>
      </w:tr>
      <w:tr w:rsidR="00C663D3" w:rsidRPr="00B81FE2" w14:paraId="53D52190" w14:textId="77777777" w:rsidTr="00621012">
        <w:tc>
          <w:tcPr>
            <w:tcW w:w="2943" w:type="dxa"/>
            <w:tcBorders>
              <w:left w:val="nil"/>
              <w:right w:val="nil"/>
            </w:tcBorders>
          </w:tcPr>
          <w:p w14:paraId="0F8C30ED" w14:textId="77777777" w:rsidR="00C663D3" w:rsidRPr="00C93E52" w:rsidRDefault="00C663D3" w:rsidP="00C663D3"/>
        </w:tc>
        <w:tc>
          <w:tcPr>
            <w:tcW w:w="2037" w:type="dxa"/>
            <w:tcBorders>
              <w:left w:val="nil"/>
              <w:right w:val="nil"/>
            </w:tcBorders>
          </w:tcPr>
          <w:p w14:paraId="103DA4A8" w14:textId="77777777" w:rsidR="00C663D3" w:rsidRPr="00C93E52" w:rsidRDefault="00C663D3" w:rsidP="00C663D3"/>
        </w:tc>
        <w:tc>
          <w:tcPr>
            <w:tcW w:w="2925" w:type="dxa"/>
            <w:tcBorders>
              <w:left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right w:val="nil"/>
            </w:tcBorders>
          </w:tcPr>
          <w:p w14:paraId="33E7848F" w14:textId="77777777" w:rsidR="00C663D3" w:rsidRPr="00C93E52" w:rsidRDefault="00C663D3" w:rsidP="00C663D3">
            <w:pPr>
              <w:rPr>
                <w:lang w:val="en-US"/>
              </w:rPr>
            </w:pPr>
          </w:p>
        </w:tc>
      </w:tr>
      <w:tr w:rsidR="00C663D3" w:rsidRPr="008345BA" w14:paraId="473D4552" w14:textId="77777777" w:rsidTr="00621012">
        <w:tc>
          <w:tcPr>
            <w:tcW w:w="2943" w:type="dxa"/>
            <w:shd w:val="clear" w:color="auto" w:fill="A6A6A6" w:themeFill="background1" w:themeFillShade="A6"/>
          </w:tcPr>
          <w:p w14:paraId="5D2824B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C663D3" w:rsidRPr="00C93E52" w:rsidRDefault="00C663D3" w:rsidP="00C663D3">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621012">
        <w:tc>
          <w:tcPr>
            <w:tcW w:w="2943" w:type="dxa"/>
          </w:tcPr>
          <w:p w14:paraId="149947D0" w14:textId="479145CD" w:rsidR="00C663D3" w:rsidRPr="003C622B" w:rsidRDefault="00C663D3" w:rsidP="00C663D3">
            <w:pPr>
              <w:rPr>
                <w:lang w:val="en-GB"/>
              </w:rPr>
            </w:pPr>
            <w:r w:rsidRPr="003C622B">
              <w:t>id</w:t>
            </w:r>
          </w:p>
        </w:tc>
        <w:tc>
          <w:tcPr>
            <w:tcW w:w="2037" w:type="dxa"/>
          </w:tcPr>
          <w:p w14:paraId="5764B50D" w14:textId="2B2FB0BA" w:rsidR="00C663D3" w:rsidRPr="00C93E52" w:rsidRDefault="00C663D3" w:rsidP="00C663D3">
            <w:proofErr w:type="spellStart"/>
            <w:r w:rsidRPr="00C93E52">
              <w:t>IIType</w:t>
            </w:r>
            <w:proofErr w:type="spellEnd"/>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w:t>
            </w:r>
            <w:proofErr w:type="gramStart"/>
            <w:r w:rsidRPr="00C93E52">
              <w:t>..</w:t>
            </w:r>
            <w:proofErr w:type="gramEnd"/>
            <w:r w:rsidRPr="00C93E52">
              <w:t>1</w:t>
            </w:r>
          </w:p>
        </w:tc>
      </w:tr>
      <w:tr w:rsidR="00C663D3"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621012">
        <w:tc>
          <w:tcPr>
            <w:tcW w:w="2943" w:type="dxa"/>
          </w:tcPr>
          <w:p w14:paraId="7EA9BA4C" w14:textId="73E3A6A0" w:rsidR="00C663D3" w:rsidRPr="003C622B" w:rsidRDefault="00C663D3" w:rsidP="00C663D3">
            <w:pPr>
              <w:rPr>
                <w:lang w:val="en-GB"/>
              </w:rPr>
            </w:pPr>
            <w:proofErr w:type="spellStart"/>
            <w:r w:rsidRPr="003C622B">
              <w:t>time</w:t>
            </w:r>
            <w:proofErr w:type="spellEnd"/>
          </w:p>
        </w:tc>
        <w:tc>
          <w:tcPr>
            <w:tcW w:w="2037" w:type="dxa"/>
          </w:tcPr>
          <w:p w14:paraId="505CE8A0" w14:textId="7F7C38BD" w:rsidR="00C663D3" w:rsidRPr="00C93E52" w:rsidRDefault="00C663D3" w:rsidP="00C663D3">
            <w:pPr>
              <w:rPr>
                <w:lang w:val="en-GB"/>
              </w:rPr>
            </w:pPr>
            <w:proofErr w:type="spellStart"/>
            <w:r w:rsidRPr="00C93E52">
              <w:t>TimeStamp</w:t>
            </w:r>
            <w:proofErr w:type="spellEnd"/>
          </w:p>
        </w:tc>
        <w:tc>
          <w:tcPr>
            <w:tcW w:w="2925" w:type="dxa"/>
          </w:tcPr>
          <w:p w14:paraId="0C47CEDF" w14:textId="5B99AB29" w:rsidR="00C663D3" w:rsidRPr="00C93E52" w:rsidRDefault="00C663D3" w:rsidP="00C663D3">
            <w:r w:rsidRPr="00C93E52">
              <w:rPr>
                <w:rFonts w:cs="Arial"/>
              </w:rPr>
              <w:t xml:space="preserve">Starttid av refererad information. Uttrycks med formatet </w:t>
            </w:r>
            <w:proofErr w:type="spellStart"/>
            <w:r w:rsidRPr="00C93E52">
              <w:rPr>
                <w:rFonts w:cs="Arial"/>
              </w:rPr>
              <w:t>ÅÅÅÅMMDD</w:t>
            </w:r>
            <w:commentRangeStart w:id="420"/>
            <w:r w:rsidRPr="00C93E52">
              <w:rPr>
                <w:rFonts w:cs="Arial"/>
              </w:rPr>
              <w:t>ttmmss</w:t>
            </w:r>
            <w:commentRangeEnd w:id="420"/>
            <w:proofErr w:type="spellEnd"/>
            <w:r w:rsidR="0001179B">
              <w:rPr>
                <w:rStyle w:val="Kommentarsreferens"/>
              </w:rPr>
              <w:commentReference w:id="420"/>
            </w:r>
            <w:r w:rsidRPr="00C93E52">
              <w:rPr>
                <w:rFonts w:cs="Arial"/>
              </w:rPr>
              <w:t xml:space="preserve">. </w:t>
            </w:r>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621012">
        <w:tc>
          <w:tcPr>
            <w:tcW w:w="2943" w:type="dxa"/>
          </w:tcPr>
          <w:p w14:paraId="2BD23148" w14:textId="39A064D4" w:rsidR="00C663D3" w:rsidRPr="003C622B" w:rsidRDefault="00C663D3" w:rsidP="00C663D3">
            <w:pPr>
              <w:rPr>
                <w:lang w:val="en-GB"/>
              </w:rPr>
            </w:pPr>
            <w:proofErr w:type="spellStart"/>
            <w:r w:rsidRPr="003C622B">
              <w:t>type</w:t>
            </w:r>
            <w:proofErr w:type="spellEnd"/>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2EAA3867" w:rsidR="00C663D3" w:rsidRPr="00C93E52" w:rsidRDefault="00C663D3" w:rsidP="00F13BE7">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w:t>
            </w:r>
            <w:commentRangeStart w:id="421"/>
            <w:r>
              <w:t>Exempelvis kan</w:t>
            </w:r>
            <w:r w:rsidR="0001179B">
              <w:t xml:space="preserve"> en aktivitet ha ett samband till </w:t>
            </w:r>
            <w:proofErr w:type="gramStart"/>
            <w:r w:rsidR="0001179B">
              <w:t>en  observation</w:t>
            </w:r>
            <w:proofErr w:type="gramEnd"/>
            <w:r w:rsidR="0001179B">
              <w:t xml:space="preserve"> och då är  </w:t>
            </w:r>
            <w:proofErr w:type="spellStart"/>
            <w:r w:rsidR="0001179B">
              <w:t>r</w:t>
            </w:r>
            <w:r w:rsidR="0001179B" w:rsidRPr="00C93E52">
              <w:t>eferredInformationType</w:t>
            </w:r>
            <w:proofErr w:type="spellEnd"/>
            <w:r w:rsidR="0001179B">
              <w:t xml:space="preserve"> ”</w:t>
            </w:r>
            <w:proofErr w:type="spellStart"/>
            <w:r w:rsidR="0001179B" w:rsidRPr="00F83C47">
              <w:rPr>
                <w:color w:val="000000"/>
              </w:rPr>
              <w:t>ch</w:t>
            </w:r>
            <w:r w:rsidR="0001179B">
              <w:rPr>
                <w:color w:val="000000"/>
              </w:rPr>
              <w:t>b</w:t>
            </w:r>
            <w:proofErr w:type="spellEnd"/>
            <w:r w:rsidR="0001179B">
              <w:rPr>
                <w:color w:val="000000"/>
              </w:rPr>
              <w:t>-</w:t>
            </w:r>
            <w:r w:rsidR="0001179B" w:rsidRPr="00F83C47">
              <w:rPr>
                <w:color w:val="000000"/>
              </w:rPr>
              <w:t>o</w:t>
            </w:r>
            <w:r w:rsidR="0001179B">
              <w:t xml:space="preserve">” eller </w:t>
            </w:r>
            <w:r>
              <w:t>en observation ha</w:t>
            </w:r>
            <w:r w:rsidR="00986B59">
              <w:t>r</w:t>
            </w:r>
            <w:r>
              <w:t xml:space="preserve"> ett samband till en </w:t>
            </w:r>
            <w:r w:rsidR="0001179B">
              <w:t>kontakt</w:t>
            </w:r>
            <w:r>
              <w:t xml:space="preserve"> och då är  </w:t>
            </w:r>
            <w:proofErr w:type="spellStart"/>
            <w:r>
              <w:t>r</w:t>
            </w:r>
            <w:r w:rsidRPr="00C93E52">
              <w:t>eferredInformationType</w:t>
            </w:r>
            <w:proofErr w:type="spellEnd"/>
            <w:r>
              <w:t xml:space="preserve"> ”</w:t>
            </w:r>
            <w:proofErr w:type="spellStart"/>
            <w:r w:rsidR="0001179B">
              <w:rPr>
                <w:color w:val="000000"/>
              </w:rPr>
              <w:t>v</w:t>
            </w:r>
            <w:r w:rsidR="00986B59">
              <w:rPr>
                <w:color w:val="000000"/>
              </w:rPr>
              <w:t>k</w:t>
            </w:r>
            <w:r w:rsidR="0001179B">
              <w:rPr>
                <w:color w:val="000000"/>
              </w:rPr>
              <w:t>o</w:t>
            </w:r>
            <w:proofErr w:type="spellEnd"/>
            <w:r>
              <w:t>”</w:t>
            </w:r>
            <w:r w:rsidR="0001179B">
              <w:t xml:space="preserve">. Se avsnitt om </w:t>
            </w:r>
            <w:proofErr w:type="spellStart"/>
            <w:r w:rsidR="0001179B">
              <w:t>categorization</w:t>
            </w:r>
            <w:proofErr w:type="spellEnd"/>
            <w:r w:rsidR="0001179B">
              <w:t xml:space="preserve"> i tjänstekontraktsbeskrivning för respektive tjänst, som passar för det relaterade objektet.</w:t>
            </w:r>
            <w:commentRangeEnd w:id="421"/>
            <w:r w:rsidR="00986B59">
              <w:rPr>
                <w:rStyle w:val="Kommentarsreferens"/>
              </w:rPr>
              <w:commentReference w:id="421"/>
            </w:r>
            <w:del w:id="422" w:author="Erik Nissen" w:date="2015-02-13T21:12:00Z">
              <w:r w:rsidDel="0001179B">
                <w:delText xml:space="preserve"> </w:delText>
              </w:r>
            </w:del>
          </w:p>
        </w:tc>
        <w:tc>
          <w:tcPr>
            <w:tcW w:w="1617" w:type="dxa"/>
          </w:tcPr>
          <w:p w14:paraId="4AA62D5D" w14:textId="4418D888" w:rsidR="00C663D3" w:rsidRPr="00C93E52" w:rsidRDefault="00C663D3" w:rsidP="00C663D3">
            <w:r w:rsidRPr="002C2FC3">
              <w:t>1</w:t>
            </w:r>
          </w:p>
        </w:tc>
      </w:tr>
      <w:tr w:rsidR="00C663D3"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proofErr w:type="spellStart"/>
            <w:r w:rsidRPr="002C2FC3">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proofErr w:type="spellStart"/>
            <w:r w:rsidRPr="002C2FC3">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4127C1AD" w:rsidR="00C663D3" w:rsidRPr="00C93E52" w:rsidRDefault="00C663D3" w:rsidP="00C663D3">
            <w:pPr>
              <w:rPr>
                <w:rFonts w:cs="Arial"/>
              </w:rPr>
            </w:pPr>
            <w:commentRangeStart w:id="423"/>
            <w:r>
              <w:rPr>
                <w:rFonts w:cs="Arial"/>
              </w:rPr>
              <w:t xml:space="preserve">Källsystem </w:t>
            </w:r>
            <w:commentRangeEnd w:id="423"/>
            <w:r w:rsidR="00986B59">
              <w:rPr>
                <w:rStyle w:val="Kommentarsreferens"/>
              </w:rPr>
              <w:commentReference w:id="423"/>
            </w:r>
            <w:r>
              <w:rPr>
                <w:rFonts w:cs="Arial"/>
              </w:rPr>
              <w:t>där den refererade informationen finns lagrat.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w:t>
            </w:r>
            <w:proofErr w:type="gramStart"/>
            <w:r>
              <w:t>..</w:t>
            </w:r>
            <w:proofErr w:type="gramEnd"/>
            <w:r>
              <w:t>1</w:t>
            </w:r>
          </w:p>
        </w:tc>
      </w:tr>
      <w:tr w:rsidR="00C663D3"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C663D3" w:rsidRPr="002C2FC3" w:rsidRDefault="00C663D3" w:rsidP="00C663D3"/>
        </w:tc>
        <w:tc>
          <w:tcPr>
            <w:tcW w:w="2037" w:type="dxa"/>
            <w:tcBorders>
              <w:top w:val="single" w:sz="4" w:space="0" w:color="auto"/>
              <w:left w:val="nil"/>
              <w:bottom w:val="single" w:sz="4" w:space="0" w:color="auto"/>
              <w:right w:val="nil"/>
            </w:tcBorders>
          </w:tcPr>
          <w:p w14:paraId="3A5018BF" w14:textId="77777777" w:rsidR="00C663D3" w:rsidRPr="002C2FC3" w:rsidRDefault="00C663D3" w:rsidP="00C663D3"/>
        </w:tc>
        <w:tc>
          <w:tcPr>
            <w:tcW w:w="2925" w:type="dxa"/>
            <w:tcBorders>
              <w:top w:val="single" w:sz="4" w:space="0" w:color="auto"/>
              <w:left w:val="nil"/>
              <w:bottom w:val="single" w:sz="4" w:space="0" w:color="auto"/>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706A35C3" w14:textId="77777777" w:rsidR="00C663D3" w:rsidRPr="00C93E52" w:rsidRDefault="00C663D3" w:rsidP="00C663D3"/>
        </w:tc>
      </w:tr>
      <w:tr w:rsidR="00C663D3" w:rsidRPr="008345BA" w14:paraId="6DE7C29E" w14:textId="77777777" w:rsidTr="00621012">
        <w:tc>
          <w:tcPr>
            <w:tcW w:w="2943" w:type="dxa"/>
            <w:shd w:val="clear" w:color="auto" w:fill="A6A6A6" w:themeFill="background1" w:themeFillShade="A6"/>
          </w:tcPr>
          <w:p w14:paraId="4127F505" w14:textId="77777777" w:rsidR="00C663D3" w:rsidRPr="009A0B16" w:rsidRDefault="00C663D3" w:rsidP="00C663D3">
            <w:pPr>
              <w:rPr>
                <w:lang w:val="en-US" w:eastAsia="sv-SE"/>
              </w:rPr>
            </w:pPr>
            <w:proofErr w:type="spellStart"/>
            <w:r w:rsidRPr="00846389">
              <w:rPr>
                <w:lang w:val="en-US" w:eastAsia="sv-SE"/>
              </w:rPr>
              <w:t>observationGroup</w:t>
            </w:r>
            <w:proofErr w:type="spellEnd"/>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lastRenderedPageBreak/>
              <w:t>informationOwner</w:t>
            </w:r>
            <w:proofErr w:type="spellEnd"/>
          </w:p>
        </w:tc>
        <w:tc>
          <w:tcPr>
            <w:tcW w:w="2037" w:type="dxa"/>
            <w:shd w:val="clear" w:color="auto" w:fill="A6A6A6" w:themeFill="background1" w:themeFillShade="A6"/>
          </w:tcPr>
          <w:p w14:paraId="18A78CBF" w14:textId="66B6B1F3" w:rsidR="00C663D3" w:rsidRPr="00C93E52" w:rsidRDefault="00C663D3" w:rsidP="00C663D3">
            <w:proofErr w:type="spellStart"/>
            <w:r w:rsidRPr="00C93E52">
              <w:lastRenderedPageBreak/>
              <w:t>InformationOwnerType</w:t>
            </w:r>
            <w:proofErr w:type="spellEnd"/>
          </w:p>
        </w:tc>
        <w:tc>
          <w:tcPr>
            <w:tcW w:w="2925" w:type="dxa"/>
            <w:shd w:val="clear" w:color="auto" w:fill="A6A6A6" w:themeFill="background1" w:themeFillShade="A6"/>
          </w:tcPr>
          <w:p w14:paraId="6ECF4989" w14:textId="77777777" w:rsidR="00C663D3" w:rsidRPr="00C93E52" w:rsidRDefault="00C663D3" w:rsidP="00C663D3"/>
        </w:tc>
        <w:tc>
          <w:tcPr>
            <w:tcW w:w="1617" w:type="dxa"/>
            <w:shd w:val="clear" w:color="auto" w:fill="A6A6A6" w:themeFill="background1" w:themeFillShade="A6"/>
          </w:tcPr>
          <w:p w14:paraId="2144F7EB" w14:textId="5E26D94A" w:rsidR="00C663D3" w:rsidRPr="00C93E52" w:rsidRDefault="00C663D3" w:rsidP="00C663D3"/>
        </w:tc>
      </w:tr>
      <w:tr w:rsidR="00C663D3" w:rsidRPr="008345BA" w14:paraId="368F7EDC" w14:textId="77777777" w:rsidTr="00621012">
        <w:tc>
          <w:tcPr>
            <w:tcW w:w="2943" w:type="dxa"/>
          </w:tcPr>
          <w:p w14:paraId="6F2215D7" w14:textId="09D5A7D3" w:rsidR="00C663D3" w:rsidRPr="003C622B" w:rsidRDefault="00C663D3" w:rsidP="00C663D3">
            <w:r w:rsidRPr="003C622B">
              <w:lastRenderedPageBreak/>
              <w:t>id</w:t>
            </w:r>
          </w:p>
        </w:tc>
        <w:tc>
          <w:tcPr>
            <w:tcW w:w="2037" w:type="dxa"/>
          </w:tcPr>
          <w:p w14:paraId="459E0E84" w14:textId="6493F662" w:rsidR="00C663D3" w:rsidRPr="00C93E52" w:rsidRDefault="00C663D3" w:rsidP="00C663D3">
            <w:proofErr w:type="spellStart"/>
            <w:r w:rsidRPr="00C93E52">
              <w:t>IIType</w:t>
            </w:r>
            <w:proofErr w:type="spellEnd"/>
          </w:p>
        </w:tc>
        <w:tc>
          <w:tcPr>
            <w:tcW w:w="2925" w:type="dxa"/>
          </w:tcPr>
          <w:p w14:paraId="1B5D4145" w14:textId="106D6283" w:rsidR="00C663D3" w:rsidRPr="00C93E52" w:rsidRDefault="00C663D3" w:rsidP="00C663D3">
            <w:r>
              <w:rPr>
                <w:rFonts w:cs="Arial"/>
              </w:rPr>
              <w:t>Logisk adress till det system där informationen återfinns</w:t>
            </w:r>
            <w:r w:rsidRPr="00C93E52">
              <w:rPr>
                <w:rFonts w:cs="Arial"/>
              </w:rPr>
              <w:t xml:space="preserve"> </w:t>
            </w:r>
          </w:p>
        </w:tc>
        <w:tc>
          <w:tcPr>
            <w:tcW w:w="1617" w:type="dxa"/>
          </w:tcPr>
          <w:p w14:paraId="639DC4B0" w14:textId="65C57B61" w:rsidR="00C663D3" w:rsidRPr="00C93E52" w:rsidRDefault="00C663D3" w:rsidP="00C663D3">
            <w:r>
              <w:t>1</w:t>
            </w:r>
            <w:proofErr w:type="gramStart"/>
            <w:r>
              <w:t>..</w:t>
            </w:r>
            <w:proofErr w:type="gramEnd"/>
            <w:r>
              <w:t>1</w:t>
            </w:r>
          </w:p>
        </w:tc>
      </w:tr>
      <w:tr w:rsidR="00C663D3"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w:t>
            </w:r>
            <w:proofErr w:type="gramStart"/>
            <w:r>
              <w:t>..</w:t>
            </w:r>
            <w:proofErr w:type="gramEnd"/>
            <w:r>
              <w:t>1</w:t>
            </w:r>
          </w:p>
        </w:tc>
      </w:tr>
      <w:tr w:rsidR="00C663D3"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C663D3" w:rsidRPr="00C93E52" w:rsidRDefault="00C663D3" w:rsidP="00C663D3">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w:t>
            </w:r>
            <w:proofErr w:type="gramStart"/>
            <w:r>
              <w:t>..</w:t>
            </w:r>
            <w:proofErr w:type="gramEnd"/>
            <w:r>
              <w:t>1</w:t>
            </w:r>
          </w:p>
        </w:tc>
      </w:tr>
      <w:tr w:rsidR="00C663D3" w:rsidRPr="008345BA" w14:paraId="67D7108D" w14:textId="77777777" w:rsidTr="00966EF9">
        <w:tc>
          <w:tcPr>
            <w:tcW w:w="2943" w:type="dxa"/>
            <w:tcBorders>
              <w:left w:val="nil"/>
              <w:right w:val="nil"/>
            </w:tcBorders>
          </w:tcPr>
          <w:p w14:paraId="6B220F17" w14:textId="77777777" w:rsidR="00C663D3" w:rsidRPr="00C93E52" w:rsidRDefault="00C663D3" w:rsidP="00C663D3">
            <w:pPr>
              <w:rPr>
                <w:lang w:val="en-US"/>
              </w:rPr>
            </w:pPr>
          </w:p>
        </w:tc>
        <w:tc>
          <w:tcPr>
            <w:tcW w:w="2037" w:type="dxa"/>
            <w:tcBorders>
              <w:left w:val="nil"/>
              <w:right w:val="nil"/>
            </w:tcBorders>
          </w:tcPr>
          <w:p w14:paraId="14A9D441" w14:textId="77777777" w:rsidR="00C663D3" w:rsidRPr="00C93E52" w:rsidRDefault="00C663D3" w:rsidP="00C663D3">
            <w:pPr>
              <w:rPr>
                <w:lang w:val="en-GB"/>
              </w:rPr>
            </w:pPr>
          </w:p>
        </w:tc>
        <w:tc>
          <w:tcPr>
            <w:tcW w:w="2925" w:type="dxa"/>
            <w:tcBorders>
              <w:left w:val="nil"/>
              <w:right w:val="nil"/>
            </w:tcBorders>
          </w:tcPr>
          <w:p w14:paraId="52406E7F" w14:textId="77777777" w:rsidR="00C663D3" w:rsidRPr="00C93E52" w:rsidRDefault="00C663D3" w:rsidP="00C663D3">
            <w:pPr>
              <w:rPr>
                <w:rFonts w:eastAsia="Times New Roman" w:cs="Arial"/>
              </w:rPr>
            </w:pPr>
          </w:p>
        </w:tc>
        <w:tc>
          <w:tcPr>
            <w:tcW w:w="1617" w:type="dxa"/>
            <w:tcBorders>
              <w:left w:val="nil"/>
              <w:right w:val="nil"/>
            </w:tcBorders>
          </w:tcPr>
          <w:p w14:paraId="0CDBD069" w14:textId="77777777" w:rsidR="00C663D3" w:rsidRPr="00C93E52" w:rsidRDefault="00C663D3" w:rsidP="00C663D3"/>
        </w:tc>
      </w:tr>
      <w:tr w:rsidR="00C663D3"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51F5106E" w:rsidR="00C663D3" w:rsidRDefault="00855D86" w:rsidP="00C663D3">
            <w:pPr>
              <w:rPr>
                <w:lang w:val="en-GB"/>
              </w:rPr>
            </w:pPr>
            <w:proofErr w:type="spellStart"/>
            <w:r w:rsidRPr="00D72C00">
              <w:rPr>
                <w:lang w:val="en-US" w:eastAsia="sv-SE"/>
              </w:rPr>
              <w:t>performerRole</w:t>
            </w:r>
            <w:proofErr w:type="spellEnd"/>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unik inom källsystemet. </w:t>
            </w:r>
          </w:p>
          <w:p w14:paraId="0DD69DE5" w14:textId="77777777" w:rsidR="00C663D3" w:rsidRPr="00C93E52" w:rsidRDefault="00C663D3" w:rsidP="00C663D3"/>
          <w:p w14:paraId="684E6A04" w14:textId="703AB382" w:rsidR="00C663D3" w:rsidRPr="00C93E52" w:rsidRDefault="00C663D3" w:rsidP="00C663D3">
            <w:r w:rsidRPr="00C93E52">
              <w:t xml:space="preserve">Personnummer/samordningsnummer ifall observationen utförs av patienten själv eller annan person. </w:t>
            </w:r>
            <w:r w:rsidR="00BC1AB0">
              <w:t xml:space="preserve">    </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commentRangeStart w:id="424"/>
            <w:r w:rsidRPr="00C93E52">
              <w:t>0</w:t>
            </w:r>
            <w:proofErr w:type="gramStart"/>
            <w:r w:rsidRPr="00C93E52">
              <w:t>..</w:t>
            </w:r>
            <w:proofErr w:type="gramEnd"/>
            <w:r w:rsidRPr="00C93E52">
              <w:t>1</w:t>
            </w:r>
            <w:commentRangeEnd w:id="424"/>
            <w:r w:rsidR="00391077">
              <w:rPr>
                <w:rStyle w:val="Kommentarsreferens"/>
              </w:rPr>
              <w:commentReference w:id="424"/>
            </w:r>
          </w:p>
        </w:tc>
      </w:tr>
      <w:tr w:rsidR="00C663D3"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Pr="00C93E52" w:rsidRDefault="00C663D3" w:rsidP="00C663D3">
            <w:pPr>
              <w:rPr>
                <w:rFonts w:eastAsia="Times New Roman" w:cs="Arial"/>
              </w:rPr>
            </w:pPr>
            <w:r w:rsidRPr="00C93E52">
              <w:rPr>
                <w:rFonts w:eastAsia="Times New Roman" w:cs="Arial"/>
              </w:rPr>
              <w:t>För- och efternamn i klartext för person.</w:t>
            </w: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commentRangeStart w:id="425"/>
            <w:r w:rsidRPr="00C93E52">
              <w:t>0</w:t>
            </w:r>
            <w:proofErr w:type="gramStart"/>
            <w:r w:rsidRPr="00C93E52">
              <w:t>..</w:t>
            </w:r>
            <w:proofErr w:type="gramEnd"/>
            <w:r w:rsidRPr="00C93E52">
              <w:t>1</w:t>
            </w:r>
            <w:commentRangeEnd w:id="425"/>
            <w:r w:rsidR="00391077">
              <w:rPr>
                <w:rStyle w:val="Kommentarsreferens"/>
              </w:rPr>
              <w:commentReference w:id="425"/>
            </w:r>
          </w:p>
        </w:tc>
      </w:tr>
      <w:tr w:rsidR="00C663D3" w:rsidRPr="00455CC0" w14:paraId="7246FB04" w14:textId="77777777" w:rsidTr="002C2FC3">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261489">
        <w:tc>
          <w:tcPr>
            <w:tcW w:w="2943" w:type="dxa"/>
            <w:tcBorders>
              <w:top w:val="single" w:sz="4" w:space="0" w:color="auto"/>
              <w:left w:val="nil"/>
              <w:bottom w:val="nil"/>
              <w:right w:val="nil"/>
            </w:tcBorders>
          </w:tcPr>
          <w:p w14:paraId="7351EE71" w14:textId="77777777" w:rsidR="00D747A8" w:rsidRPr="00C93E52" w:rsidRDefault="00D747A8" w:rsidP="00C663D3">
            <w:pPr>
              <w:rPr>
                <w:lang w:val="en-US" w:eastAsia="sv-SE"/>
              </w:rPr>
            </w:pPr>
          </w:p>
        </w:tc>
        <w:tc>
          <w:tcPr>
            <w:tcW w:w="2037" w:type="dxa"/>
            <w:tcBorders>
              <w:top w:val="single" w:sz="4" w:space="0" w:color="auto"/>
              <w:left w:val="nil"/>
              <w:bottom w:val="nil"/>
              <w:right w:val="nil"/>
            </w:tcBorders>
          </w:tcPr>
          <w:p w14:paraId="29356927" w14:textId="77777777" w:rsidR="00D747A8" w:rsidRPr="00C93E52" w:rsidRDefault="00D747A8" w:rsidP="00C663D3">
            <w:pPr>
              <w:rPr>
                <w:lang w:val="en-GB"/>
              </w:rPr>
            </w:pPr>
          </w:p>
        </w:tc>
        <w:tc>
          <w:tcPr>
            <w:tcW w:w="2925" w:type="dxa"/>
            <w:tcBorders>
              <w:top w:val="single" w:sz="4" w:space="0" w:color="auto"/>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single" w:sz="4" w:space="0" w:color="auto"/>
              <w:left w:val="nil"/>
              <w:bottom w:val="nil"/>
              <w:right w:val="nil"/>
            </w:tcBorders>
          </w:tcPr>
          <w:p w14:paraId="53516C18" w14:textId="77777777" w:rsidR="00D747A8" w:rsidRPr="00C93E52" w:rsidRDefault="00D747A8" w:rsidP="00C663D3"/>
        </w:tc>
      </w:tr>
      <w:tr w:rsidR="00261489" w:rsidRPr="00455CC0" w14:paraId="3931FE81" w14:textId="77777777" w:rsidTr="002C2FC3">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722FE3" w:rsidRPr="00455CC0" w14:paraId="023E3AF9" w14:textId="77777777" w:rsidTr="002C2FC3">
        <w:tc>
          <w:tcPr>
            <w:tcW w:w="2943" w:type="dxa"/>
            <w:tcBorders>
              <w:top w:val="nil"/>
              <w:left w:val="nil"/>
              <w:bottom w:val="nil"/>
              <w:right w:val="nil"/>
            </w:tcBorders>
          </w:tcPr>
          <w:p w14:paraId="31600871" w14:textId="77777777" w:rsidR="00722FE3" w:rsidRPr="00C93E52" w:rsidRDefault="00722FE3" w:rsidP="00C663D3">
            <w:pPr>
              <w:rPr>
                <w:lang w:val="en-US" w:eastAsia="sv-SE"/>
              </w:rPr>
            </w:pPr>
          </w:p>
        </w:tc>
        <w:tc>
          <w:tcPr>
            <w:tcW w:w="2037" w:type="dxa"/>
            <w:tcBorders>
              <w:top w:val="nil"/>
              <w:left w:val="nil"/>
              <w:bottom w:val="single" w:sz="4" w:space="0" w:color="auto"/>
              <w:right w:val="nil"/>
            </w:tcBorders>
          </w:tcPr>
          <w:p w14:paraId="4C30A919" w14:textId="77777777" w:rsidR="00722FE3" w:rsidRPr="00C93E52" w:rsidRDefault="00722FE3" w:rsidP="00C663D3">
            <w:pPr>
              <w:rPr>
                <w:lang w:val="en-GB"/>
              </w:rPr>
            </w:pPr>
          </w:p>
        </w:tc>
        <w:tc>
          <w:tcPr>
            <w:tcW w:w="2925" w:type="dxa"/>
            <w:tcBorders>
              <w:top w:val="nil"/>
              <w:left w:val="nil"/>
              <w:bottom w:val="single" w:sz="4" w:space="0" w:color="auto"/>
              <w:right w:val="nil"/>
            </w:tcBorders>
          </w:tcPr>
          <w:p w14:paraId="01D3F9F4" w14:textId="77777777" w:rsidR="00722FE3" w:rsidRPr="00C93E52" w:rsidRDefault="00722FE3" w:rsidP="00C663D3">
            <w:pPr>
              <w:rPr>
                <w:rFonts w:eastAsia="Times New Roman" w:cs="Arial"/>
              </w:rPr>
            </w:pPr>
          </w:p>
        </w:tc>
        <w:tc>
          <w:tcPr>
            <w:tcW w:w="1617" w:type="dxa"/>
            <w:tcBorders>
              <w:top w:val="nil"/>
              <w:left w:val="nil"/>
              <w:bottom w:val="single" w:sz="4" w:space="0" w:color="auto"/>
              <w:right w:val="nil"/>
            </w:tcBorders>
          </w:tcPr>
          <w:p w14:paraId="3C28BF43" w14:textId="77777777" w:rsidR="00722FE3" w:rsidRPr="00C93E52" w:rsidRDefault="00722FE3" w:rsidP="00C663D3"/>
        </w:tc>
      </w:tr>
      <w:tr w:rsidR="00C663D3" w:rsidRPr="008345BA" w14:paraId="31287DAA" w14:textId="77777777" w:rsidTr="002C2FC3">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proofErr w:type="spellStart"/>
            <w:r w:rsidRPr="009A0B16">
              <w:rPr>
                <w:lang w:val="en-US" w:eastAsia="sv-SE"/>
              </w:rPr>
              <w:t>observationGroup</w:t>
            </w:r>
            <w:proofErr w:type="spellEnd"/>
            <w:r w:rsidRPr="009A0B16">
              <w:rPr>
                <w:lang w:val="en-US" w:eastAsia="sv-SE"/>
              </w:rPr>
              <w:t>/</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proofErr w:type="spellStart"/>
            <w:r>
              <w:rPr>
                <w:lang w:eastAsia="sv-SE"/>
              </w:rPr>
              <w:t>p</w:t>
            </w:r>
            <w:r w:rsidRPr="008F3BBF">
              <w:rPr>
                <w:lang w:eastAsia="sv-SE"/>
              </w:rPr>
              <w:t>erformerRole</w:t>
            </w:r>
            <w:proofErr w:type="spellEnd"/>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proofErr w:type="spellStart"/>
            <w:r>
              <w:rPr>
                <w:lang w:eastAsia="sv-SE"/>
              </w:rPr>
              <w:t>c</w:t>
            </w:r>
            <w:r w:rsidRPr="00C93E52">
              <w:rPr>
                <w:lang w:eastAsia="sv-SE"/>
              </w:rPr>
              <w:t>areUnit</w:t>
            </w:r>
            <w:proofErr w:type="spellEnd"/>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proofErr w:type="spellStart"/>
            <w:r w:rsidRPr="00C93E52">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2C2FC3">
        <w:tc>
          <w:tcPr>
            <w:tcW w:w="2943" w:type="dxa"/>
            <w:tcBorders>
              <w:top w:val="nil"/>
            </w:tcBorders>
          </w:tcPr>
          <w:p w14:paraId="79699D93" w14:textId="07A42DEB" w:rsidR="00C663D3" w:rsidRPr="003C622B" w:rsidRDefault="00C663D3" w:rsidP="00C663D3">
            <w:r w:rsidRPr="003C622B">
              <w:rPr>
                <w:lang w:eastAsia="sv-SE"/>
              </w:rPr>
              <w:t>id</w:t>
            </w:r>
          </w:p>
        </w:tc>
        <w:tc>
          <w:tcPr>
            <w:tcW w:w="2037" w:type="dxa"/>
            <w:tcBorders>
              <w:top w:val="single" w:sz="4" w:space="0" w:color="auto"/>
            </w:tcBorders>
          </w:tcPr>
          <w:p w14:paraId="63CF00CB" w14:textId="4082524F" w:rsidR="00C663D3" w:rsidRPr="00C93E52" w:rsidRDefault="00C663D3" w:rsidP="00C663D3">
            <w:proofErr w:type="spellStart"/>
            <w:r w:rsidRPr="00C93E52">
              <w:t>IIType</w:t>
            </w:r>
            <w:proofErr w:type="spellEnd"/>
          </w:p>
        </w:tc>
        <w:tc>
          <w:tcPr>
            <w:tcW w:w="2925" w:type="dxa"/>
            <w:tcBorders>
              <w:top w:val="single" w:sz="4" w:space="0" w:color="auto"/>
            </w:tcBorders>
          </w:tcPr>
          <w:p w14:paraId="175E5745" w14:textId="629C748B" w:rsidR="00C663D3" w:rsidRPr="00C93E52" w:rsidRDefault="00C663D3" w:rsidP="00C663D3">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t>1</w:t>
            </w:r>
            <w:proofErr w:type="gramStart"/>
            <w:r>
              <w:t>..</w:t>
            </w:r>
            <w:proofErr w:type="gramEnd"/>
            <w:r>
              <w:t>1</w:t>
            </w:r>
          </w:p>
        </w:tc>
      </w:tr>
      <w:tr w:rsidR="00C663D3"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proofErr w:type="spellStart"/>
            <w:r w:rsidRPr="00C93E52">
              <w:rPr>
                <w:rFonts w:cs="Arial"/>
              </w:rPr>
              <w:t>Root</w:t>
            </w:r>
            <w:proofErr w:type="spellEnd"/>
            <w:r w:rsidRPr="00C93E52">
              <w:rPr>
                <w:rFonts w:cs="Arial"/>
              </w:rPr>
              <w:t xml:space="preserve">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proofErr w:type="gramStart"/>
            <w:r>
              <w:t>..</w:t>
            </w:r>
            <w:proofErr w:type="gramEnd"/>
            <w:r>
              <w:t>1</w:t>
            </w:r>
          </w:p>
        </w:tc>
      </w:tr>
      <w:tr w:rsidR="00C663D3"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proofErr w:type="gramStart"/>
            <w:r>
              <w:t>..</w:t>
            </w:r>
            <w:proofErr w:type="gramEnd"/>
            <w:r>
              <w:t>1</w:t>
            </w:r>
          </w:p>
        </w:tc>
      </w:tr>
      <w:tr w:rsidR="00C663D3"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w:t>
            </w:r>
            <w:proofErr w:type="gramStart"/>
            <w:r w:rsidRPr="00C93E52">
              <w:t>..</w:t>
            </w:r>
            <w:proofErr w:type="gramEnd"/>
            <w:r w:rsidRPr="00C93E52">
              <w:t>1</w:t>
            </w:r>
          </w:p>
        </w:tc>
      </w:tr>
      <w:tr w:rsidR="00722FE3" w:rsidRPr="00D1172A" w14:paraId="6FBA1A40" w14:textId="77777777" w:rsidTr="00621012">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proofErr w:type="spellStart"/>
            <w:r>
              <w:rPr>
                <w:lang w:eastAsia="sv-SE"/>
              </w:rPr>
              <w:t>careGiver</w:t>
            </w:r>
            <w:proofErr w:type="spellEnd"/>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proofErr w:type="spellStart"/>
            <w:r w:rsidRPr="00C93E52">
              <w:t>CareGiverType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proofErr w:type="gramStart"/>
            <w:r>
              <w:t>..</w:t>
            </w:r>
            <w:proofErr w:type="gramEnd"/>
            <w:r>
              <w:t>1</w:t>
            </w:r>
          </w:p>
        </w:tc>
      </w:tr>
      <w:tr w:rsidR="00C663D3"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single" w:sz="4" w:space="0" w:color="auto"/>
              <w:right w:val="nil"/>
            </w:tcBorders>
          </w:tcPr>
          <w:p w14:paraId="7E3B07EB" w14:textId="77777777" w:rsidR="00C663D3" w:rsidRPr="00C93E52" w:rsidRDefault="00C663D3" w:rsidP="00C663D3"/>
        </w:tc>
        <w:tc>
          <w:tcPr>
            <w:tcW w:w="2925" w:type="dxa"/>
            <w:tcBorders>
              <w:top w:val="single" w:sz="4" w:space="0" w:color="auto"/>
              <w:left w:val="nil"/>
              <w:bottom w:val="single" w:sz="4" w:space="0" w:color="auto"/>
              <w:right w:val="nil"/>
            </w:tcBorders>
          </w:tcPr>
          <w:p w14:paraId="39ABC2B9" w14:textId="77777777" w:rsidR="00C663D3" w:rsidRPr="00C93E52" w:rsidRDefault="00C663D3" w:rsidP="00C663D3"/>
        </w:tc>
        <w:tc>
          <w:tcPr>
            <w:tcW w:w="1617" w:type="dxa"/>
            <w:tcBorders>
              <w:top w:val="single" w:sz="4" w:space="0" w:color="auto"/>
              <w:left w:val="nil"/>
              <w:bottom w:val="single" w:sz="4" w:space="0" w:color="auto"/>
              <w:right w:val="nil"/>
            </w:tcBorders>
          </w:tcPr>
          <w:p w14:paraId="0D5A12E5" w14:textId="77777777" w:rsidR="00C663D3" w:rsidRPr="00C93E52" w:rsidRDefault="00C663D3" w:rsidP="00C663D3"/>
        </w:tc>
      </w:tr>
      <w:tr w:rsidR="00C663D3" w:rsidRPr="008345BA" w14:paraId="6A4FA505" w14:textId="77777777" w:rsidTr="00621012">
        <w:tc>
          <w:tcPr>
            <w:tcW w:w="2943" w:type="dxa"/>
            <w:shd w:val="clear" w:color="auto" w:fill="A6A6A6" w:themeFill="background1" w:themeFillShade="A6"/>
          </w:tcPr>
          <w:p w14:paraId="35F56100"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9E337B8" w:rsidR="00C663D3" w:rsidRDefault="00855D86" w:rsidP="00C663D3">
            <w:pPr>
              <w:rPr>
                <w:lang w:val="en-GB"/>
              </w:rPr>
            </w:pPr>
            <w:proofErr w:type="spellStart"/>
            <w:r w:rsidRPr="005F1FB8">
              <w:rPr>
                <w:lang w:val="en-US" w:eastAsia="sv-SE"/>
              </w:rPr>
              <w:t>performerRole</w:t>
            </w:r>
            <w:proofErr w:type="spellEnd"/>
            <w:r w:rsidDel="00855D86">
              <w:rPr>
                <w:lang w:val="en-GB"/>
              </w:rPr>
              <w:t xml:space="preserve"> </w:t>
            </w:r>
            <w:r w:rsidR="00C663D3">
              <w:rPr>
                <w:lang w:val="en-GB"/>
              </w:rPr>
              <w:t>/</w:t>
            </w:r>
          </w:p>
          <w:p w14:paraId="7EECFA3E" w14:textId="1CDD7852" w:rsidR="00C663D3" w:rsidRDefault="00855D86" w:rsidP="00C663D3">
            <w:pPr>
              <w:rPr>
                <w:lang w:val="en-US" w:eastAsia="sv-SE"/>
              </w:rPr>
            </w:pPr>
            <w:proofErr w:type="spellStart"/>
            <w:r w:rsidRPr="005F1FB8">
              <w:rPr>
                <w:lang w:val="en-US" w:eastAsia="sv-SE"/>
              </w:rPr>
              <w:t>careUnit</w:t>
            </w:r>
            <w:proofErr w:type="spellEnd"/>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proofErr w:type="spellStart"/>
            <w:r>
              <w:rPr>
                <w:lang w:val="en-US" w:eastAsia="sv-SE"/>
              </w:rPr>
              <w:t>c</w:t>
            </w:r>
            <w:r w:rsidRPr="005F1FB8">
              <w:rPr>
                <w:lang w:val="en-US" w:eastAsia="sv-SE"/>
              </w:rPr>
              <w:t>areGiver</w:t>
            </w:r>
            <w:proofErr w:type="spellEnd"/>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proofErr w:type="spellStart"/>
            <w:r w:rsidRPr="00C93E52">
              <w:t>CareGiverType</w:t>
            </w:r>
            <w:proofErr w:type="spellEnd"/>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621012">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proofErr w:type="spellStart"/>
            <w:r w:rsidRPr="00C93E52">
              <w:t>IIType</w:t>
            </w:r>
            <w:proofErr w:type="spellEnd"/>
          </w:p>
        </w:tc>
        <w:tc>
          <w:tcPr>
            <w:tcW w:w="2925" w:type="dxa"/>
          </w:tcPr>
          <w:p w14:paraId="5CC17180" w14:textId="7BB9A355" w:rsidR="00C663D3" w:rsidRPr="00C93E52" w:rsidRDefault="00C663D3" w:rsidP="00C663D3">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proofErr w:type="gramStart"/>
            <w:r>
              <w:t>..</w:t>
            </w:r>
            <w:proofErr w:type="gramEnd"/>
            <w:r>
              <w:t>1</w:t>
            </w:r>
          </w:p>
        </w:tc>
      </w:tr>
      <w:tr w:rsidR="00C663D3"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proofErr w:type="gramStart"/>
            <w:r>
              <w:t>..</w:t>
            </w:r>
            <w:proofErr w:type="gramEnd"/>
            <w:r>
              <w:t>1</w:t>
            </w:r>
          </w:p>
        </w:tc>
      </w:tr>
      <w:tr w:rsidR="00C663D3"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proofErr w:type="gramStart"/>
            <w:r>
              <w:t>..</w:t>
            </w:r>
            <w:proofErr w:type="gramEnd"/>
            <w:r>
              <w:t>1</w:t>
            </w:r>
          </w:p>
        </w:tc>
      </w:tr>
      <w:tr w:rsidR="00C663D3" w:rsidRPr="008345BA" w14:paraId="72310A76" w14:textId="77777777" w:rsidTr="00621012">
        <w:tc>
          <w:tcPr>
            <w:tcW w:w="2943" w:type="dxa"/>
          </w:tcPr>
          <w:p w14:paraId="427EB7A6" w14:textId="03D4AFBD" w:rsidR="00C663D3" w:rsidRPr="003C622B" w:rsidRDefault="00C663D3" w:rsidP="00C663D3">
            <w:proofErr w:type="spellStart"/>
            <w:r w:rsidRPr="003C622B">
              <w:rPr>
                <w:lang w:eastAsia="sv-SE"/>
              </w:rPr>
              <w:t>name</w:t>
            </w:r>
            <w:proofErr w:type="spellEnd"/>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w:t>
            </w:r>
            <w:proofErr w:type="gramStart"/>
            <w:r w:rsidRPr="00C93E52">
              <w:t>..</w:t>
            </w:r>
            <w:proofErr w:type="gramEnd"/>
            <w:r w:rsidRPr="00C93E52">
              <w:t>1</w:t>
            </w:r>
          </w:p>
        </w:tc>
      </w:tr>
      <w:tr w:rsidR="00C663D3" w:rsidRPr="008345BA" w14:paraId="4EC546F0" w14:textId="77777777" w:rsidTr="00621012">
        <w:tc>
          <w:tcPr>
            <w:tcW w:w="2943" w:type="dxa"/>
            <w:tcBorders>
              <w:left w:val="nil"/>
              <w:right w:val="nil"/>
            </w:tcBorders>
          </w:tcPr>
          <w:p w14:paraId="5AFA43E8" w14:textId="77777777" w:rsidR="00C663D3" w:rsidRPr="00C93E52" w:rsidRDefault="00C663D3" w:rsidP="00C663D3"/>
        </w:tc>
        <w:tc>
          <w:tcPr>
            <w:tcW w:w="2037" w:type="dxa"/>
            <w:tcBorders>
              <w:left w:val="nil"/>
              <w:right w:val="nil"/>
            </w:tcBorders>
          </w:tcPr>
          <w:p w14:paraId="4E0BF8B7" w14:textId="77777777" w:rsidR="00C663D3" w:rsidRPr="00C93E52" w:rsidRDefault="00C663D3" w:rsidP="00C663D3"/>
        </w:tc>
        <w:tc>
          <w:tcPr>
            <w:tcW w:w="2925" w:type="dxa"/>
            <w:tcBorders>
              <w:left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right w:val="nil"/>
            </w:tcBorders>
          </w:tcPr>
          <w:p w14:paraId="1B84BFF8" w14:textId="77777777" w:rsidR="00C663D3" w:rsidRPr="00C93E52" w:rsidRDefault="00C663D3" w:rsidP="00C663D3">
            <w:pPr>
              <w:rPr>
                <w:lang w:val="en-US"/>
              </w:rPr>
            </w:pPr>
          </w:p>
        </w:tc>
      </w:tr>
      <w:tr w:rsidR="00C663D3" w:rsidRPr="008345BA" w14:paraId="4A4686AB" w14:textId="77777777" w:rsidTr="00621012">
        <w:tc>
          <w:tcPr>
            <w:tcW w:w="2943" w:type="dxa"/>
            <w:shd w:val="clear" w:color="auto" w:fill="A6A6A6" w:themeFill="background1" w:themeFillShade="A6"/>
          </w:tcPr>
          <w:p w14:paraId="725EA0F0" w14:textId="1068224B" w:rsidR="00C663D3" w:rsidRDefault="00C663D3" w:rsidP="00C663D3">
            <w:pPr>
              <w:rPr>
                <w:lang w:eastAsia="sv-SE"/>
              </w:rPr>
            </w:pPr>
            <w:proofErr w:type="spellStart"/>
            <w:r>
              <w:rPr>
                <w:lang w:eastAsia="sv-SE"/>
              </w:rPr>
              <w:t>observationGroup</w:t>
            </w:r>
            <w:proofErr w:type="spellEnd"/>
            <w:r>
              <w:rPr>
                <w:lang w:eastAsia="sv-SE"/>
              </w:rPr>
              <w:t>/</w:t>
            </w:r>
          </w:p>
          <w:p w14:paraId="450FF649" w14:textId="77777777" w:rsidR="00C663D3" w:rsidRDefault="00C663D3" w:rsidP="00C663D3">
            <w:pPr>
              <w:rPr>
                <w:lang w:eastAsia="sv-SE"/>
              </w:rPr>
            </w:pPr>
            <w:proofErr w:type="spellStart"/>
            <w:r>
              <w:rPr>
                <w:lang w:eastAsia="sv-SE"/>
              </w:rPr>
              <w:t>l</w:t>
            </w:r>
            <w:r w:rsidRPr="00C93E52">
              <w:rPr>
                <w:lang w:eastAsia="sv-SE"/>
              </w:rPr>
              <w:t>ocation</w:t>
            </w:r>
            <w:proofErr w:type="spellEnd"/>
            <w:r>
              <w:rPr>
                <w:lang w:eastAsia="sv-SE"/>
              </w:rPr>
              <w:t>/</w:t>
            </w:r>
          </w:p>
          <w:p w14:paraId="1F3C29B5" w14:textId="05F84D93" w:rsidR="00C663D3" w:rsidRPr="00C93E52" w:rsidRDefault="00C663D3" w:rsidP="00C663D3">
            <w:proofErr w:type="spellStart"/>
            <w:r>
              <w:rPr>
                <w:lang w:eastAsia="sv-SE"/>
              </w:rPr>
              <w:t>telecom</w:t>
            </w:r>
            <w:proofErr w:type="spellEnd"/>
          </w:p>
        </w:tc>
        <w:tc>
          <w:tcPr>
            <w:tcW w:w="2037" w:type="dxa"/>
            <w:shd w:val="clear" w:color="auto" w:fill="A6A6A6" w:themeFill="background1" w:themeFillShade="A6"/>
          </w:tcPr>
          <w:p w14:paraId="6218B5FB" w14:textId="42747C45" w:rsidR="00C663D3" w:rsidRPr="00C93E52" w:rsidRDefault="00C663D3" w:rsidP="00C663D3">
            <w:proofErr w:type="spellStart"/>
            <w:r>
              <w:t>TelType</w:t>
            </w:r>
            <w:proofErr w:type="spellEnd"/>
          </w:p>
        </w:tc>
        <w:tc>
          <w:tcPr>
            <w:tcW w:w="2925" w:type="dxa"/>
            <w:shd w:val="clear" w:color="auto" w:fill="A6A6A6" w:themeFill="background1" w:themeFillShade="A6"/>
          </w:tcPr>
          <w:p w14:paraId="690A44FC" w14:textId="77777777" w:rsidR="00C663D3" w:rsidRPr="00C93E52" w:rsidRDefault="00C663D3" w:rsidP="00C663D3"/>
        </w:tc>
        <w:tc>
          <w:tcPr>
            <w:tcW w:w="1617" w:type="dxa"/>
            <w:shd w:val="clear" w:color="auto" w:fill="A6A6A6" w:themeFill="background1" w:themeFillShade="A6"/>
          </w:tcPr>
          <w:p w14:paraId="4A05597A" w14:textId="67DF8B3D" w:rsidR="00C663D3" w:rsidRPr="00C93E52" w:rsidRDefault="00C663D3" w:rsidP="00C663D3"/>
        </w:tc>
      </w:tr>
      <w:tr w:rsidR="00C663D3" w:rsidRPr="008345BA" w14:paraId="479A5B39" w14:textId="77777777" w:rsidTr="00621012">
        <w:tc>
          <w:tcPr>
            <w:tcW w:w="2943" w:type="dxa"/>
          </w:tcPr>
          <w:p w14:paraId="0EA936CD" w14:textId="4BE0CA40" w:rsidR="00C663D3" w:rsidRPr="00DE065A" w:rsidRDefault="00C663D3" w:rsidP="00C663D3">
            <w:proofErr w:type="spellStart"/>
            <w:r w:rsidRPr="003C622B">
              <w:lastRenderedPageBreak/>
              <w:t>use</w:t>
            </w:r>
            <w:proofErr w:type="spellEnd"/>
          </w:p>
        </w:tc>
        <w:tc>
          <w:tcPr>
            <w:tcW w:w="2037" w:type="dxa"/>
          </w:tcPr>
          <w:p w14:paraId="0CA80070" w14:textId="4807B253" w:rsidR="00C663D3" w:rsidRPr="00C93E52" w:rsidRDefault="00C663D3" w:rsidP="00C663D3">
            <w:proofErr w:type="spellStart"/>
            <w:r w:rsidRPr="00B52AFC">
              <w:t>TelTypeEnum</w:t>
            </w:r>
            <w:proofErr w:type="spellEnd"/>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621012">
        <w:tc>
          <w:tcPr>
            <w:tcW w:w="2943" w:type="dxa"/>
          </w:tcPr>
          <w:p w14:paraId="07AA6DDB" w14:textId="0A9E7AEC" w:rsidR="00C663D3" w:rsidRPr="00DE065A" w:rsidRDefault="00C663D3" w:rsidP="00C663D3">
            <w:pPr>
              <w:rPr>
                <w:lang w:eastAsia="sv-SE"/>
              </w:rPr>
            </w:pPr>
            <w:proofErr w:type="spellStart"/>
            <w:r w:rsidRPr="003C622B">
              <w:rPr>
                <w:lang w:eastAsia="sv-SE"/>
              </w:rPr>
              <w:t>value</w:t>
            </w:r>
            <w:proofErr w:type="spellEnd"/>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w:t>
            </w:r>
            <w:proofErr w:type="gramStart"/>
            <w:r>
              <w:t>..</w:t>
            </w:r>
            <w:proofErr w:type="gramEnd"/>
            <w:r>
              <w:t>1</w:t>
            </w:r>
          </w:p>
        </w:tc>
      </w:tr>
      <w:tr w:rsidR="00C663D3" w:rsidRPr="008345BA" w14:paraId="3670F2E0" w14:textId="77777777" w:rsidTr="00621012">
        <w:tc>
          <w:tcPr>
            <w:tcW w:w="2943" w:type="dxa"/>
            <w:tcBorders>
              <w:left w:val="nil"/>
              <w:right w:val="nil"/>
            </w:tcBorders>
          </w:tcPr>
          <w:p w14:paraId="2651B72C" w14:textId="77777777" w:rsidR="00C663D3" w:rsidRPr="00C93E52" w:rsidRDefault="00C663D3" w:rsidP="00C663D3"/>
        </w:tc>
        <w:tc>
          <w:tcPr>
            <w:tcW w:w="2037" w:type="dxa"/>
            <w:tcBorders>
              <w:left w:val="nil"/>
              <w:right w:val="nil"/>
            </w:tcBorders>
          </w:tcPr>
          <w:p w14:paraId="27ECE0B0" w14:textId="77777777" w:rsidR="00C663D3" w:rsidRPr="00C93E52" w:rsidRDefault="00C663D3" w:rsidP="00C663D3"/>
        </w:tc>
        <w:tc>
          <w:tcPr>
            <w:tcW w:w="2925" w:type="dxa"/>
            <w:tcBorders>
              <w:left w:val="nil"/>
              <w:right w:val="nil"/>
            </w:tcBorders>
          </w:tcPr>
          <w:p w14:paraId="45748146" w14:textId="77777777" w:rsidR="00C663D3" w:rsidRPr="00C93E52" w:rsidRDefault="00C663D3" w:rsidP="00C663D3">
            <w:pPr>
              <w:rPr>
                <w:rFonts w:cs="Arial"/>
              </w:rPr>
            </w:pPr>
          </w:p>
        </w:tc>
        <w:tc>
          <w:tcPr>
            <w:tcW w:w="1617" w:type="dxa"/>
            <w:tcBorders>
              <w:left w:val="nil"/>
              <w:right w:val="nil"/>
            </w:tcBorders>
          </w:tcPr>
          <w:p w14:paraId="21904342" w14:textId="77777777" w:rsidR="00C663D3" w:rsidRPr="00C93E52" w:rsidRDefault="00C663D3" w:rsidP="00C663D3"/>
        </w:tc>
      </w:tr>
      <w:tr w:rsidR="00C663D3" w:rsidRPr="008345BA" w14:paraId="0F16A0F4" w14:textId="77777777" w:rsidTr="00621012">
        <w:tc>
          <w:tcPr>
            <w:tcW w:w="2943" w:type="dxa"/>
            <w:shd w:val="clear" w:color="auto" w:fill="A6A6A6" w:themeFill="background1" w:themeFillShade="A6"/>
          </w:tcPr>
          <w:p w14:paraId="00FA2A2F" w14:textId="57FBDB66" w:rsidR="00C663D3" w:rsidRPr="002C2FC3" w:rsidRDefault="00C663D3" w:rsidP="00C663D3">
            <w:pPr>
              <w:rPr>
                <w:dstrike/>
                <w:lang w:val="en-US" w:eastAsia="sv-SE"/>
              </w:rPr>
            </w:pPr>
            <w:commentRangeStart w:id="426"/>
            <w:proofErr w:type="spellStart"/>
            <w:r w:rsidRPr="002C2FC3">
              <w:rPr>
                <w:dstrike/>
                <w:lang w:val="en-US" w:eastAsia="sv-SE"/>
              </w:rPr>
              <w:t>observationGroup</w:t>
            </w:r>
            <w:proofErr w:type="spellEnd"/>
            <w:r w:rsidRPr="002C2FC3">
              <w:rPr>
                <w:dstrike/>
                <w:lang w:val="en-US" w:eastAsia="sv-SE"/>
              </w:rPr>
              <w:t>/</w:t>
            </w:r>
          </w:p>
          <w:p w14:paraId="6E97FE18" w14:textId="77777777" w:rsidR="00C663D3" w:rsidRPr="002C2FC3" w:rsidRDefault="00C663D3" w:rsidP="00C663D3">
            <w:pPr>
              <w:rPr>
                <w:dstrike/>
                <w:lang w:val="en-US"/>
              </w:rPr>
            </w:pPr>
            <w:proofErr w:type="spellStart"/>
            <w:r w:rsidRPr="002C2FC3">
              <w:rPr>
                <w:dstrike/>
                <w:lang w:val="en-US"/>
              </w:rPr>
              <w:t>additionalParticipant</w:t>
            </w:r>
            <w:proofErr w:type="spellEnd"/>
            <w:r w:rsidRPr="002C2FC3">
              <w:rPr>
                <w:dstrike/>
                <w:lang w:val="en-US"/>
              </w:rPr>
              <w:t>/</w:t>
            </w:r>
          </w:p>
          <w:p w14:paraId="0FCBB38A" w14:textId="741CBB7B" w:rsidR="00C663D3" w:rsidRPr="002C2FC3" w:rsidRDefault="00C663D3" w:rsidP="00C663D3">
            <w:pPr>
              <w:rPr>
                <w:dstrike/>
              </w:rPr>
            </w:pPr>
            <w:proofErr w:type="spellStart"/>
            <w:r w:rsidRPr="002C2FC3">
              <w:rPr>
                <w:dstrike/>
                <w:lang w:val="en-US"/>
              </w:rPr>
              <w:t>organisation</w:t>
            </w:r>
            <w:proofErr w:type="spellEnd"/>
          </w:p>
        </w:tc>
        <w:tc>
          <w:tcPr>
            <w:tcW w:w="2037" w:type="dxa"/>
            <w:shd w:val="clear" w:color="auto" w:fill="A6A6A6" w:themeFill="background1" w:themeFillShade="A6"/>
          </w:tcPr>
          <w:p w14:paraId="14B36098" w14:textId="078839AF" w:rsidR="00C663D3" w:rsidRPr="002C2FC3" w:rsidRDefault="00C663D3" w:rsidP="00C663D3">
            <w:pPr>
              <w:rPr>
                <w:dstrike/>
              </w:rPr>
            </w:pPr>
            <w:proofErr w:type="spellStart"/>
            <w:r w:rsidRPr="002C2FC3">
              <w:rPr>
                <w:dstrike/>
                <w:lang w:val="en-GB"/>
              </w:rPr>
              <w:t>OrganisationType</w:t>
            </w:r>
            <w:proofErr w:type="spellEnd"/>
          </w:p>
        </w:tc>
        <w:tc>
          <w:tcPr>
            <w:tcW w:w="2925" w:type="dxa"/>
            <w:shd w:val="clear" w:color="auto" w:fill="A6A6A6" w:themeFill="background1" w:themeFillShade="A6"/>
          </w:tcPr>
          <w:p w14:paraId="408D682F" w14:textId="77777777" w:rsidR="00C663D3" w:rsidRPr="002C2FC3" w:rsidRDefault="00C663D3" w:rsidP="00C663D3">
            <w:pPr>
              <w:rPr>
                <w:dstrike/>
              </w:rPr>
            </w:pPr>
          </w:p>
        </w:tc>
        <w:tc>
          <w:tcPr>
            <w:tcW w:w="1617" w:type="dxa"/>
            <w:shd w:val="clear" w:color="auto" w:fill="A6A6A6" w:themeFill="background1" w:themeFillShade="A6"/>
          </w:tcPr>
          <w:p w14:paraId="0BE29910" w14:textId="08EF55DE" w:rsidR="00C663D3" w:rsidRPr="002C2FC3" w:rsidRDefault="00C663D3" w:rsidP="00C663D3">
            <w:pPr>
              <w:rPr>
                <w:b/>
                <w:dstrike/>
              </w:rPr>
            </w:pPr>
            <w:r w:rsidRPr="002C2FC3">
              <w:rPr>
                <w:b/>
                <w:dstrike/>
              </w:rPr>
              <w:t>Minst en av nedanstående</w:t>
            </w:r>
            <w:commentRangeEnd w:id="426"/>
            <w:r w:rsidR="00D60060">
              <w:rPr>
                <w:rStyle w:val="Kommentarsreferens"/>
              </w:rPr>
              <w:commentReference w:id="426"/>
            </w:r>
          </w:p>
        </w:tc>
      </w:tr>
      <w:tr w:rsidR="00C663D3" w:rsidRPr="008345BA" w14:paraId="3E9BF27E" w14:textId="77777777" w:rsidTr="00621012">
        <w:tc>
          <w:tcPr>
            <w:tcW w:w="2943" w:type="dxa"/>
          </w:tcPr>
          <w:p w14:paraId="72297592" w14:textId="4B0AF779" w:rsidR="00C663D3" w:rsidRPr="002C2FC3" w:rsidRDefault="00C663D3" w:rsidP="00C663D3">
            <w:pPr>
              <w:rPr>
                <w:dstrike/>
              </w:rPr>
            </w:pPr>
            <w:r w:rsidRPr="002C2FC3">
              <w:rPr>
                <w:dstrike/>
                <w:lang w:eastAsia="sv-SE"/>
              </w:rPr>
              <w:t>id</w:t>
            </w:r>
          </w:p>
        </w:tc>
        <w:tc>
          <w:tcPr>
            <w:tcW w:w="2037" w:type="dxa"/>
          </w:tcPr>
          <w:p w14:paraId="3B906670" w14:textId="3606F53A" w:rsidR="00C663D3" w:rsidRPr="002C2FC3" w:rsidRDefault="00C663D3" w:rsidP="00C663D3">
            <w:pPr>
              <w:rPr>
                <w:dstrike/>
              </w:rPr>
            </w:pPr>
            <w:proofErr w:type="spellStart"/>
            <w:r w:rsidRPr="002C2FC3">
              <w:rPr>
                <w:dstrike/>
              </w:rPr>
              <w:t>IIType</w:t>
            </w:r>
            <w:proofErr w:type="spellEnd"/>
          </w:p>
        </w:tc>
        <w:tc>
          <w:tcPr>
            <w:tcW w:w="2925" w:type="dxa"/>
          </w:tcPr>
          <w:p w14:paraId="6B4FEA88" w14:textId="24BF4ED2" w:rsidR="00C663D3" w:rsidRPr="002C2FC3" w:rsidRDefault="00C663D3" w:rsidP="00C663D3">
            <w:pPr>
              <w:rPr>
                <w:dstrike/>
              </w:rPr>
            </w:pPr>
            <w:r w:rsidRPr="002C2FC3">
              <w:rPr>
                <w:dstrike/>
              </w:rPr>
              <w:t>Id för organisation. Vanligtvis HSA-id</w:t>
            </w:r>
          </w:p>
        </w:tc>
        <w:tc>
          <w:tcPr>
            <w:tcW w:w="1617" w:type="dxa"/>
          </w:tcPr>
          <w:p w14:paraId="73E54BDA" w14:textId="0927765C" w:rsidR="00C663D3" w:rsidRPr="002C2FC3" w:rsidRDefault="00C663D3" w:rsidP="00C663D3">
            <w:pPr>
              <w:rPr>
                <w:dstrike/>
              </w:rPr>
            </w:pPr>
            <w:r w:rsidRPr="002C2FC3">
              <w:rPr>
                <w:dstrike/>
              </w:rPr>
              <w:t>0</w:t>
            </w:r>
            <w:proofErr w:type="gramStart"/>
            <w:r w:rsidRPr="002C2FC3">
              <w:rPr>
                <w:dstrike/>
              </w:rPr>
              <w:t>..</w:t>
            </w:r>
            <w:proofErr w:type="gramEnd"/>
            <w:r w:rsidRPr="002C2FC3">
              <w:rPr>
                <w:dstrike/>
              </w:rPr>
              <w:t>1</w:t>
            </w:r>
          </w:p>
        </w:tc>
      </w:tr>
      <w:tr w:rsidR="00C663D3"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2C2FC3" w:rsidRDefault="00C663D3" w:rsidP="00C663D3">
            <w:pPr>
              <w:rPr>
                <w:dstrike/>
                <w:lang w:eastAsia="sv-SE"/>
              </w:rPr>
            </w:pPr>
            <w:proofErr w:type="spellStart"/>
            <w:r w:rsidRPr="002C2FC3">
              <w:rPr>
                <w:dstrike/>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2C2FC3" w:rsidRDefault="00C663D3" w:rsidP="00C663D3">
            <w:pPr>
              <w:rPr>
                <w:dstrike/>
              </w:rPr>
            </w:pPr>
            <w:r w:rsidRPr="002C2FC3">
              <w:rPr>
                <w:dstrike/>
              </w:rPr>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2C2FC3" w:rsidRDefault="00C663D3" w:rsidP="00C663D3">
            <w:pPr>
              <w:rPr>
                <w:dstrike/>
              </w:rPr>
            </w:pPr>
            <w:r w:rsidRPr="002C2FC3">
              <w:rPr>
                <w:dstrike/>
              </w:rPr>
              <w:t>Om HSA-id:</w:t>
            </w:r>
          </w:p>
          <w:p w14:paraId="2AE2BF89" w14:textId="61417AC8" w:rsidR="00C663D3" w:rsidRPr="002C2FC3" w:rsidRDefault="00C663D3" w:rsidP="00C663D3">
            <w:pPr>
              <w:rPr>
                <w:dstrike/>
              </w:rPr>
            </w:pPr>
            <w:r w:rsidRPr="002C2FC3">
              <w:rPr>
                <w:rFonts w:cs="Arial"/>
                <w:dstrike/>
              </w:rPr>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2C2FC3" w:rsidRDefault="00C663D3" w:rsidP="00C663D3">
            <w:pPr>
              <w:rPr>
                <w:dstrike/>
              </w:rPr>
            </w:pPr>
            <w:r w:rsidRPr="002C2FC3">
              <w:rPr>
                <w:dstrike/>
              </w:rPr>
              <w:t>1</w:t>
            </w:r>
            <w:proofErr w:type="gramStart"/>
            <w:r w:rsidRPr="002C2FC3">
              <w:rPr>
                <w:dstrike/>
              </w:rPr>
              <w:t>..</w:t>
            </w:r>
            <w:proofErr w:type="gramEnd"/>
            <w:r w:rsidRPr="002C2FC3">
              <w:rPr>
                <w:dstrike/>
              </w:rPr>
              <w:t>1</w:t>
            </w:r>
          </w:p>
        </w:tc>
      </w:tr>
      <w:tr w:rsidR="00C663D3"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2C2FC3" w:rsidRDefault="00C663D3" w:rsidP="00C663D3">
            <w:pPr>
              <w:rPr>
                <w:dstrike/>
                <w:lang w:eastAsia="sv-SE"/>
              </w:rPr>
            </w:pPr>
            <w:r w:rsidRPr="002C2FC3">
              <w:rPr>
                <w:dstrike/>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2C2FC3" w:rsidRDefault="00C663D3" w:rsidP="00C663D3">
            <w:pPr>
              <w:rPr>
                <w:dstrike/>
              </w:rPr>
            </w:pPr>
            <w:r w:rsidRPr="002C2FC3">
              <w:rPr>
                <w:dstrike/>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2C2FC3" w:rsidRDefault="00C663D3" w:rsidP="00C663D3">
            <w:pPr>
              <w:rPr>
                <w:dstrike/>
              </w:rPr>
            </w:pPr>
            <w:r w:rsidRPr="002C2FC3">
              <w:rPr>
                <w:dstrike/>
              </w:rPr>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2C2FC3" w:rsidRDefault="00C663D3" w:rsidP="00C663D3">
            <w:pPr>
              <w:rPr>
                <w:dstrike/>
              </w:rPr>
            </w:pPr>
            <w:r w:rsidRPr="002C2FC3">
              <w:rPr>
                <w:dstrike/>
              </w:rPr>
              <w:t>1</w:t>
            </w:r>
            <w:proofErr w:type="gramStart"/>
            <w:r w:rsidRPr="002C2FC3">
              <w:rPr>
                <w:dstrike/>
              </w:rPr>
              <w:t>..</w:t>
            </w:r>
            <w:proofErr w:type="gramEnd"/>
            <w:r w:rsidRPr="002C2FC3">
              <w:rPr>
                <w:dstrike/>
              </w:rPr>
              <w:t>1</w:t>
            </w:r>
          </w:p>
        </w:tc>
      </w:tr>
      <w:tr w:rsidR="00C663D3" w:rsidRPr="008345BA" w14:paraId="56ECDE8C" w14:textId="77777777" w:rsidTr="000D3E6C">
        <w:tc>
          <w:tcPr>
            <w:tcW w:w="2943" w:type="dxa"/>
            <w:tcBorders>
              <w:bottom w:val="single" w:sz="4" w:space="0" w:color="auto"/>
            </w:tcBorders>
          </w:tcPr>
          <w:p w14:paraId="53A5769D" w14:textId="3EFF5357" w:rsidR="00C663D3" w:rsidRPr="002C2FC3" w:rsidRDefault="00C663D3" w:rsidP="00C663D3">
            <w:pPr>
              <w:rPr>
                <w:dstrike/>
              </w:rPr>
            </w:pPr>
            <w:proofErr w:type="spellStart"/>
            <w:r w:rsidRPr="002C2FC3">
              <w:rPr>
                <w:dstrike/>
              </w:rPr>
              <w:t>name</w:t>
            </w:r>
            <w:proofErr w:type="spellEnd"/>
          </w:p>
        </w:tc>
        <w:tc>
          <w:tcPr>
            <w:tcW w:w="2037" w:type="dxa"/>
            <w:tcBorders>
              <w:bottom w:val="single" w:sz="4" w:space="0" w:color="auto"/>
            </w:tcBorders>
          </w:tcPr>
          <w:p w14:paraId="0DC453C8" w14:textId="5DF11A8C" w:rsidR="00C663D3" w:rsidRPr="002C2FC3" w:rsidRDefault="00C663D3" w:rsidP="00C663D3">
            <w:pPr>
              <w:rPr>
                <w:dstrike/>
              </w:rPr>
            </w:pPr>
            <w:r w:rsidRPr="002C2FC3">
              <w:rPr>
                <w:dstrike/>
              </w:rPr>
              <w:t>String</w:t>
            </w:r>
          </w:p>
        </w:tc>
        <w:tc>
          <w:tcPr>
            <w:tcW w:w="2925" w:type="dxa"/>
            <w:tcBorders>
              <w:bottom w:val="single" w:sz="4" w:space="0" w:color="auto"/>
            </w:tcBorders>
          </w:tcPr>
          <w:p w14:paraId="3FCEE4F7" w14:textId="1037D816" w:rsidR="00C663D3" w:rsidRPr="002C2FC3" w:rsidRDefault="00C663D3" w:rsidP="00C663D3">
            <w:pPr>
              <w:rPr>
                <w:dstrike/>
              </w:rPr>
            </w:pPr>
            <w:r w:rsidRPr="002C2FC3">
              <w:rPr>
                <w:dstrike/>
              </w:rPr>
              <w:t>Organisationens namn</w:t>
            </w:r>
          </w:p>
        </w:tc>
        <w:tc>
          <w:tcPr>
            <w:tcW w:w="1617" w:type="dxa"/>
            <w:tcBorders>
              <w:bottom w:val="single" w:sz="4" w:space="0" w:color="auto"/>
            </w:tcBorders>
          </w:tcPr>
          <w:p w14:paraId="7F32B23E" w14:textId="642CF4CA" w:rsidR="00C663D3" w:rsidRPr="002C2FC3" w:rsidRDefault="00C663D3" w:rsidP="00C663D3">
            <w:pPr>
              <w:rPr>
                <w:dstrike/>
              </w:rPr>
            </w:pPr>
            <w:r w:rsidRPr="002C2FC3">
              <w:rPr>
                <w:dstrike/>
              </w:rPr>
              <w:t>0</w:t>
            </w:r>
            <w:proofErr w:type="gramStart"/>
            <w:r w:rsidRPr="002C2FC3">
              <w:rPr>
                <w:dstrike/>
              </w:rPr>
              <w:t>..</w:t>
            </w:r>
            <w:proofErr w:type="gramEnd"/>
            <w:r w:rsidRPr="002C2FC3">
              <w:rPr>
                <w:dstrike/>
              </w:rPr>
              <w:t>1</w:t>
            </w:r>
          </w:p>
        </w:tc>
      </w:tr>
      <w:tr w:rsidR="00D33A0B" w:rsidRPr="008345BA" w14:paraId="6740C230" w14:textId="77777777" w:rsidTr="00F13BE7">
        <w:tc>
          <w:tcPr>
            <w:tcW w:w="9522" w:type="dxa"/>
            <w:gridSpan w:val="4"/>
            <w:tcBorders>
              <w:top w:val="single" w:sz="4" w:space="0" w:color="auto"/>
              <w:left w:val="nil"/>
              <w:bottom w:val="single" w:sz="4" w:space="0" w:color="auto"/>
              <w:right w:val="nil"/>
            </w:tcBorders>
          </w:tcPr>
          <w:p w14:paraId="6755F264" w14:textId="181008BE" w:rsidR="00D33A0B" w:rsidRPr="00D33A0B" w:rsidRDefault="00D33A0B" w:rsidP="00F13BE7">
            <w:pPr>
              <w:rPr>
                <w:b/>
                <w:i/>
                <w:rPrChange w:id="427" w:author="Erik Nissen" w:date="2015-02-13T22:26:00Z">
                  <w:rPr/>
                </w:rPrChange>
              </w:rPr>
            </w:pPr>
            <w:ins w:id="428" w:author="Erik Nissen" w:date="2015-02-13T22:22:00Z">
              <w:r>
                <w:br/>
              </w:r>
            </w:ins>
            <w:commentRangeStart w:id="429"/>
            <w:ins w:id="430" w:author="Erik Nissen" w:date="2015-02-13T22:20:00Z">
              <w:r w:rsidRPr="00D33A0B">
                <w:rPr>
                  <w:b/>
                  <w:i/>
                  <w:rPrChange w:id="431" w:author="Erik Nissen" w:date="2015-02-13T22:26:00Z">
                    <w:rPr/>
                  </w:rPrChange>
                </w:rPr>
                <w:t>Denna del om ”</w:t>
              </w:r>
              <w:proofErr w:type="spellStart"/>
              <w:r w:rsidRPr="00D33A0B">
                <w:rPr>
                  <w:b/>
                  <w:i/>
                  <w:rPrChange w:id="432" w:author="Erik Nissen" w:date="2015-02-13T22:26:00Z">
                    <w:rPr/>
                  </w:rPrChange>
                </w:rPr>
                <w:t>null</w:t>
              </w:r>
              <w:proofErr w:type="spellEnd"/>
              <w:r w:rsidRPr="00D33A0B">
                <w:rPr>
                  <w:b/>
                  <w:i/>
                  <w:rPrChange w:id="433" w:author="Erik Nissen" w:date="2015-02-13T22:26:00Z">
                    <w:rPr/>
                  </w:rPrChange>
                </w:rPr>
                <w:t xml:space="preserve"> </w:t>
              </w:r>
              <w:proofErr w:type="spellStart"/>
              <w:r w:rsidRPr="00D33A0B">
                <w:rPr>
                  <w:b/>
                  <w:i/>
                  <w:rPrChange w:id="434" w:author="Erik Nissen" w:date="2015-02-13T22:26:00Z">
                    <w:rPr/>
                  </w:rPrChange>
                </w:rPr>
                <w:t>flavor</w:t>
              </w:r>
              <w:proofErr w:type="spellEnd"/>
              <w:r w:rsidRPr="00D33A0B">
                <w:rPr>
                  <w:b/>
                  <w:i/>
                  <w:rPrChange w:id="435" w:author="Erik Nissen" w:date="2015-02-13T22:26:00Z">
                    <w:rPr/>
                  </w:rPrChange>
                </w:rPr>
                <w:t xml:space="preserve">” </w:t>
              </w:r>
            </w:ins>
            <w:ins w:id="436" w:author="Erik Nissen" w:date="2015-02-13T22:21:00Z">
              <w:r w:rsidRPr="00D33A0B">
                <w:rPr>
                  <w:b/>
                  <w:i/>
                  <w:rPrChange w:id="437" w:author="Erik Nissen" w:date="2015-02-13T22:26:00Z">
                    <w:rPr/>
                  </w:rPrChange>
                </w:rPr>
                <w:t xml:space="preserve">nedan </w:t>
              </w:r>
            </w:ins>
            <w:ins w:id="438" w:author="Erik Nissen" w:date="2015-02-13T22:20:00Z">
              <w:r w:rsidRPr="00D33A0B">
                <w:rPr>
                  <w:b/>
                  <w:i/>
                  <w:rPrChange w:id="439" w:author="Erik Nissen" w:date="2015-02-13T22:26:00Z">
                    <w:rPr/>
                  </w:rPrChange>
                </w:rPr>
                <w:t>är f</w:t>
              </w:r>
            </w:ins>
            <w:ins w:id="440" w:author="Erik Nissen" w:date="2015-02-13T22:21:00Z">
              <w:r w:rsidRPr="00D33A0B">
                <w:rPr>
                  <w:b/>
                  <w:i/>
                  <w:rPrChange w:id="441" w:author="Erik Nissen" w:date="2015-02-13T22:26:00Z">
                    <w:rPr/>
                  </w:rPrChange>
                </w:rPr>
                <w:t xml:space="preserve">.n. inte i bruk </w:t>
              </w:r>
            </w:ins>
            <w:ins w:id="442" w:author="Erik Nissen" w:date="2015-02-13T22:22:00Z">
              <w:r w:rsidRPr="00D33A0B">
                <w:rPr>
                  <w:b/>
                  <w:i/>
                  <w:rPrChange w:id="443" w:author="Erik Nissen" w:date="2015-02-13T22:26:00Z">
                    <w:rPr/>
                  </w:rPrChange>
                </w:rPr>
                <w:t>–</w:t>
              </w:r>
            </w:ins>
            <w:ins w:id="444" w:author="Erik Nissen" w:date="2015-02-13T22:21:00Z">
              <w:r w:rsidRPr="00D33A0B">
                <w:rPr>
                  <w:b/>
                  <w:i/>
                  <w:rPrChange w:id="445" w:author="Erik Nissen" w:date="2015-02-13T22:26:00Z">
                    <w:rPr/>
                  </w:rPrChange>
                </w:rPr>
                <w:t xml:space="preserve"> </w:t>
              </w:r>
            </w:ins>
            <w:ins w:id="446" w:author="Erik Nissen" w:date="2015-02-13T22:22:00Z">
              <w:r w:rsidRPr="00D33A0B">
                <w:rPr>
                  <w:b/>
                  <w:i/>
                  <w:rPrChange w:id="447" w:author="Erik Nissen" w:date="2015-02-13T22:26:00Z">
                    <w:rPr/>
                  </w:rPrChange>
                </w:rPr>
                <w:t>uppskissad enbart för diskussion.</w:t>
              </w:r>
            </w:ins>
            <w:commentRangeEnd w:id="429"/>
            <w:ins w:id="448" w:author="Erik Nissen" w:date="2015-02-13T22:23:00Z">
              <w:r w:rsidRPr="00D33A0B">
                <w:rPr>
                  <w:rStyle w:val="Kommentarsreferens"/>
                  <w:b/>
                  <w:i/>
                  <w:rPrChange w:id="449" w:author="Erik Nissen" w:date="2015-02-13T22:26:00Z">
                    <w:rPr>
                      <w:rStyle w:val="Kommentarsreferens"/>
                    </w:rPr>
                  </w:rPrChange>
                </w:rPr>
                <w:commentReference w:id="429"/>
              </w:r>
            </w:ins>
          </w:p>
        </w:tc>
      </w:tr>
      <w:tr w:rsidR="00C663D3" w:rsidRPr="000D3E6C" w14:paraId="48202261" w14:textId="77777777" w:rsidTr="000D3E6C">
        <w:tc>
          <w:tcPr>
            <w:tcW w:w="2943" w:type="dxa"/>
            <w:tcBorders>
              <w:top w:val="single" w:sz="4" w:space="0" w:color="auto"/>
              <w:bottom w:val="single" w:sz="4" w:space="0" w:color="auto"/>
            </w:tcBorders>
            <w:shd w:val="clear" w:color="auto" w:fill="A6A6A6" w:themeFill="background1" w:themeFillShade="A6"/>
          </w:tcPr>
          <w:p w14:paraId="2C707F4A" w14:textId="5E669B31" w:rsidR="00C663D3" w:rsidRPr="00D33A0B" w:rsidRDefault="00C663D3" w:rsidP="00C663D3">
            <w:pPr>
              <w:rPr>
                <w:lang w:eastAsia="sv-SE"/>
                <w:rPrChange w:id="450" w:author="Erik Nissen" w:date="2015-02-13T22:21:00Z">
                  <w:rPr>
                    <w:lang w:val="en-US" w:eastAsia="sv-SE"/>
                  </w:rPr>
                </w:rPrChange>
              </w:rPr>
            </w:pPr>
            <w:proofErr w:type="spellStart"/>
            <w:r w:rsidRPr="00D33A0B">
              <w:rPr>
                <w:lang w:eastAsia="sv-SE"/>
                <w:rPrChange w:id="451" w:author="Erik Nissen" w:date="2015-02-13T22:21:00Z">
                  <w:rPr>
                    <w:lang w:val="en-US" w:eastAsia="sv-SE"/>
                  </w:rPr>
                </w:rPrChange>
              </w:rPr>
              <w:t>sourceSystemNullFlavorResponse</w:t>
            </w:r>
            <w:proofErr w:type="spellEnd"/>
          </w:p>
        </w:tc>
        <w:tc>
          <w:tcPr>
            <w:tcW w:w="2037" w:type="dxa"/>
            <w:tcBorders>
              <w:top w:val="single" w:sz="4" w:space="0" w:color="auto"/>
              <w:bottom w:val="single" w:sz="4" w:space="0" w:color="auto"/>
            </w:tcBorders>
            <w:shd w:val="clear" w:color="auto" w:fill="A6A6A6" w:themeFill="background1" w:themeFillShade="A6"/>
          </w:tcPr>
          <w:p w14:paraId="72D0009D" w14:textId="5EE1022A" w:rsidR="00C663D3" w:rsidRPr="00D33A0B" w:rsidRDefault="00C663D3" w:rsidP="00C663D3">
            <w:pPr>
              <w:rPr>
                <w:lang w:eastAsia="sv-SE"/>
                <w:rPrChange w:id="452" w:author="Erik Nissen" w:date="2015-02-13T22:21:00Z">
                  <w:rPr>
                    <w:lang w:val="en-US" w:eastAsia="sv-SE"/>
                  </w:rPr>
                </w:rPrChange>
              </w:rPr>
            </w:pPr>
            <w:proofErr w:type="spellStart"/>
            <w:r w:rsidRPr="00D33A0B">
              <w:rPr>
                <w:lang w:eastAsia="sv-SE"/>
                <w:rPrChange w:id="453" w:author="Erik Nissen" w:date="2015-02-13T22:21:00Z">
                  <w:rPr>
                    <w:lang w:val="en-US" w:eastAsia="sv-SE"/>
                  </w:rPr>
                </w:rPrChange>
              </w:rPr>
              <w:t>sourceSystemNullFlavorResponse</w:t>
            </w:r>
            <w:proofErr w:type="spellEnd"/>
          </w:p>
        </w:tc>
        <w:tc>
          <w:tcPr>
            <w:tcW w:w="2925" w:type="dxa"/>
            <w:tcBorders>
              <w:top w:val="single" w:sz="4" w:space="0" w:color="auto"/>
              <w:bottom w:val="single" w:sz="4" w:space="0" w:color="auto"/>
            </w:tcBorders>
            <w:shd w:val="clear" w:color="auto" w:fill="A6A6A6" w:themeFill="background1" w:themeFillShade="A6"/>
          </w:tcPr>
          <w:p w14:paraId="30B472DC" w14:textId="77777777" w:rsidR="00C663D3" w:rsidRPr="00D33A0B" w:rsidRDefault="00C663D3" w:rsidP="00C663D3">
            <w:pPr>
              <w:rPr>
                <w:lang w:eastAsia="sv-SE"/>
                <w:rPrChange w:id="454" w:author="Erik Nissen" w:date="2015-02-13T22:21:00Z">
                  <w:rPr>
                    <w:lang w:val="en-US" w:eastAsia="sv-SE"/>
                  </w:rPr>
                </w:rPrChange>
              </w:rPr>
            </w:pPr>
          </w:p>
        </w:tc>
        <w:tc>
          <w:tcPr>
            <w:tcW w:w="1617" w:type="dxa"/>
            <w:tcBorders>
              <w:top w:val="single" w:sz="4" w:space="0" w:color="auto"/>
              <w:bottom w:val="single" w:sz="4" w:space="0" w:color="auto"/>
            </w:tcBorders>
            <w:shd w:val="clear" w:color="auto" w:fill="A6A6A6" w:themeFill="background1" w:themeFillShade="A6"/>
          </w:tcPr>
          <w:p w14:paraId="15A72416" w14:textId="77777777" w:rsidR="00C663D3" w:rsidRPr="00D33A0B" w:rsidRDefault="00C663D3" w:rsidP="00C663D3">
            <w:pPr>
              <w:rPr>
                <w:lang w:eastAsia="sv-SE"/>
                <w:rPrChange w:id="455" w:author="Erik Nissen" w:date="2015-02-13T22:21:00Z">
                  <w:rPr>
                    <w:lang w:val="en-US" w:eastAsia="sv-SE"/>
                  </w:rPr>
                </w:rPrChange>
              </w:rPr>
            </w:pPr>
          </w:p>
        </w:tc>
      </w:tr>
      <w:tr w:rsidR="00C663D3" w:rsidRPr="00726ABE" w14:paraId="5752E006" w14:textId="77777777" w:rsidTr="00726ABE">
        <w:tc>
          <w:tcPr>
            <w:tcW w:w="2943" w:type="dxa"/>
            <w:tcBorders>
              <w:top w:val="single" w:sz="4" w:space="0" w:color="auto"/>
              <w:bottom w:val="single" w:sz="4" w:space="0" w:color="auto"/>
            </w:tcBorders>
            <w:shd w:val="clear" w:color="auto" w:fill="FFFFFF" w:themeFill="background1"/>
          </w:tcPr>
          <w:p w14:paraId="4EB858AD" w14:textId="6099558A" w:rsidR="00C663D3" w:rsidRPr="00D33A0B" w:rsidRDefault="00C663D3" w:rsidP="00C663D3">
            <w:pPr>
              <w:rPr>
                <w:lang w:eastAsia="sv-SE"/>
                <w:rPrChange w:id="456" w:author="Erik Nissen" w:date="2015-02-13T22:21:00Z">
                  <w:rPr>
                    <w:lang w:val="en-US" w:eastAsia="sv-SE"/>
                  </w:rPr>
                </w:rPrChange>
              </w:rPr>
            </w:pPr>
            <w:proofErr w:type="spellStart"/>
            <w:r w:rsidRPr="00D33A0B">
              <w:rPr>
                <w:lang w:eastAsia="sv-SE"/>
                <w:rPrChange w:id="457" w:author="Erik Nissen" w:date="2015-02-13T22:21:00Z">
                  <w:rPr>
                    <w:lang w:val="en-US" w:eastAsia="sv-SE"/>
                  </w:rPr>
                </w:rPrChange>
              </w:rPr>
              <w:t>sourceSystem</w:t>
            </w:r>
            <w:proofErr w:type="spellEnd"/>
          </w:p>
        </w:tc>
        <w:tc>
          <w:tcPr>
            <w:tcW w:w="2037" w:type="dxa"/>
            <w:tcBorders>
              <w:top w:val="single" w:sz="4" w:space="0" w:color="auto"/>
              <w:bottom w:val="single" w:sz="4" w:space="0" w:color="auto"/>
            </w:tcBorders>
            <w:shd w:val="clear" w:color="auto" w:fill="FFFFFF" w:themeFill="background1"/>
          </w:tcPr>
          <w:p w14:paraId="112ECE93" w14:textId="46D6467A" w:rsidR="00C663D3" w:rsidRPr="00D33A0B" w:rsidRDefault="00C663D3" w:rsidP="00C663D3">
            <w:pPr>
              <w:rPr>
                <w:lang w:eastAsia="sv-SE"/>
                <w:rPrChange w:id="458" w:author="Erik Nissen" w:date="2015-02-13T22:21:00Z">
                  <w:rPr>
                    <w:lang w:val="en-US" w:eastAsia="sv-SE"/>
                  </w:rPr>
                </w:rPrChange>
              </w:rPr>
            </w:pPr>
            <w:proofErr w:type="spellStart"/>
            <w:r w:rsidRPr="00D33A0B">
              <w:rPr>
                <w:lang w:eastAsia="sv-SE"/>
                <w:rPrChange w:id="459" w:author="Erik Nissen" w:date="2015-02-13T22:21:00Z">
                  <w:rPr>
                    <w:lang w:val="en-US" w:eastAsia="sv-SE"/>
                  </w:rPr>
                </w:rPrChange>
              </w:rPr>
              <w:t>SourceSystemType</w:t>
            </w:r>
            <w:proofErr w:type="spellEnd"/>
          </w:p>
        </w:tc>
        <w:tc>
          <w:tcPr>
            <w:tcW w:w="2925" w:type="dxa"/>
            <w:tcBorders>
              <w:top w:val="single" w:sz="4" w:space="0" w:color="auto"/>
              <w:bottom w:val="single" w:sz="4" w:space="0" w:color="auto"/>
            </w:tcBorders>
            <w:shd w:val="clear" w:color="auto" w:fill="FFFFFF" w:themeFill="background1"/>
          </w:tcPr>
          <w:p w14:paraId="4BB79C31" w14:textId="4D7CFCCE" w:rsidR="00C663D3" w:rsidRPr="00726ABE" w:rsidRDefault="00C663D3" w:rsidP="00C663D3">
            <w:pPr>
              <w:rPr>
                <w:lang w:eastAsia="sv-SE"/>
              </w:rPr>
            </w:pPr>
            <w:r w:rsidRPr="00726ABE">
              <w:rPr>
                <w:lang w:eastAsia="sv-SE"/>
              </w:rPr>
              <w:t xml:space="preserve">Från vilket källsystem kommer detta </w:t>
            </w:r>
            <w:proofErr w:type="spellStart"/>
            <w:r w:rsidRPr="00726ABE">
              <w:rPr>
                <w:lang w:eastAsia="sv-SE"/>
              </w:rPr>
              <w:t>nullflavor</w:t>
            </w:r>
            <w:proofErr w:type="spellEnd"/>
            <w:r w:rsidRPr="00726ABE">
              <w:rPr>
                <w:lang w:eastAsia="sv-SE"/>
              </w:rPr>
              <w:t>-svar</w:t>
            </w:r>
            <w:r>
              <w:rPr>
                <w:lang w:eastAsia="sv-SE"/>
              </w:rPr>
              <w:t>.</w:t>
            </w:r>
          </w:p>
        </w:tc>
        <w:tc>
          <w:tcPr>
            <w:tcW w:w="1617" w:type="dxa"/>
            <w:tcBorders>
              <w:top w:val="single" w:sz="4" w:space="0" w:color="auto"/>
              <w:bottom w:val="single" w:sz="4" w:space="0" w:color="auto"/>
            </w:tcBorders>
            <w:shd w:val="clear" w:color="auto" w:fill="FFFFFF" w:themeFill="background1"/>
          </w:tcPr>
          <w:p w14:paraId="5DEFE5E1" w14:textId="1D64F190" w:rsidR="00C663D3" w:rsidRPr="00726ABE" w:rsidRDefault="00C663D3" w:rsidP="00C663D3">
            <w:pPr>
              <w:rPr>
                <w:lang w:eastAsia="sv-SE"/>
              </w:rPr>
            </w:pPr>
            <w:r>
              <w:rPr>
                <w:lang w:eastAsia="sv-SE"/>
              </w:rPr>
              <w:t>0</w:t>
            </w:r>
            <w:proofErr w:type="gramStart"/>
            <w:r>
              <w:rPr>
                <w:lang w:eastAsia="sv-SE"/>
              </w:rPr>
              <w:t>..</w:t>
            </w:r>
            <w:proofErr w:type="gramEnd"/>
            <w:r>
              <w:rPr>
                <w:lang w:eastAsia="sv-SE"/>
              </w:rPr>
              <w:t>*</w:t>
            </w:r>
          </w:p>
        </w:tc>
      </w:tr>
      <w:tr w:rsidR="00C663D3" w:rsidRPr="00726ABE" w14:paraId="66505E7E" w14:textId="77777777" w:rsidTr="00726ABE">
        <w:tc>
          <w:tcPr>
            <w:tcW w:w="2943" w:type="dxa"/>
            <w:tcBorders>
              <w:top w:val="single" w:sz="4" w:space="0" w:color="auto"/>
              <w:bottom w:val="single" w:sz="4" w:space="0" w:color="auto"/>
            </w:tcBorders>
            <w:shd w:val="clear" w:color="auto" w:fill="FFFFFF" w:themeFill="background1"/>
          </w:tcPr>
          <w:p w14:paraId="47B8DB06" w14:textId="1BB87979" w:rsidR="00C663D3" w:rsidRPr="000D3E6C" w:rsidRDefault="00C663D3" w:rsidP="00C663D3">
            <w:pPr>
              <w:rPr>
                <w:lang w:val="en-US" w:eastAsia="sv-SE"/>
              </w:rPr>
            </w:pPr>
            <w:r w:rsidRPr="00726ABE">
              <w:rPr>
                <w:lang w:val="en-US" w:eastAsia="sv-SE"/>
              </w:rPr>
              <w:t>result</w:t>
            </w:r>
          </w:p>
        </w:tc>
        <w:tc>
          <w:tcPr>
            <w:tcW w:w="2037" w:type="dxa"/>
            <w:tcBorders>
              <w:top w:val="single" w:sz="4" w:space="0" w:color="auto"/>
              <w:bottom w:val="single" w:sz="4" w:space="0" w:color="auto"/>
            </w:tcBorders>
            <w:shd w:val="clear" w:color="auto" w:fill="FFFFFF" w:themeFill="background1"/>
          </w:tcPr>
          <w:p w14:paraId="19B74EF2" w14:textId="0F18D72D" w:rsidR="00C663D3" w:rsidRDefault="00C663D3" w:rsidP="00C663D3">
            <w:pPr>
              <w:rPr>
                <w:lang w:val="en-US" w:eastAsia="sv-SE"/>
              </w:rPr>
            </w:pPr>
            <w:proofErr w:type="spellStart"/>
            <w:r>
              <w:rPr>
                <w:lang w:val="en-US" w:eastAsia="sv-SE"/>
              </w:rPr>
              <w:t>ResultType</w:t>
            </w:r>
            <w:proofErr w:type="spellEnd"/>
          </w:p>
        </w:tc>
        <w:tc>
          <w:tcPr>
            <w:tcW w:w="2925" w:type="dxa"/>
            <w:tcBorders>
              <w:top w:val="single" w:sz="4" w:space="0" w:color="auto"/>
              <w:bottom w:val="single" w:sz="4" w:space="0" w:color="auto"/>
            </w:tcBorders>
            <w:shd w:val="clear" w:color="auto" w:fill="FFFFFF" w:themeFill="background1"/>
          </w:tcPr>
          <w:p w14:paraId="285C649F" w14:textId="41334133" w:rsidR="00C663D3" w:rsidRPr="00726ABE" w:rsidRDefault="00C663D3" w:rsidP="00C663D3">
            <w:pPr>
              <w:rPr>
                <w:lang w:eastAsia="sv-SE"/>
              </w:rPr>
            </w:pPr>
            <w:r>
              <w:rPr>
                <w:lang w:eastAsia="sv-SE"/>
              </w:rPr>
              <w:t>Beskrivning av resultat. Varje system har möjlighet att returnera flera olika typer av problem som upptäckts då begäran behandlats.</w:t>
            </w:r>
          </w:p>
        </w:tc>
        <w:tc>
          <w:tcPr>
            <w:tcW w:w="1617" w:type="dxa"/>
            <w:tcBorders>
              <w:top w:val="single" w:sz="4" w:space="0" w:color="auto"/>
              <w:bottom w:val="single" w:sz="4" w:space="0" w:color="auto"/>
            </w:tcBorders>
            <w:shd w:val="clear" w:color="auto" w:fill="FFFFFF" w:themeFill="background1"/>
          </w:tcPr>
          <w:p w14:paraId="7B8CDEE8" w14:textId="6C52C270" w:rsidR="00C663D3" w:rsidRDefault="00C663D3" w:rsidP="00C663D3">
            <w:pPr>
              <w:rPr>
                <w:lang w:eastAsia="sv-SE"/>
              </w:rPr>
            </w:pPr>
            <w:r>
              <w:rPr>
                <w:lang w:eastAsia="sv-SE"/>
              </w:rPr>
              <w:t>1</w:t>
            </w:r>
            <w:proofErr w:type="gramStart"/>
            <w:r>
              <w:rPr>
                <w:lang w:eastAsia="sv-SE"/>
              </w:rPr>
              <w:t>..</w:t>
            </w:r>
            <w:proofErr w:type="gramEnd"/>
            <w:r>
              <w:rPr>
                <w:lang w:eastAsia="sv-SE"/>
              </w:rPr>
              <w:t>*</w:t>
            </w:r>
          </w:p>
        </w:tc>
      </w:tr>
      <w:tr w:rsidR="00C663D3" w:rsidRPr="00726ABE" w14:paraId="50901344" w14:textId="77777777" w:rsidTr="00726ABE">
        <w:tc>
          <w:tcPr>
            <w:tcW w:w="2943" w:type="dxa"/>
            <w:tcBorders>
              <w:top w:val="single" w:sz="4" w:space="0" w:color="auto"/>
              <w:left w:val="nil"/>
              <w:bottom w:val="single" w:sz="4" w:space="0" w:color="auto"/>
              <w:right w:val="nil"/>
            </w:tcBorders>
            <w:shd w:val="clear" w:color="auto" w:fill="FFFFFF" w:themeFill="background1"/>
          </w:tcPr>
          <w:p w14:paraId="1D4C8685" w14:textId="77777777" w:rsidR="00C663D3" w:rsidRPr="00726ABE" w:rsidRDefault="00C663D3" w:rsidP="00C663D3">
            <w:pPr>
              <w:rPr>
                <w:lang w:val="en-US" w:eastAsia="sv-SE"/>
              </w:rPr>
            </w:pPr>
          </w:p>
        </w:tc>
        <w:tc>
          <w:tcPr>
            <w:tcW w:w="2037" w:type="dxa"/>
            <w:tcBorders>
              <w:top w:val="single" w:sz="4" w:space="0" w:color="auto"/>
              <w:left w:val="nil"/>
              <w:bottom w:val="single" w:sz="4" w:space="0" w:color="auto"/>
              <w:right w:val="nil"/>
            </w:tcBorders>
            <w:shd w:val="clear" w:color="auto" w:fill="FFFFFF" w:themeFill="background1"/>
          </w:tcPr>
          <w:p w14:paraId="1BD16D9E" w14:textId="77777777" w:rsidR="00C663D3" w:rsidRDefault="00C663D3" w:rsidP="00C663D3">
            <w:pPr>
              <w:rPr>
                <w:lang w:val="en-US" w:eastAsia="sv-SE"/>
              </w:rPr>
            </w:pPr>
          </w:p>
        </w:tc>
        <w:tc>
          <w:tcPr>
            <w:tcW w:w="2925" w:type="dxa"/>
            <w:tcBorders>
              <w:top w:val="single" w:sz="4" w:space="0" w:color="auto"/>
              <w:left w:val="nil"/>
              <w:bottom w:val="single" w:sz="4" w:space="0" w:color="auto"/>
              <w:right w:val="nil"/>
            </w:tcBorders>
            <w:shd w:val="clear" w:color="auto" w:fill="FFFFFF" w:themeFill="background1"/>
          </w:tcPr>
          <w:p w14:paraId="4C66FCF2" w14:textId="77777777" w:rsidR="00C663D3" w:rsidRDefault="00C663D3" w:rsidP="00C663D3">
            <w:pPr>
              <w:rPr>
                <w:lang w:eastAsia="sv-SE"/>
              </w:rPr>
            </w:pPr>
          </w:p>
        </w:tc>
        <w:tc>
          <w:tcPr>
            <w:tcW w:w="1617" w:type="dxa"/>
            <w:tcBorders>
              <w:top w:val="single" w:sz="4" w:space="0" w:color="auto"/>
              <w:left w:val="nil"/>
              <w:bottom w:val="single" w:sz="4" w:space="0" w:color="auto"/>
              <w:right w:val="nil"/>
            </w:tcBorders>
            <w:shd w:val="clear" w:color="auto" w:fill="FFFFFF" w:themeFill="background1"/>
          </w:tcPr>
          <w:p w14:paraId="2602B2BF" w14:textId="77777777" w:rsidR="00C663D3" w:rsidRDefault="00C663D3" w:rsidP="00C663D3">
            <w:pPr>
              <w:rPr>
                <w:lang w:eastAsia="sv-SE"/>
              </w:rPr>
            </w:pPr>
          </w:p>
        </w:tc>
      </w:tr>
      <w:tr w:rsidR="00C663D3" w:rsidRPr="00726ABE" w14:paraId="1C86D6BC" w14:textId="77777777" w:rsidTr="00726ABE">
        <w:tc>
          <w:tcPr>
            <w:tcW w:w="2943" w:type="dxa"/>
            <w:tcBorders>
              <w:top w:val="single" w:sz="4" w:space="0" w:color="auto"/>
              <w:bottom w:val="single" w:sz="4" w:space="0" w:color="auto"/>
            </w:tcBorders>
            <w:shd w:val="clear" w:color="auto" w:fill="A6A6A6" w:themeFill="background1" w:themeFillShade="A6"/>
          </w:tcPr>
          <w:p w14:paraId="3B017EA1" w14:textId="6060E8C6" w:rsidR="00C663D3" w:rsidRPr="00726ABE" w:rsidRDefault="00C663D3" w:rsidP="00C663D3">
            <w:pPr>
              <w:rPr>
                <w:lang w:val="en-US" w:eastAsia="sv-SE"/>
              </w:rPr>
            </w:pPr>
            <w:proofErr w:type="spellStart"/>
            <w:r>
              <w:rPr>
                <w:lang w:val="en-US" w:eastAsia="sv-SE"/>
              </w:rPr>
              <w:t>s</w:t>
            </w:r>
            <w:r w:rsidRPr="000D3E6C">
              <w:rPr>
                <w:lang w:val="en-US" w:eastAsia="sv-SE"/>
              </w:rPr>
              <w:t>ourceSystemNullFlavorResponse</w:t>
            </w:r>
            <w:proofErr w:type="spellEnd"/>
            <w:r>
              <w:rPr>
                <w:lang w:val="en-US" w:eastAsia="sv-SE"/>
              </w:rPr>
              <w:t>/</w:t>
            </w:r>
            <w:proofErr w:type="spellStart"/>
            <w:r w:rsidRPr="000D3E6C">
              <w:rPr>
                <w:lang w:val="en-US" w:eastAsia="sv-SE"/>
              </w:rPr>
              <w:t>sourceSystem</w:t>
            </w:r>
            <w:proofErr w:type="spellEnd"/>
          </w:p>
        </w:tc>
        <w:tc>
          <w:tcPr>
            <w:tcW w:w="2037" w:type="dxa"/>
            <w:tcBorders>
              <w:top w:val="single" w:sz="4" w:space="0" w:color="auto"/>
              <w:bottom w:val="single" w:sz="4" w:space="0" w:color="auto"/>
            </w:tcBorders>
            <w:shd w:val="clear" w:color="auto" w:fill="A6A6A6" w:themeFill="background1" w:themeFillShade="A6"/>
          </w:tcPr>
          <w:p w14:paraId="4363B803" w14:textId="50296DAA" w:rsidR="00C663D3" w:rsidRDefault="00C663D3" w:rsidP="00C663D3">
            <w:pPr>
              <w:rPr>
                <w:lang w:val="en-US" w:eastAsia="sv-SE"/>
              </w:rPr>
            </w:pPr>
            <w:proofErr w:type="spellStart"/>
            <w:r>
              <w:rPr>
                <w:lang w:val="en-US" w:eastAsia="sv-SE"/>
              </w:rPr>
              <w:t>SourceSystemType</w:t>
            </w:r>
            <w:proofErr w:type="spellEnd"/>
          </w:p>
        </w:tc>
        <w:tc>
          <w:tcPr>
            <w:tcW w:w="2925" w:type="dxa"/>
            <w:tcBorders>
              <w:top w:val="single" w:sz="4" w:space="0" w:color="auto"/>
              <w:bottom w:val="single" w:sz="4" w:space="0" w:color="auto"/>
            </w:tcBorders>
            <w:shd w:val="clear" w:color="auto" w:fill="A6A6A6" w:themeFill="background1" w:themeFillShade="A6"/>
          </w:tcPr>
          <w:p w14:paraId="6397168A" w14:textId="77777777" w:rsidR="00C663D3" w:rsidRDefault="00C663D3" w:rsidP="00C663D3">
            <w:pPr>
              <w:rPr>
                <w:lang w:eastAsia="sv-SE"/>
              </w:rPr>
            </w:pPr>
          </w:p>
        </w:tc>
        <w:tc>
          <w:tcPr>
            <w:tcW w:w="1617" w:type="dxa"/>
            <w:tcBorders>
              <w:top w:val="single" w:sz="4" w:space="0" w:color="auto"/>
              <w:bottom w:val="single" w:sz="4" w:space="0" w:color="auto"/>
            </w:tcBorders>
            <w:shd w:val="clear" w:color="auto" w:fill="A6A6A6" w:themeFill="background1" w:themeFillShade="A6"/>
          </w:tcPr>
          <w:p w14:paraId="3648A8F7" w14:textId="77777777" w:rsidR="00C663D3" w:rsidRDefault="00C663D3" w:rsidP="00C663D3">
            <w:pPr>
              <w:rPr>
                <w:lang w:eastAsia="sv-SE"/>
              </w:rPr>
            </w:pPr>
          </w:p>
        </w:tc>
      </w:tr>
      <w:tr w:rsidR="00C663D3" w:rsidRPr="00726ABE" w14:paraId="4389F955" w14:textId="77777777" w:rsidTr="00726ABE">
        <w:tc>
          <w:tcPr>
            <w:tcW w:w="2943" w:type="dxa"/>
            <w:tcBorders>
              <w:top w:val="single" w:sz="4" w:space="0" w:color="auto"/>
              <w:bottom w:val="single" w:sz="4" w:space="0" w:color="auto"/>
            </w:tcBorders>
            <w:shd w:val="clear" w:color="auto" w:fill="FFFFFF" w:themeFill="background1"/>
          </w:tcPr>
          <w:p w14:paraId="032F429C" w14:textId="4618AC47" w:rsidR="00C663D3" w:rsidRDefault="00C663D3" w:rsidP="00C663D3">
            <w:pPr>
              <w:rPr>
                <w:lang w:val="en-US" w:eastAsia="sv-SE"/>
              </w:rPr>
            </w:pPr>
            <w:r>
              <w:rPr>
                <w:lang w:val="en-US" w:eastAsia="sv-SE"/>
              </w:rPr>
              <w:t>id</w:t>
            </w:r>
          </w:p>
        </w:tc>
        <w:tc>
          <w:tcPr>
            <w:tcW w:w="2037" w:type="dxa"/>
            <w:tcBorders>
              <w:top w:val="single" w:sz="4" w:space="0" w:color="auto"/>
              <w:bottom w:val="single" w:sz="4" w:space="0" w:color="auto"/>
            </w:tcBorders>
            <w:shd w:val="clear" w:color="auto" w:fill="FFFFFF" w:themeFill="background1"/>
          </w:tcPr>
          <w:p w14:paraId="471B1976" w14:textId="6BA6B7D0" w:rsidR="00C663D3" w:rsidRDefault="00C663D3" w:rsidP="00C663D3">
            <w:pPr>
              <w:rPr>
                <w:lang w:val="en-US" w:eastAsia="sv-SE"/>
              </w:rPr>
            </w:pPr>
            <w:proofErr w:type="spellStart"/>
            <w:r>
              <w:rPr>
                <w:lang w:val="en-US" w:eastAsia="sv-SE"/>
              </w:rPr>
              <w:t>IIType</w:t>
            </w:r>
            <w:proofErr w:type="spellEnd"/>
          </w:p>
        </w:tc>
        <w:tc>
          <w:tcPr>
            <w:tcW w:w="2925" w:type="dxa"/>
            <w:tcBorders>
              <w:top w:val="single" w:sz="4" w:space="0" w:color="auto"/>
              <w:bottom w:val="single" w:sz="4" w:space="0" w:color="auto"/>
            </w:tcBorders>
            <w:shd w:val="clear" w:color="auto" w:fill="FFFFFF" w:themeFill="background1"/>
          </w:tcPr>
          <w:p w14:paraId="75ACA5F3" w14:textId="75E69561" w:rsidR="00C663D3" w:rsidRDefault="00C663D3" w:rsidP="00C663D3">
            <w:pPr>
              <w:rPr>
                <w:lang w:eastAsia="sv-SE"/>
              </w:rPr>
            </w:pPr>
            <w:r>
              <w:rPr>
                <w:lang w:eastAsia="sv-SE"/>
              </w:rPr>
              <w:t>HSA-id för källsystem</w:t>
            </w:r>
          </w:p>
        </w:tc>
        <w:tc>
          <w:tcPr>
            <w:tcW w:w="1617" w:type="dxa"/>
            <w:tcBorders>
              <w:top w:val="single" w:sz="4" w:space="0" w:color="auto"/>
              <w:bottom w:val="single" w:sz="4" w:space="0" w:color="auto"/>
            </w:tcBorders>
            <w:shd w:val="clear" w:color="auto" w:fill="FFFFFF" w:themeFill="background1"/>
          </w:tcPr>
          <w:p w14:paraId="7B674333" w14:textId="29FD9CF5" w:rsidR="00C663D3" w:rsidRDefault="00C663D3" w:rsidP="00C663D3">
            <w:pPr>
              <w:rPr>
                <w:lang w:eastAsia="sv-SE"/>
              </w:rPr>
            </w:pPr>
            <w:r>
              <w:rPr>
                <w:lang w:eastAsia="sv-SE"/>
              </w:rPr>
              <w:t>1</w:t>
            </w:r>
            <w:proofErr w:type="gramStart"/>
            <w:r>
              <w:rPr>
                <w:lang w:eastAsia="sv-SE"/>
              </w:rPr>
              <w:t>..</w:t>
            </w:r>
            <w:proofErr w:type="gramEnd"/>
            <w:r>
              <w:rPr>
                <w:lang w:eastAsia="sv-SE"/>
              </w:rPr>
              <w:t>1</w:t>
            </w:r>
          </w:p>
        </w:tc>
      </w:tr>
      <w:tr w:rsidR="00C663D3" w:rsidRPr="00726ABE" w14:paraId="43B7C2C3" w14:textId="77777777" w:rsidTr="00726ABE">
        <w:tc>
          <w:tcPr>
            <w:tcW w:w="2943" w:type="dxa"/>
            <w:tcBorders>
              <w:top w:val="single" w:sz="4" w:space="0" w:color="auto"/>
              <w:left w:val="nil"/>
              <w:bottom w:val="single" w:sz="4" w:space="0" w:color="auto"/>
              <w:right w:val="nil"/>
            </w:tcBorders>
            <w:shd w:val="clear" w:color="auto" w:fill="FFFFFF" w:themeFill="background1"/>
          </w:tcPr>
          <w:p w14:paraId="309D540B" w14:textId="77777777" w:rsidR="00C663D3" w:rsidRDefault="00C663D3" w:rsidP="00C663D3">
            <w:pPr>
              <w:rPr>
                <w:lang w:val="en-US" w:eastAsia="sv-SE"/>
              </w:rPr>
            </w:pPr>
          </w:p>
        </w:tc>
        <w:tc>
          <w:tcPr>
            <w:tcW w:w="2037" w:type="dxa"/>
            <w:tcBorders>
              <w:top w:val="single" w:sz="4" w:space="0" w:color="auto"/>
              <w:left w:val="nil"/>
              <w:bottom w:val="single" w:sz="4" w:space="0" w:color="auto"/>
              <w:right w:val="nil"/>
            </w:tcBorders>
            <w:shd w:val="clear" w:color="auto" w:fill="FFFFFF" w:themeFill="background1"/>
          </w:tcPr>
          <w:p w14:paraId="1EADEDA9" w14:textId="77777777" w:rsidR="00C663D3" w:rsidRDefault="00C663D3" w:rsidP="00C663D3">
            <w:pPr>
              <w:rPr>
                <w:lang w:val="en-US" w:eastAsia="sv-SE"/>
              </w:rPr>
            </w:pPr>
          </w:p>
        </w:tc>
        <w:tc>
          <w:tcPr>
            <w:tcW w:w="2925" w:type="dxa"/>
            <w:tcBorders>
              <w:top w:val="single" w:sz="4" w:space="0" w:color="auto"/>
              <w:left w:val="nil"/>
              <w:bottom w:val="single" w:sz="4" w:space="0" w:color="auto"/>
              <w:right w:val="nil"/>
            </w:tcBorders>
            <w:shd w:val="clear" w:color="auto" w:fill="FFFFFF" w:themeFill="background1"/>
          </w:tcPr>
          <w:p w14:paraId="118320B3" w14:textId="77777777" w:rsidR="00C663D3" w:rsidRDefault="00C663D3" w:rsidP="00C663D3">
            <w:pPr>
              <w:rPr>
                <w:lang w:eastAsia="sv-SE"/>
              </w:rPr>
            </w:pPr>
          </w:p>
        </w:tc>
        <w:tc>
          <w:tcPr>
            <w:tcW w:w="1617" w:type="dxa"/>
            <w:tcBorders>
              <w:top w:val="single" w:sz="4" w:space="0" w:color="auto"/>
              <w:left w:val="nil"/>
              <w:bottom w:val="single" w:sz="4" w:space="0" w:color="auto"/>
              <w:right w:val="nil"/>
            </w:tcBorders>
            <w:shd w:val="clear" w:color="auto" w:fill="FFFFFF" w:themeFill="background1"/>
          </w:tcPr>
          <w:p w14:paraId="6E8A1E42" w14:textId="77777777" w:rsidR="00C663D3" w:rsidRDefault="00C663D3" w:rsidP="00C663D3">
            <w:pPr>
              <w:rPr>
                <w:lang w:eastAsia="sv-SE"/>
              </w:rPr>
            </w:pPr>
          </w:p>
        </w:tc>
      </w:tr>
      <w:tr w:rsidR="00C663D3" w:rsidRPr="00726ABE" w14:paraId="791D8478" w14:textId="77777777" w:rsidTr="00726ABE">
        <w:tc>
          <w:tcPr>
            <w:tcW w:w="2943" w:type="dxa"/>
            <w:tcBorders>
              <w:top w:val="single" w:sz="4" w:space="0" w:color="auto"/>
              <w:bottom w:val="single" w:sz="4" w:space="0" w:color="auto"/>
            </w:tcBorders>
            <w:shd w:val="clear" w:color="auto" w:fill="A6A6A6" w:themeFill="background1" w:themeFillShade="A6"/>
          </w:tcPr>
          <w:p w14:paraId="7D40DDA1" w14:textId="27EA4B02" w:rsidR="00C663D3" w:rsidRDefault="00C663D3" w:rsidP="00C663D3">
            <w:pPr>
              <w:rPr>
                <w:lang w:val="en-US" w:eastAsia="sv-SE"/>
              </w:rPr>
            </w:pPr>
            <w:proofErr w:type="spellStart"/>
            <w:r>
              <w:rPr>
                <w:lang w:val="en-US" w:eastAsia="sv-SE"/>
              </w:rPr>
              <w:t>s</w:t>
            </w:r>
            <w:r w:rsidRPr="000D3E6C">
              <w:rPr>
                <w:lang w:val="en-US" w:eastAsia="sv-SE"/>
              </w:rPr>
              <w:t>ourceSystemNullFlavorResponse</w:t>
            </w:r>
            <w:proofErr w:type="spellEnd"/>
            <w:r>
              <w:rPr>
                <w:lang w:val="en-US" w:eastAsia="sv-SE"/>
              </w:rPr>
              <w:t>/result</w:t>
            </w:r>
          </w:p>
        </w:tc>
        <w:tc>
          <w:tcPr>
            <w:tcW w:w="2037" w:type="dxa"/>
            <w:tcBorders>
              <w:top w:val="single" w:sz="4" w:space="0" w:color="auto"/>
              <w:bottom w:val="single" w:sz="4" w:space="0" w:color="auto"/>
            </w:tcBorders>
            <w:shd w:val="clear" w:color="auto" w:fill="A6A6A6" w:themeFill="background1" w:themeFillShade="A6"/>
          </w:tcPr>
          <w:p w14:paraId="3C8377ED" w14:textId="624C5D2C" w:rsidR="00C663D3" w:rsidRDefault="00C663D3" w:rsidP="00C663D3">
            <w:pPr>
              <w:rPr>
                <w:lang w:val="en-US" w:eastAsia="sv-SE"/>
              </w:rPr>
            </w:pPr>
            <w:proofErr w:type="spellStart"/>
            <w:r>
              <w:rPr>
                <w:lang w:val="en-US" w:eastAsia="sv-SE"/>
              </w:rPr>
              <w:t>ResultType</w:t>
            </w:r>
            <w:proofErr w:type="spellEnd"/>
          </w:p>
        </w:tc>
        <w:tc>
          <w:tcPr>
            <w:tcW w:w="2925" w:type="dxa"/>
            <w:tcBorders>
              <w:top w:val="single" w:sz="4" w:space="0" w:color="auto"/>
              <w:bottom w:val="single" w:sz="4" w:space="0" w:color="auto"/>
            </w:tcBorders>
            <w:shd w:val="clear" w:color="auto" w:fill="A6A6A6" w:themeFill="background1" w:themeFillShade="A6"/>
          </w:tcPr>
          <w:p w14:paraId="1A9CA47A" w14:textId="77777777" w:rsidR="00C663D3" w:rsidRDefault="00C663D3" w:rsidP="00C663D3">
            <w:pPr>
              <w:rPr>
                <w:lang w:eastAsia="sv-SE"/>
              </w:rPr>
            </w:pPr>
          </w:p>
        </w:tc>
        <w:tc>
          <w:tcPr>
            <w:tcW w:w="1617" w:type="dxa"/>
            <w:tcBorders>
              <w:top w:val="single" w:sz="4" w:space="0" w:color="auto"/>
              <w:bottom w:val="single" w:sz="4" w:space="0" w:color="auto"/>
            </w:tcBorders>
            <w:shd w:val="clear" w:color="auto" w:fill="A6A6A6" w:themeFill="background1" w:themeFillShade="A6"/>
          </w:tcPr>
          <w:p w14:paraId="065EACF2" w14:textId="77777777" w:rsidR="00C663D3" w:rsidRDefault="00C663D3" w:rsidP="00C663D3">
            <w:pPr>
              <w:rPr>
                <w:lang w:eastAsia="sv-SE"/>
              </w:rPr>
            </w:pPr>
          </w:p>
        </w:tc>
      </w:tr>
      <w:tr w:rsidR="00C663D3" w:rsidRPr="00726ABE" w14:paraId="210FBD7B" w14:textId="77777777" w:rsidTr="00726ABE">
        <w:tc>
          <w:tcPr>
            <w:tcW w:w="2943" w:type="dxa"/>
            <w:tcBorders>
              <w:top w:val="single" w:sz="4" w:space="0" w:color="auto"/>
              <w:bottom w:val="single" w:sz="4" w:space="0" w:color="auto"/>
            </w:tcBorders>
            <w:shd w:val="clear" w:color="auto" w:fill="FFFFFF" w:themeFill="background1"/>
          </w:tcPr>
          <w:p w14:paraId="257D32BA" w14:textId="06432705" w:rsidR="00C663D3" w:rsidRDefault="00C663D3" w:rsidP="00C663D3">
            <w:pPr>
              <w:rPr>
                <w:lang w:val="en-US" w:eastAsia="sv-SE"/>
              </w:rPr>
            </w:pPr>
            <w:proofErr w:type="spellStart"/>
            <w:r w:rsidRPr="00726ABE">
              <w:rPr>
                <w:lang w:val="en-US" w:eastAsia="sv-SE"/>
              </w:rPr>
              <w:t>resultCode</w:t>
            </w:r>
            <w:proofErr w:type="spellEnd"/>
          </w:p>
        </w:tc>
        <w:tc>
          <w:tcPr>
            <w:tcW w:w="2037" w:type="dxa"/>
            <w:tcBorders>
              <w:top w:val="single" w:sz="4" w:space="0" w:color="auto"/>
              <w:bottom w:val="single" w:sz="4" w:space="0" w:color="auto"/>
            </w:tcBorders>
            <w:shd w:val="clear" w:color="auto" w:fill="FFFFFF" w:themeFill="background1"/>
          </w:tcPr>
          <w:p w14:paraId="4F0FC91C" w14:textId="1F7709C1" w:rsidR="00C663D3" w:rsidRDefault="00C663D3" w:rsidP="00C663D3">
            <w:pPr>
              <w:rPr>
                <w:lang w:val="en-US" w:eastAsia="sv-SE"/>
              </w:rPr>
            </w:pPr>
            <w:proofErr w:type="spellStart"/>
            <w:r w:rsidRPr="00726ABE">
              <w:rPr>
                <w:lang w:val="en-US" w:eastAsia="sv-SE"/>
              </w:rPr>
              <w:t>ResultCodeEnum</w:t>
            </w:r>
            <w:proofErr w:type="spellEnd"/>
          </w:p>
        </w:tc>
        <w:tc>
          <w:tcPr>
            <w:tcW w:w="2925" w:type="dxa"/>
            <w:tcBorders>
              <w:top w:val="single" w:sz="4" w:space="0" w:color="auto"/>
              <w:bottom w:val="single" w:sz="4" w:space="0" w:color="auto"/>
            </w:tcBorders>
            <w:shd w:val="clear" w:color="auto" w:fill="FFFFFF" w:themeFill="background1"/>
          </w:tcPr>
          <w:p w14:paraId="2F3F74F8" w14:textId="77777777" w:rsidR="00C663D3" w:rsidRDefault="00C663D3" w:rsidP="00C663D3">
            <w:pPr>
              <w:rPr>
                <w:lang w:eastAsia="sv-SE"/>
              </w:rPr>
            </w:pPr>
            <w:r>
              <w:rPr>
                <w:lang w:eastAsia="sv-SE"/>
              </w:rPr>
              <w:t>OK</w:t>
            </w:r>
          </w:p>
          <w:p w14:paraId="44335897" w14:textId="00DA6F67" w:rsidR="00C663D3" w:rsidRDefault="00C663D3" w:rsidP="00C663D3">
            <w:pPr>
              <w:rPr>
                <w:lang w:eastAsia="sv-SE"/>
              </w:rPr>
            </w:pPr>
            <w:r>
              <w:rPr>
                <w:lang w:eastAsia="sv-SE"/>
              </w:rPr>
              <w:t>INFO</w:t>
            </w:r>
          </w:p>
          <w:p w14:paraId="2BA31236" w14:textId="56F06E06" w:rsidR="00C663D3" w:rsidRDefault="00C663D3" w:rsidP="00C663D3">
            <w:pPr>
              <w:rPr>
                <w:lang w:eastAsia="sv-SE"/>
              </w:rPr>
            </w:pPr>
            <w:r>
              <w:rPr>
                <w:lang w:eastAsia="sv-SE"/>
              </w:rPr>
              <w:t>ERROR</w:t>
            </w:r>
          </w:p>
        </w:tc>
        <w:tc>
          <w:tcPr>
            <w:tcW w:w="1617" w:type="dxa"/>
            <w:tcBorders>
              <w:top w:val="single" w:sz="4" w:space="0" w:color="auto"/>
              <w:bottom w:val="single" w:sz="4" w:space="0" w:color="auto"/>
            </w:tcBorders>
            <w:shd w:val="clear" w:color="auto" w:fill="FFFFFF" w:themeFill="background1"/>
          </w:tcPr>
          <w:p w14:paraId="29FE6FB2" w14:textId="34BDFBD1" w:rsidR="00C663D3" w:rsidRDefault="00C663D3" w:rsidP="00C663D3">
            <w:pPr>
              <w:rPr>
                <w:lang w:eastAsia="sv-SE"/>
              </w:rPr>
            </w:pPr>
            <w:r>
              <w:rPr>
                <w:lang w:eastAsia="sv-SE"/>
              </w:rPr>
              <w:t>1</w:t>
            </w:r>
            <w:proofErr w:type="gramStart"/>
            <w:r>
              <w:rPr>
                <w:lang w:eastAsia="sv-SE"/>
              </w:rPr>
              <w:t>..</w:t>
            </w:r>
            <w:proofErr w:type="gramEnd"/>
            <w:r>
              <w:rPr>
                <w:lang w:eastAsia="sv-SE"/>
              </w:rPr>
              <w:t>1</w:t>
            </w:r>
          </w:p>
        </w:tc>
      </w:tr>
      <w:tr w:rsidR="00C663D3" w:rsidRPr="00726ABE" w14:paraId="4B21AF90" w14:textId="77777777" w:rsidTr="00726ABE">
        <w:tc>
          <w:tcPr>
            <w:tcW w:w="2943" w:type="dxa"/>
            <w:tcBorders>
              <w:top w:val="single" w:sz="4" w:space="0" w:color="auto"/>
              <w:bottom w:val="single" w:sz="4" w:space="0" w:color="auto"/>
            </w:tcBorders>
            <w:shd w:val="clear" w:color="auto" w:fill="FFFFFF" w:themeFill="background1"/>
          </w:tcPr>
          <w:p w14:paraId="49BF40C7" w14:textId="635E2EDC" w:rsidR="00C663D3" w:rsidRPr="00726ABE" w:rsidRDefault="00C663D3" w:rsidP="00C663D3">
            <w:pPr>
              <w:rPr>
                <w:lang w:val="en-US" w:eastAsia="sv-SE"/>
              </w:rPr>
            </w:pPr>
            <w:proofErr w:type="spellStart"/>
            <w:r w:rsidRPr="00726ABE">
              <w:rPr>
                <w:lang w:val="en-US" w:eastAsia="sv-SE"/>
              </w:rPr>
              <w:t>errorCode</w:t>
            </w:r>
            <w:proofErr w:type="spellEnd"/>
          </w:p>
        </w:tc>
        <w:tc>
          <w:tcPr>
            <w:tcW w:w="2037" w:type="dxa"/>
            <w:tcBorders>
              <w:top w:val="single" w:sz="4" w:space="0" w:color="auto"/>
              <w:bottom w:val="single" w:sz="4" w:space="0" w:color="auto"/>
            </w:tcBorders>
            <w:shd w:val="clear" w:color="auto" w:fill="FFFFFF" w:themeFill="background1"/>
          </w:tcPr>
          <w:p w14:paraId="4924EED4" w14:textId="71558591" w:rsidR="00C663D3" w:rsidRDefault="00C663D3" w:rsidP="00C663D3">
            <w:pPr>
              <w:rPr>
                <w:lang w:val="en-US" w:eastAsia="sv-SE"/>
              </w:rPr>
            </w:pPr>
            <w:proofErr w:type="spellStart"/>
            <w:r w:rsidRPr="00726ABE">
              <w:rPr>
                <w:lang w:val="en-US" w:eastAsia="sv-SE"/>
              </w:rPr>
              <w:t>ErrorCodeEnum</w:t>
            </w:r>
            <w:proofErr w:type="spellEnd"/>
          </w:p>
        </w:tc>
        <w:tc>
          <w:tcPr>
            <w:tcW w:w="2925" w:type="dxa"/>
            <w:tcBorders>
              <w:top w:val="single" w:sz="4" w:space="0" w:color="auto"/>
              <w:bottom w:val="single" w:sz="4" w:space="0" w:color="auto"/>
            </w:tcBorders>
            <w:shd w:val="clear" w:color="auto" w:fill="FFFFFF" w:themeFill="background1"/>
          </w:tcPr>
          <w:p w14:paraId="602976BC" w14:textId="77777777" w:rsidR="00C663D3" w:rsidRPr="00726ABE" w:rsidRDefault="00C663D3" w:rsidP="00C663D3">
            <w:pPr>
              <w:rPr>
                <w:b/>
                <w:lang w:eastAsia="sv-SE"/>
              </w:rPr>
            </w:pPr>
            <w:proofErr w:type="spellStart"/>
            <w:r w:rsidRPr="00726ABE">
              <w:rPr>
                <w:b/>
                <w:lang w:eastAsia="sv-SE"/>
              </w:rPr>
              <w:t>unknownParameterValue</w:t>
            </w:r>
            <w:proofErr w:type="spellEnd"/>
          </w:p>
          <w:p w14:paraId="588E61C7" w14:textId="190D3C25" w:rsidR="00C663D3" w:rsidRDefault="00C663D3" w:rsidP="00C663D3">
            <w:pPr>
              <w:rPr>
                <w:lang w:eastAsia="sv-SE"/>
              </w:rPr>
            </w:pPr>
            <w:r w:rsidRPr="00726ABE">
              <w:rPr>
                <w:lang w:eastAsia="sv-SE"/>
              </w:rPr>
              <w:lastRenderedPageBreak/>
              <w:t>Försök att filtrera på okänd kod/värde. Detta innebär att systemet inte har teknisk möjlighet att hantera den efterfrågade informationen.</w:t>
            </w:r>
          </w:p>
          <w:p w14:paraId="6949F604" w14:textId="77777777" w:rsidR="00C663D3" w:rsidRDefault="00C663D3" w:rsidP="00C663D3">
            <w:pPr>
              <w:rPr>
                <w:lang w:eastAsia="sv-SE"/>
              </w:rPr>
            </w:pPr>
          </w:p>
          <w:p w14:paraId="6592D547" w14:textId="77777777" w:rsidR="00C663D3" w:rsidRPr="00726ABE" w:rsidRDefault="00C663D3" w:rsidP="00C663D3">
            <w:pPr>
              <w:rPr>
                <w:b/>
                <w:lang w:eastAsia="sv-SE"/>
              </w:rPr>
            </w:pPr>
            <w:proofErr w:type="spellStart"/>
            <w:r w:rsidRPr="00726ABE">
              <w:rPr>
                <w:b/>
                <w:lang w:eastAsia="sv-SE"/>
              </w:rPr>
              <w:t>policyViolation</w:t>
            </w:r>
            <w:proofErr w:type="spellEnd"/>
          </w:p>
          <w:p w14:paraId="2BC904ED" w14:textId="0144BC0D" w:rsidR="00C663D3" w:rsidRDefault="00C663D3" w:rsidP="00C663D3">
            <w:pPr>
              <w:rPr>
                <w:lang w:eastAsia="sv-SE"/>
              </w:rPr>
            </w:pPr>
            <w:r w:rsidRPr="00726ABE">
              <w:rPr>
                <w:lang w:eastAsia="sv-SE"/>
              </w:rPr>
              <w:t>Den efterfrågade informationen lämnas inte ut till konsument av policyskäl.</w:t>
            </w:r>
          </w:p>
          <w:p w14:paraId="44EEFCD7" w14:textId="77777777" w:rsidR="00C663D3" w:rsidRDefault="00C663D3" w:rsidP="00C663D3">
            <w:pPr>
              <w:rPr>
                <w:lang w:eastAsia="sv-SE"/>
              </w:rPr>
            </w:pPr>
          </w:p>
          <w:p w14:paraId="53174948" w14:textId="77777777" w:rsidR="00C663D3" w:rsidRPr="00726ABE" w:rsidRDefault="00C663D3" w:rsidP="00C663D3">
            <w:pPr>
              <w:rPr>
                <w:b/>
                <w:lang w:eastAsia="sv-SE"/>
              </w:rPr>
            </w:pPr>
            <w:proofErr w:type="spellStart"/>
            <w:r w:rsidRPr="00726ABE">
              <w:rPr>
                <w:b/>
                <w:lang w:eastAsia="sv-SE"/>
              </w:rPr>
              <w:t>restrictedByPatient</w:t>
            </w:r>
            <w:proofErr w:type="spellEnd"/>
          </w:p>
          <w:p w14:paraId="59CEB563" w14:textId="3625179A" w:rsidR="00C663D3" w:rsidRDefault="00C663D3" w:rsidP="00C663D3">
            <w:pPr>
              <w:rPr>
                <w:lang w:eastAsia="sv-SE"/>
              </w:rPr>
            </w:pPr>
            <w:r w:rsidRPr="00726ABE">
              <w:rPr>
                <w:lang w:eastAsia="sv-SE"/>
              </w:rPr>
              <w:t>Den efterfrågade informationen lämnas inte ut till konsument eftersom patienten har registrerat en spärr.</w:t>
            </w:r>
          </w:p>
          <w:p w14:paraId="48074F01" w14:textId="77777777" w:rsidR="00C663D3" w:rsidRDefault="00C663D3" w:rsidP="00C663D3">
            <w:pPr>
              <w:rPr>
                <w:lang w:eastAsia="sv-SE"/>
              </w:rPr>
            </w:pPr>
          </w:p>
          <w:p w14:paraId="6A118721" w14:textId="77777777" w:rsidR="00C663D3" w:rsidRPr="00726ABE" w:rsidRDefault="00C663D3" w:rsidP="00C663D3">
            <w:pPr>
              <w:rPr>
                <w:b/>
                <w:lang w:eastAsia="sv-SE"/>
              </w:rPr>
            </w:pPr>
            <w:proofErr w:type="spellStart"/>
            <w:r w:rsidRPr="00726ABE">
              <w:rPr>
                <w:b/>
                <w:lang w:eastAsia="sv-SE"/>
              </w:rPr>
              <w:t>other</w:t>
            </w:r>
            <w:proofErr w:type="spellEnd"/>
          </w:p>
          <w:p w14:paraId="28EB215F" w14:textId="6A97B05A" w:rsidR="00C663D3" w:rsidRDefault="00C663D3" w:rsidP="00C663D3">
            <w:pPr>
              <w:rPr>
                <w:lang w:eastAsia="sv-SE"/>
              </w:rPr>
            </w:pPr>
            <w:r w:rsidRPr="00726ABE">
              <w:rPr>
                <w:lang w:eastAsia="sv-SE"/>
              </w:rPr>
              <w:t>Den efterfrågade informationen lämnas inte ut till konsument eftersom patienten har registrerat en spärr.</w:t>
            </w:r>
          </w:p>
        </w:tc>
        <w:tc>
          <w:tcPr>
            <w:tcW w:w="1617" w:type="dxa"/>
            <w:tcBorders>
              <w:top w:val="single" w:sz="4" w:space="0" w:color="auto"/>
              <w:bottom w:val="single" w:sz="4" w:space="0" w:color="auto"/>
            </w:tcBorders>
            <w:shd w:val="clear" w:color="auto" w:fill="FFFFFF" w:themeFill="background1"/>
          </w:tcPr>
          <w:p w14:paraId="5F6BF1A2" w14:textId="77725E6F" w:rsidR="00C663D3" w:rsidRDefault="00C663D3" w:rsidP="00C663D3">
            <w:pPr>
              <w:rPr>
                <w:lang w:eastAsia="sv-SE"/>
              </w:rPr>
            </w:pPr>
            <w:r>
              <w:rPr>
                <w:lang w:eastAsia="sv-SE"/>
              </w:rPr>
              <w:lastRenderedPageBreak/>
              <w:t>0</w:t>
            </w:r>
            <w:proofErr w:type="gramStart"/>
            <w:r>
              <w:rPr>
                <w:lang w:eastAsia="sv-SE"/>
              </w:rPr>
              <w:t>..</w:t>
            </w:r>
            <w:proofErr w:type="gramEnd"/>
            <w:r>
              <w:rPr>
                <w:lang w:eastAsia="sv-SE"/>
              </w:rPr>
              <w:t>1</w:t>
            </w:r>
          </w:p>
        </w:tc>
      </w:tr>
      <w:tr w:rsidR="00C663D3" w:rsidRPr="00726ABE" w14:paraId="77A3EB71" w14:textId="77777777" w:rsidTr="00726ABE">
        <w:tc>
          <w:tcPr>
            <w:tcW w:w="2943" w:type="dxa"/>
            <w:tcBorders>
              <w:top w:val="single" w:sz="4" w:space="0" w:color="auto"/>
              <w:bottom w:val="single" w:sz="4" w:space="0" w:color="auto"/>
            </w:tcBorders>
            <w:shd w:val="clear" w:color="auto" w:fill="FFFFFF" w:themeFill="background1"/>
          </w:tcPr>
          <w:p w14:paraId="386251FE" w14:textId="17434791" w:rsidR="00C663D3" w:rsidRPr="00726ABE" w:rsidRDefault="00C663D3" w:rsidP="00C663D3">
            <w:pPr>
              <w:rPr>
                <w:lang w:val="en-US" w:eastAsia="sv-SE"/>
              </w:rPr>
            </w:pPr>
            <w:proofErr w:type="spellStart"/>
            <w:r w:rsidRPr="00726ABE">
              <w:rPr>
                <w:lang w:val="en-US" w:eastAsia="sv-SE"/>
              </w:rPr>
              <w:lastRenderedPageBreak/>
              <w:t>logId</w:t>
            </w:r>
            <w:proofErr w:type="spellEnd"/>
          </w:p>
        </w:tc>
        <w:tc>
          <w:tcPr>
            <w:tcW w:w="2037" w:type="dxa"/>
            <w:tcBorders>
              <w:top w:val="single" w:sz="4" w:space="0" w:color="auto"/>
              <w:bottom w:val="single" w:sz="4" w:space="0" w:color="auto"/>
            </w:tcBorders>
            <w:shd w:val="clear" w:color="auto" w:fill="FFFFFF" w:themeFill="background1"/>
          </w:tcPr>
          <w:p w14:paraId="2EF05E9B" w14:textId="07DB3765" w:rsidR="00C663D3" w:rsidRDefault="00C663D3" w:rsidP="00C663D3">
            <w:pPr>
              <w:rPr>
                <w:lang w:val="en-US" w:eastAsia="sv-SE"/>
              </w:rPr>
            </w:pPr>
            <w:proofErr w:type="spellStart"/>
            <w:r w:rsidRPr="00726ABE">
              <w:rPr>
                <w:lang w:val="en-US" w:eastAsia="sv-SE"/>
              </w:rPr>
              <w:t>xs:string</w:t>
            </w:r>
            <w:proofErr w:type="spellEnd"/>
          </w:p>
        </w:tc>
        <w:tc>
          <w:tcPr>
            <w:tcW w:w="2925" w:type="dxa"/>
            <w:tcBorders>
              <w:top w:val="single" w:sz="4" w:space="0" w:color="auto"/>
              <w:bottom w:val="single" w:sz="4" w:space="0" w:color="auto"/>
            </w:tcBorders>
            <w:shd w:val="clear" w:color="auto" w:fill="FFFFFF" w:themeFill="background1"/>
          </w:tcPr>
          <w:p w14:paraId="566A3846" w14:textId="260EF063" w:rsidR="00C663D3" w:rsidRDefault="00C663D3" w:rsidP="00C663D3">
            <w:pPr>
              <w:rPr>
                <w:lang w:eastAsia="sv-SE"/>
              </w:rPr>
            </w:pPr>
            <w:r w:rsidRPr="004F7E80">
              <w:rPr>
                <w:szCs w:val="20"/>
              </w:rPr>
              <w:t>En UUID som kan användas vid felanmälan för att användas vid felsökning av producent.</w:t>
            </w:r>
          </w:p>
        </w:tc>
        <w:tc>
          <w:tcPr>
            <w:tcW w:w="1617" w:type="dxa"/>
            <w:tcBorders>
              <w:top w:val="single" w:sz="4" w:space="0" w:color="auto"/>
              <w:bottom w:val="single" w:sz="4" w:space="0" w:color="auto"/>
            </w:tcBorders>
            <w:shd w:val="clear" w:color="auto" w:fill="FFFFFF" w:themeFill="background1"/>
          </w:tcPr>
          <w:p w14:paraId="43FDB8B6" w14:textId="799DBC89" w:rsidR="00C663D3" w:rsidRDefault="00C663D3" w:rsidP="00C663D3">
            <w:pPr>
              <w:rPr>
                <w:lang w:eastAsia="sv-SE"/>
              </w:rPr>
            </w:pPr>
            <w:r>
              <w:rPr>
                <w:lang w:eastAsia="sv-SE"/>
              </w:rPr>
              <w:t>0</w:t>
            </w:r>
            <w:proofErr w:type="gramStart"/>
            <w:r>
              <w:rPr>
                <w:lang w:eastAsia="sv-SE"/>
              </w:rPr>
              <w:t>..</w:t>
            </w:r>
            <w:proofErr w:type="gramEnd"/>
            <w:r>
              <w:rPr>
                <w:lang w:eastAsia="sv-SE"/>
              </w:rPr>
              <w:t>1</w:t>
            </w:r>
          </w:p>
        </w:tc>
      </w:tr>
      <w:tr w:rsidR="00C663D3" w:rsidRPr="00726ABE" w14:paraId="0DFD0035" w14:textId="77777777" w:rsidTr="00726ABE">
        <w:tc>
          <w:tcPr>
            <w:tcW w:w="2943" w:type="dxa"/>
            <w:tcBorders>
              <w:top w:val="single" w:sz="4" w:space="0" w:color="auto"/>
              <w:bottom w:val="single" w:sz="4" w:space="0" w:color="auto"/>
            </w:tcBorders>
            <w:shd w:val="clear" w:color="auto" w:fill="FFFFFF" w:themeFill="background1"/>
          </w:tcPr>
          <w:p w14:paraId="105D19BA" w14:textId="4F10ABDE" w:rsidR="00C663D3" w:rsidRPr="00726ABE" w:rsidRDefault="00C663D3" w:rsidP="00C663D3">
            <w:pPr>
              <w:rPr>
                <w:lang w:val="en-US" w:eastAsia="sv-SE"/>
              </w:rPr>
            </w:pPr>
            <w:proofErr w:type="spellStart"/>
            <w:r w:rsidRPr="00726ABE">
              <w:rPr>
                <w:lang w:val="en-US" w:eastAsia="sv-SE"/>
              </w:rPr>
              <w:t>subCode</w:t>
            </w:r>
            <w:proofErr w:type="spellEnd"/>
          </w:p>
        </w:tc>
        <w:tc>
          <w:tcPr>
            <w:tcW w:w="2037" w:type="dxa"/>
            <w:tcBorders>
              <w:top w:val="single" w:sz="4" w:space="0" w:color="auto"/>
              <w:bottom w:val="single" w:sz="4" w:space="0" w:color="auto"/>
            </w:tcBorders>
            <w:shd w:val="clear" w:color="auto" w:fill="FFFFFF" w:themeFill="background1"/>
          </w:tcPr>
          <w:p w14:paraId="5EB0AC9D" w14:textId="251BB8B0" w:rsidR="00C663D3" w:rsidRDefault="00C663D3" w:rsidP="00C663D3">
            <w:pPr>
              <w:rPr>
                <w:lang w:val="en-US" w:eastAsia="sv-SE"/>
              </w:rPr>
            </w:pPr>
            <w:proofErr w:type="spellStart"/>
            <w:r w:rsidRPr="00726ABE">
              <w:rPr>
                <w:lang w:val="en-US" w:eastAsia="sv-SE"/>
              </w:rPr>
              <w:t>xs:string</w:t>
            </w:r>
            <w:proofErr w:type="spellEnd"/>
          </w:p>
        </w:tc>
        <w:tc>
          <w:tcPr>
            <w:tcW w:w="2925" w:type="dxa"/>
            <w:tcBorders>
              <w:top w:val="single" w:sz="4" w:space="0" w:color="auto"/>
              <w:bottom w:val="single" w:sz="4" w:space="0" w:color="auto"/>
            </w:tcBorders>
            <w:shd w:val="clear" w:color="auto" w:fill="FFFFFF" w:themeFill="background1"/>
          </w:tcPr>
          <w:p w14:paraId="3ADAFE25" w14:textId="5B446F2E" w:rsidR="00C663D3" w:rsidRDefault="00C663D3" w:rsidP="00C663D3">
            <w:pPr>
              <w:rPr>
                <w:lang w:eastAsia="sv-SE"/>
              </w:rPr>
            </w:pPr>
            <w:r w:rsidRPr="004F7E80">
              <w:rPr>
                <w:szCs w:val="20"/>
              </w:rPr>
              <w:t xml:space="preserve">Inga </w:t>
            </w:r>
            <w:proofErr w:type="spellStart"/>
            <w:r w:rsidRPr="004F7E80">
              <w:rPr>
                <w:szCs w:val="20"/>
              </w:rPr>
              <w:t>subkoder</w:t>
            </w:r>
            <w:proofErr w:type="spellEnd"/>
            <w:r w:rsidRPr="004F7E80">
              <w:rPr>
                <w:szCs w:val="20"/>
              </w:rPr>
              <w:t xml:space="preserve"> är specificerade.</w:t>
            </w:r>
          </w:p>
        </w:tc>
        <w:tc>
          <w:tcPr>
            <w:tcW w:w="1617" w:type="dxa"/>
            <w:tcBorders>
              <w:top w:val="single" w:sz="4" w:space="0" w:color="auto"/>
              <w:bottom w:val="single" w:sz="4" w:space="0" w:color="auto"/>
            </w:tcBorders>
            <w:shd w:val="clear" w:color="auto" w:fill="FFFFFF" w:themeFill="background1"/>
          </w:tcPr>
          <w:p w14:paraId="7E54959F" w14:textId="3356C97C" w:rsidR="00C663D3" w:rsidRDefault="00C663D3" w:rsidP="00C663D3">
            <w:pPr>
              <w:rPr>
                <w:lang w:eastAsia="sv-SE"/>
              </w:rPr>
            </w:pPr>
            <w:r>
              <w:rPr>
                <w:lang w:eastAsia="sv-SE"/>
              </w:rPr>
              <w:t>0</w:t>
            </w:r>
            <w:proofErr w:type="gramStart"/>
            <w:r>
              <w:rPr>
                <w:lang w:eastAsia="sv-SE"/>
              </w:rPr>
              <w:t>..</w:t>
            </w:r>
            <w:proofErr w:type="gramEnd"/>
            <w:r>
              <w:rPr>
                <w:lang w:eastAsia="sv-SE"/>
              </w:rPr>
              <w:t>1</w:t>
            </w:r>
          </w:p>
        </w:tc>
      </w:tr>
      <w:tr w:rsidR="00C663D3" w:rsidRPr="00726ABE" w14:paraId="11649E99" w14:textId="77777777" w:rsidTr="00726ABE">
        <w:tc>
          <w:tcPr>
            <w:tcW w:w="2943" w:type="dxa"/>
            <w:tcBorders>
              <w:top w:val="single" w:sz="4" w:space="0" w:color="auto"/>
              <w:bottom w:val="single" w:sz="4" w:space="0" w:color="auto"/>
            </w:tcBorders>
            <w:shd w:val="clear" w:color="auto" w:fill="FFFFFF" w:themeFill="background1"/>
          </w:tcPr>
          <w:p w14:paraId="3DDE2D02" w14:textId="7B3077BD" w:rsidR="00C663D3" w:rsidRPr="00726ABE" w:rsidRDefault="00C663D3" w:rsidP="00C663D3">
            <w:pPr>
              <w:rPr>
                <w:lang w:val="en-US" w:eastAsia="sv-SE"/>
              </w:rPr>
            </w:pPr>
            <w:r w:rsidRPr="00726ABE">
              <w:rPr>
                <w:lang w:val="en-US" w:eastAsia="sv-SE"/>
              </w:rPr>
              <w:t>message</w:t>
            </w:r>
          </w:p>
        </w:tc>
        <w:tc>
          <w:tcPr>
            <w:tcW w:w="2037" w:type="dxa"/>
            <w:tcBorders>
              <w:top w:val="single" w:sz="4" w:space="0" w:color="auto"/>
              <w:bottom w:val="single" w:sz="4" w:space="0" w:color="auto"/>
            </w:tcBorders>
            <w:shd w:val="clear" w:color="auto" w:fill="FFFFFF" w:themeFill="background1"/>
          </w:tcPr>
          <w:p w14:paraId="0F717E85" w14:textId="5C7D6AD5" w:rsidR="00C663D3" w:rsidRDefault="00C663D3" w:rsidP="00C663D3">
            <w:pPr>
              <w:rPr>
                <w:lang w:val="en-US" w:eastAsia="sv-SE"/>
              </w:rPr>
            </w:pPr>
            <w:proofErr w:type="spellStart"/>
            <w:r w:rsidRPr="00726ABE">
              <w:rPr>
                <w:lang w:val="en-US" w:eastAsia="sv-SE"/>
              </w:rPr>
              <w:t>xs:string</w:t>
            </w:r>
            <w:proofErr w:type="spellEnd"/>
          </w:p>
        </w:tc>
        <w:tc>
          <w:tcPr>
            <w:tcW w:w="2925" w:type="dxa"/>
            <w:tcBorders>
              <w:top w:val="single" w:sz="4" w:space="0" w:color="auto"/>
              <w:bottom w:val="single" w:sz="4" w:space="0" w:color="auto"/>
            </w:tcBorders>
            <w:shd w:val="clear" w:color="auto" w:fill="FFFFFF" w:themeFill="background1"/>
          </w:tcPr>
          <w:p w14:paraId="100F7129" w14:textId="29708EDC" w:rsidR="00C663D3" w:rsidRDefault="00C663D3" w:rsidP="00C663D3">
            <w:pPr>
              <w:rPr>
                <w:lang w:eastAsia="sv-SE"/>
              </w:rPr>
            </w:pPr>
            <w:r w:rsidRPr="004F7E80">
              <w:rPr>
                <w:szCs w:val="20"/>
              </w:rPr>
              <w:t>En beskrivande text som kan visas för användaren.</w:t>
            </w:r>
          </w:p>
        </w:tc>
        <w:tc>
          <w:tcPr>
            <w:tcW w:w="1617" w:type="dxa"/>
            <w:tcBorders>
              <w:top w:val="single" w:sz="4" w:space="0" w:color="auto"/>
              <w:bottom w:val="single" w:sz="4" w:space="0" w:color="auto"/>
            </w:tcBorders>
            <w:shd w:val="clear" w:color="auto" w:fill="FFFFFF" w:themeFill="background1"/>
          </w:tcPr>
          <w:p w14:paraId="3B74F841" w14:textId="237C5B50" w:rsidR="00C663D3" w:rsidRDefault="00C663D3" w:rsidP="00C663D3">
            <w:pPr>
              <w:rPr>
                <w:lang w:eastAsia="sv-SE"/>
              </w:rPr>
            </w:pPr>
            <w:r>
              <w:rPr>
                <w:lang w:eastAsia="sv-SE"/>
              </w:rPr>
              <w:t>0</w:t>
            </w:r>
            <w:proofErr w:type="gramStart"/>
            <w:r>
              <w:rPr>
                <w:lang w:eastAsia="sv-SE"/>
              </w:rPr>
              <w:t>..</w:t>
            </w:r>
            <w:proofErr w:type="gramEnd"/>
            <w:r>
              <w:rPr>
                <w:lang w:eastAsia="sv-SE"/>
              </w:rPr>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460" w:name="_Toc398042093"/>
      <w:bookmarkStart w:id="461" w:name="_Toc411633257"/>
      <w:r>
        <w:t>Övriga regler</w:t>
      </w:r>
      <w:bookmarkEnd w:id="460"/>
      <w:bookmarkEnd w:id="461"/>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lastRenderedPageBreak/>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2C2FC3">
      <w:pPr>
        <w:pStyle w:val="Liststycke"/>
        <w:ind w:firstLine="0"/>
      </w:pPr>
      <w:r>
        <w:t xml:space="preserve">För att begränsa till en </w:t>
      </w:r>
      <w:commentRangeStart w:id="462"/>
      <w:r w:rsidRPr="00C0203D">
        <w:rPr>
          <w:b/>
        </w:rPr>
        <w:t>viss typ</w:t>
      </w:r>
      <w:commentRangeEnd w:id="462"/>
      <w:r w:rsidR="0010402F">
        <w:rPr>
          <w:rStyle w:val="Kommentarsreferens"/>
        </w:rPr>
        <w:commentReference w:id="462"/>
      </w:r>
      <w:r w:rsidRPr="00C0203D">
        <w:rPr>
          <w:b/>
        </w:rPr>
        <w:t xml:space="preserve"> av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commentRangeStart w:id="463"/>
      <w:r w:rsidRPr="00C0203D">
        <w:rPr>
          <w:b/>
        </w:rPr>
        <w:t>specifik observation</w:t>
      </w:r>
      <w:commentRangeEnd w:id="463"/>
      <w:r w:rsidR="0010402F">
        <w:rPr>
          <w:rStyle w:val="Kommentarsreferens"/>
        </w:rPr>
        <w:commentReference w:id="463"/>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commentRangeStart w:id="464"/>
      <w:r w:rsidRPr="00C0203D">
        <w:rPr>
          <w:b/>
        </w:rPr>
        <w:t>specifik vårdgivare</w:t>
      </w:r>
      <w:commentRangeEnd w:id="464"/>
      <w:r w:rsidR="0010402F">
        <w:rPr>
          <w:rStyle w:val="Kommentarsreferens"/>
        </w:rPr>
        <w:commentReference w:id="464"/>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commentRangeStart w:id="465"/>
      <w:r w:rsidRPr="00C0203D">
        <w:rPr>
          <w:b/>
        </w:rPr>
        <w:t>specifik vårdenhet</w:t>
      </w:r>
      <w:commentRangeEnd w:id="465"/>
      <w:r w:rsidR="0010402F">
        <w:rPr>
          <w:rStyle w:val="Kommentarsreferens"/>
        </w:rPr>
        <w:commentReference w:id="465"/>
      </w:r>
    </w:p>
    <w:p w14:paraId="3EC9607B" w14:textId="0D3A9587" w:rsidR="007A3042" w:rsidRDefault="00F60718" w:rsidP="007A3042">
      <w:pPr>
        <w:pStyle w:val="Liststycke"/>
        <w:numPr>
          <w:ilvl w:val="0"/>
          <w:numId w:val="33"/>
        </w:numPr>
      </w:pPr>
      <w:proofErr w:type="spellStart"/>
      <w:r>
        <w:rPr>
          <w:lang w:eastAsia="sv-SE"/>
        </w:rPr>
        <w:t>c</w:t>
      </w:r>
      <w:r w:rsidRPr="0089562B">
        <w:rPr>
          <w:lang w:eastAsia="sv-SE"/>
        </w:rPr>
        <w:t>areProcessId</w:t>
      </w:r>
      <w:proofErr w:type="spellEnd"/>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commentRangeStart w:id="466"/>
      <w:r w:rsidRPr="00C0203D">
        <w:rPr>
          <w:b/>
        </w:rPr>
        <w:t>specifik</w:t>
      </w:r>
      <w:r w:rsidR="00F60718">
        <w:rPr>
          <w:b/>
        </w:rPr>
        <w:t xml:space="preserve"> individuell</w:t>
      </w:r>
      <w:r w:rsidRPr="00C0203D">
        <w:rPr>
          <w:b/>
        </w:rPr>
        <w:t xml:space="preserve"> </w:t>
      </w:r>
      <w:r w:rsidR="00F60718">
        <w:rPr>
          <w:b/>
        </w:rPr>
        <w:t>vårdprocess</w:t>
      </w:r>
      <w:commentRangeEnd w:id="466"/>
      <w:r w:rsidR="00F60718">
        <w:rPr>
          <w:rStyle w:val="Kommentarsreferens"/>
        </w:rPr>
        <w:commentReference w:id="466"/>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proofErr w:type="spellStart"/>
      <w:proofErr w:type="gramStart"/>
      <w:r w:rsidR="00200D70" w:rsidRPr="00442B89">
        <w:rPr>
          <w:i/>
        </w:rPr>
        <w:t>patientId</w:t>
      </w:r>
      <w:proofErr w:type="spellEnd"/>
      <w:r w:rsidR="00200D70">
        <w:t xml:space="preserve"> ,</w:t>
      </w:r>
      <w:proofErr w:type="gramEnd"/>
      <w:r w:rsidR="00200D70">
        <w:t xml:space="preserve">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BF4B12">
        <w:br/>
      </w:r>
      <w:r w:rsidR="00F9710D">
        <w:t>Samma regel gäller för</w:t>
      </w:r>
      <w:r w:rsidR="00BF4B12">
        <w:t xml:space="preserve"> </w:t>
      </w:r>
      <w:proofErr w:type="spellStart"/>
      <w:r w:rsidR="00BF4B12" w:rsidRPr="002C2FC3">
        <w:rPr>
          <w:i/>
        </w:rPr>
        <w:t>additionalParticipant</w:t>
      </w:r>
      <w:proofErr w:type="spellEnd"/>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proofErr w:type="spellStart"/>
      <w:r w:rsidR="00BF4B12" w:rsidRPr="000433C8">
        <w:rPr>
          <w:i/>
        </w:rPr>
        <w:t>additionalParticipant</w:t>
      </w:r>
      <w:proofErr w:type="spellEnd"/>
      <w:r w:rsidR="00BF4B12">
        <w:t>.</w:t>
      </w:r>
    </w:p>
    <w:p w14:paraId="338BA989" w14:textId="77777777" w:rsidR="0077022A" w:rsidRDefault="0077022A" w:rsidP="007A3042">
      <w:pPr>
        <w:rPr>
          <w:i/>
        </w:rPr>
      </w:pPr>
    </w:p>
    <w:p w14:paraId="7664EAB8" w14:textId="77777777" w:rsidR="00F9710D" w:rsidRDefault="007E7CBF" w:rsidP="007A3042">
      <w:pPr>
        <w:rPr>
          <w:ins w:id="467" w:author="Torbjörn Dahlin" w:date="2015-02-18T10:55:00Z"/>
        </w:rPr>
      </w:pPr>
      <w:r w:rsidRPr="002C2FC3">
        <w:rPr>
          <w:u w:val="single"/>
        </w:rPr>
        <w:t>Fält 2b</w:t>
      </w:r>
      <w:r w:rsidRPr="002C2FC3">
        <w:rPr>
          <w:i/>
          <w:u w:val="single"/>
        </w:rPr>
        <w:t xml:space="preserve"> – </w:t>
      </w:r>
      <w:proofErr w:type="spellStart"/>
      <w:r w:rsidRPr="00F9710D">
        <w:rPr>
          <w:u w:val="single"/>
        </w:rPr>
        <w:t>LegalAuthenticator</w:t>
      </w:r>
      <w:proofErr w:type="spellEnd"/>
      <w:r>
        <w:t xml:space="preserve"> ska anges med antingen namn eller HSA-id</w:t>
      </w:r>
      <w:ins w:id="468" w:author="Torbjörn Dahlin" w:date="2015-02-18T10:55:00Z">
        <w:r w:rsidR="00F9710D">
          <w:t>.</w:t>
        </w:r>
      </w:ins>
    </w:p>
    <w:p w14:paraId="32F6FE93" w14:textId="035BCFEE" w:rsidR="007E7CBF" w:rsidRDefault="00F9710D" w:rsidP="007A3042">
      <w:ins w:id="469" w:author="Torbjörn Dahlin" w:date="2015-02-18T10:56:00Z">
        <w:r>
          <w:t xml:space="preserve">Minst </w:t>
        </w:r>
        <w:proofErr w:type="spellStart"/>
        <w:r>
          <w:t>r</w:t>
        </w:r>
      </w:ins>
      <w:ins w:id="470" w:author="Torbjörn Dahlin" w:date="2015-02-18T10:55:00Z">
        <w:r>
          <w:t>tt</w:t>
        </w:r>
        <w:proofErr w:type="spellEnd"/>
        <w:r>
          <w:t xml:space="preserve"> av attributen </w:t>
        </w:r>
      </w:ins>
      <w:ins w:id="471" w:author="Torbjörn Dahlin" w:date="2015-02-18T10:56:00Z">
        <w:r w:rsidRPr="00F9710D">
          <w:rPr>
            <w:u w:val="single"/>
          </w:rPr>
          <w:t>LegalAuthenticator</w:t>
        </w:r>
        <w:r>
          <w:rPr>
            <w:u w:val="single"/>
          </w:rPr>
          <w:t xml:space="preserve">.id eller </w:t>
        </w:r>
        <w:r w:rsidRPr="00F9710D">
          <w:rPr>
            <w:u w:val="single"/>
          </w:rPr>
          <w:t>LegalAuthenticator</w:t>
        </w:r>
        <w:r>
          <w:rPr>
            <w:u w:val="single"/>
          </w:rPr>
          <w:t>.name måste anges.</w:t>
        </w:r>
      </w:ins>
      <w:r w:rsidR="007E7CBF">
        <w:br/>
      </w:r>
    </w:p>
    <w:p w14:paraId="2E494B52" w14:textId="7906FAB8" w:rsidR="003A3305" w:rsidRDefault="003A3305" w:rsidP="007A3042">
      <w:r w:rsidRPr="002C2FC3">
        <w:rPr>
          <w:u w:val="single"/>
        </w:rPr>
        <w:t xml:space="preserve">Fält 2c – </w:t>
      </w:r>
      <w:proofErr w:type="spellStart"/>
      <w:r w:rsidRPr="002C2FC3">
        <w:rPr>
          <w:u w:val="single"/>
        </w:rPr>
        <w:t>AdditionalParticipant</w:t>
      </w:r>
      <w:proofErr w:type="spellEnd"/>
      <w:r w:rsidRPr="002C2FC3">
        <w:rPr>
          <w:u w:val="single"/>
        </w:rPr>
        <w:t xml:space="preserve">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w:t>
      </w:r>
      <w:proofErr w:type="spellStart"/>
      <w:r>
        <w:t>type</w:t>
      </w:r>
      <w:proofErr w:type="spellEnd"/>
      <w:r>
        <w:t>” och ”</w:t>
      </w:r>
      <w:proofErr w:type="spellStart"/>
      <w:r>
        <w:t>role</w:t>
      </w:r>
      <w:proofErr w:type="spellEnd"/>
      <w:r>
        <w:t>” som förtydligar kring formen av ”deltagandet”.</w:t>
      </w:r>
      <w:r>
        <w:br/>
      </w:r>
    </w:p>
    <w:p w14:paraId="42AC9C8C" w14:textId="5EB22C09" w:rsidR="00D33A0B" w:rsidRPr="00D33A0B" w:rsidRDefault="00D33A0B" w:rsidP="007A3042">
      <w:pPr>
        <w:rPr>
          <w:b/>
          <w:i/>
          <w:rPrChange w:id="472" w:author="Erik Nissen" w:date="2015-02-13T22:25:00Z">
            <w:rPr>
              <w:i/>
            </w:rPr>
          </w:rPrChange>
        </w:rPr>
      </w:pPr>
      <w:commentRangeStart w:id="473"/>
      <w:r w:rsidRPr="00D33A0B">
        <w:rPr>
          <w:b/>
          <w:i/>
          <w:rPrChange w:id="474" w:author="Erik Nissen" w:date="2015-02-13T22:25:00Z">
            <w:rPr/>
          </w:rPrChange>
        </w:rPr>
        <w:t>Denna del om ”</w:t>
      </w:r>
      <w:proofErr w:type="spellStart"/>
      <w:r w:rsidRPr="00D33A0B">
        <w:rPr>
          <w:b/>
          <w:i/>
          <w:rPrChange w:id="475" w:author="Erik Nissen" w:date="2015-02-13T22:25:00Z">
            <w:rPr/>
          </w:rPrChange>
        </w:rPr>
        <w:t>null</w:t>
      </w:r>
      <w:proofErr w:type="spellEnd"/>
      <w:r w:rsidRPr="00D33A0B">
        <w:rPr>
          <w:b/>
          <w:i/>
          <w:rPrChange w:id="476" w:author="Erik Nissen" w:date="2015-02-13T22:25:00Z">
            <w:rPr/>
          </w:rPrChange>
        </w:rPr>
        <w:t xml:space="preserve"> </w:t>
      </w:r>
      <w:proofErr w:type="spellStart"/>
      <w:r w:rsidRPr="00D33A0B">
        <w:rPr>
          <w:b/>
          <w:i/>
          <w:rPrChange w:id="477" w:author="Erik Nissen" w:date="2015-02-13T22:25:00Z">
            <w:rPr/>
          </w:rPrChange>
        </w:rPr>
        <w:t>flavor</w:t>
      </w:r>
      <w:proofErr w:type="spellEnd"/>
      <w:r w:rsidRPr="00D33A0B">
        <w:rPr>
          <w:b/>
          <w:i/>
          <w:rPrChange w:id="478" w:author="Erik Nissen" w:date="2015-02-13T22:25:00Z">
            <w:rPr/>
          </w:rPrChange>
        </w:rPr>
        <w:t xml:space="preserve">” nedan är f.n. inte i bruk </w:t>
      </w:r>
      <w:proofErr w:type="gramStart"/>
      <w:r w:rsidRPr="00D33A0B">
        <w:rPr>
          <w:b/>
          <w:i/>
          <w:rPrChange w:id="479" w:author="Erik Nissen" w:date="2015-02-13T22:25:00Z">
            <w:rPr/>
          </w:rPrChange>
        </w:rPr>
        <w:t>–uppskissad</w:t>
      </w:r>
      <w:proofErr w:type="gramEnd"/>
      <w:r w:rsidRPr="00D33A0B">
        <w:rPr>
          <w:b/>
          <w:i/>
          <w:rPrChange w:id="480" w:author="Erik Nissen" w:date="2015-02-13T22:25:00Z">
            <w:rPr/>
          </w:rPrChange>
        </w:rPr>
        <w:t xml:space="preserve"> enbart för diskussion.</w:t>
      </w:r>
      <w:commentRangeEnd w:id="473"/>
      <w:r w:rsidRPr="00D33A0B">
        <w:rPr>
          <w:rStyle w:val="Kommentarsreferens"/>
          <w:b/>
          <w:i/>
          <w:rPrChange w:id="481" w:author="Erik Nissen" w:date="2015-02-13T22:25:00Z">
            <w:rPr>
              <w:rStyle w:val="Kommentarsreferens"/>
            </w:rPr>
          </w:rPrChange>
        </w:rPr>
        <w:commentReference w:id="473"/>
      </w:r>
    </w:p>
    <w:p w14:paraId="594E2790" w14:textId="41C27EC3" w:rsidR="0077022A" w:rsidRPr="0077022A" w:rsidRDefault="0077022A" w:rsidP="007A3042">
      <w:pPr>
        <w:rPr>
          <w:u w:val="single"/>
        </w:rPr>
      </w:pPr>
      <w:r w:rsidRPr="0077022A">
        <w:rPr>
          <w:u w:val="single"/>
        </w:rPr>
        <w:t>Fält 3</w:t>
      </w:r>
      <w:r>
        <w:rPr>
          <w:u w:val="single"/>
        </w:rPr>
        <w:t>a</w:t>
      </w:r>
      <w:r w:rsidRPr="0077022A">
        <w:rPr>
          <w:u w:val="single"/>
        </w:rPr>
        <w:t xml:space="preserve"> </w:t>
      </w:r>
      <w:r>
        <w:rPr>
          <w:u w:val="single"/>
        </w:rPr>
        <w:t>–</w:t>
      </w:r>
      <w:r w:rsidRPr="0077022A">
        <w:rPr>
          <w:u w:val="single"/>
        </w:rPr>
        <w:t xml:space="preserve"> </w:t>
      </w:r>
      <w:proofErr w:type="spellStart"/>
      <w:r w:rsidRPr="0077022A">
        <w:rPr>
          <w:u w:val="single"/>
        </w:rPr>
        <w:t>NullFlavor</w:t>
      </w:r>
      <w:proofErr w:type="spellEnd"/>
      <w:r>
        <w:rPr>
          <w:u w:val="single"/>
        </w:rPr>
        <w:t xml:space="preserve"> okänt parametervärde</w:t>
      </w:r>
    </w:p>
    <w:p w14:paraId="3773FC27" w14:textId="4E99A814" w:rsidR="007A3042" w:rsidRDefault="0077022A" w:rsidP="007A3042">
      <w:r>
        <w:lastRenderedPageBreak/>
        <w:t xml:space="preserve">Om ett </w:t>
      </w:r>
      <w:r w:rsidR="0085547B">
        <w:t>producent</w:t>
      </w:r>
      <w:r>
        <w:t xml:space="preserve">system får en begäran där filterparametrar har satts till koder eller </w:t>
      </w:r>
      <w:proofErr w:type="spellStart"/>
      <w:r>
        <w:t>kodverk</w:t>
      </w:r>
      <w:proofErr w:type="spellEnd"/>
      <w:r>
        <w:t xml:space="preserve"> som systemet inte känner till ska </w:t>
      </w:r>
      <w:proofErr w:type="spellStart"/>
      <w:r>
        <w:t>s</w:t>
      </w:r>
      <w:r w:rsidRPr="0077022A">
        <w:t>ourceSystemNullFlavorResponse</w:t>
      </w:r>
      <w:proofErr w:type="spellEnd"/>
      <w:r>
        <w:t xml:space="preserve"> returneras med </w:t>
      </w:r>
      <w:proofErr w:type="spellStart"/>
      <w:r w:rsidR="0085547B" w:rsidRPr="0085547B">
        <w:rPr>
          <w:lang w:eastAsia="sv-SE"/>
        </w:rPr>
        <w:t>resultCode</w:t>
      </w:r>
      <w:proofErr w:type="spellEnd"/>
      <w:r w:rsidR="0085547B">
        <w:t xml:space="preserve"> = ”INFO” och </w:t>
      </w:r>
      <w:proofErr w:type="spellStart"/>
      <w:r w:rsidR="0085547B">
        <w:t>errorCode</w:t>
      </w:r>
      <w:proofErr w:type="spellEnd"/>
      <w:r w:rsidR="0085547B">
        <w:t xml:space="preserve"> = ”</w:t>
      </w:r>
      <w:proofErr w:type="spellStart"/>
      <w:r w:rsidR="0085547B" w:rsidRPr="0085547B">
        <w:t>unknownParameterValue</w:t>
      </w:r>
      <w:proofErr w:type="spellEnd"/>
      <w:r w:rsidR="0085547B">
        <w:t>”. Detta ska tolkas av konsumerande system som att producenten inte har teknisk möjlighet att hantera den information som efterfrågas.</w:t>
      </w:r>
    </w:p>
    <w:p w14:paraId="579EBDFF" w14:textId="77777777" w:rsidR="0085547B" w:rsidRDefault="0085547B" w:rsidP="007A3042"/>
    <w:p w14:paraId="2CEAAC4A" w14:textId="7518AC5F" w:rsidR="0085547B" w:rsidRPr="0077022A" w:rsidRDefault="0085547B" w:rsidP="0085547B">
      <w:pPr>
        <w:rPr>
          <w:u w:val="single"/>
        </w:rPr>
      </w:pPr>
      <w:r w:rsidRPr="0077022A">
        <w:rPr>
          <w:u w:val="single"/>
        </w:rPr>
        <w:t>Fält 3</w:t>
      </w:r>
      <w:r>
        <w:rPr>
          <w:u w:val="single"/>
        </w:rPr>
        <w:t>b</w:t>
      </w:r>
      <w:r w:rsidRPr="0077022A">
        <w:rPr>
          <w:u w:val="single"/>
        </w:rPr>
        <w:t xml:space="preserve"> </w:t>
      </w:r>
      <w:r>
        <w:rPr>
          <w:u w:val="single"/>
        </w:rPr>
        <w:t>–</w:t>
      </w:r>
      <w:r w:rsidRPr="0077022A">
        <w:rPr>
          <w:u w:val="single"/>
        </w:rPr>
        <w:t xml:space="preserve"> </w:t>
      </w:r>
      <w:proofErr w:type="spellStart"/>
      <w:r w:rsidRPr="0077022A">
        <w:rPr>
          <w:u w:val="single"/>
        </w:rPr>
        <w:t>NullFlavor</w:t>
      </w:r>
      <w:proofErr w:type="spellEnd"/>
      <w:r>
        <w:rPr>
          <w:u w:val="single"/>
        </w:rPr>
        <w:t xml:space="preserve"> </w:t>
      </w:r>
      <w:proofErr w:type="spellStart"/>
      <w:r w:rsidRPr="0085547B">
        <w:rPr>
          <w:u w:val="single"/>
        </w:rPr>
        <w:t>policyViolation</w:t>
      </w:r>
      <w:proofErr w:type="spellEnd"/>
    </w:p>
    <w:p w14:paraId="41E0708B" w14:textId="4237F358" w:rsidR="0085547B" w:rsidRDefault="0085547B" w:rsidP="0085547B">
      <w:r>
        <w:t xml:space="preserve">Ett producentsystem kan av policyskäl välja att inte lämna ut viss information. Detta kan signaleras genom att sätta </w:t>
      </w:r>
      <w:proofErr w:type="spellStart"/>
      <w:r w:rsidRPr="0085547B">
        <w:rPr>
          <w:lang w:eastAsia="sv-SE"/>
        </w:rPr>
        <w:t>resultCode</w:t>
      </w:r>
      <w:proofErr w:type="spellEnd"/>
      <w:r>
        <w:t xml:space="preserve"> = ”INFO” och </w:t>
      </w:r>
      <w:proofErr w:type="spellStart"/>
      <w:r>
        <w:t>errorCode</w:t>
      </w:r>
      <w:proofErr w:type="spellEnd"/>
      <w:r>
        <w:t xml:space="preserve"> = ”</w:t>
      </w:r>
      <w:proofErr w:type="spellStart"/>
      <w:r w:rsidR="00B52D30">
        <w:t>policyViolation</w:t>
      </w:r>
      <w:proofErr w:type="spellEnd"/>
      <w:r w:rsidR="00B52D30">
        <w:t>”.</w:t>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482" w:name="_Toc398042094"/>
      <w:bookmarkStart w:id="483" w:name="_Toc411633258"/>
      <w:r w:rsidRPr="00776D68">
        <w:t>Annan information om kontraktet</w:t>
      </w:r>
      <w:bookmarkEnd w:id="482"/>
      <w:bookmarkEnd w:id="483"/>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Erik Nissen" w:date="2015-02-12T10:34:00Z" w:initials="EN">
    <w:p w14:paraId="28E1D601" w14:textId="1D4A292D" w:rsidR="00EB26FE" w:rsidRDefault="00EB26FE">
      <w:pPr>
        <w:pStyle w:val="Kommentarer"/>
      </w:pPr>
      <w:r>
        <w:rPr>
          <w:rStyle w:val="Kommentarsreferens"/>
        </w:rPr>
        <w:annotationRef/>
      </w:r>
      <w:r>
        <w:t>Nytt förslag istället för otydlig formulering:</w:t>
      </w:r>
      <w:r>
        <w:br/>
        <w:t>”</w:t>
      </w:r>
      <w:r w:rsidRPr="00862D24">
        <w:t>Hanterar logik och format så som specificeras av ett tjänstekontrakt.</w:t>
      </w:r>
      <w:r>
        <w:t>”</w:t>
      </w:r>
    </w:p>
  </w:comment>
  <w:comment w:id="26" w:author="Erik Nissen" w:date="2015-02-12T10:36:00Z" w:initials="EN">
    <w:p w14:paraId="411163F9" w14:textId="40C19BDF" w:rsidR="00EB26FE" w:rsidRDefault="00EB26FE">
      <w:pPr>
        <w:pStyle w:val="Kommentarer"/>
      </w:pPr>
      <w:r>
        <w:rPr>
          <w:rStyle w:val="Kommentarsreferens"/>
        </w:rPr>
        <w:annotationRef/>
      </w:r>
      <w:r>
        <w:t>Tydligare med ”vårdverksamheter” i stället för ”kärnprocessen”</w:t>
      </w:r>
    </w:p>
  </w:comment>
  <w:comment w:id="112" w:author="Torbjörn Dahlin" w:date="2015-02-18T15:17:00Z" w:initials="TD">
    <w:p w14:paraId="760844A5" w14:textId="38BFB7A4" w:rsidR="00EB26FE" w:rsidRDefault="00EB26FE">
      <w:pPr>
        <w:pStyle w:val="Kommentarer"/>
      </w:pPr>
      <w:r>
        <w:rPr>
          <w:rStyle w:val="Kommentarsreferens"/>
        </w:rPr>
        <w:annotationRef/>
      </w:r>
      <w:r>
        <w:t>Deltagare(patient) saknas</w:t>
      </w:r>
    </w:p>
    <w:p w14:paraId="30FEC45B" w14:textId="77777777" w:rsidR="00EB26FE" w:rsidRDefault="00EB26FE">
      <w:pPr>
        <w:pStyle w:val="Kommentarer"/>
      </w:pPr>
    </w:p>
    <w:p w14:paraId="6382CF0A" w14:textId="3406B510" w:rsidR="00EB26FE" w:rsidRDefault="00EB26FE">
      <w:pPr>
        <w:pStyle w:val="Kommentarer"/>
      </w:pPr>
      <w:r>
        <w:t xml:space="preserve">Är </w:t>
      </w:r>
      <w:proofErr w:type="spellStart"/>
      <w:r>
        <w:t>observation.typ</w:t>
      </w:r>
      <w:proofErr w:type="spellEnd"/>
      <w:r>
        <w:t xml:space="preserve"> egentligen 1</w:t>
      </w:r>
      <w:proofErr w:type="gramStart"/>
      <w:r>
        <w:t>..</w:t>
      </w:r>
      <w:proofErr w:type="gramEnd"/>
      <w:r>
        <w:t>1?</w:t>
      </w:r>
    </w:p>
    <w:p w14:paraId="107A0461" w14:textId="2EBA2830" w:rsidR="00EB26FE" w:rsidRDefault="00EB26FE">
      <w:pPr>
        <w:pStyle w:val="Kommentarer"/>
      </w:pPr>
      <w:r>
        <w:t xml:space="preserve">Ta bort </w:t>
      </w:r>
      <w:proofErr w:type="spellStart"/>
      <w:r>
        <w:t>kardinaliteterna</w:t>
      </w:r>
      <w:proofErr w:type="spellEnd"/>
      <w:r>
        <w:t xml:space="preserve"> som är ”bakåt”</w:t>
      </w:r>
    </w:p>
    <w:p w14:paraId="167E30B7" w14:textId="0F8B1E25" w:rsidR="00EB26FE" w:rsidRDefault="00EB26FE">
      <w:pPr>
        <w:pStyle w:val="Kommentarer"/>
      </w:pPr>
      <w:proofErr w:type="spellStart"/>
      <w:r>
        <w:t>Refererns</w:t>
      </w:r>
      <w:proofErr w:type="spellEnd"/>
      <w:r>
        <w:t xml:space="preserve"> till uppgift i </w:t>
      </w:r>
      <w:proofErr w:type="spellStart"/>
      <w:r>
        <w:t>patjournal.typ</w:t>
      </w:r>
      <w:proofErr w:type="spellEnd"/>
      <w:r>
        <w:t xml:space="preserve"> ska vara ”kategori/</w:t>
      </w:r>
      <w:proofErr w:type="spellStart"/>
      <w:r>
        <w:t>infotyp</w:t>
      </w:r>
      <w:proofErr w:type="spellEnd"/>
      <w:r>
        <w:t>”</w:t>
      </w:r>
    </w:p>
    <w:p w14:paraId="7EC5C2A7" w14:textId="4E39907E" w:rsidR="00EB26FE" w:rsidRDefault="00EB26FE">
      <w:pPr>
        <w:pStyle w:val="Kommentarer"/>
      </w:pPr>
      <w:r>
        <w:t>Deltagande kardinalitet ska vara 0</w:t>
      </w:r>
      <w:proofErr w:type="gramStart"/>
      <w:r>
        <w:t>..</w:t>
      </w:r>
      <w:proofErr w:type="gramEnd"/>
      <w:r>
        <w:t>*</w:t>
      </w:r>
    </w:p>
    <w:p w14:paraId="1DC2C115" w14:textId="0F391ADA" w:rsidR="00EB26FE" w:rsidRDefault="00EB26FE">
      <w:pPr>
        <w:pStyle w:val="Kommentarer"/>
      </w:pPr>
      <w:r>
        <w:t xml:space="preserve">Kardinalitet på </w:t>
      </w:r>
      <w:proofErr w:type="spellStart"/>
      <w:r>
        <w:t>signerare</w:t>
      </w:r>
      <w:proofErr w:type="spellEnd"/>
      <w:r>
        <w:t xml:space="preserve"> borde vara 0</w:t>
      </w:r>
      <w:proofErr w:type="gramStart"/>
      <w:r>
        <w:t>..</w:t>
      </w:r>
      <w:proofErr w:type="gramEnd"/>
      <w:r>
        <w:t>1</w:t>
      </w:r>
    </w:p>
    <w:p w14:paraId="3AB00EEB" w14:textId="3A0F163B" w:rsidR="00EB26FE" w:rsidRDefault="00EB26FE">
      <w:pPr>
        <w:pStyle w:val="Kommentarer"/>
      </w:pPr>
      <w:r>
        <w:t>Ta bort fixa koder eftersom dessa är HL7-specifika?</w:t>
      </w:r>
    </w:p>
    <w:p w14:paraId="1FE121A6" w14:textId="2047232B" w:rsidR="00EB26FE" w:rsidRDefault="00EB26FE">
      <w:pPr>
        <w:pStyle w:val="Kommentarer"/>
      </w:pPr>
      <w:r>
        <w:t xml:space="preserve">Borde vi ha namn med? Hur funkar det annars med anonyma </w:t>
      </w:r>
      <w:proofErr w:type="spellStart"/>
      <w:r>
        <w:t>prof.aktörer</w:t>
      </w:r>
      <w:proofErr w:type="spellEnd"/>
      <w:r>
        <w:t>?</w:t>
      </w:r>
    </w:p>
    <w:p w14:paraId="5A4EB812" w14:textId="2B92288E" w:rsidR="00EB26FE" w:rsidRDefault="00EB26FE">
      <w:pPr>
        <w:pStyle w:val="Kommentarer"/>
      </w:pPr>
      <w:r>
        <w:t>Behövs en organisation</w:t>
      </w:r>
    </w:p>
    <w:p w14:paraId="7D3A86E8" w14:textId="77777777" w:rsidR="00EB26FE" w:rsidRDefault="00EB26FE">
      <w:pPr>
        <w:pStyle w:val="Kommentarer"/>
      </w:pPr>
    </w:p>
  </w:comment>
  <w:comment w:id="114" w:author="Erik Nissen" w:date="2015-02-12T16:55:00Z" w:initials="EN">
    <w:p w14:paraId="6BF2BCF8" w14:textId="438EA8FC" w:rsidR="00EB26FE" w:rsidRDefault="00EB26FE">
      <w:pPr>
        <w:pStyle w:val="Kommentarer"/>
      </w:pPr>
      <w:r>
        <w:rPr>
          <w:rStyle w:val="Kommentarsreferens"/>
        </w:rPr>
        <w:annotationRef/>
      </w:r>
      <w:r>
        <w:t>Se kommentar 7c i separat dokument.</w:t>
      </w:r>
    </w:p>
  </w:comment>
  <w:comment w:id="117" w:author="Erik Nissen" w:date="2015-02-12T16:54:00Z" w:initials="EN">
    <w:p w14:paraId="2CA59C47" w14:textId="220524D7" w:rsidR="00EB26FE" w:rsidRDefault="00EB26FE">
      <w:pPr>
        <w:pStyle w:val="Kommentarer"/>
      </w:pPr>
      <w:r>
        <w:rPr>
          <w:rStyle w:val="Kommentarsreferens"/>
        </w:rPr>
        <w:annotationRef/>
      </w:r>
      <w:r>
        <w:t>Se kommentar 7d i separat dokument.</w:t>
      </w:r>
    </w:p>
  </w:comment>
  <w:comment w:id="142" w:author="Erik Nissen" w:date="2015-02-12T17:33:00Z" w:initials="EN">
    <w:p w14:paraId="41A70107" w14:textId="13011C9E" w:rsidR="00EB26FE" w:rsidRDefault="00EB26FE">
      <w:pPr>
        <w:pStyle w:val="Kommentarer"/>
      </w:pPr>
      <w:r>
        <w:rPr>
          <w:rStyle w:val="Kommentarsreferens"/>
        </w:rPr>
        <w:annotationRef/>
      </w:r>
      <w:r>
        <w:t>Se kommentar 9 i separat dokument.</w:t>
      </w:r>
    </w:p>
  </w:comment>
  <w:comment w:id="155" w:author="Erik Nissen" w:date="2015-02-12T16:27:00Z" w:initials="EN">
    <w:p w14:paraId="5F893D27" w14:textId="10C5799D" w:rsidR="00EB26FE" w:rsidRDefault="00EB26FE">
      <w:pPr>
        <w:pStyle w:val="Kommentarer"/>
      </w:pPr>
      <w:r>
        <w:rPr>
          <w:rStyle w:val="Kommentarsreferens"/>
        </w:rPr>
        <w:annotationRef/>
      </w:r>
      <w:r>
        <w:t>Se kommentar 6 i separat dokument.</w:t>
      </w:r>
    </w:p>
  </w:comment>
  <w:comment w:id="161" w:author="Erik Nissen" w:date="2015-02-12T19:03:00Z" w:initials="EN">
    <w:p w14:paraId="0111E100" w14:textId="39EAD034" w:rsidR="00EB26FE" w:rsidRDefault="00EB26FE">
      <w:pPr>
        <w:pStyle w:val="Kommentarer"/>
      </w:pPr>
      <w:r>
        <w:rPr>
          <w:rStyle w:val="Kommentarsreferens"/>
        </w:rPr>
        <w:annotationRef/>
      </w:r>
      <w:r>
        <w:t>Förtydligande kring organisationskoppling.</w:t>
      </w:r>
    </w:p>
  </w:comment>
  <w:comment w:id="162" w:author="Erik Nissen" w:date="2015-02-12T16:30:00Z" w:initials="EN">
    <w:p w14:paraId="2688FF45" w14:textId="7D97DBB3" w:rsidR="00EB26FE" w:rsidRDefault="00EB26FE">
      <w:pPr>
        <w:pStyle w:val="Kommentarer"/>
      </w:pPr>
      <w:r>
        <w:rPr>
          <w:rStyle w:val="Kommentarsreferens"/>
        </w:rPr>
        <w:annotationRef/>
      </w:r>
      <w:r>
        <w:t>Se kommentar 6 i separat dokument.</w:t>
      </w:r>
    </w:p>
  </w:comment>
  <w:comment w:id="163" w:author="Erik Nissen" w:date="2015-02-12T18:54:00Z" w:initials="EN">
    <w:p w14:paraId="36A59413" w14:textId="77777777" w:rsidR="00EB26FE" w:rsidRDefault="00EB26FE" w:rsidP="00CF0283">
      <w:pPr>
        <w:pStyle w:val="Kommentarer"/>
      </w:pPr>
      <w:r>
        <w:rPr>
          <w:rStyle w:val="Kommentarsreferens"/>
        </w:rPr>
        <w:annotationRef/>
      </w:r>
      <w:r>
        <w:t>Se kommentar 5h i separat dokument.</w:t>
      </w:r>
    </w:p>
  </w:comment>
  <w:comment w:id="169" w:author="Erik Nissen" w:date="2015-02-12T18:27:00Z" w:initials="EN">
    <w:p w14:paraId="6090E180" w14:textId="5E6737EE" w:rsidR="00EB26FE" w:rsidRDefault="00EB26FE">
      <w:pPr>
        <w:pStyle w:val="Kommentarer"/>
      </w:pPr>
      <w:r>
        <w:rPr>
          <w:rStyle w:val="Kommentarsreferens"/>
        </w:rPr>
        <w:annotationRef/>
      </w:r>
      <w:r>
        <w:t>Problem med tvingande tidsprecision i XSD.</w:t>
      </w:r>
      <w:r>
        <w:br/>
        <w:t>Se kommentar 14 i separat dokument.</w:t>
      </w:r>
    </w:p>
  </w:comment>
  <w:comment w:id="170" w:author="Erik Nissen" w:date="2015-02-12T19:23:00Z" w:initials="EN">
    <w:p w14:paraId="7DCEC0D4" w14:textId="77777777" w:rsidR="00EB26FE" w:rsidRDefault="00EB26FE" w:rsidP="007E7CBF">
      <w:pPr>
        <w:pStyle w:val="Kommentarer"/>
      </w:pPr>
      <w:r>
        <w:rPr>
          <w:rStyle w:val="Kommentarsreferens"/>
        </w:rPr>
        <w:annotationRef/>
      </w:r>
      <w:r>
        <w:t>Det fanns ingen 2b innan.</w:t>
      </w:r>
      <w:r>
        <w:br/>
        <w:t>Men nu har jag lagt till denna regel.</w:t>
      </w:r>
    </w:p>
    <w:p w14:paraId="7FC86E83" w14:textId="77777777" w:rsidR="00EB26FE" w:rsidRDefault="00EB26FE" w:rsidP="007E7CBF">
      <w:pPr>
        <w:pStyle w:val="Kommentarer"/>
      </w:pPr>
      <w:r>
        <w:t>Se kommentar 5k i separat dokument.</w:t>
      </w:r>
    </w:p>
  </w:comment>
  <w:comment w:id="177" w:author="Erik Nissen" w:date="2015-02-12T16:31:00Z" w:initials="EN">
    <w:p w14:paraId="727851A6" w14:textId="39F16B5A" w:rsidR="00EB26FE" w:rsidRDefault="00EB26FE">
      <w:pPr>
        <w:pStyle w:val="Kommentarer"/>
      </w:pPr>
      <w:r>
        <w:rPr>
          <w:rStyle w:val="Kommentarsreferens"/>
        </w:rPr>
        <w:annotationRef/>
      </w:r>
      <w:r>
        <w:t>Se kommentar 6 i separat dokument.</w:t>
      </w:r>
    </w:p>
  </w:comment>
  <w:comment w:id="180" w:author="Erik Nissen" w:date="2015-02-12T18:54:00Z" w:initials="EN">
    <w:p w14:paraId="50ED4FDF" w14:textId="0ED59F5C" w:rsidR="00EB26FE" w:rsidRDefault="00EB26FE">
      <w:pPr>
        <w:pStyle w:val="Kommentarer"/>
      </w:pPr>
      <w:r>
        <w:rPr>
          <w:rStyle w:val="Kommentarsreferens"/>
        </w:rPr>
        <w:annotationRef/>
      </w:r>
      <w:r>
        <w:t>Se kommentar 5h i separat dokument.</w:t>
      </w:r>
    </w:p>
  </w:comment>
  <w:comment w:id="198" w:author="Erik Nissen" w:date="2015-02-12T19:49:00Z" w:initials="EN">
    <w:p w14:paraId="42BB39EE" w14:textId="0C455404" w:rsidR="00EB26FE" w:rsidRDefault="00EB26FE">
      <w:pPr>
        <w:pStyle w:val="Kommentarer"/>
      </w:pPr>
      <w:r>
        <w:rPr>
          <w:rStyle w:val="Kommentarsreferens"/>
        </w:rPr>
        <w:annotationRef/>
      </w:r>
      <w:r>
        <w:t>Infogat: ’</w:t>
      </w:r>
      <w:r>
        <w:rPr>
          <w:rFonts w:eastAsia="Times New Roman" w:cs="Arial"/>
        </w:rPr>
        <w:t>Istället för person kan ”deltagandet” handla om utrustning (</w:t>
      </w:r>
      <w:proofErr w:type="spellStart"/>
      <w:r>
        <w:rPr>
          <w:rFonts w:eastAsia="Times New Roman" w:cs="Arial"/>
        </w:rPr>
        <w:t>device</w:t>
      </w:r>
      <w:proofErr w:type="spellEnd"/>
      <w:r>
        <w:rPr>
          <w:rFonts w:eastAsia="Times New Roman" w:cs="Arial"/>
        </w:rPr>
        <w:t>) eller plats (organisation)</w:t>
      </w:r>
      <w:r>
        <w:t>’</w:t>
      </w:r>
    </w:p>
  </w:comment>
  <w:comment w:id="199" w:author="Erik Nissen" w:date="2015-02-12T19:42:00Z" w:initials="EN">
    <w:p w14:paraId="0BCBB7A4" w14:textId="67D7F10B" w:rsidR="00EB26FE" w:rsidRDefault="00EB26FE">
      <w:pPr>
        <w:pStyle w:val="Kommentarer"/>
      </w:pPr>
      <w:r>
        <w:rPr>
          <w:rStyle w:val="Kommentarsreferens"/>
        </w:rPr>
        <w:annotationRef/>
      </w:r>
      <w:r>
        <w:t>Se kommentar 3a i separat dokument.</w:t>
      </w:r>
    </w:p>
  </w:comment>
  <w:comment w:id="217" w:author="Erik Nissen" w:date="2015-02-12T17:32:00Z" w:initials="EN">
    <w:p w14:paraId="071BDE66" w14:textId="28F4CCBA" w:rsidR="00EB26FE" w:rsidRDefault="00EB26FE">
      <w:pPr>
        <w:pStyle w:val="Kommentarer"/>
      </w:pPr>
      <w:r>
        <w:rPr>
          <w:rStyle w:val="Kommentarsreferens"/>
        </w:rPr>
        <w:annotationRef/>
      </w:r>
      <w:r>
        <w:t>Se kommentar 9 i separat dokument.</w:t>
      </w:r>
    </w:p>
  </w:comment>
  <w:comment w:id="226" w:author="Erik Nissen" w:date="2015-02-12T19:42:00Z" w:initials="EN">
    <w:p w14:paraId="2759BEFC" w14:textId="66AE93F9" w:rsidR="00EB26FE" w:rsidRDefault="00EB26FE">
      <w:pPr>
        <w:pStyle w:val="Kommentarer"/>
      </w:pPr>
      <w:r>
        <w:rPr>
          <w:rStyle w:val="Kommentarsreferens"/>
        </w:rPr>
        <w:annotationRef/>
      </w:r>
      <w:r>
        <w:t>Se kommentar 3b i separat dokument.</w:t>
      </w:r>
    </w:p>
  </w:comment>
  <w:comment w:id="232" w:author="Erik Nissen" w:date="2015-02-12T17:33:00Z" w:initials="EN">
    <w:p w14:paraId="7A1E2AB5" w14:textId="665E105F" w:rsidR="00EB26FE" w:rsidRDefault="00EB26FE">
      <w:pPr>
        <w:pStyle w:val="Kommentarer"/>
      </w:pPr>
      <w:r>
        <w:rPr>
          <w:rStyle w:val="Kommentarsreferens"/>
        </w:rPr>
        <w:annotationRef/>
      </w:r>
      <w:r>
        <w:t>Se kommentar 9 i separat dokument.</w:t>
      </w:r>
    </w:p>
  </w:comment>
  <w:comment w:id="241" w:author="Erik Nissen" w:date="2015-02-12T22:39:00Z" w:initials="EN">
    <w:p w14:paraId="4DA32525" w14:textId="1D84BEA6" w:rsidR="00EB26FE" w:rsidRDefault="00EB26FE" w:rsidP="00772208">
      <w:pPr>
        <w:pStyle w:val="Kommentarer"/>
      </w:pPr>
      <w:r>
        <w:rPr>
          <w:rStyle w:val="Kommentarsreferens"/>
        </w:rPr>
        <w:annotationRef/>
      </w:r>
      <w:r>
        <w:rPr>
          <w:rStyle w:val="Kommentarsreferens"/>
        </w:rPr>
        <w:annotationRef/>
      </w:r>
      <w:r>
        <w:t>Se kommentar 3e i separat dokument.</w:t>
      </w:r>
    </w:p>
  </w:comment>
  <w:comment w:id="256" w:author="Erik Nissen" w:date="2015-02-12T22:40:00Z" w:initials="EN">
    <w:p w14:paraId="0892BAAD" w14:textId="639A54BA" w:rsidR="00EB26FE" w:rsidRDefault="00EB26FE" w:rsidP="00772208">
      <w:pPr>
        <w:pStyle w:val="Kommentarer"/>
      </w:pPr>
      <w:r>
        <w:rPr>
          <w:rStyle w:val="Kommentarsreferens"/>
        </w:rPr>
        <w:annotationRef/>
      </w:r>
      <w:r>
        <w:t>Kardinalitet ändrad från ”0</w:t>
      </w:r>
      <w:proofErr w:type="gramStart"/>
      <w:r>
        <w:t>..</w:t>
      </w:r>
      <w:proofErr w:type="gramEnd"/>
      <w:r>
        <w:t>1” till ”1..1”.</w:t>
      </w:r>
      <w:r>
        <w:br/>
      </w:r>
      <w:r>
        <w:rPr>
          <w:rStyle w:val="Kommentarsreferens"/>
        </w:rPr>
        <w:annotationRef/>
      </w:r>
      <w:r>
        <w:t>Se kommentar 3e i separat dokument.</w:t>
      </w:r>
    </w:p>
  </w:comment>
  <w:comment w:id="261" w:author="Erik Nissen" w:date="2015-02-12T22:39:00Z" w:initials="EN">
    <w:p w14:paraId="1BBDFD44" w14:textId="6455E1CF" w:rsidR="00EB26FE" w:rsidRDefault="00EB26FE" w:rsidP="00C13B67">
      <w:pPr>
        <w:pStyle w:val="Kommentarer"/>
      </w:pPr>
      <w:r>
        <w:rPr>
          <w:rStyle w:val="Kommentarsreferens"/>
        </w:rPr>
        <w:annotationRef/>
      </w:r>
      <w:r>
        <w:rPr>
          <w:rStyle w:val="Kommentarsreferens"/>
        </w:rPr>
        <w:annotationRef/>
      </w:r>
      <w:proofErr w:type="spellStart"/>
      <w:r>
        <w:rPr>
          <w:rStyle w:val="Kommentarsreferens"/>
        </w:rPr>
        <w:t>Location</w:t>
      </w:r>
      <w:proofErr w:type="spellEnd"/>
      <w:r>
        <w:rPr>
          <w:rStyle w:val="Kommentarsreferens"/>
        </w:rPr>
        <w:t xml:space="preserve"> (</w:t>
      </w:r>
      <w:proofErr w:type="gramStart"/>
      <w:r>
        <w:rPr>
          <w:rStyle w:val="Kommentarsreferens"/>
        </w:rPr>
        <w:t>dvs</w:t>
      </w:r>
      <w:proofErr w:type="gramEnd"/>
      <w:r>
        <w:rPr>
          <w:rStyle w:val="Kommentarsreferens"/>
        </w:rPr>
        <w:t xml:space="preserve"> plats/organisation)</w:t>
      </w:r>
      <w:r>
        <w:t xml:space="preserve"> är flyttat till observationsgrupp. Se kommentar 3d i separat dokument.</w:t>
      </w:r>
    </w:p>
  </w:comment>
  <w:comment w:id="279" w:author="Erik Nissen" w:date="2015-02-12T21:38:00Z" w:initials="EN">
    <w:p w14:paraId="320AF170" w14:textId="77777777" w:rsidR="00EB26FE" w:rsidRDefault="00EB26FE">
      <w:pPr>
        <w:pStyle w:val="Kommentarer"/>
      </w:pPr>
      <w:r>
        <w:rPr>
          <w:rStyle w:val="Kommentarsreferens"/>
        </w:rPr>
        <w:annotationRef/>
      </w:r>
      <w:proofErr w:type="spellStart"/>
      <w:r>
        <w:t>Device</w:t>
      </w:r>
      <w:proofErr w:type="spellEnd"/>
      <w:r>
        <w:t xml:space="preserve"> är flyttat till observationsgrupp.</w:t>
      </w:r>
    </w:p>
    <w:p w14:paraId="0DD9E32A" w14:textId="5CA75D95" w:rsidR="00EB26FE" w:rsidRDefault="00EB26FE">
      <w:pPr>
        <w:pStyle w:val="Kommentarer"/>
      </w:pPr>
      <w:r>
        <w:t>Se kommentar 3c i separat dokument.</w:t>
      </w:r>
    </w:p>
  </w:comment>
  <w:comment w:id="324" w:author="Erik Nissen" w:date="2015-02-12T21:38:00Z" w:initials="EN">
    <w:p w14:paraId="358D639B" w14:textId="742206BC" w:rsidR="00EB26FE" w:rsidRDefault="00EB26FE">
      <w:pPr>
        <w:pStyle w:val="Kommentarer"/>
      </w:pPr>
      <w:r>
        <w:rPr>
          <w:rStyle w:val="Kommentarsreferens"/>
        </w:rPr>
        <w:annotationRef/>
      </w:r>
      <w:proofErr w:type="spellStart"/>
      <w:r>
        <w:t>Device</w:t>
      </w:r>
      <w:proofErr w:type="spellEnd"/>
      <w:r>
        <w:t xml:space="preserve"> är flyttat till observationsgrupp.</w:t>
      </w:r>
    </w:p>
  </w:comment>
  <w:comment w:id="352" w:author="Erik Nissen" w:date="2015-02-12T19:42:00Z" w:initials="EN">
    <w:p w14:paraId="0F7F4394" w14:textId="41AFA701" w:rsidR="00EB26FE" w:rsidRDefault="00EB26FE" w:rsidP="003B26BB">
      <w:pPr>
        <w:pStyle w:val="Kommentarer"/>
      </w:pPr>
      <w:r>
        <w:rPr>
          <w:rStyle w:val="Kommentarsreferens"/>
        </w:rPr>
        <w:annotationRef/>
      </w:r>
      <w:r>
        <w:t>Se kommentar 3h i separat dokument.</w:t>
      </w:r>
    </w:p>
  </w:comment>
  <w:comment w:id="353" w:author="Erik Nissen" w:date="2015-02-12T23:20:00Z" w:initials="EN">
    <w:p w14:paraId="07D78763" w14:textId="07774D47" w:rsidR="00EB26FE" w:rsidRDefault="00EB26FE">
      <w:pPr>
        <w:pStyle w:val="Kommentarer"/>
      </w:pPr>
      <w:r>
        <w:rPr>
          <w:rStyle w:val="Kommentarsreferens"/>
        </w:rPr>
        <w:annotationRef/>
      </w:r>
      <w:r>
        <w:t>Korrigerat kardinalitet ifrån ”1</w:t>
      </w:r>
      <w:proofErr w:type="gramStart"/>
      <w:r>
        <w:t>..</w:t>
      </w:r>
      <w:proofErr w:type="gramEnd"/>
      <w:r>
        <w:t>1” till ”0..1” i enlighet med XSD, samt texten intill.</w:t>
      </w:r>
      <w:r>
        <w:br/>
        <w:t>Se kommentar 3i i separat dokument.</w:t>
      </w:r>
    </w:p>
  </w:comment>
  <w:comment w:id="356" w:author="Erik Nissen" w:date="2015-02-12T16:34:00Z" w:initials="EN">
    <w:p w14:paraId="6EC920E5" w14:textId="5A4C9C78" w:rsidR="00EB26FE" w:rsidRDefault="00EB26FE">
      <w:pPr>
        <w:pStyle w:val="Kommentarer"/>
      </w:pPr>
      <w:r>
        <w:rPr>
          <w:rStyle w:val="Kommentarsreferens"/>
        </w:rPr>
        <w:annotationRef/>
      </w:r>
      <w:r>
        <w:t>Se kommentar 6 i separat dokument.</w:t>
      </w:r>
    </w:p>
  </w:comment>
  <w:comment w:id="363" w:author="Erik Nissen" w:date="2015-02-13T22:48:00Z" w:initials="EN">
    <w:p w14:paraId="45DF40EF" w14:textId="2F082F49" w:rsidR="00EB26FE" w:rsidRDefault="00EB26FE">
      <w:pPr>
        <w:pStyle w:val="Kommentarer"/>
      </w:pPr>
      <w:r>
        <w:rPr>
          <w:rStyle w:val="Kommentarsreferens"/>
        </w:rPr>
        <w:annotationRef/>
      </w:r>
      <w:r>
        <w:t>Tog bort ”</w:t>
      </w:r>
      <w:r>
        <w:rPr>
          <w:rFonts w:cs="Arial"/>
        </w:rPr>
        <w:t>(</w:t>
      </w:r>
      <w:r w:rsidRPr="00C93E52">
        <w:rPr>
          <w:rFonts w:cs="Arial"/>
        </w:rPr>
        <w:t>Fält 2b</w:t>
      </w:r>
      <w:r>
        <w:rPr>
          <w:rFonts w:cs="Arial"/>
        </w:rPr>
        <w:t>)</w:t>
      </w:r>
      <w:r>
        <w:t>” eftersom det inte fanns.</w:t>
      </w:r>
    </w:p>
  </w:comment>
  <w:comment w:id="364" w:author="Erik Nissen" w:date="2015-02-13T23:16:00Z" w:initials="EN">
    <w:p w14:paraId="107C6ABD" w14:textId="67DBE9C4" w:rsidR="00EB26FE" w:rsidRDefault="00EB26FE" w:rsidP="00EF7886">
      <w:pPr>
        <w:pStyle w:val="Kommentarer"/>
      </w:pPr>
      <w:r>
        <w:rPr>
          <w:rStyle w:val="Kommentarsreferens"/>
        </w:rPr>
        <w:annotationRef/>
      </w:r>
      <w:r>
        <w:t>Har ändrat från ”0</w:t>
      </w:r>
      <w:proofErr w:type="gramStart"/>
      <w:r>
        <w:t>..</w:t>
      </w:r>
      <w:proofErr w:type="gramEnd"/>
      <w:r>
        <w:t xml:space="preserve">1” till ”0..*” för </w:t>
      </w:r>
      <w:proofErr w:type="spellStart"/>
      <w:r>
        <w:t>address</w:t>
      </w:r>
      <w:proofErr w:type="spellEnd"/>
      <w:r>
        <w:t xml:space="preserve">. </w:t>
      </w:r>
    </w:p>
    <w:p w14:paraId="10178059" w14:textId="77777777" w:rsidR="00EB26FE" w:rsidRDefault="00EB26FE" w:rsidP="00EF7886">
      <w:pPr>
        <w:pStyle w:val="Kommentarer"/>
      </w:pPr>
      <w:r>
        <w:t>Vilket är i enlighet med XSD-spec.</w:t>
      </w:r>
    </w:p>
    <w:p w14:paraId="620BDB89" w14:textId="4C5242BA" w:rsidR="00EB26FE" w:rsidRDefault="00EB26FE">
      <w:pPr>
        <w:pStyle w:val="Kommentarer"/>
      </w:pPr>
      <w:r>
        <w:t>Se kommentar 8 i separat dokument.</w:t>
      </w:r>
    </w:p>
  </w:comment>
  <w:comment w:id="365" w:author="Erik Nissen" w:date="2015-02-13T23:14:00Z" w:initials="EN">
    <w:p w14:paraId="4CEB26FC" w14:textId="7DC903CD" w:rsidR="00EB26FE" w:rsidRDefault="00EB26FE" w:rsidP="00EF7886">
      <w:pPr>
        <w:pStyle w:val="Kommentarer"/>
      </w:pPr>
      <w:r>
        <w:rPr>
          <w:rStyle w:val="Kommentarsreferens"/>
        </w:rPr>
        <w:annotationRef/>
      </w:r>
      <w:r>
        <w:t>Har ändrat från ”0</w:t>
      </w:r>
      <w:proofErr w:type="gramStart"/>
      <w:r>
        <w:t>..</w:t>
      </w:r>
      <w:proofErr w:type="gramEnd"/>
      <w:r>
        <w:t xml:space="preserve">1” till ”0..*” för </w:t>
      </w:r>
      <w:proofErr w:type="spellStart"/>
      <w:r>
        <w:t>telecom</w:t>
      </w:r>
      <w:proofErr w:type="spellEnd"/>
      <w:r>
        <w:t xml:space="preserve">. </w:t>
      </w:r>
    </w:p>
    <w:p w14:paraId="744370ED" w14:textId="77777777" w:rsidR="00EB26FE" w:rsidRDefault="00EB26FE" w:rsidP="00EF7886">
      <w:pPr>
        <w:pStyle w:val="Kommentarer"/>
      </w:pPr>
      <w:r>
        <w:t>Vilket är i enlighet med XSD-spec.</w:t>
      </w:r>
    </w:p>
    <w:p w14:paraId="5BA63200" w14:textId="53439083" w:rsidR="00EB26FE" w:rsidRDefault="00EB26FE">
      <w:pPr>
        <w:pStyle w:val="Kommentarer"/>
      </w:pPr>
      <w:r>
        <w:t>Se kommentar 8 i separat dokument.</w:t>
      </w:r>
    </w:p>
  </w:comment>
  <w:comment w:id="366" w:author="Erik Nissen" w:date="2015-02-12T16:37:00Z" w:initials="EN">
    <w:p w14:paraId="2BEBB2E6" w14:textId="4BA05C53" w:rsidR="00EB26FE" w:rsidRDefault="00EB26FE">
      <w:pPr>
        <w:pStyle w:val="Kommentarer"/>
      </w:pPr>
      <w:r>
        <w:rPr>
          <w:rStyle w:val="Kommentarsreferens"/>
        </w:rPr>
        <w:annotationRef/>
      </w:r>
      <w:r>
        <w:t>Se kommentar 6 i separat dokument.</w:t>
      </w:r>
    </w:p>
  </w:comment>
  <w:comment w:id="378" w:author="Erik Nissen" w:date="2015-02-12T23:48:00Z" w:initials="EN">
    <w:p w14:paraId="0E281368" w14:textId="1BC1B91B" w:rsidR="00EB26FE" w:rsidRDefault="00EB26FE">
      <w:pPr>
        <w:pStyle w:val="Kommentarer"/>
      </w:pPr>
      <w:r>
        <w:rPr>
          <w:rStyle w:val="Kommentarsreferens"/>
        </w:rPr>
        <w:annotationRef/>
      </w:r>
      <w:r>
        <w:t>Rensat bort ”</w:t>
      </w:r>
      <w:r w:rsidRPr="008A0968">
        <w:rPr>
          <w:i/>
        </w:rPr>
        <w:t>huvud</w:t>
      </w:r>
      <w:r>
        <w:t>”.</w:t>
      </w:r>
      <w:r>
        <w:br/>
        <w:t>Se motiverande kommentar 2c i separat dokument</w:t>
      </w:r>
    </w:p>
  </w:comment>
  <w:comment w:id="380" w:author="Erik Nissen" w:date="2015-02-12T23:49:00Z" w:initials="EN">
    <w:p w14:paraId="24A1AA9C" w14:textId="469D8A84" w:rsidR="00EB26FE" w:rsidRDefault="00EB26FE">
      <w:pPr>
        <w:pStyle w:val="Kommentarer"/>
      </w:pPr>
      <w:r>
        <w:rPr>
          <w:rStyle w:val="Kommentarsreferens"/>
        </w:rPr>
        <w:annotationRef/>
      </w:r>
      <w:r>
        <w:t>Rensat bort ”</w:t>
      </w:r>
      <w:r w:rsidRPr="008A0968">
        <w:rPr>
          <w:i/>
        </w:rPr>
        <w:t>den huvudsakliga</w:t>
      </w:r>
      <w:r>
        <w:t>”.</w:t>
      </w:r>
      <w:r>
        <w:br/>
        <w:t>Se motiverande kommentar 2c i separat dokument</w:t>
      </w:r>
    </w:p>
  </w:comment>
  <w:comment w:id="383" w:author="Erik Nissen" w:date="2015-02-13T17:26:00Z" w:initials="EN">
    <w:p w14:paraId="26E588CC" w14:textId="27D23A5A" w:rsidR="00EB26FE" w:rsidRDefault="00EB26FE">
      <w:pPr>
        <w:pStyle w:val="Kommentarer"/>
      </w:pPr>
      <w:r>
        <w:rPr>
          <w:rStyle w:val="Kommentarsreferens"/>
        </w:rPr>
        <w:annotationRef/>
      </w:r>
      <w:r>
        <w:t>Tveksam tidsprecision här?</w:t>
      </w:r>
      <w:r>
        <w:br/>
        <w:t>Kan man alltid ange på sekund när en observation börjar och slutar? Hur ska det tolkas ifall man fyller ut med t ex 00:00:00. Och om man bör fylla på så här – bör det då inte finnas en instruktion kring detta? Se kommentar 14 i separat spec.</w:t>
      </w:r>
    </w:p>
  </w:comment>
  <w:comment w:id="384" w:author="Erik Nissen" w:date="2015-02-13T17:23:00Z" w:initials="EN">
    <w:p w14:paraId="73E0AD47" w14:textId="37933F06" w:rsidR="00EB26FE" w:rsidRDefault="00EB26FE">
      <w:pPr>
        <w:pStyle w:val="Kommentarer"/>
      </w:pPr>
      <w:r>
        <w:rPr>
          <w:rStyle w:val="Kommentarsreferens"/>
        </w:rPr>
        <w:annotationRef/>
      </w:r>
      <w:r>
        <w:t>Behövs status attribut? Hur representeras måltillstånd? Se kommentar 16 i separat spec.</w:t>
      </w:r>
    </w:p>
  </w:comment>
  <w:comment w:id="385" w:author="Erik Nissen" w:date="2015-02-13T17:30:00Z" w:initials="EN">
    <w:p w14:paraId="35060E74" w14:textId="7C7CC940" w:rsidR="00EB26FE" w:rsidRDefault="00EB26FE">
      <w:pPr>
        <w:pStyle w:val="Kommentarer"/>
      </w:pPr>
      <w:r>
        <w:rPr>
          <w:rStyle w:val="Kommentarsreferens"/>
        </w:rPr>
        <w:annotationRef/>
      </w:r>
      <w:r>
        <w:t>Dokumentations-tidpunkt finns med i V-MIM, men saknas här. Är det medvetet val, eller ska ”</w:t>
      </w:r>
      <w:proofErr w:type="spellStart"/>
      <w:r>
        <w:t>LegalAuthenticator.time</w:t>
      </w:r>
      <w:proofErr w:type="spellEnd"/>
      <w:r>
        <w:t xml:space="preserve">” tolkas som dokumentationstidpunkt av producent och konsument? Det bör framgå av </w:t>
      </w:r>
      <w:proofErr w:type="spellStart"/>
      <w:r>
        <w:t>specen</w:t>
      </w:r>
      <w:proofErr w:type="spellEnd"/>
      <w:r>
        <w:t xml:space="preserve"> kan jag tycka. Se även punkterna 2a2) och </w:t>
      </w:r>
      <w:proofErr w:type="gramStart"/>
      <w:r>
        <w:t>2a5)  i</w:t>
      </w:r>
      <w:proofErr w:type="gramEnd"/>
      <w:r>
        <w:t xml:space="preserve"> separat specifikation.</w:t>
      </w:r>
    </w:p>
  </w:comment>
  <w:comment w:id="386" w:author="Erik Nissen" w:date="2015-02-12T17:54:00Z" w:initials="EN">
    <w:p w14:paraId="5B6262F7" w14:textId="658F97B9" w:rsidR="00EB26FE" w:rsidRDefault="00EB26FE">
      <w:pPr>
        <w:pStyle w:val="Kommentarer"/>
      </w:pPr>
      <w:r>
        <w:rPr>
          <w:rStyle w:val="Kommentarsreferens"/>
        </w:rPr>
        <w:annotationRef/>
      </w:r>
      <w:r>
        <w:t>Se kommentar 12 i separat dokument.</w:t>
      </w:r>
    </w:p>
  </w:comment>
  <w:comment w:id="387" w:author="Erik Nissen" w:date="2015-02-12T17:52:00Z" w:initials="EN">
    <w:p w14:paraId="6A4A9B5A" w14:textId="5F4EC8FF" w:rsidR="00EB26FE" w:rsidRDefault="00EB26FE">
      <w:pPr>
        <w:pStyle w:val="Kommentarer"/>
      </w:pPr>
      <w:r>
        <w:rPr>
          <w:rStyle w:val="Kommentarsreferens"/>
        </w:rPr>
        <w:annotationRef/>
      </w:r>
      <w:r>
        <w:t>Trots att ”</w:t>
      </w:r>
      <w:proofErr w:type="spellStart"/>
      <w:r>
        <w:t>time</w:t>
      </w:r>
      <w:proofErr w:type="spellEnd"/>
      <w:r>
        <w:t>” är tvingande här (vilket det inte är i V-MIM), så är både ”start” och ”end” frivilliga. Är det avsiktligt eller inte?</w:t>
      </w:r>
    </w:p>
  </w:comment>
  <w:comment w:id="388" w:author="Erik Nissen" w:date="2015-02-13T17:36:00Z" w:initials="EN">
    <w:p w14:paraId="7F00DFC9" w14:textId="1C052964" w:rsidR="00EB26FE" w:rsidRDefault="00EB26FE">
      <w:pPr>
        <w:pStyle w:val="Kommentarer"/>
      </w:pPr>
      <w:r>
        <w:rPr>
          <w:rStyle w:val="Kommentarsreferens"/>
        </w:rPr>
        <w:annotationRef/>
      </w:r>
      <w:r>
        <w:t>Saknas i V-MIM.</w:t>
      </w:r>
      <w:r>
        <w:br/>
        <w:t>Se kommentar 5n i separat dokument.</w:t>
      </w:r>
    </w:p>
  </w:comment>
  <w:comment w:id="390" w:author="Erik Nissen" w:date="2015-02-13T17:38:00Z" w:initials="EN">
    <w:p w14:paraId="2B64E9A4" w14:textId="09548CFD" w:rsidR="00EB26FE" w:rsidRDefault="00EB26FE">
      <w:pPr>
        <w:pStyle w:val="Kommentarer"/>
      </w:pPr>
      <w:r>
        <w:rPr>
          <w:rStyle w:val="Kommentarsreferens"/>
        </w:rPr>
        <w:annotationRef/>
      </w:r>
      <w:r>
        <w:t xml:space="preserve">Lagt in fältets namn </w:t>
      </w:r>
      <w:r w:rsidRPr="00716B1B">
        <w:rPr>
          <w:rFonts w:cs="Arial"/>
          <w:sz w:val="16"/>
        </w:rPr>
        <w:t>[</w:t>
      </w:r>
      <w:proofErr w:type="spellStart"/>
      <w:r w:rsidRPr="00716B1B">
        <w:rPr>
          <w:rFonts w:cs="Arial"/>
          <w:sz w:val="16"/>
        </w:rPr>
        <w:t>observation.type</w:t>
      </w:r>
      <w:proofErr w:type="spellEnd"/>
      <w:r w:rsidRPr="00716B1B">
        <w:rPr>
          <w:rFonts w:cs="Arial"/>
          <w:sz w:val="16"/>
        </w:rPr>
        <w:t>]</w:t>
      </w:r>
      <w:proofErr w:type="gramStart"/>
      <w:r>
        <w:rPr>
          <w:rStyle w:val="Kommentarsreferens"/>
        </w:rPr>
        <w:annotationRef/>
      </w:r>
      <w:r w:rsidRPr="008A5CB4">
        <w:rPr>
          <w:rFonts w:cs="Arial"/>
          <w:i/>
        </w:rPr>
        <w:t xml:space="preserve"> </w:t>
      </w:r>
      <w:r>
        <w:t xml:space="preserve"> med</w:t>
      </w:r>
      <w:proofErr w:type="gramEnd"/>
      <w:r>
        <w:t xml:space="preserve"> små bokstäver, för att förtydliga citatet från NI ”… observationens kod …”.</w:t>
      </w:r>
    </w:p>
  </w:comment>
  <w:comment w:id="394" w:author="Erik Nissen" w:date="2015-02-13T17:52:00Z" w:initials="EN">
    <w:p w14:paraId="57F65C8F" w14:textId="5A170B4E" w:rsidR="00EB26FE" w:rsidRDefault="00EB26FE">
      <w:pPr>
        <w:pStyle w:val="Kommentarer"/>
      </w:pPr>
      <w:r>
        <w:rPr>
          <w:rStyle w:val="Kommentarsreferens"/>
        </w:rPr>
        <w:annotationRef/>
      </w:r>
      <w:r>
        <w:t>Mycket tveksam konstruktion med ”</w:t>
      </w:r>
      <w:proofErr w:type="spellStart"/>
      <w:r>
        <w:t>valueNegation</w:t>
      </w:r>
      <w:proofErr w:type="spellEnd"/>
      <w:r>
        <w:t xml:space="preserve">”, se kommentarerna 17, 18 samt 4 i separat dokument. </w:t>
      </w:r>
      <w:r>
        <w:br/>
        <w:t xml:space="preserve">Här i </w:t>
      </w:r>
      <w:proofErr w:type="spellStart"/>
      <w:r>
        <w:t>specen</w:t>
      </w:r>
      <w:proofErr w:type="spellEnd"/>
      <w:r>
        <w:t xml:space="preserve"> framgår inte om det i normalfallet ska vara </w:t>
      </w:r>
      <w:proofErr w:type="spellStart"/>
      <w:r>
        <w:t>true</w:t>
      </w:r>
      <w:proofErr w:type="spellEnd"/>
      <w:r>
        <w:t xml:space="preserve"> eller </w:t>
      </w:r>
      <w:proofErr w:type="spellStart"/>
      <w:r>
        <w:t>false</w:t>
      </w:r>
      <w:proofErr w:type="spellEnd"/>
      <w:r>
        <w:t>?</w:t>
      </w:r>
    </w:p>
  </w:comment>
  <w:comment w:id="395" w:author="Erik Nissen" w:date="2015-02-13T17:57:00Z" w:initials="EN">
    <w:p w14:paraId="4119873A" w14:textId="604D50D5" w:rsidR="00EB26FE" w:rsidRDefault="00EB26FE">
      <w:pPr>
        <w:pStyle w:val="Kommentarer"/>
      </w:pPr>
      <w:r>
        <w:rPr>
          <w:rStyle w:val="Kommentarsreferens"/>
        </w:rPr>
        <w:annotationRef/>
      </w:r>
      <w:proofErr w:type="spellStart"/>
      <w:r>
        <w:t>Datatyp</w:t>
      </w:r>
      <w:proofErr w:type="spellEnd"/>
      <w:r>
        <w:t xml:space="preserve"> som ska användas måste framgå av tillämpningsanvisning. </w:t>
      </w:r>
      <w:proofErr w:type="gramStart"/>
      <w:r>
        <w:t>Dvs</w:t>
      </w:r>
      <w:proofErr w:type="gramEnd"/>
      <w:r>
        <w:t xml:space="preserve"> från fall till fall (</w:t>
      </w:r>
      <w:proofErr w:type="spellStart"/>
      <w:r>
        <w:t>observation.type</w:t>
      </w:r>
      <w:proofErr w:type="spellEnd"/>
      <w:r>
        <w:t xml:space="preserve">), så anges om värde ska vara kod, numeriskt mätvärde eller tid. </w:t>
      </w:r>
      <w:r>
        <w:br/>
        <w:t>(Se även kommentar 13 i separat dokument:</w:t>
      </w:r>
      <w:r>
        <w:br/>
        <w:t xml:space="preserve">om </w:t>
      </w:r>
      <w:proofErr w:type="spellStart"/>
      <w:r>
        <w:t>kodverk</w:t>
      </w:r>
      <w:proofErr w:type="spellEnd"/>
      <w:r>
        <w:t xml:space="preserve"> &amp; urval av koder)</w:t>
      </w:r>
    </w:p>
  </w:comment>
  <w:comment w:id="396" w:author="Erik Nissen" w:date="2015-02-13T18:09:00Z" w:initials="EN">
    <w:p w14:paraId="689EF528" w14:textId="390928B0" w:rsidR="00EB26FE" w:rsidRDefault="00EB26FE">
      <w:pPr>
        <w:pStyle w:val="Kommentarer"/>
      </w:pPr>
      <w:r>
        <w:rPr>
          <w:rStyle w:val="Kommentarsreferens"/>
        </w:rPr>
        <w:annotationRef/>
      </w:r>
      <w:r>
        <w:t xml:space="preserve">Datatypen för måttenheter måste bytas till </w:t>
      </w:r>
      <w:proofErr w:type="spellStart"/>
      <w:r>
        <w:t>CVType</w:t>
      </w:r>
      <w:proofErr w:type="spellEnd"/>
      <w:r>
        <w:t>.</w:t>
      </w:r>
      <w:r>
        <w:br/>
        <w:t>Se kommentar 19 i separat dokument.</w:t>
      </w:r>
    </w:p>
  </w:comment>
  <w:comment w:id="397" w:author="Erik Nissen" w:date="2015-02-13T12:37:00Z" w:initials="EN">
    <w:p w14:paraId="74BFF56E" w14:textId="175D55BD" w:rsidR="00EB26FE" w:rsidRDefault="00EB26FE">
      <w:pPr>
        <w:pStyle w:val="Kommentarer"/>
      </w:pPr>
      <w:r>
        <w:rPr>
          <w:rStyle w:val="Kommentarsreferens"/>
        </w:rPr>
        <w:annotationRef/>
      </w:r>
      <w:r>
        <w:t xml:space="preserve">Här står i rubriken ”Tidpunkt/Tidsintervall”, </w:t>
      </w:r>
      <w:proofErr w:type="gramStart"/>
      <w:r>
        <w:t xml:space="preserve">men  </w:t>
      </w:r>
      <w:proofErr w:type="spellStart"/>
      <w:r>
        <w:t>datatyp</w:t>
      </w:r>
      <w:proofErr w:type="spellEnd"/>
      <w:proofErr w:type="gramEnd"/>
      <w:r>
        <w:t xml:space="preserve"> och format kommentar möjliggör enbart mätvärde. Tror att detta bör rättas, eftersom tidsintervall skulle kunna vara relevant?</w:t>
      </w:r>
      <w:r>
        <w:br/>
        <w:t>Eller ska man då ha två observationer</w:t>
      </w:r>
      <w:proofErr w:type="gramStart"/>
      <w:r>
        <w:t>???</w:t>
      </w:r>
      <w:proofErr w:type="gramEnd"/>
      <w:r>
        <w:br/>
        <w:t>Även noterat som kommentar 15 i separat dokument.</w:t>
      </w:r>
    </w:p>
  </w:comment>
  <w:comment w:id="398" w:author="Erik Nissen" w:date="2015-02-13T18:10:00Z" w:initials="EN">
    <w:p w14:paraId="7B08E14E" w14:textId="24819B5B" w:rsidR="00EB26FE" w:rsidRDefault="00EB26FE">
      <w:pPr>
        <w:pStyle w:val="Kommentarer"/>
      </w:pPr>
      <w:r>
        <w:rPr>
          <w:rStyle w:val="Kommentarsreferens"/>
        </w:rPr>
        <w:annotationRef/>
      </w:r>
      <w:r>
        <w:t xml:space="preserve">Står tidsintervall här, men </w:t>
      </w:r>
      <w:proofErr w:type="spellStart"/>
      <w:r>
        <w:t>datatyp</w:t>
      </w:r>
      <w:proofErr w:type="spellEnd"/>
      <w:r>
        <w:t xml:space="preserve"> avspeglar tidpunkt. Se kommentar 15 i separat dokument.</w:t>
      </w:r>
    </w:p>
  </w:comment>
  <w:comment w:id="399" w:author="Erik Nissen" w:date="2015-02-12T18:33:00Z" w:initials="EN">
    <w:p w14:paraId="6C81B63A" w14:textId="75DD7EC1" w:rsidR="00EB26FE" w:rsidRDefault="00EB26FE">
      <w:pPr>
        <w:pStyle w:val="Kommentarer"/>
      </w:pPr>
      <w:r>
        <w:rPr>
          <w:rStyle w:val="Kommentarsreferens"/>
        </w:rPr>
        <w:annotationRef/>
      </w:r>
      <w:r>
        <w:t>Problem med tvingande tidsprecision i XSD.</w:t>
      </w:r>
      <w:r>
        <w:br/>
        <w:t>Se kommentar 14 i separat dokument.</w:t>
      </w:r>
    </w:p>
  </w:comment>
  <w:comment w:id="400" w:author="Erik Nissen" w:date="2015-02-13T18:32:00Z" w:initials="EN">
    <w:p w14:paraId="69A00835" w14:textId="52D35D3A" w:rsidR="00EB26FE" w:rsidRDefault="00EB26FE">
      <w:pPr>
        <w:pStyle w:val="Kommentarer"/>
      </w:pPr>
      <w:r>
        <w:rPr>
          <w:rStyle w:val="Kommentarsreferens"/>
        </w:rPr>
        <w:annotationRef/>
      </w:r>
      <w:r>
        <w:t xml:space="preserve">Har tagit bort mellan nivån ”observation/” eftersom </w:t>
      </w:r>
      <w:proofErr w:type="spellStart"/>
      <w:r>
        <w:t>location</w:t>
      </w:r>
      <w:proofErr w:type="spellEnd"/>
      <w:r>
        <w:t xml:space="preserve"> är flyttad. Se kommentar 5m</w:t>
      </w:r>
      <w:r>
        <w:br/>
        <w:t>i separat dokument.</w:t>
      </w:r>
    </w:p>
  </w:comment>
  <w:comment w:id="416" w:author="Erik Nissen" w:date="2015-02-13T18:34:00Z" w:initials="EN">
    <w:p w14:paraId="11AC5616" w14:textId="2C785400" w:rsidR="00EB26FE" w:rsidRDefault="00EB26FE">
      <w:pPr>
        <w:pStyle w:val="Kommentarer"/>
      </w:pPr>
      <w:r>
        <w:rPr>
          <w:rStyle w:val="Kommentarsreferens"/>
        </w:rPr>
        <w:annotationRef/>
      </w:r>
      <w:r>
        <w:t xml:space="preserve">Se frågeställning 20 i separat dokument. </w:t>
      </w:r>
    </w:p>
  </w:comment>
  <w:comment w:id="417" w:author="Erik Nissen" w:date="2015-02-13T23:17:00Z" w:initials="EN">
    <w:p w14:paraId="23A3BCCC" w14:textId="00D0DB00" w:rsidR="00EB26FE" w:rsidRDefault="00EB26FE">
      <w:pPr>
        <w:pStyle w:val="Kommentarer"/>
      </w:pPr>
      <w:r>
        <w:rPr>
          <w:rStyle w:val="Kommentarsreferens"/>
        </w:rPr>
        <w:annotationRef/>
      </w:r>
      <w:r>
        <w:t xml:space="preserve">Resonmanget omformulerat för att det ska bli lättare att förstå. Nu när kardinalitet för </w:t>
      </w:r>
      <w:proofErr w:type="spellStart"/>
      <w:r>
        <w:t>address</w:t>
      </w:r>
      <w:proofErr w:type="spellEnd"/>
      <w:r>
        <w:t xml:space="preserve"> är rättad till ”0</w:t>
      </w:r>
      <w:proofErr w:type="gramStart"/>
      <w:r>
        <w:t>..</w:t>
      </w:r>
      <w:proofErr w:type="gramEnd"/>
      <w:r>
        <w:t>*” (ifrån ”0..1”) så blir det logiskt också.</w:t>
      </w:r>
    </w:p>
  </w:comment>
  <w:comment w:id="418" w:author="Erik Nissen" w:date="2015-02-13T18:36:00Z" w:initials="EN">
    <w:p w14:paraId="2BC086C0" w14:textId="1E804531" w:rsidR="00EB26FE" w:rsidRDefault="00EB26FE">
      <w:pPr>
        <w:pStyle w:val="Kommentarer"/>
      </w:pPr>
      <w:r>
        <w:rPr>
          <w:rStyle w:val="Kommentarsreferens"/>
        </w:rPr>
        <w:annotationRef/>
      </w:r>
      <w:r>
        <w:t xml:space="preserve">Har tagit bort mellan nivån ”observation/” eftersom </w:t>
      </w:r>
      <w:proofErr w:type="spellStart"/>
      <w:r>
        <w:t>location</w:t>
      </w:r>
      <w:proofErr w:type="spellEnd"/>
      <w:r>
        <w:t xml:space="preserve"> är flyttad. Se kommentar 5m</w:t>
      </w:r>
      <w:r>
        <w:br/>
        <w:t>i separat dokument.</w:t>
      </w:r>
    </w:p>
  </w:comment>
  <w:comment w:id="419" w:author="Erik Nissen" w:date="2015-02-13T21:00:00Z" w:initials="EN">
    <w:p w14:paraId="22492D0B" w14:textId="7430C3ED" w:rsidR="00EB26FE" w:rsidRDefault="00EB26FE">
      <w:pPr>
        <w:pStyle w:val="Kommentarer"/>
      </w:pPr>
      <w:r>
        <w:rPr>
          <w:rStyle w:val="Kommentarsreferens"/>
        </w:rPr>
        <w:annotationRef/>
      </w:r>
      <w:r>
        <w:t>Det kan formuleras en rekommendation kring tillämpning, sortering av adressradernas typer.</w:t>
      </w:r>
      <w:r>
        <w:br/>
        <w:t>Se kommentar 21 i separat dokument.</w:t>
      </w:r>
    </w:p>
  </w:comment>
  <w:comment w:id="420" w:author="Erik Nissen" w:date="2015-02-13T21:11:00Z" w:initials="EN">
    <w:p w14:paraId="23E5F452" w14:textId="2857585E" w:rsidR="00EB26FE" w:rsidRDefault="00EB26FE">
      <w:pPr>
        <w:pStyle w:val="Kommentarer"/>
      </w:pPr>
      <w:r>
        <w:rPr>
          <w:rStyle w:val="Kommentarsreferens"/>
        </w:rPr>
        <w:annotationRef/>
      </w:r>
      <w:r>
        <w:t>Tveksamt med tvingande tidsprecision i XSD.</w:t>
      </w:r>
      <w:r>
        <w:br/>
        <w:t>Se kommentar 14 i separat dokument.</w:t>
      </w:r>
    </w:p>
  </w:comment>
  <w:comment w:id="421" w:author="Erik Nissen" w:date="2015-02-13T21:20:00Z" w:initials="EN">
    <w:p w14:paraId="2889E80D" w14:textId="38730984" w:rsidR="00EB26FE" w:rsidRDefault="00EB26FE">
      <w:pPr>
        <w:pStyle w:val="Kommentarer"/>
      </w:pPr>
      <w:r>
        <w:rPr>
          <w:rStyle w:val="Kommentarsreferens"/>
        </w:rPr>
        <w:annotationRef/>
      </w:r>
      <w:r>
        <w:t>Skrivit om exempel texten för att göra entydigt i vilken ände av relationen som ”</w:t>
      </w:r>
      <w:proofErr w:type="spellStart"/>
      <w:r>
        <w:t>categorization</w:t>
      </w:r>
      <w:proofErr w:type="spellEnd"/>
      <w:r>
        <w:t>” hör hemma.</w:t>
      </w:r>
    </w:p>
  </w:comment>
  <w:comment w:id="423" w:author="Erik Nissen" w:date="2015-02-13T21:22:00Z" w:initials="EN">
    <w:p w14:paraId="3040D928" w14:textId="0E0BFD9A" w:rsidR="00EB26FE" w:rsidRDefault="00EB26FE">
      <w:pPr>
        <w:pStyle w:val="Kommentarer"/>
      </w:pPr>
      <w:r>
        <w:rPr>
          <w:rStyle w:val="Kommentarsreferens"/>
        </w:rPr>
        <w:annotationRef/>
      </w:r>
      <w:r>
        <w:t xml:space="preserve">Det blir redundant information här eftersom </w:t>
      </w:r>
      <w:proofErr w:type="spellStart"/>
      <w:r>
        <w:t>referredInformation</w:t>
      </w:r>
      <w:proofErr w:type="spellEnd"/>
      <w:r>
        <w:t>/id/</w:t>
      </w:r>
      <w:proofErr w:type="spellStart"/>
      <w:r>
        <w:t>root</w:t>
      </w:r>
      <w:proofErr w:type="spellEnd"/>
      <w:r>
        <w:t xml:space="preserve"> kommer att ha samma system-HSA-id som </w:t>
      </w:r>
      <w:proofErr w:type="spellStart"/>
      <w:r>
        <w:t>referredInformation</w:t>
      </w:r>
      <w:proofErr w:type="spellEnd"/>
      <w:r>
        <w:t>/</w:t>
      </w:r>
      <w:proofErr w:type="spellStart"/>
      <w:r>
        <w:t>informationOwner</w:t>
      </w:r>
      <w:proofErr w:type="spellEnd"/>
      <w:r>
        <w:t>/id/extension. Tycker därför att man kan förenkla meddelande formatet på den här punkten.</w:t>
      </w:r>
    </w:p>
  </w:comment>
  <w:comment w:id="424" w:author="Erik Nissen" w:date="2015-02-13T21:34:00Z" w:initials="EN">
    <w:p w14:paraId="5D3EA13A" w14:textId="2FFFF14C" w:rsidR="00EB26FE" w:rsidRDefault="00EB26FE">
      <w:pPr>
        <w:pStyle w:val="Kommentarer"/>
      </w:pPr>
      <w:r>
        <w:rPr>
          <w:rStyle w:val="Kommentarsreferens"/>
        </w:rPr>
        <w:annotationRef/>
      </w:r>
      <w:r>
        <w:t xml:space="preserve">Åtminstone ett av person-/samordningsnummer respektive namn bör anges. Detta bör framgå av </w:t>
      </w:r>
      <w:proofErr w:type="spellStart"/>
      <w:r>
        <w:t>specen</w:t>
      </w:r>
      <w:proofErr w:type="spellEnd"/>
      <w:r>
        <w:t>.</w:t>
      </w:r>
    </w:p>
  </w:comment>
  <w:comment w:id="425" w:author="Erik Nissen" w:date="2015-02-13T21:35:00Z" w:initials="EN">
    <w:p w14:paraId="7E855ED6" w14:textId="18E2BFDF" w:rsidR="00EB26FE" w:rsidRDefault="00EB26FE">
      <w:pPr>
        <w:pStyle w:val="Kommentarer"/>
      </w:pPr>
      <w:r>
        <w:rPr>
          <w:rStyle w:val="Kommentarsreferens"/>
        </w:rPr>
        <w:annotationRef/>
      </w:r>
      <w:r>
        <w:t xml:space="preserve">Åtminstone ett av person-/samordningsnummer respektive namn bör anges. Detta bör framgå av </w:t>
      </w:r>
      <w:proofErr w:type="spellStart"/>
      <w:r>
        <w:t>specen</w:t>
      </w:r>
      <w:proofErr w:type="spellEnd"/>
      <w:r>
        <w:t>.</w:t>
      </w:r>
    </w:p>
  </w:comment>
  <w:comment w:id="426" w:author="Erik Nissen" w:date="2015-02-12T22:52:00Z" w:initials="EN">
    <w:p w14:paraId="1C8FD8AF" w14:textId="307EE943" w:rsidR="00EB26FE" w:rsidRDefault="00EB26FE">
      <w:pPr>
        <w:pStyle w:val="Kommentarer"/>
      </w:pPr>
      <w:r>
        <w:rPr>
          <w:rStyle w:val="Kommentarsreferens"/>
        </w:rPr>
        <w:annotationRef/>
      </w:r>
      <w:r>
        <w:t>Se kommentar 3f i separat dokument.</w:t>
      </w:r>
    </w:p>
  </w:comment>
  <w:comment w:id="429" w:author="Erik Nissen" w:date="2015-02-13T22:23:00Z" w:initials="EN">
    <w:p w14:paraId="57CB7369" w14:textId="1BBB4F04" w:rsidR="00EB26FE" w:rsidRDefault="00EB26FE">
      <w:pPr>
        <w:pStyle w:val="Kommentarer"/>
      </w:pPr>
      <w:r>
        <w:rPr>
          <w:rStyle w:val="Kommentarsreferens"/>
        </w:rPr>
        <w:annotationRef/>
      </w:r>
      <w:r>
        <w:t xml:space="preserve">Detta är mitt sätt att markera att </w:t>
      </w:r>
      <w:proofErr w:type="spellStart"/>
      <w:r>
        <w:t>null-flavour</w:t>
      </w:r>
      <w:proofErr w:type="spellEnd"/>
      <w:r>
        <w:t xml:space="preserve"> strukturer för närvarande inte ingår i specifikationen. Se även kommentar 4 i separat dokument.</w:t>
      </w:r>
    </w:p>
  </w:comment>
  <w:comment w:id="462" w:author="Erik Nissen" w:date="2015-02-13T10:44:00Z" w:initials="EN">
    <w:p w14:paraId="6D70144D" w14:textId="5D94A1CC" w:rsidR="00EB26FE" w:rsidRDefault="00EB26FE">
      <w:pPr>
        <w:pStyle w:val="Kommentarer"/>
      </w:pPr>
      <w:r>
        <w:rPr>
          <w:rStyle w:val="Kommentarsreferens"/>
        </w:rPr>
        <w:annotationRef/>
      </w:r>
      <w:r>
        <w:t>Sökning av ”viss typ av observation” är OK. Detaljer diskuteras i kommentar 2c &amp; 2d i separat dokument.</w:t>
      </w:r>
    </w:p>
  </w:comment>
  <w:comment w:id="463" w:author="Erik Nissen" w:date="2015-02-13T10:46:00Z" w:initials="EN">
    <w:p w14:paraId="7AC67AAD" w14:textId="7C17679F" w:rsidR="00EB26FE" w:rsidRDefault="00EB26FE">
      <w:pPr>
        <w:pStyle w:val="Kommentarer"/>
      </w:pPr>
      <w:r>
        <w:rPr>
          <w:rStyle w:val="Kommentarsreferens"/>
        </w:rPr>
        <w:annotationRef/>
      </w:r>
      <w:r>
        <w:t>Söka ”specifik observation” går bra.</w:t>
      </w:r>
      <w:r>
        <w:br/>
        <w:t>Det diskuteras lite i kommentar 2f i separat dokument.</w:t>
      </w:r>
    </w:p>
  </w:comment>
  <w:comment w:id="464" w:author="Erik Nissen" w:date="2015-02-13T10:47:00Z" w:initials="EN">
    <w:p w14:paraId="2AB882F3" w14:textId="7B978F56" w:rsidR="00EB26FE" w:rsidRDefault="00EB26FE">
      <w:pPr>
        <w:pStyle w:val="Kommentarer"/>
      </w:pPr>
      <w:r>
        <w:rPr>
          <w:rStyle w:val="Kommentarsreferens"/>
        </w:rPr>
        <w:annotationRef/>
      </w:r>
      <w:r>
        <w:t>Söka ”specifik vårdgivare” går bra.</w:t>
      </w:r>
      <w:r>
        <w:br/>
        <w:t>Det diskuteras lite i kommentar 2g i separat dokument.</w:t>
      </w:r>
    </w:p>
  </w:comment>
  <w:comment w:id="465" w:author="Erik Nissen" w:date="2015-02-13T10:47:00Z" w:initials="EN">
    <w:p w14:paraId="04A39D25" w14:textId="22D21420" w:rsidR="00EB26FE" w:rsidRDefault="00EB26FE">
      <w:pPr>
        <w:pStyle w:val="Kommentarer"/>
      </w:pPr>
      <w:r>
        <w:rPr>
          <w:rStyle w:val="Kommentarsreferens"/>
        </w:rPr>
        <w:annotationRef/>
      </w:r>
      <w:r>
        <w:t>Söka ”specifik vårdenhet” går bra.</w:t>
      </w:r>
      <w:r>
        <w:br/>
        <w:t>Det diskuteras lite i kommentar 2h i separat dokument.</w:t>
      </w:r>
    </w:p>
  </w:comment>
  <w:comment w:id="466" w:author="Erik Nissen" w:date="2015-02-13T10:52:00Z" w:initials="EN">
    <w:p w14:paraId="4DDF6D31" w14:textId="700F41C7" w:rsidR="00EB26FE" w:rsidRDefault="00EB26FE">
      <w:pPr>
        <w:pStyle w:val="Kommentarer"/>
      </w:pPr>
      <w:r>
        <w:rPr>
          <w:rStyle w:val="Kommentarsreferens"/>
        </w:rPr>
        <w:annotationRef/>
      </w:r>
      <w:r>
        <w:t>Att söka på ”</w:t>
      </w:r>
      <w:r w:rsidRPr="00C0203D">
        <w:rPr>
          <w:b/>
        </w:rPr>
        <w:t>specifik</w:t>
      </w:r>
      <w:r>
        <w:rPr>
          <w:b/>
        </w:rPr>
        <w:t xml:space="preserve"> individuell</w:t>
      </w:r>
      <w:r w:rsidRPr="00C0203D">
        <w:rPr>
          <w:b/>
        </w:rPr>
        <w:t xml:space="preserve"> </w:t>
      </w:r>
      <w:r>
        <w:rPr>
          <w:b/>
        </w:rPr>
        <w:t>vårdprocess</w:t>
      </w:r>
      <w:r>
        <w:t>” är OK. Se kommentar 2i i separat dokument.</w:t>
      </w:r>
    </w:p>
  </w:comment>
  <w:comment w:id="473" w:author="Erik Nissen" w:date="2015-02-13T22:23:00Z" w:initials="EN">
    <w:p w14:paraId="2AC6EBBE" w14:textId="77777777" w:rsidR="00EB26FE" w:rsidRDefault="00EB26FE" w:rsidP="00D33A0B">
      <w:pPr>
        <w:pStyle w:val="Kommentarer"/>
      </w:pPr>
      <w:r>
        <w:rPr>
          <w:rStyle w:val="Kommentarsreferens"/>
        </w:rPr>
        <w:annotationRef/>
      </w:r>
      <w:r>
        <w:t xml:space="preserve">Detta är mitt sätt att markera att </w:t>
      </w:r>
      <w:proofErr w:type="spellStart"/>
      <w:r>
        <w:t>null-flavour</w:t>
      </w:r>
      <w:proofErr w:type="spellEnd"/>
      <w:r>
        <w:t xml:space="preserve"> strukturer för närvarande inte ingår i specifikationen. Se även kommentar 4 i separat dokument.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18E5E" w15:done="0"/>
  <w15:commentEx w15:paraId="28E1D601" w15:done="0"/>
  <w15:commentEx w15:paraId="411163F9" w15:done="0"/>
  <w15:commentEx w15:paraId="23573A3E" w15:done="0"/>
  <w15:commentEx w15:paraId="0F0FB634" w15:done="0"/>
  <w15:commentEx w15:paraId="79303DBF" w15:done="0"/>
  <w15:commentEx w15:paraId="521851AA" w15:done="0"/>
  <w15:commentEx w15:paraId="03E4E338" w15:done="0"/>
  <w15:commentEx w15:paraId="0E2B9E1C" w15:done="0"/>
  <w15:commentEx w15:paraId="20F33514" w15:done="0"/>
  <w15:commentEx w15:paraId="16422000" w15:done="0"/>
  <w15:commentEx w15:paraId="70433430" w15:done="0"/>
  <w15:commentEx w15:paraId="08A7D664" w15:done="0"/>
  <w15:commentEx w15:paraId="372DB5E1" w15:done="0"/>
  <w15:commentEx w15:paraId="6A350643" w15:done="0"/>
  <w15:commentEx w15:paraId="11F7FD35" w15:done="0"/>
  <w15:commentEx w15:paraId="6BF2BCF8" w15:done="0"/>
  <w15:commentEx w15:paraId="2CA59C47" w15:done="0"/>
  <w15:commentEx w15:paraId="0924598E" w15:done="0"/>
  <w15:commentEx w15:paraId="45D6BF94" w15:done="0"/>
  <w15:commentEx w15:paraId="487FBCB7" w15:done="0"/>
  <w15:commentEx w15:paraId="47BFC6E5" w15:done="0"/>
  <w15:commentEx w15:paraId="373DADB3" w15:done="0"/>
  <w15:commentEx w15:paraId="46F7ADDE" w15:done="0"/>
  <w15:commentEx w15:paraId="5158CBC6" w15:done="0"/>
  <w15:commentEx w15:paraId="41A70107" w15:done="0"/>
  <w15:commentEx w15:paraId="2A141827" w15:done="0"/>
  <w15:commentEx w15:paraId="776E3310" w15:done="0"/>
  <w15:commentEx w15:paraId="0618A977" w15:done="0"/>
  <w15:commentEx w15:paraId="5F26507B" w15:done="0"/>
  <w15:commentEx w15:paraId="11C7D441" w15:done="0"/>
  <w15:commentEx w15:paraId="071EFA6C" w15:done="0"/>
  <w15:commentEx w15:paraId="76A72BC5" w15:done="0"/>
  <w15:commentEx w15:paraId="398DF3B6" w15:done="0"/>
  <w15:commentEx w15:paraId="5C913769" w15:done="0"/>
  <w15:commentEx w15:paraId="05A5515E" w15:done="0"/>
  <w15:commentEx w15:paraId="6668BCF0" w15:done="0"/>
  <w15:commentEx w15:paraId="718A79EE" w15:done="0"/>
  <w15:commentEx w15:paraId="5F893D27" w15:done="0"/>
  <w15:commentEx w15:paraId="5DFA93E9" w15:done="0"/>
  <w15:commentEx w15:paraId="3C2FEAC6" w15:done="0"/>
  <w15:commentEx w15:paraId="62A69EE5" w15:done="0"/>
  <w15:commentEx w15:paraId="239D1113" w15:done="0"/>
  <w15:commentEx w15:paraId="39878F47" w15:done="0"/>
  <w15:commentEx w15:paraId="512DAE9F" w15:done="0"/>
  <w15:commentEx w15:paraId="0111E100" w15:done="0"/>
  <w15:commentEx w15:paraId="2688FF45" w15:done="0"/>
  <w15:commentEx w15:paraId="36A59413" w15:done="0"/>
  <w15:commentEx w15:paraId="615D2F9E" w15:done="0"/>
  <w15:commentEx w15:paraId="6090E180" w15:done="0"/>
  <w15:commentEx w15:paraId="7FC86E83" w15:done="0"/>
  <w15:commentEx w15:paraId="727851A6" w15:done="0"/>
  <w15:commentEx w15:paraId="50ED4FDF" w15:done="0"/>
  <w15:commentEx w15:paraId="17137855" w15:done="0"/>
  <w15:commentEx w15:paraId="2DAEC6B2" w15:done="0"/>
  <w15:commentEx w15:paraId="42BB39EE" w15:done="0"/>
  <w15:commentEx w15:paraId="0BCBB7A4" w15:done="0"/>
  <w15:commentEx w15:paraId="071BDE66" w15:done="0"/>
  <w15:commentEx w15:paraId="2759BEFC" w15:done="0"/>
  <w15:commentEx w15:paraId="7A1E2AB5" w15:done="0"/>
  <w15:commentEx w15:paraId="4DA32525" w15:done="0"/>
  <w15:commentEx w15:paraId="29F234CA" w15:done="0"/>
  <w15:commentEx w15:paraId="0892BAAD" w15:done="0"/>
  <w15:commentEx w15:paraId="1BBDFD44" w15:done="0"/>
  <w15:commentEx w15:paraId="0DD9E32A" w15:done="0"/>
  <w15:commentEx w15:paraId="358D639B" w15:done="0"/>
  <w15:commentEx w15:paraId="50E6D54B" w15:done="0"/>
  <w15:commentEx w15:paraId="0F7F4394" w15:done="0"/>
  <w15:commentEx w15:paraId="07D78763" w15:done="0"/>
  <w15:commentEx w15:paraId="6EC920E5" w15:done="0"/>
  <w15:commentEx w15:paraId="0A9EBAD9" w15:done="0"/>
  <w15:commentEx w15:paraId="45DF40EF" w15:done="0"/>
  <w15:commentEx w15:paraId="620BDB89" w15:done="0"/>
  <w15:commentEx w15:paraId="5BA63200" w15:done="0"/>
  <w15:commentEx w15:paraId="2BEBB2E6" w15:done="0"/>
  <w15:commentEx w15:paraId="0E281368" w15:done="0"/>
  <w15:commentEx w15:paraId="24A1AA9C" w15:done="0"/>
  <w15:commentEx w15:paraId="26E588CC" w15:done="0"/>
  <w15:commentEx w15:paraId="73E0AD47" w15:done="0"/>
  <w15:commentEx w15:paraId="35060E74" w15:done="0"/>
  <w15:commentEx w15:paraId="5B6262F7" w15:done="0"/>
  <w15:commentEx w15:paraId="6A4A9B5A" w15:done="0"/>
  <w15:commentEx w15:paraId="7F00DFC9" w15:done="0"/>
  <w15:commentEx w15:paraId="2B64E9A4" w15:done="0"/>
  <w15:commentEx w15:paraId="57F65C8F" w15:done="0"/>
  <w15:commentEx w15:paraId="3CF58C1F" w15:done="0"/>
  <w15:commentEx w15:paraId="4119873A" w15:done="0"/>
  <w15:commentEx w15:paraId="689EF528" w15:done="0"/>
  <w15:commentEx w15:paraId="74BFF56E" w15:done="0"/>
  <w15:commentEx w15:paraId="7B08E14E" w15:done="0"/>
  <w15:commentEx w15:paraId="6C81B63A" w15:done="0"/>
  <w15:commentEx w15:paraId="69A00835" w15:done="0"/>
  <w15:commentEx w15:paraId="11AC5616" w15:done="0"/>
  <w15:commentEx w15:paraId="23A3BCCC" w15:done="0"/>
  <w15:commentEx w15:paraId="2BC086C0" w15:done="0"/>
  <w15:commentEx w15:paraId="22492D0B" w15:done="0"/>
  <w15:commentEx w15:paraId="5F864D17" w15:done="0"/>
  <w15:commentEx w15:paraId="23E5F452" w15:done="0"/>
  <w15:commentEx w15:paraId="2889E80D" w15:done="0"/>
  <w15:commentEx w15:paraId="3040D928" w15:done="0"/>
  <w15:commentEx w15:paraId="40061765" w15:done="0"/>
  <w15:commentEx w15:paraId="49AF26AF" w15:done="0"/>
  <w15:commentEx w15:paraId="48837380" w15:done="0"/>
  <w15:commentEx w15:paraId="7D0CA28E" w15:done="0"/>
  <w15:commentEx w15:paraId="5D3EA13A" w15:done="0"/>
  <w15:commentEx w15:paraId="03BBC4B1" w15:done="0"/>
  <w15:commentEx w15:paraId="2C54E478" w15:done="0"/>
  <w15:commentEx w15:paraId="7E855ED6" w15:done="0"/>
  <w15:commentEx w15:paraId="1767F905" w15:done="0"/>
  <w15:commentEx w15:paraId="10C19D60" w15:done="0"/>
  <w15:commentEx w15:paraId="1C8FD8AF" w15:done="0"/>
  <w15:commentEx w15:paraId="57CB7369" w15:done="0"/>
  <w15:commentEx w15:paraId="5D769F58" w15:done="0"/>
  <w15:commentEx w15:paraId="0CF09BA5" w15:done="0"/>
  <w15:commentEx w15:paraId="6D70144D" w15:done="0"/>
  <w15:commentEx w15:paraId="5E7F3EF4" w15:done="0"/>
  <w15:commentEx w15:paraId="7AC67AAD" w15:done="0"/>
  <w15:commentEx w15:paraId="2AB882F3" w15:done="0"/>
  <w15:commentEx w15:paraId="04A39D25" w15:done="0"/>
  <w15:commentEx w15:paraId="7EAA3F65" w15:done="0"/>
  <w15:commentEx w15:paraId="4DDF6D31" w15:done="0"/>
  <w15:commentEx w15:paraId="0C0D2806" w15:done="0"/>
  <w15:commentEx w15:paraId="78A72986" w15:done="0"/>
  <w15:commentEx w15:paraId="0ABD1A84" w15:done="0"/>
  <w15:commentEx w15:paraId="43ADA794" w15:done="0"/>
  <w15:commentEx w15:paraId="30FEC26B" w15:done="0"/>
  <w15:commentEx w15:paraId="1AEF0306" w15:done="0"/>
  <w15:commentEx w15:paraId="2AC6EB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921BA4" w14:textId="77777777" w:rsidR="00AE3808" w:rsidRDefault="00AE3808" w:rsidP="00C72B17">
      <w:pPr>
        <w:spacing w:line="240" w:lineRule="auto"/>
      </w:pPr>
      <w:r>
        <w:separator/>
      </w:r>
    </w:p>
  </w:endnote>
  <w:endnote w:type="continuationSeparator" w:id="0">
    <w:p w14:paraId="28CCC8A1" w14:textId="77777777" w:rsidR="00AE3808" w:rsidRDefault="00AE3808"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EB26FE" w:rsidRDefault="00EB26FE"/>
  <w:p w14:paraId="1FC233E8" w14:textId="77777777" w:rsidR="00EB26FE" w:rsidRDefault="00EB26F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EB26FE" w:rsidRPr="004A7C1C" w14:paraId="3C5A492F" w14:textId="77777777" w:rsidTr="00095A0D">
      <w:trPr>
        <w:trHeight w:val="629"/>
      </w:trPr>
      <w:tc>
        <w:tcPr>
          <w:tcW w:w="1559" w:type="dxa"/>
        </w:tcPr>
        <w:p w14:paraId="784DFED4" w14:textId="77777777" w:rsidR="00EB26FE" w:rsidRPr="001304B6" w:rsidRDefault="00EB26FE"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EB26FE" w:rsidRPr="001304B6" w:rsidRDefault="00EB26F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EB26FE" w:rsidRPr="001304B6" w:rsidRDefault="00EB26F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EB26FE" w:rsidRPr="001304B6" w:rsidRDefault="00EB26F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EB26FE" w:rsidRPr="00D81E3D" w:rsidRDefault="00EB26F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EB26FE" w:rsidRPr="00D81E3D" w:rsidRDefault="00EB26FE"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EB26FE" w:rsidRPr="0091623E" w:rsidRDefault="00EB26FE"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EB26FE" w:rsidRPr="001304B6" w:rsidRDefault="00EB26F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EB26FE" w:rsidRPr="001304B6" w:rsidRDefault="00EB26FE"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EB26FE" w:rsidRPr="004A7C1C" w:rsidRDefault="00EB26FE" w:rsidP="001304B6">
          <w:pPr>
            <w:pStyle w:val="Sidfot"/>
          </w:pPr>
        </w:p>
      </w:tc>
      <w:tc>
        <w:tcPr>
          <w:tcW w:w="709" w:type="dxa"/>
        </w:tcPr>
        <w:p w14:paraId="6E332D35" w14:textId="77777777" w:rsidR="00EB26FE" w:rsidRPr="004A7C1C" w:rsidRDefault="00EB26FE"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B4639C">
            <w:rPr>
              <w:rStyle w:val="Sidnummer"/>
              <w:noProof/>
            </w:rPr>
            <w:t>25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B4639C">
            <w:rPr>
              <w:rStyle w:val="Sidnummer"/>
              <w:noProof/>
            </w:rPr>
            <w:t>51</w:t>
          </w:r>
          <w:r w:rsidRPr="004A7C1C">
            <w:rPr>
              <w:rStyle w:val="Sidnummer"/>
            </w:rPr>
            <w:fldChar w:fldCharType="end"/>
          </w:r>
        </w:p>
      </w:tc>
    </w:tr>
  </w:tbl>
  <w:p w14:paraId="6EB65E86" w14:textId="77777777" w:rsidR="00EB26FE" w:rsidRDefault="00EB26FE"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EB26FE" w:rsidRDefault="00EB26FE">
    <w:pPr>
      <w:pStyle w:val="Sidfot"/>
    </w:pPr>
  </w:p>
  <w:p w14:paraId="36E0CB75" w14:textId="77777777" w:rsidR="00EB26FE" w:rsidRDefault="00EB26FE">
    <w:pPr>
      <w:pStyle w:val="Sidfot"/>
    </w:pPr>
  </w:p>
  <w:p w14:paraId="68EA24B6" w14:textId="77777777" w:rsidR="00EB26FE" w:rsidRDefault="00EB26FE">
    <w:pPr>
      <w:pStyle w:val="Sidfot"/>
    </w:pPr>
  </w:p>
  <w:p w14:paraId="798F58D1" w14:textId="77777777" w:rsidR="00EB26FE" w:rsidRDefault="00EB26FE">
    <w:pPr>
      <w:pStyle w:val="Sidfot"/>
    </w:pPr>
  </w:p>
  <w:p w14:paraId="0B4F500D" w14:textId="77777777" w:rsidR="00EB26FE" w:rsidRDefault="00EB26F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DA5E6E" w14:textId="77777777" w:rsidR="00AE3808" w:rsidRDefault="00AE3808" w:rsidP="00C72B17">
      <w:pPr>
        <w:spacing w:line="240" w:lineRule="auto"/>
      </w:pPr>
      <w:r>
        <w:separator/>
      </w:r>
    </w:p>
  </w:footnote>
  <w:footnote w:type="continuationSeparator" w:id="0">
    <w:p w14:paraId="27AC7238" w14:textId="77777777" w:rsidR="00AE3808" w:rsidRDefault="00AE3808"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EB26FE" w:rsidRDefault="00EB26FE"/>
  <w:p w14:paraId="69BC34DE" w14:textId="77777777" w:rsidR="00EB26FE" w:rsidRDefault="00EB26F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EB26FE" w:rsidRPr="00333716" w14:paraId="38E1EC6E" w14:textId="77777777" w:rsidTr="000A531A">
      <w:trPr>
        <w:trHeight w:hRule="exact" w:val="539"/>
      </w:trPr>
      <w:tc>
        <w:tcPr>
          <w:tcW w:w="3168" w:type="dxa"/>
          <w:tcBorders>
            <w:top w:val="nil"/>
            <w:bottom w:val="nil"/>
          </w:tcBorders>
        </w:tcPr>
        <w:p w14:paraId="74451D16" w14:textId="77777777" w:rsidR="00EB26FE" w:rsidRPr="00095A0D" w:rsidRDefault="00EB26FE" w:rsidP="00095A0D">
          <w:pPr>
            <w:pStyle w:val="Sidfot"/>
            <w:rPr>
              <w:rFonts w:ascii="Arial" w:eastAsia="Times New Roman" w:hAnsi="Arial"/>
              <w:color w:val="00A9A7"/>
              <w:sz w:val="14"/>
              <w:szCs w:val="24"/>
              <w:lang w:eastAsia="en-GB"/>
            </w:rPr>
          </w:pPr>
          <w:bookmarkStart w:id="484" w:name="LDnr1"/>
          <w:bookmarkEnd w:id="484"/>
        </w:p>
        <w:p w14:paraId="1A79B92D" w14:textId="77777777" w:rsidR="00EB26FE" w:rsidRPr="00095A0D" w:rsidRDefault="00EB26FE"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EB26FE" w:rsidRDefault="00EB26FE"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EB26FE" w:rsidRDefault="00EB26FE"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EB26FE" w:rsidRDefault="00EB26F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EB26FE" w:rsidRPr="00095A0D" w:rsidRDefault="00EB26FE"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EB26FE" w:rsidRDefault="00EB26FE"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EB26FE" w:rsidRPr="00095A0D" w:rsidRDefault="00EB26FE"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EB26FE" w:rsidRPr="00095A0D" w:rsidRDefault="00EB26FE"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69981BB5" w:rsidR="00EB26FE" w:rsidRPr="000A531A" w:rsidRDefault="00EB26FE"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ins w:id="485" w:author="Torbjörn Dahlin" w:date="2015-02-19T07:47:00Z">
            <w:r>
              <w:rPr>
                <w:rFonts w:ascii="Arial" w:eastAsia="Times New Roman" w:hAnsi="Arial"/>
                <w:noProof/>
                <w:color w:val="00A9A7"/>
                <w:sz w:val="14"/>
                <w:szCs w:val="24"/>
                <w:lang w:eastAsia="en-GB"/>
              </w:rPr>
              <w:t>2015-02-18 17:06:00</w:t>
            </w:r>
          </w:ins>
          <w:del w:id="486" w:author="Torbjörn Dahlin" w:date="2015-02-19T07:47:00Z">
            <w:r w:rsidDel="00EB26FE">
              <w:rPr>
                <w:rFonts w:ascii="Arial" w:eastAsia="Times New Roman" w:hAnsi="Arial"/>
                <w:noProof/>
                <w:color w:val="00A9A7"/>
                <w:sz w:val="14"/>
                <w:szCs w:val="24"/>
                <w:lang w:eastAsia="en-GB"/>
              </w:rPr>
              <w:delText>2015-02-13 23:25:00</w:delText>
            </w:r>
          </w:del>
          <w:r>
            <w:rPr>
              <w:rFonts w:ascii="Arial" w:eastAsia="Times New Roman" w:hAnsi="Arial"/>
              <w:color w:val="00A9A7"/>
              <w:sz w:val="14"/>
              <w:szCs w:val="24"/>
              <w:lang w:eastAsia="en-GB"/>
            </w:rPr>
            <w:fldChar w:fldCharType="end"/>
          </w:r>
        </w:p>
      </w:tc>
    </w:tr>
    <w:tr w:rsidR="00EB26F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EB26FE" w:rsidRPr="00095A0D" w:rsidRDefault="00EB26FE"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EB26FE" w:rsidRPr="00095A0D" w:rsidRDefault="00EB26FE" w:rsidP="00095A0D">
          <w:pPr>
            <w:pStyle w:val="Sidfot"/>
            <w:rPr>
              <w:rFonts w:ascii="Arial" w:eastAsia="Times New Roman" w:hAnsi="Arial"/>
              <w:color w:val="00A9A7"/>
              <w:sz w:val="14"/>
              <w:szCs w:val="24"/>
              <w:lang w:eastAsia="en-GB"/>
            </w:rPr>
          </w:pPr>
        </w:p>
      </w:tc>
    </w:tr>
  </w:tbl>
  <w:p w14:paraId="2AC110CF" w14:textId="77777777" w:rsidR="00EB26FE" w:rsidRDefault="00EB26FE" w:rsidP="008303EF">
    <w:pPr>
      <w:tabs>
        <w:tab w:val="left" w:pos="6237"/>
      </w:tabs>
    </w:pPr>
    <w:r>
      <w:t xml:space="preserve"> </w:t>
    </w:r>
    <w:bookmarkStart w:id="487" w:name="Dnr1"/>
    <w:bookmarkEnd w:id="487"/>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EB26FE" w:rsidRDefault="00EB26FE" w:rsidP="00D774BC">
    <w:pPr>
      <w:tabs>
        <w:tab w:val="left" w:pos="6237"/>
      </w:tabs>
    </w:pPr>
  </w:p>
  <w:p w14:paraId="51103E17" w14:textId="77777777" w:rsidR="00EB26FE" w:rsidRDefault="00EB26FE" w:rsidP="00D774BC">
    <w:pPr>
      <w:tabs>
        <w:tab w:val="left" w:pos="6237"/>
      </w:tabs>
    </w:pPr>
  </w:p>
  <w:p w14:paraId="772AE06E" w14:textId="77777777" w:rsidR="00EB26FE" w:rsidRDefault="00EB26FE" w:rsidP="00D774BC">
    <w:pPr>
      <w:tabs>
        <w:tab w:val="left" w:pos="6237"/>
      </w:tabs>
    </w:pPr>
  </w:p>
  <w:p w14:paraId="42F0C144" w14:textId="77777777" w:rsidR="00EB26FE" w:rsidRDefault="00EB26FE"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488" w:name="LDnr"/>
    <w:bookmarkEnd w:id="488"/>
    <w:r>
      <w:t xml:space="preserve"> </w:t>
    </w:r>
    <w:bookmarkStart w:id="489" w:name="Dnr"/>
    <w:bookmarkEnd w:id="489"/>
  </w:p>
  <w:tbl>
    <w:tblPr>
      <w:tblW w:w="9180" w:type="dxa"/>
      <w:tblLayout w:type="fixed"/>
      <w:tblLook w:val="04A0" w:firstRow="1" w:lastRow="0" w:firstColumn="1" w:lastColumn="0" w:noHBand="0" w:noVBand="1"/>
    </w:tblPr>
    <w:tblGrid>
      <w:gridCol w:w="956"/>
      <w:gridCol w:w="1199"/>
      <w:gridCol w:w="4049"/>
      <w:gridCol w:w="2976"/>
    </w:tblGrid>
    <w:tr w:rsidR="00EB26FE" w:rsidRPr="0024387D" w14:paraId="6E3EED84" w14:textId="77777777" w:rsidTr="00364AE6">
      <w:tc>
        <w:tcPr>
          <w:tcW w:w="2155" w:type="dxa"/>
          <w:gridSpan w:val="2"/>
        </w:tcPr>
        <w:p w14:paraId="2933175C" w14:textId="77777777" w:rsidR="00EB26FE" w:rsidRPr="0024387D" w:rsidRDefault="00EB26FE" w:rsidP="002A2120">
          <w:pPr>
            <w:pStyle w:val="Sidhuvud"/>
            <w:rPr>
              <w:rFonts w:cs="Georgia"/>
              <w:sz w:val="12"/>
              <w:szCs w:val="12"/>
            </w:rPr>
          </w:pPr>
        </w:p>
      </w:tc>
      <w:tc>
        <w:tcPr>
          <w:tcW w:w="4049" w:type="dxa"/>
        </w:tcPr>
        <w:p w14:paraId="2813ED1B" w14:textId="77777777" w:rsidR="00EB26FE" w:rsidRPr="0024387D" w:rsidRDefault="00EB26FE" w:rsidP="00DE4030">
          <w:pPr>
            <w:pStyle w:val="Sidhuvud"/>
            <w:rPr>
              <w:rFonts w:cs="Georgia"/>
              <w:sz w:val="14"/>
              <w:szCs w:val="14"/>
            </w:rPr>
          </w:pPr>
        </w:p>
      </w:tc>
      <w:tc>
        <w:tcPr>
          <w:tcW w:w="2976" w:type="dxa"/>
        </w:tcPr>
        <w:p w14:paraId="1F7BDFA1" w14:textId="77777777" w:rsidR="00EB26FE" w:rsidRDefault="00EB26FE" w:rsidP="00DE4030">
          <w:r>
            <w:t xml:space="preserve"> </w:t>
          </w:r>
          <w:bookmarkStart w:id="490" w:name="slask"/>
          <w:bookmarkStart w:id="491" w:name="Addressee"/>
          <w:bookmarkEnd w:id="490"/>
          <w:bookmarkEnd w:id="491"/>
        </w:p>
      </w:tc>
    </w:tr>
    <w:tr w:rsidR="00EB26FE" w:rsidRPr="00F456CC" w14:paraId="7817C09A" w14:textId="77777777" w:rsidTr="00364AE6">
      <w:tc>
        <w:tcPr>
          <w:tcW w:w="956" w:type="dxa"/>
          <w:tcBorders>
            <w:right w:val="single" w:sz="4" w:space="0" w:color="auto"/>
          </w:tcBorders>
        </w:tcPr>
        <w:p w14:paraId="7F2ACC79" w14:textId="77777777" w:rsidR="00EB26FE" w:rsidRPr="00F456CC" w:rsidRDefault="00EB26FE" w:rsidP="00025527">
          <w:pPr>
            <w:pStyle w:val="Sidhuvud"/>
            <w:rPr>
              <w:rFonts w:cs="Georgia"/>
              <w:sz w:val="12"/>
              <w:szCs w:val="12"/>
            </w:rPr>
          </w:pPr>
        </w:p>
      </w:tc>
      <w:tc>
        <w:tcPr>
          <w:tcW w:w="1199" w:type="dxa"/>
          <w:tcBorders>
            <w:left w:val="single" w:sz="4" w:space="0" w:color="auto"/>
          </w:tcBorders>
        </w:tcPr>
        <w:p w14:paraId="27F330F9" w14:textId="77777777" w:rsidR="00EB26FE" w:rsidRPr="00F456CC" w:rsidRDefault="00EB26FE" w:rsidP="00DE4030">
          <w:pPr>
            <w:pStyle w:val="Sidhuvud"/>
            <w:rPr>
              <w:rFonts w:cs="Georgia"/>
              <w:sz w:val="12"/>
              <w:szCs w:val="12"/>
            </w:rPr>
          </w:pPr>
        </w:p>
      </w:tc>
      <w:tc>
        <w:tcPr>
          <w:tcW w:w="4049" w:type="dxa"/>
        </w:tcPr>
        <w:p w14:paraId="37AA9367" w14:textId="77777777" w:rsidR="00EB26FE" w:rsidRPr="002C11AF" w:rsidRDefault="00EB26FE" w:rsidP="00DE4030">
          <w:pPr>
            <w:pStyle w:val="Sidhuvud"/>
            <w:rPr>
              <w:rFonts w:cs="Georgia"/>
              <w:sz w:val="12"/>
              <w:szCs w:val="12"/>
            </w:rPr>
          </w:pPr>
        </w:p>
      </w:tc>
      <w:tc>
        <w:tcPr>
          <w:tcW w:w="2976" w:type="dxa"/>
        </w:tcPr>
        <w:p w14:paraId="25E5B32E" w14:textId="77777777" w:rsidR="00EB26FE" w:rsidRPr="002C11AF" w:rsidRDefault="00EB26FE" w:rsidP="00DE4030">
          <w:pPr>
            <w:pStyle w:val="Sidhuvud"/>
            <w:rPr>
              <w:rFonts w:cs="Georgia"/>
              <w:sz w:val="12"/>
              <w:szCs w:val="12"/>
            </w:rPr>
          </w:pPr>
        </w:p>
      </w:tc>
    </w:tr>
  </w:tbl>
  <w:p w14:paraId="4244CC6E" w14:textId="77777777" w:rsidR="00EB26FE" w:rsidRPr="003755FD" w:rsidRDefault="00EB26FE" w:rsidP="008866A6">
    <w:bookmarkStart w:id="492" w:name="Radera2"/>
    <w:bookmarkEnd w:id="492"/>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111D"/>
    <w:rsid w:val="00003FF5"/>
    <w:rsid w:val="000065DE"/>
    <w:rsid w:val="0001179B"/>
    <w:rsid w:val="00012ABB"/>
    <w:rsid w:val="00013301"/>
    <w:rsid w:val="0001564D"/>
    <w:rsid w:val="00020343"/>
    <w:rsid w:val="00025527"/>
    <w:rsid w:val="000308E4"/>
    <w:rsid w:val="00032321"/>
    <w:rsid w:val="00032A75"/>
    <w:rsid w:val="00036FF1"/>
    <w:rsid w:val="000460B4"/>
    <w:rsid w:val="00046D89"/>
    <w:rsid w:val="00047086"/>
    <w:rsid w:val="00047E25"/>
    <w:rsid w:val="000512A9"/>
    <w:rsid w:val="00053977"/>
    <w:rsid w:val="00053C05"/>
    <w:rsid w:val="00053E38"/>
    <w:rsid w:val="00063BE3"/>
    <w:rsid w:val="00065220"/>
    <w:rsid w:val="000660E5"/>
    <w:rsid w:val="0006614B"/>
    <w:rsid w:val="00070BCE"/>
    <w:rsid w:val="00071B56"/>
    <w:rsid w:val="0008100A"/>
    <w:rsid w:val="00083315"/>
    <w:rsid w:val="000844ED"/>
    <w:rsid w:val="000931CB"/>
    <w:rsid w:val="000954B2"/>
    <w:rsid w:val="00095A0D"/>
    <w:rsid w:val="00097E6F"/>
    <w:rsid w:val="000A2867"/>
    <w:rsid w:val="000A531A"/>
    <w:rsid w:val="000A69BD"/>
    <w:rsid w:val="000B17A3"/>
    <w:rsid w:val="000B4961"/>
    <w:rsid w:val="000C1523"/>
    <w:rsid w:val="000C1ACF"/>
    <w:rsid w:val="000C2908"/>
    <w:rsid w:val="000C776C"/>
    <w:rsid w:val="000C7CD0"/>
    <w:rsid w:val="000D3E6C"/>
    <w:rsid w:val="000D4323"/>
    <w:rsid w:val="000D4E05"/>
    <w:rsid w:val="000D685C"/>
    <w:rsid w:val="000D7781"/>
    <w:rsid w:val="000E020A"/>
    <w:rsid w:val="000E190F"/>
    <w:rsid w:val="000E2F88"/>
    <w:rsid w:val="000F1E96"/>
    <w:rsid w:val="000F42A0"/>
    <w:rsid w:val="000F5D4F"/>
    <w:rsid w:val="000F72A4"/>
    <w:rsid w:val="00100B52"/>
    <w:rsid w:val="00103A18"/>
    <w:rsid w:val="0010402F"/>
    <w:rsid w:val="00113737"/>
    <w:rsid w:val="00114699"/>
    <w:rsid w:val="00116504"/>
    <w:rsid w:val="001233FB"/>
    <w:rsid w:val="00123B33"/>
    <w:rsid w:val="0012508A"/>
    <w:rsid w:val="00127118"/>
    <w:rsid w:val="001304B6"/>
    <w:rsid w:val="00136D40"/>
    <w:rsid w:val="0014034E"/>
    <w:rsid w:val="00140E3C"/>
    <w:rsid w:val="001411E0"/>
    <w:rsid w:val="0014679C"/>
    <w:rsid w:val="001502F9"/>
    <w:rsid w:val="001531BA"/>
    <w:rsid w:val="0015321D"/>
    <w:rsid w:val="0015718C"/>
    <w:rsid w:val="00160052"/>
    <w:rsid w:val="00160298"/>
    <w:rsid w:val="00161A58"/>
    <w:rsid w:val="001656CD"/>
    <w:rsid w:val="0016591B"/>
    <w:rsid w:val="0017018A"/>
    <w:rsid w:val="001714C5"/>
    <w:rsid w:val="001752B9"/>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7DF8"/>
    <w:rsid w:val="001F1D31"/>
    <w:rsid w:val="001F3085"/>
    <w:rsid w:val="001F3C93"/>
    <w:rsid w:val="001F7957"/>
    <w:rsid w:val="00200D70"/>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1489"/>
    <w:rsid w:val="0026454B"/>
    <w:rsid w:val="002660DE"/>
    <w:rsid w:val="00266AE6"/>
    <w:rsid w:val="00267208"/>
    <w:rsid w:val="002718E2"/>
    <w:rsid w:val="002722FE"/>
    <w:rsid w:val="00277ADB"/>
    <w:rsid w:val="00282DC2"/>
    <w:rsid w:val="0028759B"/>
    <w:rsid w:val="0029087A"/>
    <w:rsid w:val="002908B3"/>
    <w:rsid w:val="00290974"/>
    <w:rsid w:val="002939CB"/>
    <w:rsid w:val="002A0B8F"/>
    <w:rsid w:val="002A2120"/>
    <w:rsid w:val="002A2F59"/>
    <w:rsid w:val="002A3096"/>
    <w:rsid w:val="002A59E4"/>
    <w:rsid w:val="002A5C74"/>
    <w:rsid w:val="002A63EF"/>
    <w:rsid w:val="002A77D2"/>
    <w:rsid w:val="002B7775"/>
    <w:rsid w:val="002B7810"/>
    <w:rsid w:val="002B7821"/>
    <w:rsid w:val="002B7CE9"/>
    <w:rsid w:val="002C11AF"/>
    <w:rsid w:val="002C2FC3"/>
    <w:rsid w:val="002C4055"/>
    <w:rsid w:val="002C7DC3"/>
    <w:rsid w:val="002D1BC5"/>
    <w:rsid w:val="002D38F4"/>
    <w:rsid w:val="002D39D1"/>
    <w:rsid w:val="002D5B10"/>
    <w:rsid w:val="002D6108"/>
    <w:rsid w:val="002E6348"/>
    <w:rsid w:val="002E6E06"/>
    <w:rsid w:val="002E746F"/>
    <w:rsid w:val="002F7E28"/>
    <w:rsid w:val="00300051"/>
    <w:rsid w:val="00301749"/>
    <w:rsid w:val="0030710D"/>
    <w:rsid w:val="0031241E"/>
    <w:rsid w:val="00322A41"/>
    <w:rsid w:val="00324D77"/>
    <w:rsid w:val="00325124"/>
    <w:rsid w:val="00325BC2"/>
    <w:rsid w:val="00325EBF"/>
    <w:rsid w:val="003268EB"/>
    <w:rsid w:val="00335289"/>
    <w:rsid w:val="00335A96"/>
    <w:rsid w:val="00337395"/>
    <w:rsid w:val="003402E5"/>
    <w:rsid w:val="00340523"/>
    <w:rsid w:val="00347086"/>
    <w:rsid w:val="003503A0"/>
    <w:rsid w:val="00351657"/>
    <w:rsid w:val="0035328C"/>
    <w:rsid w:val="00353FFE"/>
    <w:rsid w:val="00362731"/>
    <w:rsid w:val="00364AE6"/>
    <w:rsid w:val="00364D31"/>
    <w:rsid w:val="003653D9"/>
    <w:rsid w:val="003755FD"/>
    <w:rsid w:val="00376C12"/>
    <w:rsid w:val="00382733"/>
    <w:rsid w:val="003853EB"/>
    <w:rsid w:val="003858B4"/>
    <w:rsid w:val="003859D9"/>
    <w:rsid w:val="00390030"/>
    <w:rsid w:val="00391077"/>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21E1"/>
    <w:rsid w:val="003D553B"/>
    <w:rsid w:val="003D6708"/>
    <w:rsid w:val="003E007E"/>
    <w:rsid w:val="003E1AD6"/>
    <w:rsid w:val="003E7955"/>
    <w:rsid w:val="003F0611"/>
    <w:rsid w:val="003F520C"/>
    <w:rsid w:val="003F5BDE"/>
    <w:rsid w:val="003F5F5D"/>
    <w:rsid w:val="00405057"/>
    <w:rsid w:val="00407A02"/>
    <w:rsid w:val="00414CFB"/>
    <w:rsid w:val="00415214"/>
    <w:rsid w:val="00415791"/>
    <w:rsid w:val="00415FF2"/>
    <w:rsid w:val="00421D03"/>
    <w:rsid w:val="00422C72"/>
    <w:rsid w:val="004321D4"/>
    <w:rsid w:val="00432C82"/>
    <w:rsid w:val="00432FD3"/>
    <w:rsid w:val="004375C9"/>
    <w:rsid w:val="004433BE"/>
    <w:rsid w:val="00444C74"/>
    <w:rsid w:val="00456F94"/>
    <w:rsid w:val="00460BEE"/>
    <w:rsid w:val="00461D60"/>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4047"/>
    <w:rsid w:val="004E7898"/>
    <w:rsid w:val="004F1C52"/>
    <w:rsid w:val="004F2686"/>
    <w:rsid w:val="004F39E1"/>
    <w:rsid w:val="005000FA"/>
    <w:rsid w:val="00514422"/>
    <w:rsid w:val="0051783D"/>
    <w:rsid w:val="00520999"/>
    <w:rsid w:val="00521E7A"/>
    <w:rsid w:val="00525169"/>
    <w:rsid w:val="00525CF4"/>
    <w:rsid w:val="00526B30"/>
    <w:rsid w:val="00527D49"/>
    <w:rsid w:val="00533BE0"/>
    <w:rsid w:val="00534FBE"/>
    <w:rsid w:val="00536F90"/>
    <w:rsid w:val="005408F3"/>
    <w:rsid w:val="005464FE"/>
    <w:rsid w:val="005477ED"/>
    <w:rsid w:val="00551625"/>
    <w:rsid w:val="005521B0"/>
    <w:rsid w:val="0055318A"/>
    <w:rsid w:val="00553AB2"/>
    <w:rsid w:val="00556BBC"/>
    <w:rsid w:val="0056030E"/>
    <w:rsid w:val="0056497A"/>
    <w:rsid w:val="00566ACF"/>
    <w:rsid w:val="00567E51"/>
    <w:rsid w:val="0057032F"/>
    <w:rsid w:val="0057157F"/>
    <w:rsid w:val="00574C90"/>
    <w:rsid w:val="0058284E"/>
    <w:rsid w:val="00584C02"/>
    <w:rsid w:val="00585204"/>
    <w:rsid w:val="005879FE"/>
    <w:rsid w:val="0059433C"/>
    <w:rsid w:val="005947C8"/>
    <w:rsid w:val="0059544B"/>
    <w:rsid w:val="005957FC"/>
    <w:rsid w:val="005A0069"/>
    <w:rsid w:val="005A11F9"/>
    <w:rsid w:val="005A2DFC"/>
    <w:rsid w:val="005A5685"/>
    <w:rsid w:val="005A57D8"/>
    <w:rsid w:val="005A6077"/>
    <w:rsid w:val="005A6380"/>
    <w:rsid w:val="005A7FC6"/>
    <w:rsid w:val="005B6762"/>
    <w:rsid w:val="005C3160"/>
    <w:rsid w:val="005C4C36"/>
    <w:rsid w:val="005C5369"/>
    <w:rsid w:val="005D2DB3"/>
    <w:rsid w:val="005D4A4E"/>
    <w:rsid w:val="005D655F"/>
    <w:rsid w:val="005D6C3E"/>
    <w:rsid w:val="005D7321"/>
    <w:rsid w:val="005E2697"/>
    <w:rsid w:val="005E3502"/>
    <w:rsid w:val="005E6AC8"/>
    <w:rsid w:val="005E710A"/>
    <w:rsid w:val="005E78D2"/>
    <w:rsid w:val="005F1FB8"/>
    <w:rsid w:val="005F3FF0"/>
    <w:rsid w:val="005F7E0A"/>
    <w:rsid w:val="00601148"/>
    <w:rsid w:val="00602874"/>
    <w:rsid w:val="00605D77"/>
    <w:rsid w:val="00606AD9"/>
    <w:rsid w:val="00613E9A"/>
    <w:rsid w:val="00614EF1"/>
    <w:rsid w:val="00621012"/>
    <w:rsid w:val="00621404"/>
    <w:rsid w:val="006217E0"/>
    <w:rsid w:val="00622264"/>
    <w:rsid w:val="006325E5"/>
    <w:rsid w:val="00633EAD"/>
    <w:rsid w:val="00635B8E"/>
    <w:rsid w:val="00641A3D"/>
    <w:rsid w:val="00650709"/>
    <w:rsid w:val="00653081"/>
    <w:rsid w:val="00660228"/>
    <w:rsid w:val="00661F2C"/>
    <w:rsid w:val="006648CB"/>
    <w:rsid w:val="00665889"/>
    <w:rsid w:val="006662B3"/>
    <w:rsid w:val="00673ACF"/>
    <w:rsid w:val="00676188"/>
    <w:rsid w:val="00680827"/>
    <w:rsid w:val="00683B99"/>
    <w:rsid w:val="00686189"/>
    <w:rsid w:val="0069307C"/>
    <w:rsid w:val="0069359C"/>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55031"/>
    <w:rsid w:val="00757615"/>
    <w:rsid w:val="00761957"/>
    <w:rsid w:val="0077022A"/>
    <w:rsid w:val="00772208"/>
    <w:rsid w:val="007737BC"/>
    <w:rsid w:val="0077404C"/>
    <w:rsid w:val="007804CB"/>
    <w:rsid w:val="007871FB"/>
    <w:rsid w:val="00791557"/>
    <w:rsid w:val="00793064"/>
    <w:rsid w:val="007A0162"/>
    <w:rsid w:val="007A122B"/>
    <w:rsid w:val="007A2939"/>
    <w:rsid w:val="007A3042"/>
    <w:rsid w:val="007B025E"/>
    <w:rsid w:val="007B08F9"/>
    <w:rsid w:val="007B1569"/>
    <w:rsid w:val="007B2DED"/>
    <w:rsid w:val="007C1FB9"/>
    <w:rsid w:val="007C2A05"/>
    <w:rsid w:val="007C34B3"/>
    <w:rsid w:val="007C792D"/>
    <w:rsid w:val="007C7D7A"/>
    <w:rsid w:val="007D7250"/>
    <w:rsid w:val="007E3136"/>
    <w:rsid w:val="007E3B73"/>
    <w:rsid w:val="007E3F3B"/>
    <w:rsid w:val="007E481B"/>
    <w:rsid w:val="007E5D18"/>
    <w:rsid w:val="007E6D5C"/>
    <w:rsid w:val="007E7CBF"/>
    <w:rsid w:val="007F0F3A"/>
    <w:rsid w:val="007F1238"/>
    <w:rsid w:val="007F2F5A"/>
    <w:rsid w:val="008028A4"/>
    <w:rsid w:val="00805333"/>
    <w:rsid w:val="008055D7"/>
    <w:rsid w:val="008063CC"/>
    <w:rsid w:val="0080653A"/>
    <w:rsid w:val="00816036"/>
    <w:rsid w:val="00817886"/>
    <w:rsid w:val="008303EF"/>
    <w:rsid w:val="00832F02"/>
    <w:rsid w:val="008365A5"/>
    <w:rsid w:val="008409C3"/>
    <w:rsid w:val="008412D2"/>
    <w:rsid w:val="00843310"/>
    <w:rsid w:val="00844A31"/>
    <w:rsid w:val="0084577E"/>
    <w:rsid w:val="00846389"/>
    <w:rsid w:val="008465AF"/>
    <w:rsid w:val="0085456B"/>
    <w:rsid w:val="0085547B"/>
    <w:rsid w:val="00855D86"/>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7C3E"/>
    <w:rsid w:val="008D0B1F"/>
    <w:rsid w:val="008D7540"/>
    <w:rsid w:val="008D797D"/>
    <w:rsid w:val="008E537E"/>
    <w:rsid w:val="008E6E01"/>
    <w:rsid w:val="008E73EF"/>
    <w:rsid w:val="008E75D2"/>
    <w:rsid w:val="008F38AA"/>
    <w:rsid w:val="008F3BBF"/>
    <w:rsid w:val="008F6ADA"/>
    <w:rsid w:val="009036DE"/>
    <w:rsid w:val="00904AC3"/>
    <w:rsid w:val="00912B0F"/>
    <w:rsid w:val="00917AF8"/>
    <w:rsid w:val="00920A41"/>
    <w:rsid w:val="0092115A"/>
    <w:rsid w:val="009239D4"/>
    <w:rsid w:val="00923D43"/>
    <w:rsid w:val="0093164E"/>
    <w:rsid w:val="00932401"/>
    <w:rsid w:val="00934DF5"/>
    <w:rsid w:val="0094402F"/>
    <w:rsid w:val="009450EF"/>
    <w:rsid w:val="00950CDD"/>
    <w:rsid w:val="009561B7"/>
    <w:rsid w:val="00956547"/>
    <w:rsid w:val="00962967"/>
    <w:rsid w:val="0096312A"/>
    <w:rsid w:val="00966EF9"/>
    <w:rsid w:val="00984B50"/>
    <w:rsid w:val="00985602"/>
    <w:rsid w:val="00986B59"/>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02"/>
    <w:rsid w:val="009D07E0"/>
    <w:rsid w:val="009D5269"/>
    <w:rsid w:val="009E057D"/>
    <w:rsid w:val="009E2F3A"/>
    <w:rsid w:val="009E35F7"/>
    <w:rsid w:val="009E508B"/>
    <w:rsid w:val="009F1D5A"/>
    <w:rsid w:val="009F2EDA"/>
    <w:rsid w:val="009F3594"/>
    <w:rsid w:val="00A03D94"/>
    <w:rsid w:val="00A03F9D"/>
    <w:rsid w:val="00A04FA5"/>
    <w:rsid w:val="00A07CF7"/>
    <w:rsid w:val="00A11970"/>
    <w:rsid w:val="00A25E93"/>
    <w:rsid w:val="00A302CF"/>
    <w:rsid w:val="00A32A4A"/>
    <w:rsid w:val="00A35D2A"/>
    <w:rsid w:val="00A462B3"/>
    <w:rsid w:val="00A50E40"/>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212A3"/>
    <w:rsid w:val="00B317E6"/>
    <w:rsid w:val="00B368CE"/>
    <w:rsid w:val="00B4639C"/>
    <w:rsid w:val="00B51795"/>
    <w:rsid w:val="00B52AFC"/>
    <w:rsid w:val="00B52D30"/>
    <w:rsid w:val="00B54194"/>
    <w:rsid w:val="00B606F2"/>
    <w:rsid w:val="00B6227B"/>
    <w:rsid w:val="00B677FA"/>
    <w:rsid w:val="00B70FEF"/>
    <w:rsid w:val="00B71BA3"/>
    <w:rsid w:val="00B72189"/>
    <w:rsid w:val="00B74128"/>
    <w:rsid w:val="00B76CDE"/>
    <w:rsid w:val="00B77D5E"/>
    <w:rsid w:val="00B81E26"/>
    <w:rsid w:val="00B82B0B"/>
    <w:rsid w:val="00B86215"/>
    <w:rsid w:val="00B86C83"/>
    <w:rsid w:val="00B90A42"/>
    <w:rsid w:val="00B91EA2"/>
    <w:rsid w:val="00B9288E"/>
    <w:rsid w:val="00BB02BA"/>
    <w:rsid w:val="00BB1FCC"/>
    <w:rsid w:val="00BC1AB0"/>
    <w:rsid w:val="00BD3476"/>
    <w:rsid w:val="00BD68EB"/>
    <w:rsid w:val="00BD743E"/>
    <w:rsid w:val="00BE506B"/>
    <w:rsid w:val="00BF124D"/>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75AB"/>
    <w:rsid w:val="00C41073"/>
    <w:rsid w:val="00C427B8"/>
    <w:rsid w:val="00C5035C"/>
    <w:rsid w:val="00C52D77"/>
    <w:rsid w:val="00C5331E"/>
    <w:rsid w:val="00C54788"/>
    <w:rsid w:val="00C66377"/>
    <w:rsid w:val="00C663D3"/>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B6C9F"/>
    <w:rsid w:val="00CC270E"/>
    <w:rsid w:val="00CC2D3C"/>
    <w:rsid w:val="00CC351C"/>
    <w:rsid w:val="00CC5BA5"/>
    <w:rsid w:val="00CC7016"/>
    <w:rsid w:val="00CC70DA"/>
    <w:rsid w:val="00CD716E"/>
    <w:rsid w:val="00CE0FA6"/>
    <w:rsid w:val="00CE1031"/>
    <w:rsid w:val="00CE7DFC"/>
    <w:rsid w:val="00CF0283"/>
    <w:rsid w:val="00CF4460"/>
    <w:rsid w:val="00CF47A0"/>
    <w:rsid w:val="00CF5E9A"/>
    <w:rsid w:val="00D0083C"/>
    <w:rsid w:val="00D037DF"/>
    <w:rsid w:val="00D15BE3"/>
    <w:rsid w:val="00D21C11"/>
    <w:rsid w:val="00D22DD0"/>
    <w:rsid w:val="00D33A0B"/>
    <w:rsid w:val="00D428E4"/>
    <w:rsid w:val="00D432E4"/>
    <w:rsid w:val="00D5339F"/>
    <w:rsid w:val="00D53A9A"/>
    <w:rsid w:val="00D54471"/>
    <w:rsid w:val="00D60060"/>
    <w:rsid w:val="00D720D4"/>
    <w:rsid w:val="00D72C00"/>
    <w:rsid w:val="00D747A8"/>
    <w:rsid w:val="00D774BC"/>
    <w:rsid w:val="00D81E3D"/>
    <w:rsid w:val="00D86810"/>
    <w:rsid w:val="00D91240"/>
    <w:rsid w:val="00D93512"/>
    <w:rsid w:val="00D97AA9"/>
    <w:rsid w:val="00DA1759"/>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F0B8A"/>
    <w:rsid w:val="00DF42AC"/>
    <w:rsid w:val="00DF5FE6"/>
    <w:rsid w:val="00DF7E6D"/>
    <w:rsid w:val="00E066B1"/>
    <w:rsid w:val="00E1012B"/>
    <w:rsid w:val="00E127E3"/>
    <w:rsid w:val="00E12C4A"/>
    <w:rsid w:val="00E1501B"/>
    <w:rsid w:val="00E2294E"/>
    <w:rsid w:val="00E24E60"/>
    <w:rsid w:val="00E2754E"/>
    <w:rsid w:val="00E3299F"/>
    <w:rsid w:val="00E3381F"/>
    <w:rsid w:val="00E4566F"/>
    <w:rsid w:val="00E46C51"/>
    <w:rsid w:val="00E47F2D"/>
    <w:rsid w:val="00E541B2"/>
    <w:rsid w:val="00E57C71"/>
    <w:rsid w:val="00E604A8"/>
    <w:rsid w:val="00E64282"/>
    <w:rsid w:val="00E668F2"/>
    <w:rsid w:val="00E669B8"/>
    <w:rsid w:val="00E72F5D"/>
    <w:rsid w:val="00E738E4"/>
    <w:rsid w:val="00E809F3"/>
    <w:rsid w:val="00E964C4"/>
    <w:rsid w:val="00E96B9F"/>
    <w:rsid w:val="00E9789B"/>
    <w:rsid w:val="00EA2CFC"/>
    <w:rsid w:val="00EA4AC5"/>
    <w:rsid w:val="00EB1451"/>
    <w:rsid w:val="00EB1E88"/>
    <w:rsid w:val="00EB26FE"/>
    <w:rsid w:val="00EB3476"/>
    <w:rsid w:val="00EB3EAB"/>
    <w:rsid w:val="00EB63D6"/>
    <w:rsid w:val="00EC0191"/>
    <w:rsid w:val="00EC3FBC"/>
    <w:rsid w:val="00EC5E28"/>
    <w:rsid w:val="00EC61C9"/>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7598"/>
    <w:rsid w:val="00F124CB"/>
    <w:rsid w:val="00F13BE7"/>
    <w:rsid w:val="00F15DE5"/>
    <w:rsid w:val="00F20932"/>
    <w:rsid w:val="00F21FB5"/>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3D8E"/>
    <w:rsid w:val="00F9710D"/>
    <w:rsid w:val="00FA0F6C"/>
    <w:rsid w:val="00FB0DF8"/>
    <w:rsid w:val="00FB1144"/>
    <w:rsid w:val="00FB20B9"/>
    <w:rsid w:val="00FB3539"/>
    <w:rsid w:val="00FB7FC4"/>
    <w:rsid w:val="00FC291E"/>
    <w:rsid w:val="00FC55B5"/>
    <w:rsid w:val="00FC5FCD"/>
    <w:rsid w:val="00FD12DC"/>
    <w:rsid w:val="00FD2E7E"/>
    <w:rsid w:val="00FD30CC"/>
    <w:rsid w:val="00FD3FC6"/>
    <w:rsid w:val="00FD45D7"/>
    <w:rsid w:val="00FD4E8C"/>
    <w:rsid w:val="00FE0478"/>
    <w:rsid w:val="00FE242B"/>
    <w:rsid w:val="00FE29F5"/>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ARK_0001/RIV_Tekniska_Anvisningar_Oversikt_2.0.1.pdf"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81F656-779E-4D27-9BAA-A986DBE71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703</TotalTime>
  <Pages>51</Pages>
  <Words>9176</Words>
  <Characters>48635</Characters>
  <Application>Microsoft Office Word</Application>
  <DocSecurity>0</DocSecurity>
  <Lines>405</Lines>
  <Paragraphs>115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57696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Torbjörn Dahlin</cp:lastModifiedBy>
  <cp:revision>7</cp:revision>
  <dcterms:created xsi:type="dcterms:W3CDTF">2015-02-17T08:49:00Z</dcterms:created>
  <dcterms:modified xsi:type="dcterms:W3CDTF">2015-02-19T09:38:00Z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2014-12-17</vt:lpwstr>
  </property>
  <property fmtid="{D5CDD505-2E9C-101B-9397-08002B2CF9AE}" pid="8" name="domain_3">
    <vt:lpwstr>basic</vt:lpwstr>
  </property>
  <property fmtid="{D5CDD505-2E9C-101B-9397-08002B2CF9AE}" pid="9" name="version">
    <vt:lpwstr>1.0</vt:lpwstr>
  </property>
</Properties>
</file>